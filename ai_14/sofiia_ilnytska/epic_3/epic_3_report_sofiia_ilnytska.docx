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507A39" w14:textId="77777777" w:rsidR="002C4E02" w:rsidRDefault="00000000">
      <w:pPr>
        <w:jc w:val="center"/>
        <w:rPr>
          <w:sz w:val="28"/>
          <w:szCs w:val="28"/>
        </w:rPr>
      </w:pPr>
      <w:r>
        <w:rPr>
          <w:sz w:val="28"/>
          <w:szCs w:val="28"/>
        </w:rPr>
        <w:t>Міністерство освіти і науки України</w:t>
      </w:r>
    </w:p>
    <w:p w14:paraId="756DAC47" w14:textId="77777777" w:rsidR="002C4E02" w:rsidRDefault="00000000">
      <w:pPr>
        <w:jc w:val="center"/>
        <w:rPr>
          <w:sz w:val="28"/>
          <w:szCs w:val="28"/>
        </w:rPr>
      </w:pPr>
      <w:r>
        <w:rPr>
          <w:sz w:val="28"/>
          <w:szCs w:val="28"/>
        </w:rPr>
        <w:t>Національний університет «Львівська політехніка»</w:t>
      </w:r>
    </w:p>
    <w:p w14:paraId="0B771C41" w14:textId="77777777" w:rsidR="002C4E02" w:rsidRDefault="00000000">
      <w:pPr>
        <w:spacing w:line="360" w:lineRule="auto"/>
        <w:jc w:val="center"/>
        <w:rPr>
          <w:sz w:val="28"/>
          <w:szCs w:val="28"/>
        </w:rPr>
      </w:pPr>
      <w:r>
        <w:rPr>
          <w:sz w:val="28"/>
          <w:szCs w:val="28"/>
        </w:rPr>
        <w:t>Кафедра систем штучного інтелекту</w:t>
      </w:r>
    </w:p>
    <w:p w14:paraId="738391D9" w14:textId="77777777" w:rsidR="002C4E02" w:rsidRDefault="002C4E02">
      <w:pPr>
        <w:jc w:val="center"/>
      </w:pPr>
    </w:p>
    <w:p w14:paraId="197F206E" w14:textId="77777777" w:rsidR="002C4E02" w:rsidRDefault="00000000">
      <w:pPr>
        <w:jc w:val="center"/>
      </w:pPr>
      <w:r>
        <w:rPr>
          <w:noProof/>
        </w:rPr>
        <w:drawing>
          <wp:anchor distT="0" distB="0" distL="114300" distR="114300" simplePos="0" relativeHeight="251658240" behindDoc="0" locked="0" layoutInCell="1" hidden="0" allowOverlap="1" wp14:anchorId="349AC590" wp14:editId="309A048C">
            <wp:simplePos x="0" y="0"/>
            <wp:positionH relativeFrom="column">
              <wp:posOffset>1381125</wp:posOffset>
            </wp:positionH>
            <wp:positionV relativeFrom="paragraph">
              <wp:posOffset>85725</wp:posOffset>
            </wp:positionV>
            <wp:extent cx="2727722" cy="2571750"/>
            <wp:effectExtent l="0" t="0" r="0" b="0"/>
            <wp:wrapNone/>
            <wp:docPr id="25" name="image11.jp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jpg" descr="A blue and white logo&#10;&#10;Description automatically generated"/>
                    <pic:cNvPicPr preferRelativeResize="0"/>
                  </pic:nvPicPr>
                  <pic:blipFill>
                    <a:blip r:embed="rId8"/>
                    <a:srcRect/>
                    <a:stretch>
                      <a:fillRect/>
                    </a:stretch>
                  </pic:blipFill>
                  <pic:spPr>
                    <a:xfrm>
                      <a:off x="0" y="0"/>
                      <a:ext cx="2727722" cy="2571750"/>
                    </a:xfrm>
                    <a:prstGeom prst="rect">
                      <a:avLst/>
                    </a:prstGeom>
                    <a:ln/>
                  </pic:spPr>
                </pic:pic>
              </a:graphicData>
            </a:graphic>
          </wp:anchor>
        </w:drawing>
      </w:r>
    </w:p>
    <w:p w14:paraId="3D0BD355" w14:textId="77777777" w:rsidR="002C4E02" w:rsidRDefault="002C4E02">
      <w:pPr>
        <w:jc w:val="center"/>
      </w:pPr>
    </w:p>
    <w:p w14:paraId="09B746A3" w14:textId="77777777" w:rsidR="002C4E02" w:rsidRDefault="002C4E02">
      <w:pPr>
        <w:jc w:val="center"/>
      </w:pPr>
    </w:p>
    <w:p w14:paraId="571D9E20" w14:textId="77777777" w:rsidR="002C4E02" w:rsidRDefault="002C4E02">
      <w:pPr>
        <w:jc w:val="center"/>
      </w:pPr>
    </w:p>
    <w:p w14:paraId="26481355" w14:textId="77777777" w:rsidR="002C4E02" w:rsidRDefault="002C4E02">
      <w:pPr>
        <w:jc w:val="center"/>
      </w:pPr>
    </w:p>
    <w:p w14:paraId="361A7853" w14:textId="77777777" w:rsidR="002C4E02" w:rsidRDefault="002C4E02">
      <w:pPr>
        <w:jc w:val="center"/>
      </w:pPr>
    </w:p>
    <w:p w14:paraId="3086D6D4" w14:textId="77777777" w:rsidR="002C4E02" w:rsidRDefault="002C4E02">
      <w:pPr>
        <w:jc w:val="center"/>
        <w:rPr>
          <w:b/>
          <w:bCs/>
          <w:sz w:val="40"/>
          <w:szCs w:val="40"/>
        </w:rPr>
      </w:pPr>
    </w:p>
    <w:p w14:paraId="3FEC5237" w14:textId="77777777" w:rsidR="002C4E02" w:rsidRDefault="002C4E02">
      <w:pPr>
        <w:jc w:val="center"/>
        <w:rPr>
          <w:b/>
          <w:bCs/>
          <w:sz w:val="40"/>
          <w:szCs w:val="40"/>
        </w:rPr>
      </w:pPr>
    </w:p>
    <w:p w14:paraId="681AE198" w14:textId="77777777" w:rsidR="002C4E02" w:rsidRDefault="002C4E02">
      <w:pPr>
        <w:jc w:val="center"/>
        <w:rPr>
          <w:b/>
          <w:bCs/>
          <w:sz w:val="40"/>
          <w:szCs w:val="40"/>
        </w:rPr>
      </w:pPr>
    </w:p>
    <w:p w14:paraId="6A4D6759" w14:textId="77777777" w:rsidR="002C4E02" w:rsidRDefault="00000000">
      <w:pPr>
        <w:jc w:val="center"/>
        <w:rPr>
          <w:b/>
          <w:bCs/>
          <w:sz w:val="40"/>
          <w:szCs w:val="40"/>
        </w:rPr>
      </w:pPr>
      <w:r>
        <w:rPr>
          <w:b/>
          <w:bCs/>
          <w:sz w:val="40"/>
          <w:szCs w:val="40"/>
        </w:rPr>
        <w:t>Звіт</w:t>
      </w:r>
    </w:p>
    <w:p w14:paraId="3682A716" w14:textId="77777777" w:rsidR="002C4E02" w:rsidRDefault="00000000">
      <w:pPr>
        <w:tabs>
          <w:tab w:val="center" w:pos="4819"/>
          <w:tab w:val="left" w:pos="7468"/>
        </w:tabs>
        <w:jc w:val="center"/>
        <w:rPr>
          <w:b/>
          <w:bCs/>
          <w:sz w:val="28"/>
          <w:szCs w:val="28"/>
        </w:rPr>
      </w:pPr>
      <w:r>
        <w:rPr>
          <w:b/>
          <w:bCs/>
          <w:sz w:val="28"/>
          <w:szCs w:val="28"/>
        </w:rPr>
        <w:tab/>
      </w:r>
    </w:p>
    <w:sdt>
      <w:sdtPr>
        <w:tag w:val="goog_rdk_2"/>
        <w:id w:val="1420611989"/>
      </w:sdtPr>
      <w:sdtContent>
        <w:p w14:paraId="4D50C418" w14:textId="44507FC5" w:rsidR="002C4E02" w:rsidRDefault="00000000">
          <w:pPr>
            <w:tabs>
              <w:tab w:val="center" w:pos="4819"/>
              <w:tab w:val="left" w:pos="7468"/>
            </w:tabs>
            <w:jc w:val="center"/>
            <w:rPr>
              <w:ins w:id="0" w:author="Матвій Белаш" w:date="2026-09-10T12:32:00Z"/>
              <w:b/>
              <w:bCs/>
              <w:sz w:val="28"/>
              <w:szCs w:val="28"/>
            </w:rPr>
          </w:pPr>
          <w:sdt>
            <w:sdtPr>
              <w:tag w:val="goog_rdk_1"/>
              <w:id w:val="1096815059"/>
              <w:showingPlcHdr/>
            </w:sdtPr>
            <w:sdtContent>
              <w:r w:rsidR="00A94A2E">
                <w:t xml:space="preserve">     </w:t>
              </w:r>
            </w:sdtContent>
          </w:sdt>
        </w:p>
      </w:sdtContent>
    </w:sdt>
    <w:p w14:paraId="2E7FA30A" w14:textId="77777777" w:rsidR="002C4E02" w:rsidRDefault="002C4E02">
      <w:pPr>
        <w:tabs>
          <w:tab w:val="center" w:pos="4819"/>
          <w:tab w:val="left" w:pos="7468"/>
        </w:tabs>
        <w:jc w:val="center"/>
        <w:rPr>
          <w:b/>
          <w:bCs/>
          <w:sz w:val="28"/>
          <w:szCs w:val="28"/>
        </w:rPr>
      </w:pPr>
    </w:p>
    <w:p w14:paraId="59A57ADD" w14:textId="77777777" w:rsidR="002C4E02" w:rsidRPr="00AD7878" w:rsidRDefault="002C4E02" w:rsidP="00AD7878">
      <w:pPr>
        <w:tabs>
          <w:tab w:val="center" w:pos="4819"/>
          <w:tab w:val="left" w:pos="7468"/>
        </w:tabs>
        <w:rPr>
          <w:b/>
          <w:bCs/>
          <w:sz w:val="28"/>
          <w:szCs w:val="28"/>
          <w:lang w:val="uk-UA"/>
        </w:rPr>
      </w:pPr>
    </w:p>
    <w:p w14:paraId="3C67481A" w14:textId="77777777" w:rsidR="002C4E02" w:rsidRDefault="00000000">
      <w:pPr>
        <w:tabs>
          <w:tab w:val="center" w:pos="4819"/>
          <w:tab w:val="left" w:pos="7468"/>
        </w:tabs>
        <w:jc w:val="center"/>
        <w:rPr>
          <w:b/>
          <w:bCs/>
          <w:sz w:val="28"/>
          <w:szCs w:val="28"/>
        </w:rPr>
      </w:pPr>
      <w:r>
        <w:rPr>
          <w:b/>
          <w:bCs/>
          <w:sz w:val="56"/>
          <w:szCs w:val="56"/>
        </w:rPr>
        <w:t>Звіт</w:t>
      </w:r>
      <w:r>
        <w:rPr>
          <w:b/>
          <w:bCs/>
          <w:sz w:val="28"/>
          <w:szCs w:val="28"/>
        </w:rPr>
        <w:t xml:space="preserve"> </w:t>
      </w:r>
    </w:p>
    <w:p w14:paraId="0CCB5560" w14:textId="77777777" w:rsidR="001D25B9" w:rsidRDefault="001D25B9" w:rsidP="001D25B9">
      <w:pPr>
        <w:pStyle w:val="NormalWeb"/>
        <w:spacing w:before="0" w:beforeAutospacing="0" w:after="0" w:afterAutospacing="0"/>
        <w:jc w:val="center"/>
        <w:rPr>
          <w:color w:val="000000"/>
        </w:rPr>
      </w:pPr>
      <w:r>
        <w:rPr>
          <w:b/>
          <w:bCs/>
          <w:color w:val="000000"/>
          <w:sz w:val="28"/>
          <w:szCs w:val="28"/>
        </w:rPr>
        <w:t>про виконання лабораторних та практичних робіт блоку № 3</w:t>
      </w:r>
    </w:p>
    <w:p w14:paraId="6F96ED15" w14:textId="77777777" w:rsidR="001D25B9" w:rsidRDefault="001D25B9" w:rsidP="001D25B9">
      <w:pPr>
        <w:pStyle w:val="NormalWeb"/>
        <w:spacing w:before="0" w:beforeAutospacing="0" w:after="0" w:afterAutospacing="0"/>
        <w:jc w:val="center"/>
        <w:rPr>
          <w:color w:val="000000"/>
        </w:rPr>
      </w:pPr>
      <w:r>
        <w:rPr>
          <w:color w:val="000000"/>
          <w:sz w:val="28"/>
          <w:szCs w:val="28"/>
        </w:rPr>
        <w:t>На тему:  «Цикли. Вкладені Цикли. Завершення виконання циклів. Функції. Рекурсія. Вбудовані функції. Одновимірні масиви.»</w:t>
      </w:r>
      <w:r>
        <w:rPr>
          <w:color w:val="000000"/>
        </w:rPr>
        <w:t> </w:t>
      </w:r>
    </w:p>
    <w:p w14:paraId="0C123B17" w14:textId="77777777" w:rsidR="001D25B9" w:rsidRDefault="001D25B9" w:rsidP="001D25B9">
      <w:pPr>
        <w:pStyle w:val="NormalWeb"/>
        <w:spacing w:before="0" w:beforeAutospacing="0" w:after="0" w:afterAutospacing="0"/>
        <w:jc w:val="center"/>
        <w:rPr>
          <w:color w:val="000000"/>
        </w:rPr>
      </w:pPr>
      <w:r>
        <w:rPr>
          <w:b/>
          <w:bCs/>
          <w:i/>
          <w:iCs/>
          <w:color w:val="000000"/>
          <w:sz w:val="28"/>
          <w:szCs w:val="28"/>
        </w:rPr>
        <w:t xml:space="preserve">з дисципліни: </w:t>
      </w:r>
      <w:r>
        <w:rPr>
          <w:color w:val="000000"/>
          <w:sz w:val="28"/>
          <w:szCs w:val="28"/>
        </w:rPr>
        <w:t>«Основи програмування»</w:t>
      </w:r>
    </w:p>
    <w:p w14:paraId="32718998" w14:textId="77777777" w:rsidR="001D25B9" w:rsidRPr="009C5EEF" w:rsidRDefault="001D25B9" w:rsidP="001D25B9">
      <w:pPr>
        <w:pStyle w:val="NormalWeb"/>
        <w:spacing w:before="0" w:beforeAutospacing="0" w:after="0" w:afterAutospacing="0"/>
        <w:jc w:val="center"/>
        <w:rPr>
          <w:color w:val="000000"/>
          <w:lang w:val="en-US"/>
        </w:rPr>
      </w:pPr>
      <w:r>
        <w:rPr>
          <w:color w:val="000000"/>
          <w:sz w:val="28"/>
          <w:szCs w:val="28"/>
        </w:rPr>
        <w:t>до:</w:t>
      </w:r>
    </w:p>
    <w:p w14:paraId="48B85473" w14:textId="77777777" w:rsidR="001D25B9" w:rsidRDefault="001D25B9" w:rsidP="001D25B9">
      <w:pPr>
        <w:pStyle w:val="NormalWeb"/>
        <w:spacing w:before="0" w:beforeAutospacing="0" w:after="0" w:afterAutospacing="0"/>
        <w:jc w:val="center"/>
        <w:rPr>
          <w:color w:val="000000"/>
        </w:rPr>
      </w:pPr>
      <w:r>
        <w:rPr>
          <w:color w:val="000000"/>
          <w:sz w:val="28"/>
          <w:szCs w:val="28"/>
        </w:rPr>
        <w:t>Лабораторної Роботи № 2 </w:t>
      </w:r>
    </w:p>
    <w:p w14:paraId="628C9D83" w14:textId="77777777" w:rsidR="001D25B9" w:rsidRDefault="001D25B9" w:rsidP="001D25B9">
      <w:pPr>
        <w:pStyle w:val="NormalWeb"/>
        <w:spacing w:before="0" w:beforeAutospacing="0" w:after="0" w:afterAutospacing="0"/>
        <w:jc w:val="center"/>
        <w:rPr>
          <w:color w:val="000000"/>
        </w:rPr>
      </w:pPr>
      <w:r>
        <w:rPr>
          <w:color w:val="000000"/>
          <w:sz w:val="28"/>
          <w:szCs w:val="28"/>
        </w:rPr>
        <w:t>Лабораторної Роботи № 3</w:t>
      </w:r>
    </w:p>
    <w:p w14:paraId="47838D58" w14:textId="77777777" w:rsidR="001D25B9" w:rsidRDefault="001D25B9" w:rsidP="001D25B9">
      <w:pPr>
        <w:pStyle w:val="NormalWeb"/>
        <w:spacing w:before="0" w:beforeAutospacing="0" w:after="0" w:afterAutospacing="0"/>
        <w:jc w:val="center"/>
        <w:rPr>
          <w:color w:val="000000"/>
        </w:rPr>
      </w:pPr>
      <w:r>
        <w:rPr>
          <w:color w:val="000000"/>
          <w:sz w:val="28"/>
          <w:szCs w:val="28"/>
        </w:rPr>
        <w:t>Практичних Робіт до блоку № 3</w:t>
      </w:r>
    </w:p>
    <w:p w14:paraId="1CD2523F" w14:textId="77777777" w:rsidR="001D25B9" w:rsidRDefault="001D25B9" w:rsidP="001D25B9">
      <w:pPr>
        <w:spacing w:after="240"/>
      </w:pPr>
    </w:p>
    <w:p w14:paraId="4BA9F63B" w14:textId="77777777" w:rsidR="001D25B9" w:rsidRDefault="001D25B9" w:rsidP="001D25B9"/>
    <w:p w14:paraId="30EB6944" w14:textId="77777777" w:rsidR="00AD7878" w:rsidRDefault="00AD7878" w:rsidP="00AD7878">
      <w:pPr>
        <w:spacing w:after="240"/>
      </w:pPr>
    </w:p>
    <w:p w14:paraId="5232243A" w14:textId="77777777" w:rsidR="00AD7878" w:rsidRDefault="00AD7878" w:rsidP="00AD7878"/>
    <w:p w14:paraId="05930134" w14:textId="77777777" w:rsidR="002C4E02" w:rsidRDefault="002C4E02">
      <w:pPr>
        <w:jc w:val="both"/>
        <w:rPr>
          <w:sz w:val="28"/>
          <w:szCs w:val="28"/>
        </w:rPr>
      </w:pPr>
    </w:p>
    <w:p w14:paraId="73A1E51B" w14:textId="77777777" w:rsidR="002C4E02" w:rsidRDefault="002C4E02">
      <w:pPr>
        <w:jc w:val="both"/>
        <w:rPr>
          <w:sz w:val="28"/>
          <w:szCs w:val="28"/>
        </w:rPr>
      </w:pPr>
    </w:p>
    <w:p w14:paraId="24DF3D02" w14:textId="77777777" w:rsidR="002C4E02" w:rsidRDefault="002C4E02">
      <w:pPr>
        <w:jc w:val="both"/>
        <w:rPr>
          <w:sz w:val="28"/>
          <w:szCs w:val="28"/>
        </w:rPr>
      </w:pPr>
    </w:p>
    <w:p w14:paraId="23343FD5" w14:textId="77777777" w:rsidR="002C4E02" w:rsidRDefault="002C4E02">
      <w:pPr>
        <w:jc w:val="both"/>
        <w:rPr>
          <w:b/>
          <w:bCs/>
          <w:smallCaps/>
          <w:sz w:val="28"/>
          <w:szCs w:val="28"/>
        </w:rPr>
      </w:pPr>
    </w:p>
    <w:p w14:paraId="26819A82" w14:textId="77777777" w:rsidR="002C4E02" w:rsidRDefault="002C4E02">
      <w:pPr>
        <w:spacing w:line="360" w:lineRule="auto"/>
        <w:jc w:val="both"/>
        <w:rPr>
          <w:sz w:val="28"/>
          <w:szCs w:val="28"/>
        </w:rPr>
      </w:pPr>
    </w:p>
    <w:p w14:paraId="551135AE" w14:textId="52777897" w:rsidR="002C4E02" w:rsidRDefault="00000000">
      <w:pPr>
        <w:jc w:val="right"/>
        <w:rPr>
          <w:b/>
          <w:bCs/>
          <w:sz w:val="28"/>
          <w:szCs w:val="28"/>
        </w:rPr>
      </w:pPr>
      <w:r>
        <w:rPr>
          <w:b/>
          <w:bCs/>
          <w:sz w:val="28"/>
          <w:szCs w:val="28"/>
        </w:rPr>
        <w:t>Викона</w:t>
      </w:r>
      <w:r w:rsidR="000F22C0">
        <w:rPr>
          <w:b/>
          <w:bCs/>
          <w:sz w:val="28"/>
          <w:szCs w:val="28"/>
          <w:lang w:val="uk-UA"/>
        </w:rPr>
        <w:t>ла</w:t>
      </w:r>
      <w:r>
        <w:rPr>
          <w:b/>
          <w:bCs/>
          <w:sz w:val="28"/>
          <w:szCs w:val="28"/>
        </w:rPr>
        <w:t>:</w:t>
      </w:r>
    </w:p>
    <w:p w14:paraId="104546DB" w14:textId="314A6506" w:rsidR="002C4E02" w:rsidRPr="000F22C0" w:rsidRDefault="00000000">
      <w:pPr>
        <w:jc w:val="right"/>
        <w:rPr>
          <w:b/>
          <w:bCs/>
          <w:i/>
          <w:iCs/>
          <w:sz w:val="28"/>
          <w:szCs w:val="28"/>
          <w:lang w:val="uk-UA"/>
        </w:rPr>
      </w:pPr>
      <w:r>
        <w:rPr>
          <w:b/>
          <w:bCs/>
          <w:i/>
          <w:iCs/>
          <w:sz w:val="28"/>
          <w:szCs w:val="28"/>
        </w:rPr>
        <w:t xml:space="preserve"> </w:t>
      </w:r>
      <w:r>
        <w:rPr>
          <w:sz w:val="28"/>
          <w:szCs w:val="28"/>
        </w:rPr>
        <w:t>Студент</w:t>
      </w:r>
      <w:r w:rsidR="000F22C0">
        <w:rPr>
          <w:sz w:val="28"/>
          <w:szCs w:val="28"/>
          <w:lang w:val="uk-UA"/>
        </w:rPr>
        <w:t>ка</w:t>
      </w:r>
      <w:r>
        <w:rPr>
          <w:sz w:val="28"/>
          <w:szCs w:val="28"/>
        </w:rPr>
        <w:t xml:space="preserve"> групи ШІ-1</w:t>
      </w:r>
      <w:r w:rsidR="000F22C0">
        <w:rPr>
          <w:sz w:val="28"/>
          <w:szCs w:val="28"/>
          <w:lang w:val="uk-UA"/>
        </w:rPr>
        <w:t>4</w:t>
      </w:r>
    </w:p>
    <w:p w14:paraId="4CBBEF96" w14:textId="7ED1B497" w:rsidR="002C4E02" w:rsidRPr="000F22C0" w:rsidRDefault="000F22C0">
      <w:pPr>
        <w:jc w:val="right"/>
        <w:rPr>
          <w:sz w:val="28"/>
          <w:szCs w:val="28"/>
          <w:lang w:val="uk-UA"/>
        </w:rPr>
      </w:pPr>
      <w:r>
        <w:rPr>
          <w:sz w:val="28"/>
          <w:szCs w:val="28"/>
          <w:lang w:val="uk-UA"/>
        </w:rPr>
        <w:t>Ільницька Софія Олександрівна</w:t>
      </w:r>
    </w:p>
    <w:p w14:paraId="2F82A78B" w14:textId="77777777" w:rsidR="001D25B9" w:rsidRDefault="00AD7878" w:rsidP="00AD7878">
      <w:pPr>
        <w:pStyle w:val="Heading1"/>
        <w:spacing w:before="240" w:after="0"/>
        <w:rPr>
          <w:rFonts w:ascii="Times New Roman" w:hAnsi="Times New Roman" w:cs="Times New Roman"/>
          <w:b/>
          <w:bCs/>
          <w:color w:val="000000"/>
          <w:sz w:val="32"/>
          <w:szCs w:val="32"/>
          <w:lang w:val="en-US"/>
        </w:rPr>
      </w:pPr>
      <w:r w:rsidRPr="00AD7878">
        <w:rPr>
          <w:rFonts w:ascii="Times New Roman" w:hAnsi="Times New Roman" w:cs="Times New Roman"/>
          <w:b/>
          <w:bCs/>
          <w:color w:val="000000"/>
          <w:sz w:val="32"/>
          <w:szCs w:val="32"/>
        </w:rPr>
        <w:lastRenderedPageBreak/>
        <w:t>Тема роботи:  </w:t>
      </w:r>
    </w:p>
    <w:p w14:paraId="761CFE8C" w14:textId="6E536B23" w:rsidR="001D25B9" w:rsidRPr="001D25B9" w:rsidRDefault="001D25B9" w:rsidP="001D25B9">
      <w:pPr>
        <w:rPr>
          <w:lang w:val="uk-UA"/>
        </w:rPr>
      </w:pPr>
      <w:r>
        <w:rPr>
          <w:lang w:val="uk-UA"/>
        </w:rPr>
        <w:t xml:space="preserve">Цикли. </w:t>
      </w:r>
      <w:r w:rsidRPr="001D25B9">
        <w:t>Вкладені Цикли. Завершення виконання циклів. Функції. Рекурсія. Вбудовані функції. Одновимірні масиви.</w:t>
      </w:r>
    </w:p>
    <w:p w14:paraId="6E1C2B6D" w14:textId="4DDAC862" w:rsidR="00AD7878" w:rsidRPr="00AD7878" w:rsidRDefault="00AD7878" w:rsidP="00AD7878">
      <w:pPr>
        <w:pStyle w:val="Heading1"/>
        <w:spacing w:before="240" w:after="0"/>
        <w:rPr>
          <w:rFonts w:ascii="Times New Roman" w:hAnsi="Times New Roman" w:cs="Times New Roman"/>
          <w:b/>
          <w:bCs/>
          <w:color w:val="000000"/>
          <w:sz w:val="48"/>
          <w:szCs w:val="48"/>
        </w:rPr>
      </w:pPr>
      <w:r w:rsidRPr="00AD7878">
        <w:rPr>
          <w:rFonts w:ascii="Times New Roman" w:hAnsi="Times New Roman" w:cs="Times New Roman"/>
          <w:b/>
          <w:bCs/>
          <w:color w:val="000000"/>
          <w:sz w:val="32"/>
          <w:szCs w:val="32"/>
        </w:rPr>
        <w:t>Мета роботи: </w:t>
      </w:r>
    </w:p>
    <w:p w14:paraId="29B5037E" w14:textId="4E28C278" w:rsidR="00A22E74" w:rsidRPr="00A22E74" w:rsidRDefault="00A22E74" w:rsidP="00AD7878">
      <w:pPr>
        <w:pStyle w:val="NormalWeb"/>
        <w:spacing w:before="0" w:beforeAutospacing="0" w:after="200" w:afterAutospacing="0"/>
        <w:rPr>
          <w:lang w:val="uk-UA"/>
        </w:rPr>
      </w:pPr>
      <w:r w:rsidRPr="00A22E74">
        <w:t>Вивчити основні види циклів у мові програмування C++, особливості керування їх виконанням та використання вкладених циклів. Ознайомитися з одновимірними масивами, способами їх створення, ініціалізації та обробки, а також алгоритмами пошуку й сортування елементів. Засвоїти принципи оголошення, визначення та виклику функцій, передачі параметрів, повернення значень, використання вбудованих функцій і рекурсії. Набути практичних навичок розробки алгоритмів і програм із використанням циклів, функцій та одновимірних масивів</w:t>
      </w:r>
    </w:p>
    <w:p w14:paraId="235960DF" w14:textId="135F7A6E" w:rsidR="00AD7878" w:rsidRPr="00AD7878" w:rsidRDefault="00AD7878" w:rsidP="00AD7878">
      <w:pPr>
        <w:pStyle w:val="Heading1"/>
        <w:rPr>
          <w:rFonts w:ascii="Times New Roman" w:eastAsia="Times New Roman" w:hAnsi="Times New Roman" w:cs="Times New Roman"/>
          <w:sz w:val="24"/>
          <w:szCs w:val="24"/>
        </w:rPr>
      </w:pPr>
      <w:r>
        <w:rPr>
          <w:rFonts w:ascii="Times New Roman" w:eastAsia="Times New Roman" w:hAnsi="Times New Roman" w:cs="Times New Roman"/>
          <w:b/>
          <w:bCs/>
          <w:color w:val="000000"/>
        </w:rPr>
        <w:t>Теоретичні відомості:</w:t>
      </w:r>
    </w:p>
    <w:p w14:paraId="36E6224E" w14:textId="77777777" w:rsidR="00AD7878" w:rsidRDefault="00AD7878" w:rsidP="00AD7878">
      <w:pPr>
        <w:numPr>
          <w:ilvl w:val="0"/>
          <w:numId w:val="20"/>
        </w:numPr>
        <w:spacing w:line="276" w:lineRule="auto"/>
      </w:pPr>
      <w:r>
        <w:t>Теоретичні відомості з переліком важливих тем:</w:t>
      </w:r>
    </w:p>
    <w:p w14:paraId="35BED544" w14:textId="42049773" w:rsidR="00AD7878" w:rsidRDefault="00AD7878" w:rsidP="00AD7878">
      <w:pPr>
        <w:numPr>
          <w:ilvl w:val="0"/>
          <w:numId w:val="21"/>
        </w:numPr>
        <w:pBdr>
          <w:top w:val="nil"/>
          <w:left w:val="nil"/>
          <w:bottom w:val="nil"/>
          <w:right w:val="nil"/>
          <w:between w:val="nil"/>
        </w:pBdr>
        <w:rPr>
          <w:color w:val="000000"/>
        </w:rPr>
      </w:pPr>
      <w:r>
        <w:rPr>
          <w:color w:val="000000"/>
        </w:rPr>
        <w:t xml:space="preserve">Тема №1: </w:t>
      </w:r>
      <w:r w:rsidR="001D25B9" w:rsidRPr="001D25B9">
        <w:rPr>
          <w:color w:val="000000"/>
        </w:rPr>
        <w:t>Цикли та керування їх виконанням у C++</w:t>
      </w:r>
    </w:p>
    <w:p w14:paraId="75085DC1" w14:textId="1D6D7E94" w:rsidR="00AD7878" w:rsidRDefault="00AD7878" w:rsidP="00AD7878">
      <w:pPr>
        <w:numPr>
          <w:ilvl w:val="0"/>
          <w:numId w:val="21"/>
        </w:numPr>
        <w:pBdr>
          <w:top w:val="nil"/>
          <w:left w:val="nil"/>
          <w:bottom w:val="nil"/>
          <w:right w:val="nil"/>
          <w:between w:val="nil"/>
        </w:pBdr>
        <w:rPr>
          <w:color w:val="000000"/>
        </w:rPr>
      </w:pPr>
      <w:r>
        <w:rPr>
          <w:color w:val="000000"/>
        </w:rPr>
        <w:t>Тема №2:</w:t>
      </w:r>
      <w:r w:rsidR="00597C7F">
        <w:rPr>
          <w:color w:val="000000"/>
          <w:lang w:val="uk-UA"/>
        </w:rPr>
        <w:t xml:space="preserve"> </w:t>
      </w:r>
      <w:r w:rsidR="001D25B9" w:rsidRPr="001D25B9">
        <w:rPr>
          <w:color w:val="000000"/>
        </w:rPr>
        <w:t>Одновимірні масиви</w:t>
      </w:r>
    </w:p>
    <w:p w14:paraId="5D019CF6" w14:textId="5E23C5F0" w:rsidR="00AD7878" w:rsidRDefault="00AD7878" w:rsidP="00AD7878">
      <w:pPr>
        <w:numPr>
          <w:ilvl w:val="0"/>
          <w:numId w:val="21"/>
        </w:numPr>
        <w:pBdr>
          <w:top w:val="nil"/>
          <w:left w:val="nil"/>
          <w:bottom w:val="nil"/>
          <w:right w:val="nil"/>
          <w:between w:val="nil"/>
        </w:pBdr>
        <w:rPr>
          <w:color w:val="000000"/>
        </w:rPr>
      </w:pPr>
      <w:r>
        <w:rPr>
          <w:color w:val="000000"/>
        </w:rPr>
        <w:t>Тема №3:</w:t>
      </w:r>
      <w:r w:rsidR="00597C7F" w:rsidRPr="00597C7F">
        <w:rPr>
          <w:rFonts w:ascii="-webkit-standard" w:hAnsi="-webkit-standard"/>
          <w:color w:val="000000"/>
          <w:sz w:val="27"/>
          <w:szCs w:val="27"/>
        </w:rPr>
        <w:t xml:space="preserve"> </w:t>
      </w:r>
      <w:r w:rsidR="001D25B9" w:rsidRPr="001D25B9">
        <w:rPr>
          <w:color w:val="000000"/>
        </w:rPr>
        <w:t>Алгоритми обробки масивів</w:t>
      </w:r>
    </w:p>
    <w:p w14:paraId="3DB23F76" w14:textId="025B9191" w:rsidR="00597C7F" w:rsidRPr="00597C7F" w:rsidRDefault="00AD7878" w:rsidP="00597C7F">
      <w:pPr>
        <w:numPr>
          <w:ilvl w:val="0"/>
          <w:numId w:val="21"/>
        </w:numPr>
        <w:pBdr>
          <w:top w:val="nil"/>
          <w:left w:val="nil"/>
          <w:bottom w:val="nil"/>
          <w:right w:val="nil"/>
          <w:between w:val="nil"/>
        </w:pBdr>
        <w:rPr>
          <w:color w:val="000000"/>
        </w:rPr>
      </w:pPr>
      <w:r>
        <w:rPr>
          <w:color w:val="000000"/>
        </w:rPr>
        <w:t>Тема №</w:t>
      </w:r>
      <w:r>
        <w:t>4</w:t>
      </w:r>
      <w:r>
        <w:rPr>
          <w:color w:val="000000"/>
        </w:rPr>
        <w:t>:</w:t>
      </w:r>
      <w:r w:rsidR="00597C7F">
        <w:rPr>
          <w:color w:val="000000"/>
          <w:lang w:val="uk-UA"/>
        </w:rPr>
        <w:t xml:space="preserve"> </w:t>
      </w:r>
      <w:r w:rsidR="001D25B9" w:rsidRPr="001D25B9">
        <w:rPr>
          <w:color w:val="000000"/>
        </w:rPr>
        <w:t>Основи функцій у C++</w:t>
      </w:r>
    </w:p>
    <w:p w14:paraId="329B0017" w14:textId="341CE32A" w:rsidR="00597C7F" w:rsidRDefault="00597C7F" w:rsidP="00597C7F">
      <w:pPr>
        <w:numPr>
          <w:ilvl w:val="0"/>
          <w:numId w:val="21"/>
        </w:numPr>
        <w:pBdr>
          <w:top w:val="nil"/>
          <w:left w:val="nil"/>
          <w:bottom w:val="nil"/>
          <w:right w:val="nil"/>
          <w:between w:val="nil"/>
        </w:pBdr>
        <w:rPr>
          <w:color w:val="000000"/>
        </w:rPr>
      </w:pPr>
      <w:r>
        <w:rPr>
          <w:color w:val="000000"/>
        </w:rPr>
        <w:t>Тема №</w:t>
      </w:r>
      <w:r>
        <w:rPr>
          <w:color w:val="000000"/>
          <w:lang w:val="uk-UA"/>
        </w:rPr>
        <w:t>5</w:t>
      </w:r>
      <w:r>
        <w:rPr>
          <w:color w:val="000000"/>
        </w:rPr>
        <w:t xml:space="preserve">: </w:t>
      </w:r>
      <w:r w:rsidR="001D25B9" w:rsidRPr="001D25B9">
        <w:rPr>
          <w:color w:val="000000"/>
        </w:rPr>
        <w:t>Рекурсія та розширені можливості функцій</w:t>
      </w:r>
    </w:p>
    <w:p w14:paraId="552E9EF3" w14:textId="07E8FDD4" w:rsidR="00597C7F" w:rsidRPr="001D25B9" w:rsidRDefault="00597C7F" w:rsidP="00597C7F">
      <w:pPr>
        <w:numPr>
          <w:ilvl w:val="0"/>
          <w:numId w:val="21"/>
        </w:numPr>
        <w:pBdr>
          <w:top w:val="nil"/>
          <w:left w:val="nil"/>
          <w:bottom w:val="nil"/>
          <w:right w:val="nil"/>
          <w:between w:val="nil"/>
        </w:pBdr>
        <w:rPr>
          <w:color w:val="000000"/>
        </w:rPr>
      </w:pPr>
      <w:r w:rsidRPr="00597C7F">
        <w:rPr>
          <w:color w:val="000000"/>
        </w:rPr>
        <w:t>Тема №</w:t>
      </w:r>
      <w:r w:rsidRPr="00597C7F">
        <w:rPr>
          <w:color w:val="000000"/>
          <w:lang w:val="uk-UA"/>
        </w:rPr>
        <w:t>6</w:t>
      </w:r>
      <w:r w:rsidRPr="00597C7F">
        <w:rPr>
          <w:color w:val="000000"/>
        </w:rPr>
        <w:t>:</w:t>
      </w:r>
      <w:r w:rsidRPr="00597C7F">
        <w:rPr>
          <w:color w:val="000000"/>
          <w:lang w:val="uk-UA"/>
        </w:rPr>
        <w:t xml:space="preserve"> </w:t>
      </w:r>
      <w:r w:rsidR="001D25B9" w:rsidRPr="001D25B9">
        <w:rPr>
          <w:color w:val="000000"/>
        </w:rPr>
        <w:t>Вбудовані та стандартні функції C++</w:t>
      </w:r>
    </w:p>
    <w:p w14:paraId="7943BE98" w14:textId="77777777" w:rsidR="00597C7F" w:rsidRDefault="00597C7F" w:rsidP="00597C7F">
      <w:pPr>
        <w:pBdr>
          <w:top w:val="nil"/>
          <w:left w:val="nil"/>
          <w:bottom w:val="nil"/>
          <w:right w:val="nil"/>
          <w:between w:val="nil"/>
        </w:pBdr>
      </w:pPr>
    </w:p>
    <w:p w14:paraId="0ABE3C49" w14:textId="77777777" w:rsidR="00AD7878" w:rsidRDefault="00AD7878" w:rsidP="00AD7878">
      <w:pPr>
        <w:numPr>
          <w:ilvl w:val="0"/>
          <w:numId w:val="20"/>
        </w:numPr>
        <w:spacing w:line="276" w:lineRule="auto"/>
      </w:pPr>
      <w:r>
        <w:t>Індивідуальний план опрацювання теорії:</w:t>
      </w:r>
    </w:p>
    <w:p w14:paraId="3F1B81FA" w14:textId="45107343" w:rsidR="00AD7878" w:rsidRPr="00597C7F" w:rsidRDefault="00AD7878" w:rsidP="00597C7F">
      <w:pPr>
        <w:numPr>
          <w:ilvl w:val="0"/>
          <w:numId w:val="21"/>
        </w:numPr>
        <w:pBdr>
          <w:top w:val="nil"/>
          <w:left w:val="nil"/>
          <w:bottom w:val="nil"/>
          <w:right w:val="nil"/>
          <w:between w:val="nil"/>
        </w:pBdr>
        <w:rPr>
          <w:color w:val="000000"/>
        </w:rPr>
      </w:pPr>
      <w:r>
        <w:rPr>
          <w:color w:val="000000"/>
        </w:rPr>
        <w:t xml:space="preserve">Тема №1: </w:t>
      </w:r>
      <w:r w:rsidR="001D25B9" w:rsidRPr="001D25B9">
        <w:rPr>
          <w:color w:val="000000"/>
        </w:rPr>
        <w:t>Цикли та керування їх виконанням у C++</w:t>
      </w:r>
    </w:p>
    <w:p w14:paraId="1D563C46" w14:textId="77777777" w:rsidR="00AD7878" w:rsidRDefault="00AD7878" w:rsidP="00AD7878">
      <w:pPr>
        <w:numPr>
          <w:ilvl w:val="1"/>
          <w:numId w:val="21"/>
        </w:numPr>
        <w:pBdr>
          <w:top w:val="nil"/>
          <w:left w:val="nil"/>
          <w:bottom w:val="nil"/>
          <w:right w:val="nil"/>
          <w:between w:val="nil"/>
        </w:pBdr>
        <w:rPr>
          <w:color w:val="000000"/>
        </w:rPr>
      </w:pPr>
      <w:r>
        <w:rPr>
          <w:color w:val="000000"/>
        </w:rPr>
        <w:t>Джерела Інформації</w:t>
      </w:r>
      <w:r>
        <w:t>:</w:t>
      </w:r>
    </w:p>
    <w:p w14:paraId="2D7B6A1A" w14:textId="5A52558F" w:rsidR="0012746A" w:rsidRPr="0012746A" w:rsidRDefault="0012746A" w:rsidP="0012746A">
      <w:pPr>
        <w:numPr>
          <w:ilvl w:val="2"/>
          <w:numId w:val="21"/>
        </w:numPr>
        <w:rPr>
          <w:shd w:val="clear" w:color="auto" w:fill="FFF2CC"/>
        </w:rPr>
      </w:pPr>
      <w:hyperlink r:id="rId9" w:history="1">
        <w:r w:rsidRPr="0012746A">
          <w:rPr>
            <w:rStyle w:val="Hyperlink"/>
          </w:rPr>
          <w:t>Уроки C++ для початківців / #6 - Цикли та оператори в них (For, While, Do While)</w:t>
        </w:r>
      </w:hyperlink>
      <w:r w:rsidRPr="0012746A">
        <w:t xml:space="preserve"> </w:t>
      </w:r>
    </w:p>
    <w:p w14:paraId="5C9BD754" w14:textId="77777777" w:rsidR="0012746A" w:rsidRPr="0012746A" w:rsidRDefault="0012746A" w:rsidP="0012746A">
      <w:pPr>
        <w:numPr>
          <w:ilvl w:val="2"/>
          <w:numId w:val="21"/>
        </w:numPr>
      </w:pPr>
      <w:hyperlink r:id="rId10" w:anchor="gsc.tab=0" w:history="1">
        <w:r w:rsidRPr="0012746A">
          <w:rPr>
            <w:rStyle w:val="Hyperlink"/>
          </w:rPr>
          <w:t>C++ Вкладені цикли</w:t>
        </w:r>
      </w:hyperlink>
    </w:p>
    <w:p w14:paraId="4C8C7958" w14:textId="21AD3C39" w:rsidR="0012746A" w:rsidRPr="0012746A" w:rsidRDefault="00226AD1" w:rsidP="0012746A">
      <w:pPr>
        <w:numPr>
          <w:ilvl w:val="2"/>
          <w:numId w:val="21"/>
        </w:numPr>
      </w:pPr>
      <w:hyperlink r:id="rId11" w:tooltip="СИСТЕМИ ЧИСЛЕННЯ дуже просто 💡 Двійкова, десяткова, шістнадцяткова 🧮Без степенів та інших складнощів" w:history="1">
        <w:r w:rsidR="0012746A" w:rsidRPr="0012746A">
          <w:rPr>
            <w:rStyle w:val="Hyperlink"/>
          </w:rPr>
          <w:t>https://acode.com.ua/urok-72-tsykl-for/</w:t>
        </w:r>
      </w:hyperlink>
    </w:p>
    <w:p w14:paraId="6E078728" w14:textId="59396C19" w:rsidR="00597C7F" w:rsidRPr="006524B6" w:rsidRDefault="00AD7878" w:rsidP="006524B6">
      <w:pPr>
        <w:numPr>
          <w:ilvl w:val="1"/>
          <w:numId w:val="21"/>
        </w:numPr>
      </w:pPr>
      <w:r>
        <w:t>Що опрацьовано:</w:t>
      </w:r>
    </w:p>
    <w:p w14:paraId="7673A762" w14:textId="4DE95ACE" w:rsidR="001D25B9" w:rsidRPr="00E70C76" w:rsidRDefault="001D25B9" w:rsidP="00AD7878">
      <w:pPr>
        <w:numPr>
          <w:ilvl w:val="2"/>
          <w:numId w:val="21"/>
        </w:numPr>
      </w:pPr>
      <w:r>
        <w:rPr>
          <w:lang w:val="uk-UA"/>
        </w:rPr>
        <w:t>О</w:t>
      </w:r>
      <w:r w:rsidRPr="001D25B9">
        <w:t>працювала види циклів for, while, do-while, їх синтаксис і особливості використання.</w:t>
      </w:r>
    </w:p>
    <w:p w14:paraId="3291A6EF" w14:textId="5A968F3D" w:rsidR="00E70C76" w:rsidRPr="001D25B9" w:rsidRDefault="00E70C76" w:rsidP="00AD7878">
      <w:pPr>
        <w:numPr>
          <w:ilvl w:val="2"/>
          <w:numId w:val="21"/>
        </w:numPr>
      </w:pPr>
      <w:r w:rsidRPr="00E70C76">
        <w:t>Розглянула вкладені цикли, умови завершення та застосування операторів break і continue.</w:t>
      </w:r>
    </w:p>
    <w:p w14:paraId="52BEB8E6" w14:textId="0F9593E4" w:rsidR="00AD7878" w:rsidRDefault="00AD7878" w:rsidP="00AD7878">
      <w:pPr>
        <w:numPr>
          <w:ilvl w:val="1"/>
          <w:numId w:val="21"/>
        </w:numPr>
        <w:pBdr>
          <w:top w:val="nil"/>
          <w:left w:val="nil"/>
          <w:bottom w:val="nil"/>
          <w:right w:val="nil"/>
          <w:between w:val="nil"/>
        </w:pBdr>
        <w:rPr>
          <w:color w:val="000000"/>
        </w:rPr>
      </w:pPr>
      <w:r>
        <w:rPr>
          <w:color w:val="000000"/>
        </w:rPr>
        <w:t xml:space="preserve">Статус: </w:t>
      </w:r>
      <w:r w:rsidRPr="006524B6">
        <w:t>Ознайомлен</w:t>
      </w:r>
      <w:r w:rsidR="006524B6">
        <w:rPr>
          <w:lang w:val="uk-UA"/>
        </w:rPr>
        <w:t>а</w:t>
      </w:r>
    </w:p>
    <w:p w14:paraId="79C83C6C" w14:textId="73543B7E" w:rsidR="00AD7878" w:rsidRDefault="00AD7878" w:rsidP="00AD7878">
      <w:pPr>
        <w:numPr>
          <w:ilvl w:val="1"/>
          <w:numId w:val="21"/>
        </w:numPr>
        <w:pBdr>
          <w:top w:val="nil"/>
          <w:left w:val="nil"/>
          <w:bottom w:val="nil"/>
          <w:right w:val="nil"/>
          <w:between w:val="nil"/>
        </w:pBdr>
        <w:rPr>
          <w:color w:val="000000"/>
        </w:rPr>
      </w:pPr>
      <w:r>
        <w:rPr>
          <w:color w:val="000000"/>
        </w:rPr>
        <w:t>Початок опрацювання теми:</w:t>
      </w:r>
      <w:r w:rsidR="006524B6">
        <w:rPr>
          <w:color w:val="000000"/>
          <w:lang w:val="uk-UA"/>
        </w:rPr>
        <w:t xml:space="preserve"> </w:t>
      </w:r>
      <w:r w:rsidR="00E70C76">
        <w:rPr>
          <w:color w:val="000000"/>
          <w:lang w:val="uk-UA"/>
        </w:rPr>
        <w:t>01</w:t>
      </w:r>
      <w:r w:rsidR="006524B6">
        <w:rPr>
          <w:color w:val="000000"/>
          <w:lang w:val="uk-UA"/>
        </w:rPr>
        <w:t>.</w:t>
      </w:r>
      <w:r w:rsidR="00E70C76">
        <w:rPr>
          <w:color w:val="000000"/>
          <w:lang w:val="uk-UA"/>
        </w:rPr>
        <w:t>10</w:t>
      </w:r>
      <w:r w:rsidR="006524B6">
        <w:rPr>
          <w:color w:val="000000"/>
          <w:lang w:val="uk-UA"/>
        </w:rPr>
        <w:t>.2026</w:t>
      </w:r>
      <w:r>
        <w:rPr>
          <w:color w:val="000000"/>
        </w:rPr>
        <w:t xml:space="preserve">  </w:t>
      </w:r>
    </w:p>
    <w:p w14:paraId="11C2F885" w14:textId="7DD53DC2" w:rsidR="00AD7878" w:rsidRPr="006524B6" w:rsidRDefault="00AD7878" w:rsidP="00AD7878">
      <w:pPr>
        <w:numPr>
          <w:ilvl w:val="1"/>
          <w:numId w:val="21"/>
        </w:numPr>
        <w:pBdr>
          <w:top w:val="nil"/>
          <w:left w:val="nil"/>
          <w:bottom w:val="nil"/>
          <w:right w:val="nil"/>
          <w:between w:val="nil"/>
        </w:pBdr>
        <w:rPr>
          <w:color w:val="000000"/>
        </w:rPr>
      </w:pPr>
      <w:r>
        <w:rPr>
          <w:color w:val="000000"/>
        </w:rPr>
        <w:t>Звершення опрацювання теми:</w:t>
      </w:r>
      <w:r w:rsidR="006524B6">
        <w:rPr>
          <w:color w:val="000000"/>
          <w:lang w:val="uk-UA"/>
        </w:rPr>
        <w:t xml:space="preserve"> </w:t>
      </w:r>
      <w:r w:rsidR="00E70C76">
        <w:rPr>
          <w:color w:val="000000"/>
          <w:lang w:val="uk-UA"/>
        </w:rPr>
        <w:t>02</w:t>
      </w:r>
      <w:r w:rsidR="006524B6">
        <w:rPr>
          <w:color w:val="000000"/>
          <w:lang w:val="uk-UA"/>
        </w:rPr>
        <w:t>.</w:t>
      </w:r>
      <w:r w:rsidR="00E70C76">
        <w:rPr>
          <w:color w:val="000000"/>
          <w:lang w:val="uk-UA"/>
        </w:rPr>
        <w:t>10</w:t>
      </w:r>
      <w:r w:rsidR="006524B6">
        <w:rPr>
          <w:color w:val="000000"/>
          <w:lang w:val="uk-UA"/>
        </w:rPr>
        <w:t>.2026</w:t>
      </w:r>
      <w:r w:rsidR="006524B6">
        <w:rPr>
          <w:color w:val="000000"/>
        </w:rPr>
        <w:t xml:space="preserve">  </w:t>
      </w:r>
      <w:r w:rsidR="006524B6">
        <w:rPr>
          <w:color w:val="000000"/>
          <w:shd w:val="clear" w:color="auto" w:fill="FFF2CC"/>
          <w:lang w:val="uk-UA"/>
        </w:rPr>
        <w:t xml:space="preserve"> </w:t>
      </w:r>
      <w:r>
        <w:rPr>
          <w:color w:val="000000"/>
        </w:rPr>
        <w:t xml:space="preserve"> </w:t>
      </w:r>
    </w:p>
    <w:p w14:paraId="20B3203C" w14:textId="77777777" w:rsidR="006524B6" w:rsidRDefault="006524B6" w:rsidP="006524B6">
      <w:pPr>
        <w:pBdr>
          <w:top w:val="nil"/>
          <w:left w:val="nil"/>
          <w:bottom w:val="nil"/>
          <w:right w:val="nil"/>
          <w:between w:val="nil"/>
        </w:pBdr>
        <w:ind w:left="1440"/>
        <w:rPr>
          <w:color w:val="000000"/>
        </w:rPr>
      </w:pPr>
    </w:p>
    <w:p w14:paraId="254D18E6" w14:textId="1B619068" w:rsidR="006524B6" w:rsidRPr="00597C7F" w:rsidRDefault="006524B6" w:rsidP="006524B6">
      <w:pPr>
        <w:numPr>
          <w:ilvl w:val="0"/>
          <w:numId w:val="21"/>
        </w:numPr>
        <w:pBdr>
          <w:top w:val="nil"/>
          <w:left w:val="nil"/>
          <w:bottom w:val="nil"/>
          <w:right w:val="nil"/>
          <w:between w:val="nil"/>
        </w:pBdr>
        <w:rPr>
          <w:color w:val="000000"/>
        </w:rPr>
      </w:pPr>
      <w:r>
        <w:rPr>
          <w:color w:val="000000"/>
        </w:rPr>
        <w:t>Тема №</w:t>
      </w:r>
      <w:r>
        <w:rPr>
          <w:color w:val="000000"/>
          <w:lang w:val="uk-UA"/>
        </w:rPr>
        <w:t>2</w:t>
      </w:r>
      <w:r>
        <w:rPr>
          <w:color w:val="000000"/>
        </w:rPr>
        <w:t xml:space="preserve">: </w:t>
      </w:r>
      <w:r w:rsidR="001D25B9" w:rsidRPr="001D25B9">
        <w:rPr>
          <w:color w:val="000000"/>
        </w:rPr>
        <w:t>Одновимірні масиви</w:t>
      </w:r>
    </w:p>
    <w:p w14:paraId="19C0F850" w14:textId="77777777" w:rsidR="006524B6" w:rsidRDefault="006524B6" w:rsidP="006524B6">
      <w:pPr>
        <w:numPr>
          <w:ilvl w:val="1"/>
          <w:numId w:val="21"/>
        </w:numPr>
        <w:pBdr>
          <w:top w:val="nil"/>
          <w:left w:val="nil"/>
          <w:bottom w:val="nil"/>
          <w:right w:val="nil"/>
          <w:between w:val="nil"/>
        </w:pBdr>
        <w:rPr>
          <w:color w:val="000000"/>
        </w:rPr>
      </w:pPr>
      <w:r>
        <w:rPr>
          <w:color w:val="000000"/>
        </w:rPr>
        <w:t>Джерела Інформації</w:t>
      </w:r>
      <w:r>
        <w:t>:</w:t>
      </w:r>
    </w:p>
    <w:p w14:paraId="2956F76F" w14:textId="0B2654B7" w:rsidR="0012746A" w:rsidRPr="0012746A" w:rsidRDefault="0012746A" w:rsidP="0012746A">
      <w:pPr>
        <w:numPr>
          <w:ilvl w:val="2"/>
          <w:numId w:val="21"/>
        </w:numPr>
        <w:rPr>
          <w:shd w:val="clear" w:color="auto" w:fill="FFF2CC"/>
        </w:rPr>
      </w:pPr>
      <w:hyperlink r:id="rId12" w:history="1">
        <w:r w:rsidRPr="0012746A">
          <w:rPr>
            <w:rStyle w:val="Hyperlink"/>
          </w:rPr>
          <w:t>Уроки C++ для початківців / #7 – Масиви даних (одновимірні та багатовимірні)</w:t>
        </w:r>
      </w:hyperlink>
    </w:p>
    <w:p w14:paraId="01A48CBD" w14:textId="1C97BC50" w:rsidR="0012746A" w:rsidRPr="0012746A" w:rsidRDefault="0012746A" w:rsidP="0012746A">
      <w:pPr>
        <w:numPr>
          <w:ilvl w:val="2"/>
          <w:numId w:val="21"/>
        </w:numPr>
        <w:rPr>
          <w:shd w:val="clear" w:color="auto" w:fill="FFF2CC"/>
        </w:rPr>
      </w:pPr>
      <w:hyperlink r:id="rId13" w:history="1">
        <w:r w:rsidRPr="0012746A">
          <w:rPr>
            <w:rStyle w:val="Hyperlink"/>
          </w:rPr>
          <w:t>Урок №77. Масиви</w:t>
        </w:r>
      </w:hyperlink>
    </w:p>
    <w:p w14:paraId="2630660A" w14:textId="381020DC" w:rsidR="0012746A" w:rsidRPr="0012746A" w:rsidRDefault="0012746A" w:rsidP="0012746A">
      <w:pPr>
        <w:numPr>
          <w:ilvl w:val="2"/>
          <w:numId w:val="21"/>
        </w:numPr>
      </w:pPr>
      <w:hyperlink r:id="rId14" w:history="1">
        <w:r w:rsidRPr="0012746A">
          <w:rPr>
            <w:rStyle w:val="Hyperlink"/>
          </w:rPr>
          <w:t>C+</w:t>
        </w:r>
        <w:r w:rsidRPr="0012746A">
          <w:rPr>
            <w:rStyle w:val="Hyperlink"/>
          </w:rPr>
          <w:t>+ Arrays</w:t>
        </w:r>
      </w:hyperlink>
    </w:p>
    <w:p w14:paraId="048A3CD8" w14:textId="77777777" w:rsidR="006524B6" w:rsidRPr="006524B6" w:rsidRDefault="006524B6" w:rsidP="006524B6">
      <w:pPr>
        <w:numPr>
          <w:ilvl w:val="1"/>
          <w:numId w:val="21"/>
        </w:numPr>
      </w:pPr>
      <w:r>
        <w:t>Що опрацьовано:</w:t>
      </w:r>
    </w:p>
    <w:p w14:paraId="10B8E691" w14:textId="77777777" w:rsidR="009F1DB0" w:rsidRPr="009F1DB0" w:rsidRDefault="009F1DB0" w:rsidP="006524B6">
      <w:pPr>
        <w:numPr>
          <w:ilvl w:val="2"/>
          <w:numId w:val="21"/>
        </w:numPr>
      </w:pPr>
      <w:r w:rsidRPr="009F1DB0">
        <w:t>Опрацювала оголошення, ініціалізацію та індексацію одновимірних масивів.</w:t>
      </w:r>
    </w:p>
    <w:p w14:paraId="520DFCE1" w14:textId="37C1CC83" w:rsidR="009F1DB0" w:rsidRPr="009F1DB0" w:rsidRDefault="009F1DB0" w:rsidP="006524B6">
      <w:pPr>
        <w:numPr>
          <w:ilvl w:val="2"/>
          <w:numId w:val="21"/>
        </w:numPr>
      </w:pPr>
      <w:r w:rsidRPr="009F1DB0">
        <w:lastRenderedPageBreak/>
        <w:t>Розглянула способи читання, зміни та обходу елементів масивів за допомогою циклів.</w:t>
      </w:r>
    </w:p>
    <w:p w14:paraId="4CBF3B0A" w14:textId="77777777" w:rsidR="006524B6" w:rsidRDefault="006524B6" w:rsidP="006524B6">
      <w:pPr>
        <w:numPr>
          <w:ilvl w:val="1"/>
          <w:numId w:val="21"/>
        </w:numPr>
        <w:pBdr>
          <w:top w:val="nil"/>
          <w:left w:val="nil"/>
          <w:bottom w:val="nil"/>
          <w:right w:val="nil"/>
          <w:between w:val="nil"/>
        </w:pBdr>
        <w:rPr>
          <w:color w:val="000000"/>
        </w:rPr>
      </w:pPr>
      <w:r>
        <w:rPr>
          <w:color w:val="000000"/>
        </w:rPr>
        <w:t xml:space="preserve">Статус: </w:t>
      </w:r>
      <w:r w:rsidRPr="006524B6">
        <w:t>Ознайомлен</w:t>
      </w:r>
      <w:r>
        <w:rPr>
          <w:lang w:val="uk-UA"/>
        </w:rPr>
        <w:t>а</w:t>
      </w:r>
    </w:p>
    <w:p w14:paraId="5F48C699" w14:textId="7A3C0664" w:rsidR="006524B6" w:rsidRDefault="006524B6" w:rsidP="006524B6">
      <w:pPr>
        <w:numPr>
          <w:ilvl w:val="1"/>
          <w:numId w:val="21"/>
        </w:numPr>
        <w:pBdr>
          <w:top w:val="nil"/>
          <w:left w:val="nil"/>
          <w:bottom w:val="nil"/>
          <w:right w:val="nil"/>
          <w:between w:val="nil"/>
        </w:pBdr>
        <w:rPr>
          <w:color w:val="000000"/>
        </w:rPr>
      </w:pPr>
      <w:r>
        <w:rPr>
          <w:color w:val="000000"/>
        </w:rPr>
        <w:t>Початок опрацювання теми:</w:t>
      </w:r>
      <w:r>
        <w:rPr>
          <w:color w:val="000000"/>
          <w:lang w:val="uk-UA"/>
        </w:rPr>
        <w:t xml:space="preserve"> </w:t>
      </w:r>
      <w:r w:rsidR="009F1DB0">
        <w:rPr>
          <w:color w:val="000000"/>
          <w:lang w:val="uk-UA"/>
        </w:rPr>
        <w:t>03</w:t>
      </w:r>
      <w:r>
        <w:rPr>
          <w:color w:val="000000"/>
          <w:lang w:val="uk-UA"/>
        </w:rPr>
        <w:t>.</w:t>
      </w:r>
      <w:r w:rsidR="009F1DB0">
        <w:rPr>
          <w:color w:val="000000"/>
          <w:lang w:val="uk-UA"/>
        </w:rPr>
        <w:t>10</w:t>
      </w:r>
      <w:r>
        <w:rPr>
          <w:color w:val="000000"/>
          <w:lang w:val="uk-UA"/>
        </w:rPr>
        <w:t>.2026</w:t>
      </w:r>
      <w:r>
        <w:rPr>
          <w:color w:val="000000"/>
        </w:rPr>
        <w:t xml:space="preserve">  </w:t>
      </w:r>
    </w:p>
    <w:p w14:paraId="05F7BEDE" w14:textId="39B84C7F" w:rsidR="006524B6" w:rsidRPr="006524B6" w:rsidRDefault="006524B6" w:rsidP="006524B6">
      <w:pPr>
        <w:numPr>
          <w:ilvl w:val="1"/>
          <w:numId w:val="21"/>
        </w:numPr>
        <w:pBdr>
          <w:top w:val="nil"/>
          <w:left w:val="nil"/>
          <w:bottom w:val="nil"/>
          <w:right w:val="nil"/>
          <w:between w:val="nil"/>
        </w:pBdr>
        <w:rPr>
          <w:color w:val="000000"/>
        </w:rPr>
      </w:pPr>
      <w:r>
        <w:rPr>
          <w:color w:val="000000"/>
        </w:rPr>
        <w:t>Звершення опрацювання теми:</w:t>
      </w:r>
      <w:r>
        <w:rPr>
          <w:color w:val="000000"/>
          <w:lang w:val="uk-UA"/>
        </w:rPr>
        <w:t xml:space="preserve"> </w:t>
      </w:r>
      <w:r w:rsidR="009F1DB0">
        <w:rPr>
          <w:color w:val="000000"/>
          <w:lang w:val="uk-UA"/>
        </w:rPr>
        <w:t>04</w:t>
      </w:r>
      <w:r>
        <w:rPr>
          <w:color w:val="000000"/>
          <w:lang w:val="uk-UA"/>
        </w:rPr>
        <w:t>.</w:t>
      </w:r>
      <w:r w:rsidR="009F1DB0">
        <w:rPr>
          <w:color w:val="000000"/>
          <w:lang w:val="uk-UA"/>
        </w:rPr>
        <w:t>10</w:t>
      </w:r>
      <w:r>
        <w:rPr>
          <w:color w:val="000000"/>
          <w:lang w:val="uk-UA"/>
        </w:rPr>
        <w:t>.2026</w:t>
      </w:r>
      <w:r>
        <w:rPr>
          <w:color w:val="000000"/>
        </w:rPr>
        <w:t xml:space="preserve">  </w:t>
      </w:r>
      <w:r>
        <w:rPr>
          <w:color w:val="000000"/>
          <w:shd w:val="clear" w:color="auto" w:fill="FFF2CC"/>
          <w:lang w:val="uk-UA"/>
        </w:rPr>
        <w:t xml:space="preserve"> </w:t>
      </w:r>
      <w:r>
        <w:rPr>
          <w:color w:val="000000"/>
        </w:rPr>
        <w:t xml:space="preserve"> </w:t>
      </w:r>
    </w:p>
    <w:p w14:paraId="153301A3" w14:textId="77777777" w:rsidR="006524B6" w:rsidRDefault="006524B6" w:rsidP="006524B6">
      <w:pPr>
        <w:ind w:left="1440"/>
      </w:pPr>
    </w:p>
    <w:p w14:paraId="122EE317" w14:textId="3A6F48AF" w:rsidR="0062366F" w:rsidRPr="00597C7F" w:rsidRDefault="0062366F" w:rsidP="0062366F">
      <w:pPr>
        <w:numPr>
          <w:ilvl w:val="0"/>
          <w:numId w:val="21"/>
        </w:numPr>
        <w:pBdr>
          <w:top w:val="nil"/>
          <w:left w:val="nil"/>
          <w:bottom w:val="nil"/>
          <w:right w:val="nil"/>
          <w:between w:val="nil"/>
        </w:pBdr>
        <w:rPr>
          <w:color w:val="000000"/>
        </w:rPr>
      </w:pPr>
      <w:r>
        <w:rPr>
          <w:color w:val="000000"/>
        </w:rPr>
        <w:t>Тема №</w:t>
      </w:r>
      <w:r>
        <w:rPr>
          <w:color w:val="000000"/>
          <w:lang w:val="uk-UA"/>
        </w:rPr>
        <w:t>3</w:t>
      </w:r>
      <w:r>
        <w:rPr>
          <w:color w:val="000000"/>
        </w:rPr>
        <w:t xml:space="preserve">: </w:t>
      </w:r>
      <w:r w:rsidR="001D25B9" w:rsidRPr="001D25B9">
        <w:rPr>
          <w:color w:val="000000"/>
        </w:rPr>
        <w:t>Алгоритми обробки масивів</w:t>
      </w:r>
    </w:p>
    <w:p w14:paraId="2BCA9F61" w14:textId="77777777" w:rsidR="0062366F" w:rsidRDefault="0062366F" w:rsidP="0062366F">
      <w:pPr>
        <w:numPr>
          <w:ilvl w:val="1"/>
          <w:numId w:val="21"/>
        </w:numPr>
        <w:pBdr>
          <w:top w:val="nil"/>
          <w:left w:val="nil"/>
          <w:bottom w:val="nil"/>
          <w:right w:val="nil"/>
          <w:between w:val="nil"/>
        </w:pBdr>
        <w:rPr>
          <w:color w:val="000000"/>
        </w:rPr>
      </w:pPr>
      <w:r>
        <w:rPr>
          <w:color w:val="000000"/>
        </w:rPr>
        <w:t>Джерела Інформації</w:t>
      </w:r>
      <w:r>
        <w:t>:</w:t>
      </w:r>
    </w:p>
    <w:p w14:paraId="5F67360D" w14:textId="3F750122" w:rsidR="00FF5293" w:rsidRDefault="0012746A" w:rsidP="0062366F">
      <w:pPr>
        <w:numPr>
          <w:ilvl w:val="2"/>
          <w:numId w:val="21"/>
        </w:numPr>
        <w:rPr>
          <w:shd w:val="clear" w:color="auto" w:fill="FFF2CC"/>
        </w:rPr>
      </w:pPr>
      <w:hyperlink r:id="rId15" w:history="1">
        <w:r w:rsidRPr="0012746A">
          <w:rPr>
            <w:rStyle w:val="Hyperlink"/>
          </w:rPr>
          <w:t>06. Програмування C/C++, Обробка масивів</w:t>
        </w:r>
      </w:hyperlink>
      <w:r w:rsidRPr="00FF5293">
        <w:rPr>
          <w:shd w:val="clear" w:color="auto" w:fill="FFF2CC"/>
        </w:rPr>
        <w:t xml:space="preserve"> </w:t>
      </w:r>
    </w:p>
    <w:p w14:paraId="3CC3ABDD" w14:textId="13EFA74C" w:rsidR="00B90F4B" w:rsidRPr="00B90F4B" w:rsidRDefault="00B90F4B" w:rsidP="00B90F4B">
      <w:pPr>
        <w:numPr>
          <w:ilvl w:val="2"/>
          <w:numId w:val="21"/>
        </w:numPr>
        <w:rPr>
          <w:shd w:val="clear" w:color="auto" w:fill="FFF2CC"/>
        </w:rPr>
      </w:pPr>
      <w:hyperlink r:id="rId16" w:history="1">
        <w:r w:rsidRPr="00B90F4B">
          <w:rPr>
            <w:rStyle w:val="Hyperlink"/>
          </w:rPr>
          <w:t>Обробка одновимірних масивів</w:t>
        </w:r>
      </w:hyperlink>
    </w:p>
    <w:p w14:paraId="7E767503" w14:textId="77777777" w:rsidR="0062366F" w:rsidRPr="006524B6" w:rsidRDefault="0062366F" w:rsidP="0062366F">
      <w:pPr>
        <w:numPr>
          <w:ilvl w:val="1"/>
          <w:numId w:val="21"/>
        </w:numPr>
      </w:pPr>
      <w:r>
        <w:t>Що опрацьовано:</w:t>
      </w:r>
    </w:p>
    <w:p w14:paraId="6944FC8E" w14:textId="77777777" w:rsidR="009F1DB0" w:rsidRPr="009F1DB0" w:rsidRDefault="009F1DB0" w:rsidP="0062366F">
      <w:pPr>
        <w:numPr>
          <w:ilvl w:val="2"/>
          <w:numId w:val="21"/>
        </w:numPr>
      </w:pPr>
      <w:r w:rsidRPr="009F1DB0">
        <w:t>Опрацювала алгоритми пошуку елементів, визначення мінімального й максимального значень, обчислення суми та середнього арифметичного. </w:t>
      </w:r>
    </w:p>
    <w:p w14:paraId="22B2C859" w14:textId="30A12ECD" w:rsidR="009F1DB0" w:rsidRPr="009F1DB0" w:rsidRDefault="009F1DB0" w:rsidP="0062366F">
      <w:pPr>
        <w:numPr>
          <w:ilvl w:val="2"/>
          <w:numId w:val="21"/>
        </w:numPr>
      </w:pPr>
      <w:r w:rsidRPr="009F1DB0">
        <w:t>Розглянула основні методи сортування масивів із використанням циклів та умовних операторів.</w:t>
      </w:r>
    </w:p>
    <w:p w14:paraId="7A318360" w14:textId="77777777" w:rsidR="0062366F" w:rsidRDefault="0062366F" w:rsidP="009F1DB0">
      <w:pPr>
        <w:numPr>
          <w:ilvl w:val="1"/>
          <w:numId w:val="21"/>
        </w:numPr>
        <w:pBdr>
          <w:top w:val="nil"/>
          <w:left w:val="nil"/>
          <w:bottom w:val="nil"/>
          <w:right w:val="nil"/>
          <w:between w:val="nil"/>
        </w:pBdr>
        <w:rPr>
          <w:color w:val="000000"/>
        </w:rPr>
      </w:pPr>
      <w:r>
        <w:rPr>
          <w:color w:val="000000"/>
        </w:rPr>
        <w:t xml:space="preserve">Статус: </w:t>
      </w:r>
      <w:r w:rsidRPr="006524B6">
        <w:t>Ознайомлен</w:t>
      </w:r>
      <w:r>
        <w:rPr>
          <w:lang w:val="uk-UA"/>
        </w:rPr>
        <w:t>а</w:t>
      </w:r>
    </w:p>
    <w:p w14:paraId="5889F2BC" w14:textId="45E57784" w:rsidR="0062366F" w:rsidRDefault="0062366F" w:rsidP="009F1DB0">
      <w:pPr>
        <w:numPr>
          <w:ilvl w:val="1"/>
          <w:numId w:val="21"/>
        </w:numPr>
        <w:pBdr>
          <w:top w:val="nil"/>
          <w:left w:val="nil"/>
          <w:bottom w:val="nil"/>
          <w:right w:val="nil"/>
          <w:between w:val="nil"/>
        </w:pBdr>
        <w:rPr>
          <w:color w:val="000000"/>
        </w:rPr>
      </w:pPr>
      <w:r>
        <w:rPr>
          <w:color w:val="000000"/>
        </w:rPr>
        <w:t>Початок опрацювання теми:</w:t>
      </w:r>
      <w:r>
        <w:rPr>
          <w:color w:val="000000"/>
          <w:lang w:val="uk-UA"/>
        </w:rPr>
        <w:t xml:space="preserve"> </w:t>
      </w:r>
      <w:r w:rsidR="009F1DB0">
        <w:rPr>
          <w:color w:val="000000"/>
          <w:lang w:val="uk-UA"/>
        </w:rPr>
        <w:t>04</w:t>
      </w:r>
      <w:r>
        <w:rPr>
          <w:color w:val="000000"/>
          <w:lang w:val="uk-UA"/>
        </w:rPr>
        <w:t>.</w:t>
      </w:r>
      <w:r w:rsidR="009F1DB0">
        <w:rPr>
          <w:color w:val="000000"/>
          <w:lang w:val="uk-UA"/>
        </w:rPr>
        <w:t>10</w:t>
      </w:r>
      <w:r>
        <w:rPr>
          <w:color w:val="000000"/>
          <w:lang w:val="uk-UA"/>
        </w:rPr>
        <w:t>.2026</w:t>
      </w:r>
      <w:r>
        <w:rPr>
          <w:color w:val="000000"/>
        </w:rPr>
        <w:t xml:space="preserve">  </w:t>
      </w:r>
    </w:p>
    <w:p w14:paraId="3F31EFB0" w14:textId="119EC8FD" w:rsidR="0062366F" w:rsidRPr="0062366F" w:rsidRDefault="0062366F" w:rsidP="009F1DB0">
      <w:pPr>
        <w:numPr>
          <w:ilvl w:val="1"/>
          <w:numId w:val="21"/>
        </w:numPr>
        <w:pBdr>
          <w:top w:val="nil"/>
          <w:left w:val="nil"/>
          <w:bottom w:val="nil"/>
          <w:right w:val="nil"/>
          <w:between w:val="nil"/>
        </w:pBdr>
        <w:rPr>
          <w:color w:val="000000"/>
        </w:rPr>
      </w:pPr>
      <w:r>
        <w:rPr>
          <w:color w:val="000000"/>
        </w:rPr>
        <w:t>Звершення опрацювання теми:</w:t>
      </w:r>
      <w:r>
        <w:rPr>
          <w:color w:val="000000"/>
          <w:lang w:val="uk-UA"/>
        </w:rPr>
        <w:t xml:space="preserve"> </w:t>
      </w:r>
      <w:r w:rsidR="009F1DB0">
        <w:rPr>
          <w:color w:val="000000"/>
          <w:lang w:val="uk-UA"/>
        </w:rPr>
        <w:t>05</w:t>
      </w:r>
      <w:r>
        <w:rPr>
          <w:color w:val="000000"/>
          <w:lang w:val="uk-UA"/>
        </w:rPr>
        <w:t>.</w:t>
      </w:r>
      <w:r w:rsidR="009F1DB0">
        <w:rPr>
          <w:color w:val="000000"/>
          <w:lang w:val="uk-UA"/>
        </w:rPr>
        <w:t>10</w:t>
      </w:r>
      <w:r>
        <w:rPr>
          <w:color w:val="000000"/>
          <w:lang w:val="uk-UA"/>
        </w:rPr>
        <w:t>.2026</w:t>
      </w:r>
      <w:r>
        <w:rPr>
          <w:color w:val="000000"/>
        </w:rPr>
        <w:t xml:space="preserve">  </w:t>
      </w:r>
      <w:r>
        <w:rPr>
          <w:color w:val="000000"/>
          <w:shd w:val="clear" w:color="auto" w:fill="FFF2CC"/>
          <w:lang w:val="uk-UA"/>
        </w:rPr>
        <w:t xml:space="preserve"> </w:t>
      </w:r>
      <w:r>
        <w:rPr>
          <w:color w:val="000000"/>
        </w:rPr>
        <w:t xml:space="preserve"> </w:t>
      </w:r>
    </w:p>
    <w:p w14:paraId="464E7D72" w14:textId="77777777" w:rsidR="0062366F" w:rsidRDefault="0062366F" w:rsidP="0062366F">
      <w:pPr>
        <w:pBdr>
          <w:top w:val="nil"/>
          <w:left w:val="nil"/>
          <w:bottom w:val="nil"/>
          <w:right w:val="nil"/>
          <w:between w:val="nil"/>
        </w:pBdr>
        <w:rPr>
          <w:color w:val="000000"/>
          <w:lang w:val="uk-UA"/>
        </w:rPr>
      </w:pPr>
    </w:p>
    <w:p w14:paraId="08CCC051" w14:textId="6EEC66D8" w:rsidR="0062366F" w:rsidRPr="00597C7F" w:rsidRDefault="0062366F" w:rsidP="0062366F">
      <w:pPr>
        <w:numPr>
          <w:ilvl w:val="0"/>
          <w:numId w:val="21"/>
        </w:numPr>
        <w:pBdr>
          <w:top w:val="nil"/>
          <w:left w:val="nil"/>
          <w:bottom w:val="nil"/>
          <w:right w:val="nil"/>
          <w:between w:val="nil"/>
        </w:pBdr>
        <w:rPr>
          <w:color w:val="000000"/>
        </w:rPr>
      </w:pPr>
      <w:r>
        <w:rPr>
          <w:color w:val="000000"/>
        </w:rPr>
        <w:t>Тема №</w:t>
      </w:r>
      <w:r>
        <w:rPr>
          <w:color w:val="000000"/>
          <w:lang w:val="uk-UA"/>
        </w:rPr>
        <w:t>4</w:t>
      </w:r>
      <w:r>
        <w:rPr>
          <w:color w:val="000000"/>
        </w:rPr>
        <w:t xml:space="preserve">: </w:t>
      </w:r>
      <w:r w:rsidR="001D25B9" w:rsidRPr="001D25B9">
        <w:rPr>
          <w:color w:val="000000"/>
        </w:rPr>
        <w:t>Основи функцій у C++</w:t>
      </w:r>
    </w:p>
    <w:p w14:paraId="31FAA716" w14:textId="77777777" w:rsidR="0062366F" w:rsidRDefault="0062366F" w:rsidP="0062366F">
      <w:pPr>
        <w:numPr>
          <w:ilvl w:val="1"/>
          <w:numId w:val="21"/>
        </w:numPr>
        <w:pBdr>
          <w:top w:val="nil"/>
          <w:left w:val="nil"/>
          <w:bottom w:val="nil"/>
          <w:right w:val="nil"/>
          <w:between w:val="nil"/>
        </w:pBdr>
        <w:rPr>
          <w:color w:val="000000"/>
        </w:rPr>
      </w:pPr>
      <w:r>
        <w:rPr>
          <w:color w:val="000000"/>
        </w:rPr>
        <w:t>Джерела Інформації</w:t>
      </w:r>
      <w:r>
        <w:t>:</w:t>
      </w:r>
    </w:p>
    <w:p w14:paraId="3208475E" w14:textId="2224B34D" w:rsidR="0023639E" w:rsidRDefault="00B90F4B" w:rsidP="0023639E">
      <w:pPr>
        <w:numPr>
          <w:ilvl w:val="2"/>
          <w:numId w:val="21"/>
        </w:numPr>
        <w:rPr>
          <w:shd w:val="clear" w:color="auto" w:fill="FFF2CC"/>
        </w:rPr>
      </w:pPr>
      <w:r>
        <w:fldChar w:fldCharType="begin"/>
      </w:r>
      <w:r>
        <w:instrText>HYPERLINK "https://www.youtube.com/watch?v=VKQ242d-Rag&amp;t=625s"</w:instrText>
      </w:r>
      <w:r>
        <w:fldChar w:fldCharType="separate"/>
      </w:r>
      <w:r w:rsidRPr="00B90F4B">
        <w:rPr>
          <w:rStyle w:val="Hyperlink"/>
        </w:rPr>
        <w:t>Уроки C++ для початківців / #10 – Створення функцій у мові C++</w:t>
      </w:r>
      <w:r>
        <w:fldChar w:fldCharType="end"/>
      </w:r>
      <w:r w:rsidRPr="00B90F4B">
        <w:rPr>
          <w:shd w:val="clear" w:color="auto" w:fill="FFF2CC"/>
        </w:rPr>
        <w:t xml:space="preserve"> </w:t>
      </w:r>
    </w:p>
    <w:p w14:paraId="591D0B88" w14:textId="5590A0A7" w:rsidR="00314934" w:rsidRPr="00314934" w:rsidRDefault="00314934" w:rsidP="00314934">
      <w:pPr>
        <w:numPr>
          <w:ilvl w:val="2"/>
          <w:numId w:val="21"/>
        </w:numPr>
        <w:rPr>
          <w:shd w:val="clear" w:color="auto" w:fill="FFF2CC"/>
        </w:rPr>
      </w:pPr>
      <w:hyperlink r:id="rId17" w:anchor="google_vignette" w:history="1">
        <w:r w:rsidRPr="00314934">
          <w:rPr>
            <w:rStyle w:val="Hyperlink"/>
          </w:rPr>
          <w:t xml:space="preserve">C++ </w:t>
        </w:r>
        <w:r w:rsidRPr="00314934">
          <w:rPr>
            <w:rStyle w:val="Hyperlink"/>
          </w:rPr>
          <w:t>Функції</w:t>
        </w:r>
      </w:hyperlink>
    </w:p>
    <w:p w14:paraId="1DEDD907" w14:textId="7AC0D22B" w:rsidR="00314934" w:rsidRPr="00314934" w:rsidRDefault="00314934" w:rsidP="00314934">
      <w:pPr>
        <w:numPr>
          <w:ilvl w:val="2"/>
          <w:numId w:val="21"/>
        </w:numPr>
        <w:rPr>
          <w:shd w:val="clear" w:color="auto" w:fill="FFF2CC"/>
        </w:rPr>
      </w:pPr>
      <w:hyperlink r:id="rId18" w:history="1">
        <w:r w:rsidRPr="00314934">
          <w:rPr>
            <w:rStyle w:val="Hyperlink"/>
          </w:rPr>
          <w:t>Урок №15. Функції</w:t>
        </w:r>
      </w:hyperlink>
    </w:p>
    <w:p w14:paraId="0268ED25" w14:textId="2728BB62" w:rsidR="00314934" w:rsidRPr="00314934" w:rsidRDefault="00314934" w:rsidP="00314934">
      <w:pPr>
        <w:numPr>
          <w:ilvl w:val="2"/>
          <w:numId w:val="21"/>
        </w:numPr>
        <w:rPr>
          <w:shd w:val="clear" w:color="auto" w:fill="FFF2CC"/>
        </w:rPr>
      </w:pPr>
    </w:p>
    <w:p w14:paraId="65BC2A8A" w14:textId="77777777" w:rsidR="0062366F" w:rsidRPr="006524B6" w:rsidRDefault="0062366F" w:rsidP="0062366F">
      <w:pPr>
        <w:numPr>
          <w:ilvl w:val="1"/>
          <w:numId w:val="21"/>
        </w:numPr>
      </w:pPr>
      <w:r>
        <w:t>Що опрацьовано:</w:t>
      </w:r>
    </w:p>
    <w:p w14:paraId="2C867272" w14:textId="77777777" w:rsidR="00935E50" w:rsidRPr="00935E50" w:rsidRDefault="00935E50" w:rsidP="0062366F">
      <w:pPr>
        <w:numPr>
          <w:ilvl w:val="2"/>
          <w:numId w:val="21"/>
        </w:numPr>
      </w:pPr>
      <w:r w:rsidRPr="00935E50">
        <w:t>Опрацювала оголошення, визначення та виклик функцій, передачу параметрів і повернення результатів.</w:t>
      </w:r>
    </w:p>
    <w:p w14:paraId="2BDF27A6" w14:textId="76C9BA7E" w:rsidR="00935E50" w:rsidRPr="00935E50" w:rsidRDefault="00935E50" w:rsidP="0062366F">
      <w:pPr>
        <w:numPr>
          <w:ilvl w:val="2"/>
          <w:numId w:val="21"/>
        </w:numPr>
      </w:pPr>
      <w:r w:rsidRPr="00935E50">
        <w:t>Розглянула передачу параметрів за значенням і за посиланням, а також використання параметрів за замовчуванням.</w:t>
      </w:r>
    </w:p>
    <w:p w14:paraId="120DBB04" w14:textId="77777777" w:rsidR="0062366F" w:rsidRDefault="0062366F" w:rsidP="0062366F">
      <w:pPr>
        <w:numPr>
          <w:ilvl w:val="1"/>
          <w:numId w:val="21"/>
        </w:numPr>
        <w:pBdr>
          <w:top w:val="nil"/>
          <w:left w:val="nil"/>
          <w:bottom w:val="nil"/>
          <w:right w:val="nil"/>
          <w:between w:val="nil"/>
        </w:pBdr>
        <w:rPr>
          <w:color w:val="000000"/>
        </w:rPr>
      </w:pPr>
      <w:r>
        <w:rPr>
          <w:color w:val="000000"/>
        </w:rPr>
        <w:t xml:space="preserve">Статус: </w:t>
      </w:r>
      <w:r w:rsidRPr="006524B6">
        <w:t>Ознайомлен</w:t>
      </w:r>
      <w:r>
        <w:rPr>
          <w:lang w:val="uk-UA"/>
        </w:rPr>
        <w:t>а</w:t>
      </w:r>
    </w:p>
    <w:p w14:paraId="33CC522F" w14:textId="0568588C" w:rsidR="0062366F" w:rsidRDefault="0062366F" w:rsidP="0062366F">
      <w:pPr>
        <w:numPr>
          <w:ilvl w:val="1"/>
          <w:numId w:val="21"/>
        </w:numPr>
        <w:pBdr>
          <w:top w:val="nil"/>
          <w:left w:val="nil"/>
          <w:bottom w:val="nil"/>
          <w:right w:val="nil"/>
          <w:between w:val="nil"/>
        </w:pBdr>
        <w:rPr>
          <w:color w:val="000000"/>
        </w:rPr>
      </w:pPr>
      <w:r>
        <w:rPr>
          <w:color w:val="000000"/>
        </w:rPr>
        <w:t>Початок опрацювання теми:</w:t>
      </w:r>
      <w:r>
        <w:rPr>
          <w:color w:val="000000"/>
          <w:lang w:val="uk-UA"/>
        </w:rPr>
        <w:t xml:space="preserve"> </w:t>
      </w:r>
      <w:r w:rsidR="00935E50">
        <w:rPr>
          <w:color w:val="000000"/>
          <w:lang w:val="uk-UA"/>
        </w:rPr>
        <w:t>08</w:t>
      </w:r>
      <w:r>
        <w:rPr>
          <w:color w:val="000000"/>
          <w:lang w:val="uk-UA"/>
        </w:rPr>
        <w:t>.</w:t>
      </w:r>
      <w:r w:rsidR="00935E50">
        <w:rPr>
          <w:color w:val="000000"/>
          <w:lang w:val="uk-UA"/>
        </w:rPr>
        <w:t>10</w:t>
      </w:r>
      <w:r>
        <w:rPr>
          <w:color w:val="000000"/>
          <w:lang w:val="uk-UA"/>
        </w:rPr>
        <w:t>.2026</w:t>
      </w:r>
      <w:r>
        <w:rPr>
          <w:color w:val="000000"/>
        </w:rPr>
        <w:t xml:space="preserve">  </w:t>
      </w:r>
    </w:p>
    <w:p w14:paraId="4079A4B9" w14:textId="3637EA6F" w:rsidR="0062366F" w:rsidRPr="006524B6" w:rsidRDefault="0062366F" w:rsidP="0062366F">
      <w:pPr>
        <w:numPr>
          <w:ilvl w:val="1"/>
          <w:numId w:val="21"/>
        </w:numPr>
        <w:pBdr>
          <w:top w:val="nil"/>
          <w:left w:val="nil"/>
          <w:bottom w:val="nil"/>
          <w:right w:val="nil"/>
          <w:between w:val="nil"/>
        </w:pBdr>
        <w:rPr>
          <w:color w:val="000000"/>
        </w:rPr>
      </w:pPr>
      <w:r>
        <w:rPr>
          <w:color w:val="000000"/>
        </w:rPr>
        <w:t>Звершення опрацювання теми:</w:t>
      </w:r>
      <w:r>
        <w:rPr>
          <w:color w:val="000000"/>
          <w:lang w:val="uk-UA"/>
        </w:rPr>
        <w:t xml:space="preserve"> </w:t>
      </w:r>
      <w:r w:rsidR="00935E50">
        <w:rPr>
          <w:color w:val="000000"/>
          <w:lang w:val="uk-UA"/>
        </w:rPr>
        <w:t>09</w:t>
      </w:r>
      <w:r>
        <w:rPr>
          <w:color w:val="000000"/>
          <w:lang w:val="uk-UA"/>
        </w:rPr>
        <w:t>.</w:t>
      </w:r>
      <w:r w:rsidR="00935E50">
        <w:rPr>
          <w:color w:val="000000"/>
          <w:lang w:val="uk-UA"/>
        </w:rPr>
        <w:t>10</w:t>
      </w:r>
      <w:r>
        <w:rPr>
          <w:color w:val="000000"/>
          <w:lang w:val="uk-UA"/>
        </w:rPr>
        <w:t>.2026</w:t>
      </w:r>
      <w:r>
        <w:rPr>
          <w:color w:val="000000"/>
        </w:rPr>
        <w:t xml:space="preserve">  </w:t>
      </w:r>
      <w:r>
        <w:rPr>
          <w:color w:val="000000"/>
          <w:shd w:val="clear" w:color="auto" w:fill="FFF2CC"/>
          <w:lang w:val="uk-UA"/>
        </w:rPr>
        <w:t xml:space="preserve"> </w:t>
      </w:r>
      <w:r>
        <w:rPr>
          <w:color w:val="000000"/>
        </w:rPr>
        <w:t xml:space="preserve"> </w:t>
      </w:r>
    </w:p>
    <w:p w14:paraId="606B0D18" w14:textId="77777777" w:rsidR="0062366F" w:rsidRDefault="0062366F" w:rsidP="0062366F">
      <w:pPr>
        <w:pBdr>
          <w:top w:val="nil"/>
          <w:left w:val="nil"/>
          <w:bottom w:val="nil"/>
          <w:right w:val="nil"/>
          <w:between w:val="nil"/>
        </w:pBdr>
        <w:rPr>
          <w:color w:val="000000"/>
          <w:lang w:val="uk-UA"/>
        </w:rPr>
      </w:pPr>
    </w:p>
    <w:p w14:paraId="0B87DA99" w14:textId="29516451" w:rsidR="0062366F" w:rsidRPr="00597C7F" w:rsidRDefault="0062366F" w:rsidP="0062366F">
      <w:pPr>
        <w:numPr>
          <w:ilvl w:val="0"/>
          <w:numId w:val="21"/>
        </w:numPr>
        <w:pBdr>
          <w:top w:val="nil"/>
          <w:left w:val="nil"/>
          <w:bottom w:val="nil"/>
          <w:right w:val="nil"/>
          <w:between w:val="nil"/>
        </w:pBdr>
        <w:rPr>
          <w:color w:val="000000"/>
        </w:rPr>
      </w:pPr>
      <w:r>
        <w:rPr>
          <w:color w:val="000000"/>
        </w:rPr>
        <w:t>Тема №</w:t>
      </w:r>
      <w:r>
        <w:rPr>
          <w:color w:val="000000"/>
          <w:lang w:val="uk-UA"/>
        </w:rPr>
        <w:t>5</w:t>
      </w:r>
      <w:r>
        <w:rPr>
          <w:color w:val="000000"/>
        </w:rPr>
        <w:t xml:space="preserve">: </w:t>
      </w:r>
      <w:r w:rsidR="001D25B9" w:rsidRPr="001D25B9">
        <w:rPr>
          <w:color w:val="000000"/>
        </w:rPr>
        <w:t>Рекурсія та розширені можливості функцій</w:t>
      </w:r>
    </w:p>
    <w:p w14:paraId="75D9D78D" w14:textId="77777777" w:rsidR="0062366F" w:rsidRDefault="0062366F" w:rsidP="0062366F">
      <w:pPr>
        <w:numPr>
          <w:ilvl w:val="1"/>
          <w:numId w:val="21"/>
        </w:numPr>
        <w:pBdr>
          <w:top w:val="nil"/>
          <w:left w:val="nil"/>
          <w:bottom w:val="nil"/>
          <w:right w:val="nil"/>
          <w:between w:val="nil"/>
        </w:pBdr>
        <w:rPr>
          <w:color w:val="000000"/>
        </w:rPr>
      </w:pPr>
      <w:r>
        <w:rPr>
          <w:color w:val="000000"/>
        </w:rPr>
        <w:t>Джерела Інформації</w:t>
      </w:r>
      <w:r>
        <w:t>:</w:t>
      </w:r>
    </w:p>
    <w:p w14:paraId="562083C0" w14:textId="2F0546C7" w:rsidR="00444258" w:rsidRPr="00314934" w:rsidRDefault="00314934" w:rsidP="00444258">
      <w:pPr>
        <w:numPr>
          <w:ilvl w:val="2"/>
          <w:numId w:val="21"/>
        </w:numPr>
        <w:rPr>
          <w:shd w:val="clear" w:color="auto" w:fill="FFF2CC"/>
        </w:rPr>
      </w:pPr>
      <w:hyperlink r:id="rId19" w:history="1">
        <w:r w:rsidRPr="00314934">
          <w:rPr>
            <w:rStyle w:val="Hyperlink"/>
          </w:rPr>
          <w:t>Рекурсія НЕ С</w:t>
        </w:r>
        <w:r w:rsidRPr="00314934">
          <w:rPr>
            <w:rStyle w:val="Hyperlink"/>
          </w:rPr>
          <w:t>Т</w:t>
        </w:r>
        <w:r w:rsidRPr="00314934">
          <w:rPr>
            <w:rStyle w:val="Hyperlink"/>
          </w:rPr>
          <w:t>РАШНА! Перестань її боятись</w:t>
        </w:r>
        <w:r w:rsidRPr="00314934">
          <w:rPr>
            <w:rStyle w:val="Hyperlink"/>
            <w:rFonts w:ascii="Apple Color Emoji" w:hAnsi="Apple Color Emoji" w:cs="Apple Color Emoji"/>
          </w:rPr>
          <w:t>👨</w:t>
        </w:r>
        <w:r w:rsidRPr="00314934">
          <w:rPr>
            <w:rStyle w:val="Hyperlink"/>
          </w:rPr>
          <w:t>‍</w:t>
        </w:r>
        <w:r w:rsidRPr="00314934">
          <w:rPr>
            <w:rStyle w:val="Hyperlink"/>
            <w:rFonts w:ascii="Apple Color Emoji" w:hAnsi="Apple Color Emoji" w:cs="Apple Color Emoji"/>
          </w:rPr>
          <w:t>💻</w:t>
        </w:r>
      </w:hyperlink>
    </w:p>
    <w:p w14:paraId="1C8AF67E" w14:textId="57C35162" w:rsidR="00314934" w:rsidRPr="00314934" w:rsidRDefault="00314934" w:rsidP="00314934">
      <w:pPr>
        <w:numPr>
          <w:ilvl w:val="2"/>
          <w:numId w:val="21"/>
        </w:numPr>
      </w:pPr>
      <w:hyperlink r:id="rId20" w:history="1">
        <w:r w:rsidRPr="00314934">
          <w:rPr>
            <w:rStyle w:val="Hyperlink"/>
            <w:lang w:val="uk-UA"/>
          </w:rPr>
          <w:t>Урок</w:t>
        </w:r>
        <w:r w:rsidRPr="00314934">
          <w:rPr>
            <w:rStyle w:val="Hyperlink"/>
          </w:rPr>
          <w:t xml:space="preserve"> №113. Рекурсія </w:t>
        </w:r>
      </w:hyperlink>
    </w:p>
    <w:p w14:paraId="50AA5992" w14:textId="562CD85C" w:rsidR="00314934" w:rsidRPr="00314934" w:rsidRDefault="00314934" w:rsidP="00314934">
      <w:pPr>
        <w:numPr>
          <w:ilvl w:val="2"/>
          <w:numId w:val="21"/>
        </w:numPr>
        <w:rPr>
          <w:shd w:val="clear" w:color="auto" w:fill="FFF2CC"/>
        </w:rPr>
      </w:pPr>
      <w:hyperlink r:id="rId21" w:anchor="google_vignette" w:history="1">
        <w:r w:rsidRPr="00314934">
          <w:rPr>
            <w:rStyle w:val="Hyperlink"/>
          </w:rPr>
          <w:t xml:space="preserve">C++ </w:t>
        </w:r>
        <w:r w:rsidRPr="00314934">
          <w:rPr>
            <w:rStyle w:val="Hyperlink"/>
          </w:rPr>
          <w:t>Рекурсія</w:t>
        </w:r>
      </w:hyperlink>
    </w:p>
    <w:p w14:paraId="2A2D0C48" w14:textId="77777777" w:rsidR="0062366F" w:rsidRPr="006524B6" w:rsidRDefault="0062366F" w:rsidP="0062366F">
      <w:pPr>
        <w:numPr>
          <w:ilvl w:val="1"/>
          <w:numId w:val="21"/>
        </w:numPr>
      </w:pPr>
      <w:r>
        <w:t>Що опрацьовано:</w:t>
      </w:r>
    </w:p>
    <w:p w14:paraId="0806322C" w14:textId="47CCB7E5" w:rsidR="00A8754C" w:rsidRPr="00A8754C" w:rsidRDefault="00A8754C" w:rsidP="0062366F">
      <w:pPr>
        <w:numPr>
          <w:ilvl w:val="2"/>
          <w:numId w:val="21"/>
        </w:numPr>
      </w:pPr>
      <w:r w:rsidRPr="00A8754C">
        <w:t>Опрацювала принцип роботи рекурсивних функцій, базовий випадок і рекурсивний крок</w:t>
      </w:r>
    </w:p>
    <w:p w14:paraId="42A65129" w14:textId="39B5A0B6" w:rsidR="00A8754C" w:rsidRPr="006524B6" w:rsidRDefault="00A8754C" w:rsidP="0062366F">
      <w:pPr>
        <w:numPr>
          <w:ilvl w:val="2"/>
          <w:numId w:val="21"/>
        </w:numPr>
      </w:pPr>
      <w:r w:rsidRPr="00A8754C">
        <w:t>Розглянула передачу масивів та об’єктів у функції, область видимості змінних і використання static та extern.</w:t>
      </w:r>
    </w:p>
    <w:p w14:paraId="3D1A04BA" w14:textId="77777777" w:rsidR="0062366F" w:rsidRDefault="0062366F" w:rsidP="0062366F">
      <w:pPr>
        <w:numPr>
          <w:ilvl w:val="1"/>
          <w:numId w:val="21"/>
        </w:numPr>
        <w:pBdr>
          <w:top w:val="nil"/>
          <w:left w:val="nil"/>
          <w:bottom w:val="nil"/>
          <w:right w:val="nil"/>
          <w:between w:val="nil"/>
        </w:pBdr>
        <w:rPr>
          <w:color w:val="000000"/>
        </w:rPr>
      </w:pPr>
      <w:r>
        <w:rPr>
          <w:color w:val="000000"/>
        </w:rPr>
        <w:t xml:space="preserve">Статус: </w:t>
      </w:r>
      <w:r w:rsidRPr="006524B6">
        <w:t>Ознайомлен</w:t>
      </w:r>
      <w:r>
        <w:rPr>
          <w:lang w:val="uk-UA"/>
        </w:rPr>
        <w:t>а</w:t>
      </w:r>
    </w:p>
    <w:p w14:paraId="2A343787" w14:textId="52D6E32B" w:rsidR="0062366F" w:rsidRDefault="0062366F" w:rsidP="0062366F">
      <w:pPr>
        <w:numPr>
          <w:ilvl w:val="1"/>
          <w:numId w:val="21"/>
        </w:numPr>
        <w:pBdr>
          <w:top w:val="nil"/>
          <w:left w:val="nil"/>
          <w:bottom w:val="nil"/>
          <w:right w:val="nil"/>
          <w:between w:val="nil"/>
        </w:pBdr>
        <w:rPr>
          <w:color w:val="000000"/>
        </w:rPr>
      </w:pPr>
      <w:r>
        <w:rPr>
          <w:color w:val="000000"/>
        </w:rPr>
        <w:t>Початок опрацювання теми:</w:t>
      </w:r>
      <w:r>
        <w:rPr>
          <w:color w:val="000000"/>
          <w:lang w:val="uk-UA"/>
        </w:rPr>
        <w:t xml:space="preserve"> </w:t>
      </w:r>
      <w:r w:rsidR="00A8754C">
        <w:rPr>
          <w:color w:val="000000"/>
          <w:lang w:val="uk-UA"/>
        </w:rPr>
        <w:t>09</w:t>
      </w:r>
      <w:r>
        <w:rPr>
          <w:color w:val="000000"/>
          <w:lang w:val="uk-UA"/>
        </w:rPr>
        <w:t>.</w:t>
      </w:r>
      <w:r w:rsidR="00AB7EA6">
        <w:rPr>
          <w:color w:val="000000"/>
          <w:lang w:val="uk-UA"/>
        </w:rPr>
        <w:t>10</w:t>
      </w:r>
      <w:r>
        <w:rPr>
          <w:color w:val="000000"/>
          <w:lang w:val="uk-UA"/>
        </w:rPr>
        <w:t>.2026</w:t>
      </w:r>
      <w:r>
        <w:rPr>
          <w:color w:val="000000"/>
        </w:rPr>
        <w:t xml:space="preserve">  </w:t>
      </w:r>
    </w:p>
    <w:p w14:paraId="3042F55C" w14:textId="22286FD1" w:rsidR="0062366F" w:rsidRPr="006524B6" w:rsidRDefault="0062366F" w:rsidP="0062366F">
      <w:pPr>
        <w:numPr>
          <w:ilvl w:val="1"/>
          <w:numId w:val="21"/>
        </w:numPr>
        <w:pBdr>
          <w:top w:val="nil"/>
          <w:left w:val="nil"/>
          <w:bottom w:val="nil"/>
          <w:right w:val="nil"/>
          <w:between w:val="nil"/>
        </w:pBdr>
        <w:rPr>
          <w:color w:val="000000"/>
        </w:rPr>
      </w:pPr>
      <w:r>
        <w:rPr>
          <w:color w:val="000000"/>
        </w:rPr>
        <w:t>Звершення опрацювання теми:</w:t>
      </w:r>
      <w:r>
        <w:rPr>
          <w:color w:val="000000"/>
          <w:lang w:val="uk-UA"/>
        </w:rPr>
        <w:t xml:space="preserve"> </w:t>
      </w:r>
      <w:r w:rsidR="006B62EC">
        <w:rPr>
          <w:color w:val="000000"/>
          <w:lang w:val="uk-UA"/>
        </w:rPr>
        <w:t>1</w:t>
      </w:r>
      <w:r w:rsidR="00A8754C">
        <w:rPr>
          <w:color w:val="000000"/>
          <w:lang w:val="uk-UA"/>
        </w:rPr>
        <w:t>0</w:t>
      </w:r>
      <w:r>
        <w:rPr>
          <w:color w:val="000000"/>
          <w:lang w:val="uk-UA"/>
        </w:rPr>
        <w:t>.</w:t>
      </w:r>
      <w:r w:rsidR="00AB7EA6">
        <w:rPr>
          <w:color w:val="000000"/>
          <w:lang w:val="uk-UA"/>
        </w:rPr>
        <w:t>10</w:t>
      </w:r>
      <w:r>
        <w:rPr>
          <w:color w:val="000000"/>
          <w:lang w:val="uk-UA"/>
        </w:rPr>
        <w:t>.2026</w:t>
      </w:r>
      <w:r>
        <w:rPr>
          <w:color w:val="000000"/>
        </w:rPr>
        <w:t xml:space="preserve">  </w:t>
      </w:r>
      <w:r>
        <w:rPr>
          <w:color w:val="000000"/>
          <w:shd w:val="clear" w:color="auto" w:fill="FFF2CC"/>
          <w:lang w:val="uk-UA"/>
        </w:rPr>
        <w:t xml:space="preserve"> </w:t>
      </w:r>
      <w:r>
        <w:rPr>
          <w:color w:val="000000"/>
        </w:rPr>
        <w:t xml:space="preserve"> </w:t>
      </w:r>
    </w:p>
    <w:p w14:paraId="48AF6378" w14:textId="77777777" w:rsidR="0062366F" w:rsidRDefault="0062366F" w:rsidP="0062366F">
      <w:pPr>
        <w:pBdr>
          <w:top w:val="nil"/>
          <w:left w:val="nil"/>
          <w:bottom w:val="nil"/>
          <w:right w:val="nil"/>
          <w:between w:val="nil"/>
        </w:pBdr>
        <w:rPr>
          <w:color w:val="000000"/>
          <w:lang w:val="en-US"/>
        </w:rPr>
      </w:pPr>
    </w:p>
    <w:p w14:paraId="3865573D" w14:textId="77777777" w:rsidR="00314934" w:rsidRPr="00314934" w:rsidRDefault="00314934" w:rsidP="0062366F">
      <w:pPr>
        <w:pBdr>
          <w:top w:val="nil"/>
          <w:left w:val="nil"/>
          <w:bottom w:val="nil"/>
          <w:right w:val="nil"/>
          <w:between w:val="nil"/>
        </w:pBdr>
        <w:rPr>
          <w:color w:val="000000"/>
          <w:lang w:val="en-US"/>
        </w:rPr>
      </w:pPr>
    </w:p>
    <w:p w14:paraId="4BA4333C" w14:textId="323F3866" w:rsidR="0062366F" w:rsidRPr="00597C7F" w:rsidRDefault="0062366F" w:rsidP="0062366F">
      <w:pPr>
        <w:numPr>
          <w:ilvl w:val="0"/>
          <w:numId w:val="21"/>
        </w:numPr>
        <w:pBdr>
          <w:top w:val="nil"/>
          <w:left w:val="nil"/>
          <w:bottom w:val="nil"/>
          <w:right w:val="nil"/>
          <w:between w:val="nil"/>
        </w:pBdr>
        <w:rPr>
          <w:color w:val="000000"/>
        </w:rPr>
      </w:pPr>
      <w:r>
        <w:rPr>
          <w:color w:val="000000"/>
        </w:rPr>
        <w:lastRenderedPageBreak/>
        <w:t>Тема №</w:t>
      </w:r>
      <w:r>
        <w:rPr>
          <w:color w:val="000000"/>
          <w:lang w:val="uk-UA"/>
        </w:rPr>
        <w:t>6</w:t>
      </w:r>
      <w:r>
        <w:rPr>
          <w:color w:val="000000"/>
        </w:rPr>
        <w:t xml:space="preserve">: </w:t>
      </w:r>
      <w:r w:rsidR="001D25B9" w:rsidRPr="001D25B9">
        <w:rPr>
          <w:color w:val="000000"/>
        </w:rPr>
        <w:t>Вбудовані та стандартні функції C++</w:t>
      </w:r>
    </w:p>
    <w:p w14:paraId="04FF7EA4" w14:textId="4CC4CF14" w:rsidR="0062366F" w:rsidRPr="00973BC0" w:rsidRDefault="0062366F" w:rsidP="00973BC0">
      <w:pPr>
        <w:numPr>
          <w:ilvl w:val="1"/>
          <w:numId w:val="21"/>
        </w:numPr>
        <w:pBdr>
          <w:top w:val="nil"/>
          <w:left w:val="nil"/>
          <w:bottom w:val="nil"/>
          <w:right w:val="nil"/>
          <w:between w:val="nil"/>
        </w:pBdr>
        <w:rPr>
          <w:color w:val="000000"/>
        </w:rPr>
      </w:pPr>
      <w:r>
        <w:rPr>
          <w:color w:val="000000"/>
        </w:rPr>
        <w:t>Джерела Інформації</w:t>
      </w:r>
      <w:r>
        <w:t>:</w:t>
      </w:r>
    </w:p>
    <w:p w14:paraId="08D7AE69" w14:textId="77777777" w:rsidR="00314934" w:rsidRPr="00314934" w:rsidRDefault="00314934" w:rsidP="00314934">
      <w:pPr>
        <w:numPr>
          <w:ilvl w:val="2"/>
          <w:numId w:val="21"/>
        </w:numPr>
        <w:rPr>
          <w:shd w:val="clear" w:color="auto" w:fill="FFF2CC"/>
        </w:rPr>
      </w:pPr>
      <w:hyperlink r:id="rId22" w:anchor="google_vignette&amp;gsc.tab=0" w:history="1">
        <w:r w:rsidRPr="00314934">
          <w:rPr>
            <w:rStyle w:val="Hyperlink"/>
          </w:rPr>
          <w:t>C++ iostream Бібліотека (стандартні потоки введення/виведення)</w:t>
        </w:r>
      </w:hyperlink>
    </w:p>
    <w:p w14:paraId="554AB6ED" w14:textId="77777777" w:rsidR="00314934" w:rsidRPr="00314934" w:rsidRDefault="00314934" w:rsidP="00314934">
      <w:pPr>
        <w:numPr>
          <w:ilvl w:val="2"/>
          <w:numId w:val="21"/>
        </w:numPr>
        <w:rPr>
          <w:shd w:val="clear" w:color="auto" w:fill="FFF2CC"/>
        </w:rPr>
      </w:pPr>
      <w:hyperlink r:id="rId23" w:history="1">
        <w:r w:rsidRPr="00314934">
          <w:rPr>
            <w:rStyle w:val="Hyperlink"/>
          </w:rPr>
          <w:t>C++ Бібліотека cmath</w:t>
        </w:r>
      </w:hyperlink>
    </w:p>
    <w:p w14:paraId="2E589890" w14:textId="77777777" w:rsidR="00314934" w:rsidRPr="00314934" w:rsidRDefault="00314934" w:rsidP="00314934">
      <w:pPr>
        <w:numPr>
          <w:ilvl w:val="2"/>
          <w:numId w:val="21"/>
        </w:numPr>
        <w:rPr>
          <w:shd w:val="clear" w:color="auto" w:fill="FFF2CC"/>
        </w:rPr>
      </w:pPr>
      <w:hyperlink r:id="rId24" w:anchor="gsc.tab=0" w:history="1">
        <w:r w:rsidRPr="00314934">
          <w:rPr>
            <w:rStyle w:val="Hyperlink"/>
          </w:rPr>
          <w:t>C++ string Бібліотека</w:t>
        </w:r>
      </w:hyperlink>
    </w:p>
    <w:p w14:paraId="649085BB" w14:textId="77777777" w:rsidR="0062366F" w:rsidRPr="006524B6" w:rsidRDefault="0062366F" w:rsidP="0062366F">
      <w:pPr>
        <w:numPr>
          <w:ilvl w:val="1"/>
          <w:numId w:val="21"/>
        </w:numPr>
      </w:pPr>
      <w:r>
        <w:t>Що опрацьовано:</w:t>
      </w:r>
    </w:p>
    <w:p w14:paraId="76978473" w14:textId="77777777" w:rsidR="00A8754C" w:rsidRPr="00A8754C" w:rsidRDefault="00A8754C" w:rsidP="0062366F">
      <w:pPr>
        <w:numPr>
          <w:ilvl w:val="2"/>
          <w:numId w:val="21"/>
        </w:numPr>
      </w:pPr>
      <w:r w:rsidRPr="00A8754C">
        <w:t>Опрацювала призначення стандартних бібліотек і функцій для виконання математичних обчислень та обробки даних.</w:t>
      </w:r>
    </w:p>
    <w:p w14:paraId="717444E1" w14:textId="36A2CA96" w:rsidR="006B62EC" w:rsidRPr="006B62EC" w:rsidRDefault="00A8754C" w:rsidP="00A8754C">
      <w:pPr>
        <w:numPr>
          <w:ilvl w:val="2"/>
          <w:numId w:val="21"/>
        </w:numPr>
      </w:pPr>
      <w:r w:rsidRPr="00A8754C">
        <w:t>Розглянула практичне використання стандартних функцій для спрощення коду й підвищення ефективності програмування.</w:t>
      </w:r>
    </w:p>
    <w:p w14:paraId="3FCC0F98" w14:textId="77777777" w:rsidR="0062366F" w:rsidRDefault="0062366F" w:rsidP="0062366F">
      <w:pPr>
        <w:numPr>
          <w:ilvl w:val="1"/>
          <w:numId w:val="21"/>
        </w:numPr>
        <w:pBdr>
          <w:top w:val="nil"/>
          <w:left w:val="nil"/>
          <w:bottom w:val="nil"/>
          <w:right w:val="nil"/>
          <w:between w:val="nil"/>
        </w:pBdr>
        <w:rPr>
          <w:color w:val="000000"/>
        </w:rPr>
      </w:pPr>
      <w:r>
        <w:rPr>
          <w:color w:val="000000"/>
        </w:rPr>
        <w:t xml:space="preserve">Статус: </w:t>
      </w:r>
      <w:r w:rsidRPr="006524B6">
        <w:t>Ознайомлен</w:t>
      </w:r>
      <w:r>
        <w:rPr>
          <w:lang w:val="uk-UA"/>
        </w:rPr>
        <w:t>а</w:t>
      </w:r>
    </w:p>
    <w:p w14:paraId="127F09B9" w14:textId="15D0FDB2" w:rsidR="0062366F" w:rsidRDefault="0062366F" w:rsidP="0062366F">
      <w:pPr>
        <w:numPr>
          <w:ilvl w:val="1"/>
          <w:numId w:val="21"/>
        </w:numPr>
        <w:pBdr>
          <w:top w:val="nil"/>
          <w:left w:val="nil"/>
          <w:bottom w:val="nil"/>
          <w:right w:val="nil"/>
          <w:between w:val="nil"/>
        </w:pBdr>
        <w:rPr>
          <w:color w:val="000000"/>
        </w:rPr>
      </w:pPr>
      <w:r>
        <w:rPr>
          <w:color w:val="000000"/>
        </w:rPr>
        <w:t>Початок опрацювання теми:</w:t>
      </w:r>
      <w:r>
        <w:rPr>
          <w:color w:val="000000"/>
          <w:lang w:val="uk-UA"/>
        </w:rPr>
        <w:t xml:space="preserve"> </w:t>
      </w:r>
      <w:r w:rsidR="00A8754C">
        <w:rPr>
          <w:color w:val="000000"/>
          <w:lang w:val="uk-UA"/>
        </w:rPr>
        <w:t>01</w:t>
      </w:r>
      <w:r>
        <w:rPr>
          <w:color w:val="000000"/>
          <w:lang w:val="uk-UA"/>
        </w:rPr>
        <w:t>.</w:t>
      </w:r>
      <w:r w:rsidR="00A8754C">
        <w:rPr>
          <w:color w:val="000000"/>
          <w:lang w:val="uk-UA"/>
        </w:rPr>
        <w:t>10</w:t>
      </w:r>
      <w:r>
        <w:rPr>
          <w:color w:val="000000"/>
          <w:lang w:val="uk-UA"/>
        </w:rPr>
        <w:t>.2026</w:t>
      </w:r>
      <w:r>
        <w:rPr>
          <w:color w:val="000000"/>
        </w:rPr>
        <w:t xml:space="preserve">  </w:t>
      </w:r>
    </w:p>
    <w:p w14:paraId="1E34D47C" w14:textId="54832C38" w:rsidR="0062366F" w:rsidRPr="001D25B9" w:rsidRDefault="0062366F" w:rsidP="0062366F">
      <w:pPr>
        <w:numPr>
          <w:ilvl w:val="1"/>
          <w:numId w:val="21"/>
        </w:numPr>
        <w:pBdr>
          <w:top w:val="nil"/>
          <w:left w:val="nil"/>
          <w:bottom w:val="nil"/>
          <w:right w:val="nil"/>
          <w:between w:val="nil"/>
        </w:pBdr>
        <w:rPr>
          <w:color w:val="000000"/>
        </w:rPr>
      </w:pPr>
      <w:r>
        <w:rPr>
          <w:color w:val="000000"/>
        </w:rPr>
        <w:t>Звершення опрацювання теми:</w:t>
      </w:r>
      <w:r>
        <w:rPr>
          <w:color w:val="000000"/>
          <w:lang w:val="uk-UA"/>
        </w:rPr>
        <w:t xml:space="preserve"> </w:t>
      </w:r>
      <w:r w:rsidR="00A8754C">
        <w:rPr>
          <w:color w:val="000000"/>
          <w:lang w:val="uk-UA"/>
        </w:rPr>
        <w:t>02</w:t>
      </w:r>
      <w:r>
        <w:rPr>
          <w:color w:val="000000"/>
          <w:lang w:val="uk-UA"/>
        </w:rPr>
        <w:t>.</w:t>
      </w:r>
      <w:r w:rsidR="00A8754C">
        <w:rPr>
          <w:color w:val="000000"/>
          <w:lang w:val="uk-UA"/>
        </w:rPr>
        <w:t>10</w:t>
      </w:r>
      <w:r>
        <w:rPr>
          <w:color w:val="000000"/>
          <w:lang w:val="uk-UA"/>
        </w:rPr>
        <w:t>.2026</w:t>
      </w:r>
      <w:r>
        <w:rPr>
          <w:color w:val="000000"/>
        </w:rPr>
        <w:t xml:space="preserve">  </w:t>
      </w:r>
      <w:r>
        <w:rPr>
          <w:color w:val="000000"/>
          <w:shd w:val="clear" w:color="auto" w:fill="FFF2CC"/>
          <w:lang w:val="uk-UA"/>
        </w:rPr>
        <w:t xml:space="preserve"> </w:t>
      </w:r>
      <w:r>
        <w:rPr>
          <w:color w:val="000000"/>
        </w:rPr>
        <w:t xml:space="preserve"> </w:t>
      </w:r>
    </w:p>
    <w:p w14:paraId="2F60B755" w14:textId="77777777" w:rsidR="002C4E02" w:rsidRDefault="002C4E02">
      <w:pPr>
        <w:jc w:val="both"/>
      </w:pPr>
    </w:p>
    <w:p w14:paraId="2C65FFF6" w14:textId="77777777" w:rsidR="002C4E02" w:rsidRDefault="00000000">
      <w:pPr>
        <w:pStyle w:val="Heading1"/>
        <w:spacing w:before="240" w:after="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Виконання роботи:</w:t>
      </w:r>
    </w:p>
    <w:p w14:paraId="6019502A" w14:textId="6E75D1DB" w:rsidR="002C4E02" w:rsidRDefault="00000000">
      <w:pPr>
        <w:pStyle w:val="Heading2"/>
        <w:spacing w:before="40" w:after="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 </w:t>
      </w:r>
      <w:r>
        <w:rPr>
          <w:rFonts w:ascii="Times New Roman" w:eastAsia="Times New Roman" w:hAnsi="Times New Roman" w:cs="Times New Roman"/>
          <w:b/>
          <w:bCs/>
          <w:sz w:val="26"/>
          <w:szCs w:val="26"/>
        </w:rPr>
        <w:tab/>
        <w:t>Опрацювання завдання та вимог</w:t>
      </w:r>
      <w:r w:rsidR="00BB61AE">
        <w:rPr>
          <w:rFonts w:ascii="Times New Roman" w:eastAsia="Times New Roman" w:hAnsi="Times New Roman" w:cs="Times New Roman"/>
          <w:b/>
          <w:bCs/>
          <w:sz w:val="26"/>
          <w:szCs w:val="26"/>
          <w:lang w:val="uk-UA"/>
        </w:rPr>
        <w:t xml:space="preserve"> до програм</w:t>
      </w:r>
      <w:r>
        <w:rPr>
          <w:rFonts w:ascii="Times New Roman" w:eastAsia="Times New Roman" w:hAnsi="Times New Roman" w:cs="Times New Roman"/>
          <w:b/>
          <w:bCs/>
          <w:sz w:val="26"/>
          <w:szCs w:val="26"/>
        </w:rPr>
        <w:t xml:space="preserve">: </w:t>
      </w:r>
    </w:p>
    <w:p w14:paraId="46254641" w14:textId="77777777" w:rsidR="002C4E02" w:rsidRDefault="002C4E02">
      <w:pPr>
        <w:jc w:val="both"/>
      </w:pPr>
    </w:p>
    <w:p w14:paraId="79F57FCF" w14:textId="2768B7D7" w:rsidR="00AD3F02" w:rsidRPr="00AD3F02" w:rsidRDefault="00AD3F02" w:rsidP="00AD3F02">
      <w:pPr>
        <w:rPr>
          <w:shd w:val="clear" w:color="auto" w:fill="FFF2CC"/>
          <w:lang w:val="uk-UA"/>
        </w:rPr>
      </w:pPr>
      <w:r w:rsidRPr="00AD3F02">
        <w:t>Завдання №1</w:t>
      </w:r>
      <w:r w:rsidRPr="00AD3F02">
        <w:rPr>
          <w:lang w:val="uk-UA"/>
        </w:rPr>
        <w:t xml:space="preserve"> </w:t>
      </w:r>
      <w:r w:rsidR="00496F51" w:rsidRPr="00496F51">
        <w:rPr>
          <w:color w:val="000000"/>
        </w:rPr>
        <w:t>Lab# programming: Lab 2</w:t>
      </w:r>
    </w:p>
    <w:p w14:paraId="5A352507" w14:textId="63DC38A3" w:rsidR="00AD3F02" w:rsidRPr="00AD3F02" w:rsidRDefault="00AD3F02" w:rsidP="00AD3F02">
      <w:pPr>
        <w:numPr>
          <w:ilvl w:val="0"/>
          <w:numId w:val="22"/>
        </w:numPr>
        <w:pBdr>
          <w:top w:val="nil"/>
          <w:left w:val="nil"/>
          <w:bottom w:val="nil"/>
          <w:right w:val="nil"/>
          <w:between w:val="nil"/>
        </w:pBdr>
        <w:rPr>
          <w:color w:val="000000"/>
        </w:rPr>
      </w:pPr>
      <w:r w:rsidRPr="001C150C">
        <w:rPr>
          <w:color w:val="000000"/>
        </w:rPr>
        <w:t>Варіант завдання</w:t>
      </w:r>
      <w:r w:rsidRPr="001C150C">
        <w:t>:</w:t>
      </w:r>
      <w:r w:rsidR="00D60231">
        <w:rPr>
          <w:color w:val="000000"/>
          <w:lang w:val="uk-UA"/>
        </w:rPr>
        <w:t xml:space="preserve"> </w:t>
      </w:r>
      <w:r w:rsidR="00604505">
        <w:rPr>
          <w:color w:val="000000"/>
          <w:lang w:val="uk-UA"/>
        </w:rPr>
        <w:t>23</w:t>
      </w:r>
    </w:p>
    <w:p w14:paraId="3E77B7A1" w14:textId="45775CCF" w:rsidR="00D60231" w:rsidRDefault="00AD3F02" w:rsidP="00EB1047">
      <w:pPr>
        <w:numPr>
          <w:ilvl w:val="0"/>
          <w:numId w:val="22"/>
        </w:numPr>
        <w:pBdr>
          <w:top w:val="nil"/>
          <w:left w:val="nil"/>
          <w:bottom w:val="nil"/>
          <w:right w:val="nil"/>
          <w:between w:val="nil"/>
        </w:pBdr>
        <w:rPr>
          <w:lang w:val="uk-UA"/>
        </w:rPr>
      </w:pPr>
      <w:r w:rsidRPr="00AD3F02">
        <w:rPr>
          <w:color w:val="000000"/>
        </w:rPr>
        <w:t>Деталі завдання</w:t>
      </w:r>
      <w:r w:rsidRPr="00AD3F02">
        <w:t>:</w:t>
      </w:r>
      <w:r w:rsidR="00D60231">
        <w:rPr>
          <w:lang w:val="uk-UA"/>
        </w:rPr>
        <w:t xml:space="preserve"> </w:t>
      </w:r>
      <w:r w:rsidR="003D5F79" w:rsidRPr="003D5F79">
        <w:rPr>
          <w:lang w:val="uk-UA"/>
        </w:rPr>
        <w:t>Використовуючи оператор циклу, знайти суму елементів, зазначених у</w:t>
      </w:r>
      <w:r w:rsidR="003D5F79">
        <w:rPr>
          <w:lang w:val="uk-UA"/>
        </w:rPr>
        <w:t xml:space="preserve"> </w:t>
      </w:r>
      <w:r w:rsidR="003D5F79" w:rsidRPr="003D5F79">
        <w:rPr>
          <w:lang w:val="uk-UA"/>
        </w:rPr>
        <w:t>конкретному варіанті. Результат надрукувати, надавши відповідний</w:t>
      </w:r>
      <w:r w:rsidR="003D5F79">
        <w:rPr>
          <w:lang w:val="uk-UA"/>
        </w:rPr>
        <w:t xml:space="preserve"> </w:t>
      </w:r>
      <w:r w:rsidR="003D5F79" w:rsidRPr="003D5F79">
        <w:rPr>
          <w:lang w:val="uk-UA"/>
        </w:rPr>
        <w:t>заголовком.</w:t>
      </w:r>
    </w:p>
    <w:p w14:paraId="4C4DFE33" w14:textId="77777777" w:rsidR="00EB1047" w:rsidRPr="00EB1047" w:rsidRDefault="00EB1047" w:rsidP="00EB1047">
      <w:pPr>
        <w:pBdr>
          <w:top w:val="nil"/>
          <w:left w:val="nil"/>
          <w:bottom w:val="nil"/>
          <w:right w:val="nil"/>
          <w:between w:val="nil"/>
        </w:pBdr>
        <w:ind w:left="720"/>
        <w:rPr>
          <w:lang w:val="uk-UA"/>
        </w:rPr>
      </w:pPr>
    </w:p>
    <w:p w14:paraId="4D463D92" w14:textId="4FFD80F1" w:rsidR="00AD3F02" w:rsidRPr="00496F51" w:rsidRDefault="00AD3F02" w:rsidP="00D60231">
      <w:pPr>
        <w:pBdr>
          <w:top w:val="nil"/>
          <w:left w:val="nil"/>
          <w:bottom w:val="nil"/>
          <w:right w:val="nil"/>
          <w:between w:val="nil"/>
        </w:pBdr>
        <w:rPr>
          <w:color w:val="000000"/>
          <w:lang w:val="uk-UA"/>
        </w:rPr>
      </w:pPr>
      <w:r w:rsidRPr="00AD3F02">
        <w:t>Завдання №2</w:t>
      </w:r>
      <w:r w:rsidRPr="00D60231">
        <w:rPr>
          <w:lang w:val="uk-UA"/>
        </w:rPr>
        <w:t xml:space="preserve"> </w:t>
      </w:r>
      <w:r w:rsidRPr="00D60231">
        <w:rPr>
          <w:color w:val="000000"/>
        </w:rPr>
        <w:t xml:space="preserve">Lab# programming: Lab </w:t>
      </w:r>
      <w:r w:rsidR="00496F51">
        <w:rPr>
          <w:color w:val="000000"/>
          <w:lang w:val="uk-UA"/>
        </w:rPr>
        <w:t>3</w:t>
      </w:r>
    </w:p>
    <w:p w14:paraId="1AB4E35B" w14:textId="72BDFFA5" w:rsidR="00AD3F02" w:rsidRPr="00AD3F02" w:rsidRDefault="00AD3F02" w:rsidP="00AD3F02">
      <w:pPr>
        <w:numPr>
          <w:ilvl w:val="0"/>
          <w:numId w:val="22"/>
        </w:numPr>
      </w:pPr>
      <w:r w:rsidRPr="00AD3F02">
        <w:t>Варіант завдання:</w:t>
      </w:r>
      <w:r w:rsidR="00230B2D">
        <w:t xml:space="preserve"> </w:t>
      </w:r>
      <w:r w:rsidR="00604505">
        <w:rPr>
          <w:lang w:val="uk-UA"/>
        </w:rPr>
        <w:t>12</w:t>
      </w:r>
    </w:p>
    <w:p w14:paraId="400AB04D" w14:textId="233F5019" w:rsidR="00AD3F02" w:rsidRPr="00230B2D" w:rsidRDefault="00AD3F02" w:rsidP="00230B2D">
      <w:pPr>
        <w:numPr>
          <w:ilvl w:val="0"/>
          <w:numId w:val="22"/>
        </w:numPr>
      </w:pPr>
      <w:r w:rsidRPr="00AD3F02">
        <w:t>Деталі завдання:</w:t>
      </w:r>
      <w:r w:rsidR="00230B2D">
        <w:rPr>
          <w:lang w:val="uk-UA"/>
        </w:rPr>
        <w:t xml:space="preserve"> </w:t>
      </w:r>
      <w:r w:rsidR="00604505" w:rsidRPr="00604505">
        <w:t>Необхідно розробити програму на мові C++, яка для x, що змінюється від 0,1 до 0,8 з кроком 0,07</w:t>
      </w:r>
      <w:r w:rsidR="00604505">
        <w:rPr>
          <w:lang w:val="uk-UA"/>
        </w:rPr>
        <w:t xml:space="preserve">, </w:t>
      </w:r>
      <w:r w:rsidR="00604505" w:rsidRPr="00604505">
        <w:t>обчислює функці</w:t>
      </w:r>
      <w:r w:rsidR="00604505">
        <w:rPr>
          <w:lang w:val="uk-UA"/>
        </w:rPr>
        <w:t xml:space="preserve">ю, </w:t>
      </w:r>
      <w:r w:rsidR="00604505" w:rsidRPr="00604505">
        <w:t>використовуючи її розклад у степеневий ряд у двох випадках: а) для заданого n = 35 (сума SN); б) для заданої точності ε = 0.0001 (сума SE). Для порівняння також обчислюється точне значення функції Y, а результати виводяться для кожного x у форматі «X=… SN=… SE=… Y=…» під заголовком «Обчислення функції».</w:t>
      </w:r>
    </w:p>
    <w:p w14:paraId="5DFEB432" w14:textId="77777777" w:rsidR="00230B2D" w:rsidRDefault="00230B2D" w:rsidP="00AD3F02">
      <w:pPr>
        <w:rPr>
          <w:lang w:val="uk-UA"/>
        </w:rPr>
      </w:pPr>
    </w:p>
    <w:p w14:paraId="774E53F5" w14:textId="37A40A34" w:rsidR="00AD3F02" w:rsidRPr="00AD3F02" w:rsidRDefault="00AD3F02" w:rsidP="00AD3F02">
      <w:pPr>
        <w:rPr>
          <w:shd w:val="clear" w:color="auto" w:fill="FFF2CC"/>
          <w:lang w:val="uk-UA"/>
        </w:rPr>
      </w:pPr>
      <w:r w:rsidRPr="00AD3F02">
        <w:t>Завдання №</w:t>
      </w:r>
      <w:r>
        <w:rPr>
          <w:lang w:val="uk-UA"/>
        </w:rPr>
        <w:t xml:space="preserve">3 </w:t>
      </w:r>
      <w:r w:rsidR="003A000D" w:rsidRPr="003A000D">
        <w:t>Practice# programming: Class Practice Task</w:t>
      </w:r>
    </w:p>
    <w:p w14:paraId="12F7D824" w14:textId="54BFA148" w:rsidR="00AD3F02" w:rsidRPr="00AD3F02" w:rsidRDefault="00AD3F02" w:rsidP="00AD3F02">
      <w:pPr>
        <w:numPr>
          <w:ilvl w:val="0"/>
          <w:numId w:val="22"/>
        </w:numPr>
      </w:pPr>
      <w:r w:rsidRPr="00AD3F02">
        <w:t>Варіант завдання</w:t>
      </w:r>
      <w:r w:rsidR="00321EE9">
        <w:rPr>
          <w:lang w:val="en-US"/>
        </w:rPr>
        <w:t xml:space="preserve">: </w:t>
      </w:r>
      <w:r w:rsidR="00604505">
        <w:rPr>
          <w:lang w:val="uk-UA"/>
        </w:rPr>
        <w:t>-</w:t>
      </w:r>
    </w:p>
    <w:p w14:paraId="492B9367" w14:textId="26F450CE" w:rsidR="00AD3F02" w:rsidRPr="00AD3F02" w:rsidRDefault="00AD3F02" w:rsidP="00604505">
      <w:pPr>
        <w:numPr>
          <w:ilvl w:val="0"/>
          <w:numId w:val="22"/>
        </w:numPr>
      </w:pPr>
      <w:r w:rsidRPr="00AD3F02">
        <w:t>Деталі завдання:</w:t>
      </w:r>
      <w:r w:rsidR="00321EE9">
        <w:rPr>
          <w:lang w:val="uk-UA"/>
        </w:rPr>
        <w:t xml:space="preserve"> </w:t>
      </w:r>
      <w:r w:rsidR="00287A5A" w:rsidRPr="00287A5A">
        <w:t>Необхідно розробити програму на мові C++ «Аналізатор місячного бюджету». Користувач вводить бюджет на місяць, кількість днів обліку N (не більше місяця) та витрати по днях у одновимірний масив, після чого працює з меню: 1 — витрати по днях, 2 — статистика (мінімум і максимум, сума, залишок або перевитрата, середні витрати за дні з покупками, день вичерпання бюджету), 3 — дні з перевищенням денного ліміту, 4 — три найдорожчі дні, 0 — вихід.</w:t>
      </w:r>
    </w:p>
    <w:p w14:paraId="76D0A675" w14:textId="77777777" w:rsidR="00496F51" w:rsidRDefault="00496F51" w:rsidP="00AD3F02">
      <w:pPr>
        <w:rPr>
          <w:lang w:val="uk-UA"/>
        </w:rPr>
      </w:pPr>
    </w:p>
    <w:p w14:paraId="6F9B4AF2" w14:textId="239C30DF" w:rsidR="00AD3F02" w:rsidRPr="00AD3F02" w:rsidRDefault="00AD3F02" w:rsidP="00AD3F02">
      <w:pPr>
        <w:rPr>
          <w:shd w:val="clear" w:color="auto" w:fill="FFF2CC"/>
          <w:lang w:val="uk-UA"/>
        </w:rPr>
      </w:pPr>
      <w:r w:rsidRPr="00AD3F02">
        <w:t>Завдання №</w:t>
      </w:r>
      <w:r>
        <w:rPr>
          <w:lang w:val="uk-UA"/>
        </w:rPr>
        <w:t>4</w:t>
      </w:r>
      <w:r w:rsidRPr="00AD3F02">
        <w:rPr>
          <w:lang w:val="uk-UA"/>
        </w:rPr>
        <w:t xml:space="preserve"> </w:t>
      </w:r>
      <w:r w:rsidR="003A000D" w:rsidRPr="003A000D">
        <w:rPr>
          <w:color w:val="000000"/>
        </w:rPr>
        <w:t>Practice# programming:  Self Practice Task</w:t>
      </w:r>
    </w:p>
    <w:p w14:paraId="5F0CB43A" w14:textId="6A3B8F45" w:rsidR="00D60231" w:rsidRDefault="00AD3F02" w:rsidP="00AD3F02">
      <w:pPr>
        <w:numPr>
          <w:ilvl w:val="0"/>
          <w:numId w:val="22"/>
        </w:numPr>
        <w:pBdr>
          <w:top w:val="nil"/>
          <w:left w:val="nil"/>
          <w:bottom w:val="nil"/>
          <w:right w:val="nil"/>
          <w:between w:val="nil"/>
        </w:pBdr>
        <w:rPr>
          <w:lang w:val="uk-UA"/>
        </w:rPr>
      </w:pPr>
      <w:r w:rsidRPr="003A000D">
        <w:rPr>
          <w:color w:val="000000"/>
        </w:rPr>
        <w:t>Деталі завдання</w:t>
      </w:r>
      <w:r w:rsidRPr="00AD3F02">
        <w:t>:</w:t>
      </w:r>
      <w:r w:rsidR="00470B56" w:rsidRPr="003A000D">
        <w:rPr>
          <w:lang w:val="uk-UA"/>
        </w:rPr>
        <w:t xml:space="preserve"> </w:t>
      </w:r>
      <w:r w:rsidR="003A000D">
        <w:rPr>
          <w:lang w:val="uk-UA"/>
        </w:rPr>
        <w:t>Виконати додаткові завдання для закріплення матеріалу</w:t>
      </w:r>
    </w:p>
    <w:p w14:paraId="77349FE3" w14:textId="77777777" w:rsidR="003A000D" w:rsidRPr="003A000D" w:rsidRDefault="003A000D" w:rsidP="003A000D">
      <w:pPr>
        <w:pBdr>
          <w:top w:val="nil"/>
          <w:left w:val="nil"/>
          <w:bottom w:val="nil"/>
          <w:right w:val="nil"/>
          <w:between w:val="nil"/>
        </w:pBdr>
        <w:ind w:left="720"/>
        <w:rPr>
          <w:lang w:val="uk-UA"/>
        </w:rPr>
      </w:pPr>
    </w:p>
    <w:p w14:paraId="0ED63F32" w14:textId="77777777" w:rsidR="002C4E02" w:rsidRPr="00293891" w:rsidRDefault="002C4E02">
      <w:pPr>
        <w:spacing w:after="200"/>
        <w:jc w:val="both"/>
        <w:rPr>
          <w:lang w:val="uk-UA"/>
        </w:rPr>
      </w:pPr>
    </w:p>
    <w:p w14:paraId="4C431C48" w14:textId="77777777" w:rsidR="002C4E02" w:rsidRDefault="00000000">
      <w:pPr>
        <w:pStyle w:val="Heading2"/>
        <w:spacing w:before="40" w:after="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2.</w:t>
      </w:r>
      <w:r>
        <w:rPr>
          <w:rFonts w:ascii="Times New Roman" w:eastAsia="Times New Roman" w:hAnsi="Times New Roman" w:cs="Times New Roman"/>
          <w:b/>
          <w:bCs/>
          <w:sz w:val="26"/>
          <w:szCs w:val="26"/>
        </w:rPr>
        <w:tab/>
        <w:t xml:space="preserve">Дизайн та планована оцінка часу виконання завдань: </w:t>
      </w:r>
    </w:p>
    <w:p w14:paraId="4727067D" w14:textId="195633E2" w:rsidR="002C4E02" w:rsidRDefault="00AD3F02" w:rsidP="00293891">
      <w:pPr>
        <w:rPr>
          <w:lang w:val="uk-UA"/>
        </w:rPr>
      </w:pPr>
      <w:r w:rsidRPr="00AD3F02">
        <w:t>Завдання №1</w:t>
      </w:r>
      <w:r w:rsidRPr="00AD3F02">
        <w:rPr>
          <w:lang w:val="uk-UA"/>
        </w:rPr>
        <w:t xml:space="preserve"> </w:t>
      </w:r>
      <w:r w:rsidRPr="00AD3F02">
        <w:rPr>
          <w:color w:val="000000"/>
        </w:rPr>
        <w:t xml:space="preserve">Lab# programming: Lab </w:t>
      </w:r>
      <w:r w:rsidR="003C50AB">
        <w:rPr>
          <w:color w:val="000000"/>
          <w:lang w:val="uk-UA"/>
        </w:rPr>
        <w:t xml:space="preserve">2 </w:t>
      </w:r>
      <w:r w:rsidR="00293891">
        <w:rPr>
          <w:b/>
          <w:bCs/>
          <w:lang w:val="uk-UA"/>
        </w:rPr>
        <w:t xml:space="preserve">– </w:t>
      </w:r>
      <w:r>
        <w:t xml:space="preserve">Блок-схема </w:t>
      </w:r>
    </w:p>
    <w:p w14:paraId="63002BB2" w14:textId="77777777" w:rsidR="00291B38" w:rsidRPr="00291B38" w:rsidRDefault="00291B38" w:rsidP="00293891">
      <w:pPr>
        <w:rPr>
          <w:lang w:val="uk-UA"/>
        </w:rPr>
      </w:pPr>
    </w:p>
    <w:p w14:paraId="4D9854DC" w14:textId="4DD08CB6" w:rsidR="00293891" w:rsidRPr="00291B38" w:rsidRDefault="00291B38" w:rsidP="00291B38">
      <w:pPr>
        <w:ind w:left="720"/>
        <w:jc w:val="center"/>
        <w:rPr>
          <w:lang w:val="uk-UA"/>
        </w:rPr>
      </w:pPr>
      <w:r>
        <w:rPr>
          <w:noProof/>
          <w:lang w:val="uk-UA"/>
        </w:rPr>
        <w:drawing>
          <wp:inline distT="0" distB="0" distL="0" distR="0" wp14:anchorId="7EF738DE" wp14:editId="54B2FCB4">
            <wp:extent cx="5733415" cy="4749800"/>
            <wp:effectExtent l="0" t="0" r="0" b="0"/>
            <wp:docPr id="40533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31125" name="Picture 40533112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3415" cy="4749800"/>
                    </a:xfrm>
                    <a:prstGeom prst="rect">
                      <a:avLst/>
                    </a:prstGeom>
                  </pic:spPr>
                </pic:pic>
              </a:graphicData>
            </a:graphic>
          </wp:inline>
        </w:drawing>
      </w:r>
    </w:p>
    <w:p w14:paraId="7BFEE422" w14:textId="77777777" w:rsidR="00293891" w:rsidRPr="004D1E02" w:rsidRDefault="00293891">
      <w:pPr>
        <w:ind w:left="720"/>
        <w:jc w:val="center"/>
        <w:rPr>
          <w:lang w:val="uk-UA"/>
        </w:rPr>
      </w:pPr>
    </w:p>
    <w:p w14:paraId="6F08574F" w14:textId="171DA548" w:rsidR="00293891" w:rsidRPr="00293891" w:rsidRDefault="00000000" w:rsidP="00293891">
      <w:pPr>
        <w:jc w:val="center"/>
        <w:rPr>
          <w:i/>
          <w:iCs/>
          <w:color w:val="3D85C6"/>
          <w:sz w:val="20"/>
          <w:szCs w:val="20"/>
          <w:lang w:val="uk-UA"/>
        </w:rPr>
      </w:pPr>
      <w:r>
        <w:rPr>
          <w:i/>
          <w:iCs/>
          <w:color w:val="3D85C6"/>
          <w:sz w:val="20"/>
          <w:szCs w:val="20"/>
        </w:rPr>
        <w:t>Рис 1. Блоксхема до</w:t>
      </w:r>
      <w:r w:rsidR="00293891">
        <w:rPr>
          <w:i/>
          <w:iCs/>
          <w:color w:val="3D85C6"/>
          <w:sz w:val="20"/>
          <w:szCs w:val="20"/>
          <w:lang w:val="uk-UA"/>
        </w:rPr>
        <w:t xml:space="preserve"> </w:t>
      </w:r>
      <w:r w:rsidR="00293891" w:rsidRPr="00293891">
        <w:rPr>
          <w:i/>
          <w:iCs/>
          <w:color w:val="3D85C6"/>
          <w:sz w:val="20"/>
          <w:szCs w:val="20"/>
        </w:rPr>
        <w:t xml:space="preserve">Lab </w:t>
      </w:r>
      <w:r w:rsidR="003C50AB">
        <w:rPr>
          <w:i/>
          <w:iCs/>
          <w:color w:val="3D85C6"/>
          <w:sz w:val="20"/>
          <w:szCs w:val="20"/>
          <w:lang w:val="uk-UA"/>
        </w:rPr>
        <w:t>2</w:t>
      </w:r>
    </w:p>
    <w:p w14:paraId="60DB461B" w14:textId="2E0A5CD9" w:rsidR="00812868" w:rsidRPr="00293891" w:rsidRDefault="00812868" w:rsidP="00293891">
      <w:pPr>
        <w:rPr>
          <w:color w:val="000000"/>
          <w:lang w:val="uk-UA"/>
        </w:rPr>
      </w:pPr>
    </w:p>
    <w:p w14:paraId="3ED5294A" w14:textId="77777777" w:rsidR="002C4E02" w:rsidRDefault="002C4E02">
      <w:pPr>
        <w:ind w:left="720"/>
        <w:jc w:val="both"/>
      </w:pPr>
    </w:p>
    <w:p w14:paraId="3BACAEF2" w14:textId="032575F0" w:rsidR="002C4E02" w:rsidRPr="00EB1047" w:rsidRDefault="00000000" w:rsidP="00676A83">
      <w:pPr>
        <w:numPr>
          <w:ilvl w:val="0"/>
          <w:numId w:val="13"/>
        </w:numPr>
        <w:jc w:val="both"/>
      </w:pPr>
      <w:r>
        <w:t xml:space="preserve">Планований час на реалізацію: </w:t>
      </w:r>
      <w:r w:rsidR="00EB1047">
        <w:rPr>
          <w:lang w:val="uk-UA"/>
        </w:rPr>
        <w:t>40</w:t>
      </w:r>
      <w:r w:rsidR="00EC1F15">
        <w:rPr>
          <w:lang w:val="en-US"/>
        </w:rPr>
        <w:t xml:space="preserve"> </w:t>
      </w:r>
      <w:r>
        <w:t>хв</w:t>
      </w:r>
      <w:proofErr w:type="spellStart"/>
      <w:r w:rsidR="00EB1047">
        <w:rPr>
          <w:lang w:val="uk-UA"/>
        </w:rPr>
        <w:t>илин</w:t>
      </w:r>
      <w:proofErr w:type="spellEnd"/>
    </w:p>
    <w:p w14:paraId="5F2D536D" w14:textId="5A89B53F" w:rsidR="00EB1047" w:rsidRPr="00D60231" w:rsidRDefault="00EB1047" w:rsidP="00EB1047">
      <w:pPr>
        <w:numPr>
          <w:ilvl w:val="0"/>
          <w:numId w:val="13"/>
        </w:numPr>
        <w:pBdr>
          <w:top w:val="nil"/>
          <w:left w:val="nil"/>
          <w:bottom w:val="nil"/>
          <w:right w:val="nil"/>
          <w:between w:val="nil"/>
        </w:pBdr>
        <w:rPr>
          <w:color w:val="000000"/>
        </w:rPr>
      </w:pPr>
      <w:r w:rsidRPr="00AD3F02">
        <w:rPr>
          <w:color w:val="000000"/>
        </w:rPr>
        <w:t xml:space="preserve">Важливі деталі для врахування в імплементації програми: </w:t>
      </w:r>
      <w:r w:rsidRPr="00604505">
        <w:rPr>
          <w:color w:val="000000"/>
        </w:rPr>
        <w:t xml:space="preserve">Для введення й виведення даних використовуються cin та cout. Суму десяти членів ряду </w:t>
      </w:r>
      <w:r w:rsidR="00AB7EA6">
        <w:rPr>
          <w:color w:val="000000"/>
          <w:lang w:val="uk-UA"/>
        </w:rPr>
        <w:t xml:space="preserve">обчислює </w:t>
      </w:r>
      <w:r w:rsidRPr="00604505">
        <w:rPr>
          <w:color w:val="000000"/>
        </w:rPr>
        <w:t xml:space="preserve">цикл for із параметром n від 1 до 10, у тілі якого поточний член додається до накопичувача суми. Факторіал обчислюється окремою функцією, а піднесення до степеня реалізується функціями pow() і sqrt() з бібліотеки cmath. Змінні для факторіала, члена ряду й суми мають тип double, щоб уникнути переповнення та втрати дробової частини. </w:t>
      </w:r>
      <w:r>
        <w:rPr>
          <w:color w:val="000000"/>
          <w:lang w:val="uk-UA"/>
        </w:rPr>
        <w:t>Результат</w:t>
      </w:r>
      <w:r w:rsidRPr="00604505">
        <w:rPr>
          <w:color w:val="000000"/>
        </w:rPr>
        <w:t xml:space="preserve"> виводиться з відповідним заголовком.</w:t>
      </w:r>
    </w:p>
    <w:p w14:paraId="7E2150FF" w14:textId="6A61DC4A" w:rsidR="00EB1047" w:rsidRPr="00EB1047" w:rsidRDefault="00EB1047" w:rsidP="00EB1047">
      <w:pPr>
        <w:ind w:left="720"/>
        <w:jc w:val="both"/>
      </w:pPr>
    </w:p>
    <w:p w14:paraId="5872F68C" w14:textId="77777777" w:rsidR="00EB1047" w:rsidRDefault="00EB1047" w:rsidP="00EB1047">
      <w:pPr>
        <w:jc w:val="both"/>
        <w:rPr>
          <w:lang w:val="uk-UA"/>
        </w:rPr>
      </w:pPr>
    </w:p>
    <w:p w14:paraId="7659C4A9" w14:textId="77777777" w:rsidR="00EB1047" w:rsidRPr="00496F51" w:rsidRDefault="00EB1047" w:rsidP="00EB1047">
      <w:pPr>
        <w:pBdr>
          <w:top w:val="nil"/>
          <w:left w:val="nil"/>
          <w:bottom w:val="nil"/>
          <w:right w:val="nil"/>
          <w:between w:val="nil"/>
        </w:pBdr>
        <w:rPr>
          <w:color w:val="000000"/>
          <w:lang w:val="uk-UA"/>
        </w:rPr>
      </w:pPr>
      <w:r w:rsidRPr="00AD3F02">
        <w:t>Завдання №2</w:t>
      </w:r>
      <w:r w:rsidRPr="00D60231">
        <w:rPr>
          <w:lang w:val="uk-UA"/>
        </w:rPr>
        <w:t xml:space="preserve"> </w:t>
      </w:r>
      <w:r w:rsidRPr="00D60231">
        <w:rPr>
          <w:color w:val="000000"/>
        </w:rPr>
        <w:t xml:space="preserve">Lab# programming: Lab </w:t>
      </w:r>
      <w:r>
        <w:rPr>
          <w:color w:val="000000"/>
          <w:lang w:val="uk-UA"/>
        </w:rPr>
        <w:t>3</w:t>
      </w:r>
    </w:p>
    <w:p w14:paraId="2C47AF13" w14:textId="77777777" w:rsidR="00EB1047" w:rsidRDefault="00EB1047" w:rsidP="00EB1047">
      <w:pPr>
        <w:ind w:left="720"/>
        <w:jc w:val="both"/>
      </w:pPr>
    </w:p>
    <w:p w14:paraId="551427FE" w14:textId="0759167A" w:rsidR="00EB1047" w:rsidRPr="00EB1047" w:rsidRDefault="00EB1047" w:rsidP="00EB1047">
      <w:pPr>
        <w:numPr>
          <w:ilvl w:val="0"/>
          <w:numId w:val="13"/>
        </w:numPr>
        <w:jc w:val="both"/>
      </w:pPr>
      <w:r>
        <w:t xml:space="preserve">Планований час на реалізацію: </w:t>
      </w:r>
      <w:r>
        <w:rPr>
          <w:lang w:val="uk-UA"/>
        </w:rPr>
        <w:t>1 година</w:t>
      </w:r>
    </w:p>
    <w:p w14:paraId="016369DB" w14:textId="04565A6E" w:rsidR="00EB1047" w:rsidRPr="00EB1047" w:rsidRDefault="00EB1047" w:rsidP="00EB1047">
      <w:pPr>
        <w:numPr>
          <w:ilvl w:val="0"/>
          <w:numId w:val="13"/>
        </w:numPr>
      </w:pPr>
      <w:r w:rsidRPr="00AD3F02">
        <w:t>Важливі деталі для врахування в імплементації програми:</w:t>
      </w:r>
      <w:r>
        <w:rPr>
          <w:lang w:val="uk-UA"/>
        </w:rPr>
        <w:t xml:space="preserve"> </w:t>
      </w:r>
      <w:r w:rsidRPr="00604505">
        <w:t>Зовнішній цикл for змінює x від 0,1 до 0,8 з кроком</w:t>
      </w:r>
      <w:r>
        <w:rPr>
          <w:lang w:val="uk-UA"/>
        </w:rPr>
        <w:t xml:space="preserve"> 0,</w:t>
      </w:r>
      <w:r w:rsidR="00AB7EA6">
        <w:rPr>
          <w:lang w:val="uk-UA"/>
        </w:rPr>
        <w:t>0</w:t>
      </w:r>
      <w:r>
        <w:rPr>
          <w:lang w:val="uk-UA"/>
        </w:rPr>
        <w:t>7</w:t>
      </w:r>
      <w:r w:rsidRPr="00604505">
        <w:t xml:space="preserve">, а два внутрішні цикли при фіксованому x </w:t>
      </w:r>
      <w:r w:rsidRPr="00604505">
        <w:lastRenderedPageBreak/>
        <w:t>обчислюють SN та SE</w:t>
      </w:r>
      <w:r>
        <w:rPr>
          <w:lang w:val="uk-UA"/>
        </w:rPr>
        <w:t xml:space="preserve">. </w:t>
      </w:r>
      <w:r w:rsidRPr="00604505">
        <w:t>Змінні мають тип double, а суму й n перед кожним внутрішнім циклом потрібно обнуляти.</w:t>
      </w:r>
      <w:r>
        <w:rPr>
          <w:lang w:val="uk-UA"/>
        </w:rPr>
        <w:t xml:space="preserve"> Р</w:t>
      </w:r>
      <w:r w:rsidRPr="00604505">
        <w:t>езультати виводяться у форматі «X=… SN=… SE=… Y=…».</w:t>
      </w:r>
    </w:p>
    <w:p w14:paraId="5B76C469" w14:textId="77777777" w:rsidR="00EB1047" w:rsidRPr="00382092" w:rsidRDefault="00EB1047" w:rsidP="00EB1047">
      <w:pPr>
        <w:jc w:val="both"/>
      </w:pPr>
    </w:p>
    <w:p w14:paraId="66439CF7" w14:textId="77777777" w:rsidR="00382092" w:rsidRDefault="00382092" w:rsidP="00382092">
      <w:pPr>
        <w:jc w:val="both"/>
        <w:rPr>
          <w:lang w:val="uk-UA"/>
        </w:rPr>
      </w:pPr>
    </w:p>
    <w:p w14:paraId="1AFD08A4" w14:textId="5A704C2B" w:rsidR="00382092" w:rsidRDefault="00382092" w:rsidP="00382092">
      <w:pPr>
        <w:rPr>
          <w:color w:val="000000"/>
          <w:lang w:val="uk-UA"/>
        </w:rPr>
      </w:pPr>
      <w:r w:rsidRPr="00AD3F02">
        <w:t>Завдання №</w:t>
      </w:r>
      <w:r w:rsidR="003C50AB">
        <w:rPr>
          <w:lang w:val="uk-UA"/>
        </w:rPr>
        <w:t>3</w:t>
      </w:r>
      <w:r w:rsidRPr="00AD3F02">
        <w:rPr>
          <w:lang w:val="uk-UA"/>
        </w:rPr>
        <w:t xml:space="preserve"> </w:t>
      </w:r>
      <w:r w:rsidRPr="00AD3F02">
        <w:rPr>
          <w:color w:val="000000"/>
        </w:rPr>
        <w:t>Practice# programming: Class Practice Task</w:t>
      </w:r>
      <w:r>
        <w:rPr>
          <w:color w:val="000000"/>
        </w:rPr>
        <w:t xml:space="preserve"> – </w:t>
      </w:r>
    </w:p>
    <w:p w14:paraId="3BFD4716" w14:textId="77777777" w:rsidR="00382092" w:rsidRDefault="00382092" w:rsidP="00382092">
      <w:pPr>
        <w:rPr>
          <w:color w:val="000000"/>
          <w:lang w:val="uk-UA"/>
        </w:rPr>
      </w:pPr>
    </w:p>
    <w:p w14:paraId="36DEC374" w14:textId="2126F9AB" w:rsidR="00382092" w:rsidRDefault="00382092" w:rsidP="00382092">
      <w:pPr>
        <w:jc w:val="both"/>
        <w:rPr>
          <w:lang w:val="uk-UA"/>
        </w:rPr>
      </w:pPr>
    </w:p>
    <w:p w14:paraId="624F1566" w14:textId="78F2C429" w:rsidR="00382092" w:rsidRDefault="00382092" w:rsidP="00382092">
      <w:pPr>
        <w:jc w:val="both"/>
        <w:rPr>
          <w:lang w:val="uk-UA"/>
        </w:rPr>
      </w:pPr>
    </w:p>
    <w:p w14:paraId="20D93E17" w14:textId="4222E9F4" w:rsidR="00382092" w:rsidRDefault="00382092" w:rsidP="00382092">
      <w:pPr>
        <w:jc w:val="both"/>
        <w:rPr>
          <w:lang w:val="uk-UA"/>
        </w:rPr>
      </w:pPr>
    </w:p>
    <w:p w14:paraId="30B6D457" w14:textId="0C4CB8D6" w:rsidR="00382092" w:rsidRDefault="00CF10B0" w:rsidP="00CF10B0">
      <w:pPr>
        <w:jc w:val="center"/>
        <w:rPr>
          <w:lang w:val="uk-UA"/>
        </w:rPr>
      </w:pPr>
      <w:r>
        <w:rPr>
          <w:noProof/>
          <w:lang w:val="uk-UA"/>
        </w:rPr>
        <w:lastRenderedPageBreak/>
        <w:drawing>
          <wp:inline distT="0" distB="0" distL="0" distR="0" wp14:anchorId="3549C397" wp14:editId="4EC0CFC9">
            <wp:extent cx="3580130" cy="8860790"/>
            <wp:effectExtent l="0" t="0" r="1270" b="3810"/>
            <wp:docPr id="11012227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22730" name="Picture 1101222730"/>
                    <pic:cNvPicPr/>
                  </pic:nvPicPr>
                  <pic:blipFill>
                    <a:blip r:embed="rId26">
                      <a:extLst>
                        <a:ext uri="{28A0092B-C50C-407E-A947-70E740481C1C}">
                          <a14:useLocalDpi xmlns:a14="http://schemas.microsoft.com/office/drawing/2010/main" val="0"/>
                        </a:ext>
                      </a:extLst>
                    </a:blip>
                    <a:stretch>
                      <a:fillRect/>
                    </a:stretch>
                  </pic:blipFill>
                  <pic:spPr>
                    <a:xfrm>
                      <a:off x="0" y="0"/>
                      <a:ext cx="3580130" cy="8860790"/>
                    </a:xfrm>
                    <a:prstGeom prst="rect">
                      <a:avLst/>
                    </a:prstGeom>
                  </pic:spPr>
                </pic:pic>
              </a:graphicData>
            </a:graphic>
          </wp:inline>
        </w:drawing>
      </w:r>
      <w:r>
        <w:rPr>
          <w:noProof/>
          <w:lang w:val="uk-UA"/>
        </w:rPr>
        <w:lastRenderedPageBreak/>
        <w:drawing>
          <wp:inline distT="0" distB="0" distL="0" distR="0" wp14:anchorId="765B9892" wp14:editId="056D088B">
            <wp:extent cx="4993640" cy="8860790"/>
            <wp:effectExtent l="0" t="0" r="0" b="3810"/>
            <wp:docPr id="17402750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75076" name="Picture 1740275076"/>
                    <pic:cNvPicPr/>
                  </pic:nvPicPr>
                  <pic:blipFill>
                    <a:blip r:embed="rId27">
                      <a:extLst>
                        <a:ext uri="{28A0092B-C50C-407E-A947-70E740481C1C}">
                          <a14:useLocalDpi xmlns:a14="http://schemas.microsoft.com/office/drawing/2010/main" val="0"/>
                        </a:ext>
                      </a:extLst>
                    </a:blip>
                    <a:stretch>
                      <a:fillRect/>
                    </a:stretch>
                  </pic:blipFill>
                  <pic:spPr>
                    <a:xfrm>
                      <a:off x="0" y="0"/>
                      <a:ext cx="4993640" cy="8860790"/>
                    </a:xfrm>
                    <a:prstGeom prst="rect">
                      <a:avLst/>
                    </a:prstGeom>
                  </pic:spPr>
                </pic:pic>
              </a:graphicData>
            </a:graphic>
          </wp:inline>
        </w:drawing>
      </w:r>
    </w:p>
    <w:p w14:paraId="7BB43B1F" w14:textId="466C3460" w:rsidR="00382092" w:rsidRDefault="00CF10B0" w:rsidP="00382092">
      <w:pPr>
        <w:jc w:val="both"/>
        <w:rPr>
          <w:lang w:val="uk-UA"/>
        </w:rPr>
      </w:pPr>
      <w:r>
        <w:rPr>
          <w:noProof/>
          <w:lang w:val="uk-UA"/>
        </w:rPr>
        <w:lastRenderedPageBreak/>
        <w:drawing>
          <wp:inline distT="0" distB="0" distL="0" distR="0" wp14:anchorId="402219F9" wp14:editId="108E544B">
            <wp:extent cx="5733415" cy="6495415"/>
            <wp:effectExtent l="0" t="0" r="0" b="0"/>
            <wp:docPr id="12031011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01166" name="Picture 120310116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3415" cy="6495415"/>
                    </a:xfrm>
                    <a:prstGeom prst="rect">
                      <a:avLst/>
                    </a:prstGeom>
                  </pic:spPr>
                </pic:pic>
              </a:graphicData>
            </a:graphic>
          </wp:inline>
        </w:drawing>
      </w:r>
    </w:p>
    <w:p w14:paraId="1BCC5D32" w14:textId="42857F12" w:rsidR="00BD54CB" w:rsidRDefault="00CF10B0" w:rsidP="00382092">
      <w:pPr>
        <w:jc w:val="center"/>
        <w:rPr>
          <w:i/>
          <w:iCs/>
          <w:color w:val="3D85C6"/>
          <w:sz w:val="20"/>
          <w:szCs w:val="20"/>
          <w:lang w:val="uk-UA"/>
        </w:rPr>
      </w:pPr>
      <w:r>
        <w:rPr>
          <w:i/>
          <w:iCs/>
          <w:noProof/>
          <w:color w:val="3D85C6"/>
          <w:sz w:val="20"/>
          <w:szCs w:val="20"/>
        </w:rPr>
        <w:lastRenderedPageBreak/>
        <w:drawing>
          <wp:inline distT="0" distB="0" distL="0" distR="0" wp14:anchorId="1668BC1E" wp14:editId="0FB792FB">
            <wp:extent cx="5733415" cy="3239135"/>
            <wp:effectExtent l="0" t="0" r="0" b="0"/>
            <wp:docPr id="16913896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89680" name="Picture 169138968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3415" cy="3239135"/>
                    </a:xfrm>
                    <a:prstGeom prst="rect">
                      <a:avLst/>
                    </a:prstGeom>
                  </pic:spPr>
                </pic:pic>
              </a:graphicData>
            </a:graphic>
          </wp:inline>
        </w:drawing>
      </w:r>
    </w:p>
    <w:p w14:paraId="56A046AC" w14:textId="77777777" w:rsidR="00C01AF9" w:rsidRDefault="00C01AF9" w:rsidP="00382092">
      <w:pPr>
        <w:jc w:val="center"/>
        <w:rPr>
          <w:i/>
          <w:iCs/>
          <w:color w:val="3D85C6"/>
          <w:sz w:val="20"/>
          <w:szCs w:val="20"/>
          <w:lang w:val="uk-UA"/>
        </w:rPr>
      </w:pPr>
    </w:p>
    <w:p w14:paraId="65E7FBE6" w14:textId="605C8D59" w:rsidR="00CF10B0" w:rsidRDefault="00C01AF9" w:rsidP="00382092">
      <w:pPr>
        <w:jc w:val="center"/>
        <w:rPr>
          <w:i/>
          <w:iCs/>
          <w:color w:val="3D85C6"/>
          <w:sz w:val="20"/>
          <w:szCs w:val="20"/>
          <w:lang w:val="uk-UA"/>
        </w:rPr>
      </w:pPr>
      <w:r>
        <w:rPr>
          <w:i/>
          <w:iCs/>
          <w:noProof/>
          <w:color w:val="3D85C6"/>
          <w:sz w:val="20"/>
          <w:szCs w:val="20"/>
          <w:lang w:val="uk-UA"/>
        </w:rPr>
        <w:lastRenderedPageBreak/>
        <w:drawing>
          <wp:inline distT="0" distB="0" distL="0" distR="0" wp14:anchorId="36C93F38" wp14:editId="7D0A8A72">
            <wp:extent cx="5733415" cy="3817620"/>
            <wp:effectExtent l="0" t="0" r="0" b="5080"/>
            <wp:docPr id="14115632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63268" name="Picture 141156326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3415" cy="3817620"/>
                    </a:xfrm>
                    <a:prstGeom prst="rect">
                      <a:avLst/>
                    </a:prstGeom>
                  </pic:spPr>
                </pic:pic>
              </a:graphicData>
            </a:graphic>
          </wp:inline>
        </w:drawing>
      </w:r>
      <w:r>
        <w:rPr>
          <w:i/>
          <w:iCs/>
          <w:noProof/>
          <w:color w:val="3D85C6"/>
          <w:sz w:val="20"/>
          <w:szCs w:val="20"/>
          <w:lang w:val="uk-UA"/>
        </w:rPr>
        <w:lastRenderedPageBreak/>
        <w:drawing>
          <wp:inline distT="0" distB="0" distL="0" distR="0" wp14:anchorId="7AFA7B04" wp14:editId="3B64284A">
            <wp:extent cx="5733415" cy="6757035"/>
            <wp:effectExtent l="0" t="0" r="0" b="0"/>
            <wp:docPr id="3633139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13988" name="Picture 363313988"/>
                    <pic:cNvPicPr/>
                  </pic:nvPicPr>
                  <pic:blipFill>
                    <a:blip r:embed="rId31">
                      <a:extLst>
                        <a:ext uri="{28A0092B-C50C-407E-A947-70E740481C1C}">
                          <a14:useLocalDpi xmlns:a14="http://schemas.microsoft.com/office/drawing/2010/main" val="0"/>
                        </a:ext>
                      </a:extLst>
                    </a:blip>
                    <a:stretch>
                      <a:fillRect/>
                    </a:stretch>
                  </pic:blipFill>
                  <pic:spPr>
                    <a:xfrm>
                      <a:off x="0" y="0"/>
                      <a:ext cx="5733415" cy="6757035"/>
                    </a:xfrm>
                    <a:prstGeom prst="rect">
                      <a:avLst/>
                    </a:prstGeom>
                  </pic:spPr>
                </pic:pic>
              </a:graphicData>
            </a:graphic>
          </wp:inline>
        </w:drawing>
      </w:r>
      <w:r>
        <w:rPr>
          <w:i/>
          <w:iCs/>
          <w:noProof/>
          <w:color w:val="3D85C6"/>
          <w:sz w:val="20"/>
          <w:szCs w:val="20"/>
          <w:lang w:val="uk-UA"/>
        </w:rPr>
        <w:lastRenderedPageBreak/>
        <w:drawing>
          <wp:inline distT="0" distB="0" distL="0" distR="0" wp14:anchorId="4D5E1D4D" wp14:editId="6EC05ED9">
            <wp:extent cx="5650865" cy="8860790"/>
            <wp:effectExtent l="0" t="0" r="635" b="3810"/>
            <wp:docPr id="7791046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04670" name="Picture 779104670"/>
                    <pic:cNvPicPr/>
                  </pic:nvPicPr>
                  <pic:blipFill>
                    <a:blip r:embed="rId32">
                      <a:extLst>
                        <a:ext uri="{28A0092B-C50C-407E-A947-70E740481C1C}">
                          <a14:useLocalDpi xmlns:a14="http://schemas.microsoft.com/office/drawing/2010/main" val="0"/>
                        </a:ext>
                      </a:extLst>
                    </a:blip>
                    <a:stretch>
                      <a:fillRect/>
                    </a:stretch>
                  </pic:blipFill>
                  <pic:spPr>
                    <a:xfrm>
                      <a:off x="0" y="0"/>
                      <a:ext cx="5650865" cy="8860790"/>
                    </a:xfrm>
                    <a:prstGeom prst="rect">
                      <a:avLst/>
                    </a:prstGeom>
                  </pic:spPr>
                </pic:pic>
              </a:graphicData>
            </a:graphic>
          </wp:inline>
        </w:drawing>
      </w:r>
      <w:r>
        <w:rPr>
          <w:i/>
          <w:iCs/>
          <w:noProof/>
          <w:color w:val="3D85C6"/>
          <w:sz w:val="20"/>
          <w:szCs w:val="20"/>
          <w:lang w:val="uk-UA"/>
        </w:rPr>
        <w:lastRenderedPageBreak/>
        <w:drawing>
          <wp:inline distT="0" distB="0" distL="0" distR="0" wp14:anchorId="3A5D06A5" wp14:editId="124BB279">
            <wp:extent cx="5733415" cy="5191125"/>
            <wp:effectExtent l="0" t="0" r="0" b="3175"/>
            <wp:docPr id="16127844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84422" name="Picture 161278442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3415" cy="5191125"/>
                    </a:xfrm>
                    <a:prstGeom prst="rect">
                      <a:avLst/>
                    </a:prstGeom>
                  </pic:spPr>
                </pic:pic>
              </a:graphicData>
            </a:graphic>
          </wp:inline>
        </w:drawing>
      </w:r>
      <w:r>
        <w:rPr>
          <w:i/>
          <w:iCs/>
          <w:noProof/>
          <w:color w:val="3D85C6"/>
          <w:sz w:val="20"/>
          <w:szCs w:val="20"/>
          <w:lang w:val="uk-UA"/>
        </w:rPr>
        <w:lastRenderedPageBreak/>
        <w:drawing>
          <wp:inline distT="0" distB="0" distL="0" distR="0" wp14:anchorId="0E14081A" wp14:editId="053DDF37">
            <wp:extent cx="5733415" cy="7851775"/>
            <wp:effectExtent l="0" t="0" r="0" b="0"/>
            <wp:docPr id="19810252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25202" name="Picture 1981025202"/>
                    <pic:cNvPicPr/>
                  </pic:nvPicPr>
                  <pic:blipFill>
                    <a:blip r:embed="rId34">
                      <a:extLst>
                        <a:ext uri="{28A0092B-C50C-407E-A947-70E740481C1C}">
                          <a14:useLocalDpi xmlns:a14="http://schemas.microsoft.com/office/drawing/2010/main" val="0"/>
                        </a:ext>
                      </a:extLst>
                    </a:blip>
                    <a:stretch>
                      <a:fillRect/>
                    </a:stretch>
                  </pic:blipFill>
                  <pic:spPr>
                    <a:xfrm>
                      <a:off x="0" y="0"/>
                      <a:ext cx="5733415" cy="7851775"/>
                    </a:xfrm>
                    <a:prstGeom prst="rect">
                      <a:avLst/>
                    </a:prstGeom>
                  </pic:spPr>
                </pic:pic>
              </a:graphicData>
            </a:graphic>
          </wp:inline>
        </w:drawing>
      </w:r>
      <w:r>
        <w:rPr>
          <w:i/>
          <w:iCs/>
          <w:noProof/>
          <w:color w:val="3D85C6"/>
          <w:sz w:val="20"/>
          <w:szCs w:val="20"/>
          <w:lang w:val="uk-UA"/>
        </w:rPr>
        <w:lastRenderedPageBreak/>
        <w:drawing>
          <wp:inline distT="0" distB="0" distL="0" distR="0" wp14:anchorId="103A95AD" wp14:editId="229A3E10">
            <wp:extent cx="5733415" cy="6016625"/>
            <wp:effectExtent l="0" t="0" r="0" b="3175"/>
            <wp:docPr id="4515801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80147" name="Picture 45158014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3415" cy="6016625"/>
                    </a:xfrm>
                    <a:prstGeom prst="rect">
                      <a:avLst/>
                    </a:prstGeom>
                  </pic:spPr>
                </pic:pic>
              </a:graphicData>
            </a:graphic>
          </wp:inline>
        </w:drawing>
      </w:r>
    </w:p>
    <w:p w14:paraId="107D8F8C" w14:textId="0890B886" w:rsidR="00C01AF9" w:rsidRDefault="00C01AF9" w:rsidP="00382092">
      <w:pPr>
        <w:jc w:val="center"/>
        <w:rPr>
          <w:i/>
          <w:iCs/>
          <w:color w:val="3D85C6"/>
          <w:sz w:val="20"/>
          <w:szCs w:val="20"/>
          <w:lang w:val="uk-UA"/>
        </w:rPr>
      </w:pPr>
      <w:r>
        <w:rPr>
          <w:i/>
          <w:iCs/>
          <w:noProof/>
          <w:color w:val="3D85C6"/>
          <w:sz w:val="20"/>
          <w:szCs w:val="20"/>
          <w:lang w:val="uk-UA"/>
        </w:rPr>
        <w:lastRenderedPageBreak/>
        <w:drawing>
          <wp:inline distT="0" distB="0" distL="0" distR="0" wp14:anchorId="3303A853" wp14:editId="2E5D421C">
            <wp:extent cx="3512820" cy="8860790"/>
            <wp:effectExtent l="0" t="0" r="5080" b="3810"/>
            <wp:docPr id="20847004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00425" name="Picture 2084700425"/>
                    <pic:cNvPicPr/>
                  </pic:nvPicPr>
                  <pic:blipFill>
                    <a:blip r:embed="rId36">
                      <a:extLst>
                        <a:ext uri="{28A0092B-C50C-407E-A947-70E740481C1C}">
                          <a14:useLocalDpi xmlns:a14="http://schemas.microsoft.com/office/drawing/2010/main" val="0"/>
                        </a:ext>
                      </a:extLst>
                    </a:blip>
                    <a:stretch>
                      <a:fillRect/>
                    </a:stretch>
                  </pic:blipFill>
                  <pic:spPr>
                    <a:xfrm>
                      <a:off x="0" y="0"/>
                      <a:ext cx="3512820" cy="8860790"/>
                    </a:xfrm>
                    <a:prstGeom prst="rect">
                      <a:avLst/>
                    </a:prstGeom>
                  </pic:spPr>
                </pic:pic>
              </a:graphicData>
            </a:graphic>
          </wp:inline>
        </w:drawing>
      </w:r>
    </w:p>
    <w:p w14:paraId="38442EDC" w14:textId="736DEDDF" w:rsidR="00C01AF9" w:rsidRDefault="00C01AF9" w:rsidP="00C01AF9">
      <w:pPr>
        <w:jc w:val="center"/>
        <w:rPr>
          <w:i/>
          <w:iCs/>
          <w:color w:val="3D85C6"/>
          <w:sz w:val="20"/>
          <w:szCs w:val="20"/>
          <w:lang w:val="uk-UA"/>
        </w:rPr>
      </w:pPr>
      <w:r>
        <w:rPr>
          <w:i/>
          <w:iCs/>
          <w:noProof/>
          <w:color w:val="3D85C6"/>
          <w:sz w:val="20"/>
          <w:szCs w:val="20"/>
          <w:lang w:val="uk-UA"/>
        </w:rPr>
        <w:lastRenderedPageBreak/>
        <w:drawing>
          <wp:inline distT="0" distB="0" distL="0" distR="0" wp14:anchorId="0E4D5D36" wp14:editId="239A59A6">
            <wp:extent cx="5733415" cy="6568440"/>
            <wp:effectExtent l="0" t="0" r="0" b="0"/>
            <wp:docPr id="15873176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17613" name="Picture 1587317613"/>
                    <pic:cNvPicPr/>
                  </pic:nvPicPr>
                  <pic:blipFill>
                    <a:blip r:embed="rId37">
                      <a:extLst>
                        <a:ext uri="{28A0092B-C50C-407E-A947-70E740481C1C}">
                          <a14:useLocalDpi xmlns:a14="http://schemas.microsoft.com/office/drawing/2010/main" val="0"/>
                        </a:ext>
                      </a:extLst>
                    </a:blip>
                    <a:stretch>
                      <a:fillRect/>
                    </a:stretch>
                  </pic:blipFill>
                  <pic:spPr>
                    <a:xfrm>
                      <a:off x="0" y="0"/>
                      <a:ext cx="5733415" cy="6568440"/>
                    </a:xfrm>
                    <a:prstGeom prst="rect">
                      <a:avLst/>
                    </a:prstGeom>
                  </pic:spPr>
                </pic:pic>
              </a:graphicData>
            </a:graphic>
          </wp:inline>
        </w:drawing>
      </w:r>
    </w:p>
    <w:p w14:paraId="6A8F4F6C" w14:textId="77777777" w:rsidR="00C01AF9" w:rsidRPr="00CF10B0" w:rsidRDefault="00C01AF9" w:rsidP="00382092">
      <w:pPr>
        <w:jc w:val="center"/>
        <w:rPr>
          <w:i/>
          <w:iCs/>
          <w:color w:val="3D85C6"/>
          <w:sz w:val="20"/>
          <w:szCs w:val="20"/>
          <w:lang w:val="uk-UA"/>
        </w:rPr>
      </w:pPr>
    </w:p>
    <w:p w14:paraId="370873CD" w14:textId="6BEF0AC9" w:rsidR="00382092" w:rsidRPr="00382092" w:rsidRDefault="00382092" w:rsidP="00382092">
      <w:pPr>
        <w:jc w:val="center"/>
        <w:rPr>
          <w:i/>
          <w:iCs/>
          <w:color w:val="3D85C6"/>
          <w:sz w:val="20"/>
          <w:szCs w:val="20"/>
          <w:lang w:val="uk-UA"/>
        </w:rPr>
      </w:pPr>
      <w:r>
        <w:rPr>
          <w:i/>
          <w:iCs/>
          <w:color w:val="3D85C6"/>
          <w:sz w:val="20"/>
          <w:szCs w:val="20"/>
        </w:rPr>
        <w:t xml:space="preserve">Рис </w:t>
      </w:r>
      <w:r>
        <w:rPr>
          <w:i/>
          <w:iCs/>
          <w:color w:val="3D85C6"/>
          <w:sz w:val="20"/>
          <w:szCs w:val="20"/>
          <w:lang w:val="uk-UA"/>
        </w:rPr>
        <w:t>2</w:t>
      </w:r>
      <w:r>
        <w:rPr>
          <w:i/>
          <w:iCs/>
          <w:color w:val="3D85C6"/>
          <w:sz w:val="20"/>
          <w:szCs w:val="20"/>
        </w:rPr>
        <w:t>. Блоксхема до</w:t>
      </w:r>
      <w:r>
        <w:rPr>
          <w:i/>
          <w:iCs/>
          <w:color w:val="3D85C6"/>
          <w:sz w:val="20"/>
          <w:szCs w:val="20"/>
          <w:lang w:val="uk-UA"/>
        </w:rPr>
        <w:t xml:space="preserve"> </w:t>
      </w:r>
      <w:r w:rsidRPr="00382092">
        <w:rPr>
          <w:i/>
          <w:iCs/>
          <w:color w:val="3D85C6"/>
          <w:sz w:val="20"/>
          <w:szCs w:val="20"/>
        </w:rPr>
        <w:t>Class Practice Task</w:t>
      </w:r>
    </w:p>
    <w:p w14:paraId="4E01D300" w14:textId="77777777" w:rsidR="00382092" w:rsidRPr="00382092" w:rsidRDefault="00382092" w:rsidP="00382092">
      <w:pPr>
        <w:jc w:val="both"/>
        <w:rPr>
          <w:lang w:val="uk-UA"/>
        </w:rPr>
      </w:pPr>
    </w:p>
    <w:p w14:paraId="2EB835EB" w14:textId="49E1B8D7" w:rsidR="0064046D" w:rsidRPr="00EB1047" w:rsidRDefault="0064046D" w:rsidP="00BB61AE">
      <w:pPr>
        <w:numPr>
          <w:ilvl w:val="0"/>
          <w:numId w:val="13"/>
        </w:numPr>
        <w:jc w:val="both"/>
      </w:pPr>
      <w:r>
        <w:t xml:space="preserve">Планований час на реалізацію: </w:t>
      </w:r>
      <w:r w:rsidR="00EB1047">
        <w:rPr>
          <w:lang w:val="uk-UA"/>
        </w:rPr>
        <w:t>4</w:t>
      </w:r>
      <w:r>
        <w:rPr>
          <w:lang w:val="uk-UA"/>
        </w:rPr>
        <w:t xml:space="preserve"> годин</w:t>
      </w:r>
      <w:r w:rsidR="00EB1047">
        <w:rPr>
          <w:lang w:val="uk-UA"/>
        </w:rPr>
        <w:t>и</w:t>
      </w:r>
    </w:p>
    <w:p w14:paraId="6AE625AC" w14:textId="713CAE6C" w:rsidR="00EB1047" w:rsidRPr="00BD54CB" w:rsidRDefault="00EB1047" w:rsidP="00EB1047">
      <w:pPr>
        <w:numPr>
          <w:ilvl w:val="0"/>
          <w:numId w:val="13"/>
        </w:numPr>
      </w:pPr>
      <w:r w:rsidRPr="00AD3F02">
        <w:t xml:space="preserve">Важливі деталі для врахування в імплементації програми: </w:t>
      </w:r>
      <w:r w:rsidRPr="00287A5A">
        <w:t>Меню працює в циклі do-while до вибору 0, кожен пункт реалізований окремою функцією. Мінімум і максимум повертає одна функція через параметри-посилання, сума рахується рекурсивною функцією без циклу, а модуль перевитрати береться через abs() з cmath. Для середніх витрат цикл пропускає дні з нульовими витратами оператором continue, а день вичерпання бюджету знаходить цикл while із break, щойно сума перевищить бюджет. Денний ліміт задається параметром за замовчуванням</w:t>
      </w:r>
      <w:r>
        <w:rPr>
          <w:lang w:val="uk-UA"/>
        </w:rPr>
        <w:t xml:space="preserve">. </w:t>
      </w:r>
      <w:r w:rsidRPr="00287A5A">
        <w:t xml:space="preserve">Топ-3 визначається сортуванням копії масиву за спаданням вкладеними циклами, тому оригінал не змінюється. При неправильному пункті </w:t>
      </w:r>
      <w:r w:rsidRPr="00287A5A">
        <w:lastRenderedPageBreak/>
        <w:t>меню або нечислових символах користувача повертає до меню goto, а потік очищується через cin.clear() та cin.ignore(), щоб не було зациклення. Вхідні дані валідуютьс</w:t>
      </w:r>
      <w:r>
        <w:rPr>
          <w:lang w:val="uk-UA"/>
        </w:rPr>
        <w:t>я</w:t>
      </w:r>
      <w:r w:rsidRPr="00287A5A">
        <w:t>.</w:t>
      </w:r>
    </w:p>
    <w:p w14:paraId="7FE2C556" w14:textId="1BEB7D32" w:rsidR="00BD54CB" w:rsidRDefault="00BD54CB" w:rsidP="00EB1047">
      <w:pPr>
        <w:jc w:val="both"/>
        <w:rPr>
          <w:lang w:val="uk-UA"/>
        </w:rPr>
      </w:pPr>
    </w:p>
    <w:p w14:paraId="140D6F15" w14:textId="77777777" w:rsidR="00EB1047" w:rsidRPr="00AD3F02" w:rsidRDefault="00EB1047" w:rsidP="00EB1047">
      <w:pPr>
        <w:rPr>
          <w:shd w:val="clear" w:color="auto" w:fill="FFF2CC"/>
          <w:lang w:val="uk-UA"/>
        </w:rPr>
      </w:pPr>
      <w:r w:rsidRPr="00AD3F02">
        <w:t>Завдання №</w:t>
      </w:r>
      <w:r>
        <w:rPr>
          <w:lang w:val="uk-UA"/>
        </w:rPr>
        <w:t>4</w:t>
      </w:r>
      <w:r w:rsidRPr="00AD3F02">
        <w:rPr>
          <w:lang w:val="uk-UA"/>
        </w:rPr>
        <w:t xml:space="preserve"> </w:t>
      </w:r>
      <w:r w:rsidRPr="003A000D">
        <w:rPr>
          <w:color w:val="000000"/>
        </w:rPr>
        <w:t>Practice# programming:  Self Practice Task</w:t>
      </w:r>
    </w:p>
    <w:p w14:paraId="1EC95044" w14:textId="175D9E6E" w:rsidR="00EB1047" w:rsidRPr="00EB1047" w:rsidRDefault="00EB1047" w:rsidP="00EB1047">
      <w:pPr>
        <w:numPr>
          <w:ilvl w:val="0"/>
          <w:numId w:val="13"/>
        </w:numPr>
        <w:jc w:val="both"/>
      </w:pPr>
      <w:r>
        <w:t xml:space="preserve">Планований час на реалізацію: </w:t>
      </w:r>
      <w:r>
        <w:rPr>
          <w:lang w:val="uk-UA"/>
        </w:rPr>
        <w:t>1 година</w:t>
      </w:r>
    </w:p>
    <w:p w14:paraId="44127B35" w14:textId="0D04D739" w:rsidR="00EB1047" w:rsidRPr="00EB1047" w:rsidRDefault="00EB1047" w:rsidP="00EB1047">
      <w:pPr>
        <w:numPr>
          <w:ilvl w:val="0"/>
          <w:numId w:val="13"/>
        </w:numPr>
        <w:jc w:val="both"/>
      </w:pPr>
      <w:r w:rsidRPr="00AD3F02">
        <w:t>Важливі деталі для врахування в імплементації програми:</w:t>
      </w:r>
      <w:r>
        <w:rPr>
          <w:lang w:val="uk-UA"/>
        </w:rPr>
        <w:t xml:space="preserve"> -</w:t>
      </w:r>
    </w:p>
    <w:p w14:paraId="63358A3F" w14:textId="0AE28295" w:rsidR="00BB61AE" w:rsidRPr="0064046D" w:rsidRDefault="00BB61AE" w:rsidP="00BB61AE">
      <w:pPr>
        <w:pStyle w:val="Heading2"/>
        <w:rPr>
          <w:rFonts w:ascii="Times New Roman" w:eastAsia="Times New Roman" w:hAnsi="Times New Roman" w:cs="Times New Roman"/>
          <w:b/>
          <w:bCs/>
          <w:color w:val="000000"/>
          <w:sz w:val="26"/>
          <w:szCs w:val="26"/>
          <w:lang w:val="uk-UA"/>
        </w:rPr>
      </w:pPr>
      <w:r w:rsidRPr="00BB61AE">
        <w:rPr>
          <w:rFonts w:ascii="Times New Roman" w:eastAsia="Times New Roman" w:hAnsi="Times New Roman" w:cs="Times New Roman"/>
          <w:b/>
          <w:bCs/>
          <w:color w:val="000000"/>
          <w:sz w:val="26"/>
          <w:szCs w:val="26"/>
        </w:rPr>
        <w:t>3.</w:t>
      </w:r>
      <w:r w:rsidRPr="00BB61AE">
        <w:rPr>
          <w:rFonts w:ascii="Times New Roman" w:eastAsia="Times New Roman" w:hAnsi="Times New Roman" w:cs="Times New Roman"/>
          <w:b/>
          <w:bCs/>
          <w:color w:val="000000"/>
          <w:sz w:val="26"/>
          <w:szCs w:val="26"/>
        </w:rPr>
        <w:tab/>
        <w:t>Конфігурація середовища до виконання завдань:</w:t>
      </w:r>
    </w:p>
    <w:p w14:paraId="69A22495" w14:textId="6E9E109A" w:rsidR="00BB61AE" w:rsidRPr="00BB61AE" w:rsidRDefault="00BB61AE" w:rsidP="00BB61AE">
      <w:pPr>
        <w:rPr>
          <w:lang w:val="uk-UA"/>
        </w:rPr>
      </w:pPr>
      <w:r w:rsidRPr="00BB61AE">
        <w:t>Даний епік не передбачає завдань з налаштування середовища розробки чи встановлення додаткового програмного забезпечення. </w:t>
      </w:r>
    </w:p>
    <w:p w14:paraId="6AC0413E" w14:textId="77777777" w:rsidR="002C4E02" w:rsidRDefault="002C4E02">
      <w:pPr>
        <w:jc w:val="both"/>
      </w:pPr>
    </w:p>
    <w:p w14:paraId="426D6DCF" w14:textId="77777777" w:rsidR="00BB61AE" w:rsidRDefault="00BB61AE" w:rsidP="00BB61AE">
      <w:pPr>
        <w:pStyle w:val="Heading2"/>
        <w:rPr>
          <w:rFonts w:ascii="Times New Roman" w:eastAsia="Times New Roman" w:hAnsi="Times New Roman" w:cs="Times New Roman"/>
          <w:b/>
          <w:bCs/>
          <w:color w:val="000000"/>
        </w:rPr>
      </w:pPr>
      <w:r>
        <w:rPr>
          <w:rFonts w:ascii="Times New Roman" w:eastAsia="Times New Roman" w:hAnsi="Times New Roman" w:cs="Times New Roman"/>
          <w:b/>
          <w:bCs/>
          <w:sz w:val="26"/>
          <w:szCs w:val="26"/>
          <w:lang w:val="uk-UA"/>
        </w:rPr>
        <w:t>4</w:t>
      </w:r>
      <w:r>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ab/>
      </w:r>
      <w:r w:rsidRPr="00BB61AE">
        <w:rPr>
          <w:rFonts w:ascii="Times New Roman" w:eastAsia="Times New Roman" w:hAnsi="Times New Roman" w:cs="Times New Roman"/>
          <w:b/>
          <w:bCs/>
          <w:color w:val="000000"/>
          <w:sz w:val="26"/>
          <w:szCs w:val="26"/>
        </w:rPr>
        <w:t>Код програм з посиланням на зовнішні ресурси:</w:t>
      </w:r>
    </w:p>
    <w:p w14:paraId="4CBAEEA1" w14:textId="21AFE84E" w:rsidR="00AD3F02" w:rsidRPr="003C50AB" w:rsidRDefault="00AD3F02" w:rsidP="00BB61AE">
      <w:pPr>
        <w:pStyle w:val="Heading2"/>
        <w:spacing w:before="40" w:after="0"/>
        <w:jc w:val="both"/>
        <w:rPr>
          <w:rFonts w:ascii="Times New Roman" w:eastAsia="Times New Roman" w:hAnsi="Times New Roman" w:cs="Times New Roman"/>
          <w:sz w:val="24"/>
          <w:szCs w:val="24"/>
          <w:shd w:val="clear" w:color="auto" w:fill="FFF2CC"/>
          <w:lang w:val="uk-UA"/>
        </w:rPr>
      </w:pPr>
      <w:r w:rsidRPr="00AD3F02">
        <w:rPr>
          <w:rFonts w:ascii="Times New Roman" w:eastAsia="Times New Roman" w:hAnsi="Times New Roman" w:cs="Times New Roman"/>
          <w:sz w:val="24"/>
          <w:szCs w:val="24"/>
        </w:rPr>
        <w:t>Завдання №1</w:t>
      </w:r>
      <w:r w:rsidRPr="00AD3F02">
        <w:rPr>
          <w:rFonts w:ascii="Times New Roman" w:hAnsi="Times New Roman" w:cs="Times New Roman"/>
          <w:sz w:val="24"/>
          <w:szCs w:val="24"/>
          <w:lang w:val="uk-UA"/>
        </w:rPr>
        <w:t xml:space="preserve"> </w:t>
      </w:r>
      <w:proofErr w:type="spellStart"/>
      <w:r w:rsidRPr="00AD3F02">
        <w:rPr>
          <w:rFonts w:ascii="Times New Roman" w:hAnsi="Times New Roman" w:cs="Times New Roman"/>
          <w:color w:val="000000"/>
          <w:sz w:val="24"/>
          <w:szCs w:val="24"/>
        </w:rPr>
        <w:t>Lab</w:t>
      </w:r>
      <w:proofErr w:type="spellEnd"/>
      <w:r w:rsidRPr="00AD3F02">
        <w:rPr>
          <w:rFonts w:ascii="Times New Roman" w:hAnsi="Times New Roman" w:cs="Times New Roman"/>
          <w:color w:val="000000"/>
          <w:sz w:val="24"/>
          <w:szCs w:val="24"/>
        </w:rPr>
        <w:t xml:space="preserve"># </w:t>
      </w:r>
      <w:proofErr w:type="spellStart"/>
      <w:r w:rsidRPr="00AD3F02">
        <w:rPr>
          <w:rFonts w:ascii="Times New Roman" w:hAnsi="Times New Roman" w:cs="Times New Roman"/>
          <w:color w:val="000000"/>
          <w:sz w:val="24"/>
          <w:szCs w:val="24"/>
        </w:rPr>
        <w:t>programming</w:t>
      </w:r>
      <w:proofErr w:type="spellEnd"/>
      <w:r w:rsidRPr="00AD3F02">
        <w:rPr>
          <w:rFonts w:ascii="Times New Roman" w:hAnsi="Times New Roman" w:cs="Times New Roman"/>
          <w:color w:val="000000"/>
          <w:sz w:val="24"/>
          <w:szCs w:val="24"/>
        </w:rPr>
        <w:t xml:space="preserve">: </w:t>
      </w:r>
      <w:proofErr w:type="spellStart"/>
      <w:r w:rsidRPr="00AD3F02">
        <w:rPr>
          <w:rFonts w:ascii="Times New Roman" w:hAnsi="Times New Roman" w:cs="Times New Roman"/>
          <w:color w:val="000000"/>
          <w:sz w:val="24"/>
          <w:szCs w:val="24"/>
        </w:rPr>
        <w:t>Lab</w:t>
      </w:r>
      <w:proofErr w:type="spellEnd"/>
      <w:r w:rsidRPr="00AD3F02">
        <w:rPr>
          <w:rFonts w:ascii="Times New Roman" w:hAnsi="Times New Roman" w:cs="Times New Roman"/>
          <w:color w:val="000000"/>
          <w:sz w:val="24"/>
          <w:szCs w:val="24"/>
        </w:rPr>
        <w:t xml:space="preserve"> </w:t>
      </w:r>
      <w:r w:rsidR="003C50AB">
        <w:rPr>
          <w:rFonts w:ascii="Times New Roman" w:hAnsi="Times New Roman" w:cs="Times New Roman"/>
          <w:color w:val="000000"/>
          <w:sz w:val="24"/>
          <w:szCs w:val="24"/>
          <w:lang w:val="uk-UA"/>
        </w:rPr>
        <w:t>2</w:t>
      </w:r>
    </w:p>
    <w:p w14:paraId="12CF444A" w14:textId="77777777" w:rsidR="002C4E02" w:rsidRDefault="002C4E02">
      <w:pPr>
        <w:jc w:val="both"/>
        <w:rPr>
          <w:b/>
          <w:bCs/>
        </w:rPr>
      </w:pPr>
    </w:p>
    <w:p w14:paraId="25D9E09C"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8B949E"/>
          <w:sz w:val="18"/>
          <w:szCs w:val="18"/>
        </w:rPr>
        <w:t>/*</w:t>
      </w:r>
    </w:p>
    <w:p w14:paraId="328A763F"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Задача: Лабораторна робота №2. Варіант №23</w:t>
      </w:r>
    </w:p>
    <w:p w14:paraId="04E723DC"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Автор: Ільницька Софія</w:t>
      </w:r>
    </w:p>
    <w:p w14:paraId="325761A6"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Група: ШІ-14</w:t>
      </w:r>
    </w:p>
    <w:p w14:paraId="5D49F605"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8B949E"/>
          <w:sz w:val="18"/>
          <w:szCs w:val="18"/>
        </w:rPr>
        <w:t>*/</w:t>
      </w:r>
    </w:p>
    <w:p w14:paraId="796FFA0D" w14:textId="77777777" w:rsidR="006A02BC" w:rsidRDefault="006A02BC" w:rsidP="006A02BC">
      <w:pPr>
        <w:shd w:val="clear" w:color="auto" w:fill="121314"/>
        <w:spacing w:line="270" w:lineRule="atLeast"/>
        <w:rPr>
          <w:rFonts w:ascii="Menlo" w:hAnsi="Menlo" w:cs="Menlo"/>
          <w:color w:val="BBBEBF"/>
          <w:sz w:val="18"/>
          <w:szCs w:val="18"/>
        </w:rPr>
      </w:pPr>
    </w:p>
    <w:p w14:paraId="57D8B590"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A5D6FF"/>
          <w:sz w:val="18"/>
          <w:szCs w:val="18"/>
        </w:rPr>
        <w:t>&lt;iostream&gt;</w:t>
      </w:r>
    </w:p>
    <w:p w14:paraId="2FBA4448"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A5D6FF"/>
          <w:sz w:val="18"/>
          <w:szCs w:val="18"/>
        </w:rPr>
        <w:t>&lt;cmath&gt;</w:t>
      </w:r>
    </w:p>
    <w:p w14:paraId="17DA585F"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C586C0"/>
          <w:sz w:val="18"/>
          <w:szCs w:val="18"/>
        </w:rPr>
        <w:t>using</w:t>
      </w:r>
      <w:r>
        <w:rPr>
          <w:rFonts w:ascii="Menlo" w:hAnsi="Menlo" w:cs="Menlo"/>
          <w:color w:val="BBBEBF"/>
          <w:sz w:val="18"/>
          <w:szCs w:val="18"/>
        </w:rPr>
        <w:t xml:space="preserve"> </w:t>
      </w:r>
      <w:r>
        <w:rPr>
          <w:rFonts w:ascii="Menlo" w:hAnsi="Menlo" w:cs="Menlo"/>
          <w:color w:val="FF7B72"/>
          <w:sz w:val="18"/>
          <w:szCs w:val="18"/>
        </w:rPr>
        <w:t>namespace</w:t>
      </w:r>
      <w:r>
        <w:rPr>
          <w:rFonts w:ascii="Menlo" w:hAnsi="Menlo" w:cs="Menlo"/>
          <w:color w:val="BBBEBF"/>
          <w:sz w:val="18"/>
          <w:szCs w:val="18"/>
        </w:rPr>
        <w:t xml:space="preserve"> </w:t>
      </w:r>
      <w:r>
        <w:rPr>
          <w:rFonts w:ascii="Menlo" w:hAnsi="Menlo" w:cs="Menlo"/>
          <w:color w:val="4EC9B0"/>
          <w:sz w:val="18"/>
          <w:szCs w:val="18"/>
        </w:rPr>
        <w:t>std</w:t>
      </w:r>
      <w:r>
        <w:rPr>
          <w:rFonts w:ascii="Menlo" w:hAnsi="Menlo" w:cs="Menlo"/>
          <w:color w:val="BBBEBF"/>
          <w:sz w:val="18"/>
          <w:szCs w:val="18"/>
        </w:rPr>
        <w:t>;</w:t>
      </w:r>
    </w:p>
    <w:p w14:paraId="2E7D02AA" w14:textId="77777777" w:rsidR="006A02BC" w:rsidRDefault="006A02BC" w:rsidP="006A02BC">
      <w:pPr>
        <w:shd w:val="clear" w:color="auto" w:fill="121314"/>
        <w:spacing w:line="270" w:lineRule="atLeast"/>
        <w:rPr>
          <w:rFonts w:ascii="Menlo" w:hAnsi="Menlo" w:cs="Menlo"/>
          <w:color w:val="BBBEBF"/>
          <w:sz w:val="18"/>
          <w:szCs w:val="18"/>
        </w:rPr>
      </w:pPr>
    </w:p>
    <w:p w14:paraId="0CDBF88C"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D2A8FF"/>
          <w:sz w:val="18"/>
          <w:szCs w:val="18"/>
        </w:rPr>
        <w:t>factorial</w:t>
      </w:r>
      <w:r>
        <w:rPr>
          <w:rFonts w:ascii="Menlo" w:hAnsi="Menlo" w:cs="Menlo"/>
          <w:color w:val="BBBEBF"/>
          <w:sz w:val="18"/>
          <w:szCs w:val="18"/>
        </w:rPr>
        <w:t>(</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FFA657"/>
          <w:sz w:val="18"/>
          <w:szCs w:val="18"/>
        </w:rPr>
        <w:t>n</w:t>
      </w:r>
      <w:r>
        <w:rPr>
          <w:rFonts w:ascii="Menlo" w:hAnsi="Menlo" w:cs="Menlo"/>
          <w:color w:val="BBBEBF"/>
          <w:sz w:val="18"/>
          <w:szCs w:val="18"/>
        </w:rPr>
        <w:t>) {</w:t>
      </w:r>
    </w:p>
    <w:p w14:paraId="6DDABC98"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C9D1D9"/>
          <w:sz w:val="18"/>
          <w:szCs w:val="18"/>
        </w:rPr>
        <w:t>factorial</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1.0</w:t>
      </w:r>
      <w:r>
        <w:rPr>
          <w:rFonts w:ascii="Menlo" w:hAnsi="Menlo" w:cs="Menlo"/>
          <w:color w:val="BBBEBF"/>
          <w:sz w:val="18"/>
          <w:szCs w:val="18"/>
        </w:rPr>
        <w:t>;</w:t>
      </w:r>
    </w:p>
    <w:p w14:paraId="7B81F3B9"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FFA657"/>
          <w:sz w:val="18"/>
          <w:szCs w:val="18"/>
        </w:rPr>
        <w:t>n</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w:t>
      </w:r>
    </w:p>
    <w:p w14:paraId="436FFE9C"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factorial </w:t>
      </w:r>
      <w:r>
        <w:rPr>
          <w:rFonts w:ascii="Menlo" w:hAnsi="Menlo" w:cs="Menlo"/>
          <w:color w:val="D4D4D4"/>
          <w:sz w:val="18"/>
          <w:szCs w:val="18"/>
        </w:rPr>
        <w:t>*=</w:t>
      </w:r>
      <w:r>
        <w:rPr>
          <w:rFonts w:ascii="Menlo" w:hAnsi="Menlo" w:cs="Menlo"/>
          <w:color w:val="C9D1D9"/>
          <w:sz w:val="18"/>
          <w:szCs w:val="18"/>
        </w:rPr>
        <w:t xml:space="preserve"> i;</w:t>
      </w:r>
    </w:p>
    <w:p w14:paraId="3A8790FF"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7DD256CE"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C9D1D9"/>
          <w:sz w:val="18"/>
          <w:szCs w:val="18"/>
        </w:rPr>
        <w:t>factorial</w:t>
      </w:r>
      <w:r>
        <w:rPr>
          <w:rFonts w:ascii="Menlo" w:hAnsi="Menlo" w:cs="Menlo"/>
          <w:color w:val="BBBEBF"/>
          <w:sz w:val="18"/>
          <w:szCs w:val="18"/>
        </w:rPr>
        <w:t>;</w:t>
      </w:r>
    </w:p>
    <w:p w14:paraId="09592AAE"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3CC702D8" w14:textId="77777777" w:rsidR="006A02BC" w:rsidRDefault="006A02BC" w:rsidP="006A02BC">
      <w:pPr>
        <w:shd w:val="clear" w:color="auto" w:fill="121314"/>
        <w:spacing w:line="270" w:lineRule="atLeast"/>
        <w:rPr>
          <w:rFonts w:ascii="Menlo" w:hAnsi="Menlo" w:cs="Menlo"/>
          <w:color w:val="BBBEBF"/>
          <w:sz w:val="18"/>
          <w:szCs w:val="18"/>
        </w:rPr>
      </w:pPr>
    </w:p>
    <w:p w14:paraId="39C4E3B3"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D2A8FF"/>
          <w:sz w:val="18"/>
          <w:szCs w:val="18"/>
        </w:rPr>
        <w:t>main</w:t>
      </w:r>
      <w:r>
        <w:rPr>
          <w:rFonts w:ascii="Menlo" w:hAnsi="Menlo" w:cs="Menlo"/>
          <w:color w:val="BBBEBF"/>
          <w:sz w:val="18"/>
          <w:szCs w:val="18"/>
        </w:rPr>
        <w:t>() {</w:t>
      </w:r>
    </w:p>
    <w:p w14:paraId="51600B97"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C9D1D9"/>
          <w:sz w:val="18"/>
          <w:szCs w:val="18"/>
        </w:rPr>
        <w:t>total_sum</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0.0</w:t>
      </w:r>
      <w:r>
        <w:rPr>
          <w:rFonts w:ascii="Menlo" w:hAnsi="Menlo" w:cs="Menlo"/>
          <w:color w:val="BBBEBF"/>
          <w:sz w:val="18"/>
          <w:szCs w:val="18"/>
        </w:rPr>
        <w:t>;</w:t>
      </w:r>
    </w:p>
    <w:p w14:paraId="6CA97738"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n</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C9D1D9"/>
          <w:sz w:val="18"/>
          <w:szCs w:val="18"/>
        </w:rPr>
        <w:t>n</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B5CEA8"/>
          <w:sz w:val="18"/>
          <w:szCs w:val="18"/>
        </w:rPr>
        <w:t>10</w:t>
      </w:r>
      <w:r>
        <w:rPr>
          <w:rFonts w:ascii="Menlo" w:hAnsi="Menlo" w:cs="Menlo"/>
          <w:color w:val="BBBEBF"/>
          <w:sz w:val="18"/>
          <w:szCs w:val="18"/>
        </w:rPr>
        <w:t xml:space="preserve">; </w:t>
      </w:r>
      <w:r>
        <w:rPr>
          <w:rFonts w:ascii="Menlo" w:hAnsi="Menlo" w:cs="Menlo"/>
          <w:color w:val="C9D1D9"/>
          <w:sz w:val="18"/>
          <w:szCs w:val="18"/>
        </w:rPr>
        <w:t>n</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w:t>
      </w:r>
    </w:p>
    <w:p w14:paraId="3C4F979B"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double</w:t>
      </w:r>
      <w:r>
        <w:rPr>
          <w:rFonts w:ascii="Menlo" w:hAnsi="Menlo" w:cs="Menlo"/>
          <w:color w:val="C9D1D9"/>
          <w:sz w:val="18"/>
          <w:szCs w:val="18"/>
        </w:rPr>
        <w:t xml:space="preserve"> numerator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factorial</w:t>
      </w:r>
      <w:r>
        <w:rPr>
          <w:rFonts w:ascii="Menlo" w:hAnsi="Menlo" w:cs="Menlo"/>
          <w:color w:val="C9D1D9"/>
          <w:sz w:val="18"/>
          <w:szCs w:val="18"/>
        </w:rPr>
        <w:t>(n);</w:t>
      </w:r>
    </w:p>
    <w:p w14:paraId="5477DD50"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double</w:t>
      </w:r>
      <w:r>
        <w:rPr>
          <w:rFonts w:ascii="Menlo" w:hAnsi="Menlo" w:cs="Menlo"/>
          <w:color w:val="C9D1D9"/>
          <w:sz w:val="18"/>
          <w:szCs w:val="18"/>
        </w:rPr>
        <w:t xml:space="preserve"> denominator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pow</w:t>
      </w:r>
      <w:r>
        <w:rPr>
          <w:rFonts w:ascii="Menlo" w:hAnsi="Menlo" w:cs="Menlo"/>
          <w:color w:val="C9D1D9"/>
          <w:sz w:val="18"/>
          <w:szCs w:val="18"/>
        </w:rPr>
        <w:t xml:space="preserve">(n, </w:t>
      </w:r>
      <w:r>
        <w:rPr>
          <w:rFonts w:ascii="Menlo" w:hAnsi="Menlo" w:cs="Menlo"/>
          <w:color w:val="D2A8FF"/>
          <w:sz w:val="18"/>
          <w:szCs w:val="18"/>
        </w:rPr>
        <w:t>sqrt</w:t>
      </w:r>
      <w:r>
        <w:rPr>
          <w:rFonts w:ascii="Menlo" w:hAnsi="Menlo" w:cs="Menlo"/>
          <w:color w:val="C9D1D9"/>
          <w:sz w:val="18"/>
          <w:szCs w:val="18"/>
        </w:rPr>
        <w:t>(n));</w:t>
      </w:r>
    </w:p>
    <w:p w14:paraId="15723542"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double</w:t>
      </w:r>
      <w:r>
        <w:rPr>
          <w:rFonts w:ascii="Menlo" w:hAnsi="Menlo" w:cs="Menlo"/>
          <w:color w:val="C9D1D9"/>
          <w:sz w:val="18"/>
          <w:szCs w:val="18"/>
        </w:rPr>
        <w:t xml:space="preserve"> a </w:t>
      </w:r>
      <w:r>
        <w:rPr>
          <w:rFonts w:ascii="Menlo" w:hAnsi="Menlo" w:cs="Menlo"/>
          <w:color w:val="D4D4D4"/>
          <w:sz w:val="18"/>
          <w:szCs w:val="18"/>
        </w:rPr>
        <w:t>=</w:t>
      </w:r>
      <w:r>
        <w:rPr>
          <w:rFonts w:ascii="Menlo" w:hAnsi="Menlo" w:cs="Menlo"/>
          <w:color w:val="C9D1D9"/>
          <w:sz w:val="18"/>
          <w:szCs w:val="18"/>
        </w:rPr>
        <w:t xml:space="preserve"> numerator </w:t>
      </w:r>
      <w:r>
        <w:rPr>
          <w:rFonts w:ascii="Menlo" w:hAnsi="Menlo" w:cs="Menlo"/>
          <w:color w:val="D4D4D4"/>
          <w:sz w:val="18"/>
          <w:szCs w:val="18"/>
        </w:rPr>
        <w:t>/</w:t>
      </w:r>
      <w:r>
        <w:rPr>
          <w:rFonts w:ascii="Menlo" w:hAnsi="Menlo" w:cs="Menlo"/>
          <w:color w:val="C9D1D9"/>
          <w:sz w:val="18"/>
          <w:szCs w:val="18"/>
        </w:rPr>
        <w:t xml:space="preserve"> denominator;</w:t>
      </w:r>
    </w:p>
    <w:p w14:paraId="5971EDBB"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total_sum </w:t>
      </w:r>
      <w:r>
        <w:rPr>
          <w:rFonts w:ascii="Menlo" w:hAnsi="Menlo" w:cs="Menlo"/>
          <w:color w:val="D4D4D4"/>
          <w:sz w:val="18"/>
          <w:szCs w:val="18"/>
        </w:rPr>
        <w:t>+=</w:t>
      </w:r>
      <w:r>
        <w:rPr>
          <w:rFonts w:ascii="Menlo" w:hAnsi="Menlo" w:cs="Menlo"/>
          <w:color w:val="C9D1D9"/>
          <w:sz w:val="18"/>
          <w:szCs w:val="18"/>
        </w:rPr>
        <w:t xml:space="preserve"> a;</w:t>
      </w:r>
    </w:p>
    <w:p w14:paraId="02BA0717"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35AE9CE7"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"Сума десяти членів ряду: "</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C9D1D9"/>
          <w:sz w:val="18"/>
          <w:szCs w:val="18"/>
        </w:rPr>
        <w:t>total_sum</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endl</w:t>
      </w:r>
      <w:r>
        <w:rPr>
          <w:rFonts w:ascii="Menlo" w:hAnsi="Menlo" w:cs="Menlo"/>
          <w:color w:val="BBBEBF"/>
          <w:sz w:val="18"/>
          <w:szCs w:val="18"/>
        </w:rPr>
        <w:t>;</w:t>
      </w:r>
    </w:p>
    <w:p w14:paraId="06C60F75" w14:textId="77777777" w:rsidR="006A02BC" w:rsidRDefault="006A02BC" w:rsidP="006A02BC">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w:t>
      </w:r>
    </w:p>
    <w:p w14:paraId="1F04F734" w14:textId="6EC5EB15" w:rsidR="00676A83" w:rsidRPr="00A22E74" w:rsidRDefault="006A02BC" w:rsidP="00676A83">
      <w:pPr>
        <w:shd w:val="clear" w:color="auto" w:fill="121314"/>
        <w:spacing w:line="270" w:lineRule="atLeast"/>
        <w:rPr>
          <w:rFonts w:ascii="Menlo" w:hAnsi="Menlo" w:cs="Menlo"/>
          <w:color w:val="BBBEBF"/>
          <w:sz w:val="18"/>
          <w:szCs w:val="18"/>
          <w:lang w:val="uk-UA"/>
        </w:rPr>
      </w:pPr>
      <w:r>
        <w:rPr>
          <w:rFonts w:ascii="Menlo" w:hAnsi="Menlo" w:cs="Menlo"/>
          <w:color w:val="BBBEBF"/>
          <w:sz w:val="18"/>
          <w:szCs w:val="18"/>
        </w:rPr>
        <w:t>}</w:t>
      </w:r>
    </w:p>
    <w:p w14:paraId="166055E2" w14:textId="77777777" w:rsidR="000F5B22" w:rsidRPr="000F5B22" w:rsidRDefault="000F5B22" w:rsidP="00F10ABF">
      <w:pPr>
        <w:rPr>
          <w:lang w:val="uk-UA"/>
        </w:rPr>
      </w:pPr>
    </w:p>
    <w:p w14:paraId="1A815DD4" w14:textId="611AB8CD" w:rsidR="00676A83" w:rsidRPr="00676A83" w:rsidRDefault="00676A83" w:rsidP="00676A83">
      <w:pPr>
        <w:spacing w:after="200"/>
        <w:jc w:val="center"/>
        <w:rPr>
          <w:i/>
          <w:iCs/>
          <w:color w:val="3D85C6"/>
          <w:sz w:val="20"/>
          <w:szCs w:val="20"/>
          <w:lang w:val="uk-UA"/>
        </w:rPr>
      </w:pPr>
      <w:r>
        <w:rPr>
          <w:i/>
          <w:iCs/>
          <w:color w:val="3D85C6"/>
          <w:sz w:val="20"/>
          <w:szCs w:val="20"/>
        </w:rPr>
        <w:t>Code #</w:t>
      </w:r>
      <w:r>
        <w:rPr>
          <w:i/>
          <w:iCs/>
          <w:color w:val="3D85C6"/>
          <w:sz w:val="20"/>
          <w:szCs w:val="20"/>
          <w:lang w:val="uk-UA"/>
        </w:rPr>
        <w:t>1</w:t>
      </w:r>
      <w:r>
        <w:rPr>
          <w:i/>
          <w:iCs/>
          <w:color w:val="3D85C6"/>
          <w:sz w:val="20"/>
          <w:szCs w:val="20"/>
        </w:rPr>
        <w:t xml:space="preserve">. Код до зі </w:t>
      </w:r>
      <w:r>
        <w:rPr>
          <w:i/>
          <w:iCs/>
          <w:color w:val="3D85C6"/>
          <w:sz w:val="20"/>
          <w:szCs w:val="20"/>
          <w:lang w:val="uk-UA"/>
        </w:rPr>
        <w:t xml:space="preserve">Лабораторної роботи </w:t>
      </w:r>
      <w:r w:rsidR="00F10ABF">
        <w:rPr>
          <w:i/>
          <w:iCs/>
          <w:color w:val="3D85C6"/>
          <w:sz w:val="20"/>
          <w:szCs w:val="20"/>
          <w:lang w:val="uk-UA"/>
        </w:rPr>
        <w:t>№</w:t>
      </w:r>
      <w:r w:rsidR="003C50AB">
        <w:rPr>
          <w:i/>
          <w:iCs/>
          <w:color w:val="3D85C6"/>
          <w:sz w:val="20"/>
          <w:szCs w:val="20"/>
          <w:lang w:val="uk-UA"/>
        </w:rPr>
        <w:t>2</w:t>
      </w:r>
    </w:p>
    <w:p w14:paraId="72284173" w14:textId="72D27C87" w:rsidR="002C4E02" w:rsidRDefault="00070EAE">
      <w:pPr>
        <w:spacing w:after="200"/>
        <w:jc w:val="both"/>
        <w:rPr>
          <w:color w:val="000000"/>
          <w:lang w:val="uk-UA"/>
        </w:rPr>
      </w:pPr>
      <w:r w:rsidRPr="00F85332">
        <w:rPr>
          <w:i/>
          <w:iCs/>
          <w:color w:val="000000"/>
        </w:rPr>
        <w:t>Посилання на файл коду в пулреквесті</w:t>
      </w:r>
      <w:r w:rsidRPr="00F85332">
        <w:rPr>
          <w:color w:val="000000"/>
        </w:rPr>
        <w:t>:</w:t>
      </w:r>
    </w:p>
    <w:p w14:paraId="504C7142" w14:textId="4F88DCDE" w:rsidR="00DF0EC4" w:rsidRPr="00DF0EC4" w:rsidRDefault="00DF0EC4">
      <w:pPr>
        <w:spacing w:after="200"/>
        <w:jc w:val="both"/>
        <w:rPr>
          <w:color w:val="000000"/>
          <w:lang w:val="uk-UA"/>
        </w:rPr>
      </w:pPr>
      <w:hyperlink r:id="rId38" w:anchor="diff-4fd3bfc5e5e2d0438578a090259d4b151b3985bd6b74a410dc4ae22f391087e4" w:history="1">
        <w:r w:rsidRPr="00DF0EC4">
          <w:rPr>
            <w:rStyle w:val="Hyperlink"/>
            <w:lang w:val="uk-UA"/>
          </w:rPr>
          <w:t>https://github.com/artificial-intelligence-department/ai_programming_playground_2026/pull/429/changes#diff-4fd3bfc5e5e2d0438578a090259d4b151b3985bd6b74a410dc4ae22f391087e4</w:t>
        </w:r>
      </w:hyperlink>
    </w:p>
    <w:p w14:paraId="38813A12" w14:textId="77777777" w:rsidR="00BD54CB" w:rsidRPr="003C50AB" w:rsidRDefault="00BD54CB" w:rsidP="00822E08">
      <w:pPr>
        <w:rPr>
          <w:lang w:val="uk-UA"/>
        </w:rPr>
      </w:pPr>
    </w:p>
    <w:p w14:paraId="45DDEE6F" w14:textId="77777777" w:rsidR="00BD54CB" w:rsidRDefault="00BD54CB" w:rsidP="00822E08"/>
    <w:p w14:paraId="36A440E2" w14:textId="7D020681" w:rsidR="00230B2D" w:rsidRPr="003C50AB" w:rsidRDefault="00AD3F02" w:rsidP="00BD54CB">
      <w:pPr>
        <w:rPr>
          <w:shd w:val="clear" w:color="auto" w:fill="FFF2CC"/>
          <w:lang w:val="uk-UA"/>
        </w:rPr>
      </w:pPr>
      <w:r w:rsidRPr="00AD3F02">
        <w:t>Завдання №2</w:t>
      </w:r>
      <w:r>
        <w:rPr>
          <w:lang w:val="uk-UA"/>
        </w:rPr>
        <w:t xml:space="preserve"> </w:t>
      </w:r>
      <w:r w:rsidRPr="00AD3F02">
        <w:rPr>
          <w:color w:val="000000"/>
        </w:rPr>
        <w:t xml:space="preserve">Lab# programming: Lab </w:t>
      </w:r>
      <w:r w:rsidR="003C50AB">
        <w:rPr>
          <w:color w:val="000000"/>
          <w:lang w:val="uk-UA"/>
        </w:rPr>
        <w:t>3</w:t>
      </w:r>
    </w:p>
    <w:p w14:paraId="53338100" w14:textId="77777777" w:rsidR="00BD54CB" w:rsidRPr="00BD54CB" w:rsidRDefault="00BD54CB" w:rsidP="00BD54CB">
      <w:pPr>
        <w:rPr>
          <w:shd w:val="clear" w:color="auto" w:fill="FFF2CC"/>
          <w:lang w:val="en-US"/>
        </w:rPr>
      </w:pPr>
    </w:p>
    <w:p w14:paraId="689B2E61"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8B949E"/>
          <w:sz w:val="18"/>
          <w:szCs w:val="18"/>
        </w:rPr>
        <w:t>/*</w:t>
      </w:r>
    </w:p>
    <w:p w14:paraId="244F1C9A"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Задача: Лабораторна робота №3. Варіант №12</w:t>
      </w:r>
    </w:p>
    <w:p w14:paraId="0A08FFDD"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Автор: Ільницька Софія</w:t>
      </w:r>
    </w:p>
    <w:p w14:paraId="164C7271"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Група: ШІ-14</w:t>
      </w:r>
    </w:p>
    <w:p w14:paraId="0DCF1286"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8B949E"/>
          <w:sz w:val="18"/>
          <w:szCs w:val="18"/>
        </w:rPr>
        <w:t>*/</w:t>
      </w:r>
    </w:p>
    <w:p w14:paraId="2ECE4888" w14:textId="77777777" w:rsidR="000C7832" w:rsidRDefault="000C7832" w:rsidP="000C7832">
      <w:pPr>
        <w:shd w:val="clear" w:color="auto" w:fill="121314"/>
        <w:spacing w:line="270" w:lineRule="atLeast"/>
        <w:rPr>
          <w:rFonts w:ascii="Menlo" w:hAnsi="Menlo" w:cs="Menlo"/>
          <w:color w:val="C586C0"/>
          <w:sz w:val="18"/>
          <w:szCs w:val="18"/>
          <w:lang w:val="uk-UA"/>
        </w:rPr>
      </w:pPr>
    </w:p>
    <w:p w14:paraId="04C8F3D1" w14:textId="5A8EAEA1"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A5D6FF"/>
          <w:sz w:val="18"/>
          <w:szCs w:val="18"/>
        </w:rPr>
        <w:t>&lt;iostream&gt;</w:t>
      </w:r>
    </w:p>
    <w:p w14:paraId="2C3E5AF0"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A5D6FF"/>
          <w:sz w:val="18"/>
          <w:szCs w:val="18"/>
        </w:rPr>
        <w:t>&lt;iomanip&gt;</w:t>
      </w:r>
    </w:p>
    <w:p w14:paraId="6F3383FF"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A5D6FF"/>
          <w:sz w:val="18"/>
          <w:szCs w:val="18"/>
        </w:rPr>
        <w:t>&lt;cmath&gt;</w:t>
      </w:r>
    </w:p>
    <w:p w14:paraId="265BD389"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586C0"/>
          <w:sz w:val="18"/>
          <w:szCs w:val="18"/>
        </w:rPr>
        <w:t>using</w:t>
      </w:r>
      <w:r>
        <w:rPr>
          <w:rFonts w:ascii="Menlo" w:hAnsi="Menlo" w:cs="Menlo"/>
          <w:color w:val="BBBEBF"/>
          <w:sz w:val="18"/>
          <w:szCs w:val="18"/>
        </w:rPr>
        <w:t xml:space="preserve"> </w:t>
      </w:r>
      <w:r>
        <w:rPr>
          <w:rFonts w:ascii="Menlo" w:hAnsi="Menlo" w:cs="Menlo"/>
          <w:color w:val="FF7B72"/>
          <w:sz w:val="18"/>
          <w:szCs w:val="18"/>
        </w:rPr>
        <w:t>namespace</w:t>
      </w:r>
      <w:r>
        <w:rPr>
          <w:rFonts w:ascii="Menlo" w:hAnsi="Menlo" w:cs="Menlo"/>
          <w:color w:val="BBBEBF"/>
          <w:sz w:val="18"/>
          <w:szCs w:val="18"/>
        </w:rPr>
        <w:t xml:space="preserve"> </w:t>
      </w:r>
      <w:r>
        <w:rPr>
          <w:rFonts w:ascii="Menlo" w:hAnsi="Menlo" w:cs="Menlo"/>
          <w:color w:val="4EC9B0"/>
          <w:sz w:val="18"/>
          <w:szCs w:val="18"/>
        </w:rPr>
        <w:t>std</w:t>
      </w:r>
      <w:r>
        <w:rPr>
          <w:rFonts w:ascii="Menlo" w:hAnsi="Menlo" w:cs="Menlo"/>
          <w:color w:val="BBBEBF"/>
          <w:sz w:val="18"/>
          <w:szCs w:val="18"/>
        </w:rPr>
        <w:t>;</w:t>
      </w:r>
    </w:p>
    <w:p w14:paraId="2BCEF906" w14:textId="77777777" w:rsidR="000C7832" w:rsidRDefault="000C7832" w:rsidP="000C7832">
      <w:pPr>
        <w:shd w:val="clear" w:color="auto" w:fill="121314"/>
        <w:spacing w:line="270" w:lineRule="atLeast"/>
        <w:rPr>
          <w:rFonts w:ascii="Menlo" w:hAnsi="Menlo" w:cs="Menlo"/>
          <w:color w:val="BBBEBF"/>
          <w:sz w:val="18"/>
          <w:szCs w:val="18"/>
        </w:rPr>
      </w:pPr>
    </w:p>
    <w:p w14:paraId="3E34353E"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D2A8FF"/>
          <w:sz w:val="18"/>
          <w:szCs w:val="18"/>
        </w:rPr>
        <w:t>main</w:t>
      </w:r>
      <w:r>
        <w:rPr>
          <w:rFonts w:ascii="Menlo" w:hAnsi="Menlo" w:cs="Menlo"/>
          <w:color w:val="BBBEBF"/>
          <w:sz w:val="18"/>
          <w:szCs w:val="18"/>
        </w:rPr>
        <w:t>() {</w:t>
      </w:r>
    </w:p>
    <w:p w14:paraId="73EB7219"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C9D1D9"/>
          <w:sz w:val="18"/>
          <w:szCs w:val="18"/>
        </w:rPr>
        <w:t>a</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0.1</w:t>
      </w:r>
      <w:r>
        <w:rPr>
          <w:rFonts w:ascii="Menlo" w:hAnsi="Menlo" w:cs="Menlo"/>
          <w:color w:val="BBBEBF"/>
          <w:sz w:val="18"/>
          <w:szCs w:val="18"/>
        </w:rPr>
        <w:t>;</w:t>
      </w:r>
    </w:p>
    <w:p w14:paraId="2A851C79"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C9D1D9"/>
          <w:sz w:val="18"/>
          <w:szCs w:val="18"/>
        </w:rPr>
        <w:t>b</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0.8</w:t>
      </w:r>
      <w:r>
        <w:rPr>
          <w:rFonts w:ascii="Menlo" w:hAnsi="Menlo" w:cs="Menlo"/>
          <w:color w:val="BBBEBF"/>
          <w:sz w:val="18"/>
          <w:szCs w:val="18"/>
        </w:rPr>
        <w:t>;</w:t>
      </w:r>
    </w:p>
    <w:p w14:paraId="4FA21D4E"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k</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10</w:t>
      </w:r>
      <w:r>
        <w:rPr>
          <w:rFonts w:ascii="Menlo" w:hAnsi="Menlo" w:cs="Menlo"/>
          <w:color w:val="BBBEBF"/>
          <w:sz w:val="18"/>
          <w:szCs w:val="18"/>
        </w:rPr>
        <w:t>;</w:t>
      </w:r>
    </w:p>
    <w:p w14:paraId="194B20E4"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C9D1D9"/>
          <w:sz w:val="18"/>
          <w:szCs w:val="18"/>
        </w:rPr>
        <w:t>h</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b</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a</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k</w:t>
      </w:r>
      <w:r>
        <w:rPr>
          <w:rFonts w:ascii="Menlo" w:hAnsi="Menlo" w:cs="Menlo"/>
          <w:color w:val="BBBEBF"/>
          <w:sz w:val="18"/>
          <w:szCs w:val="18"/>
        </w:rPr>
        <w:t>;</w:t>
      </w:r>
    </w:p>
    <w:p w14:paraId="72397F5A"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n</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35</w:t>
      </w:r>
      <w:r>
        <w:rPr>
          <w:rFonts w:ascii="Menlo" w:hAnsi="Menlo" w:cs="Menlo"/>
          <w:color w:val="BBBEBF"/>
          <w:sz w:val="18"/>
          <w:szCs w:val="18"/>
        </w:rPr>
        <w:t>;</w:t>
      </w:r>
    </w:p>
    <w:p w14:paraId="22D78633"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C9D1D9"/>
          <w:sz w:val="18"/>
          <w:szCs w:val="18"/>
        </w:rPr>
        <w:t>accuracy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0.0001</w:t>
      </w:r>
      <w:r>
        <w:rPr>
          <w:rFonts w:ascii="Menlo" w:hAnsi="Menlo" w:cs="Menlo"/>
          <w:color w:val="BBBEBF"/>
          <w:sz w:val="18"/>
          <w:szCs w:val="18"/>
        </w:rPr>
        <w:t>;</w:t>
      </w:r>
    </w:p>
    <w:p w14:paraId="41441896"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C9D1D9"/>
          <w:sz w:val="18"/>
          <w:szCs w:val="18"/>
        </w:rPr>
        <w:t>pi</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3.14</w:t>
      </w:r>
      <w:r>
        <w:rPr>
          <w:rFonts w:ascii="Menlo" w:hAnsi="Menlo" w:cs="Menlo"/>
          <w:color w:val="BBBEBF"/>
          <w:sz w:val="18"/>
          <w:szCs w:val="18"/>
        </w:rPr>
        <w:t>;</w:t>
      </w:r>
    </w:p>
    <w:p w14:paraId="6C7005F6" w14:textId="77777777" w:rsidR="000C7832" w:rsidRDefault="000C7832" w:rsidP="000C7832">
      <w:pPr>
        <w:shd w:val="clear" w:color="auto" w:fill="121314"/>
        <w:spacing w:line="270" w:lineRule="atLeast"/>
        <w:rPr>
          <w:rFonts w:ascii="Menlo" w:hAnsi="Menlo" w:cs="Menlo"/>
          <w:color w:val="BBBEBF"/>
          <w:sz w:val="18"/>
          <w:szCs w:val="18"/>
        </w:rPr>
      </w:pPr>
    </w:p>
    <w:p w14:paraId="20A1958C"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fixed</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setprecision</w:t>
      </w:r>
      <w:r>
        <w:rPr>
          <w:rFonts w:ascii="Menlo" w:hAnsi="Menlo" w:cs="Menlo"/>
          <w:color w:val="BBBEBF"/>
          <w:sz w:val="18"/>
          <w:szCs w:val="18"/>
        </w:rPr>
        <w:t>(</w:t>
      </w:r>
      <w:r>
        <w:rPr>
          <w:rFonts w:ascii="Menlo" w:hAnsi="Menlo" w:cs="Menlo"/>
          <w:color w:val="B5CEA8"/>
          <w:sz w:val="18"/>
          <w:szCs w:val="18"/>
        </w:rPr>
        <w:t>6</w:t>
      </w:r>
      <w:r>
        <w:rPr>
          <w:rFonts w:ascii="Menlo" w:hAnsi="Menlo" w:cs="Menlo"/>
          <w:color w:val="BBBEBF"/>
          <w:sz w:val="18"/>
          <w:szCs w:val="18"/>
        </w:rPr>
        <w:t>);</w:t>
      </w:r>
    </w:p>
    <w:p w14:paraId="71F2D3FA"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"Обчислення функції:"</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endl</w:t>
      </w:r>
      <w:r>
        <w:rPr>
          <w:rFonts w:ascii="Menlo" w:hAnsi="Menlo" w:cs="Menlo"/>
          <w:color w:val="BBBEBF"/>
          <w:sz w:val="18"/>
          <w:szCs w:val="18"/>
        </w:rPr>
        <w:t>;</w:t>
      </w:r>
    </w:p>
    <w:p w14:paraId="0BBB1FE6" w14:textId="77777777" w:rsidR="000C7832" w:rsidRDefault="000C7832" w:rsidP="000C7832">
      <w:pPr>
        <w:shd w:val="clear" w:color="auto" w:fill="121314"/>
        <w:spacing w:line="270" w:lineRule="atLeast"/>
        <w:rPr>
          <w:rFonts w:ascii="Menlo" w:hAnsi="Menlo" w:cs="Menlo"/>
          <w:color w:val="BBBEBF"/>
          <w:sz w:val="18"/>
          <w:szCs w:val="18"/>
        </w:rPr>
      </w:pPr>
    </w:p>
    <w:p w14:paraId="24C37A9F"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C9D1D9"/>
          <w:sz w:val="18"/>
          <w:szCs w:val="18"/>
        </w:rPr>
        <w:t>x</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a</w:t>
      </w:r>
      <w:r>
        <w:rPr>
          <w:rFonts w:ascii="Menlo" w:hAnsi="Menlo" w:cs="Menlo"/>
          <w:color w:val="BBBEBF"/>
          <w:sz w:val="18"/>
          <w:szCs w:val="18"/>
        </w:rPr>
        <w:t xml:space="preserve">; </w:t>
      </w:r>
      <w:r>
        <w:rPr>
          <w:rFonts w:ascii="Menlo" w:hAnsi="Menlo" w:cs="Menlo"/>
          <w:color w:val="C9D1D9"/>
          <w:sz w:val="18"/>
          <w:szCs w:val="18"/>
        </w:rPr>
        <w:t>x</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C9D1D9"/>
          <w:sz w:val="18"/>
          <w:szCs w:val="18"/>
        </w:rPr>
        <w:t>b</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h</w:t>
      </w:r>
      <w:r>
        <w:rPr>
          <w:rFonts w:ascii="Menlo" w:hAnsi="Menlo" w:cs="Menlo"/>
          <w:color w:val="D4D4D4"/>
          <w:sz w:val="18"/>
          <w:szCs w:val="18"/>
        </w:rPr>
        <w:t>/</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C9D1D9"/>
          <w:sz w:val="18"/>
          <w:szCs w:val="18"/>
        </w:rPr>
        <w:t>x</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h</w:t>
      </w:r>
      <w:r>
        <w:rPr>
          <w:rFonts w:ascii="Menlo" w:hAnsi="Menlo" w:cs="Menlo"/>
          <w:color w:val="BBBEBF"/>
          <w:sz w:val="18"/>
          <w:szCs w:val="18"/>
        </w:rPr>
        <w:t xml:space="preserve">) </w:t>
      </w:r>
      <w:r>
        <w:rPr>
          <w:rFonts w:ascii="Menlo" w:hAnsi="Menlo" w:cs="Menlo"/>
          <w:color w:val="C9D1D9"/>
          <w:sz w:val="18"/>
          <w:szCs w:val="18"/>
        </w:rPr>
        <w:t>{</w:t>
      </w:r>
    </w:p>
    <w:p w14:paraId="7A43E4D9"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double</w:t>
      </w:r>
      <w:r>
        <w:rPr>
          <w:rFonts w:ascii="Menlo" w:hAnsi="Menlo" w:cs="Menlo"/>
          <w:color w:val="C9D1D9"/>
          <w:sz w:val="18"/>
          <w:szCs w:val="18"/>
        </w:rPr>
        <w:t xml:space="preserve"> Y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B5CEA8"/>
          <w:sz w:val="18"/>
          <w:szCs w:val="18"/>
        </w:rPr>
        <w:t>0.5</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log</w:t>
      </w:r>
      <w:r>
        <w:rPr>
          <w:rFonts w:ascii="Menlo" w:hAnsi="Menlo" w:cs="Menlo"/>
          <w:color w:val="C9D1D9"/>
          <w:sz w:val="18"/>
          <w:szCs w:val="18"/>
        </w:rPr>
        <w:t>(</w:t>
      </w:r>
      <w:r>
        <w:rPr>
          <w:rFonts w:ascii="Menlo" w:hAnsi="Menlo" w:cs="Menlo"/>
          <w:color w:val="B5CEA8"/>
          <w:sz w:val="18"/>
          <w:szCs w:val="18"/>
        </w:rPr>
        <w:t>1</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2</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x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cos</w:t>
      </w:r>
      <w:r>
        <w:rPr>
          <w:rFonts w:ascii="Menlo" w:hAnsi="Menlo" w:cs="Menlo"/>
          <w:color w:val="C9D1D9"/>
          <w:sz w:val="18"/>
          <w:szCs w:val="18"/>
        </w:rPr>
        <w:t xml:space="preserve">(pi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3</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pow</w:t>
      </w:r>
      <w:r>
        <w:rPr>
          <w:rFonts w:ascii="Menlo" w:hAnsi="Menlo" w:cs="Menlo"/>
          <w:color w:val="C9D1D9"/>
          <w:sz w:val="18"/>
          <w:szCs w:val="18"/>
        </w:rPr>
        <w:t xml:space="preserve">(x, </w:t>
      </w:r>
      <w:r>
        <w:rPr>
          <w:rFonts w:ascii="Menlo" w:hAnsi="Menlo" w:cs="Menlo"/>
          <w:color w:val="B5CEA8"/>
          <w:sz w:val="18"/>
          <w:szCs w:val="18"/>
        </w:rPr>
        <w:t>2</w:t>
      </w:r>
      <w:r>
        <w:rPr>
          <w:rFonts w:ascii="Menlo" w:hAnsi="Menlo" w:cs="Menlo"/>
          <w:color w:val="C9D1D9"/>
          <w:sz w:val="18"/>
          <w:szCs w:val="18"/>
        </w:rPr>
        <w:t>));</w:t>
      </w:r>
    </w:p>
    <w:p w14:paraId="19AF56CA"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double</w:t>
      </w:r>
      <w:r>
        <w:rPr>
          <w:rFonts w:ascii="Menlo" w:hAnsi="Menlo" w:cs="Menlo"/>
          <w:color w:val="C9D1D9"/>
          <w:sz w:val="18"/>
          <w:szCs w:val="18"/>
        </w:rPr>
        <w:t xml:space="preserve"> SN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0.0</w:t>
      </w:r>
      <w:r>
        <w:rPr>
          <w:rFonts w:ascii="Menlo" w:hAnsi="Menlo" w:cs="Menlo"/>
          <w:color w:val="C9D1D9"/>
          <w:sz w:val="18"/>
          <w:szCs w:val="18"/>
        </w:rPr>
        <w:t>;</w:t>
      </w:r>
    </w:p>
    <w:p w14:paraId="76A143E5"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for</w:t>
      </w:r>
      <w:r>
        <w:rPr>
          <w:rFonts w:ascii="Menlo" w:hAnsi="Menlo" w:cs="Menlo"/>
          <w:color w:val="C9D1D9"/>
          <w:sz w:val="18"/>
          <w:szCs w:val="18"/>
        </w:rPr>
        <w:t xml:space="preserve"> (</w:t>
      </w:r>
      <w:r>
        <w:rPr>
          <w:rFonts w:ascii="Menlo" w:hAnsi="Menlo" w:cs="Menlo"/>
          <w:color w:val="FF7B72"/>
          <w:sz w:val="18"/>
          <w:szCs w:val="18"/>
        </w:rPr>
        <w:t>int</w:t>
      </w:r>
      <w:r>
        <w:rPr>
          <w:rFonts w:ascii="Menlo" w:hAnsi="Menlo" w:cs="Menlo"/>
          <w:color w:val="C9D1D9"/>
          <w:sz w:val="18"/>
          <w:szCs w:val="18"/>
        </w:rPr>
        <w:t xml:space="preserve"> i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 xml:space="preserve">; i </w:t>
      </w:r>
      <w:r>
        <w:rPr>
          <w:rFonts w:ascii="Menlo" w:hAnsi="Menlo" w:cs="Menlo"/>
          <w:color w:val="D4D4D4"/>
          <w:sz w:val="18"/>
          <w:szCs w:val="18"/>
        </w:rPr>
        <w:t>&lt;</w:t>
      </w:r>
      <w:r>
        <w:rPr>
          <w:rFonts w:ascii="Menlo" w:hAnsi="Menlo" w:cs="Menlo"/>
          <w:color w:val="C9D1D9"/>
          <w:sz w:val="18"/>
          <w:szCs w:val="18"/>
        </w:rPr>
        <w:t xml:space="preserve"> n; i</w:t>
      </w:r>
      <w:r>
        <w:rPr>
          <w:rFonts w:ascii="Menlo" w:hAnsi="Menlo" w:cs="Menlo"/>
          <w:color w:val="D4D4D4"/>
          <w:sz w:val="18"/>
          <w:szCs w:val="18"/>
        </w:rPr>
        <w:t>++</w:t>
      </w:r>
      <w:r>
        <w:rPr>
          <w:rFonts w:ascii="Menlo" w:hAnsi="Menlo" w:cs="Menlo"/>
          <w:color w:val="C9D1D9"/>
          <w:sz w:val="18"/>
          <w:szCs w:val="18"/>
        </w:rPr>
        <w:t>) {</w:t>
      </w:r>
    </w:p>
    <w:p w14:paraId="23B69118"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double</w:t>
      </w:r>
      <w:r>
        <w:rPr>
          <w:rFonts w:ascii="Menlo" w:hAnsi="Menlo" w:cs="Menlo"/>
          <w:color w:val="C9D1D9"/>
          <w:sz w:val="18"/>
          <w:szCs w:val="18"/>
        </w:rPr>
        <w:t xml:space="preserve"> a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pow</w:t>
      </w:r>
      <w:r>
        <w:rPr>
          <w:rFonts w:ascii="Menlo" w:hAnsi="Menlo" w:cs="Menlo"/>
          <w:color w:val="C9D1D9"/>
          <w:sz w:val="18"/>
          <w:szCs w:val="18"/>
        </w:rPr>
        <w:t xml:space="preserve">(x, i)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cos</w:t>
      </w:r>
      <w:r>
        <w:rPr>
          <w:rFonts w:ascii="Menlo" w:hAnsi="Menlo" w:cs="Menlo"/>
          <w:color w:val="C9D1D9"/>
          <w:sz w:val="18"/>
          <w:szCs w:val="18"/>
        </w:rPr>
        <w:t xml:space="preserve">(i </w:t>
      </w:r>
      <w:r>
        <w:rPr>
          <w:rFonts w:ascii="Menlo" w:hAnsi="Menlo" w:cs="Menlo"/>
          <w:color w:val="D4D4D4"/>
          <w:sz w:val="18"/>
          <w:szCs w:val="18"/>
        </w:rPr>
        <w:t>*</w:t>
      </w:r>
      <w:r>
        <w:rPr>
          <w:rFonts w:ascii="Menlo" w:hAnsi="Menlo" w:cs="Menlo"/>
          <w:color w:val="C9D1D9"/>
          <w:sz w:val="18"/>
          <w:szCs w:val="18"/>
        </w:rPr>
        <w:t xml:space="preserve"> pi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3</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i;</w:t>
      </w:r>
    </w:p>
    <w:p w14:paraId="2DE90496"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SN </w:t>
      </w:r>
      <w:r>
        <w:rPr>
          <w:rFonts w:ascii="Menlo" w:hAnsi="Menlo" w:cs="Menlo"/>
          <w:color w:val="D4D4D4"/>
          <w:sz w:val="18"/>
          <w:szCs w:val="18"/>
        </w:rPr>
        <w:t>+=</w:t>
      </w:r>
      <w:r>
        <w:rPr>
          <w:rFonts w:ascii="Menlo" w:hAnsi="Menlo" w:cs="Menlo"/>
          <w:color w:val="C9D1D9"/>
          <w:sz w:val="18"/>
          <w:szCs w:val="18"/>
        </w:rPr>
        <w:t xml:space="preserve"> a;</w:t>
      </w:r>
    </w:p>
    <w:p w14:paraId="5F61B12D"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41D6FE83"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double</w:t>
      </w:r>
      <w:r>
        <w:rPr>
          <w:rFonts w:ascii="Menlo" w:hAnsi="Menlo" w:cs="Menlo"/>
          <w:color w:val="C9D1D9"/>
          <w:sz w:val="18"/>
          <w:szCs w:val="18"/>
        </w:rPr>
        <w:t xml:space="preserve"> SE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0.0</w:t>
      </w:r>
      <w:r>
        <w:rPr>
          <w:rFonts w:ascii="Menlo" w:hAnsi="Menlo" w:cs="Menlo"/>
          <w:color w:val="C9D1D9"/>
          <w:sz w:val="18"/>
          <w:szCs w:val="18"/>
        </w:rPr>
        <w:t>;</w:t>
      </w:r>
    </w:p>
    <w:p w14:paraId="6FEEC865"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double</w:t>
      </w:r>
      <w:r>
        <w:rPr>
          <w:rFonts w:ascii="Menlo" w:hAnsi="Menlo" w:cs="Menlo"/>
          <w:color w:val="C9D1D9"/>
          <w:sz w:val="18"/>
          <w:szCs w:val="18"/>
        </w:rPr>
        <w:t xml:space="preserve"> a_current;</w:t>
      </w:r>
    </w:p>
    <w:p w14:paraId="368ABE9B"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int</w:t>
      </w:r>
      <w:r>
        <w:rPr>
          <w:rFonts w:ascii="Menlo" w:hAnsi="Menlo" w:cs="Menlo"/>
          <w:color w:val="C9D1D9"/>
          <w:sz w:val="18"/>
          <w:szCs w:val="18"/>
        </w:rPr>
        <w:t xml:space="preserve"> j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w:t>
      </w:r>
    </w:p>
    <w:p w14:paraId="03BF1A27"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do</w:t>
      </w:r>
      <w:r>
        <w:rPr>
          <w:rFonts w:ascii="Menlo" w:hAnsi="Menlo" w:cs="Menlo"/>
          <w:color w:val="C9D1D9"/>
          <w:sz w:val="18"/>
          <w:szCs w:val="18"/>
        </w:rPr>
        <w:t xml:space="preserve"> {</w:t>
      </w:r>
    </w:p>
    <w:p w14:paraId="555AF57A"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a_current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pow</w:t>
      </w:r>
      <w:r>
        <w:rPr>
          <w:rFonts w:ascii="Menlo" w:hAnsi="Menlo" w:cs="Menlo"/>
          <w:color w:val="C9D1D9"/>
          <w:sz w:val="18"/>
          <w:szCs w:val="18"/>
        </w:rPr>
        <w:t xml:space="preserve">(x, j)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cos</w:t>
      </w:r>
      <w:r>
        <w:rPr>
          <w:rFonts w:ascii="Menlo" w:hAnsi="Menlo" w:cs="Menlo"/>
          <w:color w:val="C9D1D9"/>
          <w:sz w:val="18"/>
          <w:szCs w:val="18"/>
        </w:rPr>
        <w:t xml:space="preserve">(j </w:t>
      </w:r>
      <w:r>
        <w:rPr>
          <w:rFonts w:ascii="Menlo" w:hAnsi="Menlo" w:cs="Menlo"/>
          <w:color w:val="D4D4D4"/>
          <w:sz w:val="18"/>
          <w:szCs w:val="18"/>
        </w:rPr>
        <w:t>*</w:t>
      </w:r>
      <w:r>
        <w:rPr>
          <w:rFonts w:ascii="Menlo" w:hAnsi="Menlo" w:cs="Menlo"/>
          <w:color w:val="C9D1D9"/>
          <w:sz w:val="18"/>
          <w:szCs w:val="18"/>
        </w:rPr>
        <w:t xml:space="preserve"> pi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3.0</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j;</w:t>
      </w:r>
    </w:p>
    <w:p w14:paraId="1D8822B6"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SE </w:t>
      </w:r>
      <w:r>
        <w:rPr>
          <w:rFonts w:ascii="Menlo" w:hAnsi="Menlo" w:cs="Menlo"/>
          <w:color w:val="D4D4D4"/>
          <w:sz w:val="18"/>
          <w:szCs w:val="18"/>
        </w:rPr>
        <w:t>+=</w:t>
      </w:r>
      <w:r>
        <w:rPr>
          <w:rFonts w:ascii="Menlo" w:hAnsi="Menlo" w:cs="Menlo"/>
          <w:color w:val="C9D1D9"/>
          <w:sz w:val="18"/>
          <w:szCs w:val="18"/>
        </w:rPr>
        <w:t xml:space="preserve"> a_current;</w:t>
      </w:r>
    </w:p>
    <w:p w14:paraId="0AA86E59"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j</w:t>
      </w:r>
      <w:r>
        <w:rPr>
          <w:rFonts w:ascii="Menlo" w:hAnsi="Menlo" w:cs="Menlo"/>
          <w:color w:val="D4D4D4"/>
          <w:sz w:val="18"/>
          <w:szCs w:val="18"/>
        </w:rPr>
        <w:t>++</w:t>
      </w:r>
      <w:r>
        <w:rPr>
          <w:rFonts w:ascii="Menlo" w:hAnsi="Menlo" w:cs="Menlo"/>
          <w:color w:val="C9D1D9"/>
          <w:sz w:val="18"/>
          <w:szCs w:val="18"/>
        </w:rPr>
        <w:t>;</w:t>
      </w:r>
    </w:p>
    <w:p w14:paraId="7A9DF1B8"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 </w:t>
      </w:r>
      <w:r>
        <w:rPr>
          <w:rFonts w:ascii="Menlo" w:hAnsi="Menlo" w:cs="Menlo"/>
          <w:color w:val="C586C0"/>
          <w:sz w:val="18"/>
          <w:szCs w:val="18"/>
        </w:rPr>
        <w:t>while</w:t>
      </w:r>
      <w:r>
        <w:rPr>
          <w:rFonts w:ascii="Menlo" w:hAnsi="Menlo" w:cs="Menlo"/>
          <w:color w:val="C9D1D9"/>
          <w:sz w:val="18"/>
          <w:szCs w:val="18"/>
        </w:rPr>
        <w:t xml:space="preserve"> (</w:t>
      </w:r>
      <w:r>
        <w:rPr>
          <w:rFonts w:ascii="Menlo" w:hAnsi="Menlo" w:cs="Menlo"/>
          <w:color w:val="D2A8FF"/>
          <w:sz w:val="18"/>
          <w:szCs w:val="18"/>
        </w:rPr>
        <w:t>abs</w:t>
      </w:r>
      <w:r>
        <w:rPr>
          <w:rFonts w:ascii="Menlo" w:hAnsi="Menlo" w:cs="Menlo"/>
          <w:color w:val="C9D1D9"/>
          <w:sz w:val="18"/>
          <w:szCs w:val="18"/>
        </w:rPr>
        <w:t xml:space="preserve">(a_current) </w:t>
      </w:r>
      <w:r>
        <w:rPr>
          <w:rFonts w:ascii="Menlo" w:hAnsi="Menlo" w:cs="Menlo"/>
          <w:color w:val="D4D4D4"/>
          <w:sz w:val="18"/>
          <w:szCs w:val="18"/>
        </w:rPr>
        <w:t>&gt;=</w:t>
      </w:r>
      <w:r>
        <w:rPr>
          <w:rFonts w:ascii="Menlo" w:hAnsi="Menlo" w:cs="Menlo"/>
          <w:color w:val="C9D1D9"/>
          <w:sz w:val="18"/>
          <w:szCs w:val="18"/>
        </w:rPr>
        <w:t xml:space="preserve"> accuracy);</w:t>
      </w:r>
    </w:p>
    <w:p w14:paraId="184F1230"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"X="</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x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SN="</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SN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SE="</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SE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Y="</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Y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endl</w:t>
      </w:r>
      <w:r>
        <w:rPr>
          <w:rFonts w:ascii="Menlo" w:hAnsi="Menlo" w:cs="Menlo"/>
          <w:color w:val="C9D1D9"/>
          <w:sz w:val="18"/>
          <w:szCs w:val="18"/>
        </w:rPr>
        <w:t>;</w:t>
      </w:r>
    </w:p>
    <w:p w14:paraId="2C7975F5"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4AAF0C86"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w:t>
      </w:r>
    </w:p>
    <w:p w14:paraId="38804653" w14:textId="77777777" w:rsidR="000C7832" w:rsidRDefault="000C7832" w:rsidP="000C7832">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2305CF1D" w14:textId="77777777" w:rsidR="00971F12" w:rsidRDefault="00971F12" w:rsidP="00971F12">
      <w:pPr>
        <w:spacing w:after="200"/>
        <w:jc w:val="center"/>
        <w:rPr>
          <w:i/>
          <w:iCs/>
          <w:color w:val="3D85C6"/>
          <w:sz w:val="20"/>
          <w:szCs w:val="20"/>
          <w:lang w:val="uk-UA"/>
        </w:rPr>
      </w:pPr>
    </w:p>
    <w:p w14:paraId="16F34BB2" w14:textId="33AD16BE" w:rsidR="00971F12" w:rsidRPr="00676A83" w:rsidRDefault="00971F12" w:rsidP="00971F12">
      <w:pPr>
        <w:spacing w:after="200"/>
        <w:jc w:val="center"/>
        <w:rPr>
          <w:i/>
          <w:iCs/>
          <w:color w:val="3D85C6"/>
          <w:sz w:val="20"/>
          <w:szCs w:val="20"/>
          <w:lang w:val="uk-UA"/>
        </w:rPr>
      </w:pPr>
      <w:r>
        <w:rPr>
          <w:i/>
          <w:iCs/>
          <w:color w:val="3D85C6"/>
          <w:sz w:val="20"/>
          <w:szCs w:val="20"/>
        </w:rPr>
        <w:lastRenderedPageBreak/>
        <w:t>Code #</w:t>
      </w:r>
      <w:r>
        <w:rPr>
          <w:i/>
          <w:iCs/>
          <w:color w:val="3D85C6"/>
          <w:sz w:val="20"/>
          <w:szCs w:val="20"/>
          <w:lang w:val="uk-UA"/>
        </w:rPr>
        <w:t>2</w:t>
      </w:r>
      <w:r>
        <w:rPr>
          <w:i/>
          <w:iCs/>
          <w:color w:val="3D85C6"/>
          <w:sz w:val="20"/>
          <w:szCs w:val="20"/>
        </w:rPr>
        <w:t xml:space="preserve">. Код до зі </w:t>
      </w:r>
      <w:r>
        <w:rPr>
          <w:i/>
          <w:iCs/>
          <w:color w:val="3D85C6"/>
          <w:sz w:val="20"/>
          <w:szCs w:val="20"/>
          <w:lang w:val="uk-UA"/>
        </w:rPr>
        <w:t>Лабораторної роботи №</w:t>
      </w:r>
      <w:r w:rsidR="003C50AB">
        <w:rPr>
          <w:i/>
          <w:iCs/>
          <w:color w:val="3D85C6"/>
          <w:sz w:val="20"/>
          <w:szCs w:val="20"/>
          <w:lang w:val="uk-UA"/>
        </w:rPr>
        <w:t>3</w:t>
      </w:r>
    </w:p>
    <w:p w14:paraId="68A86E1C" w14:textId="52B760F8" w:rsidR="002C4E02" w:rsidRDefault="00070EAE">
      <w:pPr>
        <w:spacing w:after="200"/>
        <w:jc w:val="both"/>
        <w:rPr>
          <w:color w:val="000000"/>
        </w:rPr>
      </w:pPr>
      <w:r w:rsidRPr="00F85332">
        <w:rPr>
          <w:i/>
          <w:iCs/>
          <w:color w:val="000000"/>
        </w:rPr>
        <w:t>Посилання на файл коду в пулреквесті</w:t>
      </w:r>
      <w:r w:rsidRPr="00F85332">
        <w:rPr>
          <w:color w:val="000000"/>
        </w:rPr>
        <w:t>:</w:t>
      </w:r>
    </w:p>
    <w:p w14:paraId="5E08C7EB" w14:textId="4F08D19A" w:rsidR="003C50AB" w:rsidRDefault="00DF0EC4" w:rsidP="00AD3F02">
      <w:pPr>
        <w:rPr>
          <w:lang w:val="uk-UA"/>
        </w:rPr>
      </w:pPr>
      <w:hyperlink r:id="rId39" w:history="1">
        <w:r w:rsidRPr="00213CF1">
          <w:rPr>
            <w:rStyle w:val="Hyperlink"/>
            <w:lang w:val="uk-UA"/>
          </w:rPr>
          <w:t>https://github.com/artificial-intelligence-department/ai_programming_playground_2026/pull/429/changes#diff-44f99c42aba2d947efe850a520b3312fd074b0d1a9e941ebf402acc4200d33af</w:t>
        </w:r>
      </w:hyperlink>
    </w:p>
    <w:p w14:paraId="6BC80AC3" w14:textId="77777777" w:rsidR="00DF0EC4" w:rsidRDefault="00DF0EC4" w:rsidP="00AD3F02">
      <w:pPr>
        <w:rPr>
          <w:lang w:val="uk-UA"/>
        </w:rPr>
      </w:pPr>
    </w:p>
    <w:p w14:paraId="46704C80" w14:textId="77777777" w:rsidR="00DF0EC4" w:rsidRDefault="00DF0EC4" w:rsidP="00AD3F02">
      <w:pPr>
        <w:rPr>
          <w:lang w:val="uk-UA"/>
        </w:rPr>
      </w:pPr>
    </w:p>
    <w:p w14:paraId="12575257" w14:textId="03065B84" w:rsidR="00AD3F02" w:rsidRPr="00AD3F02" w:rsidRDefault="00AD3F02" w:rsidP="00AD3F02">
      <w:pPr>
        <w:rPr>
          <w:shd w:val="clear" w:color="auto" w:fill="FFF2CC"/>
          <w:lang w:val="uk-UA"/>
        </w:rPr>
      </w:pPr>
      <w:r w:rsidRPr="00AD3F02">
        <w:t>Завдання №</w:t>
      </w:r>
      <w:r w:rsidRPr="00AD3F02">
        <w:rPr>
          <w:lang w:val="uk-UA"/>
        </w:rPr>
        <w:t xml:space="preserve">3 </w:t>
      </w:r>
      <w:r w:rsidR="003C50AB" w:rsidRPr="003A000D">
        <w:t>Practice# programming: Class Practice Task</w:t>
      </w:r>
    </w:p>
    <w:p w14:paraId="38B91947" w14:textId="1278B033" w:rsidR="002C4E02" w:rsidRDefault="002C4E02">
      <w:pPr>
        <w:spacing w:after="200"/>
        <w:jc w:val="center"/>
        <w:rPr>
          <w:lang w:val="uk-UA"/>
        </w:rPr>
      </w:pPr>
    </w:p>
    <w:p w14:paraId="262BE922" w14:textId="77777777" w:rsidR="00822E08" w:rsidRDefault="00822E08" w:rsidP="00822E08">
      <w:pPr>
        <w:shd w:val="clear" w:color="auto" w:fill="121314"/>
        <w:spacing w:line="270" w:lineRule="atLeast"/>
        <w:rPr>
          <w:rFonts w:ascii="Menlo" w:hAnsi="Menlo" w:cs="Menlo"/>
          <w:color w:val="BBBEBF"/>
          <w:sz w:val="18"/>
          <w:szCs w:val="18"/>
        </w:rPr>
      </w:pPr>
      <w:r>
        <w:rPr>
          <w:rFonts w:ascii="Menlo" w:hAnsi="Menlo" w:cs="Menlo"/>
          <w:color w:val="8B949E"/>
          <w:sz w:val="18"/>
          <w:szCs w:val="18"/>
        </w:rPr>
        <w:t>/*</w:t>
      </w:r>
    </w:p>
    <w:p w14:paraId="7D9B8834" w14:textId="1E816F40" w:rsidR="00822E08" w:rsidRPr="003F08B6" w:rsidRDefault="00822E08" w:rsidP="00822E08">
      <w:pPr>
        <w:shd w:val="clear" w:color="auto" w:fill="121314"/>
        <w:spacing w:line="270" w:lineRule="atLeast"/>
        <w:rPr>
          <w:rFonts w:ascii="Menlo" w:hAnsi="Menlo" w:cs="Menlo"/>
          <w:color w:val="BBBEBF"/>
          <w:sz w:val="18"/>
          <w:szCs w:val="18"/>
          <w:lang w:val="uk-UA"/>
        </w:rPr>
      </w:pPr>
      <w:r>
        <w:rPr>
          <w:rFonts w:ascii="Menlo" w:hAnsi="Menlo" w:cs="Menlo"/>
          <w:color w:val="8B949E"/>
          <w:sz w:val="18"/>
          <w:szCs w:val="18"/>
        </w:rPr>
        <w:t xml:space="preserve">    Задача: </w:t>
      </w:r>
      <w:r w:rsidR="003F08B6">
        <w:rPr>
          <w:rFonts w:ascii="Menlo" w:hAnsi="Menlo" w:cs="Menlo"/>
          <w:color w:val="8B949E"/>
          <w:sz w:val="18"/>
          <w:szCs w:val="18"/>
          <w:lang w:val="uk-UA"/>
        </w:rPr>
        <w:t>Практичне завдання</w:t>
      </w:r>
    </w:p>
    <w:p w14:paraId="52C51E56" w14:textId="77777777" w:rsidR="00822E08" w:rsidRDefault="00822E08" w:rsidP="00822E08">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Автор: Ільницька Софія</w:t>
      </w:r>
    </w:p>
    <w:p w14:paraId="6F29B536" w14:textId="77777777" w:rsidR="00822E08" w:rsidRDefault="00822E08" w:rsidP="00822E08">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Група: ШІ-14</w:t>
      </w:r>
    </w:p>
    <w:p w14:paraId="2E19CF01" w14:textId="77777777" w:rsidR="00822E08" w:rsidRDefault="00822E08" w:rsidP="00822E08">
      <w:pPr>
        <w:shd w:val="clear" w:color="auto" w:fill="121314"/>
        <w:spacing w:line="270" w:lineRule="atLeast"/>
        <w:rPr>
          <w:rFonts w:ascii="Menlo" w:hAnsi="Menlo" w:cs="Menlo"/>
          <w:color w:val="8B949E"/>
          <w:sz w:val="18"/>
          <w:szCs w:val="18"/>
          <w:lang w:val="uk-UA"/>
        </w:rPr>
      </w:pPr>
      <w:r>
        <w:rPr>
          <w:rFonts w:ascii="Menlo" w:hAnsi="Menlo" w:cs="Menlo"/>
          <w:color w:val="8B949E"/>
          <w:sz w:val="18"/>
          <w:szCs w:val="18"/>
        </w:rPr>
        <w:t>*/</w:t>
      </w:r>
    </w:p>
    <w:p w14:paraId="03DD73FB"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A5D6FF"/>
          <w:sz w:val="18"/>
          <w:szCs w:val="18"/>
        </w:rPr>
        <w:t>&lt;iostream&gt;</w:t>
      </w:r>
    </w:p>
    <w:p w14:paraId="61B72033"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A5D6FF"/>
          <w:sz w:val="18"/>
          <w:szCs w:val="18"/>
        </w:rPr>
        <w:t>&lt;iomanip&gt;</w:t>
      </w:r>
    </w:p>
    <w:p w14:paraId="495B3153"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A5D6FF"/>
          <w:sz w:val="18"/>
          <w:szCs w:val="18"/>
        </w:rPr>
        <w:t>&lt;cmath&gt;</w:t>
      </w:r>
    </w:p>
    <w:p w14:paraId="4A800D1A"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586C0"/>
          <w:sz w:val="18"/>
          <w:szCs w:val="18"/>
        </w:rPr>
        <w:t>using</w:t>
      </w:r>
      <w:r>
        <w:rPr>
          <w:rFonts w:ascii="Menlo" w:hAnsi="Menlo" w:cs="Menlo"/>
          <w:color w:val="BBBEBF"/>
          <w:sz w:val="18"/>
          <w:szCs w:val="18"/>
        </w:rPr>
        <w:t xml:space="preserve"> </w:t>
      </w:r>
      <w:r>
        <w:rPr>
          <w:rFonts w:ascii="Menlo" w:hAnsi="Menlo" w:cs="Menlo"/>
          <w:color w:val="FF7B72"/>
          <w:sz w:val="18"/>
          <w:szCs w:val="18"/>
        </w:rPr>
        <w:t>namespace</w:t>
      </w:r>
      <w:r>
        <w:rPr>
          <w:rFonts w:ascii="Menlo" w:hAnsi="Menlo" w:cs="Menlo"/>
          <w:color w:val="BBBEBF"/>
          <w:sz w:val="18"/>
          <w:szCs w:val="18"/>
        </w:rPr>
        <w:t xml:space="preserve"> </w:t>
      </w:r>
      <w:r>
        <w:rPr>
          <w:rFonts w:ascii="Menlo" w:hAnsi="Menlo" w:cs="Menlo"/>
          <w:color w:val="4EC9B0"/>
          <w:sz w:val="18"/>
          <w:szCs w:val="18"/>
        </w:rPr>
        <w:t>std</w:t>
      </w:r>
      <w:r>
        <w:rPr>
          <w:rFonts w:ascii="Menlo" w:hAnsi="Menlo" w:cs="Menlo"/>
          <w:color w:val="BBBEBF"/>
          <w:sz w:val="18"/>
          <w:szCs w:val="18"/>
        </w:rPr>
        <w:t>;</w:t>
      </w:r>
    </w:p>
    <w:p w14:paraId="2D837105" w14:textId="77777777" w:rsidR="003F08B6" w:rsidRDefault="003F08B6" w:rsidP="003F08B6">
      <w:pPr>
        <w:shd w:val="clear" w:color="auto" w:fill="121314"/>
        <w:spacing w:line="270" w:lineRule="atLeast"/>
        <w:rPr>
          <w:rFonts w:ascii="Menlo" w:hAnsi="Menlo" w:cs="Menlo"/>
          <w:color w:val="BBBEBF"/>
          <w:sz w:val="18"/>
          <w:szCs w:val="18"/>
        </w:rPr>
      </w:pPr>
    </w:p>
    <w:p w14:paraId="269386BD"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Виводить витрати за кожен день у вигляді таблиці</w:t>
      </w:r>
    </w:p>
    <w:p w14:paraId="04A4C3CD"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FF7B72"/>
          <w:sz w:val="18"/>
          <w:szCs w:val="18"/>
        </w:rPr>
        <w:t>void</w:t>
      </w:r>
      <w:r>
        <w:rPr>
          <w:rFonts w:ascii="Menlo" w:hAnsi="Menlo" w:cs="Menlo"/>
          <w:color w:val="BBBEBF"/>
          <w:sz w:val="18"/>
          <w:szCs w:val="18"/>
        </w:rPr>
        <w:t xml:space="preserve"> </w:t>
      </w:r>
      <w:r>
        <w:rPr>
          <w:rFonts w:ascii="Menlo" w:hAnsi="Menlo" w:cs="Menlo"/>
          <w:color w:val="D2A8FF"/>
          <w:sz w:val="18"/>
          <w:szCs w:val="18"/>
        </w:rPr>
        <w:t>dailyExpenses</w:t>
      </w:r>
      <w:r>
        <w:rPr>
          <w:rFonts w:ascii="Menlo" w:hAnsi="Menlo" w:cs="Menlo"/>
          <w:color w:val="BBBEBF"/>
          <w:sz w:val="18"/>
          <w:szCs w:val="18"/>
        </w:rPr>
        <w:t>(</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FFA657"/>
          <w:sz w:val="18"/>
          <w:szCs w:val="18"/>
        </w:rPr>
        <w:t>spending</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w:t>
      </w:r>
    </w:p>
    <w:p w14:paraId="3FF8395C"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"День"</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     Витрати, грн"</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endl</w:t>
      </w:r>
      <w:r>
        <w:rPr>
          <w:rFonts w:ascii="Menlo" w:hAnsi="Menlo" w:cs="Menlo"/>
          <w:color w:val="BBBEBF"/>
          <w:sz w:val="18"/>
          <w:szCs w:val="18"/>
        </w:rPr>
        <w:t>;</w:t>
      </w:r>
    </w:p>
    <w:p w14:paraId="30BD4681" w14:textId="77777777" w:rsidR="003F08B6" w:rsidRDefault="003F08B6" w:rsidP="003F08B6">
      <w:pPr>
        <w:shd w:val="clear" w:color="auto" w:fill="121314"/>
        <w:spacing w:line="270" w:lineRule="atLeast"/>
        <w:rPr>
          <w:rFonts w:ascii="Menlo" w:hAnsi="Menlo" w:cs="Menlo"/>
          <w:color w:val="BBBEBF"/>
          <w:sz w:val="18"/>
          <w:szCs w:val="18"/>
        </w:rPr>
      </w:pPr>
    </w:p>
    <w:p w14:paraId="684692A9"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 Перебираємо всі дні та виводимо витрати за кожен із них</w:t>
      </w:r>
    </w:p>
    <w:p w14:paraId="76754864"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w:t>
      </w:r>
    </w:p>
    <w:p w14:paraId="0C670CDB"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i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fixed</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setprecision</w:t>
      </w:r>
      <w:r>
        <w:rPr>
          <w:rFonts w:ascii="Menlo" w:hAnsi="Menlo" w:cs="Menlo"/>
          <w:color w:val="C9D1D9"/>
          <w:sz w:val="18"/>
          <w:szCs w:val="18"/>
        </w:rPr>
        <w:t>(</w:t>
      </w:r>
      <w:r>
        <w:rPr>
          <w:rFonts w:ascii="Menlo" w:hAnsi="Menlo" w:cs="Menlo"/>
          <w:color w:val="B5CEA8"/>
          <w:sz w:val="18"/>
          <w:szCs w:val="18"/>
        </w:rPr>
        <w:t>2</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FFA657"/>
          <w:sz w:val="18"/>
          <w:szCs w:val="18"/>
        </w:rPr>
        <w:t>spending</w:t>
      </w:r>
      <w:r>
        <w:rPr>
          <w:rFonts w:ascii="Menlo" w:hAnsi="Menlo" w:cs="Menlo"/>
          <w:color w:val="C9D1D9"/>
          <w:sz w:val="18"/>
          <w:szCs w:val="18"/>
        </w:rPr>
        <w:t xml:space="preserve">[i]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endl</w:t>
      </w:r>
      <w:r>
        <w:rPr>
          <w:rFonts w:ascii="Menlo" w:hAnsi="Menlo" w:cs="Menlo"/>
          <w:color w:val="C9D1D9"/>
          <w:sz w:val="18"/>
          <w:szCs w:val="18"/>
        </w:rPr>
        <w:t>;</w:t>
      </w:r>
    </w:p>
    <w:p w14:paraId="6864F00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0358CE1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00E69C14" w14:textId="77777777" w:rsidR="003F08B6" w:rsidRDefault="003F08B6" w:rsidP="003F08B6">
      <w:pPr>
        <w:shd w:val="clear" w:color="auto" w:fill="121314"/>
        <w:spacing w:line="270" w:lineRule="atLeast"/>
        <w:rPr>
          <w:rFonts w:ascii="Menlo" w:hAnsi="Menlo" w:cs="Menlo"/>
          <w:color w:val="BBBEBF"/>
          <w:sz w:val="18"/>
          <w:szCs w:val="18"/>
        </w:rPr>
      </w:pPr>
    </w:p>
    <w:p w14:paraId="29FE515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Знаходить найменші та найбільші витрати за один день, min і max передаються за посиланням, тому їхні значення змінюються</w:t>
      </w:r>
    </w:p>
    <w:p w14:paraId="1C82E7D9"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FF7B72"/>
          <w:sz w:val="18"/>
          <w:szCs w:val="18"/>
        </w:rPr>
        <w:t>void</w:t>
      </w:r>
      <w:r>
        <w:rPr>
          <w:rFonts w:ascii="Menlo" w:hAnsi="Menlo" w:cs="Menlo"/>
          <w:color w:val="BBBEBF"/>
          <w:sz w:val="18"/>
          <w:szCs w:val="18"/>
        </w:rPr>
        <w:t xml:space="preserve"> </w:t>
      </w:r>
      <w:r>
        <w:rPr>
          <w:rFonts w:ascii="Menlo" w:hAnsi="Menlo" w:cs="Menlo"/>
          <w:color w:val="D2A8FF"/>
          <w:sz w:val="18"/>
          <w:szCs w:val="18"/>
        </w:rPr>
        <w:t>findMinMax</w:t>
      </w:r>
      <w:r>
        <w:rPr>
          <w:rFonts w:ascii="Menlo" w:hAnsi="Menlo" w:cs="Menlo"/>
          <w:color w:val="BBBEBF"/>
          <w:sz w:val="18"/>
          <w:szCs w:val="18"/>
        </w:rPr>
        <w:t>(</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FFA657"/>
          <w:sz w:val="18"/>
          <w:szCs w:val="18"/>
        </w:rPr>
        <w:t>spending</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xml:space="preserve">, </w:t>
      </w:r>
      <w:r>
        <w:rPr>
          <w:rFonts w:ascii="Menlo" w:hAnsi="Menlo" w:cs="Menlo"/>
          <w:color w:val="FF7B72"/>
          <w:sz w:val="18"/>
          <w:szCs w:val="18"/>
        </w:rPr>
        <w:t>double</w:t>
      </w:r>
      <w:r>
        <w:rPr>
          <w:rFonts w:ascii="Menlo" w:hAnsi="Menlo" w:cs="Menlo"/>
          <w:color w:val="569CD6"/>
          <w:sz w:val="18"/>
          <w:szCs w:val="18"/>
        </w:rPr>
        <w:t>&amp;</w:t>
      </w:r>
      <w:r>
        <w:rPr>
          <w:rFonts w:ascii="Menlo" w:hAnsi="Menlo" w:cs="Menlo"/>
          <w:color w:val="BBBEBF"/>
          <w:sz w:val="18"/>
          <w:szCs w:val="18"/>
        </w:rPr>
        <w:t xml:space="preserve"> </w:t>
      </w:r>
      <w:r>
        <w:rPr>
          <w:rFonts w:ascii="Menlo" w:hAnsi="Menlo" w:cs="Menlo"/>
          <w:color w:val="FFA657"/>
          <w:sz w:val="18"/>
          <w:szCs w:val="18"/>
        </w:rPr>
        <w:t>min</w:t>
      </w:r>
      <w:r>
        <w:rPr>
          <w:rFonts w:ascii="Menlo" w:hAnsi="Menlo" w:cs="Menlo"/>
          <w:color w:val="BBBEBF"/>
          <w:sz w:val="18"/>
          <w:szCs w:val="18"/>
        </w:rPr>
        <w:t xml:space="preserve">, </w:t>
      </w:r>
      <w:r>
        <w:rPr>
          <w:rFonts w:ascii="Menlo" w:hAnsi="Menlo" w:cs="Menlo"/>
          <w:color w:val="FF7B72"/>
          <w:sz w:val="18"/>
          <w:szCs w:val="18"/>
        </w:rPr>
        <w:t>double</w:t>
      </w:r>
      <w:r>
        <w:rPr>
          <w:rFonts w:ascii="Menlo" w:hAnsi="Menlo" w:cs="Menlo"/>
          <w:color w:val="569CD6"/>
          <w:sz w:val="18"/>
          <w:szCs w:val="18"/>
        </w:rPr>
        <w:t>&amp;</w:t>
      </w:r>
      <w:r>
        <w:rPr>
          <w:rFonts w:ascii="Menlo" w:hAnsi="Menlo" w:cs="Menlo"/>
          <w:color w:val="BBBEBF"/>
          <w:sz w:val="18"/>
          <w:szCs w:val="18"/>
        </w:rPr>
        <w:t xml:space="preserve"> </w:t>
      </w:r>
      <w:r>
        <w:rPr>
          <w:rFonts w:ascii="Menlo" w:hAnsi="Menlo" w:cs="Menlo"/>
          <w:color w:val="FFA657"/>
          <w:sz w:val="18"/>
          <w:szCs w:val="18"/>
        </w:rPr>
        <w:t>max</w:t>
      </w:r>
      <w:r>
        <w:rPr>
          <w:rFonts w:ascii="Menlo" w:hAnsi="Menlo" w:cs="Menlo"/>
          <w:color w:val="BBBEBF"/>
          <w:sz w:val="18"/>
          <w:szCs w:val="18"/>
        </w:rPr>
        <w:t>) {</w:t>
      </w:r>
    </w:p>
    <w:p w14:paraId="65053720"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min</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spending</w:t>
      </w:r>
      <w:r>
        <w:rPr>
          <w:rFonts w:ascii="Menlo" w:hAnsi="Menlo" w:cs="Menlo"/>
          <w:color w:val="BBBEBF"/>
          <w:sz w:val="18"/>
          <w:szCs w:val="18"/>
        </w:rPr>
        <w:t>[</w:t>
      </w:r>
      <w:r>
        <w:rPr>
          <w:rFonts w:ascii="Menlo" w:hAnsi="Menlo" w:cs="Menlo"/>
          <w:color w:val="B5CEA8"/>
          <w:sz w:val="18"/>
          <w:szCs w:val="18"/>
        </w:rPr>
        <w:t>0</w:t>
      </w:r>
      <w:r>
        <w:rPr>
          <w:rFonts w:ascii="Menlo" w:hAnsi="Menlo" w:cs="Menlo"/>
          <w:color w:val="BBBEBF"/>
          <w:sz w:val="18"/>
          <w:szCs w:val="18"/>
        </w:rPr>
        <w:t>];</w:t>
      </w:r>
    </w:p>
    <w:p w14:paraId="1420AD2B"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A657"/>
          <w:sz w:val="18"/>
          <w:szCs w:val="18"/>
        </w:rPr>
        <w:t>max</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spending</w:t>
      </w:r>
      <w:r>
        <w:rPr>
          <w:rFonts w:ascii="Menlo" w:hAnsi="Menlo" w:cs="Menlo"/>
          <w:color w:val="BBBEBF"/>
          <w:sz w:val="18"/>
          <w:szCs w:val="18"/>
        </w:rPr>
        <w:t>[</w:t>
      </w:r>
      <w:r>
        <w:rPr>
          <w:rFonts w:ascii="Menlo" w:hAnsi="Menlo" w:cs="Menlo"/>
          <w:color w:val="B5CEA8"/>
          <w:sz w:val="18"/>
          <w:szCs w:val="18"/>
        </w:rPr>
        <w:t>0</w:t>
      </w:r>
      <w:r>
        <w:rPr>
          <w:rFonts w:ascii="Menlo" w:hAnsi="Menlo" w:cs="Menlo"/>
          <w:color w:val="BBBEBF"/>
          <w:sz w:val="18"/>
          <w:szCs w:val="18"/>
        </w:rPr>
        <w:t>];</w:t>
      </w:r>
    </w:p>
    <w:p w14:paraId="44A0010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w:t>
      </w:r>
    </w:p>
    <w:p w14:paraId="4953F1B6"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FFA657"/>
          <w:sz w:val="18"/>
          <w:szCs w:val="18"/>
        </w:rPr>
        <w:t>spending</w:t>
      </w:r>
      <w:r>
        <w:rPr>
          <w:rFonts w:ascii="Menlo" w:hAnsi="Menlo" w:cs="Menlo"/>
          <w:color w:val="C9D1D9"/>
          <w:sz w:val="18"/>
          <w:szCs w:val="18"/>
        </w:rPr>
        <w:t xml:space="preserve">[i] </w:t>
      </w:r>
      <w:r>
        <w:rPr>
          <w:rFonts w:ascii="Menlo" w:hAnsi="Menlo" w:cs="Menlo"/>
          <w:color w:val="D4D4D4"/>
          <w:sz w:val="18"/>
          <w:szCs w:val="18"/>
        </w:rPr>
        <w:t>&lt;</w:t>
      </w:r>
      <w:r>
        <w:rPr>
          <w:rFonts w:ascii="Menlo" w:hAnsi="Menlo" w:cs="Menlo"/>
          <w:color w:val="C9D1D9"/>
          <w:sz w:val="18"/>
          <w:szCs w:val="18"/>
        </w:rPr>
        <w:t xml:space="preserve"> </w:t>
      </w:r>
      <w:r>
        <w:rPr>
          <w:rFonts w:ascii="Menlo" w:hAnsi="Menlo" w:cs="Menlo"/>
          <w:color w:val="FFA657"/>
          <w:sz w:val="18"/>
          <w:szCs w:val="18"/>
        </w:rPr>
        <w:t>min</w:t>
      </w:r>
      <w:r>
        <w:rPr>
          <w:rFonts w:ascii="Menlo" w:hAnsi="Menlo" w:cs="Menlo"/>
          <w:color w:val="C9D1D9"/>
          <w:sz w:val="18"/>
          <w:szCs w:val="18"/>
        </w:rPr>
        <w:t>) {</w:t>
      </w:r>
    </w:p>
    <w:p w14:paraId="346CA53D"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A657"/>
          <w:sz w:val="18"/>
          <w:szCs w:val="18"/>
        </w:rPr>
        <w:t>min</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FFA657"/>
          <w:sz w:val="18"/>
          <w:szCs w:val="18"/>
        </w:rPr>
        <w:t>spending</w:t>
      </w:r>
      <w:r>
        <w:rPr>
          <w:rFonts w:ascii="Menlo" w:hAnsi="Menlo" w:cs="Menlo"/>
          <w:color w:val="C9D1D9"/>
          <w:sz w:val="18"/>
          <w:szCs w:val="18"/>
        </w:rPr>
        <w:t>[i];</w:t>
      </w:r>
    </w:p>
    <w:p w14:paraId="470BF1FF"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304F9F80"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FFA657"/>
          <w:sz w:val="18"/>
          <w:szCs w:val="18"/>
        </w:rPr>
        <w:t>spending</w:t>
      </w:r>
      <w:r>
        <w:rPr>
          <w:rFonts w:ascii="Menlo" w:hAnsi="Menlo" w:cs="Menlo"/>
          <w:color w:val="C9D1D9"/>
          <w:sz w:val="18"/>
          <w:szCs w:val="18"/>
        </w:rPr>
        <w:t xml:space="preserve">[i] </w:t>
      </w:r>
      <w:r>
        <w:rPr>
          <w:rFonts w:ascii="Menlo" w:hAnsi="Menlo" w:cs="Menlo"/>
          <w:color w:val="D4D4D4"/>
          <w:sz w:val="18"/>
          <w:szCs w:val="18"/>
        </w:rPr>
        <w:t>&gt;</w:t>
      </w:r>
      <w:r>
        <w:rPr>
          <w:rFonts w:ascii="Menlo" w:hAnsi="Menlo" w:cs="Menlo"/>
          <w:color w:val="C9D1D9"/>
          <w:sz w:val="18"/>
          <w:szCs w:val="18"/>
        </w:rPr>
        <w:t xml:space="preserve"> </w:t>
      </w:r>
      <w:r>
        <w:rPr>
          <w:rFonts w:ascii="Menlo" w:hAnsi="Menlo" w:cs="Menlo"/>
          <w:color w:val="FFA657"/>
          <w:sz w:val="18"/>
          <w:szCs w:val="18"/>
        </w:rPr>
        <w:t>max</w:t>
      </w:r>
      <w:r>
        <w:rPr>
          <w:rFonts w:ascii="Menlo" w:hAnsi="Menlo" w:cs="Menlo"/>
          <w:color w:val="C9D1D9"/>
          <w:sz w:val="18"/>
          <w:szCs w:val="18"/>
        </w:rPr>
        <w:t>) {</w:t>
      </w:r>
    </w:p>
    <w:p w14:paraId="79A6BF7F"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A657"/>
          <w:sz w:val="18"/>
          <w:szCs w:val="18"/>
        </w:rPr>
        <w:t>max</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FFA657"/>
          <w:sz w:val="18"/>
          <w:szCs w:val="18"/>
        </w:rPr>
        <w:t>spending</w:t>
      </w:r>
      <w:r>
        <w:rPr>
          <w:rFonts w:ascii="Menlo" w:hAnsi="Menlo" w:cs="Menlo"/>
          <w:color w:val="C9D1D9"/>
          <w:sz w:val="18"/>
          <w:szCs w:val="18"/>
        </w:rPr>
        <w:t>[i];</w:t>
      </w:r>
    </w:p>
    <w:p w14:paraId="0D0D6EB7"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575D147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28E6AC44"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346B656D" w14:textId="77777777" w:rsidR="003F08B6" w:rsidRDefault="003F08B6" w:rsidP="003F08B6">
      <w:pPr>
        <w:shd w:val="clear" w:color="auto" w:fill="121314"/>
        <w:spacing w:line="270" w:lineRule="atLeast"/>
        <w:rPr>
          <w:rFonts w:ascii="Menlo" w:hAnsi="Menlo" w:cs="Menlo"/>
          <w:color w:val="BBBEBF"/>
          <w:sz w:val="18"/>
          <w:szCs w:val="18"/>
        </w:rPr>
      </w:pPr>
    </w:p>
    <w:p w14:paraId="171ECD5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Обчислює загальну суму витрат за допомогою рекурсії</w:t>
      </w:r>
    </w:p>
    <w:p w14:paraId="13B7FB57"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D2A8FF"/>
          <w:sz w:val="18"/>
          <w:szCs w:val="18"/>
        </w:rPr>
        <w:t>findSum</w:t>
      </w:r>
      <w:r>
        <w:rPr>
          <w:rFonts w:ascii="Menlo" w:hAnsi="Menlo" w:cs="Menlo"/>
          <w:color w:val="BBBEBF"/>
          <w:sz w:val="18"/>
          <w:szCs w:val="18"/>
        </w:rPr>
        <w:t>(</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FFA657"/>
          <w:sz w:val="18"/>
          <w:szCs w:val="18"/>
        </w:rPr>
        <w:t>spending</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w:t>
      </w:r>
    </w:p>
    <w:p w14:paraId="1431FAB2"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C9D1D9"/>
          <w:sz w:val="18"/>
          <w:szCs w:val="18"/>
        </w:rPr>
        <w:t>{</w:t>
      </w:r>
    </w:p>
    <w:p w14:paraId="5C6B3A1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w:t>
      </w:r>
    </w:p>
    <w:p w14:paraId="18A0130B"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lastRenderedPageBreak/>
        <w:t xml:space="preserve">    }</w:t>
      </w:r>
    </w:p>
    <w:p w14:paraId="5007578D" w14:textId="77777777" w:rsidR="003F08B6" w:rsidRDefault="003F08B6" w:rsidP="003F08B6">
      <w:pPr>
        <w:shd w:val="clear" w:color="auto" w:fill="121314"/>
        <w:spacing w:line="270" w:lineRule="atLeast"/>
        <w:rPr>
          <w:rFonts w:ascii="Menlo" w:hAnsi="Menlo" w:cs="Menlo"/>
          <w:color w:val="BBBEBF"/>
          <w:sz w:val="18"/>
          <w:szCs w:val="18"/>
        </w:rPr>
      </w:pPr>
    </w:p>
    <w:p w14:paraId="44B68BCC"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 Додає витрати останнього дня до суми витрат попередніх днів</w:t>
      </w:r>
    </w:p>
    <w:p w14:paraId="2A1DE734"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FFA657"/>
          <w:sz w:val="18"/>
          <w:szCs w:val="18"/>
        </w:rPr>
        <w:t>spending</w:t>
      </w:r>
      <w:r>
        <w:rPr>
          <w:rFonts w:ascii="Menlo" w:hAnsi="Menlo" w:cs="Menlo"/>
          <w:color w:val="BBBEBF"/>
          <w:sz w:val="18"/>
          <w:szCs w:val="18"/>
        </w:rPr>
        <w:t>[</w:t>
      </w:r>
      <w:r>
        <w:rPr>
          <w:rFonts w:ascii="Menlo" w:hAnsi="Menlo" w:cs="Menlo"/>
          <w:color w:val="FFA657"/>
          <w:sz w:val="18"/>
          <w:szCs w:val="18"/>
        </w:rPr>
        <w:t>days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findSum</w:t>
      </w:r>
      <w:r>
        <w:rPr>
          <w:rFonts w:ascii="Menlo" w:hAnsi="Menlo" w:cs="Menlo"/>
          <w:color w:val="BBBEBF"/>
          <w:sz w:val="18"/>
          <w:szCs w:val="18"/>
        </w:rPr>
        <w:t>(</w:t>
      </w:r>
      <w:r>
        <w:rPr>
          <w:rFonts w:ascii="Menlo" w:hAnsi="Menlo" w:cs="Menlo"/>
          <w:color w:val="FFA657"/>
          <w:sz w:val="18"/>
          <w:szCs w:val="18"/>
        </w:rPr>
        <w:t>spending</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w:t>
      </w:r>
    </w:p>
    <w:p w14:paraId="583B846A"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7E53BE21" w14:textId="77777777" w:rsidR="003F08B6" w:rsidRDefault="003F08B6" w:rsidP="003F08B6">
      <w:pPr>
        <w:shd w:val="clear" w:color="auto" w:fill="121314"/>
        <w:spacing w:line="270" w:lineRule="atLeast"/>
        <w:rPr>
          <w:rFonts w:ascii="Menlo" w:hAnsi="Menlo" w:cs="Menlo"/>
          <w:color w:val="BBBEBF"/>
          <w:sz w:val="18"/>
          <w:szCs w:val="18"/>
        </w:rPr>
      </w:pPr>
    </w:p>
    <w:p w14:paraId="6DB2003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Перевіряє, на якому дні накопичені витрати перевищать місячний бюджет</w:t>
      </w:r>
    </w:p>
    <w:p w14:paraId="60BED3A2"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FF7B72"/>
          <w:sz w:val="18"/>
          <w:szCs w:val="18"/>
        </w:rPr>
        <w:t>void</w:t>
      </w:r>
      <w:r>
        <w:rPr>
          <w:rFonts w:ascii="Menlo" w:hAnsi="Menlo" w:cs="Menlo"/>
          <w:color w:val="BBBEBF"/>
          <w:sz w:val="18"/>
          <w:szCs w:val="18"/>
        </w:rPr>
        <w:t xml:space="preserve"> </w:t>
      </w:r>
      <w:r>
        <w:rPr>
          <w:rFonts w:ascii="Menlo" w:hAnsi="Menlo" w:cs="Menlo"/>
          <w:color w:val="D2A8FF"/>
          <w:sz w:val="18"/>
          <w:szCs w:val="18"/>
        </w:rPr>
        <w:t>findBudgetExhaustion</w:t>
      </w:r>
      <w:r>
        <w:rPr>
          <w:rFonts w:ascii="Menlo" w:hAnsi="Menlo" w:cs="Menlo"/>
          <w:color w:val="BBBEBF"/>
          <w:sz w:val="18"/>
          <w:szCs w:val="18"/>
        </w:rPr>
        <w:t>(</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FFA657"/>
          <w:sz w:val="18"/>
          <w:szCs w:val="18"/>
        </w:rPr>
        <w:t>spending</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FFA657"/>
          <w:sz w:val="18"/>
          <w:szCs w:val="18"/>
        </w:rPr>
        <w:t>monthly_budget</w:t>
      </w:r>
      <w:r>
        <w:rPr>
          <w:rFonts w:ascii="Menlo" w:hAnsi="Menlo" w:cs="Menlo"/>
          <w:color w:val="BBBEBF"/>
          <w:sz w:val="18"/>
          <w:szCs w:val="18"/>
        </w:rPr>
        <w:t>) {</w:t>
      </w:r>
    </w:p>
    <w:p w14:paraId="13C9DABA"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day</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w:t>
      </w:r>
    </w:p>
    <w:p w14:paraId="41D8C220"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C9D1D9"/>
          <w:sz w:val="18"/>
          <w:szCs w:val="18"/>
        </w:rPr>
        <w:t>normal_spending</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0.0</w:t>
      </w:r>
      <w:r>
        <w:rPr>
          <w:rFonts w:ascii="Menlo" w:hAnsi="Menlo" w:cs="Menlo"/>
          <w:color w:val="BBBEBF"/>
          <w:sz w:val="18"/>
          <w:szCs w:val="18"/>
        </w:rPr>
        <w:t>;</w:t>
      </w:r>
    </w:p>
    <w:p w14:paraId="339C1413"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bool</w:t>
      </w:r>
      <w:r>
        <w:rPr>
          <w:rFonts w:ascii="Menlo" w:hAnsi="Menlo" w:cs="Menlo"/>
          <w:color w:val="BBBEBF"/>
          <w:sz w:val="18"/>
          <w:szCs w:val="18"/>
        </w:rPr>
        <w:t xml:space="preserve"> </w:t>
      </w:r>
      <w:r>
        <w:rPr>
          <w:rFonts w:ascii="Menlo" w:hAnsi="Menlo" w:cs="Menlo"/>
          <w:color w:val="C9D1D9"/>
          <w:sz w:val="18"/>
          <w:szCs w:val="18"/>
        </w:rPr>
        <w:t>budget_exceeded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569CD6"/>
          <w:sz w:val="18"/>
          <w:szCs w:val="18"/>
        </w:rPr>
        <w:t>false</w:t>
      </w:r>
      <w:r>
        <w:rPr>
          <w:rFonts w:ascii="Menlo" w:hAnsi="Menlo" w:cs="Menlo"/>
          <w:color w:val="BBBEBF"/>
          <w:sz w:val="18"/>
          <w:szCs w:val="18"/>
        </w:rPr>
        <w:t>;</w:t>
      </w:r>
    </w:p>
    <w:p w14:paraId="05BAFD90" w14:textId="77777777" w:rsidR="003F08B6" w:rsidRDefault="003F08B6" w:rsidP="003F08B6">
      <w:pPr>
        <w:shd w:val="clear" w:color="auto" w:fill="121314"/>
        <w:spacing w:line="270" w:lineRule="atLeast"/>
        <w:rPr>
          <w:rFonts w:ascii="Menlo" w:hAnsi="Menlo" w:cs="Menlo"/>
          <w:color w:val="BBBEBF"/>
          <w:sz w:val="18"/>
          <w:szCs w:val="18"/>
        </w:rPr>
      </w:pPr>
    </w:p>
    <w:p w14:paraId="719E3CED"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 Послідовно додає витрати кожного дня до загальної суми</w:t>
      </w:r>
    </w:p>
    <w:p w14:paraId="5E94321A"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while</w:t>
      </w:r>
      <w:r>
        <w:rPr>
          <w:rFonts w:ascii="Menlo" w:hAnsi="Menlo" w:cs="Menlo"/>
          <w:color w:val="BBBEBF"/>
          <w:sz w:val="18"/>
          <w:szCs w:val="18"/>
        </w:rPr>
        <w:t xml:space="preserve"> (</w:t>
      </w:r>
      <w:r>
        <w:rPr>
          <w:rFonts w:ascii="Menlo" w:hAnsi="Menlo" w:cs="Menlo"/>
          <w:color w:val="C9D1D9"/>
          <w:sz w:val="18"/>
          <w:szCs w:val="18"/>
        </w:rPr>
        <w:t>day</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xml:space="preserve">) </w:t>
      </w:r>
      <w:r>
        <w:rPr>
          <w:rFonts w:ascii="Menlo" w:hAnsi="Menlo" w:cs="Menlo"/>
          <w:color w:val="C9D1D9"/>
          <w:sz w:val="18"/>
          <w:szCs w:val="18"/>
        </w:rPr>
        <w:t>{</w:t>
      </w:r>
    </w:p>
    <w:p w14:paraId="7652FFC3"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normal_spending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FFA657"/>
          <w:sz w:val="18"/>
          <w:szCs w:val="18"/>
        </w:rPr>
        <w:t>spending</w:t>
      </w:r>
      <w:r>
        <w:rPr>
          <w:rFonts w:ascii="Menlo" w:hAnsi="Menlo" w:cs="Menlo"/>
          <w:color w:val="C9D1D9"/>
          <w:sz w:val="18"/>
          <w:szCs w:val="18"/>
        </w:rPr>
        <w:t>[day];</w:t>
      </w:r>
    </w:p>
    <w:p w14:paraId="692AC064" w14:textId="77777777" w:rsidR="003F08B6" w:rsidRDefault="003F08B6" w:rsidP="003F08B6">
      <w:pPr>
        <w:shd w:val="clear" w:color="auto" w:fill="121314"/>
        <w:spacing w:line="270" w:lineRule="atLeast"/>
        <w:rPr>
          <w:rFonts w:ascii="Menlo" w:hAnsi="Menlo" w:cs="Menlo"/>
          <w:color w:val="BBBEBF"/>
          <w:sz w:val="18"/>
          <w:szCs w:val="18"/>
        </w:rPr>
      </w:pPr>
    </w:p>
    <w:p w14:paraId="2823B364"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 Якщо сума стала більшою за бюджет, припиняє перевірку</w:t>
      </w:r>
    </w:p>
    <w:p w14:paraId="7CA5CEDA"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(normal_spending </w:t>
      </w:r>
      <w:r>
        <w:rPr>
          <w:rFonts w:ascii="Menlo" w:hAnsi="Menlo" w:cs="Menlo"/>
          <w:color w:val="D4D4D4"/>
          <w:sz w:val="18"/>
          <w:szCs w:val="18"/>
        </w:rPr>
        <w:t>&gt;</w:t>
      </w:r>
      <w:r>
        <w:rPr>
          <w:rFonts w:ascii="Menlo" w:hAnsi="Menlo" w:cs="Menlo"/>
          <w:color w:val="C9D1D9"/>
          <w:sz w:val="18"/>
          <w:szCs w:val="18"/>
        </w:rPr>
        <w:t xml:space="preserve"> </w:t>
      </w:r>
      <w:r>
        <w:rPr>
          <w:rFonts w:ascii="Menlo" w:hAnsi="Menlo" w:cs="Menlo"/>
          <w:color w:val="FFA657"/>
          <w:sz w:val="18"/>
          <w:szCs w:val="18"/>
        </w:rPr>
        <w:t>monthly_budget</w:t>
      </w:r>
      <w:r>
        <w:rPr>
          <w:rFonts w:ascii="Menlo" w:hAnsi="Menlo" w:cs="Menlo"/>
          <w:color w:val="C9D1D9"/>
          <w:sz w:val="18"/>
          <w:szCs w:val="18"/>
        </w:rPr>
        <w:t>) {</w:t>
      </w:r>
    </w:p>
    <w:p w14:paraId="7FFD84FE"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budget_exceeded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569CD6"/>
          <w:sz w:val="18"/>
          <w:szCs w:val="18"/>
        </w:rPr>
        <w:t>true</w:t>
      </w:r>
      <w:r>
        <w:rPr>
          <w:rFonts w:ascii="Menlo" w:hAnsi="Menlo" w:cs="Menlo"/>
          <w:color w:val="C9D1D9"/>
          <w:sz w:val="18"/>
          <w:szCs w:val="18"/>
        </w:rPr>
        <w:t>;</w:t>
      </w:r>
    </w:p>
    <w:p w14:paraId="3BE3F198"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break</w:t>
      </w:r>
      <w:r>
        <w:rPr>
          <w:rFonts w:ascii="Menlo" w:hAnsi="Menlo" w:cs="Menlo"/>
          <w:color w:val="C9D1D9"/>
          <w:sz w:val="18"/>
          <w:szCs w:val="18"/>
        </w:rPr>
        <w:t>;</w:t>
      </w:r>
    </w:p>
    <w:p w14:paraId="32B82EA9"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5EE2C616"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day</w:t>
      </w:r>
      <w:r>
        <w:rPr>
          <w:rFonts w:ascii="Menlo" w:hAnsi="Menlo" w:cs="Menlo"/>
          <w:color w:val="D4D4D4"/>
          <w:sz w:val="18"/>
          <w:szCs w:val="18"/>
        </w:rPr>
        <w:t>++</w:t>
      </w:r>
      <w:r>
        <w:rPr>
          <w:rFonts w:ascii="Menlo" w:hAnsi="Menlo" w:cs="Menlo"/>
          <w:color w:val="C9D1D9"/>
          <w:sz w:val="18"/>
          <w:szCs w:val="18"/>
        </w:rPr>
        <w:t>;</w:t>
      </w:r>
    </w:p>
    <w:p w14:paraId="3CD618C7"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7C815B83" w14:textId="77777777" w:rsidR="003F08B6" w:rsidRDefault="003F08B6" w:rsidP="003F08B6">
      <w:pPr>
        <w:shd w:val="clear" w:color="auto" w:fill="121314"/>
        <w:spacing w:line="270" w:lineRule="atLeast"/>
        <w:rPr>
          <w:rFonts w:ascii="Menlo" w:hAnsi="Menlo" w:cs="Menlo"/>
          <w:color w:val="BBBEBF"/>
          <w:sz w:val="18"/>
          <w:szCs w:val="18"/>
        </w:rPr>
      </w:pPr>
    </w:p>
    <w:p w14:paraId="09A0ACE6"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 Виводить результат перевірки бюджету</w:t>
      </w:r>
    </w:p>
    <w:p w14:paraId="7415B437"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budget_exceeded</w:t>
      </w:r>
      <w:r>
        <w:rPr>
          <w:rFonts w:ascii="Menlo" w:hAnsi="Menlo" w:cs="Menlo"/>
          <w:color w:val="BBBEBF"/>
          <w:sz w:val="18"/>
          <w:szCs w:val="18"/>
        </w:rPr>
        <w:t xml:space="preserve">) </w:t>
      </w:r>
      <w:r>
        <w:rPr>
          <w:rFonts w:ascii="Menlo" w:hAnsi="Menlo" w:cs="Menlo"/>
          <w:color w:val="C9D1D9"/>
          <w:sz w:val="18"/>
          <w:szCs w:val="18"/>
        </w:rPr>
        <w:t>{</w:t>
      </w:r>
    </w:p>
    <w:p w14:paraId="7FAF98D0"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"Бюджет вичерпано на дні "</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day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накопичено "</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fixed</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setprecision</w:t>
      </w:r>
      <w:r>
        <w:rPr>
          <w:rFonts w:ascii="Menlo" w:hAnsi="Menlo" w:cs="Menlo"/>
          <w:color w:val="C9D1D9"/>
          <w:sz w:val="18"/>
          <w:szCs w:val="18"/>
        </w:rPr>
        <w:t>(</w:t>
      </w:r>
      <w:r>
        <w:rPr>
          <w:rFonts w:ascii="Menlo" w:hAnsi="Menlo" w:cs="Menlo"/>
          <w:color w:val="B5CEA8"/>
          <w:sz w:val="18"/>
          <w:szCs w:val="18"/>
        </w:rPr>
        <w:t>2</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normal_spending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грн"</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endl</w:t>
      </w:r>
      <w:r>
        <w:rPr>
          <w:rFonts w:ascii="Menlo" w:hAnsi="Menlo" w:cs="Menlo"/>
          <w:color w:val="C9D1D9"/>
          <w:sz w:val="18"/>
          <w:szCs w:val="18"/>
        </w:rPr>
        <w:t>;</w:t>
      </w:r>
    </w:p>
    <w:p w14:paraId="0E8666EA"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C9D1D9"/>
          <w:sz w:val="18"/>
          <w:szCs w:val="18"/>
        </w:rPr>
        <w:t>{</w:t>
      </w:r>
    </w:p>
    <w:p w14:paraId="5526E284"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"Бюджету вистачило на всі дні"</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endl</w:t>
      </w:r>
      <w:r>
        <w:rPr>
          <w:rFonts w:ascii="Menlo" w:hAnsi="Menlo" w:cs="Menlo"/>
          <w:color w:val="C9D1D9"/>
          <w:sz w:val="18"/>
          <w:szCs w:val="18"/>
        </w:rPr>
        <w:t>;</w:t>
      </w:r>
    </w:p>
    <w:p w14:paraId="4FCCD50B"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"Залишок бюджету: "</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fixed</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setprecision</w:t>
      </w:r>
      <w:r>
        <w:rPr>
          <w:rFonts w:ascii="Menlo" w:hAnsi="Menlo" w:cs="Menlo"/>
          <w:color w:val="C9D1D9"/>
          <w:sz w:val="18"/>
          <w:szCs w:val="18"/>
        </w:rPr>
        <w:t>(</w:t>
      </w:r>
      <w:r>
        <w:rPr>
          <w:rFonts w:ascii="Menlo" w:hAnsi="Menlo" w:cs="Menlo"/>
          <w:color w:val="B5CEA8"/>
          <w:sz w:val="18"/>
          <w:szCs w:val="18"/>
        </w:rPr>
        <w:t>2</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FFA657"/>
          <w:sz w:val="18"/>
          <w:szCs w:val="18"/>
        </w:rPr>
        <w:t>monthly_budget</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normal_spending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грн"</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endl</w:t>
      </w:r>
      <w:r>
        <w:rPr>
          <w:rFonts w:ascii="Menlo" w:hAnsi="Menlo" w:cs="Menlo"/>
          <w:color w:val="C9D1D9"/>
          <w:sz w:val="18"/>
          <w:szCs w:val="18"/>
        </w:rPr>
        <w:t>;</w:t>
      </w:r>
    </w:p>
    <w:p w14:paraId="0015E0D7"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625F436A" w14:textId="77777777" w:rsidR="003F08B6" w:rsidRDefault="003F08B6" w:rsidP="003F08B6">
      <w:pPr>
        <w:shd w:val="clear" w:color="auto" w:fill="121314"/>
        <w:spacing w:line="270" w:lineRule="atLeast"/>
        <w:rPr>
          <w:rFonts w:ascii="Menlo" w:hAnsi="Menlo" w:cs="Menlo"/>
          <w:color w:val="BBBEBF"/>
          <w:sz w:val="18"/>
          <w:szCs w:val="18"/>
        </w:rPr>
      </w:pPr>
    </w:p>
    <w:p w14:paraId="7BAA12E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46A3DD6B" w14:textId="77777777" w:rsidR="003F08B6" w:rsidRDefault="003F08B6" w:rsidP="003F08B6">
      <w:pPr>
        <w:shd w:val="clear" w:color="auto" w:fill="121314"/>
        <w:spacing w:line="270" w:lineRule="atLeast"/>
        <w:rPr>
          <w:rFonts w:ascii="Menlo" w:hAnsi="Menlo" w:cs="Menlo"/>
          <w:color w:val="BBBEBF"/>
          <w:sz w:val="18"/>
          <w:szCs w:val="18"/>
        </w:rPr>
      </w:pPr>
    </w:p>
    <w:p w14:paraId="17721FE0"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Виводить основну статистику витрат за період</w:t>
      </w:r>
    </w:p>
    <w:p w14:paraId="103D8B3A"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FF7B72"/>
          <w:sz w:val="18"/>
          <w:szCs w:val="18"/>
        </w:rPr>
        <w:t>void</w:t>
      </w:r>
      <w:r>
        <w:rPr>
          <w:rFonts w:ascii="Menlo" w:hAnsi="Menlo" w:cs="Menlo"/>
          <w:color w:val="BBBEBF"/>
          <w:sz w:val="18"/>
          <w:szCs w:val="18"/>
        </w:rPr>
        <w:t xml:space="preserve"> </w:t>
      </w:r>
      <w:r>
        <w:rPr>
          <w:rFonts w:ascii="Menlo" w:hAnsi="Menlo" w:cs="Menlo"/>
          <w:color w:val="D2A8FF"/>
          <w:sz w:val="18"/>
          <w:szCs w:val="18"/>
        </w:rPr>
        <w:t>showStatistics</w:t>
      </w:r>
      <w:r>
        <w:rPr>
          <w:rFonts w:ascii="Menlo" w:hAnsi="Menlo" w:cs="Menlo"/>
          <w:color w:val="BBBEBF"/>
          <w:sz w:val="18"/>
          <w:szCs w:val="18"/>
        </w:rPr>
        <w:t>(</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FFA657"/>
          <w:sz w:val="18"/>
          <w:szCs w:val="18"/>
        </w:rPr>
        <w:t>spending</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FFA657"/>
          <w:sz w:val="18"/>
          <w:szCs w:val="18"/>
        </w:rPr>
        <w:t>monthly_budget</w:t>
      </w:r>
      <w:r>
        <w:rPr>
          <w:rFonts w:ascii="Menlo" w:hAnsi="Menlo" w:cs="Menlo"/>
          <w:color w:val="BBBEBF"/>
          <w:sz w:val="18"/>
          <w:szCs w:val="18"/>
        </w:rPr>
        <w:t>) {</w:t>
      </w:r>
    </w:p>
    <w:p w14:paraId="2412E20D"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C9D1D9"/>
          <w:sz w:val="18"/>
          <w:szCs w:val="18"/>
        </w:rPr>
        <w:t>min_spending</w:t>
      </w:r>
      <w:r>
        <w:rPr>
          <w:rFonts w:ascii="Menlo" w:hAnsi="Menlo" w:cs="Menlo"/>
          <w:color w:val="BBBEBF"/>
          <w:sz w:val="18"/>
          <w:szCs w:val="18"/>
        </w:rPr>
        <w:t>;</w:t>
      </w:r>
    </w:p>
    <w:p w14:paraId="0376C61F"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C9D1D9"/>
          <w:sz w:val="18"/>
          <w:szCs w:val="18"/>
        </w:rPr>
        <w:t>max_spending</w:t>
      </w:r>
      <w:r>
        <w:rPr>
          <w:rFonts w:ascii="Menlo" w:hAnsi="Menlo" w:cs="Menlo"/>
          <w:color w:val="BBBEBF"/>
          <w:sz w:val="18"/>
          <w:szCs w:val="18"/>
        </w:rPr>
        <w:t>;</w:t>
      </w:r>
    </w:p>
    <w:p w14:paraId="7E9B4BFB"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C9D1D9"/>
          <w:sz w:val="18"/>
          <w:szCs w:val="18"/>
        </w:rPr>
        <w:t>budget_overrun</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monthly_budget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findSum</w:t>
      </w:r>
      <w:r>
        <w:rPr>
          <w:rFonts w:ascii="Menlo" w:hAnsi="Menlo" w:cs="Menlo"/>
          <w:color w:val="BBBEBF"/>
          <w:sz w:val="18"/>
          <w:szCs w:val="18"/>
        </w:rPr>
        <w:t>(</w:t>
      </w:r>
      <w:r>
        <w:rPr>
          <w:rFonts w:ascii="Menlo" w:hAnsi="Menlo" w:cs="Menlo"/>
          <w:color w:val="FFA657"/>
          <w:sz w:val="18"/>
          <w:szCs w:val="18"/>
        </w:rPr>
        <w:t>spending</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w:t>
      </w:r>
    </w:p>
    <w:p w14:paraId="26BEC948"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days_with_spending</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w:t>
      </w:r>
    </w:p>
    <w:p w14:paraId="003C949E"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C9D1D9"/>
          <w:sz w:val="18"/>
          <w:szCs w:val="18"/>
        </w:rPr>
        <w:t>average_spending</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w:t>
      </w:r>
    </w:p>
    <w:p w14:paraId="2F1E337D"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findMinMax</w:t>
      </w:r>
      <w:r>
        <w:rPr>
          <w:rFonts w:ascii="Menlo" w:hAnsi="Menlo" w:cs="Menlo"/>
          <w:color w:val="BBBEBF"/>
          <w:sz w:val="18"/>
          <w:szCs w:val="18"/>
        </w:rPr>
        <w:t>(</w:t>
      </w:r>
      <w:r>
        <w:rPr>
          <w:rFonts w:ascii="Menlo" w:hAnsi="Menlo" w:cs="Menlo"/>
          <w:color w:val="FFA657"/>
          <w:sz w:val="18"/>
          <w:szCs w:val="18"/>
        </w:rPr>
        <w:t>spending</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xml:space="preserve">, </w:t>
      </w:r>
      <w:r>
        <w:rPr>
          <w:rFonts w:ascii="Menlo" w:hAnsi="Menlo" w:cs="Menlo"/>
          <w:color w:val="C9D1D9"/>
          <w:sz w:val="18"/>
          <w:szCs w:val="18"/>
        </w:rPr>
        <w:t>min_spending</w:t>
      </w:r>
      <w:r>
        <w:rPr>
          <w:rFonts w:ascii="Menlo" w:hAnsi="Menlo" w:cs="Menlo"/>
          <w:color w:val="BBBEBF"/>
          <w:sz w:val="18"/>
          <w:szCs w:val="18"/>
        </w:rPr>
        <w:t xml:space="preserve">, </w:t>
      </w:r>
      <w:r>
        <w:rPr>
          <w:rFonts w:ascii="Menlo" w:hAnsi="Menlo" w:cs="Menlo"/>
          <w:color w:val="C9D1D9"/>
          <w:sz w:val="18"/>
          <w:szCs w:val="18"/>
        </w:rPr>
        <w:t>max_spending</w:t>
      </w:r>
      <w:r>
        <w:rPr>
          <w:rFonts w:ascii="Menlo" w:hAnsi="Menlo" w:cs="Menlo"/>
          <w:color w:val="BBBEBF"/>
          <w:sz w:val="18"/>
          <w:szCs w:val="18"/>
        </w:rPr>
        <w:t xml:space="preserve">); </w:t>
      </w:r>
    </w:p>
    <w:p w14:paraId="34A9FDD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"Мінімальні витрати за день: "</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fixed</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setprecision</w:t>
      </w:r>
      <w:r>
        <w:rPr>
          <w:rFonts w:ascii="Menlo" w:hAnsi="Menlo" w:cs="Menlo"/>
          <w:color w:val="BBBEBF"/>
          <w:sz w:val="18"/>
          <w:szCs w:val="18"/>
        </w:rPr>
        <w:t>(</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C9D1D9"/>
          <w:sz w:val="18"/>
          <w:szCs w:val="18"/>
        </w:rPr>
        <w:t>min_spending</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 грн"</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endl</w:t>
      </w:r>
      <w:r>
        <w:rPr>
          <w:rFonts w:ascii="Menlo" w:hAnsi="Menlo" w:cs="Menlo"/>
          <w:color w:val="BBBEBF"/>
          <w:sz w:val="18"/>
          <w:szCs w:val="18"/>
        </w:rPr>
        <w:t>;</w:t>
      </w:r>
    </w:p>
    <w:p w14:paraId="787B97D0"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"Максимальні витрати за день: "</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fixed</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setprecision</w:t>
      </w:r>
      <w:r>
        <w:rPr>
          <w:rFonts w:ascii="Menlo" w:hAnsi="Menlo" w:cs="Menlo"/>
          <w:color w:val="BBBEBF"/>
          <w:sz w:val="18"/>
          <w:szCs w:val="18"/>
        </w:rPr>
        <w:t>(</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C9D1D9"/>
          <w:sz w:val="18"/>
          <w:szCs w:val="18"/>
        </w:rPr>
        <w:t>max_spending</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 грн"</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endl</w:t>
      </w:r>
      <w:r>
        <w:rPr>
          <w:rFonts w:ascii="Menlo" w:hAnsi="Menlo" w:cs="Menlo"/>
          <w:color w:val="BBBEBF"/>
          <w:sz w:val="18"/>
          <w:szCs w:val="18"/>
        </w:rPr>
        <w:t>;</w:t>
      </w:r>
    </w:p>
    <w:p w14:paraId="387BF2AF"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"Сумарні витрати: "</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fixed</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setprecision</w:t>
      </w:r>
      <w:r>
        <w:rPr>
          <w:rFonts w:ascii="Menlo" w:hAnsi="Menlo" w:cs="Menlo"/>
          <w:color w:val="BBBEBF"/>
          <w:sz w:val="18"/>
          <w:szCs w:val="18"/>
        </w:rPr>
        <w:t>(</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findSum</w:t>
      </w:r>
      <w:r>
        <w:rPr>
          <w:rFonts w:ascii="Menlo" w:hAnsi="Menlo" w:cs="Menlo"/>
          <w:color w:val="BBBEBF"/>
          <w:sz w:val="18"/>
          <w:szCs w:val="18"/>
        </w:rPr>
        <w:t>(</w:t>
      </w:r>
      <w:r>
        <w:rPr>
          <w:rFonts w:ascii="Menlo" w:hAnsi="Menlo" w:cs="Menlo"/>
          <w:color w:val="FFA657"/>
          <w:sz w:val="18"/>
          <w:szCs w:val="18"/>
        </w:rPr>
        <w:t>spending</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 грн"</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endl</w:t>
      </w:r>
      <w:r>
        <w:rPr>
          <w:rFonts w:ascii="Menlo" w:hAnsi="Menlo" w:cs="Menlo"/>
          <w:color w:val="BBBEBF"/>
          <w:sz w:val="18"/>
          <w:szCs w:val="18"/>
        </w:rPr>
        <w:t>;</w:t>
      </w:r>
      <w:r>
        <w:rPr>
          <w:rFonts w:ascii="Menlo" w:hAnsi="Menlo" w:cs="Menlo"/>
          <w:color w:val="8B949E"/>
          <w:sz w:val="18"/>
          <w:szCs w:val="18"/>
        </w:rPr>
        <w:t xml:space="preserve"> // Обчислює та виводить загальну суму витрат</w:t>
      </w:r>
    </w:p>
    <w:p w14:paraId="061A019D"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"Перевитрата понад бюджет: "</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fixed</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setprecision</w:t>
      </w:r>
      <w:r>
        <w:rPr>
          <w:rFonts w:ascii="Menlo" w:hAnsi="Menlo" w:cs="Menlo"/>
          <w:color w:val="BBBEBF"/>
          <w:sz w:val="18"/>
          <w:szCs w:val="18"/>
        </w:rPr>
        <w:t>(</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abs</w:t>
      </w:r>
      <w:r>
        <w:rPr>
          <w:rFonts w:ascii="Menlo" w:hAnsi="Menlo" w:cs="Menlo"/>
          <w:color w:val="BBBEBF"/>
          <w:sz w:val="18"/>
          <w:szCs w:val="18"/>
        </w:rPr>
        <w:t>(</w:t>
      </w:r>
      <w:r>
        <w:rPr>
          <w:rFonts w:ascii="Menlo" w:hAnsi="Menlo" w:cs="Menlo"/>
          <w:color w:val="C9D1D9"/>
          <w:sz w:val="18"/>
          <w:szCs w:val="18"/>
        </w:rPr>
        <w:t>budget_overrun</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 грн"</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endl</w:t>
      </w:r>
      <w:r>
        <w:rPr>
          <w:rFonts w:ascii="Menlo" w:hAnsi="Menlo" w:cs="Menlo"/>
          <w:color w:val="BBBEBF"/>
          <w:sz w:val="18"/>
          <w:szCs w:val="18"/>
        </w:rPr>
        <w:t>;</w:t>
      </w:r>
      <w:r>
        <w:rPr>
          <w:rFonts w:ascii="Menlo" w:hAnsi="Menlo" w:cs="Menlo"/>
          <w:color w:val="8B949E"/>
          <w:sz w:val="18"/>
          <w:szCs w:val="18"/>
        </w:rPr>
        <w:t xml:space="preserve"> // Виводить модуль різниці між бюджетом і сумарними витратами</w:t>
      </w:r>
    </w:p>
    <w:p w14:paraId="2EBC95F0"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
    <w:p w14:paraId="13D0F0FB"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 Підраховує дні, у які витрати були більшими за нуль</w:t>
      </w:r>
    </w:p>
    <w:p w14:paraId="51B98A06"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w:t>
      </w:r>
    </w:p>
    <w:p w14:paraId="55F0F4E6"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FFA657"/>
          <w:sz w:val="18"/>
          <w:szCs w:val="18"/>
        </w:rPr>
        <w:t>spending</w:t>
      </w:r>
      <w:r>
        <w:rPr>
          <w:rFonts w:ascii="Menlo" w:hAnsi="Menlo" w:cs="Menlo"/>
          <w:color w:val="C9D1D9"/>
          <w:sz w:val="18"/>
          <w:szCs w:val="18"/>
        </w:rPr>
        <w:t xml:space="preserve">[i]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xml:space="preserve"> ) {</w:t>
      </w:r>
    </w:p>
    <w:p w14:paraId="17F00AE7"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continue</w:t>
      </w:r>
      <w:r>
        <w:rPr>
          <w:rFonts w:ascii="Menlo" w:hAnsi="Menlo" w:cs="Menlo"/>
          <w:color w:val="C9D1D9"/>
          <w:sz w:val="18"/>
          <w:szCs w:val="18"/>
        </w:rPr>
        <w:t>;</w:t>
      </w:r>
      <w:r>
        <w:rPr>
          <w:rFonts w:ascii="Menlo" w:hAnsi="Menlo" w:cs="Menlo"/>
          <w:color w:val="8B949E"/>
          <w:sz w:val="18"/>
          <w:szCs w:val="18"/>
        </w:rPr>
        <w:t xml:space="preserve">  // Пропускає дні без витрат</w:t>
      </w:r>
    </w:p>
    <w:p w14:paraId="6EDEF03F"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 </w:t>
      </w:r>
      <w:r>
        <w:rPr>
          <w:rFonts w:ascii="Menlo" w:hAnsi="Menlo" w:cs="Menlo"/>
          <w:color w:val="C586C0"/>
          <w:sz w:val="18"/>
          <w:szCs w:val="18"/>
        </w:rPr>
        <w:t>else</w:t>
      </w:r>
      <w:r>
        <w:rPr>
          <w:rFonts w:ascii="Menlo" w:hAnsi="Menlo" w:cs="Menlo"/>
          <w:color w:val="C9D1D9"/>
          <w:sz w:val="18"/>
          <w:szCs w:val="18"/>
        </w:rPr>
        <w:t xml:space="preserve"> {</w:t>
      </w:r>
    </w:p>
    <w:p w14:paraId="79B380CB"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days_with_spending</w:t>
      </w:r>
      <w:r>
        <w:rPr>
          <w:rFonts w:ascii="Menlo" w:hAnsi="Menlo" w:cs="Menlo"/>
          <w:color w:val="D4D4D4"/>
          <w:sz w:val="18"/>
          <w:szCs w:val="18"/>
        </w:rPr>
        <w:t>++</w:t>
      </w:r>
      <w:r>
        <w:rPr>
          <w:rFonts w:ascii="Menlo" w:hAnsi="Menlo" w:cs="Menlo"/>
          <w:color w:val="C9D1D9"/>
          <w:sz w:val="18"/>
          <w:szCs w:val="18"/>
        </w:rPr>
        <w:t>;</w:t>
      </w:r>
    </w:p>
    <w:p w14:paraId="7660D8C4"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average_spending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findSum</w:t>
      </w:r>
      <w:r>
        <w:rPr>
          <w:rFonts w:ascii="Menlo" w:hAnsi="Menlo" w:cs="Menlo"/>
          <w:color w:val="C9D1D9"/>
          <w:sz w:val="18"/>
          <w:szCs w:val="18"/>
        </w:rPr>
        <w:t>(</w:t>
      </w:r>
      <w:r>
        <w:rPr>
          <w:rFonts w:ascii="Menlo" w:hAnsi="Menlo" w:cs="Menlo"/>
          <w:color w:val="FFA657"/>
          <w:sz w:val="18"/>
          <w:szCs w:val="18"/>
        </w:rPr>
        <w:t>spending</w:t>
      </w:r>
      <w:r>
        <w:rPr>
          <w:rFonts w:ascii="Menlo" w:hAnsi="Menlo" w:cs="Menlo"/>
          <w:color w:val="C9D1D9"/>
          <w:sz w:val="18"/>
          <w:szCs w:val="18"/>
        </w:rPr>
        <w:t xml:space="preserve">, </w:t>
      </w:r>
      <w:r>
        <w:rPr>
          <w:rFonts w:ascii="Menlo" w:hAnsi="Menlo" w:cs="Menlo"/>
          <w:color w:val="FFA657"/>
          <w:sz w:val="18"/>
          <w:szCs w:val="18"/>
        </w:rPr>
        <w:t>days</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days_with_spending;</w:t>
      </w:r>
      <w:r>
        <w:rPr>
          <w:rFonts w:ascii="Menlo" w:hAnsi="Menlo" w:cs="Menlo"/>
          <w:color w:val="8B949E"/>
          <w:sz w:val="18"/>
          <w:szCs w:val="18"/>
        </w:rPr>
        <w:t xml:space="preserve"> // Обчислює середні витрати серед днів із покупками</w:t>
      </w:r>
    </w:p>
    <w:p w14:paraId="7C68BC21"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5906319A"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5DA9C546"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"Днів з покупками:  "</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C9D1D9"/>
          <w:sz w:val="18"/>
          <w:szCs w:val="18"/>
        </w:rPr>
        <w:t>days_with_spending</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endl</w:t>
      </w:r>
      <w:r>
        <w:rPr>
          <w:rFonts w:ascii="Menlo" w:hAnsi="Menlo" w:cs="Menlo"/>
          <w:color w:val="BBBEBF"/>
          <w:sz w:val="18"/>
          <w:szCs w:val="18"/>
        </w:rPr>
        <w:t>;</w:t>
      </w:r>
    </w:p>
    <w:p w14:paraId="5501F096"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"Середні витрати за такий день: "</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fixed</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setprecision</w:t>
      </w:r>
      <w:r>
        <w:rPr>
          <w:rFonts w:ascii="Menlo" w:hAnsi="Menlo" w:cs="Menlo"/>
          <w:color w:val="BBBEBF"/>
          <w:sz w:val="18"/>
          <w:szCs w:val="18"/>
        </w:rPr>
        <w:t>(</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C9D1D9"/>
          <w:sz w:val="18"/>
          <w:szCs w:val="18"/>
        </w:rPr>
        <w:t>average_spending</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endl</w:t>
      </w:r>
      <w:r>
        <w:rPr>
          <w:rFonts w:ascii="Menlo" w:hAnsi="Menlo" w:cs="Menlo"/>
          <w:color w:val="BBBEBF"/>
          <w:sz w:val="18"/>
          <w:szCs w:val="18"/>
        </w:rPr>
        <w:t>;</w:t>
      </w:r>
    </w:p>
    <w:p w14:paraId="46778262"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findBudgetExhaustion</w:t>
      </w:r>
      <w:r>
        <w:rPr>
          <w:rFonts w:ascii="Menlo" w:hAnsi="Menlo" w:cs="Menlo"/>
          <w:color w:val="BBBEBF"/>
          <w:sz w:val="18"/>
          <w:szCs w:val="18"/>
        </w:rPr>
        <w:t>(</w:t>
      </w:r>
      <w:r>
        <w:rPr>
          <w:rFonts w:ascii="Menlo" w:hAnsi="Menlo" w:cs="Menlo"/>
          <w:color w:val="FFA657"/>
          <w:sz w:val="18"/>
          <w:szCs w:val="18"/>
        </w:rPr>
        <w:t>spending</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xml:space="preserve">, </w:t>
      </w:r>
      <w:r>
        <w:rPr>
          <w:rFonts w:ascii="Menlo" w:hAnsi="Menlo" w:cs="Menlo"/>
          <w:color w:val="FFA657"/>
          <w:sz w:val="18"/>
          <w:szCs w:val="18"/>
        </w:rPr>
        <w:t>monthly_budget</w:t>
      </w:r>
      <w:r>
        <w:rPr>
          <w:rFonts w:ascii="Menlo" w:hAnsi="Menlo" w:cs="Menlo"/>
          <w:color w:val="BBBEBF"/>
          <w:sz w:val="18"/>
          <w:szCs w:val="18"/>
        </w:rPr>
        <w:t>);</w:t>
      </w:r>
    </w:p>
    <w:p w14:paraId="71D1C5E9"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17A27375" w14:textId="77777777" w:rsidR="003F08B6" w:rsidRDefault="003F08B6" w:rsidP="003F08B6">
      <w:pPr>
        <w:shd w:val="clear" w:color="auto" w:fill="121314"/>
        <w:spacing w:line="270" w:lineRule="atLeast"/>
        <w:rPr>
          <w:rFonts w:ascii="Menlo" w:hAnsi="Menlo" w:cs="Menlo"/>
          <w:color w:val="BBBEBF"/>
          <w:sz w:val="18"/>
          <w:szCs w:val="18"/>
        </w:rPr>
      </w:pPr>
    </w:p>
    <w:p w14:paraId="4E341410"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Виводить дні, у які витрати перевищили встановлений ліміт. Якщо ліміт не передано, за замовчуванням він становить 1000 грн</w:t>
      </w:r>
    </w:p>
    <w:p w14:paraId="3EF28B5F"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FF7B72"/>
          <w:sz w:val="18"/>
          <w:szCs w:val="18"/>
        </w:rPr>
        <w:t>void</w:t>
      </w:r>
      <w:r>
        <w:rPr>
          <w:rFonts w:ascii="Menlo" w:hAnsi="Menlo" w:cs="Menlo"/>
          <w:color w:val="BBBEBF"/>
          <w:sz w:val="18"/>
          <w:szCs w:val="18"/>
        </w:rPr>
        <w:t xml:space="preserve"> </w:t>
      </w:r>
      <w:r>
        <w:rPr>
          <w:rFonts w:ascii="Menlo" w:hAnsi="Menlo" w:cs="Menlo"/>
          <w:color w:val="D2A8FF"/>
          <w:sz w:val="18"/>
          <w:szCs w:val="18"/>
        </w:rPr>
        <w:t>findDaysOverLimit</w:t>
      </w:r>
      <w:r>
        <w:rPr>
          <w:rFonts w:ascii="Menlo" w:hAnsi="Menlo" w:cs="Menlo"/>
          <w:color w:val="BBBEBF"/>
          <w:sz w:val="18"/>
          <w:szCs w:val="18"/>
        </w:rPr>
        <w:t>(</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FFA657"/>
          <w:sz w:val="18"/>
          <w:szCs w:val="18"/>
        </w:rPr>
        <w:t>spending</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xml:space="preserve">, </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FFA657"/>
          <w:sz w:val="18"/>
          <w:szCs w:val="18"/>
        </w:rPr>
        <w:t>daily_limit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1000</w:t>
      </w:r>
      <w:r>
        <w:rPr>
          <w:rFonts w:ascii="Menlo" w:hAnsi="Menlo" w:cs="Menlo"/>
          <w:color w:val="BBBEBF"/>
          <w:sz w:val="18"/>
          <w:szCs w:val="18"/>
        </w:rPr>
        <w:t>) {</w:t>
      </w:r>
    </w:p>
    <w:p w14:paraId="79D98204"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count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w:t>
      </w:r>
    </w:p>
    <w:p w14:paraId="285DD0BC"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"Ліміт: "</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fixed</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setprecision</w:t>
      </w:r>
      <w:r>
        <w:rPr>
          <w:rFonts w:ascii="Menlo" w:hAnsi="Menlo" w:cs="Menlo"/>
          <w:color w:val="BBBEBF"/>
          <w:sz w:val="18"/>
          <w:szCs w:val="18"/>
        </w:rPr>
        <w:t>(</w:t>
      </w:r>
      <w:r>
        <w:rPr>
          <w:rFonts w:ascii="Menlo" w:hAnsi="Menlo" w:cs="Menlo"/>
          <w:color w:val="B5CEA8"/>
          <w:sz w:val="18"/>
          <w:szCs w:val="18"/>
        </w:rPr>
        <w:t>2</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FFA657"/>
          <w:sz w:val="18"/>
          <w:szCs w:val="18"/>
        </w:rPr>
        <w:t>daily_limit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 грн"</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endl</w:t>
      </w:r>
      <w:r>
        <w:rPr>
          <w:rFonts w:ascii="Menlo" w:hAnsi="Menlo" w:cs="Menlo"/>
          <w:color w:val="BBBEBF"/>
          <w:sz w:val="18"/>
          <w:szCs w:val="18"/>
        </w:rPr>
        <w:t>;</w:t>
      </w:r>
    </w:p>
    <w:p w14:paraId="321D8ABF" w14:textId="77777777" w:rsidR="003F08B6" w:rsidRDefault="003F08B6" w:rsidP="003F08B6">
      <w:pPr>
        <w:shd w:val="clear" w:color="auto" w:fill="121314"/>
        <w:spacing w:line="270" w:lineRule="atLeast"/>
        <w:rPr>
          <w:rFonts w:ascii="Menlo" w:hAnsi="Menlo" w:cs="Menlo"/>
          <w:color w:val="BBBEBF"/>
          <w:sz w:val="18"/>
          <w:szCs w:val="18"/>
        </w:rPr>
      </w:pPr>
    </w:p>
    <w:p w14:paraId="3260A20C"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w:t>
      </w:r>
    </w:p>
    <w:p w14:paraId="403565F9"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FFA657"/>
          <w:sz w:val="18"/>
          <w:szCs w:val="18"/>
        </w:rPr>
        <w:t>spending</w:t>
      </w:r>
      <w:r>
        <w:rPr>
          <w:rFonts w:ascii="Menlo" w:hAnsi="Menlo" w:cs="Menlo"/>
          <w:color w:val="C9D1D9"/>
          <w:sz w:val="18"/>
          <w:szCs w:val="18"/>
        </w:rPr>
        <w:t xml:space="preserve">[i] </w:t>
      </w:r>
      <w:r>
        <w:rPr>
          <w:rFonts w:ascii="Menlo" w:hAnsi="Menlo" w:cs="Menlo"/>
          <w:color w:val="D4D4D4"/>
          <w:sz w:val="18"/>
          <w:szCs w:val="18"/>
        </w:rPr>
        <w:t>&gt;</w:t>
      </w:r>
      <w:r>
        <w:rPr>
          <w:rFonts w:ascii="Menlo" w:hAnsi="Menlo" w:cs="Menlo"/>
          <w:color w:val="C9D1D9"/>
          <w:sz w:val="18"/>
          <w:szCs w:val="18"/>
        </w:rPr>
        <w:t xml:space="preserve"> </w:t>
      </w:r>
      <w:r>
        <w:rPr>
          <w:rFonts w:ascii="Menlo" w:hAnsi="Menlo" w:cs="Menlo"/>
          <w:color w:val="FFA657"/>
          <w:sz w:val="18"/>
          <w:szCs w:val="18"/>
        </w:rPr>
        <w:t>daily_limit</w:t>
      </w:r>
      <w:r>
        <w:rPr>
          <w:rFonts w:ascii="Menlo" w:hAnsi="Menlo" w:cs="Menlo"/>
          <w:color w:val="C9D1D9"/>
          <w:sz w:val="18"/>
          <w:szCs w:val="18"/>
        </w:rPr>
        <w:t>) {</w:t>
      </w:r>
    </w:p>
    <w:p w14:paraId="5B95E376"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день "</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i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FFA657"/>
          <w:sz w:val="18"/>
          <w:szCs w:val="18"/>
        </w:rPr>
        <w:t>spending</w:t>
      </w:r>
      <w:r>
        <w:rPr>
          <w:rFonts w:ascii="Menlo" w:hAnsi="Menlo" w:cs="Menlo"/>
          <w:color w:val="C9D1D9"/>
          <w:sz w:val="18"/>
          <w:szCs w:val="18"/>
        </w:rPr>
        <w:t xml:space="preserve">[i]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грн"</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endl</w:t>
      </w:r>
      <w:r>
        <w:rPr>
          <w:rFonts w:ascii="Menlo" w:hAnsi="Menlo" w:cs="Menlo"/>
          <w:color w:val="C9D1D9"/>
          <w:sz w:val="18"/>
          <w:szCs w:val="18"/>
        </w:rPr>
        <w:t>;</w:t>
      </w:r>
    </w:p>
    <w:p w14:paraId="20441630"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count</w:t>
      </w:r>
      <w:r>
        <w:rPr>
          <w:rFonts w:ascii="Menlo" w:hAnsi="Menlo" w:cs="Menlo"/>
          <w:color w:val="D4D4D4"/>
          <w:sz w:val="18"/>
          <w:szCs w:val="18"/>
        </w:rPr>
        <w:t>++</w:t>
      </w:r>
      <w:r>
        <w:rPr>
          <w:rFonts w:ascii="Menlo" w:hAnsi="Menlo" w:cs="Menlo"/>
          <w:color w:val="C9D1D9"/>
          <w:sz w:val="18"/>
          <w:szCs w:val="18"/>
        </w:rPr>
        <w:t>;</w:t>
      </w:r>
    </w:p>
    <w:p w14:paraId="6F13EDA0"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6A900A2F"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32E39F0B"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"Разом днів з перевищенням: "</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C9D1D9"/>
          <w:sz w:val="18"/>
          <w:szCs w:val="18"/>
        </w:rPr>
        <w:t>count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endl</w:t>
      </w:r>
      <w:r>
        <w:rPr>
          <w:rFonts w:ascii="Menlo" w:hAnsi="Menlo" w:cs="Menlo"/>
          <w:color w:val="BBBEBF"/>
          <w:sz w:val="18"/>
          <w:szCs w:val="18"/>
        </w:rPr>
        <w:t>;</w:t>
      </w:r>
    </w:p>
    <w:p w14:paraId="61592709"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343B6D65" w14:textId="77777777" w:rsidR="003F08B6" w:rsidRDefault="003F08B6" w:rsidP="003F08B6">
      <w:pPr>
        <w:shd w:val="clear" w:color="auto" w:fill="121314"/>
        <w:spacing w:line="270" w:lineRule="atLeast"/>
        <w:rPr>
          <w:rFonts w:ascii="Menlo" w:hAnsi="Menlo" w:cs="Menlo"/>
          <w:color w:val="BBBEBF"/>
          <w:sz w:val="18"/>
          <w:szCs w:val="18"/>
        </w:rPr>
      </w:pPr>
    </w:p>
    <w:p w14:paraId="66E08F76"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Запитує у користувача денний ліміт і викликає відповідну функцію</w:t>
      </w:r>
    </w:p>
    <w:p w14:paraId="4FEC7E8E"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FF7B72"/>
          <w:sz w:val="18"/>
          <w:szCs w:val="18"/>
        </w:rPr>
        <w:t>void</w:t>
      </w:r>
      <w:r>
        <w:rPr>
          <w:rFonts w:ascii="Menlo" w:hAnsi="Menlo" w:cs="Menlo"/>
          <w:color w:val="BBBEBF"/>
          <w:sz w:val="18"/>
          <w:szCs w:val="18"/>
        </w:rPr>
        <w:t xml:space="preserve"> </w:t>
      </w:r>
      <w:r>
        <w:rPr>
          <w:rFonts w:ascii="Menlo" w:hAnsi="Menlo" w:cs="Menlo"/>
          <w:color w:val="D2A8FF"/>
          <w:sz w:val="18"/>
          <w:szCs w:val="18"/>
        </w:rPr>
        <w:t>findDailyLimitExceeded</w:t>
      </w:r>
      <w:r>
        <w:rPr>
          <w:rFonts w:ascii="Menlo" w:hAnsi="Menlo" w:cs="Menlo"/>
          <w:color w:val="BBBEBF"/>
          <w:sz w:val="18"/>
          <w:szCs w:val="18"/>
        </w:rPr>
        <w:t>(</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FFA657"/>
          <w:sz w:val="18"/>
          <w:szCs w:val="18"/>
        </w:rPr>
        <w:t>spending</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w:t>
      </w:r>
    </w:p>
    <w:p w14:paraId="3EBFDB83"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C9D1D9"/>
          <w:sz w:val="18"/>
          <w:szCs w:val="18"/>
        </w:rPr>
        <w:t>daily_limit</w:t>
      </w:r>
      <w:r>
        <w:rPr>
          <w:rFonts w:ascii="Menlo" w:hAnsi="Menlo" w:cs="Menlo"/>
          <w:color w:val="BBBEBF"/>
          <w:sz w:val="18"/>
          <w:szCs w:val="18"/>
        </w:rPr>
        <w:t>;</w:t>
      </w:r>
    </w:p>
    <w:p w14:paraId="615506D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"Денний ліміт (грн, 0 = за замовчуванням): "</w:t>
      </w:r>
      <w:r>
        <w:rPr>
          <w:rFonts w:ascii="Menlo" w:hAnsi="Menlo" w:cs="Menlo"/>
          <w:color w:val="BBBEBF"/>
          <w:sz w:val="18"/>
          <w:szCs w:val="18"/>
        </w:rPr>
        <w:t>;</w:t>
      </w:r>
    </w:p>
    <w:p w14:paraId="15F3F5D8"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cin</w:t>
      </w:r>
      <w:r>
        <w:rPr>
          <w:rFonts w:ascii="Menlo" w:hAnsi="Menlo" w:cs="Menlo"/>
          <w:color w:val="BBBEBF"/>
          <w:sz w:val="18"/>
          <w:szCs w:val="18"/>
        </w:rPr>
        <w:t xml:space="preserve"> </w:t>
      </w:r>
      <w:r>
        <w:rPr>
          <w:rFonts w:ascii="Menlo" w:hAnsi="Menlo" w:cs="Menlo"/>
          <w:color w:val="D2A8FF"/>
          <w:sz w:val="18"/>
          <w:szCs w:val="18"/>
        </w:rPr>
        <w:t>&gt;&gt;</w:t>
      </w:r>
      <w:r>
        <w:rPr>
          <w:rFonts w:ascii="Menlo" w:hAnsi="Menlo" w:cs="Menlo"/>
          <w:color w:val="BBBEBF"/>
          <w:sz w:val="18"/>
          <w:szCs w:val="18"/>
        </w:rPr>
        <w:t xml:space="preserve"> </w:t>
      </w:r>
      <w:r>
        <w:rPr>
          <w:rFonts w:ascii="Menlo" w:hAnsi="Menlo" w:cs="Menlo"/>
          <w:color w:val="C9D1D9"/>
          <w:sz w:val="18"/>
          <w:szCs w:val="18"/>
        </w:rPr>
        <w:t>daily_limit</w:t>
      </w:r>
      <w:r>
        <w:rPr>
          <w:rFonts w:ascii="Menlo" w:hAnsi="Menlo" w:cs="Menlo"/>
          <w:color w:val="BBBEBF"/>
          <w:sz w:val="18"/>
          <w:szCs w:val="18"/>
        </w:rPr>
        <w:t>;</w:t>
      </w:r>
    </w:p>
    <w:p w14:paraId="4B2B187D"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daily_limit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C9D1D9"/>
          <w:sz w:val="18"/>
          <w:szCs w:val="18"/>
        </w:rPr>
        <w:t xml:space="preserve">{ </w:t>
      </w:r>
    </w:p>
    <w:p w14:paraId="4F575604"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findDaysOverLimit</w:t>
      </w:r>
      <w:r>
        <w:rPr>
          <w:rFonts w:ascii="Menlo" w:hAnsi="Menlo" w:cs="Menlo"/>
          <w:color w:val="C9D1D9"/>
          <w:sz w:val="18"/>
          <w:szCs w:val="18"/>
        </w:rPr>
        <w:t>(</w:t>
      </w:r>
      <w:r>
        <w:rPr>
          <w:rFonts w:ascii="Menlo" w:hAnsi="Menlo" w:cs="Menlo"/>
          <w:color w:val="FFA657"/>
          <w:sz w:val="18"/>
          <w:szCs w:val="18"/>
        </w:rPr>
        <w:t>spending</w:t>
      </w:r>
      <w:r>
        <w:rPr>
          <w:rFonts w:ascii="Menlo" w:hAnsi="Menlo" w:cs="Menlo"/>
          <w:color w:val="C9D1D9"/>
          <w:sz w:val="18"/>
          <w:szCs w:val="18"/>
        </w:rPr>
        <w:t xml:space="preserve">, </w:t>
      </w:r>
      <w:r>
        <w:rPr>
          <w:rFonts w:ascii="Menlo" w:hAnsi="Menlo" w:cs="Menlo"/>
          <w:color w:val="FFA657"/>
          <w:sz w:val="18"/>
          <w:szCs w:val="18"/>
        </w:rPr>
        <w:t>days</w:t>
      </w:r>
      <w:r>
        <w:rPr>
          <w:rFonts w:ascii="Menlo" w:hAnsi="Menlo" w:cs="Menlo"/>
          <w:color w:val="C9D1D9"/>
          <w:sz w:val="18"/>
          <w:szCs w:val="18"/>
        </w:rPr>
        <w:t>);</w:t>
      </w:r>
      <w:r>
        <w:rPr>
          <w:rFonts w:ascii="Menlo" w:hAnsi="Menlo" w:cs="Menlo"/>
          <w:color w:val="8B949E"/>
          <w:sz w:val="18"/>
          <w:szCs w:val="18"/>
        </w:rPr>
        <w:t xml:space="preserve">  // Викликає функцію без третього аргументу: ліміт буде 1000 грн</w:t>
      </w:r>
    </w:p>
    <w:p w14:paraId="648BB2CA"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daily_limit</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C9D1D9"/>
          <w:sz w:val="18"/>
          <w:szCs w:val="18"/>
        </w:rPr>
        <w:t>{</w:t>
      </w:r>
    </w:p>
    <w:p w14:paraId="5E56D954"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2A8FF"/>
          <w:sz w:val="18"/>
          <w:szCs w:val="18"/>
        </w:rPr>
        <w:t>findDaysOverLimit</w:t>
      </w:r>
      <w:r>
        <w:rPr>
          <w:rFonts w:ascii="Menlo" w:hAnsi="Menlo" w:cs="Menlo"/>
          <w:color w:val="C9D1D9"/>
          <w:sz w:val="18"/>
          <w:szCs w:val="18"/>
        </w:rPr>
        <w:t>(</w:t>
      </w:r>
      <w:r>
        <w:rPr>
          <w:rFonts w:ascii="Menlo" w:hAnsi="Menlo" w:cs="Menlo"/>
          <w:color w:val="FFA657"/>
          <w:sz w:val="18"/>
          <w:szCs w:val="18"/>
        </w:rPr>
        <w:t>spending</w:t>
      </w:r>
      <w:r>
        <w:rPr>
          <w:rFonts w:ascii="Menlo" w:hAnsi="Menlo" w:cs="Menlo"/>
          <w:color w:val="C9D1D9"/>
          <w:sz w:val="18"/>
          <w:szCs w:val="18"/>
        </w:rPr>
        <w:t xml:space="preserve">, </w:t>
      </w:r>
      <w:r>
        <w:rPr>
          <w:rFonts w:ascii="Menlo" w:hAnsi="Menlo" w:cs="Menlo"/>
          <w:color w:val="FFA657"/>
          <w:sz w:val="18"/>
          <w:szCs w:val="18"/>
        </w:rPr>
        <w:t>days</w:t>
      </w:r>
      <w:r>
        <w:rPr>
          <w:rFonts w:ascii="Menlo" w:hAnsi="Menlo" w:cs="Menlo"/>
          <w:color w:val="C9D1D9"/>
          <w:sz w:val="18"/>
          <w:szCs w:val="18"/>
        </w:rPr>
        <w:t>, daily_limit);</w:t>
      </w:r>
      <w:r>
        <w:rPr>
          <w:rFonts w:ascii="Menlo" w:hAnsi="Menlo" w:cs="Menlo"/>
          <w:color w:val="8B949E"/>
          <w:sz w:val="18"/>
          <w:szCs w:val="18"/>
        </w:rPr>
        <w:t xml:space="preserve">   // Використовує ліміт, введений користувачем</w:t>
      </w:r>
    </w:p>
    <w:p w14:paraId="44DC6593"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daily_limit</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C9D1D9"/>
          <w:sz w:val="18"/>
          <w:szCs w:val="18"/>
        </w:rPr>
        <w:t>{</w:t>
      </w:r>
    </w:p>
    <w:p w14:paraId="56318E1F"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"Помилка. Денний ліміт не може бути від'ємним"</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endl</w:t>
      </w:r>
      <w:r>
        <w:rPr>
          <w:rFonts w:ascii="Menlo" w:hAnsi="Menlo" w:cs="Menlo"/>
          <w:color w:val="C9D1D9"/>
          <w:sz w:val="18"/>
          <w:szCs w:val="18"/>
        </w:rPr>
        <w:t>;</w:t>
      </w:r>
    </w:p>
    <w:p w14:paraId="46260D4F"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3CD96591"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7B1A4BA8" w14:textId="77777777" w:rsidR="003F08B6" w:rsidRDefault="003F08B6" w:rsidP="003F08B6">
      <w:pPr>
        <w:shd w:val="clear" w:color="auto" w:fill="121314"/>
        <w:spacing w:line="270" w:lineRule="atLeast"/>
        <w:rPr>
          <w:rFonts w:ascii="Menlo" w:hAnsi="Menlo" w:cs="Menlo"/>
          <w:color w:val="BBBEBF"/>
          <w:sz w:val="18"/>
          <w:szCs w:val="18"/>
        </w:rPr>
      </w:pPr>
    </w:p>
    <w:p w14:paraId="3AD5600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lastRenderedPageBreak/>
        <w:t>// Знаходить три найбільші значення витрат</w:t>
      </w:r>
    </w:p>
    <w:p w14:paraId="26D1808D"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FF7B72"/>
          <w:sz w:val="18"/>
          <w:szCs w:val="18"/>
        </w:rPr>
        <w:t>void</w:t>
      </w:r>
      <w:r>
        <w:rPr>
          <w:rFonts w:ascii="Menlo" w:hAnsi="Menlo" w:cs="Menlo"/>
          <w:color w:val="BBBEBF"/>
          <w:sz w:val="18"/>
          <w:szCs w:val="18"/>
        </w:rPr>
        <w:t xml:space="preserve"> </w:t>
      </w:r>
      <w:r>
        <w:rPr>
          <w:rFonts w:ascii="Menlo" w:hAnsi="Menlo" w:cs="Menlo"/>
          <w:color w:val="D2A8FF"/>
          <w:sz w:val="18"/>
          <w:szCs w:val="18"/>
        </w:rPr>
        <w:t>findTopThree</w:t>
      </w:r>
      <w:r>
        <w:rPr>
          <w:rFonts w:ascii="Menlo" w:hAnsi="Menlo" w:cs="Menlo"/>
          <w:color w:val="BBBEBF"/>
          <w:sz w:val="18"/>
          <w:szCs w:val="18"/>
        </w:rPr>
        <w:t>(</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FFA657"/>
          <w:sz w:val="18"/>
          <w:szCs w:val="18"/>
        </w:rPr>
        <w:t>spending</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w:t>
      </w:r>
    </w:p>
    <w:p w14:paraId="4E3D67CE"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C9D1D9"/>
          <w:sz w:val="18"/>
          <w:szCs w:val="18"/>
        </w:rPr>
        <w:t>sorted_spending</w:t>
      </w:r>
      <w:r>
        <w:rPr>
          <w:rFonts w:ascii="Menlo" w:hAnsi="Menlo" w:cs="Menlo"/>
          <w:color w:val="BBBEBF"/>
          <w:sz w:val="18"/>
          <w:szCs w:val="18"/>
        </w:rPr>
        <w:t>[</w:t>
      </w:r>
      <w:r>
        <w:rPr>
          <w:rFonts w:ascii="Menlo" w:hAnsi="Menlo" w:cs="Menlo"/>
          <w:color w:val="B5CEA8"/>
          <w:sz w:val="18"/>
          <w:szCs w:val="18"/>
        </w:rPr>
        <w:t>31</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w:t>
      </w:r>
      <w:r>
        <w:rPr>
          <w:rFonts w:ascii="Menlo" w:hAnsi="Menlo" w:cs="Menlo"/>
          <w:color w:val="B5CEA8"/>
          <w:sz w:val="18"/>
          <w:szCs w:val="18"/>
        </w:rPr>
        <w:t>0</w:t>
      </w:r>
      <w:r>
        <w:rPr>
          <w:rFonts w:ascii="Menlo" w:hAnsi="Menlo" w:cs="Menlo"/>
          <w:color w:val="C9D1D9"/>
          <w:sz w:val="18"/>
          <w:szCs w:val="18"/>
        </w:rPr>
        <w:t>}</w:t>
      </w:r>
      <w:r>
        <w:rPr>
          <w:rFonts w:ascii="Menlo" w:hAnsi="Menlo" w:cs="Menlo"/>
          <w:color w:val="BBBEBF"/>
          <w:sz w:val="18"/>
          <w:szCs w:val="18"/>
        </w:rPr>
        <w:t>;</w:t>
      </w:r>
    </w:p>
    <w:p w14:paraId="24C427B9"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w:t>
      </w:r>
    </w:p>
    <w:p w14:paraId="1434AE8A"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sorted_spending[i]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FFA657"/>
          <w:sz w:val="18"/>
          <w:szCs w:val="18"/>
        </w:rPr>
        <w:t>spending</w:t>
      </w:r>
      <w:r>
        <w:rPr>
          <w:rFonts w:ascii="Menlo" w:hAnsi="Menlo" w:cs="Menlo"/>
          <w:color w:val="C9D1D9"/>
          <w:sz w:val="18"/>
          <w:szCs w:val="18"/>
        </w:rPr>
        <w:t>[i];</w:t>
      </w:r>
    </w:p>
    <w:p w14:paraId="44189ECD"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7F9100ED" w14:textId="77777777" w:rsidR="003F08B6" w:rsidRDefault="003F08B6" w:rsidP="003F08B6">
      <w:pPr>
        <w:shd w:val="clear" w:color="auto" w:fill="121314"/>
        <w:spacing w:line="270" w:lineRule="atLeast"/>
        <w:rPr>
          <w:rFonts w:ascii="Menlo" w:hAnsi="Menlo" w:cs="Menlo"/>
          <w:color w:val="BBBEBF"/>
          <w:sz w:val="18"/>
          <w:szCs w:val="18"/>
        </w:rPr>
      </w:pPr>
    </w:p>
    <w:p w14:paraId="78DD77DC"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 Сортує витрати за спаданням методом бульбашки, більші значення поступово переміщуються на початок масиву</w:t>
      </w:r>
    </w:p>
    <w:p w14:paraId="634C2530"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w:t>
      </w:r>
    </w:p>
    <w:p w14:paraId="7B3B7C6C"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for</w:t>
      </w:r>
      <w:r>
        <w:rPr>
          <w:rFonts w:ascii="Menlo" w:hAnsi="Menlo" w:cs="Menlo"/>
          <w:color w:val="C9D1D9"/>
          <w:sz w:val="18"/>
          <w:szCs w:val="18"/>
        </w:rPr>
        <w:t xml:space="preserve"> (</w:t>
      </w:r>
      <w:r>
        <w:rPr>
          <w:rFonts w:ascii="Menlo" w:hAnsi="Menlo" w:cs="Menlo"/>
          <w:color w:val="FF7B72"/>
          <w:sz w:val="18"/>
          <w:szCs w:val="18"/>
        </w:rPr>
        <w:t>int</w:t>
      </w:r>
      <w:r>
        <w:rPr>
          <w:rFonts w:ascii="Menlo" w:hAnsi="Menlo" w:cs="Menlo"/>
          <w:color w:val="C9D1D9"/>
          <w:sz w:val="18"/>
          <w:szCs w:val="18"/>
        </w:rPr>
        <w:t xml:space="preserve"> j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xml:space="preserve">; j </w:t>
      </w:r>
      <w:r>
        <w:rPr>
          <w:rFonts w:ascii="Menlo" w:hAnsi="Menlo" w:cs="Menlo"/>
          <w:color w:val="D4D4D4"/>
          <w:sz w:val="18"/>
          <w:szCs w:val="18"/>
        </w:rPr>
        <w:t>&lt;</w:t>
      </w:r>
      <w:r>
        <w:rPr>
          <w:rFonts w:ascii="Menlo" w:hAnsi="Menlo" w:cs="Menlo"/>
          <w:color w:val="C9D1D9"/>
          <w:sz w:val="18"/>
          <w:szCs w:val="18"/>
        </w:rPr>
        <w:t xml:space="preserve"> </w:t>
      </w:r>
      <w:r>
        <w:rPr>
          <w:rFonts w:ascii="Menlo" w:hAnsi="Menlo" w:cs="Menlo"/>
          <w:color w:val="FFA657"/>
          <w:sz w:val="18"/>
          <w:szCs w:val="18"/>
        </w:rPr>
        <w:t>days</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 j</w:t>
      </w:r>
      <w:r>
        <w:rPr>
          <w:rFonts w:ascii="Menlo" w:hAnsi="Menlo" w:cs="Menlo"/>
          <w:color w:val="D4D4D4"/>
          <w:sz w:val="18"/>
          <w:szCs w:val="18"/>
        </w:rPr>
        <w:t>++</w:t>
      </w:r>
      <w:r>
        <w:rPr>
          <w:rFonts w:ascii="Menlo" w:hAnsi="Menlo" w:cs="Menlo"/>
          <w:color w:val="C9D1D9"/>
          <w:sz w:val="18"/>
          <w:szCs w:val="18"/>
        </w:rPr>
        <w:t>) {</w:t>
      </w:r>
    </w:p>
    <w:p w14:paraId="3421413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(sorted_spending[j] </w:t>
      </w:r>
      <w:r>
        <w:rPr>
          <w:rFonts w:ascii="Menlo" w:hAnsi="Menlo" w:cs="Menlo"/>
          <w:color w:val="D4D4D4"/>
          <w:sz w:val="18"/>
          <w:szCs w:val="18"/>
        </w:rPr>
        <w:t>&lt;</w:t>
      </w:r>
      <w:r>
        <w:rPr>
          <w:rFonts w:ascii="Menlo" w:hAnsi="Menlo" w:cs="Menlo"/>
          <w:color w:val="C9D1D9"/>
          <w:sz w:val="18"/>
          <w:szCs w:val="18"/>
        </w:rPr>
        <w:t xml:space="preserve"> sorted_spending[j</w:t>
      </w:r>
      <w:r>
        <w:rPr>
          <w:rFonts w:ascii="Menlo" w:hAnsi="Menlo" w:cs="Menlo"/>
          <w:color w:val="D4D4D4"/>
          <w:sz w:val="18"/>
          <w:szCs w:val="18"/>
        </w:rPr>
        <w:t>+</w:t>
      </w:r>
      <w:r>
        <w:rPr>
          <w:rFonts w:ascii="Menlo" w:hAnsi="Menlo" w:cs="Menlo"/>
          <w:color w:val="B5CEA8"/>
          <w:sz w:val="18"/>
          <w:szCs w:val="18"/>
        </w:rPr>
        <w:t>1</w:t>
      </w:r>
      <w:r>
        <w:rPr>
          <w:rFonts w:ascii="Menlo" w:hAnsi="Menlo" w:cs="Menlo"/>
          <w:color w:val="C9D1D9"/>
          <w:sz w:val="18"/>
          <w:szCs w:val="18"/>
        </w:rPr>
        <w:t>]) {</w:t>
      </w:r>
    </w:p>
    <w:p w14:paraId="7ACF5F66"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 Міняємо сусідні елементи місцями</w:t>
      </w:r>
    </w:p>
    <w:p w14:paraId="008BC166"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double</w:t>
      </w:r>
      <w:r>
        <w:rPr>
          <w:rFonts w:ascii="Menlo" w:hAnsi="Menlo" w:cs="Menlo"/>
          <w:color w:val="C9D1D9"/>
          <w:sz w:val="18"/>
          <w:szCs w:val="18"/>
        </w:rPr>
        <w:t xml:space="preserve"> temporary </w:t>
      </w:r>
      <w:r>
        <w:rPr>
          <w:rFonts w:ascii="Menlo" w:hAnsi="Menlo" w:cs="Menlo"/>
          <w:color w:val="D4D4D4"/>
          <w:sz w:val="18"/>
          <w:szCs w:val="18"/>
        </w:rPr>
        <w:t>=</w:t>
      </w:r>
      <w:r>
        <w:rPr>
          <w:rFonts w:ascii="Menlo" w:hAnsi="Menlo" w:cs="Menlo"/>
          <w:color w:val="C9D1D9"/>
          <w:sz w:val="18"/>
          <w:szCs w:val="18"/>
        </w:rPr>
        <w:t xml:space="preserve"> sorted_spending[j];</w:t>
      </w:r>
    </w:p>
    <w:p w14:paraId="0C870467"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sorted_spending[j] </w:t>
      </w:r>
      <w:r>
        <w:rPr>
          <w:rFonts w:ascii="Menlo" w:hAnsi="Menlo" w:cs="Menlo"/>
          <w:color w:val="D4D4D4"/>
          <w:sz w:val="18"/>
          <w:szCs w:val="18"/>
        </w:rPr>
        <w:t>=</w:t>
      </w:r>
      <w:r>
        <w:rPr>
          <w:rFonts w:ascii="Menlo" w:hAnsi="Menlo" w:cs="Menlo"/>
          <w:color w:val="C9D1D9"/>
          <w:sz w:val="18"/>
          <w:szCs w:val="18"/>
        </w:rPr>
        <w:t xml:space="preserve"> sorted_spending[j</w:t>
      </w:r>
      <w:r>
        <w:rPr>
          <w:rFonts w:ascii="Menlo" w:hAnsi="Menlo" w:cs="Menlo"/>
          <w:color w:val="D4D4D4"/>
          <w:sz w:val="18"/>
          <w:szCs w:val="18"/>
        </w:rPr>
        <w:t>+</w:t>
      </w:r>
      <w:r>
        <w:rPr>
          <w:rFonts w:ascii="Menlo" w:hAnsi="Menlo" w:cs="Menlo"/>
          <w:color w:val="B5CEA8"/>
          <w:sz w:val="18"/>
          <w:szCs w:val="18"/>
        </w:rPr>
        <w:t>1</w:t>
      </w:r>
      <w:r>
        <w:rPr>
          <w:rFonts w:ascii="Menlo" w:hAnsi="Menlo" w:cs="Menlo"/>
          <w:color w:val="C9D1D9"/>
          <w:sz w:val="18"/>
          <w:szCs w:val="18"/>
        </w:rPr>
        <w:t>];</w:t>
      </w:r>
    </w:p>
    <w:p w14:paraId="32C0AC8D"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sorted_spending[j</w:t>
      </w:r>
      <w:r>
        <w:rPr>
          <w:rFonts w:ascii="Menlo" w:hAnsi="Menlo" w:cs="Menlo"/>
          <w:color w:val="D4D4D4"/>
          <w:sz w:val="18"/>
          <w:szCs w:val="18"/>
        </w:rPr>
        <w:t>+</w:t>
      </w:r>
      <w:r>
        <w:rPr>
          <w:rFonts w:ascii="Menlo" w:hAnsi="Menlo" w:cs="Menlo"/>
          <w:color w:val="B5CEA8"/>
          <w:sz w:val="18"/>
          <w:szCs w:val="18"/>
        </w:rPr>
        <w:t>1</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temporary;</w:t>
      </w:r>
    </w:p>
    <w:p w14:paraId="24A866FE"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6B83DE39"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3CF11EE4"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093ADB63"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count</w:t>
      </w:r>
      <w:r>
        <w:rPr>
          <w:rFonts w:ascii="Menlo" w:hAnsi="Menlo" w:cs="Menlo"/>
          <w:color w:val="BBBEBF"/>
          <w:sz w:val="18"/>
          <w:szCs w:val="18"/>
        </w:rPr>
        <w:t>;</w:t>
      </w:r>
    </w:p>
    <w:p w14:paraId="31FF0E2D"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FFA657"/>
          <w:sz w:val="18"/>
          <w:szCs w:val="18"/>
        </w:rPr>
        <w:t>days</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B5CEA8"/>
          <w:sz w:val="18"/>
          <w:szCs w:val="18"/>
        </w:rPr>
        <w:t>3</w:t>
      </w:r>
      <w:r>
        <w:rPr>
          <w:rFonts w:ascii="Menlo" w:hAnsi="Menlo" w:cs="Menlo"/>
          <w:color w:val="BBBEBF"/>
          <w:sz w:val="18"/>
          <w:szCs w:val="18"/>
        </w:rPr>
        <w:t xml:space="preserve">) </w:t>
      </w:r>
      <w:r>
        <w:rPr>
          <w:rFonts w:ascii="Menlo" w:hAnsi="Menlo" w:cs="Menlo"/>
          <w:color w:val="C9D1D9"/>
          <w:sz w:val="18"/>
          <w:szCs w:val="18"/>
        </w:rPr>
        <w:t>{</w:t>
      </w:r>
    </w:p>
    <w:p w14:paraId="20CFAA71"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count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FFA657"/>
          <w:sz w:val="18"/>
          <w:szCs w:val="18"/>
        </w:rPr>
        <w:t>days</w:t>
      </w:r>
      <w:r>
        <w:rPr>
          <w:rFonts w:ascii="Menlo" w:hAnsi="Menlo" w:cs="Menlo"/>
          <w:color w:val="C9D1D9"/>
          <w:sz w:val="18"/>
          <w:szCs w:val="18"/>
        </w:rPr>
        <w:t>;</w:t>
      </w:r>
    </w:p>
    <w:p w14:paraId="59CA7F93"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 xml:space="preserve"> </w:t>
      </w:r>
      <w:r>
        <w:rPr>
          <w:rFonts w:ascii="Menlo" w:hAnsi="Menlo" w:cs="Menlo"/>
          <w:color w:val="C9D1D9"/>
          <w:sz w:val="18"/>
          <w:szCs w:val="18"/>
        </w:rPr>
        <w:t>{</w:t>
      </w:r>
    </w:p>
    <w:p w14:paraId="488D1207"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count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3</w:t>
      </w:r>
      <w:r>
        <w:rPr>
          <w:rFonts w:ascii="Menlo" w:hAnsi="Menlo" w:cs="Menlo"/>
          <w:color w:val="C9D1D9"/>
          <w:sz w:val="18"/>
          <w:szCs w:val="18"/>
        </w:rPr>
        <w:t>;</w:t>
      </w:r>
    </w:p>
    <w:p w14:paraId="66F97866"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0B8CC370"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"Топ-3 витрат: "</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D2A8FF"/>
          <w:sz w:val="18"/>
          <w:szCs w:val="18"/>
        </w:rPr>
        <w:t>endl</w:t>
      </w:r>
      <w:r>
        <w:rPr>
          <w:rFonts w:ascii="Menlo" w:hAnsi="Menlo" w:cs="Menlo"/>
          <w:color w:val="BBBEBF"/>
          <w:sz w:val="18"/>
          <w:szCs w:val="18"/>
        </w:rPr>
        <w:t>;</w:t>
      </w:r>
    </w:p>
    <w:p w14:paraId="3232661F"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 Виводить три найбільші витрати або меншу кількість, якщо днів мало</w:t>
      </w:r>
    </w:p>
    <w:p w14:paraId="52848336"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C9D1D9"/>
          <w:sz w:val="18"/>
          <w:szCs w:val="18"/>
        </w:rPr>
        <w:t>count</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w:t>
      </w:r>
    </w:p>
    <w:p w14:paraId="40AA8130"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i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fixed</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setprecision</w:t>
      </w:r>
      <w:r>
        <w:rPr>
          <w:rFonts w:ascii="Menlo" w:hAnsi="Menlo" w:cs="Menlo"/>
          <w:color w:val="C9D1D9"/>
          <w:sz w:val="18"/>
          <w:szCs w:val="18"/>
        </w:rPr>
        <w:t>(</w:t>
      </w:r>
      <w:r>
        <w:rPr>
          <w:rFonts w:ascii="Menlo" w:hAnsi="Menlo" w:cs="Menlo"/>
          <w:color w:val="B5CEA8"/>
          <w:sz w:val="18"/>
          <w:szCs w:val="18"/>
        </w:rPr>
        <w:t>2</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sorted_spending[i]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грн"</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endl</w:t>
      </w:r>
      <w:r>
        <w:rPr>
          <w:rFonts w:ascii="Menlo" w:hAnsi="Menlo" w:cs="Menlo"/>
          <w:color w:val="C9D1D9"/>
          <w:sz w:val="18"/>
          <w:szCs w:val="18"/>
        </w:rPr>
        <w:t>;</w:t>
      </w:r>
    </w:p>
    <w:p w14:paraId="682AEEB8"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5214F258"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08A1EA38" w14:textId="77777777" w:rsidR="003F08B6" w:rsidRDefault="003F08B6" w:rsidP="003F08B6">
      <w:pPr>
        <w:shd w:val="clear" w:color="auto" w:fill="121314"/>
        <w:spacing w:after="240" w:line="270" w:lineRule="atLeast"/>
        <w:rPr>
          <w:rFonts w:ascii="Menlo" w:hAnsi="Menlo" w:cs="Menlo"/>
          <w:color w:val="BBBEBF"/>
          <w:sz w:val="18"/>
          <w:szCs w:val="18"/>
        </w:rPr>
      </w:pPr>
    </w:p>
    <w:p w14:paraId="46A32E6D"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D2A8FF"/>
          <w:sz w:val="18"/>
          <w:szCs w:val="18"/>
        </w:rPr>
        <w:t>main</w:t>
      </w:r>
      <w:r>
        <w:rPr>
          <w:rFonts w:ascii="Menlo" w:hAnsi="Menlo" w:cs="Menlo"/>
          <w:color w:val="BBBEBF"/>
          <w:sz w:val="18"/>
          <w:szCs w:val="18"/>
        </w:rPr>
        <w:t>() {</w:t>
      </w:r>
    </w:p>
    <w:p w14:paraId="7D38DB6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monthly_budget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w:t>
      </w:r>
    </w:p>
    <w:p w14:paraId="09459CB1"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 Вводимо місячний бюджет і перевіряємо правильність значення</w:t>
      </w:r>
    </w:p>
    <w:p w14:paraId="4E98F476"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"Бюджет на місяць(грн): "</w:t>
      </w:r>
      <w:r>
        <w:rPr>
          <w:rFonts w:ascii="Menlo" w:hAnsi="Menlo" w:cs="Menlo"/>
          <w:color w:val="BBBEBF"/>
          <w:sz w:val="18"/>
          <w:szCs w:val="18"/>
        </w:rPr>
        <w:t>;</w:t>
      </w:r>
    </w:p>
    <w:p w14:paraId="5CE73B9E"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while</w:t>
      </w:r>
      <w:r>
        <w:rPr>
          <w:rFonts w:ascii="Menlo" w:hAnsi="Menlo" w:cs="Menlo"/>
          <w:color w:val="BBBEBF"/>
          <w:sz w:val="18"/>
          <w:szCs w:val="18"/>
        </w:rPr>
        <w:t xml:space="preserve"> (</w:t>
      </w:r>
      <w:r>
        <w:rPr>
          <w:rFonts w:ascii="Menlo" w:hAnsi="Menlo" w:cs="Menlo"/>
          <w:color w:val="D2A8FF"/>
          <w:sz w:val="18"/>
          <w:szCs w:val="18"/>
        </w:rPr>
        <w:t>!</w:t>
      </w:r>
      <w:r>
        <w:rPr>
          <w:rFonts w:ascii="Menlo" w:hAnsi="Menlo" w:cs="Menlo"/>
          <w:color w:val="BBBEBF"/>
          <w:sz w:val="18"/>
          <w:szCs w:val="18"/>
        </w:rPr>
        <w:t>(</w:t>
      </w:r>
      <w:r>
        <w:rPr>
          <w:rFonts w:ascii="Menlo" w:hAnsi="Menlo" w:cs="Menlo"/>
          <w:color w:val="C9D1D9"/>
          <w:sz w:val="18"/>
          <w:szCs w:val="18"/>
        </w:rPr>
        <w:t>cin</w:t>
      </w:r>
      <w:r>
        <w:rPr>
          <w:rFonts w:ascii="Menlo" w:hAnsi="Menlo" w:cs="Menlo"/>
          <w:color w:val="BBBEBF"/>
          <w:sz w:val="18"/>
          <w:szCs w:val="18"/>
        </w:rPr>
        <w:t xml:space="preserve"> </w:t>
      </w:r>
      <w:r>
        <w:rPr>
          <w:rFonts w:ascii="Menlo" w:hAnsi="Menlo" w:cs="Menlo"/>
          <w:color w:val="D2A8FF"/>
          <w:sz w:val="18"/>
          <w:szCs w:val="18"/>
        </w:rPr>
        <w:t>&gt;&gt;</w:t>
      </w:r>
      <w:r>
        <w:rPr>
          <w:rFonts w:ascii="Menlo" w:hAnsi="Menlo" w:cs="Menlo"/>
          <w:color w:val="BBBEBF"/>
          <w:sz w:val="18"/>
          <w:szCs w:val="18"/>
        </w:rPr>
        <w:t xml:space="preserve"> </w:t>
      </w:r>
      <w:r>
        <w:rPr>
          <w:rFonts w:ascii="Menlo" w:hAnsi="Menlo" w:cs="Menlo"/>
          <w:color w:val="C9D1D9"/>
          <w:sz w:val="18"/>
          <w:szCs w:val="18"/>
        </w:rPr>
        <w:t>monthly_budget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monthly_budget</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C9D1D9"/>
          <w:sz w:val="18"/>
          <w:szCs w:val="18"/>
        </w:rPr>
        <w:t>{</w:t>
      </w:r>
    </w:p>
    <w:p w14:paraId="2DE6F3B1"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 Очищаємо стан помилки та пропускаємо некоректне введення</w:t>
      </w:r>
    </w:p>
    <w:p w14:paraId="101F983B"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cin.</w:t>
      </w:r>
      <w:r>
        <w:rPr>
          <w:rFonts w:ascii="Menlo" w:hAnsi="Menlo" w:cs="Menlo"/>
          <w:color w:val="D2A8FF"/>
          <w:sz w:val="18"/>
          <w:szCs w:val="18"/>
        </w:rPr>
        <w:t>clear</w:t>
      </w:r>
      <w:r>
        <w:rPr>
          <w:rFonts w:ascii="Menlo" w:hAnsi="Menlo" w:cs="Menlo"/>
          <w:color w:val="C9D1D9"/>
          <w:sz w:val="18"/>
          <w:szCs w:val="18"/>
        </w:rPr>
        <w:t>();</w:t>
      </w:r>
    </w:p>
    <w:p w14:paraId="271FDB7D"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cin.</w:t>
      </w:r>
      <w:r>
        <w:rPr>
          <w:rFonts w:ascii="Menlo" w:hAnsi="Menlo" w:cs="Menlo"/>
          <w:color w:val="D2A8FF"/>
          <w:sz w:val="18"/>
          <w:szCs w:val="18"/>
        </w:rPr>
        <w:t>ignore</w:t>
      </w:r>
      <w:r>
        <w:rPr>
          <w:rFonts w:ascii="Menlo" w:hAnsi="Menlo" w:cs="Menlo"/>
          <w:color w:val="C9D1D9"/>
          <w:sz w:val="18"/>
          <w:szCs w:val="18"/>
        </w:rPr>
        <w:t>(</w:t>
      </w:r>
      <w:r>
        <w:rPr>
          <w:rFonts w:ascii="Menlo" w:hAnsi="Menlo" w:cs="Menlo"/>
          <w:color w:val="B5CEA8"/>
          <w:sz w:val="18"/>
          <w:szCs w:val="18"/>
        </w:rPr>
        <w:t>10000</w:t>
      </w:r>
      <w:r>
        <w:rPr>
          <w:rFonts w:ascii="Menlo" w:hAnsi="Menlo" w:cs="Menlo"/>
          <w:color w:val="C9D1D9"/>
          <w:sz w:val="18"/>
          <w:szCs w:val="18"/>
        </w:rPr>
        <w:t xml:space="preserve">, </w:t>
      </w:r>
      <w:r>
        <w:rPr>
          <w:rFonts w:ascii="Menlo" w:hAnsi="Menlo" w:cs="Menlo"/>
          <w:color w:val="A5D6FF"/>
          <w:sz w:val="18"/>
          <w:szCs w:val="18"/>
        </w:rPr>
        <w:t>'</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w:t>
      </w:r>
    </w:p>
    <w:p w14:paraId="0C340BE7"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"Помилка. Бюджет має бути додатнім числом: "</w:t>
      </w:r>
      <w:r>
        <w:rPr>
          <w:rFonts w:ascii="Menlo" w:hAnsi="Menlo" w:cs="Menlo"/>
          <w:color w:val="C9D1D9"/>
          <w:sz w:val="18"/>
          <w:szCs w:val="18"/>
        </w:rPr>
        <w:t>;</w:t>
      </w:r>
    </w:p>
    <w:p w14:paraId="43B946F4"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35E3D4A9" w14:textId="77777777" w:rsidR="003F08B6" w:rsidRDefault="003F08B6" w:rsidP="003F08B6">
      <w:pPr>
        <w:shd w:val="clear" w:color="auto" w:fill="121314"/>
        <w:spacing w:line="270" w:lineRule="atLeast"/>
        <w:rPr>
          <w:rFonts w:ascii="Menlo" w:hAnsi="Menlo" w:cs="Menlo"/>
          <w:color w:val="BBBEBF"/>
          <w:sz w:val="18"/>
          <w:szCs w:val="18"/>
        </w:rPr>
      </w:pPr>
    </w:p>
    <w:p w14:paraId="00621EF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days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w:t>
      </w:r>
    </w:p>
    <w:p w14:paraId="4F4A3C06"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 Вводимо кількість днів обліку: від 0 до 31</w:t>
      </w:r>
    </w:p>
    <w:p w14:paraId="6DED93A9"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"Кількість днів обліку: "</w:t>
      </w:r>
      <w:r>
        <w:rPr>
          <w:rFonts w:ascii="Menlo" w:hAnsi="Menlo" w:cs="Menlo"/>
          <w:color w:val="BBBEBF"/>
          <w:sz w:val="18"/>
          <w:szCs w:val="18"/>
        </w:rPr>
        <w:t>;</w:t>
      </w:r>
    </w:p>
    <w:p w14:paraId="4E46AEAF"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while</w:t>
      </w:r>
      <w:r>
        <w:rPr>
          <w:rFonts w:ascii="Menlo" w:hAnsi="Menlo" w:cs="Menlo"/>
          <w:color w:val="BBBEBF"/>
          <w:sz w:val="18"/>
          <w:szCs w:val="18"/>
        </w:rPr>
        <w:t xml:space="preserve"> (</w:t>
      </w:r>
      <w:r>
        <w:rPr>
          <w:rFonts w:ascii="Menlo" w:hAnsi="Menlo" w:cs="Menlo"/>
          <w:color w:val="D2A8FF"/>
          <w:sz w:val="18"/>
          <w:szCs w:val="18"/>
        </w:rPr>
        <w:t>!</w:t>
      </w:r>
      <w:r>
        <w:rPr>
          <w:rFonts w:ascii="Menlo" w:hAnsi="Menlo" w:cs="Menlo"/>
          <w:color w:val="BBBEBF"/>
          <w:sz w:val="18"/>
          <w:szCs w:val="18"/>
        </w:rPr>
        <w:t>(</w:t>
      </w:r>
      <w:r>
        <w:rPr>
          <w:rFonts w:ascii="Menlo" w:hAnsi="Menlo" w:cs="Menlo"/>
          <w:color w:val="C9D1D9"/>
          <w:sz w:val="18"/>
          <w:szCs w:val="18"/>
        </w:rPr>
        <w:t>cin</w:t>
      </w:r>
      <w:r>
        <w:rPr>
          <w:rFonts w:ascii="Menlo" w:hAnsi="Menlo" w:cs="Menlo"/>
          <w:color w:val="BBBEBF"/>
          <w:sz w:val="18"/>
          <w:szCs w:val="18"/>
        </w:rPr>
        <w:t xml:space="preserve"> </w:t>
      </w:r>
      <w:r>
        <w:rPr>
          <w:rFonts w:ascii="Menlo" w:hAnsi="Menlo" w:cs="Menlo"/>
          <w:color w:val="D2A8FF"/>
          <w:sz w:val="18"/>
          <w:szCs w:val="18"/>
        </w:rPr>
        <w:t>&gt;&gt;</w:t>
      </w:r>
      <w:r>
        <w:rPr>
          <w:rFonts w:ascii="Menlo" w:hAnsi="Menlo" w:cs="Menlo"/>
          <w:color w:val="BBBEBF"/>
          <w:sz w:val="18"/>
          <w:szCs w:val="18"/>
        </w:rPr>
        <w:t xml:space="preserve"> </w:t>
      </w:r>
      <w:r>
        <w:rPr>
          <w:rFonts w:ascii="Menlo" w:hAnsi="Menlo" w:cs="Menlo"/>
          <w:color w:val="C9D1D9"/>
          <w:sz w:val="18"/>
          <w:szCs w:val="18"/>
        </w:rPr>
        <w:t>days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days</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days</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B5CEA8"/>
          <w:sz w:val="18"/>
          <w:szCs w:val="18"/>
        </w:rPr>
        <w:t>31</w:t>
      </w:r>
      <w:r>
        <w:rPr>
          <w:rFonts w:ascii="Menlo" w:hAnsi="Menlo" w:cs="Menlo"/>
          <w:color w:val="BBBEBF"/>
          <w:sz w:val="18"/>
          <w:szCs w:val="18"/>
        </w:rPr>
        <w:t xml:space="preserve">) </w:t>
      </w:r>
      <w:r>
        <w:rPr>
          <w:rFonts w:ascii="Menlo" w:hAnsi="Menlo" w:cs="Menlo"/>
          <w:color w:val="C9D1D9"/>
          <w:sz w:val="18"/>
          <w:szCs w:val="18"/>
        </w:rPr>
        <w:t>{</w:t>
      </w:r>
    </w:p>
    <w:p w14:paraId="08A845D2"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cin.</w:t>
      </w:r>
      <w:r>
        <w:rPr>
          <w:rFonts w:ascii="Menlo" w:hAnsi="Menlo" w:cs="Menlo"/>
          <w:color w:val="D2A8FF"/>
          <w:sz w:val="18"/>
          <w:szCs w:val="18"/>
        </w:rPr>
        <w:t>clear</w:t>
      </w:r>
      <w:r>
        <w:rPr>
          <w:rFonts w:ascii="Menlo" w:hAnsi="Menlo" w:cs="Menlo"/>
          <w:color w:val="C9D1D9"/>
          <w:sz w:val="18"/>
          <w:szCs w:val="18"/>
        </w:rPr>
        <w:t>();</w:t>
      </w:r>
    </w:p>
    <w:p w14:paraId="3A8B3F63"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cin.</w:t>
      </w:r>
      <w:r>
        <w:rPr>
          <w:rFonts w:ascii="Menlo" w:hAnsi="Menlo" w:cs="Menlo"/>
          <w:color w:val="D2A8FF"/>
          <w:sz w:val="18"/>
          <w:szCs w:val="18"/>
        </w:rPr>
        <w:t>ignore</w:t>
      </w:r>
      <w:r>
        <w:rPr>
          <w:rFonts w:ascii="Menlo" w:hAnsi="Menlo" w:cs="Menlo"/>
          <w:color w:val="C9D1D9"/>
          <w:sz w:val="18"/>
          <w:szCs w:val="18"/>
        </w:rPr>
        <w:t>(</w:t>
      </w:r>
      <w:r>
        <w:rPr>
          <w:rFonts w:ascii="Menlo" w:hAnsi="Menlo" w:cs="Menlo"/>
          <w:color w:val="B5CEA8"/>
          <w:sz w:val="18"/>
          <w:szCs w:val="18"/>
        </w:rPr>
        <w:t>10000</w:t>
      </w:r>
      <w:r>
        <w:rPr>
          <w:rFonts w:ascii="Menlo" w:hAnsi="Menlo" w:cs="Menlo"/>
          <w:color w:val="C9D1D9"/>
          <w:sz w:val="18"/>
          <w:szCs w:val="18"/>
        </w:rPr>
        <w:t xml:space="preserve">, </w:t>
      </w:r>
      <w:r>
        <w:rPr>
          <w:rFonts w:ascii="Menlo" w:hAnsi="Menlo" w:cs="Menlo"/>
          <w:color w:val="A5D6FF"/>
          <w:sz w:val="18"/>
          <w:szCs w:val="18"/>
        </w:rPr>
        <w:t>'</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w:t>
      </w:r>
    </w:p>
    <w:p w14:paraId="0B0B985A"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lastRenderedPageBreak/>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"Помилка. Кількість днів обліку повинна бути від 0 до 31: "</w:t>
      </w:r>
      <w:r>
        <w:rPr>
          <w:rFonts w:ascii="Menlo" w:hAnsi="Menlo" w:cs="Menlo"/>
          <w:color w:val="C9D1D9"/>
          <w:sz w:val="18"/>
          <w:szCs w:val="18"/>
        </w:rPr>
        <w:t>;</w:t>
      </w:r>
    </w:p>
    <w:p w14:paraId="56E070F0"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7B598286" w14:textId="77777777" w:rsidR="003F08B6" w:rsidRDefault="003F08B6" w:rsidP="003F08B6">
      <w:pPr>
        <w:shd w:val="clear" w:color="auto" w:fill="121314"/>
        <w:spacing w:line="270" w:lineRule="atLeast"/>
        <w:rPr>
          <w:rFonts w:ascii="Menlo" w:hAnsi="Menlo" w:cs="Menlo"/>
          <w:color w:val="BBBEBF"/>
          <w:sz w:val="18"/>
          <w:szCs w:val="18"/>
        </w:rPr>
      </w:pPr>
    </w:p>
    <w:p w14:paraId="33F138A1"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double</w:t>
      </w:r>
      <w:r>
        <w:rPr>
          <w:rFonts w:ascii="Menlo" w:hAnsi="Menlo" w:cs="Menlo"/>
          <w:color w:val="BBBEBF"/>
          <w:sz w:val="18"/>
          <w:szCs w:val="18"/>
        </w:rPr>
        <w:t xml:space="preserve"> </w:t>
      </w:r>
      <w:r>
        <w:rPr>
          <w:rFonts w:ascii="Menlo" w:hAnsi="Menlo" w:cs="Menlo"/>
          <w:color w:val="C9D1D9"/>
          <w:sz w:val="18"/>
          <w:szCs w:val="18"/>
        </w:rPr>
        <w:t>spending</w:t>
      </w:r>
      <w:r>
        <w:rPr>
          <w:rFonts w:ascii="Menlo" w:hAnsi="Menlo" w:cs="Menlo"/>
          <w:color w:val="BBBEBF"/>
          <w:sz w:val="18"/>
          <w:szCs w:val="18"/>
        </w:rPr>
        <w:t>[</w:t>
      </w:r>
      <w:r>
        <w:rPr>
          <w:rFonts w:ascii="Menlo" w:hAnsi="Menlo" w:cs="Menlo"/>
          <w:color w:val="B5CEA8"/>
          <w:sz w:val="18"/>
          <w:szCs w:val="18"/>
        </w:rPr>
        <w:t>31</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w:t>
      </w:r>
      <w:r>
        <w:rPr>
          <w:rFonts w:ascii="Menlo" w:hAnsi="Menlo" w:cs="Menlo"/>
          <w:color w:val="B5CEA8"/>
          <w:sz w:val="18"/>
          <w:szCs w:val="18"/>
        </w:rPr>
        <w:t>0</w:t>
      </w:r>
      <w:r>
        <w:rPr>
          <w:rFonts w:ascii="Menlo" w:hAnsi="Menlo" w:cs="Menlo"/>
          <w:color w:val="C9D1D9"/>
          <w:sz w:val="18"/>
          <w:szCs w:val="18"/>
        </w:rPr>
        <w:t>}</w:t>
      </w:r>
      <w:r>
        <w:rPr>
          <w:rFonts w:ascii="Menlo" w:hAnsi="Menlo" w:cs="Menlo"/>
          <w:color w:val="BBBEBF"/>
          <w:sz w:val="18"/>
          <w:szCs w:val="18"/>
        </w:rPr>
        <w:t>;</w:t>
      </w:r>
    </w:p>
    <w:p w14:paraId="48164C2F"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A5D6FF"/>
          <w:sz w:val="18"/>
          <w:szCs w:val="18"/>
        </w:rPr>
        <w:t>"Витрати по днях (грн): "</w:t>
      </w:r>
      <w:r>
        <w:rPr>
          <w:rFonts w:ascii="Menlo" w:hAnsi="Menlo" w:cs="Menlo"/>
          <w:color w:val="BBBEBF"/>
          <w:sz w:val="18"/>
          <w:szCs w:val="18"/>
        </w:rPr>
        <w:t>;</w:t>
      </w:r>
    </w:p>
    <w:p w14:paraId="1A757CCB"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 Вводимо витрати для кожного дня та не допускаємо від'ємних значень</w:t>
      </w:r>
    </w:p>
    <w:p w14:paraId="284149CB"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C9D1D9"/>
          <w:sz w:val="18"/>
          <w:szCs w:val="18"/>
        </w:rPr>
        <w:t>days</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w:t>
      </w:r>
    </w:p>
    <w:p w14:paraId="6BB8C69D"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while</w:t>
      </w:r>
      <w:r>
        <w:rPr>
          <w:rFonts w:ascii="Menlo" w:hAnsi="Menlo" w:cs="Menlo"/>
          <w:color w:val="C9D1D9"/>
          <w:sz w:val="18"/>
          <w:szCs w:val="18"/>
        </w:rPr>
        <w:t xml:space="preserve"> (</w:t>
      </w:r>
      <w:r>
        <w:rPr>
          <w:rFonts w:ascii="Menlo" w:hAnsi="Menlo" w:cs="Menlo"/>
          <w:color w:val="D2A8FF"/>
          <w:sz w:val="18"/>
          <w:szCs w:val="18"/>
        </w:rPr>
        <w:t>!</w:t>
      </w:r>
      <w:r>
        <w:rPr>
          <w:rFonts w:ascii="Menlo" w:hAnsi="Menlo" w:cs="Menlo"/>
          <w:color w:val="C9D1D9"/>
          <w:sz w:val="18"/>
          <w:szCs w:val="18"/>
        </w:rPr>
        <w:t xml:space="preserve">(cin </w:t>
      </w:r>
      <w:r>
        <w:rPr>
          <w:rFonts w:ascii="Menlo" w:hAnsi="Menlo" w:cs="Menlo"/>
          <w:color w:val="D2A8FF"/>
          <w:sz w:val="18"/>
          <w:szCs w:val="18"/>
        </w:rPr>
        <w:t>&gt;&gt;</w:t>
      </w:r>
      <w:r>
        <w:rPr>
          <w:rFonts w:ascii="Menlo" w:hAnsi="Menlo" w:cs="Menlo"/>
          <w:color w:val="C9D1D9"/>
          <w:sz w:val="18"/>
          <w:szCs w:val="18"/>
        </w:rPr>
        <w:t xml:space="preserve"> spending[i]) </w:t>
      </w:r>
      <w:r>
        <w:rPr>
          <w:rFonts w:ascii="Menlo" w:hAnsi="Menlo" w:cs="Menlo"/>
          <w:color w:val="D4D4D4"/>
          <w:sz w:val="18"/>
          <w:szCs w:val="18"/>
        </w:rPr>
        <w:t>||</w:t>
      </w:r>
      <w:r>
        <w:rPr>
          <w:rFonts w:ascii="Menlo" w:hAnsi="Menlo" w:cs="Menlo"/>
          <w:color w:val="C9D1D9"/>
          <w:sz w:val="18"/>
          <w:szCs w:val="18"/>
        </w:rPr>
        <w:t xml:space="preserve"> spending[i] </w:t>
      </w:r>
      <w:r>
        <w:rPr>
          <w:rFonts w:ascii="Menlo" w:hAnsi="Menlo" w:cs="Menlo"/>
          <w:color w:val="D4D4D4"/>
          <w:sz w:val="18"/>
          <w:szCs w:val="18"/>
        </w:rPr>
        <w:t>&lt;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w:t>
      </w:r>
    </w:p>
    <w:p w14:paraId="2AA8550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cin.</w:t>
      </w:r>
      <w:r>
        <w:rPr>
          <w:rFonts w:ascii="Menlo" w:hAnsi="Menlo" w:cs="Menlo"/>
          <w:color w:val="D2A8FF"/>
          <w:sz w:val="18"/>
          <w:szCs w:val="18"/>
        </w:rPr>
        <w:t>clear</w:t>
      </w:r>
      <w:r>
        <w:rPr>
          <w:rFonts w:ascii="Menlo" w:hAnsi="Menlo" w:cs="Menlo"/>
          <w:color w:val="C9D1D9"/>
          <w:sz w:val="18"/>
          <w:szCs w:val="18"/>
        </w:rPr>
        <w:t>();</w:t>
      </w:r>
    </w:p>
    <w:p w14:paraId="16D26E8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cin.</w:t>
      </w:r>
      <w:r>
        <w:rPr>
          <w:rFonts w:ascii="Menlo" w:hAnsi="Menlo" w:cs="Menlo"/>
          <w:color w:val="D2A8FF"/>
          <w:sz w:val="18"/>
          <w:szCs w:val="18"/>
        </w:rPr>
        <w:t>ignore</w:t>
      </w:r>
      <w:r>
        <w:rPr>
          <w:rFonts w:ascii="Menlo" w:hAnsi="Menlo" w:cs="Menlo"/>
          <w:color w:val="C9D1D9"/>
          <w:sz w:val="18"/>
          <w:szCs w:val="18"/>
        </w:rPr>
        <w:t>(</w:t>
      </w:r>
      <w:r>
        <w:rPr>
          <w:rFonts w:ascii="Menlo" w:hAnsi="Menlo" w:cs="Menlo"/>
          <w:color w:val="B5CEA8"/>
          <w:sz w:val="18"/>
          <w:szCs w:val="18"/>
        </w:rPr>
        <w:t>10000</w:t>
      </w:r>
      <w:r>
        <w:rPr>
          <w:rFonts w:ascii="Menlo" w:hAnsi="Menlo" w:cs="Menlo"/>
          <w:color w:val="C9D1D9"/>
          <w:sz w:val="18"/>
          <w:szCs w:val="18"/>
        </w:rPr>
        <w:t xml:space="preserve">, </w:t>
      </w:r>
      <w:r>
        <w:rPr>
          <w:rFonts w:ascii="Menlo" w:hAnsi="Menlo" w:cs="Menlo"/>
          <w:color w:val="A5D6FF"/>
          <w:sz w:val="18"/>
          <w:szCs w:val="18"/>
        </w:rPr>
        <w:t>'</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w:t>
      </w:r>
    </w:p>
    <w:p w14:paraId="21E6A5A8"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"Помилка. Витрати мають бути додатнім числом або 0: "</w:t>
      </w:r>
      <w:r>
        <w:rPr>
          <w:rFonts w:ascii="Menlo" w:hAnsi="Menlo" w:cs="Menlo"/>
          <w:color w:val="C9D1D9"/>
          <w:sz w:val="18"/>
          <w:szCs w:val="18"/>
        </w:rPr>
        <w:t>;</w:t>
      </w:r>
    </w:p>
    <w:p w14:paraId="286DE07F"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1A4A2009"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BBBEBF"/>
          <w:sz w:val="18"/>
          <w:szCs w:val="18"/>
        </w:rPr>
        <w:t xml:space="preserve"> </w:t>
      </w:r>
    </w:p>
    <w:p w14:paraId="28BBC014" w14:textId="77777777" w:rsidR="003F08B6" w:rsidRDefault="003F08B6" w:rsidP="003F08B6">
      <w:pPr>
        <w:shd w:val="clear" w:color="auto" w:fill="121314"/>
        <w:spacing w:line="270" w:lineRule="atLeast"/>
        <w:rPr>
          <w:rFonts w:ascii="Menlo" w:hAnsi="Menlo" w:cs="Menlo"/>
          <w:color w:val="BBBEBF"/>
          <w:sz w:val="18"/>
          <w:szCs w:val="18"/>
        </w:rPr>
      </w:pPr>
    </w:p>
    <w:p w14:paraId="45C48BB1"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choice</w:t>
      </w:r>
      <w:r>
        <w:rPr>
          <w:rFonts w:ascii="Menlo" w:hAnsi="Menlo" w:cs="Menlo"/>
          <w:color w:val="BBBEBF"/>
          <w:sz w:val="18"/>
          <w:szCs w:val="18"/>
        </w:rPr>
        <w:t>;</w:t>
      </w:r>
    </w:p>
    <w:p w14:paraId="202FE9A2" w14:textId="77777777" w:rsidR="003F08B6" w:rsidRDefault="003F08B6" w:rsidP="003F08B6">
      <w:pPr>
        <w:shd w:val="clear" w:color="auto" w:fill="121314"/>
        <w:spacing w:line="270" w:lineRule="atLeast"/>
        <w:rPr>
          <w:rFonts w:ascii="Menlo" w:hAnsi="Menlo" w:cs="Menlo"/>
          <w:color w:val="BBBEBF"/>
          <w:sz w:val="18"/>
          <w:szCs w:val="18"/>
        </w:rPr>
      </w:pPr>
    </w:p>
    <w:p w14:paraId="6922A7A4"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 Цикл do-while повторює показ меню, доки користувач не вибере 0</w:t>
      </w:r>
    </w:p>
    <w:p w14:paraId="71863CD4"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do</w:t>
      </w:r>
      <w:r>
        <w:rPr>
          <w:rFonts w:ascii="Menlo" w:hAnsi="Menlo" w:cs="Menlo"/>
          <w:color w:val="BBBEBF"/>
          <w:sz w:val="18"/>
          <w:szCs w:val="18"/>
        </w:rPr>
        <w:t xml:space="preserve"> </w:t>
      </w:r>
      <w:r>
        <w:rPr>
          <w:rFonts w:ascii="Menlo" w:hAnsi="Menlo" w:cs="Menlo"/>
          <w:color w:val="C9D1D9"/>
          <w:sz w:val="18"/>
          <w:szCs w:val="18"/>
        </w:rPr>
        <w:t>{</w:t>
      </w:r>
    </w:p>
    <w:p w14:paraId="45D893B1"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8C8C8"/>
          <w:sz w:val="18"/>
          <w:szCs w:val="18"/>
        </w:rPr>
        <w:t>menu</w:t>
      </w:r>
      <w:r>
        <w:rPr>
          <w:rFonts w:ascii="Menlo" w:hAnsi="Menlo" w:cs="Menlo"/>
          <w:color w:val="C9D1D9"/>
          <w:sz w:val="18"/>
          <w:szCs w:val="18"/>
        </w:rPr>
        <w:t>:</w:t>
      </w:r>
    </w:p>
    <w:p w14:paraId="20A6BEC0"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"Пункт"</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Операція"</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endl</w:t>
      </w:r>
      <w:r>
        <w:rPr>
          <w:rFonts w:ascii="Menlo" w:hAnsi="Menlo" w:cs="Menlo"/>
          <w:color w:val="C9D1D9"/>
          <w:sz w:val="18"/>
          <w:szCs w:val="18"/>
        </w:rPr>
        <w:t>;</w:t>
      </w:r>
    </w:p>
    <w:p w14:paraId="37F0903C"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"1"</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Показати витрати по днях"</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endl</w:t>
      </w:r>
      <w:r>
        <w:rPr>
          <w:rFonts w:ascii="Menlo" w:hAnsi="Menlo" w:cs="Menlo"/>
          <w:color w:val="C9D1D9"/>
          <w:sz w:val="18"/>
          <w:szCs w:val="18"/>
        </w:rPr>
        <w:t>;</w:t>
      </w:r>
    </w:p>
    <w:p w14:paraId="22DA2863"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"2"</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Статистика витрат"</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endl</w:t>
      </w:r>
      <w:r>
        <w:rPr>
          <w:rFonts w:ascii="Menlo" w:hAnsi="Menlo" w:cs="Menlo"/>
          <w:color w:val="C9D1D9"/>
          <w:sz w:val="18"/>
          <w:szCs w:val="18"/>
        </w:rPr>
        <w:t>;</w:t>
      </w:r>
    </w:p>
    <w:p w14:paraId="264C2898"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"3"</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Дні з перевищенням денного ліміту"</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endl</w:t>
      </w:r>
      <w:r>
        <w:rPr>
          <w:rFonts w:ascii="Menlo" w:hAnsi="Menlo" w:cs="Menlo"/>
          <w:color w:val="C9D1D9"/>
          <w:sz w:val="18"/>
          <w:szCs w:val="18"/>
        </w:rPr>
        <w:t>;</w:t>
      </w:r>
    </w:p>
    <w:p w14:paraId="52BE25C3"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"4"</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Три найдорожчі дні"</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endl</w:t>
      </w:r>
      <w:r>
        <w:rPr>
          <w:rFonts w:ascii="Menlo" w:hAnsi="Menlo" w:cs="Menlo"/>
          <w:color w:val="C9D1D9"/>
          <w:sz w:val="18"/>
          <w:szCs w:val="18"/>
        </w:rPr>
        <w:t>;</w:t>
      </w:r>
    </w:p>
    <w:p w14:paraId="63BB7BCF"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"0"</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Вийти"</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endl</w:t>
      </w:r>
      <w:r>
        <w:rPr>
          <w:rFonts w:ascii="Menlo" w:hAnsi="Menlo" w:cs="Menlo"/>
          <w:color w:val="C9D1D9"/>
          <w:sz w:val="18"/>
          <w:szCs w:val="18"/>
        </w:rPr>
        <w:t>;</w:t>
      </w:r>
    </w:p>
    <w:p w14:paraId="2A89A977" w14:textId="77777777" w:rsidR="003F08B6" w:rsidRDefault="003F08B6" w:rsidP="003F08B6">
      <w:pPr>
        <w:shd w:val="clear" w:color="auto" w:fill="121314"/>
        <w:spacing w:line="270" w:lineRule="atLeast"/>
        <w:rPr>
          <w:rFonts w:ascii="Menlo" w:hAnsi="Menlo" w:cs="Menlo"/>
          <w:color w:val="BBBEBF"/>
          <w:sz w:val="18"/>
          <w:szCs w:val="18"/>
        </w:rPr>
      </w:pPr>
    </w:p>
    <w:p w14:paraId="7E36F7F8"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w:t>
      </w:r>
      <w:r>
        <w:rPr>
          <w:rFonts w:ascii="Menlo" w:hAnsi="Menlo" w:cs="Menlo"/>
          <w:color w:val="D2A8FF"/>
          <w:sz w:val="18"/>
          <w:szCs w:val="18"/>
        </w:rPr>
        <w:t>!</w:t>
      </w:r>
      <w:r>
        <w:rPr>
          <w:rFonts w:ascii="Menlo" w:hAnsi="Menlo" w:cs="Menlo"/>
          <w:color w:val="C9D1D9"/>
          <w:sz w:val="18"/>
          <w:szCs w:val="18"/>
        </w:rPr>
        <w:t xml:space="preserve">(cin </w:t>
      </w:r>
      <w:r>
        <w:rPr>
          <w:rFonts w:ascii="Menlo" w:hAnsi="Menlo" w:cs="Menlo"/>
          <w:color w:val="D2A8FF"/>
          <w:sz w:val="18"/>
          <w:szCs w:val="18"/>
        </w:rPr>
        <w:t>&gt;&gt;</w:t>
      </w:r>
      <w:r>
        <w:rPr>
          <w:rFonts w:ascii="Menlo" w:hAnsi="Menlo" w:cs="Menlo"/>
          <w:color w:val="C9D1D9"/>
          <w:sz w:val="18"/>
          <w:szCs w:val="18"/>
        </w:rPr>
        <w:t xml:space="preserve"> choice)) {</w:t>
      </w:r>
    </w:p>
    <w:p w14:paraId="1DD3D8B6"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cin.</w:t>
      </w:r>
      <w:r>
        <w:rPr>
          <w:rFonts w:ascii="Menlo" w:hAnsi="Menlo" w:cs="Menlo"/>
          <w:color w:val="D2A8FF"/>
          <w:sz w:val="18"/>
          <w:szCs w:val="18"/>
        </w:rPr>
        <w:t>clear</w:t>
      </w:r>
      <w:r>
        <w:rPr>
          <w:rFonts w:ascii="Menlo" w:hAnsi="Menlo" w:cs="Menlo"/>
          <w:color w:val="C9D1D9"/>
          <w:sz w:val="18"/>
          <w:szCs w:val="18"/>
        </w:rPr>
        <w:t>();</w:t>
      </w:r>
    </w:p>
    <w:p w14:paraId="632D7C1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cin.</w:t>
      </w:r>
      <w:r>
        <w:rPr>
          <w:rFonts w:ascii="Menlo" w:hAnsi="Menlo" w:cs="Menlo"/>
          <w:color w:val="D2A8FF"/>
          <w:sz w:val="18"/>
          <w:szCs w:val="18"/>
        </w:rPr>
        <w:t>ignore</w:t>
      </w:r>
      <w:r>
        <w:rPr>
          <w:rFonts w:ascii="Menlo" w:hAnsi="Menlo" w:cs="Menlo"/>
          <w:color w:val="C9D1D9"/>
          <w:sz w:val="18"/>
          <w:szCs w:val="18"/>
        </w:rPr>
        <w:t>(</w:t>
      </w:r>
      <w:r>
        <w:rPr>
          <w:rFonts w:ascii="Menlo" w:hAnsi="Menlo" w:cs="Menlo"/>
          <w:color w:val="B5CEA8"/>
          <w:sz w:val="18"/>
          <w:szCs w:val="18"/>
        </w:rPr>
        <w:t>10000</w:t>
      </w:r>
      <w:r>
        <w:rPr>
          <w:rFonts w:ascii="Menlo" w:hAnsi="Menlo" w:cs="Menlo"/>
          <w:color w:val="C9D1D9"/>
          <w:sz w:val="18"/>
          <w:szCs w:val="18"/>
        </w:rPr>
        <w:t xml:space="preserve">, </w:t>
      </w:r>
      <w:r>
        <w:rPr>
          <w:rFonts w:ascii="Menlo" w:hAnsi="Menlo" w:cs="Menlo"/>
          <w:color w:val="A5D6FF"/>
          <w:sz w:val="18"/>
          <w:szCs w:val="18"/>
        </w:rPr>
        <w:t>'</w:t>
      </w:r>
      <w:r>
        <w:rPr>
          <w:rFonts w:ascii="Menlo" w:hAnsi="Menlo" w:cs="Menlo"/>
          <w:color w:val="D7BA7D"/>
          <w:sz w:val="18"/>
          <w:szCs w:val="18"/>
        </w:rPr>
        <w:t>\n</w:t>
      </w:r>
      <w:r>
        <w:rPr>
          <w:rFonts w:ascii="Menlo" w:hAnsi="Menlo" w:cs="Menlo"/>
          <w:color w:val="A5D6FF"/>
          <w:sz w:val="18"/>
          <w:szCs w:val="18"/>
        </w:rPr>
        <w:t>'</w:t>
      </w:r>
      <w:r>
        <w:rPr>
          <w:rFonts w:ascii="Menlo" w:hAnsi="Menlo" w:cs="Menlo"/>
          <w:color w:val="C9D1D9"/>
          <w:sz w:val="18"/>
          <w:szCs w:val="18"/>
        </w:rPr>
        <w:t>);</w:t>
      </w:r>
    </w:p>
    <w:p w14:paraId="62FE13C8"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"Помилка. Потрібно ввести число."</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endl</w:t>
      </w:r>
      <w:r>
        <w:rPr>
          <w:rFonts w:ascii="Menlo" w:hAnsi="Menlo" w:cs="Menlo"/>
          <w:color w:val="C9D1D9"/>
          <w:sz w:val="18"/>
          <w:szCs w:val="18"/>
        </w:rPr>
        <w:t>;</w:t>
      </w:r>
    </w:p>
    <w:p w14:paraId="4849DDE9"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goto</w:t>
      </w:r>
      <w:r>
        <w:rPr>
          <w:rFonts w:ascii="Menlo" w:hAnsi="Menlo" w:cs="Menlo"/>
          <w:color w:val="C9D1D9"/>
          <w:sz w:val="18"/>
          <w:szCs w:val="18"/>
        </w:rPr>
        <w:t xml:space="preserve"> </w:t>
      </w:r>
      <w:r>
        <w:rPr>
          <w:rFonts w:ascii="Menlo" w:hAnsi="Menlo" w:cs="Menlo"/>
          <w:color w:val="C8C8C8"/>
          <w:sz w:val="18"/>
          <w:szCs w:val="18"/>
        </w:rPr>
        <w:t>menu</w:t>
      </w:r>
      <w:r>
        <w:rPr>
          <w:rFonts w:ascii="Menlo" w:hAnsi="Menlo" w:cs="Menlo"/>
          <w:color w:val="C9D1D9"/>
          <w:sz w:val="18"/>
          <w:szCs w:val="18"/>
        </w:rPr>
        <w:t>;</w:t>
      </w:r>
      <w:r>
        <w:rPr>
          <w:rFonts w:ascii="Menlo" w:hAnsi="Menlo" w:cs="Menlo"/>
          <w:color w:val="8B949E"/>
          <w:sz w:val="18"/>
          <w:szCs w:val="18"/>
        </w:rPr>
        <w:t xml:space="preserve">  // Повертає до повторного показу меню</w:t>
      </w:r>
    </w:p>
    <w:p w14:paraId="54D30FF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4017FB74" w14:textId="77777777" w:rsidR="003F08B6" w:rsidRDefault="003F08B6" w:rsidP="003F08B6">
      <w:pPr>
        <w:shd w:val="clear" w:color="auto" w:fill="121314"/>
        <w:spacing w:line="270" w:lineRule="atLeast"/>
        <w:rPr>
          <w:rFonts w:ascii="Menlo" w:hAnsi="Menlo" w:cs="Menlo"/>
          <w:color w:val="BBBEBF"/>
          <w:sz w:val="18"/>
          <w:szCs w:val="18"/>
        </w:rPr>
      </w:pPr>
    </w:p>
    <w:p w14:paraId="7316559F"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(choice </w:t>
      </w:r>
      <w:r>
        <w:rPr>
          <w:rFonts w:ascii="Menlo" w:hAnsi="Menlo" w:cs="Menlo"/>
          <w:color w:val="D4D4D4"/>
          <w:sz w:val="18"/>
          <w:szCs w:val="18"/>
        </w:rPr>
        <w:t>&lt;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choice </w:t>
      </w:r>
      <w:r>
        <w:rPr>
          <w:rFonts w:ascii="Menlo" w:hAnsi="Menlo" w:cs="Menlo"/>
          <w:color w:val="D4D4D4"/>
          <w:sz w:val="18"/>
          <w:szCs w:val="18"/>
        </w:rPr>
        <w:t>&gt;</w:t>
      </w:r>
      <w:r>
        <w:rPr>
          <w:rFonts w:ascii="Menlo" w:hAnsi="Menlo" w:cs="Menlo"/>
          <w:color w:val="C9D1D9"/>
          <w:sz w:val="18"/>
          <w:szCs w:val="18"/>
        </w:rPr>
        <w:t xml:space="preserve"> </w:t>
      </w:r>
      <w:r>
        <w:rPr>
          <w:rFonts w:ascii="Menlo" w:hAnsi="Menlo" w:cs="Menlo"/>
          <w:color w:val="B5CEA8"/>
          <w:sz w:val="18"/>
          <w:szCs w:val="18"/>
        </w:rPr>
        <w:t>4</w:t>
      </w:r>
      <w:r>
        <w:rPr>
          <w:rFonts w:ascii="Menlo" w:hAnsi="Menlo" w:cs="Menlo"/>
          <w:color w:val="C9D1D9"/>
          <w:sz w:val="18"/>
          <w:szCs w:val="18"/>
        </w:rPr>
        <w:t>) {</w:t>
      </w:r>
    </w:p>
    <w:p w14:paraId="3ADFB5B7"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"Помилка. Такого пункту меню немає."</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endl</w:t>
      </w:r>
      <w:r>
        <w:rPr>
          <w:rFonts w:ascii="Menlo" w:hAnsi="Menlo" w:cs="Menlo"/>
          <w:color w:val="C9D1D9"/>
          <w:sz w:val="18"/>
          <w:szCs w:val="18"/>
        </w:rPr>
        <w:t>;</w:t>
      </w:r>
    </w:p>
    <w:p w14:paraId="334AF82F"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goto</w:t>
      </w:r>
      <w:r>
        <w:rPr>
          <w:rFonts w:ascii="Menlo" w:hAnsi="Menlo" w:cs="Menlo"/>
          <w:color w:val="C9D1D9"/>
          <w:sz w:val="18"/>
          <w:szCs w:val="18"/>
        </w:rPr>
        <w:t xml:space="preserve"> </w:t>
      </w:r>
      <w:r>
        <w:rPr>
          <w:rFonts w:ascii="Menlo" w:hAnsi="Menlo" w:cs="Menlo"/>
          <w:color w:val="C8C8C8"/>
          <w:sz w:val="18"/>
          <w:szCs w:val="18"/>
        </w:rPr>
        <w:t>menu</w:t>
      </w:r>
      <w:r>
        <w:rPr>
          <w:rFonts w:ascii="Menlo" w:hAnsi="Menlo" w:cs="Menlo"/>
          <w:color w:val="C9D1D9"/>
          <w:sz w:val="18"/>
          <w:szCs w:val="18"/>
        </w:rPr>
        <w:t>;</w:t>
      </w:r>
    </w:p>
    <w:p w14:paraId="5E20009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0CC34859" w14:textId="77777777" w:rsidR="003F08B6" w:rsidRDefault="003F08B6" w:rsidP="003F08B6">
      <w:pPr>
        <w:shd w:val="clear" w:color="auto" w:fill="121314"/>
        <w:spacing w:line="270" w:lineRule="atLeast"/>
        <w:rPr>
          <w:rFonts w:ascii="Menlo" w:hAnsi="Menlo" w:cs="Menlo"/>
          <w:color w:val="BBBEBF"/>
          <w:sz w:val="18"/>
          <w:szCs w:val="18"/>
        </w:rPr>
      </w:pPr>
    </w:p>
    <w:p w14:paraId="3ABB273E"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endl</w:t>
      </w:r>
      <w:r>
        <w:rPr>
          <w:rFonts w:ascii="Menlo" w:hAnsi="Menlo" w:cs="Menlo"/>
          <w:color w:val="C9D1D9"/>
          <w:sz w:val="18"/>
          <w:szCs w:val="18"/>
        </w:rPr>
        <w:t>;</w:t>
      </w:r>
    </w:p>
    <w:p w14:paraId="38DD561B" w14:textId="77777777" w:rsidR="003F08B6" w:rsidRDefault="003F08B6" w:rsidP="003F08B6">
      <w:pPr>
        <w:shd w:val="clear" w:color="auto" w:fill="121314"/>
        <w:spacing w:line="270" w:lineRule="atLeast"/>
        <w:rPr>
          <w:rFonts w:ascii="Menlo" w:hAnsi="Menlo" w:cs="Menlo"/>
          <w:color w:val="BBBEBF"/>
          <w:sz w:val="18"/>
          <w:szCs w:val="18"/>
        </w:rPr>
      </w:pPr>
    </w:p>
    <w:p w14:paraId="1E3D28D2"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 Виконує дію відповідно до вибраного пункту меню</w:t>
      </w:r>
    </w:p>
    <w:p w14:paraId="2B53C00E"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switch</w:t>
      </w:r>
      <w:r>
        <w:rPr>
          <w:rFonts w:ascii="Menlo" w:hAnsi="Menlo" w:cs="Menlo"/>
          <w:color w:val="C9D1D9"/>
          <w:sz w:val="18"/>
          <w:szCs w:val="18"/>
        </w:rPr>
        <w:t xml:space="preserve"> (choice) {</w:t>
      </w:r>
    </w:p>
    <w:p w14:paraId="46FBA2AA"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case</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 xml:space="preserve">: </w:t>
      </w:r>
      <w:r>
        <w:rPr>
          <w:rFonts w:ascii="Menlo" w:hAnsi="Menlo" w:cs="Menlo"/>
          <w:color w:val="D2A8FF"/>
          <w:sz w:val="18"/>
          <w:szCs w:val="18"/>
        </w:rPr>
        <w:t>dailyExpenses</w:t>
      </w:r>
      <w:r>
        <w:rPr>
          <w:rFonts w:ascii="Menlo" w:hAnsi="Menlo" w:cs="Menlo"/>
          <w:color w:val="C9D1D9"/>
          <w:sz w:val="18"/>
          <w:szCs w:val="18"/>
        </w:rPr>
        <w:t xml:space="preserve">(spending, days); </w:t>
      </w:r>
      <w:r>
        <w:rPr>
          <w:rFonts w:ascii="Menlo" w:hAnsi="Menlo" w:cs="Menlo"/>
          <w:color w:val="C586C0"/>
          <w:sz w:val="18"/>
          <w:szCs w:val="18"/>
        </w:rPr>
        <w:t>break</w:t>
      </w:r>
      <w:r>
        <w:rPr>
          <w:rFonts w:ascii="Menlo" w:hAnsi="Menlo" w:cs="Menlo"/>
          <w:color w:val="C9D1D9"/>
          <w:sz w:val="18"/>
          <w:szCs w:val="18"/>
        </w:rPr>
        <w:t>;</w:t>
      </w:r>
    </w:p>
    <w:p w14:paraId="3E9C3BD5"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case</w:t>
      </w:r>
      <w:r>
        <w:rPr>
          <w:rFonts w:ascii="Menlo" w:hAnsi="Menlo" w:cs="Menlo"/>
          <w:color w:val="C9D1D9"/>
          <w:sz w:val="18"/>
          <w:szCs w:val="18"/>
        </w:rPr>
        <w:t xml:space="preserve"> </w:t>
      </w:r>
      <w:r>
        <w:rPr>
          <w:rFonts w:ascii="Menlo" w:hAnsi="Menlo" w:cs="Menlo"/>
          <w:color w:val="B5CEA8"/>
          <w:sz w:val="18"/>
          <w:szCs w:val="18"/>
        </w:rPr>
        <w:t>2</w:t>
      </w:r>
      <w:r>
        <w:rPr>
          <w:rFonts w:ascii="Menlo" w:hAnsi="Menlo" w:cs="Menlo"/>
          <w:color w:val="C9D1D9"/>
          <w:sz w:val="18"/>
          <w:szCs w:val="18"/>
        </w:rPr>
        <w:t xml:space="preserve">: </w:t>
      </w:r>
      <w:r>
        <w:rPr>
          <w:rFonts w:ascii="Menlo" w:hAnsi="Menlo" w:cs="Menlo"/>
          <w:color w:val="D2A8FF"/>
          <w:sz w:val="18"/>
          <w:szCs w:val="18"/>
        </w:rPr>
        <w:t>showStatistics</w:t>
      </w:r>
      <w:r>
        <w:rPr>
          <w:rFonts w:ascii="Menlo" w:hAnsi="Menlo" w:cs="Menlo"/>
          <w:color w:val="C9D1D9"/>
          <w:sz w:val="18"/>
          <w:szCs w:val="18"/>
        </w:rPr>
        <w:t xml:space="preserve">(spending, days, monthly_budget); </w:t>
      </w:r>
      <w:r>
        <w:rPr>
          <w:rFonts w:ascii="Menlo" w:hAnsi="Menlo" w:cs="Menlo"/>
          <w:color w:val="C586C0"/>
          <w:sz w:val="18"/>
          <w:szCs w:val="18"/>
        </w:rPr>
        <w:t>break</w:t>
      </w:r>
      <w:r>
        <w:rPr>
          <w:rFonts w:ascii="Menlo" w:hAnsi="Menlo" w:cs="Menlo"/>
          <w:color w:val="C9D1D9"/>
          <w:sz w:val="18"/>
          <w:szCs w:val="18"/>
        </w:rPr>
        <w:t>;</w:t>
      </w:r>
    </w:p>
    <w:p w14:paraId="0AB03FAF"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case</w:t>
      </w:r>
      <w:r>
        <w:rPr>
          <w:rFonts w:ascii="Menlo" w:hAnsi="Menlo" w:cs="Menlo"/>
          <w:color w:val="C9D1D9"/>
          <w:sz w:val="18"/>
          <w:szCs w:val="18"/>
        </w:rPr>
        <w:t xml:space="preserve"> </w:t>
      </w:r>
      <w:r>
        <w:rPr>
          <w:rFonts w:ascii="Menlo" w:hAnsi="Menlo" w:cs="Menlo"/>
          <w:color w:val="B5CEA8"/>
          <w:sz w:val="18"/>
          <w:szCs w:val="18"/>
        </w:rPr>
        <w:t>3</w:t>
      </w:r>
      <w:r>
        <w:rPr>
          <w:rFonts w:ascii="Menlo" w:hAnsi="Menlo" w:cs="Menlo"/>
          <w:color w:val="C9D1D9"/>
          <w:sz w:val="18"/>
          <w:szCs w:val="18"/>
        </w:rPr>
        <w:t xml:space="preserve">: </w:t>
      </w:r>
      <w:r>
        <w:rPr>
          <w:rFonts w:ascii="Menlo" w:hAnsi="Menlo" w:cs="Menlo"/>
          <w:color w:val="D2A8FF"/>
          <w:sz w:val="18"/>
          <w:szCs w:val="18"/>
        </w:rPr>
        <w:t>findDailyLimitExceeded</w:t>
      </w:r>
      <w:r>
        <w:rPr>
          <w:rFonts w:ascii="Menlo" w:hAnsi="Menlo" w:cs="Menlo"/>
          <w:color w:val="C9D1D9"/>
          <w:sz w:val="18"/>
          <w:szCs w:val="18"/>
        </w:rPr>
        <w:t xml:space="preserve">(spending, days); </w:t>
      </w:r>
      <w:r>
        <w:rPr>
          <w:rFonts w:ascii="Menlo" w:hAnsi="Menlo" w:cs="Menlo"/>
          <w:color w:val="C586C0"/>
          <w:sz w:val="18"/>
          <w:szCs w:val="18"/>
        </w:rPr>
        <w:t>break</w:t>
      </w:r>
      <w:r>
        <w:rPr>
          <w:rFonts w:ascii="Menlo" w:hAnsi="Menlo" w:cs="Menlo"/>
          <w:color w:val="C9D1D9"/>
          <w:sz w:val="18"/>
          <w:szCs w:val="18"/>
        </w:rPr>
        <w:t>;</w:t>
      </w:r>
    </w:p>
    <w:p w14:paraId="2687E63B"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case</w:t>
      </w:r>
      <w:r>
        <w:rPr>
          <w:rFonts w:ascii="Menlo" w:hAnsi="Menlo" w:cs="Menlo"/>
          <w:color w:val="C9D1D9"/>
          <w:sz w:val="18"/>
          <w:szCs w:val="18"/>
        </w:rPr>
        <w:t xml:space="preserve"> </w:t>
      </w:r>
      <w:r>
        <w:rPr>
          <w:rFonts w:ascii="Menlo" w:hAnsi="Menlo" w:cs="Menlo"/>
          <w:color w:val="B5CEA8"/>
          <w:sz w:val="18"/>
          <w:szCs w:val="18"/>
        </w:rPr>
        <w:t>4</w:t>
      </w:r>
      <w:r>
        <w:rPr>
          <w:rFonts w:ascii="Menlo" w:hAnsi="Menlo" w:cs="Menlo"/>
          <w:color w:val="C9D1D9"/>
          <w:sz w:val="18"/>
          <w:szCs w:val="18"/>
        </w:rPr>
        <w:t xml:space="preserve">: </w:t>
      </w:r>
      <w:r>
        <w:rPr>
          <w:rFonts w:ascii="Menlo" w:hAnsi="Menlo" w:cs="Menlo"/>
          <w:color w:val="D2A8FF"/>
          <w:sz w:val="18"/>
          <w:szCs w:val="18"/>
        </w:rPr>
        <w:t>findTopThree</w:t>
      </w:r>
      <w:r>
        <w:rPr>
          <w:rFonts w:ascii="Menlo" w:hAnsi="Menlo" w:cs="Menlo"/>
          <w:color w:val="C9D1D9"/>
          <w:sz w:val="18"/>
          <w:szCs w:val="18"/>
        </w:rPr>
        <w:t xml:space="preserve">(spending, days); </w:t>
      </w:r>
      <w:r>
        <w:rPr>
          <w:rFonts w:ascii="Menlo" w:hAnsi="Menlo" w:cs="Menlo"/>
          <w:color w:val="C586C0"/>
          <w:sz w:val="18"/>
          <w:szCs w:val="18"/>
        </w:rPr>
        <w:t>break</w:t>
      </w:r>
      <w:r>
        <w:rPr>
          <w:rFonts w:ascii="Menlo" w:hAnsi="Menlo" w:cs="Menlo"/>
          <w:color w:val="C9D1D9"/>
          <w:sz w:val="18"/>
          <w:szCs w:val="18"/>
        </w:rPr>
        <w:t xml:space="preserve">; </w:t>
      </w:r>
    </w:p>
    <w:p w14:paraId="46982E1D"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572DEFB7"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A5D6FF"/>
          <w:sz w:val="18"/>
          <w:szCs w:val="18"/>
        </w:rPr>
        <w:t>" "</w:t>
      </w:r>
      <w:r>
        <w:rPr>
          <w:rFonts w:ascii="Menlo" w:hAnsi="Menlo" w:cs="Menlo"/>
          <w:color w:val="C9D1D9"/>
          <w:sz w:val="18"/>
          <w:szCs w:val="18"/>
        </w:rPr>
        <w:t xml:space="preserve">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2A8FF"/>
          <w:sz w:val="18"/>
          <w:szCs w:val="18"/>
        </w:rPr>
        <w:t>endl</w:t>
      </w:r>
      <w:r>
        <w:rPr>
          <w:rFonts w:ascii="Menlo" w:hAnsi="Menlo" w:cs="Menlo"/>
          <w:color w:val="C9D1D9"/>
          <w:sz w:val="18"/>
          <w:szCs w:val="18"/>
        </w:rPr>
        <w:t>;</w:t>
      </w:r>
    </w:p>
    <w:p w14:paraId="18522FE0" w14:textId="77777777" w:rsidR="003F08B6" w:rsidRDefault="003F08B6" w:rsidP="003F08B6">
      <w:pPr>
        <w:shd w:val="clear" w:color="auto" w:fill="121314"/>
        <w:spacing w:line="270" w:lineRule="atLeast"/>
        <w:rPr>
          <w:rFonts w:ascii="Menlo" w:hAnsi="Menlo" w:cs="Menlo"/>
          <w:color w:val="BBBEBF"/>
          <w:sz w:val="18"/>
          <w:szCs w:val="18"/>
        </w:rPr>
      </w:pPr>
    </w:p>
    <w:p w14:paraId="24036989"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BBBEBF"/>
          <w:sz w:val="18"/>
          <w:szCs w:val="18"/>
        </w:rPr>
        <w:t xml:space="preserve"> </w:t>
      </w:r>
      <w:r>
        <w:rPr>
          <w:rFonts w:ascii="Menlo" w:hAnsi="Menlo" w:cs="Menlo"/>
          <w:color w:val="C586C0"/>
          <w:sz w:val="18"/>
          <w:szCs w:val="18"/>
        </w:rPr>
        <w:t>while</w:t>
      </w:r>
      <w:r>
        <w:rPr>
          <w:rFonts w:ascii="Menlo" w:hAnsi="Menlo" w:cs="Menlo"/>
          <w:color w:val="BBBEBF"/>
          <w:sz w:val="18"/>
          <w:szCs w:val="18"/>
        </w:rPr>
        <w:t xml:space="preserve"> (</w:t>
      </w:r>
      <w:r>
        <w:rPr>
          <w:rFonts w:ascii="Menlo" w:hAnsi="Menlo" w:cs="Menlo"/>
          <w:color w:val="C9D1D9"/>
          <w:sz w:val="18"/>
          <w:szCs w:val="18"/>
        </w:rPr>
        <w:t>choice</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w:t>
      </w:r>
      <w:r>
        <w:rPr>
          <w:rFonts w:ascii="Menlo" w:hAnsi="Menlo" w:cs="Menlo"/>
          <w:color w:val="8B949E"/>
          <w:sz w:val="18"/>
          <w:szCs w:val="18"/>
        </w:rPr>
        <w:t xml:space="preserve">  // Завершує роботу, якщо вибрано 0</w:t>
      </w:r>
    </w:p>
    <w:p w14:paraId="31F47959" w14:textId="77777777" w:rsidR="003F08B6" w:rsidRDefault="003F08B6" w:rsidP="003F08B6">
      <w:pPr>
        <w:shd w:val="clear" w:color="auto" w:fill="121314"/>
        <w:spacing w:line="270" w:lineRule="atLeast"/>
        <w:rPr>
          <w:rFonts w:ascii="Menlo" w:hAnsi="Menlo" w:cs="Menlo"/>
          <w:color w:val="BBBEBF"/>
          <w:sz w:val="18"/>
          <w:szCs w:val="18"/>
        </w:rPr>
      </w:pPr>
    </w:p>
    <w:p w14:paraId="0AE0173D"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w:t>
      </w:r>
    </w:p>
    <w:p w14:paraId="51E832B6" w14:textId="77777777" w:rsidR="003F08B6" w:rsidRDefault="003F08B6" w:rsidP="003F08B6">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5F9DFA7A" w14:textId="77777777" w:rsidR="003F08B6" w:rsidRPr="003F08B6" w:rsidRDefault="003F08B6" w:rsidP="00822E08">
      <w:pPr>
        <w:shd w:val="clear" w:color="auto" w:fill="121314"/>
        <w:spacing w:line="270" w:lineRule="atLeast"/>
        <w:rPr>
          <w:rFonts w:ascii="Menlo" w:hAnsi="Menlo" w:cs="Menlo"/>
          <w:color w:val="BBBEBF"/>
          <w:sz w:val="18"/>
          <w:szCs w:val="18"/>
          <w:lang w:val="uk-UA"/>
        </w:rPr>
      </w:pPr>
    </w:p>
    <w:p w14:paraId="762FAB8D" w14:textId="77777777" w:rsidR="00BD54CB" w:rsidRDefault="00BD54CB" w:rsidP="00822E08">
      <w:pPr>
        <w:spacing w:after="200"/>
        <w:jc w:val="center"/>
        <w:rPr>
          <w:i/>
          <w:iCs/>
          <w:color w:val="3D85C6"/>
          <w:sz w:val="20"/>
          <w:szCs w:val="20"/>
        </w:rPr>
      </w:pPr>
    </w:p>
    <w:p w14:paraId="5B908CA1" w14:textId="5D3F0EE7" w:rsidR="00822E08" w:rsidRPr="00676A83" w:rsidRDefault="00822E08" w:rsidP="00822E08">
      <w:pPr>
        <w:spacing w:after="200"/>
        <w:jc w:val="center"/>
        <w:rPr>
          <w:i/>
          <w:iCs/>
          <w:color w:val="3D85C6"/>
          <w:sz w:val="20"/>
          <w:szCs w:val="20"/>
          <w:lang w:val="uk-UA"/>
        </w:rPr>
      </w:pPr>
      <w:r>
        <w:rPr>
          <w:i/>
          <w:iCs/>
          <w:color w:val="3D85C6"/>
          <w:sz w:val="20"/>
          <w:szCs w:val="20"/>
        </w:rPr>
        <w:t>Code #</w:t>
      </w:r>
      <w:r>
        <w:rPr>
          <w:i/>
          <w:iCs/>
          <w:color w:val="3D85C6"/>
          <w:sz w:val="20"/>
          <w:szCs w:val="20"/>
          <w:lang w:val="uk-UA"/>
        </w:rPr>
        <w:t>3</w:t>
      </w:r>
      <w:r>
        <w:rPr>
          <w:i/>
          <w:iCs/>
          <w:color w:val="3D85C6"/>
          <w:sz w:val="20"/>
          <w:szCs w:val="20"/>
        </w:rPr>
        <w:t xml:space="preserve">. Код до </w:t>
      </w:r>
      <w:r w:rsidR="003C50AB" w:rsidRPr="003C50AB">
        <w:rPr>
          <w:i/>
          <w:iCs/>
          <w:color w:val="3D85C6"/>
          <w:sz w:val="20"/>
          <w:szCs w:val="20"/>
        </w:rPr>
        <w:t>Class Practice Task</w:t>
      </w:r>
    </w:p>
    <w:p w14:paraId="5D0D1323" w14:textId="431214B2" w:rsidR="008D3956" w:rsidRDefault="00070EAE" w:rsidP="00470B56">
      <w:pPr>
        <w:rPr>
          <w:color w:val="000000"/>
          <w:lang w:val="uk-UA"/>
        </w:rPr>
      </w:pPr>
      <w:r w:rsidRPr="00F85332">
        <w:rPr>
          <w:i/>
          <w:iCs/>
          <w:color w:val="000000"/>
        </w:rPr>
        <w:t>Посилання на файл коду в пулреквесті</w:t>
      </w:r>
      <w:r w:rsidRPr="00F85332">
        <w:rPr>
          <w:color w:val="000000"/>
        </w:rPr>
        <w:t>:</w:t>
      </w:r>
    </w:p>
    <w:p w14:paraId="5999F3C5" w14:textId="77777777" w:rsidR="00DF0EC4" w:rsidRPr="00DF0EC4" w:rsidRDefault="00DF0EC4" w:rsidP="00470B56">
      <w:pPr>
        <w:rPr>
          <w:color w:val="000000"/>
          <w:lang w:val="uk-UA"/>
        </w:rPr>
      </w:pPr>
    </w:p>
    <w:p w14:paraId="69B65ADF" w14:textId="19399B9E" w:rsidR="00BD54CB" w:rsidRDefault="00DF0EC4" w:rsidP="00FA5996">
      <w:pPr>
        <w:rPr>
          <w:lang w:val="uk-UA"/>
        </w:rPr>
      </w:pPr>
      <w:hyperlink r:id="rId40" w:history="1">
        <w:r w:rsidRPr="00213CF1">
          <w:rPr>
            <w:rStyle w:val="Hyperlink"/>
            <w:lang w:val="uk-UA"/>
          </w:rPr>
          <w:t>https://github.com/artificial-intelligence-department/ai_programming_playground_2026/pull/429/changes#diff-058304f1ffefcea129b14612b5d3c10c5ee2b42ecba3bf4aa16706447414aba9</w:t>
        </w:r>
      </w:hyperlink>
    </w:p>
    <w:p w14:paraId="37F5F98C" w14:textId="77777777" w:rsidR="00DF0EC4" w:rsidRPr="00DF0EC4" w:rsidRDefault="00DF0EC4" w:rsidP="00FA5996">
      <w:pPr>
        <w:rPr>
          <w:lang w:val="uk-UA"/>
        </w:rPr>
      </w:pPr>
    </w:p>
    <w:p w14:paraId="2261DBF6" w14:textId="77777777" w:rsidR="00BD54CB" w:rsidRDefault="00BD54CB" w:rsidP="00FA5996"/>
    <w:p w14:paraId="01BFF5B3" w14:textId="79A5A2B7" w:rsidR="00FA5996" w:rsidRPr="003C50AB" w:rsidRDefault="003C50AB" w:rsidP="00FA5996">
      <w:pPr>
        <w:rPr>
          <w:shd w:val="clear" w:color="auto" w:fill="FFF2CC"/>
          <w:lang w:val="uk-UA"/>
        </w:rPr>
      </w:pPr>
      <w:r w:rsidRPr="00AD3F02">
        <w:t>Завдання №</w:t>
      </w:r>
      <w:r>
        <w:rPr>
          <w:lang w:val="uk-UA"/>
        </w:rPr>
        <w:t>4</w:t>
      </w:r>
      <w:r w:rsidRPr="00AD3F02">
        <w:rPr>
          <w:lang w:val="uk-UA"/>
        </w:rPr>
        <w:t xml:space="preserve"> </w:t>
      </w:r>
      <w:r w:rsidRPr="003A000D">
        <w:rPr>
          <w:color w:val="000000"/>
        </w:rPr>
        <w:t>Practice# programming:  Self Practice Task</w:t>
      </w:r>
    </w:p>
    <w:p w14:paraId="7D550B76" w14:textId="77777777" w:rsidR="00BD54CB" w:rsidRPr="003C50AB" w:rsidRDefault="00BD54CB" w:rsidP="0054749F">
      <w:pPr>
        <w:jc w:val="both"/>
        <w:rPr>
          <w:b/>
          <w:bCs/>
          <w:lang w:val="uk-UA"/>
        </w:rPr>
      </w:pPr>
    </w:p>
    <w:p w14:paraId="64E72DE3" w14:textId="759014C7" w:rsidR="003C50AB" w:rsidRPr="003C50AB" w:rsidRDefault="0054749F" w:rsidP="0054749F">
      <w:pPr>
        <w:jc w:val="both"/>
        <w:rPr>
          <w:b/>
          <w:bCs/>
          <w:lang w:val="uk-UA"/>
        </w:rPr>
      </w:pPr>
      <w:r>
        <w:rPr>
          <w:b/>
          <w:bCs/>
          <w:lang w:val="uk-UA"/>
        </w:rPr>
        <w:t>Задача 0</w:t>
      </w:r>
      <w:r w:rsidR="006C4D89">
        <w:rPr>
          <w:b/>
          <w:bCs/>
          <w:lang w:val="uk-UA"/>
        </w:rPr>
        <w:t>824</w:t>
      </w:r>
      <w:r>
        <w:rPr>
          <w:b/>
          <w:bCs/>
          <w:lang w:val="uk-UA"/>
        </w:rPr>
        <w:t xml:space="preserve"> – </w:t>
      </w:r>
      <w:r>
        <w:rPr>
          <w:b/>
          <w:bCs/>
          <w:lang w:val="en-US"/>
        </w:rPr>
        <w:t>“</w:t>
      </w:r>
      <w:r w:rsidR="006C4D89">
        <w:rPr>
          <w:b/>
          <w:bCs/>
          <w:lang w:val="uk-UA"/>
        </w:rPr>
        <w:t>Баскетболіст</w:t>
      </w:r>
      <w:r>
        <w:rPr>
          <w:b/>
          <w:bCs/>
          <w:lang w:val="en-US"/>
        </w:rPr>
        <w:t>”</w:t>
      </w:r>
    </w:p>
    <w:p w14:paraId="023D40BB" w14:textId="07C46C99" w:rsidR="006049CF" w:rsidRPr="006C4D89" w:rsidRDefault="0054749F" w:rsidP="006C4D89">
      <w:pPr>
        <w:pStyle w:val="NormalWeb"/>
        <w:spacing w:after="150"/>
        <w:rPr>
          <w:lang w:val="uk-UA"/>
        </w:rPr>
      </w:pPr>
      <w:r w:rsidRPr="007E48A1">
        <w:rPr>
          <w:b/>
          <w:bCs/>
          <w:lang w:val="uk-UA"/>
        </w:rPr>
        <w:t>Умова задачі</w:t>
      </w:r>
      <w:r w:rsidRPr="007E48A1">
        <w:rPr>
          <w:b/>
          <w:bCs/>
          <w:lang w:val="en-US"/>
        </w:rPr>
        <w:t>:</w:t>
      </w:r>
      <w:r>
        <w:rPr>
          <w:lang w:val="en-US"/>
        </w:rPr>
        <w:t xml:space="preserve"> </w:t>
      </w:r>
      <w:r w:rsidR="006C4D89" w:rsidRPr="006C4D89">
        <w:t xml:space="preserve">Колись давним-давно у Львові жив маленький, але дуже обдарований баскетболіст. Він дуже красиво, а основне влучно вмів кидати м’яча. Єдиним недоліком був його низький зріст. Він давно вже мріяв бути таким високим, як Яо Мінь. Тоді б він зміг робити на майданчику все, що захоче. Тож з метою підрости подався наш маленький спортсмен за тридев’ять земель до відомого чародія. Той сказав, що за одну гривню зможе збільшити його зріст у </w:t>
      </w:r>
      <w:r w:rsidR="006C4D89" w:rsidRPr="006C4D89">
        <w:rPr>
          <w:rFonts w:ascii="Cambria Math" w:hAnsi="Cambria Math" w:cs="Cambria Math"/>
        </w:rPr>
        <w:t>𝑘</w:t>
      </w:r>
      <w:r w:rsidR="006C4D89" w:rsidRPr="006C4D89">
        <w:t xml:space="preserve"> разів. Нехай </w:t>
      </w:r>
      <w:r w:rsidR="006C4D89" w:rsidRPr="006C4D89">
        <w:rPr>
          <w:rFonts w:ascii="Cambria Math" w:hAnsi="Cambria Math" w:cs="Cambria Math"/>
        </w:rPr>
        <w:t>𝑛</w:t>
      </w:r>
      <w:r w:rsidR="006C4D89" w:rsidRPr="006C4D89">
        <w:t xml:space="preserve"> — зріст нашого маленького баскетболіста (у сантиметрах), а </w:t>
      </w:r>
      <w:r w:rsidR="006C4D89" w:rsidRPr="006C4D89">
        <w:rPr>
          <w:rFonts w:ascii="Cambria Math" w:hAnsi="Cambria Math" w:cs="Cambria Math"/>
        </w:rPr>
        <w:t>𝑚</w:t>
      </w:r>
      <w:r w:rsidR="006C4D89" w:rsidRPr="006C4D89">
        <w:t xml:space="preserve"> — мінімальний зріст, яким би був задоволений наш герой.</w:t>
      </w:r>
      <w:r w:rsidR="006C4D89">
        <w:rPr>
          <w:lang w:val="uk-UA"/>
        </w:rPr>
        <w:t xml:space="preserve"> </w:t>
      </w:r>
      <w:r w:rsidR="006C4D89" w:rsidRPr="006C4D89">
        <w:t>Яку мінімальну суму має потратити хлопець, щоб бути задоволеним своїм зростом? Зверніть увагу на те, що маленький хлопець може звертатися до мага декілька разів, за кожен із яких треба окремо платити по одній гривні</w:t>
      </w:r>
      <w:r w:rsidR="006C4D89">
        <w:rPr>
          <w:lang w:val="uk-UA"/>
        </w:rPr>
        <w:t>.</w:t>
      </w:r>
    </w:p>
    <w:p w14:paraId="336D4B71" w14:textId="3F5496BA" w:rsidR="006049CF" w:rsidRPr="006C4D89" w:rsidRDefault="0054749F" w:rsidP="006C4D89">
      <w:pPr>
        <w:pStyle w:val="NormalWeb"/>
        <w:spacing w:after="150"/>
        <w:rPr>
          <w:color w:val="333333"/>
          <w:lang w:val="uk-UA"/>
        </w:rPr>
      </w:pPr>
      <w:r w:rsidRPr="009778F7">
        <w:rPr>
          <w:b/>
          <w:bCs/>
          <w:color w:val="333333"/>
        </w:rPr>
        <w:t>Вхідні дані</w:t>
      </w:r>
      <w:r>
        <w:rPr>
          <w:b/>
          <w:bCs/>
          <w:color w:val="333333"/>
          <w:lang w:val="en-US"/>
        </w:rPr>
        <w:t xml:space="preserve">: </w:t>
      </w:r>
      <w:r w:rsidR="006C4D89" w:rsidRPr="006C4D89">
        <w:rPr>
          <w:color w:val="333333"/>
        </w:rPr>
        <w:t xml:space="preserve">Єдиний рядок містить три цілих числа </w:t>
      </w:r>
      <w:r w:rsidR="006C4D89" w:rsidRPr="006C4D89">
        <w:rPr>
          <w:rFonts w:ascii="Cambria Math" w:hAnsi="Cambria Math" w:cs="Cambria Math"/>
          <w:color w:val="333333"/>
        </w:rPr>
        <w:t>𝑛</w:t>
      </w:r>
      <w:r w:rsidR="006C4D89" w:rsidRPr="006C4D89">
        <w:rPr>
          <w:color w:val="333333"/>
        </w:rPr>
        <w:t xml:space="preserve">, </w:t>
      </w:r>
      <w:r w:rsidR="006C4D89" w:rsidRPr="006C4D89">
        <w:rPr>
          <w:rFonts w:ascii="Cambria Math" w:hAnsi="Cambria Math" w:cs="Cambria Math"/>
          <w:color w:val="333333"/>
        </w:rPr>
        <w:t>𝑚</w:t>
      </w:r>
      <w:r w:rsidR="006C4D89" w:rsidRPr="006C4D89">
        <w:rPr>
          <w:color w:val="333333"/>
        </w:rPr>
        <w:t xml:space="preserve"> та </w:t>
      </w:r>
      <w:r w:rsidR="006C4D89" w:rsidRPr="006C4D89">
        <w:rPr>
          <w:rFonts w:ascii="Cambria Math" w:hAnsi="Cambria Math" w:cs="Cambria Math"/>
          <w:color w:val="333333"/>
        </w:rPr>
        <w:t>𝑘</w:t>
      </w:r>
      <w:r w:rsidR="006C4D89" w:rsidRPr="006C4D89">
        <w:rPr>
          <w:color w:val="333333"/>
        </w:rPr>
        <w:t xml:space="preserve"> — зріст баскетболіста (у сантиметрах), мінімальний зріст, яким би був задоволений наш герой (у сантиметрах), та в скільки разів маг збільшить його зріст за один раз.</w:t>
      </w:r>
    </w:p>
    <w:p w14:paraId="669068A2" w14:textId="2DEEB8C4" w:rsidR="0054749F" w:rsidRPr="006C4D89" w:rsidRDefault="0054749F" w:rsidP="006C4D89">
      <w:pPr>
        <w:pStyle w:val="NormalWeb"/>
        <w:spacing w:after="150"/>
        <w:rPr>
          <w:color w:val="333333"/>
          <w:lang w:val="uk-UA"/>
        </w:rPr>
      </w:pPr>
      <w:r w:rsidRPr="009778F7">
        <w:rPr>
          <w:b/>
          <w:bCs/>
          <w:color w:val="333333"/>
        </w:rPr>
        <w:t>Вихідні дані</w:t>
      </w:r>
      <w:r>
        <w:rPr>
          <w:b/>
          <w:bCs/>
          <w:color w:val="333333"/>
        </w:rPr>
        <w:t xml:space="preserve">: </w:t>
      </w:r>
      <w:r w:rsidR="006C4D89">
        <w:rPr>
          <w:color w:val="333333"/>
          <w:lang w:val="uk-UA"/>
        </w:rPr>
        <w:t xml:space="preserve"> </w:t>
      </w:r>
      <w:r w:rsidR="006C4D89" w:rsidRPr="006C4D89">
        <w:rPr>
          <w:color w:val="333333"/>
        </w:rPr>
        <w:t>У єдиному рядку виведіть ціле число — шукану мінімальну кількість гривень або -1, якщо досягнути бажаного за допомогою мага баскетболіст не може.</w:t>
      </w:r>
    </w:p>
    <w:p w14:paraId="5295A503"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A5D6FF"/>
          <w:sz w:val="18"/>
          <w:szCs w:val="18"/>
        </w:rPr>
        <w:t>&lt;iostream&gt;</w:t>
      </w:r>
    </w:p>
    <w:p w14:paraId="51E84C9D"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586C0"/>
          <w:sz w:val="18"/>
          <w:szCs w:val="18"/>
        </w:rPr>
        <w:t>using</w:t>
      </w:r>
      <w:r>
        <w:rPr>
          <w:rFonts w:ascii="Menlo" w:hAnsi="Menlo" w:cs="Menlo"/>
          <w:color w:val="BBBEBF"/>
          <w:sz w:val="18"/>
          <w:szCs w:val="18"/>
        </w:rPr>
        <w:t xml:space="preserve"> </w:t>
      </w:r>
      <w:r>
        <w:rPr>
          <w:rFonts w:ascii="Menlo" w:hAnsi="Menlo" w:cs="Menlo"/>
          <w:color w:val="FF7B72"/>
          <w:sz w:val="18"/>
          <w:szCs w:val="18"/>
        </w:rPr>
        <w:t>namespace</w:t>
      </w:r>
      <w:r>
        <w:rPr>
          <w:rFonts w:ascii="Menlo" w:hAnsi="Menlo" w:cs="Menlo"/>
          <w:color w:val="BBBEBF"/>
          <w:sz w:val="18"/>
          <w:szCs w:val="18"/>
        </w:rPr>
        <w:t xml:space="preserve"> </w:t>
      </w:r>
      <w:r>
        <w:rPr>
          <w:rFonts w:ascii="Menlo" w:hAnsi="Menlo" w:cs="Menlo"/>
          <w:color w:val="4EC9B0"/>
          <w:sz w:val="18"/>
          <w:szCs w:val="18"/>
        </w:rPr>
        <w:t>std</w:t>
      </w:r>
      <w:r>
        <w:rPr>
          <w:rFonts w:ascii="Menlo" w:hAnsi="Menlo" w:cs="Menlo"/>
          <w:color w:val="BBBEBF"/>
          <w:sz w:val="18"/>
          <w:szCs w:val="18"/>
        </w:rPr>
        <w:t>;</w:t>
      </w:r>
    </w:p>
    <w:p w14:paraId="57D00BC9" w14:textId="77777777" w:rsidR="006C4D89" w:rsidRDefault="006C4D89" w:rsidP="006C4D89">
      <w:pPr>
        <w:shd w:val="clear" w:color="auto" w:fill="121314"/>
        <w:spacing w:line="270" w:lineRule="atLeast"/>
        <w:rPr>
          <w:rFonts w:ascii="Menlo" w:hAnsi="Menlo" w:cs="Menlo"/>
          <w:color w:val="BBBEBF"/>
          <w:sz w:val="18"/>
          <w:szCs w:val="18"/>
        </w:rPr>
      </w:pPr>
    </w:p>
    <w:p w14:paraId="6360F54F"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D2A8FF"/>
          <w:sz w:val="18"/>
          <w:szCs w:val="18"/>
        </w:rPr>
        <w:t>main</w:t>
      </w:r>
      <w:r>
        <w:rPr>
          <w:rFonts w:ascii="Menlo" w:hAnsi="Menlo" w:cs="Menlo"/>
          <w:color w:val="BBBEBF"/>
          <w:sz w:val="18"/>
          <w:szCs w:val="18"/>
        </w:rPr>
        <w:t>() {</w:t>
      </w:r>
    </w:p>
    <w:p w14:paraId="19AFC8FE"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long</w:t>
      </w:r>
      <w:r>
        <w:rPr>
          <w:rFonts w:ascii="Menlo" w:hAnsi="Menlo" w:cs="Menlo"/>
          <w:color w:val="BBBEBF"/>
          <w:sz w:val="18"/>
          <w:szCs w:val="18"/>
        </w:rPr>
        <w:t xml:space="preserve"> </w:t>
      </w:r>
      <w:r>
        <w:rPr>
          <w:rFonts w:ascii="Menlo" w:hAnsi="Menlo" w:cs="Menlo"/>
          <w:color w:val="FF7B72"/>
          <w:sz w:val="18"/>
          <w:szCs w:val="18"/>
        </w:rPr>
        <w:t>long</w:t>
      </w:r>
      <w:r>
        <w:rPr>
          <w:rFonts w:ascii="Menlo" w:hAnsi="Menlo" w:cs="Menlo"/>
          <w:color w:val="BBBEBF"/>
          <w:sz w:val="18"/>
          <w:szCs w:val="18"/>
        </w:rPr>
        <w:t xml:space="preserve"> </w:t>
      </w:r>
      <w:r>
        <w:rPr>
          <w:rFonts w:ascii="Menlo" w:hAnsi="Menlo" w:cs="Menlo"/>
          <w:color w:val="C9D1D9"/>
          <w:sz w:val="18"/>
          <w:szCs w:val="18"/>
        </w:rPr>
        <w:t>a</w:t>
      </w:r>
      <w:r>
        <w:rPr>
          <w:rFonts w:ascii="Menlo" w:hAnsi="Menlo" w:cs="Menlo"/>
          <w:color w:val="BBBEBF"/>
          <w:sz w:val="18"/>
          <w:szCs w:val="18"/>
        </w:rPr>
        <w:t xml:space="preserve">, </w:t>
      </w:r>
      <w:r>
        <w:rPr>
          <w:rFonts w:ascii="Menlo" w:hAnsi="Menlo" w:cs="Menlo"/>
          <w:color w:val="C9D1D9"/>
          <w:sz w:val="18"/>
          <w:szCs w:val="18"/>
        </w:rPr>
        <w:t>b</w:t>
      </w:r>
      <w:r>
        <w:rPr>
          <w:rFonts w:ascii="Menlo" w:hAnsi="Menlo" w:cs="Menlo"/>
          <w:color w:val="BBBEBF"/>
          <w:sz w:val="18"/>
          <w:szCs w:val="18"/>
        </w:rPr>
        <w:t xml:space="preserve">, </w:t>
      </w:r>
      <w:r>
        <w:rPr>
          <w:rFonts w:ascii="Menlo" w:hAnsi="Menlo" w:cs="Menlo"/>
          <w:color w:val="C9D1D9"/>
          <w:sz w:val="18"/>
          <w:szCs w:val="18"/>
        </w:rPr>
        <w:t>k</w:t>
      </w:r>
      <w:r>
        <w:rPr>
          <w:rFonts w:ascii="Menlo" w:hAnsi="Menlo" w:cs="Menlo"/>
          <w:color w:val="BBBEBF"/>
          <w:sz w:val="18"/>
          <w:szCs w:val="18"/>
        </w:rPr>
        <w:t>;</w:t>
      </w:r>
    </w:p>
    <w:p w14:paraId="07BE8454"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cin</w:t>
      </w:r>
      <w:r>
        <w:rPr>
          <w:rFonts w:ascii="Menlo" w:hAnsi="Menlo" w:cs="Menlo"/>
          <w:color w:val="BBBEBF"/>
          <w:sz w:val="18"/>
          <w:szCs w:val="18"/>
        </w:rPr>
        <w:t xml:space="preserve"> </w:t>
      </w:r>
      <w:r>
        <w:rPr>
          <w:rFonts w:ascii="Menlo" w:hAnsi="Menlo" w:cs="Menlo"/>
          <w:color w:val="D2A8FF"/>
          <w:sz w:val="18"/>
          <w:szCs w:val="18"/>
        </w:rPr>
        <w:t>&gt;&gt;</w:t>
      </w:r>
      <w:r>
        <w:rPr>
          <w:rFonts w:ascii="Menlo" w:hAnsi="Menlo" w:cs="Menlo"/>
          <w:color w:val="BBBEBF"/>
          <w:sz w:val="18"/>
          <w:szCs w:val="18"/>
        </w:rPr>
        <w:t xml:space="preserve"> </w:t>
      </w:r>
      <w:r>
        <w:rPr>
          <w:rFonts w:ascii="Menlo" w:hAnsi="Menlo" w:cs="Menlo"/>
          <w:color w:val="C9D1D9"/>
          <w:sz w:val="18"/>
          <w:szCs w:val="18"/>
        </w:rPr>
        <w:t>a</w:t>
      </w:r>
      <w:r>
        <w:rPr>
          <w:rFonts w:ascii="Menlo" w:hAnsi="Menlo" w:cs="Menlo"/>
          <w:color w:val="BBBEBF"/>
          <w:sz w:val="18"/>
          <w:szCs w:val="18"/>
        </w:rPr>
        <w:t xml:space="preserve"> </w:t>
      </w:r>
      <w:r>
        <w:rPr>
          <w:rFonts w:ascii="Menlo" w:hAnsi="Menlo" w:cs="Menlo"/>
          <w:color w:val="D2A8FF"/>
          <w:sz w:val="18"/>
          <w:szCs w:val="18"/>
        </w:rPr>
        <w:t>&gt;&gt;</w:t>
      </w:r>
      <w:r>
        <w:rPr>
          <w:rFonts w:ascii="Menlo" w:hAnsi="Menlo" w:cs="Menlo"/>
          <w:color w:val="BBBEBF"/>
          <w:sz w:val="18"/>
          <w:szCs w:val="18"/>
        </w:rPr>
        <w:t xml:space="preserve"> </w:t>
      </w:r>
      <w:r>
        <w:rPr>
          <w:rFonts w:ascii="Menlo" w:hAnsi="Menlo" w:cs="Menlo"/>
          <w:color w:val="C9D1D9"/>
          <w:sz w:val="18"/>
          <w:szCs w:val="18"/>
        </w:rPr>
        <w:t>b</w:t>
      </w:r>
      <w:r>
        <w:rPr>
          <w:rFonts w:ascii="Menlo" w:hAnsi="Menlo" w:cs="Menlo"/>
          <w:color w:val="BBBEBF"/>
          <w:sz w:val="18"/>
          <w:szCs w:val="18"/>
        </w:rPr>
        <w:t xml:space="preserve"> </w:t>
      </w:r>
      <w:r>
        <w:rPr>
          <w:rFonts w:ascii="Menlo" w:hAnsi="Menlo" w:cs="Menlo"/>
          <w:color w:val="D2A8FF"/>
          <w:sz w:val="18"/>
          <w:szCs w:val="18"/>
        </w:rPr>
        <w:t>&gt;&gt;</w:t>
      </w:r>
      <w:r>
        <w:rPr>
          <w:rFonts w:ascii="Menlo" w:hAnsi="Menlo" w:cs="Menlo"/>
          <w:color w:val="BBBEBF"/>
          <w:sz w:val="18"/>
          <w:szCs w:val="18"/>
        </w:rPr>
        <w:t xml:space="preserve"> </w:t>
      </w:r>
      <w:r>
        <w:rPr>
          <w:rFonts w:ascii="Menlo" w:hAnsi="Menlo" w:cs="Menlo"/>
          <w:color w:val="C9D1D9"/>
          <w:sz w:val="18"/>
          <w:szCs w:val="18"/>
        </w:rPr>
        <w:t>k</w:t>
      </w:r>
      <w:r>
        <w:rPr>
          <w:rFonts w:ascii="Menlo" w:hAnsi="Menlo" w:cs="Menlo"/>
          <w:color w:val="BBBEBF"/>
          <w:sz w:val="18"/>
          <w:szCs w:val="18"/>
        </w:rPr>
        <w:t>;</w:t>
      </w:r>
    </w:p>
    <w:p w14:paraId="32E74C01" w14:textId="77777777" w:rsidR="006C4D89" w:rsidRDefault="006C4D89" w:rsidP="006C4D89">
      <w:pPr>
        <w:shd w:val="clear" w:color="auto" w:fill="121314"/>
        <w:spacing w:line="270" w:lineRule="atLeast"/>
        <w:rPr>
          <w:rFonts w:ascii="Menlo" w:hAnsi="Menlo" w:cs="Menlo"/>
          <w:color w:val="BBBEBF"/>
          <w:sz w:val="18"/>
          <w:szCs w:val="18"/>
        </w:rPr>
      </w:pPr>
    </w:p>
    <w:p w14:paraId="6E5B92C2"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a</w:t>
      </w:r>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r>
        <w:rPr>
          <w:rFonts w:ascii="Menlo" w:hAnsi="Menlo" w:cs="Menlo"/>
          <w:color w:val="C9D1D9"/>
          <w:sz w:val="18"/>
          <w:szCs w:val="18"/>
        </w:rPr>
        <w:t>b</w:t>
      </w:r>
      <w:r>
        <w:rPr>
          <w:rFonts w:ascii="Menlo" w:hAnsi="Menlo" w:cs="Menlo"/>
          <w:color w:val="BBBEBF"/>
          <w:sz w:val="18"/>
          <w:szCs w:val="18"/>
        </w:rPr>
        <w:t xml:space="preserve">) </w:t>
      </w:r>
      <w:r>
        <w:rPr>
          <w:rFonts w:ascii="Menlo" w:hAnsi="Menlo" w:cs="Menlo"/>
          <w:color w:val="C9D1D9"/>
          <w:sz w:val="18"/>
          <w:szCs w:val="18"/>
        </w:rPr>
        <w:t>{</w:t>
      </w:r>
    </w:p>
    <w:p w14:paraId="4A1A18DB"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w:t>
      </w:r>
    </w:p>
    <w:p w14:paraId="6638777A"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w:t>
      </w:r>
    </w:p>
    <w:p w14:paraId="1F4C6F12"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524DC0A8" w14:textId="77777777" w:rsidR="006C4D89" w:rsidRDefault="006C4D89" w:rsidP="006C4D89">
      <w:pPr>
        <w:shd w:val="clear" w:color="auto" w:fill="121314"/>
        <w:spacing w:line="270" w:lineRule="atLeast"/>
        <w:rPr>
          <w:rFonts w:ascii="Menlo" w:hAnsi="Menlo" w:cs="Menlo"/>
          <w:color w:val="BBBEBF"/>
          <w:sz w:val="18"/>
          <w:szCs w:val="18"/>
        </w:rPr>
      </w:pPr>
    </w:p>
    <w:p w14:paraId="0BE4D2F0"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k</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 xml:space="preserve">) </w:t>
      </w:r>
      <w:r>
        <w:rPr>
          <w:rFonts w:ascii="Menlo" w:hAnsi="Menlo" w:cs="Menlo"/>
          <w:color w:val="C9D1D9"/>
          <w:sz w:val="18"/>
          <w:szCs w:val="18"/>
        </w:rPr>
        <w:t>{</w:t>
      </w:r>
    </w:p>
    <w:p w14:paraId="647CF5DC"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cout </w:t>
      </w:r>
      <w:r>
        <w:rPr>
          <w:rFonts w:ascii="Menlo" w:hAnsi="Menlo" w:cs="Menlo"/>
          <w:color w:val="D2A8FF"/>
          <w:sz w:val="18"/>
          <w:szCs w:val="18"/>
        </w:rPr>
        <w:t>&lt;&lt;</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9D1D9"/>
          <w:sz w:val="18"/>
          <w:szCs w:val="18"/>
        </w:rPr>
        <w:t>;</w:t>
      </w:r>
    </w:p>
    <w:p w14:paraId="28F0ED5D"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9D1D9"/>
          <w:sz w:val="18"/>
          <w:szCs w:val="18"/>
        </w:rPr>
        <w:lastRenderedPageBreak/>
        <w:t xml:space="preserve">        </w:t>
      </w:r>
      <w:r>
        <w:rPr>
          <w:rFonts w:ascii="Menlo" w:hAnsi="Menlo" w:cs="Menlo"/>
          <w:color w:val="C586C0"/>
          <w:sz w:val="18"/>
          <w:szCs w:val="18"/>
        </w:rPr>
        <w:t>return</w:t>
      </w:r>
      <w:r>
        <w:rPr>
          <w:rFonts w:ascii="Menlo" w:hAnsi="Menlo" w:cs="Menlo"/>
          <w:color w:val="C9D1D9"/>
          <w:sz w:val="18"/>
          <w:szCs w:val="18"/>
        </w:rPr>
        <w:t xml:space="preserve"> </w:t>
      </w:r>
      <w:r>
        <w:rPr>
          <w:rFonts w:ascii="Menlo" w:hAnsi="Menlo" w:cs="Menlo"/>
          <w:color w:val="B5CEA8"/>
          <w:sz w:val="18"/>
          <w:szCs w:val="18"/>
        </w:rPr>
        <w:t>0</w:t>
      </w:r>
      <w:r>
        <w:rPr>
          <w:rFonts w:ascii="Menlo" w:hAnsi="Menlo" w:cs="Menlo"/>
          <w:color w:val="C9D1D9"/>
          <w:sz w:val="18"/>
          <w:szCs w:val="18"/>
        </w:rPr>
        <w:t>;</w:t>
      </w:r>
    </w:p>
    <w:p w14:paraId="3DCEC69A"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40A5D62A" w14:textId="77777777" w:rsidR="006C4D89" w:rsidRDefault="006C4D89" w:rsidP="006C4D89">
      <w:pPr>
        <w:shd w:val="clear" w:color="auto" w:fill="121314"/>
        <w:spacing w:line="270" w:lineRule="atLeast"/>
        <w:rPr>
          <w:rFonts w:ascii="Menlo" w:hAnsi="Menlo" w:cs="Menlo"/>
          <w:color w:val="BBBEBF"/>
          <w:sz w:val="18"/>
          <w:szCs w:val="18"/>
        </w:rPr>
      </w:pPr>
    </w:p>
    <w:p w14:paraId="3515E964"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cnt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w:t>
      </w:r>
    </w:p>
    <w:p w14:paraId="24A77CE4" w14:textId="77777777" w:rsidR="006C4D89" w:rsidRDefault="006C4D89" w:rsidP="006C4D89">
      <w:pPr>
        <w:shd w:val="clear" w:color="auto" w:fill="121314"/>
        <w:spacing w:line="270" w:lineRule="atLeast"/>
        <w:rPr>
          <w:rFonts w:ascii="Menlo" w:hAnsi="Menlo" w:cs="Menlo"/>
          <w:color w:val="BBBEBF"/>
          <w:sz w:val="18"/>
          <w:szCs w:val="18"/>
        </w:rPr>
      </w:pPr>
    </w:p>
    <w:p w14:paraId="486F0F51"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while</w:t>
      </w:r>
      <w:r>
        <w:rPr>
          <w:rFonts w:ascii="Menlo" w:hAnsi="Menlo" w:cs="Menlo"/>
          <w:color w:val="BBBEBF"/>
          <w:sz w:val="18"/>
          <w:szCs w:val="18"/>
        </w:rPr>
        <w:t xml:space="preserve"> (</w:t>
      </w:r>
      <w:r>
        <w:rPr>
          <w:rFonts w:ascii="Menlo" w:hAnsi="Menlo" w:cs="Menlo"/>
          <w:color w:val="C9D1D9"/>
          <w:sz w:val="18"/>
          <w:szCs w:val="18"/>
        </w:rPr>
        <w:t>a</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C9D1D9"/>
          <w:sz w:val="18"/>
          <w:szCs w:val="18"/>
        </w:rPr>
        <w:t>b</w:t>
      </w:r>
      <w:r>
        <w:rPr>
          <w:rFonts w:ascii="Menlo" w:hAnsi="Menlo" w:cs="Menlo"/>
          <w:color w:val="BBBEBF"/>
          <w:sz w:val="18"/>
          <w:szCs w:val="18"/>
        </w:rPr>
        <w:t xml:space="preserve">) </w:t>
      </w:r>
      <w:r>
        <w:rPr>
          <w:rFonts w:ascii="Menlo" w:hAnsi="Menlo" w:cs="Menlo"/>
          <w:color w:val="C9D1D9"/>
          <w:sz w:val="18"/>
          <w:szCs w:val="18"/>
        </w:rPr>
        <w:t>{</w:t>
      </w:r>
    </w:p>
    <w:p w14:paraId="67AB841E"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a </w:t>
      </w:r>
      <w:r>
        <w:rPr>
          <w:rFonts w:ascii="Menlo" w:hAnsi="Menlo" w:cs="Menlo"/>
          <w:color w:val="D4D4D4"/>
          <w:sz w:val="18"/>
          <w:szCs w:val="18"/>
        </w:rPr>
        <w:t>*=</w:t>
      </w:r>
      <w:r>
        <w:rPr>
          <w:rFonts w:ascii="Menlo" w:hAnsi="Menlo" w:cs="Menlo"/>
          <w:color w:val="C9D1D9"/>
          <w:sz w:val="18"/>
          <w:szCs w:val="18"/>
        </w:rPr>
        <w:t xml:space="preserve"> k;</w:t>
      </w:r>
    </w:p>
    <w:p w14:paraId="39F8701B"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cnt</w:t>
      </w:r>
      <w:r>
        <w:rPr>
          <w:rFonts w:ascii="Menlo" w:hAnsi="Menlo" w:cs="Menlo"/>
          <w:color w:val="D4D4D4"/>
          <w:sz w:val="18"/>
          <w:szCs w:val="18"/>
        </w:rPr>
        <w:t>++</w:t>
      </w:r>
      <w:r>
        <w:rPr>
          <w:rFonts w:ascii="Menlo" w:hAnsi="Menlo" w:cs="Menlo"/>
          <w:color w:val="C9D1D9"/>
          <w:sz w:val="18"/>
          <w:szCs w:val="18"/>
        </w:rPr>
        <w:t>;</w:t>
      </w:r>
    </w:p>
    <w:p w14:paraId="0AF1834B"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6E4692A9" w14:textId="77777777" w:rsidR="006C4D89" w:rsidRDefault="006C4D89" w:rsidP="006C4D89">
      <w:pPr>
        <w:shd w:val="clear" w:color="auto" w:fill="121314"/>
        <w:spacing w:line="270" w:lineRule="atLeast"/>
        <w:rPr>
          <w:rFonts w:ascii="Menlo" w:hAnsi="Menlo" w:cs="Menlo"/>
          <w:color w:val="BBBEBF"/>
          <w:sz w:val="18"/>
          <w:szCs w:val="18"/>
        </w:rPr>
      </w:pPr>
    </w:p>
    <w:p w14:paraId="24754300"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C9D1D9"/>
          <w:sz w:val="18"/>
          <w:szCs w:val="18"/>
        </w:rPr>
        <w:t>cnt</w:t>
      </w:r>
      <w:r>
        <w:rPr>
          <w:rFonts w:ascii="Menlo" w:hAnsi="Menlo" w:cs="Menlo"/>
          <w:color w:val="BBBEBF"/>
          <w:sz w:val="18"/>
          <w:szCs w:val="18"/>
        </w:rPr>
        <w:t>;</w:t>
      </w:r>
    </w:p>
    <w:p w14:paraId="4198162A" w14:textId="77777777" w:rsidR="006C4D89" w:rsidRDefault="006C4D89" w:rsidP="006C4D89">
      <w:pPr>
        <w:shd w:val="clear" w:color="auto" w:fill="121314"/>
        <w:spacing w:line="270" w:lineRule="atLeast"/>
        <w:rPr>
          <w:rFonts w:ascii="Menlo" w:hAnsi="Menlo" w:cs="Menlo"/>
          <w:color w:val="BBBEBF"/>
          <w:sz w:val="18"/>
          <w:szCs w:val="18"/>
        </w:rPr>
      </w:pPr>
    </w:p>
    <w:p w14:paraId="029727D2"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w:t>
      </w:r>
    </w:p>
    <w:p w14:paraId="7BDF5F9A"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68D9B9AF" w14:textId="27E3A6CA" w:rsidR="00BD54CB" w:rsidRPr="006C4D89" w:rsidRDefault="00BD54CB" w:rsidP="006C4D89">
      <w:pPr>
        <w:shd w:val="clear" w:color="auto" w:fill="121314"/>
        <w:spacing w:line="270" w:lineRule="atLeast"/>
        <w:rPr>
          <w:rFonts w:ascii="Menlo" w:hAnsi="Menlo" w:cs="Menlo"/>
          <w:color w:val="BBBEBF"/>
          <w:sz w:val="18"/>
          <w:szCs w:val="18"/>
          <w:lang w:val="uk-UA"/>
        </w:rPr>
      </w:pPr>
    </w:p>
    <w:p w14:paraId="5E7C678E" w14:textId="52A978B6" w:rsidR="006049CF" w:rsidRPr="00BB61AE" w:rsidRDefault="006049CF" w:rsidP="006049CF">
      <w:pPr>
        <w:spacing w:after="200"/>
        <w:jc w:val="center"/>
        <w:rPr>
          <w:i/>
          <w:iCs/>
          <w:color w:val="3D85C6"/>
          <w:sz w:val="20"/>
          <w:szCs w:val="20"/>
          <w:lang w:val="uk-UA"/>
        </w:rPr>
      </w:pPr>
      <w:r>
        <w:rPr>
          <w:i/>
          <w:iCs/>
          <w:color w:val="3D85C6"/>
          <w:sz w:val="20"/>
          <w:szCs w:val="20"/>
        </w:rPr>
        <w:t>Code #</w:t>
      </w:r>
      <w:r w:rsidR="00DF0EC4">
        <w:rPr>
          <w:i/>
          <w:iCs/>
          <w:color w:val="3D85C6"/>
          <w:sz w:val="20"/>
          <w:szCs w:val="20"/>
          <w:lang w:val="uk-UA"/>
        </w:rPr>
        <w:t>4</w:t>
      </w:r>
      <w:r>
        <w:rPr>
          <w:i/>
          <w:iCs/>
          <w:color w:val="3D85C6"/>
          <w:sz w:val="20"/>
          <w:szCs w:val="20"/>
        </w:rPr>
        <w:t xml:space="preserve">. Код до задачі </w:t>
      </w:r>
      <w:r>
        <w:rPr>
          <w:i/>
          <w:iCs/>
          <w:color w:val="3D85C6"/>
          <w:sz w:val="20"/>
          <w:szCs w:val="20"/>
          <w:lang w:val="en-US"/>
        </w:rPr>
        <w:t>“</w:t>
      </w:r>
      <w:r w:rsidR="006C4D89">
        <w:rPr>
          <w:i/>
          <w:iCs/>
          <w:color w:val="3D85C6"/>
          <w:sz w:val="20"/>
          <w:szCs w:val="20"/>
          <w:lang w:val="uk-UA"/>
        </w:rPr>
        <w:t>Баскетболіст</w:t>
      </w:r>
      <w:r>
        <w:rPr>
          <w:i/>
          <w:iCs/>
          <w:color w:val="3D85C6"/>
          <w:sz w:val="20"/>
          <w:szCs w:val="20"/>
          <w:lang w:val="en-US"/>
        </w:rPr>
        <w:t>”</w:t>
      </w:r>
    </w:p>
    <w:p w14:paraId="3ABEFADF" w14:textId="27B0CD6D" w:rsidR="002C4E02" w:rsidRDefault="00070EAE" w:rsidP="00070EAE">
      <w:pPr>
        <w:spacing w:after="200"/>
        <w:rPr>
          <w:color w:val="000000"/>
        </w:rPr>
      </w:pPr>
      <w:r w:rsidRPr="00F85332">
        <w:rPr>
          <w:i/>
          <w:iCs/>
          <w:color w:val="000000"/>
        </w:rPr>
        <w:t>Посилання на файл коду в пулреквесті</w:t>
      </w:r>
      <w:r w:rsidRPr="00F85332">
        <w:rPr>
          <w:color w:val="000000"/>
        </w:rPr>
        <w:t>:</w:t>
      </w:r>
    </w:p>
    <w:p w14:paraId="683C23E9" w14:textId="0C8498CD" w:rsidR="00BD54CB" w:rsidRDefault="00DF0EC4" w:rsidP="00CD79E4">
      <w:pPr>
        <w:jc w:val="both"/>
        <w:rPr>
          <w:lang w:val="uk-UA"/>
        </w:rPr>
      </w:pPr>
      <w:hyperlink r:id="rId41" w:history="1">
        <w:r w:rsidRPr="00213CF1">
          <w:rPr>
            <w:rStyle w:val="Hyperlink"/>
            <w:lang w:val="uk-UA"/>
          </w:rPr>
          <w:t>https://github.com/artificial-intelligence-department/ai_programming_playground_2026/pull/429/changes#diff-184513351eaa0edff07a5ee56b230363ec86a43084579c33a7f80be784a123d8</w:t>
        </w:r>
      </w:hyperlink>
    </w:p>
    <w:p w14:paraId="063C579D" w14:textId="77777777" w:rsidR="003C50AB" w:rsidRPr="003C50AB" w:rsidRDefault="003C50AB" w:rsidP="00CD79E4">
      <w:pPr>
        <w:jc w:val="both"/>
        <w:rPr>
          <w:b/>
          <w:bCs/>
          <w:lang w:val="uk-UA"/>
        </w:rPr>
      </w:pPr>
    </w:p>
    <w:p w14:paraId="6AD27982" w14:textId="77777777" w:rsidR="006C4D89" w:rsidRDefault="006C4D89" w:rsidP="00CD79E4">
      <w:pPr>
        <w:jc w:val="both"/>
        <w:rPr>
          <w:b/>
          <w:bCs/>
          <w:lang w:val="uk-UA"/>
        </w:rPr>
      </w:pPr>
    </w:p>
    <w:p w14:paraId="1B517E2A" w14:textId="7CD3D37D" w:rsidR="003C50AB" w:rsidRPr="00902ED2" w:rsidRDefault="00CD79E4" w:rsidP="00CD79E4">
      <w:pPr>
        <w:jc w:val="both"/>
        <w:rPr>
          <w:b/>
          <w:bCs/>
          <w:lang w:val="en-US"/>
        </w:rPr>
      </w:pPr>
      <w:r>
        <w:rPr>
          <w:b/>
          <w:bCs/>
          <w:lang w:val="uk-UA"/>
        </w:rPr>
        <w:t>Задача 0</w:t>
      </w:r>
      <w:r w:rsidR="006C4D89">
        <w:rPr>
          <w:b/>
          <w:bCs/>
          <w:lang w:val="uk-UA"/>
        </w:rPr>
        <w:t>011</w:t>
      </w:r>
      <w:r>
        <w:rPr>
          <w:b/>
          <w:bCs/>
          <w:lang w:val="uk-UA"/>
        </w:rPr>
        <w:t xml:space="preserve"> – </w:t>
      </w:r>
      <w:r>
        <w:rPr>
          <w:b/>
          <w:bCs/>
          <w:lang w:val="en-US"/>
        </w:rPr>
        <w:t>“</w:t>
      </w:r>
      <w:r w:rsidR="006C4D89">
        <w:rPr>
          <w:b/>
          <w:bCs/>
          <w:lang w:val="uk-UA"/>
        </w:rPr>
        <w:t>Марічка і печиво</w:t>
      </w:r>
      <w:r>
        <w:rPr>
          <w:b/>
          <w:bCs/>
          <w:lang w:val="en-US"/>
        </w:rPr>
        <w:t>”</w:t>
      </w:r>
    </w:p>
    <w:p w14:paraId="180984A7" w14:textId="30FE800B" w:rsidR="006C4D89" w:rsidRPr="006C4D89" w:rsidRDefault="003C50AB" w:rsidP="006C4D89">
      <w:pPr>
        <w:pStyle w:val="NormalWeb"/>
        <w:spacing w:after="150"/>
      </w:pPr>
      <w:r w:rsidRPr="007E48A1">
        <w:rPr>
          <w:b/>
          <w:bCs/>
          <w:lang w:val="uk-UA"/>
        </w:rPr>
        <w:t>Умова задачі</w:t>
      </w:r>
      <w:r w:rsidRPr="007E48A1">
        <w:rPr>
          <w:b/>
          <w:bCs/>
          <w:lang w:val="en-US"/>
        </w:rPr>
        <w:t>:</w:t>
      </w:r>
      <w:r>
        <w:rPr>
          <w:lang w:val="en-US"/>
        </w:rPr>
        <w:t xml:space="preserve"> </w:t>
      </w:r>
      <w:r w:rsidR="006C4D89" w:rsidRPr="006C4D89">
        <w:t>Зібралися Зеник і Марічка разом з пластунами в похід. Похід — серйозна справа. Потрібно запастись продуктами харчування та розподілити їх споживання по днях так, щоб всім вистачило. Цього разу Зеник слідкує за тим, щоб печива вистачило аж до останнього дня походу. Зеник чітко знає, скільки пачок печива повинно залишитись кожного дня, і щовечора перераховує їх. Якщо Зеник побачить,  що залишилось менше пачок, ніж повинно залишитись за його розрахунками, він неодмінно знайде того, хто з’їв забагато печива, і покарає його. Марічка дуже любить печиво. Сьогодні, коли всі пластуни покинуть свої намети і підуть купатися в річку, Марічка планує непомітно з’їсти трохи печива. Звісно, Марічка не хоче бути покараною і дуже боїться, щоб Зеник не помітив пропажу</w:t>
      </w:r>
      <w:r w:rsidR="006C4D89">
        <w:rPr>
          <w:lang w:val="uk-UA"/>
        </w:rPr>
        <w:t xml:space="preserve">. </w:t>
      </w:r>
      <w:r w:rsidR="006C4D89" w:rsidRPr="006C4D89">
        <w:t>Марічка підгледіла, скільки пачок печива є в рюкзаку Зеника. Також вона знає, скільки штук в кожній пачці. Марічці не терпиться дізнатися, скільки ж печива вона зможе з’їсти так, щоб Зеник не помітив.</w:t>
      </w:r>
      <w:r w:rsidR="006C4D89">
        <w:rPr>
          <w:lang w:val="uk-UA"/>
        </w:rPr>
        <w:t xml:space="preserve"> </w:t>
      </w:r>
      <w:r w:rsidR="006C4D89" w:rsidRPr="006C4D89">
        <w:t>Зеник помітить пропажу печива з деякої пачки тоді і тільки тоді, коли Марічка повністю спустошить її.</w:t>
      </w:r>
    </w:p>
    <w:p w14:paraId="114D81C8" w14:textId="22F5D3DF" w:rsidR="003C50AB" w:rsidRPr="006C4D89" w:rsidRDefault="003C50AB" w:rsidP="006C4D89">
      <w:pPr>
        <w:pStyle w:val="NormalWeb"/>
        <w:spacing w:after="150"/>
        <w:rPr>
          <w:color w:val="333333"/>
          <w:lang w:val="uk-UA"/>
        </w:rPr>
      </w:pPr>
      <w:r w:rsidRPr="009778F7">
        <w:rPr>
          <w:b/>
          <w:bCs/>
          <w:color w:val="333333"/>
        </w:rPr>
        <w:t>Вхідні дані</w:t>
      </w:r>
      <w:r>
        <w:rPr>
          <w:b/>
          <w:bCs/>
          <w:color w:val="333333"/>
          <w:lang w:val="en-US"/>
        </w:rPr>
        <w:t xml:space="preserve">: </w:t>
      </w:r>
      <w:r w:rsidR="006C4D89" w:rsidRPr="006C4D89">
        <w:rPr>
          <w:color w:val="333333"/>
        </w:rPr>
        <w:t xml:space="preserve">У першому рядку задано одне натуральне число </w:t>
      </w:r>
      <w:r w:rsidR="006C4D89" w:rsidRPr="006C4D89">
        <w:rPr>
          <w:rFonts w:ascii="Cambria Math" w:hAnsi="Cambria Math" w:cs="Cambria Math"/>
          <w:color w:val="333333"/>
        </w:rPr>
        <w:t>𝑛</w:t>
      </w:r>
      <w:r w:rsidR="006C4D89" w:rsidRPr="006C4D89">
        <w:rPr>
          <w:color w:val="333333"/>
        </w:rPr>
        <w:t xml:space="preserve"> — кількість пачок печива.</w:t>
      </w:r>
      <w:r w:rsidR="006C4D89">
        <w:rPr>
          <w:color w:val="333333"/>
          <w:lang w:val="uk-UA"/>
        </w:rPr>
        <w:t xml:space="preserve"> </w:t>
      </w:r>
      <w:r w:rsidR="006C4D89" w:rsidRPr="006C4D89">
        <w:rPr>
          <w:color w:val="333333"/>
        </w:rPr>
        <w:t xml:space="preserve">У другому рядку задано </w:t>
      </w:r>
      <w:r w:rsidR="006C4D89" w:rsidRPr="006C4D89">
        <w:rPr>
          <w:rFonts w:ascii="Cambria Math" w:hAnsi="Cambria Math" w:cs="Cambria Math"/>
          <w:color w:val="333333"/>
        </w:rPr>
        <w:t>𝑛</w:t>
      </w:r>
      <w:r w:rsidR="006C4D89" w:rsidRPr="006C4D89">
        <w:rPr>
          <w:color w:val="333333"/>
        </w:rPr>
        <w:t xml:space="preserve"> натуральних чисел </w:t>
      </w:r>
      <w:r w:rsidR="006C4D89" w:rsidRPr="006C4D89">
        <w:rPr>
          <w:rFonts w:ascii="Cambria Math" w:hAnsi="Cambria Math" w:cs="Cambria Math"/>
          <w:color w:val="333333"/>
        </w:rPr>
        <w:t>𝑎𝑖</w:t>
      </w:r>
      <w:r w:rsidR="006C4D89" w:rsidRPr="006C4D89">
        <w:rPr>
          <w:color w:val="333333"/>
        </w:rPr>
        <w:t xml:space="preserve"> — кількість штук печива в </w:t>
      </w:r>
      <w:r w:rsidR="006C4D89" w:rsidRPr="006C4D89">
        <w:rPr>
          <w:rFonts w:ascii="Cambria Math" w:hAnsi="Cambria Math" w:cs="Cambria Math"/>
          <w:color w:val="333333"/>
        </w:rPr>
        <w:t>𝑖</w:t>
      </w:r>
      <w:r w:rsidR="006C4D89" w:rsidRPr="006C4D89">
        <w:rPr>
          <w:color w:val="333333"/>
        </w:rPr>
        <w:t>-й пачці.</w:t>
      </w:r>
    </w:p>
    <w:p w14:paraId="65789AAA" w14:textId="367D9BBB" w:rsidR="003C50AB" w:rsidRPr="006C4D89" w:rsidRDefault="003C50AB" w:rsidP="006C4D89">
      <w:pPr>
        <w:pStyle w:val="NormalWeb"/>
        <w:spacing w:after="150"/>
        <w:rPr>
          <w:color w:val="333333"/>
          <w:lang w:val="uk-UA"/>
        </w:rPr>
      </w:pPr>
      <w:r w:rsidRPr="009778F7">
        <w:rPr>
          <w:b/>
          <w:bCs/>
          <w:color w:val="333333"/>
        </w:rPr>
        <w:t>Вихідні дані</w:t>
      </w:r>
      <w:r>
        <w:rPr>
          <w:b/>
          <w:bCs/>
          <w:color w:val="333333"/>
        </w:rPr>
        <w:t xml:space="preserve">: </w:t>
      </w:r>
      <w:r w:rsidR="006C4D89" w:rsidRPr="006C4D89">
        <w:rPr>
          <w:color w:val="333333"/>
        </w:rPr>
        <w:t>У єдиному рядку виведіть одне ціле число — максимальну кількість штук печива,</w:t>
      </w:r>
      <w:r w:rsidR="006C4D89">
        <w:rPr>
          <w:color w:val="333333"/>
          <w:lang w:val="uk-UA"/>
        </w:rPr>
        <w:t xml:space="preserve"> </w:t>
      </w:r>
      <w:r w:rsidR="006C4D89" w:rsidRPr="006C4D89">
        <w:rPr>
          <w:color w:val="333333"/>
        </w:rPr>
        <w:t>яку зможе з’їсти Марічка так, щоб Зеник не помітив цього.</w:t>
      </w:r>
    </w:p>
    <w:p w14:paraId="5104D758"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A5D6FF"/>
          <w:sz w:val="18"/>
          <w:szCs w:val="18"/>
        </w:rPr>
        <w:t>&lt;iostream&gt;</w:t>
      </w:r>
    </w:p>
    <w:p w14:paraId="41C634C5"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586C0"/>
          <w:sz w:val="18"/>
          <w:szCs w:val="18"/>
        </w:rPr>
        <w:t>using</w:t>
      </w:r>
      <w:r>
        <w:rPr>
          <w:rFonts w:ascii="Menlo" w:hAnsi="Menlo" w:cs="Menlo"/>
          <w:color w:val="BBBEBF"/>
          <w:sz w:val="18"/>
          <w:szCs w:val="18"/>
        </w:rPr>
        <w:t xml:space="preserve"> </w:t>
      </w:r>
      <w:r>
        <w:rPr>
          <w:rFonts w:ascii="Menlo" w:hAnsi="Menlo" w:cs="Menlo"/>
          <w:color w:val="FF7B72"/>
          <w:sz w:val="18"/>
          <w:szCs w:val="18"/>
        </w:rPr>
        <w:t>namespace</w:t>
      </w:r>
      <w:r>
        <w:rPr>
          <w:rFonts w:ascii="Menlo" w:hAnsi="Menlo" w:cs="Menlo"/>
          <w:color w:val="BBBEBF"/>
          <w:sz w:val="18"/>
          <w:szCs w:val="18"/>
        </w:rPr>
        <w:t xml:space="preserve"> </w:t>
      </w:r>
      <w:r>
        <w:rPr>
          <w:rFonts w:ascii="Menlo" w:hAnsi="Menlo" w:cs="Menlo"/>
          <w:color w:val="4EC9B0"/>
          <w:sz w:val="18"/>
          <w:szCs w:val="18"/>
        </w:rPr>
        <w:t>std</w:t>
      </w:r>
      <w:r>
        <w:rPr>
          <w:rFonts w:ascii="Menlo" w:hAnsi="Menlo" w:cs="Menlo"/>
          <w:color w:val="BBBEBF"/>
          <w:sz w:val="18"/>
          <w:szCs w:val="18"/>
        </w:rPr>
        <w:t>;</w:t>
      </w:r>
    </w:p>
    <w:p w14:paraId="6BE32F53" w14:textId="77777777" w:rsidR="006C4D89" w:rsidRDefault="006C4D89" w:rsidP="006C4D89">
      <w:pPr>
        <w:shd w:val="clear" w:color="auto" w:fill="121314"/>
        <w:spacing w:line="270" w:lineRule="atLeast"/>
        <w:rPr>
          <w:rFonts w:ascii="Menlo" w:hAnsi="Menlo" w:cs="Menlo"/>
          <w:color w:val="BBBEBF"/>
          <w:sz w:val="18"/>
          <w:szCs w:val="18"/>
        </w:rPr>
      </w:pPr>
    </w:p>
    <w:p w14:paraId="059B611E"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FF7B72"/>
          <w:sz w:val="18"/>
          <w:szCs w:val="18"/>
        </w:rPr>
        <w:lastRenderedPageBreak/>
        <w:t>int</w:t>
      </w:r>
      <w:r>
        <w:rPr>
          <w:rFonts w:ascii="Menlo" w:hAnsi="Menlo" w:cs="Menlo"/>
          <w:color w:val="BBBEBF"/>
          <w:sz w:val="18"/>
          <w:szCs w:val="18"/>
        </w:rPr>
        <w:t xml:space="preserve"> </w:t>
      </w:r>
      <w:r>
        <w:rPr>
          <w:rFonts w:ascii="Menlo" w:hAnsi="Menlo" w:cs="Menlo"/>
          <w:color w:val="D2A8FF"/>
          <w:sz w:val="18"/>
          <w:szCs w:val="18"/>
        </w:rPr>
        <w:t>main</w:t>
      </w:r>
      <w:r>
        <w:rPr>
          <w:rFonts w:ascii="Menlo" w:hAnsi="Menlo" w:cs="Menlo"/>
          <w:color w:val="BBBEBF"/>
          <w:sz w:val="18"/>
          <w:szCs w:val="18"/>
        </w:rPr>
        <w:t>() {</w:t>
      </w:r>
    </w:p>
    <w:p w14:paraId="34E966D5"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n</w:t>
      </w:r>
      <w:r>
        <w:rPr>
          <w:rFonts w:ascii="Menlo" w:hAnsi="Menlo" w:cs="Menlo"/>
          <w:color w:val="BBBEBF"/>
          <w:sz w:val="18"/>
          <w:szCs w:val="18"/>
        </w:rPr>
        <w:t>;</w:t>
      </w:r>
    </w:p>
    <w:p w14:paraId="791AD649"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cin</w:t>
      </w:r>
      <w:r>
        <w:rPr>
          <w:rFonts w:ascii="Menlo" w:hAnsi="Menlo" w:cs="Menlo"/>
          <w:color w:val="BBBEBF"/>
          <w:sz w:val="18"/>
          <w:szCs w:val="18"/>
        </w:rPr>
        <w:t xml:space="preserve"> </w:t>
      </w:r>
      <w:r>
        <w:rPr>
          <w:rFonts w:ascii="Menlo" w:hAnsi="Menlo" w:cs="Menlo"/>
          <w:color w:val="D2A8FF"/>
          <w:sz w:val="18"/>
          <w:szCs w:val="18"/>
        </w:rPr>
        <w:t>&gt;&gt;</w:t>
      </w:r>
      <w:r>
        <w:rPr>
          <w:rFonts w:ascii="Menlo" w:hAnsi="Menlo" w:cs="Menlo"/>
          <w:color w:val="BBBEBF"/>
          <w:sz w:val="18"/>
          <w:szCs w:val="18"/>
        </w:rPr>
        <w:t xml:space="preserve"> </w:t>
      </w:r>
      <w:r>
        <w:rPr>
          <w:rFonts w:ascii="Menlo" w:hAnsi="Menlo" w:cs="Menlo"/>
          <w:color w:val="C9D1D9"/>
          <w:sz w:val="18"/>
          <w:szCs w:val="18"/>
        </w:rPr>
        <w:t>n</w:t>
      </w:r>
      <w:r>
        <w:rPr>
          <w:rFonts w:ascii="Menlo" w:hAnsi="Menlo" w:cs="Menlo"/>
          <w:color w:val="BBBEBF"/>
          <w:sz w:val="18"/>
          <w:szCs w:val="18"/>
        </w:rPr>
        <w:t>;</w:t>
      </w:r>
    </w:p>
    <w:p w14:paraId="159BB7B7"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long</w:t>
      </w:r>
      <w:r>
        <w:rPr>
          <w:rFonts w:ascii="Menlo" w:hAnsi="Menlo" w:cs="Menlo"/>
          <w:color w:val="BBBEBF"/>
          <w:sz w:val="18"/>
          <w:szCs w:val="18"/>
        </w:rPr>
        <w:t xml:space="preserve"> </w:t>
      </w:r>
      <w:r>
        <w:rPr>
          <w:rFonts w:ascii="Menlo" w:hAnsi="Menlo" w:cs="Menlo"/>
          <w:color w:val="FF7B72"/>
          <w:sz w:val="18"/>
          <w:szCs w:val="18"/>
        </w:rPr>
        <w:t>long</w:t>
      </w:r>
      <w:r>
        <w:rPr>
          <w:rFonts w:ascii="Menlo" w:hAnsi="Menlo" w:cs="Menlo"/>
          <w:color w:val="BBBEBF"/>
          <w:sz w:val="18"/>
          <w:szCs w:val="18"/>
        </w:rPr>
        <w:t xml:space="preserve"> </w:t>
      </w:r>
      <w:r>
        <w:rPr>
          <w:rFonts w:ascii="Menlo" w:hAnsi="Menlo" w:cs="Menlo"/>
          <w:color w:val="C9D1D9"/>
          <w:sz w:val="18"/>
          <w:szCs w:val="18"/>
        </w:rPr>
        <w:t>quantity</w:t>
      </w:r>
      <w:r>
        <w:rPr>
          <w:rFonts w:ascii="Menlo" w:hAnsi="Menlo" w:cs="Menlo"/>
          <w:color w:val="BBBEBF"/>
          <w:sz w:val="18"/>
          <w:szCs w:val="18"/>
        </w:rPr>
        <w:t>;</w:t>
      </w:r>
    </w:p>
    <w:p w14:paraId="11E3B170"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long</w:t>
      </w:r>
      <w:r>
        <w:rPr>
          <w:rFonts w:ascii="Menlo" w:hAnsi="Menlo" w:cs="Menlo"/>
          <w:color w:val="BBBEBF"/>
          <w:sz w:val="18"/>
          <w:szCs w:val="18"/>
        </w:rPr>
        <w:t xml:space="preserve"> </w:t>
      </w:r>
      <w:r>
        <w:rPr>
          <w:rFonts w:ascii="Menlo" w:hAnsi="Menlo" w:cs="Menlo"/>
          <w:color w:val="FF7B72"/>
          <w:sz w:val="18"/>
          <w:szCs w:val="18"/>
        </w:rPr>
        <w:t>long</w:t>
      </w:r>
      <w:r>
        <w:rPr>
          <w:rFonts w:ascii="Menlo" w:hAnsi="Menlo" w:cs="Menlo"/>
          <w:color w:val="BBBEBF"/>
          <w:sz w:val="18"/>
          <w:szCs w:val="18"/>
        </w:rPr>
        <w:t xml:space="preserve"> </w:t>
      </w:r>
      <w:r>
        <w:rPr>
          <w:rFonts w:ascii="Menlo" w:hAnsi="Menlo" w:cs="Menlo"/>
          <w:color w:val="C9D1D9"/>
          <w:sz w:val="18"/>
          <w:szCs w:val="18"/>
        </w:rPr>
        <w:t>can_eat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w:t>
      </w:r>
    </w:p>
    <w:p w14:paraId="671AD3E0"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C9D1D9"/>
          <w:sz w:val="18"/>
          <w:szCs w:val="18"/>
        </w:rPr>
        <w:t>n</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w:t>
      </w:r>
    </w:p>
    <w:p w14:paraId="0B3F2F71"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cin </w:t>
      </w:r>
      <w:r>
        <w:rPr>
          <w:rFonts w:ascii="Menlo" w:hAnsi="Menlo" w:cs="Menlo"/>
          <w:color w:val="D2A8FF"/>
          <w:sz w:val="18"/>
          <w:szCs w:val="18"/>
        </w:rPr>
        <w:t>&gt;&gt;</w:t>
      </w:r>
      <w:r>
        <w:rPr>
          <w:rFonts w:ascii="Menlo" w:hAnsi="Menlo" w:cs="Menlo"/>
          <w:color w:val="C9D1D9"/>
          <w:sz w:val="18"/>
          <w:szCs w:val="18"/>
        </w:rPr>
        <w:t xml:space="preserve"> quantity;</w:t>
      </w:r>
    </w:p>
    <w:p w14:paraId="120BA738"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can_eat </w:t>
      </w:r>
      <w:r>
        <w:rPr>
          <w:rFonts w:ascii="Menlo" w:hAnsi="Menlo" w:cs="Menlo"/>
          <w:color w:val="D4D4D4"/>
          <w:sz w:val="18"/>
          <w:szCs w:val="18"/>
        </w:rPr>
        <w:t>+=</w:t>
      </w:r>
      <w:r>
        <w:rPr>
          <w:rFonts w:ascii="Menlo" w:hAnsi="Menlo" w:cs="Menlo"/>
          <w:color w:val="C9D1D9"/>
          <w:sz w:val="18"/>
          <w:szCs w:val="18"/>
        </w:rPr>
        <w:t xml:space="preserve"> quantity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w:t>
      </w:r>
    </w:p>
    <w:p w14:paraId="641AC66A"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723ABDC0"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C9D1D9"/>
          <w:sz w:val="18"/>
          <w:szCs w:val="18"/>
        </w:rPr>
        <w:t>can_eat</w:t>
      </w:r>
      <w:r>
        <w:rPr>
          <w:rFonts w:ascii="Menlo" w:hAnsi="Menlo" w:cs="Menlo"/>
          <w:color w:val="BBBEBF"/>
          <w:sz w:val="18"/>
          <w:szCs w:val="18"/>
        </w:rPr>
        <w:t>;</w:t>
      </w:r>
    </w:p>
    <w:p w14:paraId="528E6882"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w:t>
      </w:r>
    </w:p>
    <w:p w14:paraId="6CE232BE" w14:textId="08B4F392" w:rsidR="00BD54CB" w:rsidRPr="006C4D89" w:rsidRDefault="006C4D89" w:rsidP="006C4D89">
      <w:pPr>
        <w:shd w:val="clear" w:color="auto" w:fill="121314"/>
        <w:spacing w:line="270" w:lineRule="atLeast"/>
        <w:rPr>
          <w:rFonts w:ascii="Menlo" w:hAnsi="Menlo" w:cs="Menlo"/>
          <w:color w:val="BBBEBF"/>
          <w:sz w:val="18"/>
          <w:szCs w:val="18"/>
          <w:lang w:val="uk-UA"/>
        </w:rPr>
      </w:pPr>
      <w:r>
        <w:rPr>
          <w:rFonts w:ascii="Menlo" w:hAnsi="Menlo" w:cs="Menlo"/>
          <w:color w:val="BBBEBF"/>
          <w:sz w:val="18"/>
          <w:szCs w:val="18"/>
        </w:rPr>
        <w:t>}</w:t>
      </w:r>
    </w:p>
    <w:p w14:paraId="134026DD" w14:textId="7C5908E7" w:rsidR="006049CF" w:rsidRPr="00BB61AE" w:rsidRDefault="006049CF" w:rsidP="006049CF">
      <w:pPr>
        <w:spacing w:after="200"/>
        <w:jc w:val="center"/>
        <w:rPr>
          <w:i/>
          <w:iCs/>
          <w:color w:val="3D85C6"/>
          <w:sz w:val="20"/>
          <w:szCs w:val="20"/>
          <w:lang w:val="uk-UA"/>
        </w:rPr>
      </w:pPr>
      <w:r>
        <w:rPr>
          <w:i/>
          <w:iCs/>
          <w:color w:val="3D85C6"/>
          <w:sz w:val="20"/>
          <w:szCs w:val="20"/>
        </w:rPr>
        <w:t>Code #</w:t>
      </w:r>
      <w:r w:rsidR="00DF0EC4">
        <w:rPr>
          <w:i/>
          <w:iCs/>
          <w:color w:val="3D85C6"/>
          <w:sz w:val="20"/>
          <w:szCs w:val="20"/>
          <w:lang w:val="uk-UA"/>
        </w:rPr>
        <w:t>5</w:t>
      </w:r>
      <w:r>
        <w:rPr>
          <w:i/>
          <w:iCs/>
          <w:color w:val="3D85C6"/>
          <w:sz w:val="20"/>
          <w:szCs w:val="20"/>
        </w:rPr>
        <w:t xml:space="preserve">. Код до задачі </w:t>
      </w:r>
      <w:r>
        <w:rPr>
          <w:i/>
          <w:iCs/>
          <w:color w:val="3D85C6"/>
          <w:sz w:val="20"/>
          <w:szCs w:val="20"/>
          <w:lang w:val="en-US"/>
        </w:rPr>
        <w:t>“</w:t>
      </w:r>
      <w:r w:rsidR="006C4D89">
        <w:rPr>
          <w:i/>
          <w:iCs/>
          <w:color w:val="3D85C6"/>
          <w:sz w:val="20"/>
          <w:szCs w:val="20"/>
          <w:lang w:val="uk-UA"/>
        </w:rPr>
        <w:t>Марічка і печиво</w:t>
      </w:r>
      <w:r>
        <w:rPr>
          <w:i/>
          <w:iCs/>
          <w:color w:val="3D85C6"/>
          <w:sz w:val="20"/>
          <w:szCs w:val="20"/>
          <w:lang w:val="en-US"/>
        </w:rPr>
        <w:t>”</w:t>
      </w:r>
    </w:p>
    <w:p w14:paraId="79687E4B" w14:textId="7C833904" w:rsidR="00BD54CB" w:rsidRPr="003C50AB" w:rsidRDefault="00070EAE" w:rsidP="00BB0C5F">
      <w:pPr>
        <w:pStyle w:val="NormalWeb"/>
        <w:spacing w:before="0" w:beforeAutospacing="0" w:after="150" w:afterAutospacing="0"/>
        <w:rPr>
          <w:color w:val="000000"/>
          <w:lang w:val="uk-UA"/>
        </w:rPr>
      </w:pPr>
      <w:r w:rsidRPr="00F85332">
        <w:rPr>
          <w:i/>
          <w:iCs/>
          <w:color w:val="000000"/>
        </w:rPr>
        <w:t>Посилання на файл коду в пулреквесті</w:t>
      </w:r>
      <w:r w:rsidRPr="00F85332">
        <w:rPr>
          <w:color w:val="000000"/>
        </w:rPr>
        <w:t>:</w:t>
      </w:r>
    </w:p>
    <w:p w14:paraId="7F041143" w14:textId="77777777" w:rsidR="00CE3D6C" w:rsidRDefault="00CE3D6C" w:rsidP="00CE3D6C">
      <w:pPr>
        <w:jc w:val="both"/>
        <w:rPr>
          <w:b/>
          <w:bCs/>
          <w:lang w:val="uk-UA"/>
        </w:rPr>
      </w:pPr>
    </w:p>
    <w:p w14:paraId="4C316E82" w14:textId="41271983" w:rsidR="006C4D89" w:rsidRPr="00DF0EC4" w:rsidRDefault="00DF0EC4" w:rsidP="00CE3D6C">
      <w:pPr>
        <w:jc w:val="both"/>
        <w:rPr>
          <w:lang w:val="uk-UA"/>
        </w:rPr>
      </w:pPr>
      <w:hyperlink r:id="rId42" w:history="1">
        <w:r w:rsidRPr="00213CF1">
          <w:rPr>
            <w:rStyle w:val="Hyperlink"/>
            <w:lang w:val="uk-UA"/>
          </w:rPr>
          <w:t>https://github.com/artificial-intelligence-department/ai_programming_playground_2026/pull/429/changes#diff-37861554761041f09297d7cff4df65eb10468955fecc055d049b42d5848a0a9d</w:t>
        </w:r>
      </w:hyperlink>
    </w:p>
    <w:p w14:paraId="2332B6B7" w14:textId="77777777" w:rsidR="006C4D89" w:rsidRDefault="006C4D89" w:rsidP="00CE3D6C">
      <w:pPr>
        <w:jc w:val="both"/>
        <w:rPr>
          <w:b/>
          <w:bCs/>
          <w:lang w:val="uk-UA"/>
        </w:rPr>
      </w:pPr>
    </w:p>
    <w:p w14:paraId="58972964" w14:textId="77777777" w:rsidR="00902ED2" w:rsidRDefault="00902ED2" w:rsidP="00CE3D6C">
      <w:pPr>
        <w:jc w:val="both"/>
        <w:rPr>
          <w:b/>
          <w:bCs/>
          <w:lang w:val="en-US"/>
        </w:rPr>
      </w:pPr>
    </w:p>
    <w:p w14:paraId="44B553CE" w14:textId="7E81E766" w:rsidR="003C50AB" w:rsidRPr="003C50AB" w:rsidRDefault="00CE3D6C" w:rsidP="00CE3D6C">
      <w:pPr>
        <w:jc w:val="both"/>
        <w:rPr>
          <w:b/>
          <w:bCs/>
          <w:lang w:val="uk-UA"/>
        </w:rPr>
      </w:pPr>
      <w:r>
        <w:rPr>
          <w:b/>
          <w:bCs/>
          <w:lang w:val="uk-UA"/>
        </w:rPr>
        <w:t>Задача 0</w:t>
      </w:r>
      <w:r w:rsidR="006C4D89">
        <w:rPr>
          <w:b/>
          <w:bCs/>
          <w:lang w:val="uk-UA"/>
        </w:rPr>
        <w:t>021</w:t>
      </w:r>
      <w:r>
        <w:rPr>
          <w:b/>
          <w:bCs/>
          <w:lang w:val="uk-UA"/>
        </w:rPr>
        <w:t xml:space="preserve"> – </w:t>
      </w:r>
      <w:r>
        <w:rPr>
          <w:b/>
          <w:bCs/>
          <w:lang w:val="en-US"/>
        </w:rPr>
        <w:t>“</w:t>
      </w:r>
      <w:r w:rsidR="006C4D89">
        <w:rPr>
          <w:b/>
          <w:bCs/>
          <w:lang w:val="uk-UA"/>
        </w:rPr>
        <w:t>Депутатські гроші</w:t>
      </w:r>
      <w:r>
        <w:rPr>
          <w:b/>
          <w:bCs/>
          <w:lang w:val="en-US"/>
        </w:rPr>
        <w:t>”</w:t>
      </w:r>
    </w:p>
    <w:p w14:paraId="13D837FB" w14:textId="77E0D44A" w:rsidR="003C50AB" w:rsidRPr="006C4D89" w:rsidRDefault="003C50AB" w:rsidP="006C4D89">
      <w:pPr>
        <w:pStyle w:val="NormalWeb"/>
        <w:spacing w:after="150"/>
        <w:rPr>
          <w:lang w:val="uk-UA"/>
        </w:rPr>
      </w:pPr>
      <w:r w:rsidRPr="007E48A1">
        <w:rPr>
          <w:b/>
          <w:bCs/>
          <w:lang w:val="uk-UA"/>
        </w:rPr>
        <w:t>Умова задачі</w:t>
      </w:r>
      <w:r w:rsidRPr="007E48A1">
        <w:rPr>
          <w:b/>
          <w:bCs/>
          <w:lang w:val="en-US"/>
        </w:rPr>
        <w:t>:</w:t>
      </w:r>
      <w:r>
        <w:rPr>
          <w:lang w:val="en-US"/>
        </w:rPr>
        <w:t xml:space="preserve"> </w:t>
      </w:r>
      <w:r w:rsidR="006C4D89" w:rsidRPr="006C4D89">
        <w:t>Часто-густо громадяни намагаються з’ясувати, наскільки багатими є депутати. Дехто вірить, що матеріальні статки окремих депутатів є необмеженими. Тож уявіть собі депутата,</w:t>
      </w:r>
      <w:r w:rsidR="006C4D89">
        <w:rPr>
          <w:lang w:val="uk-UA"/>
        </w:rPr>
        <w:t xml:space="preserve"> </w:t>
      </w:r>
      <w:r w:rsidR="006C4D89" w:rsidRPr="006C4D89">
        <w:t xml:space="preserve">у якого є необмежена кількість купюр усіх номіналів (1, 2, 5, 10, 20, 50, 100, 200 та 500 гривень). Він хоче придбати подарунок для своєї тещі, що коштує </w:t>
      </w:r>
      <w:r w:rsidR="006C4D89" w:rsidRPr="006C4D89">
        <w:rPr>
          <w:rFonts w:ascii="Cambria Math" w:hAnsi="Cambria Math" w:cs="Cambria Math"/>
        </w:rPr>
        <w:t>𝑛</w:t>
      </w:r>
      <w:r w:rsidR="006C4D89" w:rsidRPr="006C4D89">
        <w:t xml:space="preserve"> гривень. Незважаючи на те, що наш герой-олігарх є нескінченно багатим, він також є нескінченно скупим та педантичним. Саме тому він хоче оплатити покупку готівкою без решти. </w:t>
      </w:r>
      <w:r w:rsidR="006C4D89">
        <w:rPr>
          <w:lang w:val="uk-UA"/>
        </w:rPr>
        <w:t>Я</w:t>
      </w:r>
      <w:r w:rsidR="006C4D89" w:rsidRPr="006C4D89">
        <w:t>ка мінімальна кількість купюр йому для цього знадобиться?</w:t>
      </w:r>
    </w:p>
    <w:p w14:paraId="68E85BD7" w14:textId="78A25E0C" w:rsidR="003C50AB" w:rsidRPr="006C4D89" w:rsidRDefault="003C50AB" w:rsidP="006C4D89">
      <w:pPr>
        <w:pStyle w:val="NormalWeb"/>
        <w:spacing w:after="150"/>
        <w:rPr>
          <w:color w:val="333333"/>
          <w:lang w:val="uk-UA"/>
        </w:rPr>
      </w:pPr>
      <w:r w:rsidRPr="009778F7">
        <w:rPr>
          <w:b/>
          <w:bCs/>
          <w:color w:val="333333"/>
        </w:rPr>
        <w:t>Вхідні дані</w:t>
      </w:r>
      <w:r>
        <w:rPr>
          <w:b/>
          <w:bCs/>
          <w:color w:val="333333"/>
          <w:lang w:val="en-US"/>
        </w:rPr>
        <w:t xml:space="preserve">: </w:t>
      </w:r>
      <w:r w:rsidR="006C4D89" w:rsidRPr="006C4D89">
        <w:rPr>
          <w:color w:val="333333"/>
        </w:rPr>
        <w:t xml:space="preserve">У єдиному рядку задано одне натуральне число </w:t>
      </w:r>
      <w:r w:rsidR="006C4D89" w:rsidRPr="006C4D89">
        <w:rPr>
          <w:rFonts w:ascii="Cambria Math" w:hAnsi="Cambria Math" w:cs="Cambria Math"/>
          <w:color w:val="333333"/>
        </w:rPr>
        <w:t>𝑛</w:t>
      </w:r>
      <w:r w:rsidR="006C4D89" w:rsidRPr="006C4D89">
        <w:rPr>
          <w:color w:val="333333"/>
        </w:rPr>
        <w:t xml:space="preserve"> — вартість подарунку.</w:t>
      </w:r>
    </w:p>
    <w:p w14:paraId="35184822" w14:textId="728AAFBD" w:rsidR="003C50AB" w:rsidRPr="006C4D89" w:rsidRDefault="003C50AB" w:rsidP="006C4D89">
      <w:pPr>
        <w:pStyle w:val="NormalWeb"/>
        <w:spacing w:after="150"/>
        <w:rPr>
          <w:color w:val="333333"/>
          <w:lang w:val="uk-UA"/>
        </w:rPr>
      </w:pPr>
      <w:r w:rsidRPr="009778F7">
        <w:rPr>
          <w:b/>
          <w:bCs/>
          <w:color w:val="333333"/>
        </w:rPr>
        <w:t>Вихідні дані</w:t>
      </w:r>
      <w:r>
        <w:rPr>
          <w:b/>
          <w:bCs/>
          <w:color w:val="333333"/>
        </w:rPr>
        <w:t>:</w:t>
      </w:r>
      <w:r w:rsidR="006C4D89">
        <w:rPr>
          <w:color w:val="333333"/>
          <w:lang w:val="uk-UA"/>
        </w:rPr>
        <w:t xml:space="preserve"> </w:t>
      </w:r>
      <w:r w:rsidR="006C4D89" w:rsidRPr="006C4D89">
        <w:rPr>
          <w:color w:val="333333"/>
        </w:rPr>
        <w:t>У єдиному рядку виведіть одне ціле число — мінімальну кількість купюр, що необхідна для покупки подарунка.</w:t>
      </w:r>
    </w:p>
    <w:p w14:paraId="5033F98A"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586C0"/>
          <w:sz w:val="18"/>
          <w:szCs w:val="18"/>
        </w:rPr>
        <w:t>#include</w:t>
      </w:r>
      <w:r>
        <w:rPr>
          <w:rFonts w:ascii="Menlo" w:hAnsi="Menlo" w:cs="Menlo"/>
          <w:color w:val="569CD6"/>
          <w:sz w:val="18"/>
          <w:szCs w:val="18"/>
        </w:rPr>
        <w:t xml:space="preserve"> </w:t>
      </w:r>
      <w:r>
        <w:rPr>
          <w:rFonts w:ascii="Menlo" w:hAnsi="Menlo" w:cs="Menlo"/>
          <w:color w:val="A5D6FF"/>
          <w:sz w:val="18"/>
          <w:szCs w:val="18"/>
        </w:rPr>
        <w:t>&lt;iostream&gt;</w:t>
      </w:r>
    </w:p>
    <w:p w14:paraId="74F906EF"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586C0"/>
          <w:sz w:val="18"/>
          <w:szCs w:val="18"/>
        </w:rPr>
        <w:t>using</w:t>
      </w:r>
      <w:r>
        <w:rPr>
          <w:rFonts w:ascii="Menlo" w:hAnsi="Menlo" w:cs="Menlo"/>
          <w:color w:val="BBBEBF"/>
          <w:sz w:val="18"/>
          <w:szCs w:val="18"/>
        </w:rPr>
        <w:t xml:space="preserve"> </w:t>
      </w:r>
      <w:r>
        <w:rPr>
          <w:rFonts w:ascii="Menlo" w:hAnsi="Menlo" w:cs="Menlo"/>
          <w:color w:val="FF7B72"/>
          <w:sz w:val="18"/>
          <w:szCs w:val="18"/>
        </w:rPr>
        <w:t>namespace</w:t>
      </w:r>
      <w:r>
        <w:rPr>
          <w:rFonts w:ascii="Menlo" w:hAnsi="Menlo" w:cs="Menlo"/>
          <w:color w:val="BBBEBF"/>
          <w:sz w:val="18"/>
          <w:szCs w:val="18"/>
        </w:rPr>
        <w:t xml:space="preserve"> </w:t>
      </w:r>
      <w:r>
        <w:rPr>
          <w:rFonts w:ascii="Menlo" w:hAnsi="Menlo" w:cs="Menlo"/>
          <w:color w:val="4EC9B0"/>
          <w:sz w:val="18"/>
          <w:szCs w:val="18"/>
        </w:rPr>
        <w:t>std</w:t>
      </w:r>
      <w:r>
        <w:rPr>
          <w:rFonts w:ascii="Menlo" w:hAnsi="Menlo" w:cs="Menlo"/>
          <w:color w:val="BBBEBF"/>
          <w:sz w:val="18"/>
          <w:szCs w:val="18"/>
        </w:rPr>
        <w:t>;</w:t>
      </w:r>
    </w:p>
    <w:p w14:paraId="108BFCEF" w14:textId="77777777" w:rsidR="006C4D89" w:rsidRDefault="006C4D89" w:rsidP="006C4D89">
      <w:pPr>
        <w:shd w:val="clear" w:color="auto" w:fill="121314"/>
        <w:spacing w:line="270" w:lineRule="atLeast"/>
        <w:rPr>
          <w:rFonts w:ascii="Menlo" w:hAnsi="Menlo" w:cs="Menlo"/>
          <w:color w:val="BBBEBF"/>
          <w:sz w:val="18"/>
          <w:szCs w:val="18"/>
        </w:rPr>
      </w:pPr>
    </w:p>
    <w:p w14:paraId="657304E9"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D2A8FF"/>
          <w:sz w:val="18"/>
          <w:szCs w:val="18"/>
        </w:rPr>
        <w:t>main</w:t>
      </w:r>
      <w:r>
        <w:rPr>
          <w:rFonts w:ascii="Menlo" w:hAnsi="Menlo" w:cs="Menlo"/>
          <w:color w:val="BBBEBF"/>
          <w:sz w:val="18"/>
          <w:szCs w:val="18"/>
        </w:rPr>
        <w:t>() {</w:t>
      </w:r>
    </w:p>
    <w:p w14:paraId="08903F4E"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n</w:t>
      </w:r>
      <w:r>
        <w:rPr>
          <w:rFonts w:ascii="Menlo" w:hAnsi="Menlo" w:cs="Menlo"/>
          <w:color w:val="BBBEBF"/>
          <w:sz w:val="18"/>
          <w:szCs w:val="18"/>
        </w:rPr>
        <w:t>;</w:t>
      </w:r>
    </w:p>
    <w:p w14:paraId="20D952F4"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cin</w:t>
      </w:r>
      <w:r>
        <w:rPr>
          <w:rFonts w:ascii="Menlo" w:hAnsi="Menlo" w:cs="Menlo"/>
          <w:color w:val="BBBEBF"/>
          <w:sz w:val="18"/>
          <w:szCs w:val="18"/>
        </w:rPr>
        <w:t xml:space="preserve"> </w:t>
      </w:r>
      <w:r>
        <w:rPr>
          <w:rFonts w:ascii="Menlo" w:hAnsi="Menlo" w:cs="Menlo"/>
          <w:color w:val="D2A8FF"/>
          <w:sz w:val="18"/>
          <w:szCs w:val="18"/>
        </w:rPr>
        <w:t>&gt;&gt;</w:t>
      </w:r>
      <w:r>
        <w:rPr>
          <w:rFonts w:ascii="Menlo" w:hAnsi="Menlo" w:cs="Menlo"/>
          <w:color w:val="BBBEBF"/>
          <w:sz w:val="18"/>
          <w:szCs w:val="18"/>
        </w:rPr>
        <w:t xml:space="preserve"> </w:t>
      </w:r>
      <w:r>
        <w:rPr>
          <w:rFonts w:ascii="Menlo" w:hAnsi="Menlo" w:cs="Menlo"/>
          <w:color w:val="C9D1D9"/>
          <w:sz w:val="18"/>
          <w:szCs w:val="18"/>
        </w:rPr>
        <w:t>n</w:t>
      </w:r>
      <w:r>
        <w:rPr>
          <w:rFonts w:ascii="Menlo" w:hAnsi="Menlo" w:cs="Menlo"/>
          <w:color w:val="BBBEBF"/>
          <w:sz w:val="18"/>
          <w:szCs w:val="18"/>
        </w:rPr>
        <w:t>;</w:t>
      </w:r>
    </w:p>
    <w:p w14:paraId="4C501648" w14:textId="77777777" w:rsidR="006C4D89" w:rsidRDefault="006C4D89" w:rsidP="006C4D89">
      <w:pPr>
        <w:shd w:val="clear" w:color="auto" w:fill="121314"/>
        <w:spacing w:line="270" w:lineRule="atLeast"/>
        <w:rPr>
          <w:rFonts w:ascii="Menlo" w:hAnsi="Menlo" w:cs="Menlo"/>
          <w:color w:val="BBBEBF"/>
          <w:sz w:val="18"/>
          <w:szCs w:val="18"/>
        </w:rPr>
      </w:pPr>
    </w:p>
    <w:p w14:paraId="3773B879"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a</w:t>
      </w:r>
      <w:r>
        <w:rPr>
          <w:rFonts w:ascii="Menlo" w:hAnsi="Menlo" w:cs="Menlo"/>
          <w:color w:val="BBBEBF"/>
          <w:sz w:val="18"/>
          <w:szCs w:val="18"/>
        </w:rPr>
        <w:t>[</w:t>
      </w:r>
      <w:r>
        <w:rPr>
          <w:rFonts w:ascii="Menlo" w:hAnsi="Menlo" w:cs="Menlo"/>
          <w:color w:val="B5CEA8"/>
          <w:sz w:val="18"/>
          <w:szCs w:val="18"/>
        </w:rPr>
        <w:t>9</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w:t>
      </w:r>
      <w:r>
        <w:rPr>
          <w:rFonts w:ascii="Menlo" w:hAnsi="Menlo" w:cs="Menlo"/>
          <w:color w:val="B5CEA8"/>
          <w:sz w:val="18"/>
          <w:szCs w:val="18"/>
        </w:rPr>
        <w:t>500</w:t>
      </w:r>
      <w:r>
        <w:rPr>
          <w:rFonts w:ascii="Menlo" w:hAnsi="Menlo" w:cs="Menlo"/>
          <w:color w:val="C9D1D9"/>
          <w:sz w:val="18"/>
          <w:szCs w:val="18"/>
        </w:rPr>
        <w:t xml:space="preserve">, </w:t>
      </w:r>
      <w:r>
        <w:rPr>
          <w:rFonts w:ascii="Menlo" w:hAnsi="Menlo" w:cs="Menlo"/>
          <w:color w:val="B5CEA8"/>
          <w:sz w:val="18"/>
          <w:szCs w:val="18"/>
        </w:rPr>
        <w:t>200</w:t>
      </w:r>
      <w:r>
        <w:rPr>
          <w:rFonts w:ascii="Menlo" w:hAnsi="Menlo" w:cs="Menlo"/>
          <w:color w:val="C9D1D9"/>
          <w:sz w:val="18"/>
          <w:szCs w:val="18"/>
        </w:rPr>
        <w:t xml:space="preserve">, </w:t>
      </w:r>
      <w:r>
        <w:rPr>
          <w:rFonts w:ascii="Menlo" w:hAnsi="Menlo" w:cs="Menlo"/>
          <w:color w:val="B5CEA8"/>
          <w:sz w:val="18"/>
          <w:szCs w:val="18"/>
        </w:rPr>
        <w:t>100</w:t>
      </w:r>
      <w:r>
        <w:rPr>
          <w:rFonts w:ascii="Menlo" w:hAnsi="Menlo" w:cs="Menlo"/>
          <w:color w:val="C9D1D9"/>
          <w:sz w:val="18"/>
          <w:szCs w:val="18"/>
        </w:rPr>
        <w:t xml:space="preserve">, </w:t>
      </w:r>
      <w:r>
        <w:rPr>
          <w:rFonts w:ascii="Menlo" w:hAnsi="Menlo" w:cs="Menlo"/>
          <w:color w:val="B5CEA8"/>
          <w:sz w:val="18"/>
          <w:szCs w:val="18"/>
        </w:rPr>
        <w:t>50</w:t>
      </w:r>
      <w:r>
        <w:rPr>
          <w:rFonts w:ascii="Menlo" w:hAnsi="Menlo" w:cs="Menlo"/>
          <w:color w:val="C9D1D9"/>
          <w:sz w:val="18"/>
          <w:szCs w:val="18"/>
        </w:rPr>
        <w:t xml:space="preserve">, </w:t>
      </w:r>
      <w:r>
        <w:rPr>
          <w:rFonts w:ascii="Menlo" w:hAnsi="Menlo" w:cs="Menlo"/>
          <w:color w:val="B5CEA8"/>
          <w:sz w:val="18"/>
          <w:szCs w:val="18"/>
        </w:rPr>
        <w:t>20</w:t>
      </w:r>
      <w:r>
        <w:rPr>
          <w:rFonts w:ascii="Menlo" w:hAnsi="Menlo" w:cs="Menlo"/>
          <w:color w:val="C9D1D9"/>
          <w:sz w:val="18"/>
          <w:szCs w:val="18"/>
        </w:rPr>
        <w:t xml:space="preserve">, </w:t>
      </w:r>
      <w:r>
        <w:rPr>
          <w:rFonts w:ascii="Menlo" w:hAnsi="Menlo" w:cs="Menlo"/>
          <w:color w:val="B5CEA8"/>
          <w:sz w:val="18"/>
          <w:szCs w:val="18"/>
        </w:rPr>
        <w:t>10</w:t>
      </w:r>
      <w:r>
        <w:rPr>
          <w:rFonts w:ascii="Menlo" w:hAnsi="Menlo" w:cs="Menlo"/>
          <w:color w:val="C9D1D9"/>
          <w:sz w:val="18"/>
          <w:szCs w:val="18"/>
        </w:rPr>
        <w:t xml:space="preserve">, </w:t>
      </w:r>
      <w:r>
        <w:rPr>
          <w:rFonts w:ascii="Menlo" w:hAnsi="Menlo" w:cs="Menlo"/>
          <w:color w:val="B5CEA8"/>
          <w:sz w:val="18"/>
          <w:szCs w:val="18"/>
        </w:rPr>
        <w:t>5</w:t>
      </w:r>
      <w:r>
        <w:rPr>
          <w:rFonts w:ascii="Menlo" w:hAnsi="Menlo" w:cs="Menlo"/>
          <w:color w:val="C9D1D9"/>
          <w:sz w:val="18"/>
          <w:szCs w:val="18"/>
        </w:rPr>
        <w:t xml:space="preserve">, </w:t>
      </w:r>
      <w:r>
        <w:rPr>
          <w:rFonts w:ascii="Menlo" w:hAnsi="Menlo" w:cs="Menlo"/>
          <w:color w:val="B5CEA8"/>
          <w:sz w:val="18"/>
          <w:szCs w:val="18"/>
        </w:rPr>
        <w:t>2</w:t>
      </w:r>
      <w:r>
        <w:rPr>
          <w:rFonts w:ascii="Menlo" w:hAnsi="Menlo" w:cs="Menlo"/>
          <w:color w:val="C9D1D9"/>
          <w:sz w:val="18"/>
          <w:szCs w:val="18"/>
        </w:rPr>
        <w:t xml:space="preserve">, </w:t>
      </w:r>
      <w:r>
        <w:rPr>
          <w:rFonts w:ascii="Menlo" w:hAnsi="Menlo" w:cs="Menlo"/>
          <w:color w:val="B5CEA8"/>
          <w:sz w:val="18"/>
          <w:szCs w:val="18"/>
        </w:rPr>
        <w:t>1</w:t>
      </w:r>
      <w:r>
        <w:rPr>
          <w:rFonts w:ascii="Menlo" w:hAnsi="Menlo" w:cs="Menlo"/>
          <w:color w:val="C9D1D9"/>
          <w:sz w:val="18"/>
          <w:szCs w:val="18"/>
        </w:rPr>
        <w:t>}</w:t>
      </w:r>
      <w:r>
        <w:rPr>
          <w:rFonts w:ascii="Menlo" w:hAnsi="Menlo" w:cs="Menlo"/>
          <w:color w:val="BBBEBF"/>
          <w:sz w:val="18"/>
          <w:szCs w:val="18"/>
        </w:rPr>
        <w:t>;</w:t>
      </w:r>
    </w:p>
    <w:p w14:paraId="6D78DE82"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k</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w:t>
      </w:r>
    </w:p>
    <w:p w14:paraId="50FD1849" w14:textId="77777777" w:rsidR="006C4D89" w:rsidRDefault="006C4D89" w:rsidP="006C4D89">
      <w:pPr>
        <w:shd w:val="clear" w:color="auto" w:fill="121314"/>
        <w:spacing w:line="270" w:lineRule="atLeast"/>
        <w:rPr>
          <w:rFonts w:ascii="Menlo" w:hAnsi="Menlo" w:cs="Menlo"/>
          <w:color w:val="BBBEBF"/>
          <w:sz w:val="18"/>
          <w:szCs w:val="18"/>
        </w:rPr>
      </w:pPr>
    </w:p>
    <w:p w14:paraId="18999A7D"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FF7B72"/>
          <w:sz w:val="18"/>
          <w:szCs w:val="18"/>
        </w:rPr>
        <w:t>int</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B5CEA8"/>
          <w:sz w:val="18"/>
          <w:szCs w:val="18"/>
        </w:rPr>
        <w:t>9</w:t>
      </w:r>
      <w:r>
        <w:rPr>
          <w:rFonts w:ascii="Menlo" w:hAnsi="Menlo" w:cs="Menlo"/>
          <w:color w:val="BBBEBF"/>
          <w:sz w:val="18"/>
          <w:szCs w:val="18"/>
        </w:rPr>
        <w:t xml:space="preserve">; </w:t>
      </w:r>
      <w:r>
        <w:rPr>
          <w:rFonts w:ascii="Menlo" w:hAnsi="Menlo" w:cs="Menlo"/>
          <w:color w:val="C9D1D9"/>
          <w:sz w:val="18"/>
          <w:szCs w:val="18"/>
        </w:rPr>
        <w:t>i</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C9D1D9"/>
          <w:sz w:val="18"/>
          <w:szCs w:val="18"/>
        </w:rPr>
        <w:t>{</w:t>
      </w:r>
    </w:p>
    <w:p w14:paraId="57C86B73"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k </w:t>
      </w:r>
      <w:r>
        <w:rPr>
          <w:rFonts w:ascii="Menlo" w:hAnsi="Menlo" w:cs="Menlo"/>
          <w:color w:val="D4D4D4"/>
          <w:sz w:val="18"/>
          <w:szCs w:val="18"/>
        </w:rPr>
        <w:t>+=</w:t>
      </w:r>
      <w:r>
        <w:rPr>
          <w:rFonts w:ascii="Menlo" w:hAnsi="Menlo" w:cs="Menlo"/>
          <w:color w:val="C9D1D9"/>
          <w:sz w:val="18"/>
          <w:szCs w:val="18"/>
        </w:rPr>
        <w:t xml:space="preserve"> n </w:t>
      </w:r>
      <w:r>
        <w:rPr>
          <w:rFonts w:ascii="Menlo" w:hAnsi="Menlo" w:cs="Menlo"/>
          <w:color w:val="D4D4D4"/>
          <w:sz w:val="18"/>
          <w:szCs w:val="18"/>
        </w:rPr>
        <w:t>/</w:t>
      </w:r>
      <w:r>
        <w:rPr>
          <w:rFonts w:ascii="Menlo" w:hAnsi="Menlo" w:cs="Menlo"/>
          <w:color w:val="C9D1D9"/>
          <w:sz w:val="18"/>
          <w:szCs w:val="18"/>
        </w:rPr>
        <w:t xml:space="preserve"> a[i];</w:t>
      </w:r>
    </w:p>
    <w:p w14:paraId="3ECF03E7"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n </w:t>
      </w:r>
      <w:r>
        <w:rPr>
          <w:rFonts w:ascii="Menlo" w:hAnsi="Menlo" w:cs="Menlo"/>
          <w:color w:val="D4D4D4"/>
          <w:sz w:val="18"/>
          <w:szCs w:val="18"/>
        </w:rPr>
        <w:t>%=</w:t>
      </w:r>
      <w:r>
        <w:rPr>
          <w:rFonts w:ascii="Menlo" w:hAnsi="Menlo" w:cs="Menlo"/>
          <w:color w:val="C9D1D9"/>
          <w:sz w:val="18"/>
          <w:szCs w:val="18"/>
        </w:rPr>
        <w:t xml:space="preserve"> a[i];</w:t>
      </w:r>
    </w:p>
    <w:p w14:paraId="26D588B1"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C9D1D9"/>
          <w:sz w:val="18"/>
          <w:szCs w:val="18"/>
        </w:rPr>
        <w:t xml:space="preserve">    }</w:t>
      </w:r>
    </w:p>
    <w:p w14:paraId="68E9A49F" w14:textId="77777777" w:rsidR="006C4D89" w:rsidRDefault="006C4D89" w:rsidP="006C4D89">
      <w:pPr>
        <w:shd w:val="clear" w:color="auto" w:fill="121314"/>
        <w:spacing w:line="270" w:lineRule="atLeast"/>
        <w:rPr>
          <w:rFonts w:ascii="Menlo" w:hAnsi="Menlo" w:cs="Menlo"/>
          <w:color w:val="BBBEBF"/>
          <w:sz w:val="18"/>
          <w:szCs w:val="18"/>
        </w:rPr>
      </w:pPr>
    </w:p>
    <w:p w14:paraId="665D5C0C"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cout</w:t>
      </w:r>
      <w:r>
        <w:rPr>
          <w:rFonts w:ascii="Menlo" w:hAnsi="Menlo" w:cs="Menlo"/>
          <w:color w:val="BBBEBF"/>
          <w:sz w:val="18"/>
          <w:szCs w:val="18"/>
        </w:rPr>
        <w:t xml:space="preserve"> </w:t>
      </w:r>
      <w:r>
        <w:rPr>
          <w:rFonts w:ascii="Menlo" w:hAnsi="Menlo" w:cs="Menlo"/>
          <w:color w:val="D2A8FF"/>
          <w:sz w:val="18"/>
          <w:szCs w:val="18"/>
        </w:rPr>
        <w:t>&lt;&lt;</w:t>
      </w:r>
      <w:r>
        <w:rPr>
          <w:rFonts w:ascii="Menlo" w:hAnsi="Menlo" w:cs="Menlo"/>
          <w:color w:val="BBBEBF"/>
          <w:sz w:val="18"/>
          <w:szCs w:val="18"/>
        </w:rPr>
        <w:t xml:space="preserve"> </w:t>
      </w:r>
      <w:r>
        <w:rPr>
          <w:rFonts w:ascii="Menlo" w:hAnsi="Menlo" w:cs="Menlo"/>
          <w:color w:val="C9D1D9"/>
          <w:sz w:val="18"/>
          <w:szCs w:val="18"/>
        </w:rPr>
        <w:t>k</w:t>
      </w:r>
      <w:r>
        <w:rPr>
          <w:rFonts w:ascii="Menlo" w:hAnsi="Menlo" w:cs="Menlo"/>
          <w:color w:val="BBBEBF"/>
          <w:sz w:val="18"/>
          <w:szCs w:val="18"/>
        </w:rPr>
        <w:t>;</w:t>
      </w:r>
    </w:p>
    <w:p w14:paraId="26A134F8" w14:textId="77777777" w:rsidR="006C4D89" w:rsidRDefault="006C4D89" w:rsidP="006C4D89">
      <w:pPr>
        <w:shd w:val="clear" w:color="auto" w:fill="121314"/>
        <w:spacing w:line="270" w:lineRule="atLeast"/>
        <w:rPr>
          <w:rFonts w:ascii="Menlo" w:hAnsi="Menlo" w:cs="Menlo"/>
          <w:color w:val="BBBEBF"/>
          <w:sz w:val="18"/>
          <w:szCs w:val="18"/>
        </w:rPr>
      </w:pPr>
    </w:p>
    <w:p w14:paraId="1179C432" w14:textId="77777777" w:rsidR="006C4D89" w:rsidRDefault="006C4D89" w:rsidP="006C4D89">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B5CEA8"/>
          <w:sz w:val="18"/>
          <w:szCs w:val="18"/>
        </w:rPr>
        <w:t>0</w:t>
      </w:r>
      <w:r>
        <w:rPr>
          <w:rFonts w:ascii="Menlo" w:hAnsi="Menlo" w:cs="Menlo"/>
          <w:color w:val="BBBEBF"/>
          <w:sz w:val="18"/>
          <w:szCs w:val="18"/>
        </w:rPr>
        <w:t>;</w:t>
      </w:r>
    </w:p>
    <w:p w14:paraId="5FA759A6" w14:textId="5559A0E5" w:rsidR="00BD54CB" w:rsidRPr="006C4D89" w:rsidRDefault="006C4D89" w:rsidP="006C4D89">
      <w:pPr>
        <w:shd w:val="clear" w:color="auto" w:fill="121314"/>
        <w:spacing w:line="270" w:lineRule="atLeast"/>
        <w:rPr>
          <w:rFonts w:ascii="Menlo" w:hAnsi="Menlo" w:cs="Menlo"/>
          <w:color w:val="BBBEBF"/>
          <w:sz w:val="18"/>
          <w:szCs w:val="18"/>
          <w:lang w:val="uk-UA"/>
        </w:rPr>
      </w:pPr>
      <w:r>
        <w:rPr>
          <w:rFonts w:ascii="Menlo" w:hAnsi="Menlo" w:cs="Menlo"/>
          <w:color w:val="BBBEBF"/>
          <w:sz w:val="18"/>
          <w:szCs w:val="18"/>
        </w:rPr>
        <w:t>}</w:t>
      </w:r>
    </w:p>
    <w:p w14:paraId="4970B521" w14:textId="6034155B" w:rsidR="00CE3D6C" w:rsidRPr="00BB61AE" w:rsidRDefault="00CE3D6C" w:rsidP="00CE3D6C">
      <w:pPr>
        <w:spacing w:after="200"/>
        <w:jc w:val="center"/>
        <w:rPr>
          <w:i/>
          <w:iCs/>
          <w:color w:val="3D85C6"/>
          <w:sz w:val="20"/>
          <w:szCs w:val="20"/>
          <w:lang w:val="uk-UA"/>
        </w:rPr>
      </w:pPr>
      <w:r>
        <w:rPr>
          <w:i/>
          <w:iCs/>
          <w:color w:val="3D85C6"/>
          <w:sz w:val="20"/>
          <w:szCs w:val="20"/>
        </w:rPr>
        <w:t>Code #</w:t>
      </w:r>
      <w:r w:rsidR="00DF0EC4">
        <w:rPr>
          <w:i/>
          <w:iCs/>
          <w:color w:val="3D85C6"/>
          <w:sz w:val="20"/>
          <w:szCs w:val="20"/>
          <w:lang w:val="uk-UA"/>
        </w:rPr>
        <w:t>6</w:t>
      </w:r>
      <w:r>
        <w:rPr>
          <w:i/>
          <w:iCs/>
          <w:color w:val="3D85C6"/>
          <w:sz w:val="20"/>
          <w:szCs w:val="20"/>
        </w:rPr>
        <w:t xml:space="preserve">. Код до задачі </w:t>
      </w:r>
      <w:r>
        <w:rPr>
          <w:i/>
          <w:iCs/>
          <w:color w:val="3D85C6"/>
          <w:sz w:val="20"/>
          <w:szCs w:val="20"/>
          <w:lang w:val="en-US"/>
        </w:rPr>
        <w:t>“</w:t>
      </w:r>
      <w:r w:rsidR="006C4D89">
        <w:rPr>
          <w:i/>
          <w:iCs/>
          <w:color w:val="3D85C6"/>
          <w:sz w:val="20"/>
          <w:szCs w:val="20"/>
          <w:lang w:val="uk-UA"/>
        </w:rPr>
        <w:t>Депутатські гроші</w:t>
      </w:r>
      <w:r>
        <w:rPr>
          <w:i/>
          <w:iCs/>
          <w:color w:val="3D85C6"/>
          <w:sz w:val="20"/>
          <w:szCs w:val="20"/>
          <w:lang w:val="en-US"/>
        </w:rPr>
        <w:t>”</w:t>
      </w:r>
    </w:p>
    <w:p w14:paraId="5F178D62" w14:textId="4541987D" w:rsidR="007A2C32" w:rsidRDefault="00070EAE" w:rsidP="00BB0C5F">
      <w:pPr>
        <w:rPr>
          <w:color w:val="000000"/>
        </w:rPr>
      </w:pPr>
      <w:r w:rsidRPr="00F85332">
        <w:rPr>
          <w:i/>
          <w:iCs/>
          <w:color w:val="000000"/>
        </w:rPr>
        <w:t>Посилання на файл коду в пулреквесті</w:t>
      </w:r>
      <w:r w:rsidRPr="00F85332">
        <w:rPr>
          <w:color w:val="000000"/>
        </w:rPr>
        <w:t>:</w:t>
      </w:r>
    </w:p>
    <w:p w14:paraId="1AC8C5A5" w14:textId="77777777" w:rsidR="00BD54CB" w:rsidRDefault="00BD54CB" w:rsidP="00BB0C5F">
      <w:pPr>
        <w:rPr>
          <w:color w:val="000000"/>
        </w:rPr>
      </w:pPr>
    </w:p>
    <w:p w14:paraId="5F36F1AC" w14:textId="06EA8C29" w:rsidR="00BD54CB" w:rsidRPr="00DF0EC4" w:rsidRDefault="00DF0EC4" w:rsidP="00BB0C5F">
      <w:pPr>
        <w:rPr>
          <w:color w:val="000000"/>
          <w:lang w:val="uk-UA"/>
        </w:rPr>
      </w:pPr>
      <w:hyperlink r:id="rId43" w:history="1">
        <w:r w:rsidRPr="00213CF1">
          <w:rPr>
            <w:rStyle w:val="Hyperlink"/>
          </w:rPr>
          <w:t>https://github.com/artificial-intelligence-department/ai_programming_playground_2026/pull/429/changes#diff-6953d57b5edf63182c770f563d5fa1dc0a0336d88ac105a83db1348a31afdd00</w:t>
        </w:r>
      </w:hyperlink>
    </w:p>
    <w:p w14:paraId="6A220D59" w14:textId="77777777" w:rsidR="00BB61AE" w:rsidRDefault="00BB61AE" w:rsidP="00BB61AE">
      <w:pPr>
        <w:pStyle w:val="Heading2"/>
        <w:rPr>
          <w:rFonts w:ascii="Times New Roman" w:eastAsia="Times New Roman" w:hAnsi="Times New Roman" w:cs="Times New Roman"/>
          <w:b/>
          <w:bCs/>
          <w:color w:val="000000"/>
          <w:sz w:val="26"/>
          <w:szCs w:val="26"/>
          <w:lang w:val="uk-UA"/>
        </w:rPr>
      </w:pPr>
      <w:r w:rsidRPr="00BB61AE">
        <w:rPr>
          <w:rFonts w:ascii="Times New Roman" w:eastAsia="Times New Roman" w:hAnsi="Times New Roman" w:cs="Times New Roman"/>
          <w:b/>
          <w:bCs/>
          <w:color w:val="000000"/>
          <w:sz w:val="26"/>
          <w:szCs w:val="26"/>
        </w:rPr>
        <w:t>5.</w:t>
      </w:r>
      <w:r w:rsidRPr="00BB61AE">
        <w:rPr>
          <w:rFonts w:ascii="Times New Roman" w:eastAsia="Times New Roman" w:hAnsi="Times New Roman" w:cs="Times New Roman"/>
          <w:b/>
          <w:bCs/>
          <w:color w:val="000000"/>
          <w:sz w:val="26"/>
          <w:szCs w:val="26"/>
        </w:rPr>
        <w:tab/>
        <w:t>Результати виконання завдань, тестування та фактично затрачений час:</w:t>
      </w:r>
    </w:p>
    <w:p w14:paraId="3F7D0C05" w14:textId="2A4C4D08" w:rsidR="00F10ABF" w:rsidRPr="003C50AB" w:rsidRDefault="00F10ABF" w:rsidP="00F10ABF">
      <w:pPr>
        <w:pStyle w:val="Heading2"/>
        <w:spacing w:before="40" w:after="0"/>
        <w:jc w:val="both"/>
        <w:rPr>
          <w:rFonts w:ascii="Times New Roman" w:hAnsi="Times New Roman" w:cs="Times New Roman"/>
          <w:color w:val="000000"/>
          <w:sz w:val="24"/>
          <w:szCs w:val="24"/>
          <w:lang w:val="uk-UA"/>
        </w:rPr>
      </w:pPr>
      <w:r w:rsidRPr="00AD3F02">
        <w:rPr>
          <w:rFonts w:ascii="Times New Roman" w:eastAsia="Times New Roman" w:hAnsi="Times New Roman" w:cs="Times New Roman"/>
          <w:sz w:val="24"/>
          <w:szCs w:val="24"/>
        </w:rPr>
        <w:t>Завдання №1</w:t>
      </w:r>
      <w:r w:rsidRPr="00AD3F02">
        <w:rPr>
          <w:rFonts w:ascii="Times New Roman" w:hAnsi="Times New Roman" w:cs="Times New Roman"/>
          <w:sz w:val="24"/>
          <w:szCs w:val="24"/>
          <w:lang w:val="uk-UA"/>
        </w:rPr>
        <w:t xml:space="preserve"> </w:t>
      </w:r>
      <w:proofErr w:type="spellStart"/>
      <w:r w:rsidRPr="00AD3F02">
        <w:rPr>
          <w:rFonts w:ascii="Times New Roman" w:hAnsi="Times New Roman" w:cs="Times New Roman"/>
          <w:color w:val="000000"/>
          <w:sz w:val="24"/>
          <w:szCs w:val="24"/>
        </w:rPr>
        <w:t>Lab</w:t>
      </w:r>
      <w:proofErr w:type="spellEnd"/>
      <w:r w:rsidRPr="00AD3F02">
        <w:rPr>
          <w:rFonts w:ascii="Times New Roman" w:hAnsi="Times New Roman" w:cs="Times New Roman"/>
          <w:color w:val="000000"/>
          <w:sz w:val="24"/>
          <w:szCs w:val="24"/>
        </w:rPr>
        <w:t xml:space="preserve"># </w:t>
      </w:r>
      <w:proofErr w:type="spellStart"/>
      <w:r w:rsidRPr="00AD3F02">
        <w:rPr>
          <w:rFonts w:ascii="Times New Roman" w:hAnsi="Times New Roman" w:cs="Times New Roman"/>
          <w:color w:val="000000"/>
          <w:sz w:val="24"/>
          <w:szCs w:val="24"/>
        </w:rPr>
        <w:t>programming</w:t>
      </w:r>
      <w:proofErr w:type="spellEnd"/>
      <w:r w:rsidRPr="00AD3F02">
        <w:rPr>
          <w:rFonts w:ascii="Times New Roman" w:hAnsi="Times New Roman" w:cs="Times New Roman"/>
          <w:color w:val="000000"/>
          <w:sz w:val="24"/>
          <w:szCs w:val="24"/>
        </w:rPr>
        <w:t xml:space="preserve">: </w:t>
      </w:r>
      <w:proofErr w:type="spellStart"/>
      <w:r w:rsidRPr="00AD3F02">
        <w:rPr>
          <w:rFonts w:ascii="Times New Roman" w:hAnsi="Times New Roman" w:cs="Times New Roman"/>
          <w:color w:val="000000"/>
          <w:sz w:val="24"/>
          <w:szCs w:val="24"/>
        </w:rPr>
        <w:t>Lab</w:t>
      </w:r>
      <w:proofErr w:type="spellEnd"/>
      <w:r w:rsidRPr="00AD3F02">
        <w:rPr>
          <w:rFonts w:ascii="Times New Roman" w:hAnsi="Times New Roman" w:cs="Times New Roman"/>
          <w:color w:val="000000"/>
          <w:sz w:val="24"/>
          <w:szCs w:val="24"/>
        </w:rPr>
        <w:t xml:space="preserve"> </w:t>
      </w:r>
      <w:r w:rsidR="003C50AB">
        <w:rPr>
          <w:rFonts w:ascii="Times New Roman" w:hAnsi="Times New Roman" w:cs="Times New Roman"/>
          <w:color w:val="000000"/>
          <w:sz w:val="24"/>
          <w:szCs w:val="24"/>
          <w:lang w:val="uk-UA"/>
        </w:rPr>
        <w:t>2</w:t>
      </w:r>
    </w:p>
    <w:p w14:paraId="46F9A7E0" w14:textId="77777777" w:rsidR="00F10ABF" w:rsidRPr="00F10ABF" w:rsidRDefault="00F10ABF" w:rsidP="00F10ABF">
      <w:pPr>
        <w:rPr>
          <w:lang w:val="uk-UA"/>
        </w:rPr>
      </w:pPr>
    </w:p>
    <w:p w14:paraId="0F7CBD76" w14:textId="107C5BB0" w:rsidR="00F10ABF" w:rsidRDefault="006C4D89" w:rsidP="00F85332">
      <w:pPr>
        <w:rPr>
          <w:lang w:val="uk-UA"/>
        </w:rPr>
      </w:pPr>
      <w:r>
        <w:rPr>
          <w:noProof/>
          <w:lang w:val="uk-UA"/>
        </w:rPr>
        <w:drawing>
          <wp:inline distT="0" distB="0" distL="0" distR="0" wp14:anchorId="0DD63479" wp14:editId="0E9BDA25">
            <wp:extent cx="5733415" cy="520065"/>
            <wp:effectExtent l="0" t="0" r="0" b="635"/>
            <wp:docPr id="2086242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42729" name="Picture 208624272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3415" cy="520065"/>
                    </a:xfrm>
                    <a:prstGeom prst="rect">
                      <a:avLst/>
                    </a:prstGeom>
                  </pic:spPr>
                </pic:pic>
              </a:graphicData>
            </a:graphic>
          </wp:inline>
        </w:drawing>
      </w:r>
    </w:p>
    <w:p w14:paraId="1DE1EDD5" w14:textId="77777777" w:rsidR="00F10ABF" w:rsidRDefault="00F10ABF" w:rsidP="00F85332">
      <w:pPr>
        <w:rPr>
          <w:lang w:val="uk-UA"/>
        </w:rPr>
      </w:pPr>
    </w:p>
    <w:p w14:paraId="331E5119" w14:textId="5A420593" w:rsidR="00F10ABF" w:rsidRDefault="00F10ABF" w:rsidP="00F10ABF">
      <w:pPr>
        <w:ind w:left="720"/>
        <w:jc w:val="center"/>
        <w:rPr>
          <w:lang w:val="uk-UA"/>
        </w:rPr>
      </w:pPr>
      <w:r>
        <w:rPr>
          <w:i/>
          <w:iCs/>
          <w:color w:val="3D85C6"/>
          <w:sz w:val="20"/>
          <w:szCs w:val="20"/>
        </w:rPr>
        <w:t xml:space="preserve">Рис </w:t>
      </w:r>
      <w:r w:rsidR="00A07915">
        <w:rPr>
          <w:i/>
          <w:iCs/>
          <w:color w:val="3D85C6"/>
          <w:sz w:val="20"/>
          <w:szCs w:val="20"/>
          <w:lang w:val="en-US"/>
        </w:rPr>
        <w:t>3</w:t>
      </w:r>
      <w:r>
        <w:rPr>
          <w:i/>
          <w:iCs/>
          <w:color w:val="3D85C6"/>
          <w:sz w:val="20"/>
          <w:szCs w:val="20"/>
        </w:rPr>
        <w:t>. Виконання програми</w:t>
      </w:r>
      <w:r>
        <w:rPr>
          <w:i/>
          <w:iCs/>
          <w:color w:val="3D85C6"/>
          <w:sz w:val="20"/>
          <w:szCs w:val="20"/>
          <w:lang w:val="uk-UA"/>
        </w:rPr>
        <w:t xml:space="preserve"> Лабораторної роботи №</w:t>
      </w:r>
      <w:r w:rsidR="00902ED2">
        <w:rPr>
          <w:i/>
          <w:iCs/>
          <w:color w:val="3D85C6"/>
          <w:sz w:val="20"/>
          <w:szCs w:val="20"/>
          <w:lang w:val="uk-UA"/>
        </w:rPr>
        <w:t>2</w:t>
      </w:r>
      <w:r>
        <w:rPr>
          <w:i/>
          <w:iCs/>
          <w:color w:val="3D85C6"/>
          <w:sz w:val="20"/>
          <w:szCs w:val="20"/>
          <w:lang w:val="uk-UA"/>
        </w:rPr>
        <w:t xml:space="preserve">. </w:t>
      </w:r>
    </w:p>
    <w:p w14:paraId="71F9D2BB" w14:textId="77777777" w:rsidR="00F10ABF" w:rsidRDefault="00F10ABF" w:rsidP="00F85332">
      <w:pPr>
        <w:rPr>
          <w:lang w:val="uk-UA"/>
        </w:rPr>
      </w:pPr>
    </w:p>
    <w:p w14:paraId="34A2D76F" w14:textId="1429472A" w:rsidR="00F10ABF" w:rsidRDefault="00A31B93" w:rsidP="00A31B93">
      <w:pPr>
        <w:spacing w:after="200"/>
        <w:jc w:val="both"/>
        <w:rPr>
          <w:lang w:val="uk-UA"/>
        </w:rPr>
      </w:pPr>
      <w:r>
        <w:t xml:space="preserve">Час затрачений на виконання завдання: </w:t>
      </w:r>
      <w:r w:rsidR="006C4D89">
        <w:rPr>
          <w:lang w:val="uk-UA"/>
        </w:rPr>
        <w:t>45 хвилин</w:t>
      </w:r>
      <w:r>
        <w:rPr>
          <w:lang w:val="uk-UA"/>
        </w:rPr>
        <w:t>.</w:t>
      </w:r>
    </w:p>
    <w:p w14:paraId="24C6AA3D" w14:textId="77777777" w:rsidR="00902ED2" w:rsidRDefault="00902ED2" w:rsidP="00971F12">
      <w:pPr>
        <w:rPr>
          <w:lang w:val="uk-UA"/>
        </w:rPr>
      </w:pPr>
    </w:p>
    <w:p w14:paraId="7BE8FCE8" w14:textId="69CE274D" w:rsidR="00971F12" w:rsidRPr="003C50AB" w:rsidRDefault="00971F12" w:rsidP="00971F12">
      <w:pPr>
        <w:rPr>
          <w:shd w:val="clear" w:color="auto" w:fill="FFF2CC"/>
          <w:lang w:val="uk-UA"/>
        </w:rPr>
      </w:pPr>
      <w:r w:rsidRPr="00AD3F02">
        <w:t>Завдання №2</w:t>
      </w:r>
      <w:r>
        <w:rPr>
          <w:lang w:val="uk-UA"/>
        </w:rPr>
        <w:t xml:space="preserve"> </w:t>
      </w:r>
      <w:r w:rsidRPr="00AD3F02">
        <w:rPr>
          <w:color w:val="000000"/>
        </w:rPr>
        <w:t xml:space="preserve">Lab# programming: Lab </w:t>
      </w:r>
      <w:r w:rsidR="003C50AB">
        <w:rPr>
          <w:color w:val="000000"/>
          <w:lang w:val="uk-UA"/>
        </w:rPr>
        <w:t>3</w:t>
      </w:r>
    </w:p>
    <w:p w14:paraId="48FB0C9F" w14:textId="77777777" w:rsidR="00F10ABF" w:rsidRPr="00971F12" w:rsidRDefault="00F10ABF" w:rsidP="00F85332">
      <w:pPr>
        <w:rPr>
          <w:lang w:val="en-US"/>
        </w:rPr>
      </w:pPr>
    </w:p>
    <w:p w14:paraId="5F63BB0F" w14:textId="51ADB744" w:rsidR="00971F12" w:rsidRDefault="00902ED2" w:rsidP="00F85332">
      <w:pPr>
        <w:rPr>
          <w:lang w:val="en-US"/>
        </w:rPr>
      </w:pPr>
      <w:r>
        <w:rPr>
          <w:noProof/>
          <w:lang w:val="en-US"/>
        </w:rPr>
        <w:drawing>
          <wp:inline distT="0" distB="0" distL="0" distR="0" wp14:anchorId="105C7D01" wp14:editId="28E8362F">
            <wp:extent cx="5733415" cy="1646555"/>
            <wp:effectExtent l="0" t="0" r="0" b="4445"/>
            <wp:docPr id="1409873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73023" name="Picture 140987302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3415" cy="1646555"/>
                    </a:xfrm>
                    <a:prstGeom prst="rect">
                      <a:avLst/>
                    </a:prstGeom>
                  </pic:spPr>
                </pic:pic>
              </a:graphicData>
            </a:graphic>
          </wp:inline>
        </w:drawing>
      </w:r>
    </w:p>
    <w:p w14:paraId="315AB9B4" w14:textId="77777777" w:rsidR="00971F12" w:rsidRDefault="00971F12" w:rsidP="00971F12">
      <w:pPr>
        <w:ind w:left="720"/>
        <w:jc w:val="center"/>
        <w:rPr>
          <w:i/>
          <w:iCs/>
          <w:color w:val="3D85C6"/>
          <w:sz w:val="20"/>
          <w:szCs w:val="20"/>
        </w:rPr>
      </w:pPr>
    </w:p>
    <w:p w14:paraId="537F7797" w14:textId="18035F27" w:rsidR="00971F12" w:rsidRDefault="00971F12" w:rsidP="00971F12">
      <w:pPr>
        <w:ind w:left="720"/>
        <w:jc w:val="center"/>
        <w:rPr>
          <w:lang w:val="uk-UA"/>
        </w:rPr>
      </w:pPr>
      <w:r>
        <w:rPr>
          <w:i/>
          <w:iCs/>
          <w:color w:val="3D85C6"/>
          <w:sz w:val="20"/>
          <w:szCs w:val="20"/>
        </w:rPr>
        <w:t>Рис</w:t>
      </w:r>
      <w:r w:rsidR="00A07915">
        <w:rPr>
          <w:i/>
          <w:iCs/>
          <w:color w:val="3D85C6"/>
          <w:sz w:val="20"/>
          <w:szCs w:val="20"/>
        </w:rPr>
        <w:t xml:space="preserve"> 4</w:t>
      </w:r>
      <w:r>
        <w:rPr>
          <w:i/>
          <w:iCs/>
          <w:color w:val="3D85C6"/>
          <w:sz w:val="20"/>
          <w:szCs w:val="20"/>
        </w:rPr>
        <w:t>. Виконання програми</w:t>
      </w:r>
      <w:r>
        <w:rPr>
          <w:i/>
          <w:iCs/>
          <w:color w:val="3D85C6"/>
          <w:sz w:val="20"/>
          <w:szCs w:val="20"/>
          <w:lang w:val="uk-UA"/>
        </w:rPr>
        <w:t xml:space="preserve"> Лабораторної роботи №</w:t>
      </w:r>
      <w:r w:rsidR="00902ED2">
        <w:rPr>
          <w:i/>
          <w:iCs/>
          <w:color w:val="3D85C6"/>
          <w:sz w:val="20"/>
          <w:szCs w:val="20"/>
          <w:lang w:val="uk-UA"/>
        </w:rPr>
        <w:t>3.</w:t>
      </w:r>
    </w:p>
    <w:p w14:paraId="421B0648" w14:textId="77777777" w:rsidR="00070EAE" w:rsidRPr="000613AB" w:rsidRDefault="00070EAE" w:rsidP="00F85332">
      <w:pPr>
        <w:rPr>
          <w:lang w:val="uk-UA"/>
        </w:rPr>
      </w:pPr>
    </w:p>
    <w:p w14:paraId="0CEDE35F" w14:textId="54660B59" w:rsidR="00BD54CB" w:rsidRPr="00902ED2" w:rsidRDefault="00B449CF" w:rsidP="00902ED2">
      <w:pPr>
        <w:spacing w:after="200"/>
        <w:jc w:val="both"/>
        <w:rPr>
          <w:lang w:val="uk-UA"/>
        </w:rPr>
      </w:pPr>
      <w:r>
        <w:t xml:space="preserve">Час затрачений на виконання завдання: </w:t>
      </w:r>
      <w:r>
        <w:rPr>
          <w:lang w:val="uk-UA"/>
        </w:rPr>
        <w:t>1</w:t>
      </w:r>
      <w:r>
        <w:t xml:space="preserve"> </w:t>
      </w:r>
      <w:r>
        <w:rPr>
          <w:lang w:val="uk-UA"/>
        </w:rPr>
        <w:t>година 30 хвилин.</w:t>
      </w:r>
    </w:p>
    <w:p w14:paraId="19521862" w14:textId="77777777" w:rsidR="00BD54CB" w:rsidRDefault="00BD54CB" w:rsidP="00C617A5"/>
    <w:p w14:paraId="41D969AE" w14:textId="42DD9AB6" w:rsidR="00C617A5" w:rsidRDefault="00C617A5" w:rsidP="00C617A5">
      <w:r w:rsidRPr="00AD3F02">
        <w:t>Завдання №</w:t>
      </w:r>
      <w:r w:rsidRPr="00AD3F02">
        <w:rPr>
          <w:lang w:val="uk-UA"/>
        </w:rPr>
        <w:t xml:space="preserve">3 </w:t>
      </w:r>
      <w:r w:rsidR="003C50AB" w:rsidRPr="003A000D">
        <w:t>Practice# programming: Class Practice Task</w:t>
      </w:r>
    </w:p>
    <w:p w14:paraId="0B30187D" w14:textId="3D9C3B52" w:rsidR="00971F12" w:rsidRDefault="00902ED2" w:rsidP="00F85332">
      <w:pPr>
        <w:rPr>
          <w:lang w:val="en-US"/>
        </w:rPr>
      </w:pPr>
      <w:r>
        <w:rPr>
          <w:noProof/>
          <w:lang w:val="en-US"/>
        </w:rPr>
        <w:lastRenderedPageBreak/>
        <w:drawing>
          <wp:inline distT="0" distB="0" distL="0" distR="0" wp14:anchorId="2D9C8F55" wp14:editId="4DAAB4D5">
            <wp:extent cx="5733415" cy="5059045"/>
            <wp:effectExtent l="0" t="0" r="0" b="0"/>
            <wp:docPr id="132726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6602" name="Picture 13272660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3415" cy="5059045"/>
                    </a:xfrm>
                    <a:prstGeom prst="rect">
                      <a:avLst/>
                    </a:prstGeom>
                  </pic:spPr>
                </pic:pic>
              </a:graphicData>
            </a:graphic>
          </wp:inline>
        </w:drawing>
      </w:r>
    </w:p>
    <w:p w14:paraId="2BD8702C" w14:textId="1BD62B00" w:rsidR="00902ED2" w:rsidRDefault="00902ED2" w:rsidP="00F85332">
      <w:pPr>
        <w:rPr>
          <w:lang w:val="en-US"/>
        </w:rPr>
      </w:pPr>
      <w:r>
        <w:rPr>
          <w:noProof/>
          <w:lang w:val="en-US"/>
        </w:rPr>
        <w:lastRenderedPageBreak/>
        <w:drawing>
          <wp:inline distT="0" distB="0" distL="0" distR="0" wp14:anchorId="023C5494" wp14:editId="46914256">
            <wp:extent cx="5733415" cy="5270500"/>
            <wp:effectExtent l="0" t="0" r="0" b="0"/>
            <wp:docPr id="1692636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36384" name="Picture 169263638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3415" cy="5270500"/>
                    </a:xfrm>
                    <a:prstGeom prst="rect">
                      <a:avLst/>
                    </a:prstGeom>
                  </pic:spPr>
                </pic:pic>
              </a:graphicData>
            </a:graphic>
          </wp:inline>
        </w:drawing>
      </w:r>
    </w:p>
    <w:p w14:paraId="6002A7AD" w14:textId="77777777" w:rsidR="00C617A5" w:rsidRDefault="00C617A5" w:rsidP="00F85332">
      <w:pPr>
        <w:rPr>
          <w:lang w:val="en-US"/>
        </w:rPr>
      </w:pPr>
    </w:p>
    <w:p w14:paraId="166D517E" w14:textId="4551A5AA" w:rsidR="00C617A5" w:rsidRDefault="00C617A5" w:rsidP="00C617A5">
      <w:pPr>
        <w:ind w:left="720"/>
        <w:jc w:val="center"/>
        <w:rPr>
          <w:lang w:val="uk-UA"/>
        </w:rPr>
      </w:pPr>
      <w:r>
        <w:rPr>
          <w:i/>
          <w:iCs/>
          <w:color w:val="3D85C6"/>
          <w:sz w:val="20"/>
          <w:szCs w:val="20"/>
        </w:rPr>
        <w:t xml:space="preserve">Рис </w:t>
      </w:r>
      <w:r w:rsidR="00A07915">
        <w:rPr>
          <w:i/>
          <w:iCs/>
          <w:color w:val="3D85C6"/>
          <w:sz w:val="20"/>
          <w:szCs w:val="20"/>
          <w:lang w:val="en-US"/>
        </w:rPr>
        <w:t>5</w:t>
      </w:r>
      <w:r>
        <w:rPr>
          <w:i/>
          <w:iCs/>
          <w:color w:val="3D85C6"/>
          <w:sz w:val="20"/>
          <w:szCs w:val="20"/>
        </w:rPr>
        <w:t>. Виконання програми</w:t>
      </w:r>
      <w:r>
        <w:rPr>
          <w:i/>
          <w:iCs/>
          <w:color w:val="3D85C6"/>
          <w:sz w:val="20"/>
          <w:szCs w:val="20"/>
          <w:lang w:val="uk-UA"/>
        </w:rPr>
        <w:t xml:space="preserve"> </w:t>
      </w:r>
      <w:r w:rsidR="00902ED2">
        <w:rPr>
          <w:i/>
          <w:iCs/>
          <w:color w:val="3D85C6"/>
          <w:sz w:val="20"/>
          <w:szCs w:val="20"/>
        </w:rPr>
        <w:t>Class Practice Task</w:t>
      </w:r>
      <w:r>
        <w:rPr>
          <w:i/>
          <w:iCs/>
          <w:color w:val="3D85C6"/>
          <w:sz w:val="20"/>
          <w:szCs w:val="20"/>
          <w:lang w:val="uk-UA"/>
        </w:rPr>
        <w:t>.</w:t>
      </w:r>
    </w:p>
    <w:p w14:paraId="2B4BCFBD" w14:textId="77777777" w:rsidR="00C617A5" w:rsidRPr="00C617A5" w:rsidRDefault="00C617A5" w:rsidP="00C617A5">
      <w:pPr>
        <w:jc w:val="center"/>
        <w:rPr>
          <w:lang w:val="en-US"/>
        </w:rPr>
      </w:pPr>
    </w:p>
    <w:p w14:paraId="60EA5C14" w14:textId="0AF0E227" w:rsidR="00C617A5" w:rsidRPr="00902ED2" w:rsidRDefault="00C617A5" w:rsidP="00C617A5">
      <w:pPr>
        <w:spacing w:after="200"/>
        <w:jc w:val="both"/>
        <w:rPr>
          <w:lang w:val="en-US"/>
        </w:rPr>
      </w:pPr>
      <w:r>
        <w:t xml:space="preserve">Час затрачений на виконання завдання: </w:t>
      </w:r>
      <w:r w:rsidR="00902ED2">
        <w:rPr>
          <w:lang w:val="uk-UA"/>
        </w:rPr>
        <w:t>7 годин</w:t>
      </w:r>
    </w:p>
    <w:p w14:paraId="7CB9315D" w14:textId="77777777" w:rsidR="001366D1" w:rsidRDefault="001366D1" w:rsidP="001366D1">
      <w:pPr>
        <w:rPr>
          <w:lang w:val="uk-UA"/>
        </w:rPr>
      </w:pPr>
    </w:p>
    <w:p w14:paraId="5F1D716B" w14:textId="43C20569" w:rsidR="001366D1" w:rsidRDefault="001366D1" w:rsidP="001366D1">
      <w:pPr>
        <w:rPr>
          <w:lang w:val="uk-UA"/>
        </w:rPr>
      </w:pPr>
      <w:r w:rsidRPr="00AD3F02">
        <w:t>Завдання №</w:t>
      </w:r>
      <w:r w:rsidR="003C50AB">
        <w:rPr>
          <w:lang w:val="uk-UA"/>
        </w:rPr>
        <w:t>4</w:t>
      </w:r>
      <w:r>
        <w:rPr>
          <w:lang w:val="uk-UA"/>
        </w:rPr>
        <w:t xml:space="preserve"> </w:t>
      </w:r>
      <w:r w:rsidR="003C50AB" w:rsidRPr="003A000D">
        <w:rPr>
          <w:color w:val="000000"/>
        </w:rPr>
        <w:t>Practice# programming:  Self Practice Task</w:t>
      </w:r>
    </w:p>
    <w:p w14:paraId="78FF7FB9" w14:textId="77777777" w:rsidR="00902ED2" w:rsidRPr="003C50AB" w:rsidRDefault="00902ED2" w:rsidP="00902ED2">
      <w:pPr>
        <w:jc w:val="both"/>
        <w:rPr>
          <w:b/>
          <w:bCs/>
          <w:lang w:val="uk-UA"/>
        </w:rPr>
      </w:pPr>
      <w:r>
        <w:rPr>
          <w:b/>
          <w:bCs/>
          <w:lang w:val="uk-UA"/>
        </w:rPr>
        <w:t xml:space="preserve">Задача 0824 – </w:t>
      </w:r>
      <w:r>
        <w:rPr>
          <w:b/>
          <w:bCs/>
          <w:lang w:val="en-US"/>
        </w:rPr>
        <w:t>“</w:t>
      </w:r>
      <w:r>
        <w:rPr>
          <w:b/>
          <w:bCs/>
          <w:lang w:val="uk-UA"/>
        </w:rPr>
        <w:t>Баскетболіст</w:t>
      </w:r>
      <w:r>
        <w:rPr>
          <w:b/>
          <w:bCs/>
          <w:lang w:val="en-US"/>
        </w:rPr>
        <w:t>”</w:t>
      </w:r>
    </w:p>
    <w:p w14:paraId="446F47D7" w14:textId="77777777" w:rsidR="0054749F" w:rsidRDefault="0054749F" w:rsidP="001366D1">
      <w:pPr>
        <w:rPr>
          <w:lang w:val="uk-UA"/>
        </w:rPr>
      </w:pPr>
    </w:p>
    <w:p w14:paraId="0916481D" w14:textId="0099A571" w:rsidR="0054749F" w:rsidRPr="0054749F" w:rsidRDefault="00C66EEC" w:rsidP="001366D1">
      <w:pPr>
        <w:rPr>
          <w:shd w:val="clear" w:color="auto" w:fill="FFF2CC"/>
          <w:lang w:val="uk-UA"/>
        </w:rPr>
      </w:pPr>
      <w:r>
        <w:rPr>
          <w:noProof/>
          <w:shd w:val="clear" w:color="auto" w:fill="FFF2CC"/>
          <w:lang w:val="uk-UA"/>
        </w:rPr>
        <w:drawing>
          <wp:inline distT="0" distB="0" distL="0" distR="0" wp14:anchorId="216CA270" wp14:editId="22384067">
            <wp:extent cx="5733415" cy="371475"/>
            <wp:effectExtent l="0" t="0" r="0" b="0"/>
            <wp:docPr id="9088164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6450" name="Picture 90881645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3415" cy="371475"/>
                    </a:xfrm>
                    <a:prstGeom prst="rect">
                      <a:avLst/>
                    </a:prstGeom>
                  </pic:spPr>
                </pic:pic>
              </a:graphicData>
            </a:graphic>
          </wp:inline>
        </w:drawing>
      </w:r>
    </w:p>
    <w:p w14:paraId="1AE4F23C" w14:textId="0D3F2854" w:rsidR="0054749F" w:rsidRPr="00537EB3" w:rsidRDefault="0054749F" w:rsidP="0054749F">
      <w:pPr>
        <w:ind w:left="720"/>
        <w:jc w:val="center"/>
        <w:rPr>
          <w:i/>
          <w:iCs/>
          <w:color w:val="3D85C6"/>
          <w:sz w:val="20"/>
          <w:szCs w:val="20"/>
          <w:lang w:val="en-US"/>
        </w:rPr>
      </w:pPr>
      <w:r>
        <w:rPr>
          <w:i/>
          <w:iCs/>
          <w:color w:val="3D85C6"/>
          <w:sz w:val="20"/>
          <w:szCs w:val="20"/>
        </w:rPr>
        <w:t xml:space="preserve">Рис </w:t>
      </w:r>
      <w:r w:rsidR="00DF0EC4">
        <w:rPr>
          <w:i/>
          <w:iCs/>
          <w:color w:val="3D85C6"/>
          <w:sz w:val="20"/>
          <w:szCs w:val="20"/>
          <w:lang w:val="uk-UA"/>
        </w:rPr>
        <w:t>6</w:t>
      </w:r>
      <w:r>
        <w:rPr>
          <w:i/>
          <w:iCs/>
          <w:color w:val="3D85C6"/>
          <w:sz w:val="20"/>
          <w:szCs w:val="20"/>
        </w:rPr>
        <w:t xml:space="preserve">. </w:t>
      </w:r>
      <w:r>
        <w:rPr>
          <w:i/>
          <w:iCs/>
          <w:color w:val="3D85C6"/>
          <w:sz w:val="20"/>
          <w:szCs w:val="20"/>
          <w:lang w:val="uk-UA"/>
        </w:rPr>
        <w:t xml:space="preserve">Приклад роботи </w:t>
      </w:r>
      <w:r w:rsidR="00537EB3">
        <w:rPr>
          <w:i/>
          <w:iCs/>
          <w:color w:val="3D85C6"/>
          <w:sz w:val="20"/>
          <w:szCs w:val="20"/>
          <w:lang w:val="uk-UA"/>
        </w:rPr>
        <w:t xml:space="preserve">задачі </w:t>
      </w:r>
      <w:r w:rsidR="00537EB3">
        <w:rPr>
          <w:i/>
          <w:iCs/>
          <w:color w:val="3D85C6"/>
          <w:sz w:val="20"/>
          <w:szCs w:val="20"/>
          <w:lang w:val="en-US"/>
        </w:rPr>
        <w:t>“</w:t>
      </w:r>
      <w:r w:rsidR="00902ED2" w:rsidRPr="00902ED2">
        <w:rPr>
          <w:i/>
          <w:iCs/>
          <w:color w:val="3D85C6"/>
          <w:sz w:val="20"/>
          <w:szCs w:val="20"/>
          <w:lang w:val="uk-UA"/>
        </w:rPr>
        <w:t>Баскетболіст</w:t>
      </w:r>
      <w:r w:rsidR="00537EB3">
        <w:rPr>
          <w:i/>
          <w:iCs/>
          <w:color w:val="3D85C6"/>
          <w:sz w:val="20"/>
          <w:szCs w:val="20"/>
          <w:lang w:val="en-US"/>
        </w:rPr>
        <w:t>”</w:t>
      </w:r>
    </w:p>
    <w:p w14:paraId="42B8AB45" w14:textId="76CFB478" w:rsidR="00215C6E" w:rsidRDefault="00215C6E" w:rsidP="00215C6E">
      <w:pPr>
        <w:spacing w:after="200"/>
        <w:jc w:val="both"/>
        <w:rPr>
          <w:lang w:val="uk-UA"/>
        </w:rPr>
      </w:pPr>
      <w:r>
        <w:t xml:space="preserve">Час затрачений на виконання завдання: </w:t>
      </w:r>
      <w:r>
        <w:rPr>
          <w:lang w:val="uk-UA"/>
        </w:rPr>
        <w:t>20</w:t>
      </w:r>
      <w:r>
        <w:t xml:space="preserve"> </w:t>
      </w:r>
      <w:r>
        <w:rPr>
          <w:lang w:val="uk-UA"/>
        </w:rPr>
        <w:t>хвилин</w:t>
      </w:r>
    </w:p>
    <w:p w14:paraId="577D548C" w14:textId="7FD7D598" w:rsidR="00902ED2" w:rsidRPr="00902ED2" w:rsidRDefault="00902ED2" w:rsidP="00902ED2">
      <w:pPr>
        <w:jc w:val="both"/>
        <w:rPr>
          <w:b/>
          <w:bCs/>
          <w:lang w:val="en-US"/>
        </w:rPr>
      </w:pPr>
      <w:r>
        <w:rPr>
          <w:b/>
          <w:bCs/>
          <w:lang w:val="uk-UA"/>
        </w:rPr>
        <w:t xml:space="preserve">Задача 0011 – </w:t>
      </w:r>
      <w:r>
        <w:rPr>
          <w:b/>
          <w:bCs/>
          <w:lang w:val="en-US"/>
        </w:rPr>
        <w:t>“</w:t>
      </w:r>
      <w:r>
        <w:rPr>
          <w:b/>
          <w:bCs/>
          <w:lang w:val="uk-UA"/>
        </w:rPr>
        <w:t>Марічка і печиво</w:t>
      </w:r>
      <w:r>
        <w:rPr>
          <w:b/>
          <w:bCs/>
          <w:lang w:val="en-US"/>
        </w:rPr>
        <w:t>”</w:t>
      </w:r>
    </w:p>
    <w:p w14:paraId="6145B585" w14:textId="7E21637C" w:rsidR="006049CF" w:rsidRDefault="006049CF" w:rsidP="006049CF">
      <w:pPr>
        <w:jc w:val="both"/>
        <w:rPr>
          <w:b/>
          <w:bCs/>
          <w:lang w:val="uk-UA"/>
        </w:rPr>
      </w:pPr>
    </w:p>
    <w:p w14:paraId="00082D62" w14:textId="146502CB" w:rsidR="00E744FF" w:rsidRPr="00C66EEC" w:rsidRDefault="00C66EEC" w:rsidP="00C66EEC">
      <w:pPr>
        <w:spacing w:after="200"/>
        <w:jc w:val="center"/>
        <w:rPr>
          <w:lang w:val="en-US"/>
        </w:rPr>
      </w:pPr>
      <w:r>
        <w:rPr>
          <w:noProof/>
          <w:lang w:val="uk-UA"/>
        </w:rPr>
        <w:drawing>
          <wp:inline distT="0" distB="0" distL="0" distR="0" wp14:anchorId="5F0C589F" wp14:editId="1123B736">
            <wp:extent cx="5733415" cy="456565"/>
            <wp:effectExtent l="0" t="0" r="0" b="635"/>
            <wp:docPr id="774979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79923" name="Picture 77497992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3415" cy="456565"/>
                    </a:xfrm>
                    <a:prstGeom prst="rect">
                      <a:avLst/>
                    </a:prstGeom>
                  </pic:spPr>
                </pic:pic>
              </a:graphicData>
            </a:graphic>
          </wp:inline>
        </w:drawing>
      </w:r>
      <w:r w:rsidR="006049CF">
        <w:rPr>
          <w:i/>
          <w:iCs/>
          <w:color w:val="3D85C6"/>
          <w:sz w:val="20"/>
          <w:szCs w:val="20"/>
        </w:rPr>
        <w:t xml:space="preserve">Рис </w:t>
      </w:r>
      <w:r w:rsidR="00DF0EC4">
        <w:rPr>
          <w:i/>
          <w:iCs/>
          <w:color w:val="3D85C6"/>
          <w:sz w:val="20"/>
          <w:szCs w:val="20"/>
          <w:lang w:val="uk-UA"/>
        </w:rPr>
        <w:t>7</w:t>
      </w:r>
      <w:r w:rsidR="006049CF">
        <w:rPr>
          <w:i/>
          <w:iCs/>
          <w:color w:val="3D85C6"/>
          <w:sz w:val="20"/>
          <w:szCs w:val="20"/>
        </w:rPr>
        <w:t xml:space="preserve">. </w:t>
      </w:r>
      <w:r w:rsidR="006049CF">
        <w:rPr>
          <w:i/>
          <w:iCs/>
          <w:color w:val="3D85C6"/>
          <w:sz w:val="20"/>
          <w:szCs w:val="20"/>
          <w:lang w:val="uk-UA"/>
        </w:rPr>
        <w:t xml:space="preserve">Приклад роботи задачі </w:t>
      </w:r>
      <w:r w:rsidR="006049CF">
        <w:rPr>
          <w:i/>
          <w:iCs/>
          <w:color w:val="3D85C6"/>
          <w:sz w:val="20"/>
          <w:szCs w:val="20"/>
          <w:lang w:val="en-US"/>
        </w:rPr>
        <w:t>“</w:t>
      </w:r>
      <w:r w:rsidR="00902ED2" w:rsidRPr="00902ED2">
        <w:rPr>
          <w:i/>
          <w:iCs/>
          <w:color w:val="3D85C6"/>
          <w:sz w:val="20"/>
          <w:szCs w:val="20"/>
          <w:lang w:val="uk-UA"/>
        </w:rPr>
        <w:t>Марічка і печиво</w:t>
      </w:r>
      <w:r w:rsidR="006049CF">
        <w:rPr>
          <w:i/>
          <w:iCs/>
          <w:color w:val="3D85C6"/>
          <w:sz w:val="20"/>
          <w:szCs w:val="20"/>
          <w:lang w:val="en-US"/>
        </w:rPr>
        <w:t>”</w:t>
      </w:r>
    </w:p>
    <w:p w14:paraId="50E8EEE3" w14:textId="13215009" w:rsidR="00E744FF" w:rsidRDefault="00E744FF" w:rsidP="00E744FF">
      <w:pPr>
        <w:spacing w:after="200"/>
        <w:jc w:val="both"/>
        <w:rPr>
          <w:lang w:val="uk-UA"/>
        </w:rPr>
      </w:pPr>
      <w:r>
        <w:t xml:space="preserve">Час затрачений на виконання завдання: </w:t>
      </w:r>
      <w:r>
        <w:rPr>
          <w:lang w:val="uk-UA"/>
        </w:rPr>
        <w:t>20</w:t>
      </w:r>
      <w:r>
        <w:t xml:space="preserve"> </w:t>
      </w:r>
      <w:r>
        <w:rPr>
          <w:lang w:val="uk-UA"/>
        </w:rPr>
        <w:t>хвилин</w:t>
      </w:r>
    </w:p>
    <w:p w14:paraId="6E1814CA" w14:textId="77777777" w:rsidR="006049CF" w:rsidRDefault="006049CF" w:rsidP="006049CF">
      <w:pPr>
        <w:rPr>
          <w:lang w:val="uk-UA"/>
        </w:rPr>
      </w:pPr>
    </w:p>
    <w:p w14:paraId="3495EC4C" w14:textId="77777777" w:rsidR="00902ED2" w:rsidRPr="003C50AB" w:rsidRDefault="00902ED2" w:rsidP="00902ED2">
      <w:pPr>
        <w:jc w:val="both"/>
        <w:rPr>
          <w:b/>
          <w:bCs/>
          <w:lang w:val="uk-UA"/>
        </w:rPr>
      </w:pPr>
      <w:r>
        <w:rPr>
          <w:b/>
          <w:bCs/>
          <w:lang w:val="uk-UA"/>
        </w:rPr>
        <w:t xml:space="preserve">Задача 0021 – </w:t>
      </w:r>
      <w:r>
        <w:rPr>
          <w:b/>
          <w:bCs/>
          <w:lang w:val="en-US"/>
        </w:rPr>
        <w:t>“</w:t>
      </w:r>
      <w:r>
        <w:rPr>
          <w:b/>
          <w:bCs/>
          <w:lang w:val="uk-UA"/>
        </w:rPr>
        <w:t>Депутатські гроші</w:t>
      </w:r>
      <w:r>
        <w:rPr>
          <w:b/>
          <w:bCs/>
          <w:lang w:val="en-US"/>
        </w:rPr>
        <w:t>”</w:t>
      </w:r>
    </w:p>
    <w:p w14:paraId="06F9515F" w14:textId="77777777" w:rsidR="006049CF" w:rsidRDefault="006049CF" w:rsidP="006049CF">
      <w:pPr>
        <w:rPr>
          <w:lang w:val="uk-UA"/>
        </w:rPr>
      </w:pPr>
    </w:p>
    <w:p w14:paraId="3CDDB6C6" w14:textId="35A803A4" w:rsidR="00CE3D6C" w:rsidRDefault="00C66EEC" w:rsidP="006049CF">
      <w:pPr>
        <w:rPr>
          <w:lang w:val="uk-UA"/>
        </w:rPr>
      </w:pPr>
      <w:r>
        <w:rPr>
          <w:noProof/>
          <w:lang w:val="uk-UA"/>
        </w:rPr>
        <w:drawing>
          <wp:inline distT="0" distB="0" distL="0" distR="0" wp14:anchorId="09A08492" wp14:editId="53020FC4">
            <wp:extent cx="5733415" cy="388620"/>
            <wp:effectExtent l="0" t="0" r="0" b="5080"/>
            <wp:docPr id="168250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0379" name="Picture 16825037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3415" cy="388620"/>
                    </a:xfrm>
                    <a:prstGeom prst="rect">
                      <a:avLst/>
                    </a:prstGeom>
                  </pic:spPr>
                </pic:pic>
              </a:graphicData>
            </a:graphic>
          </wp:inline>
        </w:drawing>
      </w:r>
    </w:p>
    <w:p w14:paraId="73F90645" w14:textId="3F6605C1" w:rsidR="00CE3D6C" w:rsidRPr="00537EB3" w:rsidRDefault="00CE3D6C" w:rsidP="00CE3D6C">
      <w:pPr>
        <w:ind w:left="720"/>
        <w:jc w:val="center"/>
        <w:rPr>
          <w:i/>
          <w:iCs/>
          <w:color w:val="3D85C6"/>
          <w:sz w:val="20"/>
          <w:szCs w:val="20"/>
          <w:lang w:val="en-US"/>
        </w:rPr>
      </w:pPr>
      <w:r>
        <w:rPr>
          <w:i/>
          <w:iCs/>
          <w:color w:val="3D85C6"/>
          <w:sz w:val="20"/>
          <w:szCs w:val="20"/>
        </w:rPr>
        <w:t xml:space="preserve">Рис </w:t>
      </w:r>
      <w:r w:rsidR="00DF0EC4">
        <w:rPr>
          <w:i/>
          <w:iCs/>
          <w:color w:val="3D85C6"/>
          <w:sz w:val="20"/>
          <w:szCs w:val="20"/>
          <w:lang w:val="uk-UA"/>
        </w:rPr>
        <w:t>8</w:t>
      </w:r>
      <w:r>
        <w:rPr>
          <w:i/>
          <w:iCs/>
          <w:color w:val="3D85C6"/>
          <w:sz w:val="20"/>
          <w:szCs w:val="20"/>
        </w:rPr>
        <w:t xml:space="preserve">. </w:t>
      </w:r>
      <w:r>
        <w:rPr>
          <w:i/>
          <w:iCs/>
          <w:color w:val="3D85C6"/>
          <w:sz w:val="20"/>
          <w:szCs w:val="20"/>
          <w:lang w:val="uk-UA"/>
        </w:rPr>
        <w:t xml:space="preserve">Приклад роботи задачі </w:t>
      </w:r>
      <w:r>
        <w:rPr>
          <w:i/>
          <w:iCs/>
          <w:color w:val="3D85C6"/>
          <w:sz w:val="20"/>
          <w:szCs w:val="20"/>
          <w:lang w:val="en-US"/>
        </w:rPr>
        <w:t>“</w:t>
      </w:r>
      <w:r w:rsidR="00902ED2" w:rsidRPr="00902ED2">
        <w:rPr>
          <w:i/>
          <w:iCs/>
          <w:color w:val="3D85C6"/>
          <w:sz w:val="20"/>
          <w:szCs w:val="20"/>
          <w:lang w:val="uk-UA"/>
        </w:rPr>
        <w:t>Депутатські гроші</w:t>
      </w:r>
      <w:r>
        <w:rPr>
          <w:i/>
          <w:iCs/>
          <w:color w:val="3D85C6"/>
          <w:sz w:val="20"/>
          <w:szCs w:val="20"/>
          <w:lang w:val="en-US"/>
        </w:rPr>
        <w:t>”</w:t>
      </w:r>
    </w:p>
    <w:p w14:paraId="2E659DFC" w14:textId="77777777" w:rsidR="00E744FF" w:rsidRDefault="00E744FF" w:rsidP="00E744FF">
      <w:pPr>
        <w:spacing w:after="200"/>
        <w:jc w:val="both"/>
        <w:rPr>
          <w:lang w:val="uk-UA"/>
        </w:rPr>
      </w:pPr>
    </w:p>
    <w:p w14:paraId="54C1C059" w14:textId="27FCF592" w:rsidR="00E744FF" w:rsidRDefault="00E744FF" w:rsidP="00E744FF">
      <w:pPr>
        <w:spacing w:after="200"/>
        <w:jc w:val="both"/>
        <w:rPr>
          <w:lang w:val="uk-UA"/>
        </w:rPr>
      </w:pPr>
      <w:r>
        <w:t xml:space="preserve">Час затрачений на виконання завдання: </w:t>
      </w:r>
      <w:r>
        <w:rPr>
          <w:lang w:val="uk-UA"/>
        </w:rPr>
        <w:t>20</w:t>
      </w:r>
      <w:r>
        <w:t xml:space="preserve"> </w:t>
      </w:r>
      <w:r>
        <w:rPr>
          <w:lang w:val="uk-UA"/>
        </w:rPr>
        <w:t>хвилин</w:t>
      </w:r>
    </w:p>
    <w:p w14:paraId="5B5F597D" w14:textId="77777777" w:rsidR="00CE3D6C" w:rsidRPr="00E744FF" w:rsidRDefault="00CE3D6C" w:rsidP="006049CF">
      <w:pPr>
        <w:rPr>
          <w:b/>
          <w:bCs/>
          <w:lang w:val="uk-UA"/>
        </w:rPr>
      </w:pPr>
    </w:p>
    <w:p w14:paraId="24279A83" w14:textId="77777777" w:rsidR="002C4E02" w:rsidRDefault="00000000">
      <w:pPr>
        <w:pStyle w:val="Heading2"/>
        <w:spacing w:before="40" w:after="0"/>
        <w:jc w:val="both"/>
        <w:rPr>
          <w:rFonts w:ascii="Times New Roman" w:eastAsia="Times New Roman" w:hAnsi="Times New Roman" w:cs="Times New Roman"/>
          <w:b/>
          <w:bCs/>
          <w:sz w:val="26"/>
          <w:szCs w:val="26"/>
          <w:lang w:val="en-US"/>
        </w:rPr>
      </w:pPr>
      <w:bookmarkStart w:id="1" w:name="_heading=h.zfnj8lsy0kef" w:colFirst="0" w:colLast="0"/>
      <w:bookmarkEnd w:id="1"/>
      <w:r>
        <w:rPr>
          <w:rFonts w:ascii="Times New Roman" w:eastAsia="Times New Roman" w:hAnsi="Times New Roman" w:cs="Times New Roman"/>
          <w:b/>
          <w:bCs/>
          <w:sz w:val="26"/>
          <w:szCs w:val="26"/>
        </w:rPr>
        <w:t>6.</w:t>
      </w:r>
      <w:r>
        <w:rPr>
          <w:rFonts w:ascii="Times New Roman" w:eastAsia="Times New Roman" w:hAnsi="Times New Roman" w:cs="Times New Roman"/>
          <w:b/>
          <w:bCs/>
          <w:sz w:val="26"/>
          <w:szCs w:val="26"/>
        </w:rPr>
        <w:tab/>
        <w:t>Кооперація з командою:</w:t>
      </w:r>
    </w:p>
    <w:p w14:paraId="10981AC4" w14:textId="77777777" w:rsidR="00FD6E33" w:rsidRDefault="00FD6E33" w:rsidP="00FD6E33">
      <w:pPr>
        <w:rPr>
          <w:lang w:val="en-US"/>
        </w:rPr>
      </w:pPr>
    </w:p>
    <w:p w14:paraId="2D6DAC49" w14:textId="77777777" w:rsidR="00FD6E33" w:rsidRPr="00F20AF2" w:rsidRDefault="00FD6E33" w:rsidP="00FD6E33">
      <w:pPr>
        <w:pStyle w:val="ListParagraph"/>
        <w:numPr>
          <w:ilvl w:val="0"/>
          <w:numId w:val="2"/>
        </w:numPr>
      </w:pPr>
      <w:r>
        <w:t xml:space="preserve">Створено </w:t>
      </w:r>
      <w:proofErr w:type="spellStart"/>
      <w:r>
        <w:t>борду</w:t>
      </w:r>
      <w:proofErr w:type="spellEnd"/>
      <w:r>
        <w:t xml:space="preserve"> в </w:t>
      </w:r>
      <w:proofErr w:type="spellStart"/>
      <w:r>
        <w:t>трелло</w:t>
      </w:r>
      <w:proofErr w:type="spellEnd"/>
      <w:r>
        <w:t xml:space="preserve">. Надала </w:t>
      </w:r>
      <w:proofErr w:type="spellStart"/>
      <w:r>
        <w:t>тімейтам</w:t>
      </w:r>
      <w:proofErr w:type="spellEnd"/>
      <w:r>
        <w:t xml:space="preserve"> можливість переглядати та оцінювати мій прогрес</w:t>
      </w:r>
    </w:p>
    <w:p w14:paraId="3959D0B6" w14:textId="77777777" w:rsidR="00F20AF2" w:rsidRPr="00FD6E33" w:rsidRDefault="00F20AF2" w:rsidP="00F20AF2">
      <w:pPr>
        <w:pStyle w:val="ListParagraph"/>
      </w:pPr>
    </w:p>
    <w:p w14:paraId="024CA638" w14:textId="67889EEE" w:rsidR="00FD6E33" w:rsidRPr="00F20AF2" w:rsidRDefault="00F20AF2" w:rsidP="00F20AF2">
      <w:pPr>
        <w:ind w:left="360"/>
      </w:pPr>
      <w:r>
        <w:rPr>
          <w:noProof/>
        </w:rPr>
        <w:drawing>
          <wp:inline distT="0" distB="0" distL="0" distR="0" wp14:anchorId="2956A2D2" wp14:editId="79F4448E">
            <wp:extent cx="5733415" cy="2974975"/>
            <wp:effectExtent l="0" t="0" r="0" b="0"/>
            <wp:docPr id="7001170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17037" name="Picture 70011703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3415" cy="2974975"/>
                    </a:xfrm>
                    <a:prstGeom prst="rect">
                      <a:avLst/>
                    </a:prstGeom>
                  </pic:spPr>
                </pic:pic>
              </a:graphicData>
            </a:graphic>
          </wp:inline>
        </w:drawing>
      </w:r>
    </w:p>
    <w:p w14:paraId="0C8658C0" w14:textId="62834472" w:rsidR="00A07915" w:rsidRDefault="00A07915" w:rsidP="00A07915">
      <w:pPr>
        <w:ind w:left="720"/>
        <w:jc w:val="center"/>
        <w:rPr>
          <w:i/>
          <w:iCs/>
          <w:color w:val="3D85C6"/>
          <w:sz w:val="20"/>
          <w:szCs w:val="20"/>
        </w:rPr>
      </w:pPr>
      <w:r>
        <w:rPr>
          <w:i/>
          <w:iCs/>
          <w:color w:val="3D85C6"/>
          <w:sz w:val="20"/>
          <w:szCs w:val="20"/>
        </w:rPr>
        <w:t xml:space="preserve">Рис </w:t>
      </w:r>
      <w:r w:rsidR="00DF0EC4">
        <w:rPr>
          <w:i/>
          <w:iCs/>
          <w:color w:val="3D85C6"/>
          <w:sz w:val="20"/>
          <w:szCs w:val="20"/>
          <w:lang w:val="uk-UA"/>
        </w:rPr>
        <w:t>9</w:t>
      </w:r>
      <w:r>
        <w:rPr>
          <w:i/>
          <w:iCs/>
          <w:color w:val="3D85C6"/>
          <w:sz w:val="20"/>
          <w:szCs w:val="20"/>
        </w:rPr>
        <w:t>. Створена дошка в Trello</w:t>
      </w:r>
    </w:p>
    <w:p w14:paraId="48C88DD6" w14:textId="77777777" w:rsidR="00FD6E33" w:rsidRPr="00FD6E33" w:rsidRDefault="00FD6E33" w:rsidP="00FD6E33">
      <w:pPr>
        <w:rPr>
          <w:lang w:val="en-US"/>
        </w:rPr>
      </w:pPr>
    </w:p>
    <w:p w14:paraId="1E5F6A0F" w14:textId="4EEB2B2F" w:rsidR="002C4E02" w:rsidRDefault="00000000">
      <w:pPr>
        <w:numPr>
          <w:ilvl w:val="0"/>
          <w:numId w:val="2"/>
        </w:numPr>
        <w:jc w:val="both"/>
        <w:rPr>
          <w:rFonts w:ascii="Calibri" w:eastAsia="Calibri" w:hAnsi="Calibri" w:cs="Calibri"/>
        </w:rPr>
      </w:pPr>
      <w:r>
        <w:t xml:space="preserve">Перша зустріч </w:t>
      </w:r>
      <w:r w:rsidR="00F20AF2">
        <w:rPr>
          <w:lang w:val="en-US"/>
        </w:rPr>
        <w:t>10</w:t>
      </w:r>
      <w:r>
        <w:t>.</w:t>
      </w:r>
      <w:r w:rsidR="00F20AF2">
        <w:t>10</w:t>
      </w:r>
      <w:r>
        <w:t>. Обговорюємо епік, з’ясовуємо як будемо виконувати ті чи інші таски, створюємо борди:</w:t>
      </w:r>
    </w:p>
    <w:p w14:paraId="65647D80" w14:textId="7413234C" w:rsidR="00EC1F15" w:rsidRDefault="00000000" w:rsidP="00A94A2E">
      <w:pPr>
        <w:rPr>
          <w:rFonts w:ascii="Calibri" w:eastAsia="Calibri" w:hAnsi="Calibri" w:cs="Calibri"/>
          <w:lang w:val="en-US"/>
        </w:rPr>
      </w:pPr>
      <w:r>
        <w:rPr>
          <w:rFonts w:ascii="Calibri" w:eastAsia="Calibri" w:hAnsi="Calibri" w:cs="Calibri"/>
        </w:rPr>
        <w:lastRenderedPageBreak/>
        <w:tab/>
      </w:r>
      <w:r w:rsidR="00F20AF2">
        <w:rPr>
          <w:rFonts w:ascii="Calibri" w:eastAsia="Calibri" w:hAnsi="Calibri" w:cs="Calibri"/>
          <w:noProof/>
          <w:lang w:val="en-US"/>
        </w:rPr>
        <w:drawing>
          <wp:inline distT="0" distB="0" distL="0" distR="0" wp14:anchorId="1D3E06F5" wp14:editId="71EF0734">
            <wp:extent cx="5733415" cy="3119755"/>
            <wp:effectExtent l="0" t="0" r="0" b="4445"/>
            <wp:docPr id="14540501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50197" name="Picture 145405019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3415" cy="3119755"/>
                    </a:xfrm>
                    <a:prstGeom prst="rect">
                      <a:avLst/>
                    </a:prstGeom>
                  </pic:spPr>
                </pic:pic>
              </a:graphicData>
            </a:graphic>
          </wp:inline>
        </w:drawing>
      </w:r>
    </w:p>
    <w:p w14:paraId="36066BFE" w14:textId="77777777" w:rsidR="00A94A2E" w:rsidRDefault="00A94A2E" w:rsidP="00A94A2E">
      <w:pPr>
        <w:jc w:val="center"/>
        <w:rPr>
          <w:i/>
          <w:iCs/>
          <w:color w:val="3D85C6"/>
          <w:sz w:val="20"/>
          <w:szCs w:val="20"/>
          <w:lang w:val="uk-UA"/>
        </w:rPr>
      </w:pPr>
    </w:p>
    <w:p w14:paraId="0B3D112A" w14:textId="6749E88A" w:rsidR="002C4E02" w:rsidRDefault="00000000" w:rsidP="00A94A2E">
      <w:pPr>
        <w:jc w:val="center"/>
      </w:pPr>
      <w:r>
        <w:rPr>
          <w:i/>
          <w:iCs/>
          <w:color w:val="3D85C6"/>
          <w:sz w:val="20"/>
          <w:szCs w:val="20"/>
        </w:rPr>
        <w:t>Рис 1</w:t>
      </w:r>
      <w:r w:rsidR="00DF0EC4">
        <w:rPr>
          <w:i/>
          <w:iCs/>
          <w:color w:val="3D85C6"/>
          <w:sz w:val="20"/>
          <w:szCs w:val="20"/>
          <w:lang w:val="uk-UA"/>
        </w:rPr>
        <w:t>0</w:t>
      </w:r>
      <w:r>
        <w:rPr>
          <w:i/>
          <w:iCs/>
          <w:color w:val="3D85C6"/>
          <w:sz w:val="20"/>
          <w:szCs w:val="20"/>
        </w:rPr>
        <w:t xml:space="preserve">. Скрін першої зустрічі в </w:t>
      </w:r>
      <w:r w:rsidR="00656104">
        <w:rPr>
          <w:i/>
          <w:iCs/>
          <w:color w:val="3D85C6"/>
          <w:sz w:val="20"/>
          <w:szCs w:val="20"/>
          <w:lang w:val="en-US"/>
        </w:rPr>
        <w:t>google meet</w:t>
      </w:r>
      <w:r>
        <w:rPr>
          <w:i/>
          <w:iCs/>
          <w:color w:val="3D85C6"/>
          <w:sz w:val="20"/>
          <w:szCs w:val="20"/>
        </w:rPr>
        <w:t xml:space="preserve"> та командної дошки </w:t>
      </w:r>
      <w:r w:rsidR="002E036B">
        <w:rPr>
          <w:i/>
          <w:iCs/>
          <w:color w:val="3D85C6"/>
          <w:sz w:val="20"/>
          <w:szCs w:val="20"/>
        </w:rPr>
        <w:t>Trello</w:t>
      </w:r>
    </w:p>
    <w:p w14:paraId="40C835A0" w14:textId="77777777" w:rsidR="002C4E02" w:rsidRDefault="002C4E02">
      <w:pPr>
        <w:jc w:val="both"/>
        <w:rPr>
          <w:rFonts w:ascii="Calibri" w:eastAsia="Calibri" w:hAnsi="Calibri" w:cs="Calibri"/>
        </w:rPr>
      </w:pPr>
    </w:p>
    <w:p w14:paraId="3F2135F2" w14:textId="798FB12B" w:rsidR="00FD6E33" w:rsidRPr="00FD6E33" w:rsidRDefault="00000000" w:rsidP="00FD6E33">
      <w:pPr>
        <w:numPr>
          <w:ilvl w:val="0"/>
          <w:numId w:val="2"/>
        </w:numPr>
        <w:jc w:val="both"/>
        <w:rPr>
          <w:rFonts w:ascii="Calibri" w:eastAsia="Calibri" w:hAnsi="Calibri" w:cs="Calibri"/>
        </w:rPr>
      </w:pPr>
      <w:r>
        <w:t xml:space="preserve">Друга зустріч </w:t>
      </w:r>
      <w:r w:rsidR="00F20AF2">
        <w:rPr>
          <w:lang w:val="en-US"/>
        </w:rPr>
        <w:t>11</w:t>
      </w:r>
      <w:r>
        <w:t>.</w:t>
      </w:r>
      <w:r w:rsidR="00F20AF2">
        <w:t>10</w:t>
      </w:r>
      <w:r>
        <w:t xml:space="preserve">. Обговорюємо епік, з’ясовуємо як будемо </w:t>
      </w:r>
      <w:r w:rsidR="00F20AF2">
        <w:rPr>
          <w:lang w:val="uk-UA"/>
        </w:rPr>
        <w:t xml:space="preserve">виконувати </w:t>
      </w:r>
      <w:r w:rsidR="00BD54CB">
        <w:rPr>
          <w:lang w:val="uk-UA"/>
        </w:rPr>
        <w:t>лабораторну роботу</w:t>
      </w:r>
      <w:r>
        <w:t>:</w:t>
      </w:r>
    </w:p>
    <w:p w14:paraId="62A27317" w14:textId="77777777" w:rsidR="00FD6E33" w:rsidRDefault="00FD6E33" w:rsidP="00FD6E33">
      <w:pPr>
        <w:ind w:left="720"/>
        <w:jc w:val="both"/>
        <w:rPr>
          <w:rFonts w:ascii="Calibri" w:eastAsia="Calibri" w:hAnsi="Calibri" w:cs="Calibri"/>
        </w:rPr>
      </w:pPr>
    </w:p>
    <w:p w14:paraId="57559DCC" w14:textId="2276980C" w:rsidR="00EC1F15" w:rsidRPr="00F20AF2" w:rsidRDefault="00F20AF2">
      <w:pPr>
        <w:jc w:val="both"/>
        <w:rPr>
          <w:rFonts w:ascii="Calibri" w:eastAsia="Calibri" w:hAnsi="Calibri" w:cs="Calibri"/>
          <w:lang w:val="uk-UA"/>
        </w:rPr>
      </w:pPr>
      <w:r>
        <w:rPr>
          <w:rFonts w:ascii="Calibri" w:eastAsia="Calibri" w:hAnsi="Calibri" w:cs="Calibri"/>
          <w:noProof/>
        </w:rPr>
        <w:drawing>
          <wp:inline distT="0" distB="0" distL="0" distR="0" wp14:anchorId="52BF0E1C" wp14:editId="7298FB56">
            <wp:extent cx="5733415" cy="2712085"/>
            <wp:effectExtent l="0" t="0" r="0" b="5715"/>
            <wp:docPr id="1181758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5819" name="Picture 11817581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3415" cy="2712085"/>
                    </a:xfrm>
                    <a:prstGeom prst="rect">
                      <a:avLst/>
                    </a:prstGeom>
                  </pic:spPr>
                </pic:pic>
              </a:graphicData>
            </a:graphic>
          </wp:inline>
        </w:drawing>
      </w:r>
    </w:p>
    <w:p w14:paraId="0B8E510A" w14:textId="33574282" w:rsidR="002C4E02" w:rsidRPr="00656104" w:rsidRDefault="00000000">
      <w:pPr>
        <w:jc w:val="center"/>
        <w:rPr>
          <w:i/>
          <w:iCs/>
          <w:color w:val="3D85C6"/>
          <w:sz w:val="20"/>
          <w:szCs w:val="20"/>
          <w:lang w:val="en-US"/>
        </w:rPr>
      </w:pPr>
      <w:r>
        <w:rPr>
          <w:rFonts w:ascii="Calibri" w:eastAsia="Calibri" w:hAnsi="Calibri" w:cs="Calibri"/>
        </w:rPr>
        <w:tab/>
      </w:r>
      <w:r>
        <w:rPr>
          <w:rFonts w:ascii="Calibri" w:eastAsia="Calibri" w:hAnsi="Calibri" w:cs="Calibri"/>
        </w:rPr>
        <w:tab/>
      </w:r>
      <w:r>
        <w:rPr>
          <w:i/>
          <w:iCs/>
          <w:color w:val="3D85C6"/>
          <w:sz w:val="20"/>
          <w:szCs w:val="20"/>
        </w:rPr>
        <w:t>Рис 1</w:t>
      </w:r>
      <w:r w:rsidR="00DF0EC4">
        <w:rPr>
          <w:i/>
          <w:iCs/>
          <w:color w:val="3D85C6"/>
          <w:sz w:val="20"/>
          <w:szCs w:val="20"/>
          <w:lang w:val="uk-UA"/>
        </w:rPr>
        <w:t>1</w:t>
      </w:r>
      <w:r>
        <w:rPr>
          <w:i/>
          <w:iCs/>
          <w:color w:val="3D85C6"/>
          <w:sz w:val="20"/>
          <w:szCs w:val="20"/>
        </w:rPr>
        <w:t xml:space="preserve">. Скрін другої зустрічі в </w:t>
      </w:r>
      <w:r w:rsidR="00656104">
        <w:rPr>
          <w:i/>
          <w:iCs/>
          <w:color w:val="3D85C6"/>
          <w:sz w:val="20"/>
          <w:szCs w:val="20"/>
          <w:lang w:val="en-US"/>
        </w:rPr>
        <w:t>google meet</w:t>
      </w:r>
    </w:p>
    <w:p w14:paraId="56D4D61F" w14:textId="77777777" w:rsidR="00EC1F15" w:rsidRDefault="00EC1F15">
      <w:pPr>
        <w:jc w:val="center"/>
        <w:rPr>
          <w:rFonts w:ascii="Calibri" w:eastAsia="Calibri" w:hAnsi="Calibri" w:cs="Calibri"/>
          <w:lang w:val="en-US"/>
        </w:rPr>
      </w:pPr>
    </w:p>
    <w:p w14:paraId="113A808E" w14:textId="77777777" w:rsidR="00FD6E33" w:rsidRDefault="00FD6E33">
      <w:pPr>
        <w:jc w:val="center"/>
        <w:rPr>
          <w:rFonts w:ascii="Calibri" w:eastAsia="Calibri" w:hAnsi="Calibri" w:cs="Calibri"/>
          <w:lang w:val="en-US"/>
        </w:rPr>
      </w:pPr>
    </w:p>
    <w:p w14:paraId="39A4C026" w14:textId="77777777" w:rsidR="00FD6E33" w:rsidRDefault="00FD6E33">
      <w:pPr>
        <w:jc w:val="center"/>
        <w:rPr>
          <w:rFonts w:ascii="Calibri" w:eastAsia="Calibri" w:hAnsi="Calibri" w:cs="Calibri"/>
          <w:lang w:val="en-US"/>
        </w:rPr>
      </w:pPr>
    </w:p>
    <w:p w14:paraId="54097CD9" w14:textId="77777777" w:rsidR="00FD6E33" w:rsidRDefault="00FD6E33">
      <w:pPr>
        <w:jc w:val="center"/>
        <w:rPr>
          <w:rFonts w:ascii="Calibri" w:eastAsia="Calibri" w:hAnsi="Calibri" w:cs="Calibri"/>
          <w:lang w:val="en-US"/>
        </w:rPr>
      </w:pPr>
    </w:p>
    <w:p w14:paraId="375A7CB3" w14:textId="77777777" w:rsidR="00FD6E33" w:rsidRPr="00EC1F15" w:rsidRDefault="00FD6E33">
      <w:pPr>
        <w:jc w:val="center"/>
        <w:rPr>
          <w:rFonts w:ascii="Calibri" w:eastAsia="Calibri" w:hAnsi="Calibri" w:cs="Calibri"/>
          <w:lang w:val="en-US"/>
        </w:rPr>
      </w:pPr>
    </w:p>
    <w:p w14:paraId="35F5DADE" w14:textId="48537BD2" w:rsidR="00B84337" w:rsidRPr="00B84337" w:rsidRDefault="009E186F" w:rsidP="00B84337">
      <w:pPr>
        <w:numPr>
          <w:ilvl w:val="0"/>
          <w:numId w:val="2"/>
        </w:numPr>
        <w:spacing w:after="200"/>
        <w:jc w:val="both"/>
        <w:rPr>
          <w:rFonts w:ascii="Calibri" w:eastAsia="Calibri" w:hAnsi="Calibri" w:cs="Calibri"/>
        </w:rPr>
      </w:pPr>
      <w:r>
        <w:rPr>
          <w:rFonts w:ascii="Calibri" w:eastAsia="Calibri" w:hAnsi="Calibri" w:cs="Calibri"/>
        </w:rPr>
        <w:t>Код ревю пулреквестів учасників команди:</w:t>
      </w:r>
    </w:p>
    <w:p w14:paraId="14AB0E65" w14:textId="267F09E6" w:rsidR="009E186F" w:rsidRPr="00382092" w:rsidRDefault="009C5EEF" w:rsidP="009E186F">
      <w:pPr>
        <w:spacing w:after="200"/>
        <w:ind w:left="360"/>
        <w:jc w:val="both"/>
        <w:rPr>
          <w:rFonts w:ascii="Calibri" w:eastAsia="Calibri" w:hAnsi="Calibri" w:cs="Calibri"/>
          <w:lang w:val="uk-UA"/>
        </w:rPr>
      </w:pPr>
      <w:r>
        <w:rPr>
          <w:rFonts w:ascii="Calibri" w:eastAsia="Calibri" w:hAnsi="Calibri" w:cs="Calibri"/>
          <w:noProof/>
          <w:lang w:val="uk-UA"/>
        </w:rPr>
        <w:lastRenderedPageBreak/>
        <w:drawing>
          <wp:inline distT="0" distB="0" distL="0" distR="0" wp14:anchorId="72AB79FE" wp14:editId="3A359F3F">
            <wp:extent cx="5733415" cy="3187065"/>
            <wp:effectExtent l="0" t="0" r="0" b="635"/>
            <wp:docPr id="80079560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95601" name="Picture 80079560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3415" cy="3187065"/>
                    </a:xfrm>
                    <a:prstGeom prst="rect">
                      <a:avLst/>
                    </a:prstGeom>
                  </pic:spPr>
                </pic:pic>
              </a:graphicData>
            </a:graphic>
          </wp:inline>
        </w:drawing>
      </w:r>
    </w:p>
    <w:p w14:paraId="214D01B4" w14:textId="7C3258C1" w:rsidR="002C4E02" w:rsidRDefault="00000000">
      <w:pPr>
        <w:ind w:left="720"/>
        <w:jc w:val="center"/>
        <w:rPr>
          <w:rFonts w:ascii="Calibri" w:eastAsia="Calibri" w:hAnsi="Calibri" w:cs="Calibri"/>
        </w:rPr>
      </w:pPr>
      <w:r>
        <w:rPr>
          <w:i/>
          <w:iCs/>
          <w:color w:val="3D85C6"/>
          <w:sz w:val="20"/>
          <w:szCs w:val="20"/>
        </w:rPr>
        <w:t xml:space="preserve">Рис </w:t>
      </w:r>
      <w:r w:rsidR="00DF0EC4">
        <w:rPr>
          <w:i/>
          <w:iCs/>
          <w:color w:val="3D85C6"/>
          <w:sz w:val="20"/>
          <w:szCs w:val="20"/>
          <w:lang w:val="uk-UA"/>
        </w:rPr>
        <w:t>12</w:t>
      </w:r>
      <w:r>
        <w:rPr>
          <w:i/>
          <w:iCs/>
          <w:color w:val="3D85C6"/>
          <w:sz w:val="20"/>
          <w:szCs w:val="20"/>
        </w:rPr>
        <w:t xml:space="preserve">. Скрін </w:t>
      </w:r>
      <w:r w:rsidR="00B84337">
        <w:rPr>
          <w:i/>
          <w:iCs/>
          <w:color w:val="3D85C6"/>
          <w:sz w:val="20"/>
          <w:szCs w:val="20"/>
          <w:lang w:val="en-US"/>
        </w:rPr>
        <w:t>approves</w:t>
      </w:r>
      <w:r>
        <w:rPr>
          <w:i/>
          <w:iCs/>
          <w:color w:val="3D85C6"/>
          <w:sz w:val="20"/>
          <w:szCs w:val="20"/>
        </w:rPr>
        <w:t xml:space="preserve"> в пулреквесті</w:t>
      </w:r>
    </w:p>
    <w:p w14:paraId="4E66DC72" w14:textId="77777777" w:rsidR="006E2B1A" w:rsidRPr="003F08B6" w:rsidRDefault="006E2B1A" w:rsidP="006E2B1A">
      <w:pPr>
        <w:pStyle w:val="Heading1"/>
        <w:rPr>
          <w:color w:val="000000"/>
          <w:sz w:val="48"/>
          <w:szCs w:val="48"/>
          <w:lang w:val="uk-UA"/>
        </w:rPr>
      </w:pPr>
      <w:r>
        <w:rPr>
          <w:color w:val="000000"/>
        </w:rPr>
        <w:t>Висновки</w:t>
      </w:r>
    </w:p>
    <w:p w14:paraId="7E6F7236" w14:textId="77777777" w:rsidR="00F20AF2" w:rsidRPr="00F20AF2" w:rsidRDefault="00F20AF2" w:rsidP="00F20AF2">
      <w:pPr>
        <w:pStyle w:val="NormalWeb"/>
        <w:rPr>
          <w:color w:val="000000"/>
        </w:rPr>
      </w:pPr>
      <w:r w:rsidRPr="00F20AF2">
        <w:rPr>
          <w:color w:val="000000"/>
        </w:rPr>
        <w:t>Упродовж виконання поставлених завдань було закріплено знання основних конструкцій мови програмування C++ та отримано практичні навички роботи з циклами, функціями, рекурсією й одновимірними масивами. Було опрацьовано способи організації повторення команд, керування виконанням циклів, створення та виклику функцій, передачі параметрів і повернення значень. Також було засвоєно основні принципи роботи з масивами, пошуку та сортування їхніх елементів і використання рекурсивних алгоритмів для розв'язання обчислювальних задач.</w:t>
      </w:r>
    </w:p>
    <w:p w14:paraId="5E59392E" w14:textId="77777777" w:rsidR="00F20AF2" w:rsidRDefault="00F20AF2" w:rsidP="00F20AF2">
      <w:pPr>
        <w:pStyle w:val="NormalWeb"/>
        <w:rPr>
          <w:color w:val="000000"/>
        </w:rPr>
      </w:pPr>
      <w:r>
        <w:rPr>
          <w:rStyle w:val="Strong"/>
          <w:color w:val="000000"/>
        </w:rPr>
        <w:t>Здобуті навички:</w:t>
      </w:r>
    </w:p>
    <w:p w14:paraId="1FF37B92" w14:textId="4EDA8E7A" w:rsidR="00F20AF2" w:rsidRDefault="00F20AF2" w:rsidP="00F20AF2">
      <w:pPr>
        <w:pStyle w:val="NormalWeb"/>
        <w:rPr>
          <w:color w:val="000000"/>
        </w:rPr>
      </w:pPr>
      <w:r>
        <w:rPr>
          <w:color w:val="000000"/>
        </w:rPr>
        <w:t>●</w:t>
      </w:r>
      <w:r>
        <w:rPr>
          <w:rStyle w:val="apple-converted-space"/>
          <w:color w:val="000000"/>
        </w:rPr>
        <w:t> </w:t>
      </w:r>
      <w:r>
        <w:rPr>
          <w:rStyle w:val="Strong"/>
          <w:color w:val="000000"/>
        </w:rPr>
        <w:t>Цикли:</w:t>
      </w:r>
      <w:r>
        <w:rPr>
          <w:rStyle w:val="apple-converted-space"/>
          <w:color w:val="000000"/>
        </w:rPr>
        <w:t> </w:t>
      </w:r>
      <w:r>
        <w:rPr>
          <w:color w:val="000000"/>
        </w:rPr>
        <w:t>Опрацьовано основні види циклів у C++:</w:t>
      </w:r>
      <w:r>
        <w:rPr>
          <w:rStyle w:val="apple-converted-space"/>
          <w:color w:val="000000"/>
          <w:lang w:val="uk-UA"/>
        </w:rPr>
        <w:t xml:space="preserve"> </w:t>
      </w:r>
      <w:r>
        <w:rPr>
          <w:rStyle w:val="apple-converted-space"/>
          <w:color w:val="000000"/>
          <w:lang w:val="en-US"/>
        </w:rPr>
        <w:t>for</w:t>
      </w:r>
      <w:r>
        <w:rPr>
          <w:color w:val="000000"/>
        </w:rPr>
        <w:t>,</w:t>
      </w:r>
      <w:r>
        <w:rPr>
          <w:rStyle w:val="apple-converted-space"/>
          <w:color w:val="000000"/>
        </w:rPr>
        <w:t xml:space="preserve"> while</w:t>
      </w:r>
      <w:r>
        <w:rPr>
          <w:rStyle w:val="apple-converted-space"/>
          <w:color w:val="000000"/>
        </w:rPr>
        <w:t> </w:t>
      </w:r>
      <w:r>
        <w:rPr>
          <w:color w:val="000000"/>
        </w:rPr>
        <w:t>та</w:t>
      </w:r>
      <w:r>
        <w:rPr>
          <w:rStyle w:val="apple-converted-space"/>
          <w:color w:val="000000"/>
        </w:rPr>
        <w:t xml:space="preserve"> do-while.</w:t>
      </w:r>
      <w:r>
        <w:rPr>
          <w:color w:val="000000"/>
        </w:rPr>
        <w:t xml:space="preserve"> Набуто навичок вибору відповідного циклу залежно від умови задачі, організації повторюваних обчислень і правильного визначення умов завершення циклів.</w:t>
      </w:r>
    </w:p>
    <w:p w14:paraId="5AD8630F" w14:textId="77777777" w:rsidR="00F20AF2" w:rsidRDefault="00F20AF2" w:rsidP="00F20AF2">
      <w:pPr>
        <w:pStyle w:val="NormalWeb"/>
        <w:rPr>
          <w:color w:val="000000"/>
        </w:rPr>
      </w:pPr>
      <w:r>
        <w:rPr>
          <w:color w:val="000000"/>
        </w:rPr>
        <w:t>●</w:t>
      </w:r>
      <w:r>
        <w:rPr>
          <w:rStyle w:val="apple-converted-space"/>
          <w:color w:val="000000"/>
        </w:rPr>
        <w:t> </w:t>
      </w:r>
      <w:r>
        <w:rPr>
          <w:rStyle w:val="Strong"/>
          <w:color w:val="000000"/>
        </w:rPr>
        <w:t>Вкладені цикли:</w:t>
      </w:r>
      <w:r>
        <w:rPr>
          <w:rStyle w:val="apple-converted-space"/>
          <w:color w:val="000000"/>
        </w:rPr>
        <w:t> </w:t>
      </w:r>
      <w:r>
        <w:rPr>
          <w:color w:val="000000"/>
        </w:rPr>
        <w:t>Засвоєно принципи використання циклів усередині інших циклів. Отримано практичні навички розв'язання задач, що потребують багаторазового повторення дій, зокрема побудови таблиць, роботи з послідовностями чисел та виконання обчислень у декілька етапів.</w:t>
      </w:r>
    </w:p>
    <w:p w14:paraId="3A5D1A2E" w14:textId="6EA6084A" w:rsidR="00F20AF2" w:rsidRDefault="00F20AF2" w:rsidP="00F20AF2">
      <w:pPr>
        <w:pStyle w:val="NormalWeb"/>
        <w:rPr>
          <w:color w:val="000000"/>
        </w:rPr>
      </w:pPr>
      <w:r>
        <w:rPr>
          <w:color w:val="000000"/>
        </w:rPr>
        <w:t>●</w:t>
      </w:r>
      <w:r>
        <w:rPr>
          <w:rStyle w:val="apple-converted-space"/>
          <w:color w:val="000000"/>
        </w:rPr>
        <w:t> </w:t>
      </w:r>
      <w:r>
        <w:rPr>
          <w:rStyle w:val="Strong"/>
          <w:color w:val="000000"/>
        </w:rPr>
        <w:t>Керування виконанням циклів:</w:t>
      </w:r>
      <w:r>
        <w:rPr>
          <w:rStyle w:val="apple-converted-space"/>
          <w:color w:val="000000"/>
        </w:rPr>
        <w:t> </w:t>
      </w:r>
      <w:r>
        <w:rPr>
          <w:color w:val="000000"/>
        </w:rPr>
        <w:t>Опрацьовано оператори</w:t>
      </w:r>
      <w:r>
        <w:rPr>
          <w:rStyle w:val="apple-converted-space"/>
          <w:color w:val="000000"/>
        </w:rPr>
        <w:t xml:space="preserve"> break </w:t>
      </w:r>
      <w:r>
        <w:rPr>
          <w:color w:val="000000"/>
        </w:rPr>
        <w:t>і</w:t>
      </w:r>
      <w:r>
        <w:rPr>
          <w:rStyle w:val="apple-converted-space"/>
          <w:color w:val="000000"/>
        </w:rPr>
        <w:t xml:space="preserve"> continue</w:t>
      </w:r>
      <w:r>
        <w:rPr>
          <w:color w:val="000000"/>
        </w:rPr>
        <w:t>, які дають змогу достроково завершувати цикл або пропускати поточну ітерацію. Набуто вміння керувати послідовністю виконання команд залежно від умов задачі.</w:t>
      </w:r>
    </w:p>
    <w:p w14:paraId="20C2277C" w14:textId="77777777" w:rsidR="00F20AF2" w:rsidRDefault="00F20AF2" w:rsidP="00F20AF2">
      <w:pPr>
        <w:pStyle w:val="NormalWeb"/>
        <w:rPr>
          <w:color w:val="000000"/>
        </w:rPr>
      </w:pPr>
      <w:r>
        <w:rPr>
          <w:color w:val="000000"/>
        </w:rPr>
        <w:t>●</w:t>
      </w:r>
      <w:r>
        <w:rPr>
          <w:rStyle w:val="apple-converted-space"/>
          <w:color w:val="000000"/>
        </w:rPr>
        <w:t> </w:t>
      </w:r>
      <w:r>
        <w:rPr>
          <w:rStyle w:val="Strong"/>
          <w:color w:val="000000"/>
        </w:rPr>
        <w:t>Одновимірні масиви:</w:t>
      </w:r>
      <w:r>
        <w:rPr>
          <w:rStyle w:val="apple-converted-space"/>
          <w:color w:val="000000"/>
        </w:rPr>
        <w:t> </w:t>
      </w:r>
      <w:r>
        <w:rPr>
          <w:color w:val="000000"/>
        </w:rPr>
        <w:t xml:space="preserve">Опрацьовано способи оголошення, ініціалізації та використання одновимірних масивів у C++. Набуто навичок зберігання й обробки </w:t>
      </w:r>
      <w:r>
        <w:rPr>
          <w:color w:val="000000"/>
        </w:rPr>
        <w:lastRenderedPageBreak/>
        <w:t>наборів даних, доступу до елементів за індексами, а також виконання операцій над елементами масиву за допомогою циклів.</w:t>
      </w:r>
    </w:p>
    <w:p w14:paraId="5371928B" w14:textId="77777777" w:rsidR="00F20AF2" w:rsidRDefault="00F20AF2" w:rsidP="00F20AF2">
      <w:pPr>
        <w:pStyle w:val="NormalWeb"/>
        <w:rPr>
          <w:color w:val="000000"/>
        </w:rPr>
      </w:pPr>
      <w:r>
        <w:rPr>
          <w:color w:val="000000"/>
        </w:rPr>
        <w:t>●</w:t>
      </w:r>
      <w:r>
        <w:rPr>
          <w:rStyle w:val="apple-converted-space"/>
          <w:color w:val="000000"/>
        </w:rPr>
        <w:t> </w:t>
      </w:r>
      <w:r>
        <w:rPr>
          <w:rStyle w:val="Strong"/>
          <w:color w:val="000000"/>
        </w:rPr>
        <w:t>Пошук і сортування елементів:</w:t>
      </w:r>
      <w:r>
        <w:rPr>
          <w:rStyle w:val="apple-converted-space"/>
          <w:color w:val="000000"/>
        </w:rPr>
        <w:t> </w:t>
      </w:r>
      <w:r>
        <w:rPr>
          <w:color w:val="000000"/>
        </w:rPr>
        <w:t>Засвоєно основні принципи пошуку потрібних елементів у масиві та впорядкування даних. Отримано практичні навички знаходження мінімального й максимального елементів, підрахунку кількості елементів за певними умовами та сортування масивів.</w:t>
      </w:r>
    </w:p>
    <w:p w14:paraId="470FB7CF" w14:textId="77777777" w:rsidR="00F20AF2" w:rsidRDefault="00F20AF2" w:rsidP="00F20AF2">
      <w:pPr>
        <w:pStyle w:val="NormalWeb"/>
        <w:rPr>
          <w:color w:val="000000"/>
        </w:rPr>
      </w:pPr>
      <w:r>
        <w:rPr>
          <w:color w:val="000000"/>
        </w:rPr>
        <w:t>●</w:t>
      </w:r>
      <w:r>
        <w:rPr>
          <w:rStyle w:val="apple-converted-space"/>
          <w:color w:val="000000"/>
        </w:rPr>
        <w:t> </w:t>
      </w:r>
      <w:r>
        <w:rPr>
          <w:rStyle w:val="Strong"/>
          <w:color w:val="000000"/>
        </w:rPr>
        <w:t>Функції:</w:t>
      </w:r>
      <w:r>
        <w:rPr>
          <w:rStyle w:val="apple-converted-space"/>
          <w:color w:val="000000"/>
        </w:rPr>
        <w:t> </w:t>
      </w:r>
      <w:r>
        <w:rPr>
          <w:color w:val="000000"/>
        </w:rPr>
        <w:t>Опрацьовано оголошення, визначення та виклик функцій у C++. Засвоєно принципи передачі параметрів, використання аргументів і повернення результатів за допомогою</w:t>
      </w:r>
      <w:r>
        <w:rPr>
          <w:rStyle w:val="apple-converted-space"/>
          <w:color w:val="000000"/>
        </w:rPr>
        <w:t> </w:t>
      </w:r>
      <w:r>
        <w:rPr>
          <w:rStyle w:val="HTMLCode"/>
          <w:color w:val="000000"/>
        </w:rPr>
        <w:t>return</w:t>
      </w:r>
      <w:r>
        <w:rPr>
          <w:color w:val="000000"/>
        </w:rPr>
        <w:t>. Набуто навичок поділу програм на окремі функції для покращення структури, зрозумілості та повторного використання коду.</w:t>
      </w:r>
    </w:p>
    <w:p w14:paraId="410B6DD2" w14:textId="77777777" w:rsidR="00F20AF2" w:rsidRDefault="00F20AF2" w:rsidP="00F20AF2">
      <w:pPr>
        <w:pStyle w:val="NormalWeb"/>
        <w:rPr>
          <w:color w:val="000000"/>
        </w:rPr>
      </w:pPr>
      <w:r>
        <w:rPr>
          <w:color w:val="000000"/>
        </w:rPr>
        <w:t>●</w:t>
      </w:r>
      <w:r>
        <w:rPr>
          <w:rStyle w:val="apple-converted-space"/>
          <w:color w:val="000000"/>
        </w:rPr>
        <w:t> </w:t>
      </w:r>
      <w:r>
        <w:rPr>
          <w:rStyle w:val="Strong"/>
          <w:color w:val="000000"/>
        </w:rPr>
        <w:t>Передача параметрів:</w:t>
      </w:r>
      <w:r>
        <w:rPr>
          <w:rStyle w:val="apple-converted-space"/>
          <w:color w:val="000000"/>
        </w:rPr>
        <w:t> </w:t>
      </w:r>
      <w:r>
        <w:rPr>
          <w:color w:val="000000"/>
        </w:rPr>
        <w:t>Розглянуто способи передавання аргументів у функції та особливості роботи зі змінними всередині функцій. Набуто вміння правильно передавати необхідні дані для виконання обчислень і отримання результатів.</w:t>
      </w:r>
    </w:p>
    <w:p w14:paraId="6E80E129" w14:textId="65867626" w:rsidR="00F20AF2" w:rsidRDefault="00F20AF2" w:rsidP="00F20AF2">
      <w:pPr>
        <w:pStyle w:val="NormalWeb"/>
        <w:rPr>
          <w:color w:val="000000"/>
        </w:rPr>
      </w:pPr>
      <w:r>
        <w:rPr>
          <w:color w:val="000000"/>
        </w:rPr>
        <w:t>●</w:t>
      </w:r>
      <w:r>
        <w:rPr>
          <w:rStyle w:val="apple-converted-space"/>
          <w:color w:val="000000"/>
        </w:rPr>
        <w:t> </w:t>
      </w:r>
      <w:r>
        <w:rPr>
          <w:rStyle w:val="Strong"/>
          <w:color w:val="000000"/>
        </w:rPr>
        <w:t>Вбудовані функції:</w:t>
      </w:r>
      <w:r>
        <w:rPr>
          <w:rStyle w:val="apple-converted-space"/>
          <w:color w:val="000000"/>
        </w:rPr>
        <w:t> </w:t>
      </w:r>
      <w:r>
        <w:rPr>
          <w:color w:val="000000"/>
        </w:rPr>
        <w:t>Опрацьовано використання стандартних математичних функцій, а також інших функцій стандартних бібліотек C++. Отримано навички застосування готових функцій для спрощення обчислень і зменшення кількості коду.</w:t>
      </w:r>
    </w:p>
    <w:p w14:paraId="614AD3DC" w14:textId="1073086A" w:rsidR="00F20AF2" w:rsidRDefault="00F20AF2" w:rsidP="00F20AF2">
      <w:pPr>
        <w:pStyle w:val="NormalWeb"/>
        <w:rPr>
          <w:color w:val="000000"/>
        </w:rPr>
      </w:pPr>
      <w:r>
        <w:rPr>
          <w:color w:val="000000"/>
        </w:rPr>
        <w:t>●</w:t>
      </w:r>
      <w:r>
        <w:rPr>
          <w:rStyle w:val="apple-converted-space"/>
          <w:color w:val="000000"/>
        </w:rPr>
        <w:t> </w:t>
      </w:r>
      <w:r>
        <w:rPr>
          <w:rStyle w:val="Strong"/>
          <w:color w:val="000000"/>
        </w:rPr>
        <w:t>Рекурсія:</w:t>
      </w:r>
      <w:r>
        <w:rPr>
          <w:rStyle w:val="apple-converted-space"/>
          <w:color w:val="000000"/>
        </w:rPr>
        <w:t> </w:t>
      </w:r>
      <w:r>
        <w:rPr>
          <w:color w:val="000000"/>
        </w:rPr>
        <w:t>Ознайомлен</w:t>
      </w:r>
      <w:r w:rsidR="00AB7EA6">
        <w:rPr>
          <w:color w:val="000000"/>
          <w:lang w:val="uk-UA"/>
        </w:rPr>
        <w:t>а</w:t>
      </w:r>
      <w:r>
        <w:rPr>
          <w:color w:val="000000"/>
        </w:rPr>
        <w:t xml:space="preserve"> з принципом рекурсії — викликом функцією самої себе. Засвоєно поняття базового випадку та умови завершення рекурсії. Набуто навичок розв'язання задач за допомогою рекурсивних функцій і розуміння відмінностей між рекурсивним та ітеративним підходами.</w:t>
      </w:r>
    </w:p>
    <w:p w14:paraId="0EAE8367" w14:textId="77777777" w:rsidR="00F20AF2" w:rsidRDefault="00F20AF2" w:rsidP="00F20AF2">
      <w:pPr>
        <w:pStyle w:val="NormalWeb"/>
        <w:rPr>
          <w:color w:val="000000"/>
        </w:rPr>
      </w:pPr>
      <w:r>
        <w:rPr>
          <w:color w:val="000000"/>
        </w:rPr>
        <w:t>●</w:t>
      </w:r>
      <w:r>
        <w:rPr>
          <w:rStyle w:val="apple-converted-space"/>
          <w:color w:val="000000"/>
        </w:rPr>
        <w:t> </w:t>
      </w:r>
      <w:r>
        <w:rPr>
          <w:rStyle w:val="Strong"/>
          <w:color w:val="000000"/>
        </w:rPr>
        <w:t>Побудова алгоритмів:</w:t>
      </w:r>
      <w:r>
        <w:rPr>
          <w:rStyle w:val="apple-converted-space"/>
          <w:color w:val="000000"/>
        </w:rPr>
        <w:t> </w:t>
      </w:r>
      <w:r>
        <w:rPr>
          <w:color w:val="000000"/>
        </w:rPr>
        <w:t>Набуто навичок розробки алгоритмів із використанням циклів, вкладених циклів, функцій, рекурсії та масивів. Опрацьовано способи поділу складних задач на простіші етапи й вибору ефективного підходу до їх розв'язання.</w:t>
      </w:r>
    </w:p>
    <w:p w14:paraId="50A737EE" w14:textId="77777777" w:rsidR="002C4E02" w:rsidRPr="00CF10B0" w:rsidRDefault="002C4E02">
      <w:pPr>
        <w:spacing w:after="200" w:line="360" w:lineRule="auto"/>
        <w:jc w:val="both"/>
        <w:rPr>
          <w:lang w:val="uk-UA"/>
        </w:rPr>
      </w:pPr>
    </w:p>
    <w:p w14:paraId="3A197B08" w14:textId="77777777" w:rsidR="002C4E02" w:rsidRDefault="002C4E02">
      <w:pPr>
        <w:jc w:val="both"/>
      </w:pPr>
    </w:p>
    <w:p w14:paraId="7E91A603" w14:textId="77777777" w:rsidR="002C4E02" w:rsidRPr="00F0297C" w:rsidRDefault="002C4E02">
      <w:pPr>
        <w:rPr>
          <w:lang w:val="en-US"/>
        </w:rPr>
      </w:pPr>
    </w:p>
    <w:sectPr w:rsidR="002C4E02" w:rsidRPr="00F0297C" w:rsidSect="000F22C0">
      <w:footerReference w:type="default" r:id="rId55"/>
      <w:headerReference w:type="first" r:id="rId56"/>
      <w:footerReference w:type="first" r:id="rId57"/>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B8321E" w14:textId="77777777" w:rsidR="00B43D30" w:rsidRDefault="00B43D30">
      <w:r>
        <w:separator/>
      </w:r>
    </w:p>
  </w:endnote>
  <w:endnote w:type="continuationSeparator" w:id="0">
    <w:p w14:paraId="1F42C4FD" w14:textId="77777777" w:rsidR="00B43D30" w:rsidRDefault="00B43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114F754D-8AA3-E44E-85C3-52E26A68C851}"/>
  </w:font>
  <w:font w:name="Times New Roman">
    <w:panose1 w:val="02020603050405020304"/>
    <w:charset w:val="00"/>
    <w:family w:val="roman"/>
    <w:pitch w:val="variable"/>
    <w:sig w:usb0="E0002EFF" w:usb1="C000785B" w:usb2="00000009" w:usb3="00000000" w:csb0="000001FF" w:csb1="00000000"/>
    <w:embedRegular r:id="rId2" w:fontKey="{2A598A04-F4AF-EA45-82C3-EBED292CC343}"/>
    <w:embedBold r:id="rId3" w:fontKey="{B45BD184-D24D-FD40-818A-228ACA96C601}"/>
    <w:embedItalic r:id="rId4" w:fontKey="{F25EFA01-3771-5642-96E2-06D56FFBFE54}"/>
    <w:embedBoldItalic r:id="rId5" w:fontKey="{4A9B4CB8-77CB-274B-90E7-5EEBD0849245}"/>
  </w:font>
  <w:font w:name="Courier New">
    <w:panose1 w:val="02070309020205020404"/>
    <w:charset w:val="00"/>
    <w:family w:val="modern"/>
    <w:pitch w:val="fixed"/>
    <w:sig w:usb0="E0002AFF" w:usb1="C0007843" w:usb2="00000009" w:usb3="00000000" w:csb0="000001FF" w:csb1="00000000"/>
    <w:embedRegular r:id="rId6" w:fontKey="{42098EF7-94D3-494C-971D-A39BF2CCD7C1}"/>
  </w:font>
  <w:font w:name="Wingdings">
    <w:panose1 w:val="05000000000000000000"/>
    <w:charset w:val="4D"/>
    <w:family w:val="decorative"/>
    <w:pitch w:val="variable"/>
    <w:sig w:usb0="00000003" w:usb1="00000000" w:usb2="00000000" w:usb3="00000000" w:csb0="80000001" w:csb1="00000000"/>
    <w:embedRegular r:id="rId7" w:fontKey="{E854040B-6235-6948-AD61-5FD9EB7B261C}"/>
  </w:font>
  <w:font w:name="Calibri">
    <w:panose1 w:val="020F0502020204030204"/>
    <w:charset w:val="00"/>
    <w:family w:val="swiss"/>
    <w:pitch w:val="variable"/>
    <w:sig w:usb0="E0002AFF" w:usb1="C000247B" w:usb2="00000009" w:usb3="00000000" w:csb0="000001FF" w:csb1="00000000"/>
    <w:embedRegular r:id="rId8" w:fontKey="{CE72E139-B575-4B4F-8484-1E45805C8C18}"/>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embedRegular r:id="rId10" w:fontKey="{BEE49A60-B496-8946-8A47-A47F010820AC}"/>
    <w:embedBold r:id="rId11" w:fontKey="{F89D4CFE-02E2-DB4B-BD75-25282A5B3F82}"/>
    <w:embedItalic r:id="rId12" w:fontKey="{CDEB52EA-E0D8-3544-BC02-7385D0D92646}"/>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embedRegular r:id="rId17" w:fontKey="{A11366F6-9E10-D241-B2E6-1A7183559216}"/>
  </w:font>
  <w:font w:name="Cambria">
    <w:panose1 w:val="02040503050406030204"/>
    <w:charset w:val="00"/>
    <w:family w:val="roman"/>
    <w:pitch w:val="variable"/>
    <w:sig w:usb0="E00002FF" w:usb1="400004FF" w:usb2="00000000" w:usb3="00000000" w:csb0="0000019F" w:csb1="00000000"/>
    <w:embedRegular r:id="rId18" w:fontKey="{3592A7C3-84DA-894A-AC73-23E5D52FC6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tag w:val="goog_rdk_6"/>
      <w:id w:val="2002414802"/>
    </w:sdtPr>
    <w:sdtContent>
      <w:p w14:paraId="5A0CB799" w14:textId="77777777" w:rsidR="002C4E02" w:rsidRDefault="00000000">
        <w:pPr>
          <w:rPr>
            <w:ins w:id="2" w:author="Максим Барановський" w:date="2026-09-12T07:50:00Z"/>
          </w:rPr>
        </w:pPr>
        <w:sdt>
          <w:sdtPr>
            <w:tag w:val="goog_rdk_4"/>
            <w:id w:val="-204703345"/>
          </w:sdtPr>
          <w:sdtContent>
            <w:sdt>
              <w:sdtPr>
                <w:tag w:val="goog_rdk_5"/>
                <w:id w:val="2056303925"/>
              </w:sdtPr>
              <w:sdtContent/>
            </w:sdt>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CAD864" w14:textId="77777777" w:rsidR="002C4E02" w:rsidRDefault="00000000">
    <w:pPr>
      <w:jc w:val="center"/>
    </w:pPr>
    <w:r>
      <w:t>Львів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955A67" w14:textId="77777777" w:rsidR="00B43D30" w:rsidRDefault="00B43D30">
      <w:r>
        <w:separator/>
      </w:r>
    </w:p>
  </w:footnote>
  <w:footnote w:type="continuationSeparator" w:id="0">
    <w:p w14:paraId="6AB9376A" w14:textId="77777777" w:rsidR="00B43D30" w:rsidRDefault="00B43D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51F1A6" w14:textId="77777777" w:rsidR="002C4E02" w:rsidRDefault="002C4E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C769E"/>
    <w:multiLevelType w:val="hybridMultilevel"/>
    <w:tmpl w:val="A7EC9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7333E5"/>
    <w:multiLevelType w:val="multilevel"/>
    <w:tmpl w:val="2946F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39C076C"/>
    <w:multiLevelType w:val="multilevel"/>
    <w:tmpl w:val="B47EF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AB14E4"/>
    <w:multiLevelType w:val="multilevel"/>
    <w:tmpl w:val="65166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3E2E6A"/>
    <w:multiLevelType w:val="multilevel"/>
    <w:tmpl w:val="99B07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4516B8"/>
    <w:multiLevelType w:val="multilevel"/>
    <w:tmpl w:val="8918E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725D8E"/>
    <w:multiLevelType w:val="multilevel"/>
    <w:tmpl w:val="C38E9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907740"/>
    <w:multiLevelType w:val="multilevel"/>
    <w:tmpl w:val="37041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9B3E5F"/>
    <w:multiLevelType w:val="multilevel"/>
    <w:tmpl w:val="163C5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416CC0"/>
    <w:multiLevelType w:val="multilevel"/>
    <w:tmpl w:val="BB0EBE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3BC7CB0"/>
    <w:multiLevelType w:val="hybridMultilevel"/>
    <w:tmpl w:val="6308A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A55072"/>
    <w:multiLevelType w:val="multilevel"/>
    <w:tmpl w:val="FC62F448"/>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FF1514E"/>
    <w:multiLevelType w:val="multilevel"/>
    <w:tmpl w:val="E1ECD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4B8182A"/>
    <w:multiLevelType w:val="multilevel"/>
    <w:tmpl w:val="90E40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574318"/>
    <w:multiLevelType w:val="multilevel"/>
    <w:tmpl w:val="6936B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1A202AF"/>
    <w:multiLevelType w:val="multilevel"/>
    <w:tmpl w:val="445AA5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FB3E73"/>
    <w:multiLevelType w:val="multilevel"/>
    <w:tmpl w:val="E14A8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5C36276"/>
    <w:multiLevelType w:val="multilevel"/>
    <w:tmpl w:val="0A6AF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DFC2574"/>
    <w:multiLevelType w:val="multilevel"/>
    <w:tmpl w:val="10B07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52569F4"/>
    <w:multiLevelType w:val="multilevel"/>
    <w:tmpl w:val="12AE14E4"/>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A3356E1"/>
    <w:multiLevelType w:val="multilevel"/>
    <w:tmpl w:val="986E5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C435996"/>
    <w:multiLevelType w:val="multilevel"/>
    <w:tmpl w:val="1408CFEE"/>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F4E2F13"/>
    <w:multiLevelType w:val="multilevel"/>
    <w:tmpl w:val="2C947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8737164">
    <w:abstractNumId w:val="3"/>
  </w:num>
  <w:num w:numId="2" w16cid:durableId="724568820">
    <w:abstractNumId w:val="4"/>
  </w:num>
  <w:num w:numId="3" w16cid:durableId="791050747">
    <w:abstractNumId w:val="22"/>
  </w:num>
  <w:num w:numId="4" w16cid:durableId="1036541087">
    <w:abstractNumId w:val="5"/>
  </w:num>
  <w:num w:numId="5" w16cid:durableId="1107000375">
    <w:abstractNumId w:val="16"/>
  </w:num>
  <w:num w:numId="6" w16cid:durableId="1591236699">
    <w:abstractNumId w:val="15"/>
  </w:num>
  <w:num w:numId="7" w16cid:durableId="1586841941">
    <w:abstractNumId w:val="8"/>
  </w:num>
  <w:num w:numId="8" w16cid:durableId="1817838887">
    <w:abstractNumId w:val="17"/>
  </w:num>
  <w:num w:numId="9" w16cid:durableId="1166677113">
    <w:abstractNumId w:val="1"/>
  </w:num>
  <w:num w:numId="10" w16cid:durableId="817695793">
    <w:abstractNumId w:val="12"/>
  </w:num>
  <w:num w:numId="11" w16cid:durableId="786848845">
    <w:abstractNumId w:val="18"/>
  </w:num>
  <w:num w:numId="12" w16cid:durableId="965349464">
    <w:abstractNumId w:val="7"/>
  </w:num>
  <w:num w:numId="13" w16cid:durableId="2028873442">
    <w:abstractNumId w:val="21"/>
  </w:num>
  <w:num w:numId="14" w16cid:durableId="1664041524">
    <w:abstractNumId w:val="20"/>
  </w:num>
  <w:num w:numId="15" w16cid:durableId="120656387">
    <w:abstractNumId w:val="14"/>
  </w:num>
  <w:num w:numId="16" w16cid:durableId="1278565386">
    <w:abstractNumId w:val="2"/>
  </w:num>
  <w:num w:numId="17" w16cid:durableId="657149249">
    <w:abstractNumId w:val="6"/>
  </w:num>
  <w:num w:numId="18" w16cid:durableId="1223297792">
    <w:abstractNumId w:val="10"/>
  </w:num>
  <w:num w:numId="19" w16cid:durableId="1182547748">
    <w:abstractNumId w:val="0"/>
  </w:num>
  <w:num w:numId="20" w16cid:durableId="1737975588">
    <w:abstractNumId w:val="9"/>
  </w:num>
  <w:num w:numId="21" w16cid:durableId="2108186701">
    <w:abstractNumId w:val="19"/>
  </w:num>
  <w:num w:numId="22" w16cid:durableId="275870665">
    <w:abstractNumId w:val="11"/>
  </w:num>
  <w:num w:numId="23" w16cid:durableId="640236258">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E02"/>
    <w:rsid w:val="0000268A"/>
    <w:rsid w:val="0002495E"/>
    <w:rsid w:val="0004434F"/>
    <w:rsid w:val="000479AE"/>
    <w:rsid w:val="000613AB"/>
    <w:rsid w:val="0006322B"/>
    <w:rsid w:val="00070EAE"/>
    <w:rsid w:val="000B755B"/>
    <w:rsid w:val="000C7832"/>
    <w:rsid w:val="000E3228"/>
    <w:rsid w:val="000F22C0"/>
    <w:rsid w:val="000F5B22"/>
    <w:rsid w:val="000F67E8"/>
    <w:rsid w:val="0011590A"/>
    <w:rsid w:val="00117BBF"/>
    <w:rsid w:val="0012746A"/>
    <w:rsid w:val="001366D1"/>
    <w:rsid w:val="00192791"/>
    <w:rsid w:val="001B0689"/>
    <w:rsid w:val="001C150C"/>
    <w:rsid w:val="001D25B9"/>
    <w:rsid w:val="00215C6E"/>
    <w:rsid w:val="00226AD1"/>
    <w:rsid w:val="00230B2D"/>
    <w:rsid w:val="0023639E"/>
    <w:rsid w:val="00246B06"/>
    <w:rsid w:val="00287A5A"/>
    <w:rsid w:val="00291B38"/>
    <w:rsid w:val="00293891"/>
    <w:rsid w:val="002C4E02"/>
    <w:rsid w:val="002E036B"/>
    <w:rsid w:val="00314934"/>
    <w:rsid w:val="00321EE9"/>
    <w:rsid w:val="00325A85"/>
    <w:rsid w:val="00336F52"/>
    <w:rsid w:val="00382092"/>
    <w:rsid w:val="003902D9"/>
    <w:rsid w:val="00393E19"/>
    <w:rsid w:val="003A000D"/>
    <w:rsid w:val="003C50AB"/>
    <w:rsid w:val="003D5F79"/>
    <w:rsid w:val="003E348E"/>
    <w:rsid w:val="003F08B6"/>
    <w:rsid w:val="00442DA9"/>
    <w:rsid w:val="00444258"/>
    <w:rsid w:val="0046132D"/>
    <w:rsid w:val="00470B56"/>
    <w:rsid w:val="00487E78"/>
    <w:rsid w:val="00496F51"/>
    <w:rsid w:val="004C1DC3"/>
    <w:rsid w:val="004D1E02"/>
    <w:rsid w:val="00517B35"/>
    <w:rsid w:val="00537EB3"/>
    <w:rsid w:val="0054749F"/>
    <w:rsid w:val="0057619A"/>
    <w:rsid w:val="00597436"/>
    <w:rsid w:val="00597C7F"/>
    <w:rsid w:val="005B09EE"/>
    <w:rsid w:val="005B7743"/>
    <w:rsid w:val="005C7572"/>
    <w:rsid w:val="00604505"/>
    <w:rsid w:val="006049CF"/>
    <w:rsid w:val="0062366F"/>
    <w:rsid w:val="00635416"/>
    <w:rsid w:val="00637B07"/>
    <w:rsid w:val="0064046D"/>
    <w:rsid w:val="006524B6"/>
    <w:rsid w:val="00656104"/>
    <w:rsid w:val="00666825"/>
    <w:rsid w:val="00676A83"/>
    <w:rsid w:val="00684F50"/>
    <w:rsid w:val="006A02BC"/>
    <w:rsid w:val="006B62EC"/>
    <w:rsid w:val="006C4D89"/>
    <w:rsid w:val="006D3A6E"/>
    <w:rsid w:val="006E2B1A"/>
    <w:rsid w:val="007525C9"/>
    <w:rsid w:val="0079102E"/>
    <w:rsid w:val="007934EC"/>
    <w:rsid w:val="007A2C32"/>
    <w:rsid w:val="007A3B17"/>
    <w:rsid w:val="007E48A1"/>
    <w:rsid w:val="00812868"/>
    <w:rsid w:val="00822E08"/>
    <w:rsid w:val="00856AA6"/>
    <w:rsid w:val="00884B84"/>
    <w:rsid w:val="008C5B5E"/>
    <w:rsid w:val="008D3956"/>
    <w:rsid w:val="00902ED2"/>
    <w:rsid w:val="00904A84"/>
    <w:rsid w:val="00934DE4"/>
    <w:rsid w:val="00935E50"/>
    <w:rsid w:val="00950F05"/>
    <w:rsid w:val="00971F12"/>
    <w:rsid w:val="00973BC0"/>
    <w:rsid w:val="00985028"/>
    <w:rsid w:val="00990271"/>
    <w:rsid w:val="009A4368"/>
    <w:rsid w:val="009C5EEF"/>
    <w:rsid w:val="009E186F"/>
    <w:rsid w:val="009F1DB0"/>
    <w:rsid w:val="00A07915"/>
    <w:rsid w:val="00A22E74"/>
    <w:rsid w:val="00A31B93"/>
    <w:rsid w:val="00A8754C"/>
    <w:rsid w:val="00A94A2E"/>
    <w:rsid w:val="00AA3AE9"/>
    <w:rsid w:val="00AB7EA6"/>
    <w:rsid w:val="00AD3F02"/>
    <w:rsid w:val="00AD7878"/>
    <w:rsid w:val="00B27944"/>
    <w:rsid w:val="00B43D30"/>
    <w:rsid w:val="00B449CF"/>
    <w:rsid w:val="00B4756B"/>
    <w:rsid w:val="00B84337"/>
    <w:rsid w:val="00B90F4B"/>
    <w:rsid w:val="00BB0C5F"/>
    <w:rsid w:val="00BB61AE"/>
    <w:rsid w:val="00BD0DB5"/>
    <w:rsid w:val="00BD54CB"/>
    <w:rsid w:val="00C01AF9"/>
    <w:rsid w:val="00C15ACB"/>
    <w:rsid w:val="00C617A5"/>
    <w:rsid w:val="00C66EEC"/>
    <w:rsid w:val="00CD79E4"/>
    <w:rsid w:val="00CE3D6C"/>
    <w:rsid w:val="00CF10B0"/>
    <w:rsid w:val="00CF16FA"/>
    <w:rsid w:val="00D43F80"/>
    <w:rsid w:val="00D60231"/>
    <w:rsid w:val="00D67F9F"/>
    <w:rsid w:val="00D87FEF"/>
    <w:rsid w:val="00D97962"/>
    <w:rsid w:val="00DF0EC4"/>
    <w:rsid w:val="00E01D63"/>
    <w:rsid w:val="00E279FF"/>
    <w:rsid w:val="00E70C76"/>
    <w:rsid w:val="00E744FF"/>
    <w:rsid w:val="00EB1047"/>
    <w:rsid w:val="00EB4197"/>
    <w:rsid w:val="00EC1F15"/>
    <w:rsid w:val="00ED0C0C"/>
    <w:rsid w:val="00F0297C"/>
    <w:rsid w:val="00F10ABF"/>
    <w:rsid w:val="00F11991"/>
    <w:rsid w:val="00F20AF2"/>
    <w:rsid w:val="00F57574"/>
    <w:rsid w:val="00F65BC2"/>
    <w:rsid w:val="00F85332"/>
    <w:rsid w:val="00FA5996"/>
    <w:rsid w:val="00FC3546"/>
    <w:rsid w:val="00FD6E33"/>
    <w:rsid w:val="00FE2D9E"/>
    <w:rsid w:val="00FF5293"/>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3372AF11"/>
  <w15:docId w15:val="{E6F73E32-CD35-4045-9403-70CFA7775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uk"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8B6"/>
    <w:pPr>
      <w:spacing w:line="240" w:lineRule="auto"/>
    </w:pPr>
    <w:rPr>
      <w:rFonts w:ascii="Times New Roman" w:eastAsia="Times New Roman" w:hAnsi="Times New Roman" w:cs="Times New Roman"/>
      <w:sz w:val="24"/>
      <w:szCs w:val="24"/>
      <w:lang w:val="en-UA"/>
    </w:rPr>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lang w:val="uk"/>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lang w:val="uk"/>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uk"/>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uk"/>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uk"/>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u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uk"/>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uk"/>
    </w:rPr>
  </w:style>
  <w:style w:type="character" w:customStyle="1" w:styleId="apple-converted-space">
    <w:name w:val="apple-converted-space"/>
    <w:basedOn w:val="DefaultParagraphFont"/>
    <w:rsid w:val="00950F05"/>
  </w:style>
  <w:style w:type="character" w:styleId="Hyperlink">
    <w:name w:val="Hyperlink"/>
    <w:basedOn w:val="DefaultParagraphFont"/>
    <w:uiPriority w:val="99"/>
    <w:unhideWhenUsed/>
    <w:rsid w:val="00950F05"/>
    <w:rPr>
      <w:color w:val="0000FF" w:themeColor="hyperlink"/>
      <w:u w:val="single"/>
    </w:rPr>
  </w:style>
  <w:style w:type="character" w:styleId="UnresolvedMention">
    <w:name w:val="Unresolved Mention"/>
    <w:basedOn w:val="DefaultParagraphFont"/>
    <w:uiPriority w:val="99"/>
    <w:semiHidden/>
    <w:unhideWhenUsed/>
    <w:rsid w:val="00950F05"/>
    <w:rPr>
      <w:color w:val="605E5C"/>
      <w:shd w:val="clear" w:color="auto" w:fill="E1DFDD"/>
    </w:rPr>
  </w:style>
  <w:style w:type="character" w:styleId="FollowedHyperlink">
    <w:name w:val="FollowedHyperlink"/>
    <w:basedOn w:val="DefaultParagraphFont"/>
    <w:uiPriority w:val="99"/>
    <w:semiHidden/>
    <w:unhideWhenUsed/>
    <w:rsid w:val="00950F05"/>
    <w:rPr>
      <w:color w:val="800080" w:themeColor="followedHyperlink"/>
      <w:u w:val="single"/>
    </w:rPr>
  </w:style>
  <w:style w:type="character" w:customStyle="1" w:styleId="ytattributedstringhost">
    <w:name w:val="ytattributedstringhost"/>
    <w:basedOn w:val="DefaultParagraphFont"/>
    <w:rsid w:val="004C1DC3"/>
  </w:style>
  <w:style w:type="paragraph" w:styleId="ListParagraph">
    <w:name w:val="List Paragraph"/>
    <w:basedOn w:val="Normal"/>
    <w:uiPriority w:val="34"/>
    <w:qFormat/>
    <w:rsid w:val="00F65BC2"/>
    <w:pPr>
      <w:spacing w:line="276" w:lineRule="auto"/>
      <w:ind w:left="720"/>
      <w:contextualSpacing/>
    </w:pPr>
    <w:rPr>
      <w:rFonts w:ascii="Arial" w:eastAsia="Arial" w:hAnsi="Arial" w:cs="Arial"/>
      <w:sz w:val="22"/>
      <w:szCs w:val="22"/>
      <w:lang w:val="uk"/>
    </w:rPr>
  </w:style>
  <w:style w:type="character" w:customStyle="1" w:styleId="Heading1Char">
    <w:name w:val="Heading 1 Char"/>
    <w:basedOn w:val="DefaultParagraphFont"/>
    <w:link w:val="Heading1"/>
    <w:uiPriority w:val="9"/>
    <w:rsid w:val="007E48A1"/>
    <w:rPr>
      <w:sz w:val="40"/>
      <w:szCs w:val="40"/>
    </w:rPr>
  </w:style>
  <w:style w:type="paragraph" w:styleId="NormalWeb">
    <w:name w:val="Normal (Web)"/>
    <w:basedOn w:val="Normal"/>
    <w:uiPriority w:val="99"/>
    <w:unhideWhenUsed/>
    <w:rsid w:val="007E48A1"/>
    <w:pPr>
      <w:spacing w:before="100" w:beforeAutospacing="1" w:after="100" w:afterAutospacing="1"/>
    </w:pPr>
  </w:style>
  <w:style w:type="character" w:customStyle="1" w:styleId="math">
    <w:name w:val="math"/>
    <w:basedOn w:val="DefaultParagraphFont"/>
    <w:rsid w:val="007E48A1"/>
  </w:style>
  <w:style w:type="character" w:styleId="Strong">
    <w:name w:val="Strong"/>
    <w:basedOn w:val="DefaultParagraphFont"/>
    <w:uiPriority w:val="22"/>
    <w:qFormat/>
    <w:rsid w:val="006E2B1A"/>
    <w:rPr>
      <w:b/>
      <w:bCs/>
    </w:rPr>
  </w:style>
  <w:style w:type="character" w:styleId="HTMLCode">
    <w:name w:val="HTML Code"/>
    <w:basedOn w:val="DefaultParagraphFont"/>
    <w:uiPriority w:val="99"/>
    <w:semiHidden/>
    <w:unhideWhenUsed/>
    <w:rsid w:val="006E2B1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6E2B1A"/>
    <w:rPr>
      <w:sz w:val="32"/>
      <w:szCs w:val="32"/>
    </w:rPr>
  </w:style>
  <w:style w:type="paragraph" w:customStyle="1" w:styleId="p1">
    <w:name w:val="p1"/>
    <w:basedOn w:val="Normal"/>
    <w:rsid w:val="00321EE9"/>
    <w:rPr>
      <w:rFonts w:ascii="Helvetica" w:hAnsi="Helvetica"/>
      <w:color w:val="000000"/>
      <w:sz w:val="16"/>
      <w:szCs w:val="16"/>
    </w:rPr>
  </w:style>
  <w:style w:type="character" w:customStyle="1" w:styleId="colorh1">
    <w:name w:val="color_h1"/>
    <w:basedOn w:val="DefaultParagraphFont"/>
    <w:rsid w:val="0023639E"/>
  </w:style>
  <w:style w:type="paragraph" w:customStyle="1" w:styleId="msonormal0">
    <w:name w:val="msonormal"/>
    <w:basedOn w:val="Normal"/>
    <w:rsid w:val="003F08B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code.com.ua/urok-77-masyvy/" TargetMode="External"/><Relationship Id="rId18" Type="http://schemas.openxmlformats.org/officeDocument/2006/relationships/hyperlink" Target="https://acode.com.ua/urok-15-funktsiyi-i-operator-return/" TargetMode="External"/><Relationship Id="rId26" Type="http://schemas.openxmlformats.org/officeDocument/2006/relationships/image" Target="media/image3.png"/><Relationship Id="rId39" Type="http://schemas.openxmlformats.org/officeDocument/2006/relationships/hyperlink" Target="https://github.com/artificial-intelligence-department/ai_programming_playground_2026/pull/429/changes#diff-44f99c42aba2d947efe850a520b3312fd074b0d1a9e941ebf402acc4200d33af" TargetMode="External"/><Relationship Id="rId21" Type="http://schemas.openxmlformats.org/officeDocument/2006/relationships/hyperlink" Target="https://w3schoolsua.github.io/cpp/cpp_functions_recursion.html" TargetMode="External"/><Relationship Id="rId34" Type="http://schemas.openxmlformats.org/officeDocument/2006/relationships/image" Target="media/image11.png"/><Relationship Id="rId42" Type="http://schemas.openxmlformats.org/officeDocument/2006/relationships/hyperlink" Target="https://github.com/artificial-intelligence-department/ai_programming_playground_2026/pull/429/changes#diff-37861554761041f09297d7cff4df65eb10468955fecc055d049b42d5848a0a9d" TargetMode="External"/><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cpp.dp.ua/obrobka-odnovymirnyh-masyviv/" TargetMode="External"/><Relationship Id="rId29" Type="http://schemas.openxmlformats.org/officeDocument/2006/relationships/image" Target="media/image6.png"/><Relationship Id="rId11" Type="http://schemas.openxmlformats.org/officeDocument/2006/relationships/hyperlink" Target="https://acode.com.ua/urok-72-tsykl-for/" TargetMode="External"/><Relationship Id="rId24" Type="http://schemas.openxmlformats.org/officeDocument/2006/relationships/hyperlink" Target="https://w3schoolsua.github.io/cpp/cpp_ref_string.html"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hyperlink" Target="https://github.com/artificial-intelligence-department/ai_programming_playground_2026/pull/429/changes#diff-058304f1ffefcea129b14612b5d3c10c5ee2b42ecba3bf4aa16706447414aba9" TargetMode="External"/><Relationship Id="rId45" Type="http://schemas.openxmlformats.org/officeDocument/2006/relationships/image" Target="media/image16.png"/><Relationship Id="rId53" Type="http://schemas.openxmlformats.org/officeDocument/2006/relationships/image" Target="media/image24.jp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www.youtube.com/watch?v=5o-6Bu1FbLE" TargetMode="External"/><Relationship Id="rId4" Type="http://schemas.openxmlformats.org/officeDocument/2006/relationships/settings" Target="settings.xml"/><Relationship Id="rId9" Type="http://schemas.openxmlformats.org/officeDocument/2006/relationships/hyperlink" Target="https://www.youtube.com/watch?v=LYIPTmN37SU&amp;t=21s" TargetMode="External"/><Relationship Id="rId14" Type="http://schemas.openxmlformats.org/officeDocument/2006/relationships/hyperlink" Target="https://www.w3schools.com/cpp/cpp_arrays.asp" TargetMode="External"/><Relationship Id="rId22" Type="http://schemas.openxmlformats.org/officeDocument/2006/relationships/hyperlink" Target="https://w3schoolsua.github.io/cpp/cpp_ref_iostream.html"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hyperlink" Target="https://github.com/artificial-intelligence-department/ai_programming_playground_2026/pull/429/changes#diff-6953d57b5edf63182c770f563d5fa1dc0a0336d88ac105a83db1348a31afdd00" TargetMode="External"/><Relationship Id="rId48" Type="http://schemas.openxmlformats.org/officeDocument/2006/relationships/image" Target="media/image19.png"/><Relationship Id="rId56"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hyperlink" Target="https://www.youtube.com/watch?v=LXsUHdsDWW4" TargetMode="External"/><Relationship Id="rId17" Type="http://schemas.openxmlformats.org/officeDocument/2006/relationships/hyperlink" Target="https://w3schoolsua.github.io/cpp/cpp_functions.html" TargetMode="Externa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hyperlink" Target="https://github.com/artificial-intelligence-department/ai_programming_playground_2026/pull/429/changes" TargetMode="External"/><Relationship Id="rId46" Type="http://schemas.openxmlformats.org/officeDocument/2006/relationships/image" Target="media/image17.png"/><Relationship Id="rId59" Type="http://schemas.openxmlformats.org/officeDocument/2006/relationships/theme" Target="theme/theme1.xml"/><Relationship Id="rId20" Type="http://schemas.openxmlformats.org/officeDocument/2006/relationships/hyperlink" Target="https://acode.com.ua/urok-113-rekursiya-i-chysla-fibonachchi/" TargetMode="External"/><Relationship Id="rId41" Type="http://schemas.openxmlformats.org/officeDocument/2006/relationships/hyperlink" Target="https://github.com/artificial-intelligence-department/ai_programming_playground_2026/pull/429/changes#diff-184513351eaa0edff07a5ee56b230363ec86a43084579c33a7f80be784a123d8" TargetMode="External"/><Relationship Id="rId54"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youtube.com/watch?v=tBRHwLh4oXs" TargetMode="External"/><Relationship Id="rId23" Type="http://schemas.openxmlformats.org/officeDocument/2006/relationships/hyperlink" Target="https://w3schoolsua.github.io/cpp/cpp_ref_math.html"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0.png"/><Relationship Id="rId57" Type="http://schemas.openxmlformats.org/officeDocument/2006/relationships/footer" Target="footer2.xml"/><Relationship Id="rId10" Type="http://schemas.openxmlformats.org/officeDocument/2006/relationships/hyperlink" Target="https://w3schoolsua.github.io/cpp/cpp_for_loop_nested.html" TargetMode="External"/><Relationship Id="rId31" Type="http://schemas.openxmlformats.org/officeDocument/2006/relationships/image" Target="media/image8.png"/><Relationship Id="rId44" Type="http://schemas.openxmlformats.org/officeDocument/2006/relationships/image" Target="media/image15.png"/><Relationship Id="rId52" Type="http://schemas.openxmlformats.org/officeDocument/2006/relationships/image" Target="media/image23.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DVSs3fKG3MstKug24g0AYhUiYQ==">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1704</TotalTime>
  <Pages>35</Pages>
  <Words>4695</Words>
  <Characters>26763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Софія Ільницька</cp:lastModifiedBy>
  <cp:revision>66</cp:revision>
  <dcterms:created xsi:type="dcterms:W3CDTF">2026-09-20T17:54:00Z</dcterms:created>
  <dcterms:modified xsi:type="dcterms:W3CDTF">2026-10-20T06:16:00Z</dcterms:modified>
</cp:coreProperties>
</file>