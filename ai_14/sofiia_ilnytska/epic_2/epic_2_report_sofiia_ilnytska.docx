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07A39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756DAC47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0B771C41" w14:textId="77777777" w:rsidR="002C4E02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738391D9" w14:textId="77777777" w:rsidR="002C4E02" w:rsidRDefault="002C4E02">
      <w:pPr>
        <w:jc w:val="center"/>
      </w:pPr>
    </w:p>
    <w:p w14:paraId="197F206E" w14:textId="77777777" w:rsidR="002C4E02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9AC590" wp14:editId="309A048C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0BD355" w14:textId="77777777" w:rsidR="002C4E02" w:rsidRDefault="002C4E02">
      <w:pPr>
        <w:jc w:val="center"/>
      </w:pPr>
    </w:p>
    <w:p w14:paraId="09B746A3" w14:textId="77777777" w:rsidR="002C4E02" w:rsidRDefault="002C4E02">
      <w:pPr>
        <w:jc w:val="center"/>
      </w:pPr>
    </w:p>
    <w:p w14:paraId="571D9E20" w14:textId="77777777" w:rsidR="002C4E02" w:rsidRDefault="002C4E02">
      <w:pPr>
        <w:jc w:val="center"/>
      </w:pPr>
    </w:p>
    <w:p w14:paraId="26481355" w14:textId="77777777" w:rsidR="002C4E02" w:rsidRDefault="002C4E02">
      <w:pPr>
        <w:jc w:val="center"/>
      </w:pPr>
    </w:p>
    <w:p w14:paraId="361A7853" w14:textId="77777777" w:rsidR="002C4E02" w:rsidRDefault="002C4E02">
      <w:pPr>
        <w:jc w:val="center"/>
      </w:pPr>
    </w:p>
    <w:p w14:paraId="3086D6D4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3FEC5237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681AE198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6A4D6759" w14:textId="77777777" w:rsidR="002C4E02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3682A716" w14:textId="77777777" w:rsidR="002C4E02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sdt>
      <w:sdtPr>
        <w:tag w:val="goog_rdk_2"/>
        <w:id w:val="1420611989"/>
      </w:sdtPr>
      <w:sdtContent>
        <w:p w14:paraId="4D50C418" w14:textId="44507FC5" w:rsidR="002C4E02" w:rsidRDefault="00000000">
          <w:pPr>
            <w:tabs>
              <w:tab w:val="center" w:pos="4819"/>
              <w:tab w:val="left" w:pos="7468"/>
            </w:tabs>
            <w:jc w:val="center"/>
            <w:rPr>
              <w:ins w:id="0" w:author="Матвій Белаш" w:date="2026-09-10T12:32:00Z"/>
              <w:b/>
              <w:bCs/>
              <w:sz w:val="28"/>
              <w:szCs w:val="28"/>
            </w:rPr>
          </w:pPr>
          <w:sdt>
            <w:sdtPr>
              <w:tag w:val="goog_rdk_1"/>
              <w:id w:val="1096815059"/>
              <w:showingPlcHdr/>
            </w:sdtPr>
            <w:sdtContent>
              <w:r w:rsidR="00A94A2E">
                <w:t xml:space="preserve">     </w:t>
              </w:r>
            </w:sdtContent>
          </w:sdt>
        </w:p>
      </w:sdtContent>
    </w:sdt>
    <w:p w14:paraId="2E7FA30A" w14:textId="77777777" w:rsidR="002C4E02" w:rsidRDefault="002C4E02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59A57ADD" w14:textId="77777777" w:rsidR="002C4E02" w:rsidRPr="00AD7878" w:rsidRDefault="002C4E02" w:rsidP="00AD7878">
      <w:pPr>
        <w:tabs>
          <w:tab w:val="center" w:pos="4819"/>
          <w:tab w:val="left" w:pos="7468"/>
        </w:tabs>
        <w:rPr>
          <w:b/>
          <w:bCs/>
          <w:sz w:val="28"/>
          <w:szCs w:val="28"/>
          <w:lang w:val="uk-UA"/>
        </w:rPr>
      </w:pPr>
    </w:p>
    <w:p w14:paraId="3C67481A" w14:textId="77777777" w:rsidR="002C4E02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1B4F4B25" w14:textId="77777777" w:rsidR="00AD7878" w:rsidRDefault="00AD7878" w:rsidP="00AD7878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b/>
          <w:bCs/>
          <w:color w:val="000000"/>
          <w:sz w:val="28"/>
          <w:szCs w:val="28"/>
        </w:rPr>
        <w:t>про виконання лабораторних та практичних робіт блоку № 2</w:t>
      </w:r>
    </w:p>
    <w:p w14:paraId="4C028FE6" w14:textId="77777777" w:rsidR="00AD7878" w:rsidRDefault="00AD7878" w:rsidP="00AD7878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19575302" w14:textId="77777777" w:rsidR="00AD7878" w:rsidRDefault="00AD7878" w:rsidP="00AD7878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color w:val="000000"/>
          <w:sz w:val="28"/>
          <w:szCs w:val="28"/>
        </w:rPr>
        <w:t>«Основи програмування»</w:t>
      </w:r>
    </w:p>
    <w:p w14:paraId="46182F25" w14:textId="77777777" w:rsidR="00AD7878" w:rsidRDefault="00AD7878" w:rsidP="00AD7878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до:</w:t>
      </w:r>
    </w:p>
    <w:p w14:paraId="28D579DB" w14:textId="77777777" w:rsidR="00AD7878" w:rsidRDefault="00AD7878" w:rsidP="00AD7878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Лабораторної Роботи № 1 </w:t>
      </w:r>
    </w:p>
    <w:p w14:paraId="20B0911D" w14:textId="77777777" w:rsidR="00AD7878" w:rsidRDefault="00AD7878" w:rsidP="00AD7878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Алготестер Лабораторної Роботи № 1</w:t>
      </w:r>
    </w:p>
    <w:p w14:paraId="30BBD51C" w14:textId="77777777" w:rsidR="00AD7878" w:rsidRDefault="00AD7878" w:rsidP="00AD7878">
      <w:pPr>
        <w:pStyle w:val="NormalWeb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Практичних Робіт до блоку № 2</w:t>
      </w:r>
    </w:p>
    <w:p w14:paraId="30EB6944" w14:textId="77777777" w:rsidR="00AD7878" w:rsidRDefault="00AD7878" w:rsidP="00AD7878">
      <w:pPr>
        <w:spacing w:after="240"/>
      </w:pPr>
    </w:p>
    <w:p w14:paraId="5232243A" w14:textId="77777777" w:rsidR="00AD7878" w:rsidRDefault="00AD7878" w:rsidP="00AD7878"/>
    <w:p w14:paraId="05930134" w14:textId="77777777" w:rsidR="002C4E02" w:rsidRDefault="002C4E02">
      <w:pPr>
        <w:jc w:val="both"/>
        <w:rPr>
          <w:sz w:val="28"/>
          <w:szCs w:val="28"/>
        </w:rPr>
      </w:pPr>
    </w:p>
    <w:p w14:paraId="73A1E51B" w14:textId="77777777" w:rsidR="002C4E02" w:rsidRDefault="002C4E02">
      <w:pPr>
        <w:jc w:val="both"/>
        <w:rPr>
          <w:sz w:val="28"/>
          <w:szCs w:val="28"/>
        </w:rPr>
      </w:pPr>
    </w:p>
    <w:p w14:paraId="24DF3D02" w14:textId="77777777" w:rsidR="002C4E02" w:rsidRDefault="002C4E02">
      <w:pPr>
        <w:jc w:val="both"/>
        <w:rPr>
          <w:sz w:val="28"/>
          <w:szCs w:val="28"/>
        </w:rPr>
      </w:pPr>
    </w:p>
    <w:p w14:paraId="23343FD5" w14:textId="77777777" w:rsidR="002C4E02" w:rsidRDefault="002C4E02">
      <w:pPr>
        <w:jc w:val="both"/>
        <w:rPr>
          <w:b/>
          <w:bCs/>
          <w:smallCaps/>
          <w:sz w:val="28"/>
          <w:szCs w:val="28"/>
        </w:rPr>
      </w:pPr>
    </w:p>
    <w:p w14:paraId="26819A82" w14:textId="77777777" w:rsidR="002C4E02" w:rsidRDefault="002C4E02">
      <w:pPr>
        <w:spacing w:line="360" w:lineRule="auto"/>
        <w:jc w:val="both"/>
        <w:rPr>
          <w:sz w:val="28"/>
          <w:szCs w:val="28"/>
        </w:rPr>
      </w:pPr>
    </w:p>
    <w:p w14:paraId="551135AE" w14:textId="52777897" w:rsidR="002C4E02" w:rsidRDefault="00000000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</w:t>
      </w:r>
      <w:r w:rsidR="000F22C0">
        <w:rPr>
          <w:b/>
          <w:bCs/>
          <w:sz w:val="28"/>
          <w:szCs w:val="28"/>
          <w:lang w:val="uk-UA"/>
        </w:rPr>
        <w:t>ла</w:t>
      </w:r>
      <w:r>
        <w:rPr>
          <w:b/>
          <w:bCs/>
          <w:sz w:val="28"/>
          <w:szCs w:val="28"/>
        </w:rPr>
        <w:t>:</w:t>
      </w:r>
    </w:p>
    <w:p w14:paraId="104546DB" w14:textId="314A6506" w:rsidR="002C4E02" w:rsidRPr="000F22C0" w:rsidRDefault="00000000">
      <w:pPr>
        <w:jc w:val="right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 w:rsidR="000F22C0">
        <w:rPr>
          <w:sz w:val="28"/>
          <w:szCs w:val="28"/>
          <w:lang w:val="uk-UA"/>
        </w:rPr>
        <w:t>ка</w:t>
      </w:r>
      <w:r>
        <w:rPr>
          <w:sz w:val="28"/>
          <w:szCs w:val="28"/>
        </w:rPr>
        <w:t xml:space="preserve"> групи ШІ-1</w:t>
      </w:r>
      <w:r w:rsidR="000F22C0">
        <w:rPr>
          <w:sz w:val="28"/>
          <w:szCs w:val="28"/>
          <w:lang w:val="uk-UA"/>
        </w:rPr>
        <w:t>4</w:t>
      </w:r>
    </w:p>
    <w:p w14:paraId="4CBBEF96" w14:textId="7ED1B497" w:rsidR="002C4E02" w:rsidRPr="000F22C0" w:rsidRDefault="000F22C0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Ільницька Софія Олександрівна</w:t>
      </w:r>
    </w:p>
    <w:p w14:paraId="72C6F5C0" w14:textId="77777777" w:rsidR="00AD7878" w:rsidRPr="00AD7878" w:rsidRDefault="00AD7878" w:rsidP="00AD7878">
      <w:pPr>
        <w:pStyle w:val="Heading1"/>
        <w:spacing w:before="240" w:after="0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 w:rsidRPr="00AD7878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Тема роботи:  </w:t>
      </w:r>
    </w:p>
    <w:p w14:paraId="11FE503D" w14:textId="4FBC1793" w:rsidR="00AD7878" w:rsidRPr="00AD7878" w:rsidRDefault="00AD7878" w:rsidP="00AD7878">
      <w:pPr>
        <w:rPr>
          <w:lang w:val="uk-UA"/>
        </w:rPr>
      </w:pPr>
      <w:r w:rsidRPr="00AD7878">
        <w:rPr>
          <w:color w:val="000000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6E1C2B6D" w14:textId="77777777" w:rsidR="00AD7878" w:rsidRPr="00AD7878" w:rsidRDefault="00AD7878" w:rsidP="00AD7878">
      <w:pPr>
        <w:pStyle w:val="Heading1"/>
        <w:spacing w:before="240" w:after="0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bookmarkStart w:id="1" w:name="_heading=h.aaj4d8g9v8ft" w:colFirst="0" w:colLast="0"/>
      <w:bookmarkEnd w:id="1"/>
      <w:r w:rsidRPr="00AD7878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Мета роботи: </w:t>
      </w:r>
    </w:p>
    <w:p w14:paraId="50E87765" w14:textId="0A5E6242" w:rsidR="00AD7878" w:rsidRPr="00AD7878" w:rsidRDefault="00AD7878" w:rsidP="00AD7878">
      <w:pPr>
        <w:pStyle w:val="NormalWeb"/>
        <w:spacing w:before="0" w:beforeAutospacing="0" w:after="200" w:afterAutospacing="0"/>
        <w:rPr>
          <w:color w:val="000000"/>
        </w:rPr>
      </w:pPr>
      <w:r w:rsidRPr="00AD7878">
        <w:rPr>
          <w:lang w:val="uk-UA"/>
        </w:rPr>
        <w:t>В</w:t>
      </w:r>
      <w:r w:rsidRPr="00AD7878">
        <w:t>ивчення та закріплення базових конструкцій мови програмування C++: змінних, констант, типів даних та їх розмірів, а також систем числення (зокрема двійкової). Додатково — опрацювання умовних та логічних операторів, базових операцій і вбудованих функцій, механізмів вводу-виводу, коментування коду, а також побудова лінійних та розгалужених</w:t>
      </w:r>
      <w:r w:rsidRPr="00AD7878">
        <w:rPr>
          <w:color w:val="000000"/>
        </w:rPr>
        <w:t xml:space="preserve"> алгоритмів. Практична частина включає ручні обчислення в двійковій системі числення (переведення чисел, додавання, ділення) та написання відповідних програм на C++.</w:t>
      </w:r>
    </w:p>
    <w:p w14:paraId="235960DF" w14:textId="135F7A6E" w:rsidR="00AD7878" w:rsidRPr="00AD7878" w:rsidRDefault="00AD7878" w:rsidP="00AD7878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6E6224E" w14:textId="77777777" w:rsidR="00AD7878" w:rsidRDefault="00AD7878" w:rsidP="00AD7878">
      <w:pPr>
        <w:numPr>
          <w:ilvl w:val="0"/>
          <w:numId w:val="20"/>
        </w:numPr>
        <w:spacing w:line="276" w:lineRule="auto"/>
      </w:pPr>
      <w:r>
        <w:t>Теоретичні відомості з переліком важливих тем:</w:t>
      </w:r>
    </w:p>
    <w:p w14:paraId="35BED544" w14:textId="117F4308" w:rsidR="00AD7878" w:rsidRDefault="00AD7878" w:rsidP="00AD78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Тема №1: </w:t>
      </w:r>
      <w:r w:rsidR="0004434F" w:rsidRPr="0004434F">
        <w:rPr>
          <w:color w:val="000000"/>
        </w:rPr>
        <w:t>Системи числення (двійкова, вісімкова, десяткова, шістнадцяткова) та перетворення чисел між ними</w:t>
      </w:r>
    </w:p>
    <w:p w14:paraId="75085DC1" w14:textId="70BB9D15" w:rsidR="00AD7878" w:rsidRDefault="00AD7878" w:rsidP="00AD78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№2:</w:t>
      </w:r>
      <w:r w:rsidR="00597C7F">
        <w:rPr>
          <w:color w:val="000000"/>
          <w:lang w:val="uk-UA"/>
        </w:rPr>
        <w:t xml:space="preserve"> </w:t>
      </w:r>
      <w:r w:rsidR="00597C7F" w:rsidRPr="00597C7F">
        <w:rPr>
          <w:color w:val="000000"/>
        </w:rPr>
        <w:t xml:space="preserve">Двійкова система числення — арифметичні операції (додавання, віднімання, </w:t>
      </w:r>
      <w:r w:rsidR="0062366F">
        <w:rPr>
          <w:color w:val="000000"/>
          <w:lang w:val="uk-UA"/>
        </w:rPr>
        <w:t xml:space="preserve">множення, </w:t>
      </w:r>
      <w:r w:rsidR="00597C7F" w:rsidRPr="00597C7F">
        <w:rPr>
          <w:color w:val="000000"/>
        </w:rPr>
        <w:t>ділення)</w:t>
      </w:r>
    </w:p>
    <w:p w14:paraId="5D019CF6" w14:textId="5F6DADB4" w:rsidR="00AD7878" w:rsidRDefault="00AD7878" w:rsidP="00AD78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№3:</w:t>
      </w:r>
      <w:r w:rsidR="00597C7F" w:rsidRPr="00597C7F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597C7F" w:rsidRPr="00597C7F">
        <w:rPr>
          <w:color w:val="000000"/>
        </w:rPr>
        <w:t>Змінні, константи, типи даних та їх розміри в C++</w:t>
      </w:r>
    </w:p>
    <w:p w14:paraId="3DB23F76" w14:textId="22B306ED" w:rsidR="00597C7F" w:rsidRPr="00597C7F" w:rsidRDefault="00AD7878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t>4</w:t>
      </w:r>
      <w:r>
        <w:rPr>
          <w:color w:val="000000"/>
        </w:rPr>
        <w:t>:</w:t>
      </w:r>
      <w:r w:rsidR="00597C7F">
        <w:rPr>
          <w:color w:val="000000"/>
          <w:lang w:val="uk-UA"/>
        </w:rPr>
        <w:t xml:space="preserve"> </w:t>
      </w:r>
      <w:r w:rsidR="00597C7F" w:rsidRPr="00597C7F">
        <w:rPr>
          <w:color w:val="000000"/>
        </w:rPr>
        <w:t>Бібліотеки в C++ (stdio, cmath, iostream)</w:t>
      </w:r>
    </w:p>
    <w:p w14:paraId="329B0017" w14:textId="678CAB74" w:rsid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5</w:t>
      </w:r>
      <w:r>
        <w:rPr>
          <w:color w:val="000000"/>
        </w:rPr>
        <w:t xml:space="preserve">: </w:t>
      </w:r>
      <w:r w:rsidRPr="00597C7F">
        <w:rPr>
          <w:color w:val="000000"/>
        </w:rPr>
        <w:t>Ввід та вивід даних (cin, cout)</w:t>
      </w:r>
    </w:p>
    <w:p w14:paraId="1D45CA8D" w14:textId="77777777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6</w:t>
      </w:r>
      <w:r w:rsidRPr="00597C7F">
        <w:rPr>
          <w:color w:val="000000"/>
        </w:rPr>
        <w:t>:</w:t>
      </w:r>
      <w:r w:rsidRPr="00597C7F">
        <w:rPr>
          <w:color w:val="000000"/>
          <w:lang w:val="uk-UA"/>
        </w:rPr>
        <w:t xml:space="preserve"> </w:t>
      </w:r>
      <w:r w:rsidRPr="00597C7F">
        <w:rPr>
          <w:color w:val="000000"/>
        </w:rPr>
        <w:t>Базові операції та вбудовані функції (арифметичні, побітові, математичні функції)</w:t>
      </w:r>
    </w:p>
    <w:p w14:paraId="54403D11" w14:textId="77777777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7</w:t>
      </w:r>
      <w:r w:rsidRPr="00597C7F">
        <w:rPr>
          <w:color w:val="000000"/>
        </w:rPr>
        <w:t>:</w:t>
      </w:r>
      <w:r w:rsidRPr="00597C7F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597C7F">
        <w:rPr>
          <w:color w:val="000000"/>
        </w:rPr>
        <w:t>Коментарі у коді</w:t>
      </w:r>
    </w:p>
    <w:p w14:paraId="044A5491" w14:textId="5440F15A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97C7F">
        <w:rPr>
          <w:color w:val="000000"/>
        </w:rPr>
        <w:t>Тема №</w:t>
      </w:r>
      <w:r w:rsidRPr="00597C7F">
        <w:rPr>
          <w:lang w:val="uk-UA"/>
        </w:rPr>
        <w:t>8</w:t>
      </w:r>
      <w:r w:rsidRPr="00597C7F">
        <w:rPr>
          <w:color w:val="000000"/>
        </w:rPr>
        <w:t>:</w:t>
      </w:r>
      <w:r w:rsidRPr="00597C7F">
        <w:rPr>
          <w:color w:val="000000"/>
          <w:lang w:val="uk-UA"/>
        </w:rPr>
        <w:t xml:space="preserve"> </w:t>
      </w:r>
      <w:r w:rsidRPr="00597C7F">
        <w:rPr>
          <w:color w:val="000000"/>
        </w:rPr>
        <w:t>Лінійні алгоритми</w:t>
      </w:r>
    </w:p>
    <w:p w14:paraId="2B8EEAFA" w14:textId="77777777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9</w:t>
      </w:r>
      <w:r w:rsidRPr="00597C7F">
        <w:rPr>
          <w:color w:val="000000"/>
        </w:rPr>
        <w:t>: Розгалужені алгоритми та умовні оператори (if, else, switch-case, тернарний оператор)</w:t>
      </w:r>
    </w:p>
    <w:p w14:paraId="7C134801" w14:textId="53FB4441" w:rsidR="00AD7878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10</w:t>
      </w:r>
      <w:r w:rsidRPr="00597C7F">
        <w:rPr>
          <w:color w:val="000000"/>
        </w:rPr>
        <w:t>:</w:t>
      </w:r>
      <w:r w:rsidRPr="00597C7F">
        <w:rPr>
          <w:color w:val="000000"/>
          <w:lang w:val="uk-UA"/>
        </w:rPr>
        <w:t xml:space="preserve"> </w:t>
      </w:r>
      <w:r w:rsidRPr="00597C7F">
        <w:rPr>
          <w:color w:val="000000"/>
        </w:rPr>
        <w:t>Логічні оператори (AND, OR, NOT)</w:t>
      </w:r>
    </w:p>
    <w:p w14:paraId="552E9EF3" w14:textId="77777777" w:rsidR="00597C7F" w:rsidRDefault="00597C7F" w:rsidP="00597C7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7943BE98" w14:textId="77777777" w:rsidR="00597C7F" w:rsidRDefault="00597C7F" w:rsidP="00597C7F">
      <w:pPr>
        <w:pBdr>
          <w:top w:val="nil"/>
          <w:left w:val="nil"/>
          <w:bottom w:val="nil"/>
          <w:right w:val="nil"/>
          <w:between w:val="nil"/>
        </w:pBdr>
      </w:pPr>
    </w:p>
    <w:p w14:paraId="0ABE3C49" w14:textId="77777777" w:rsidR="00AD7878" w:rsidRDefault="00AD7878" w:rsidP="00AD7878">
      <w:pPr>
        <w:numPr>
          <w:ilvl w:val="0"/>
          <w:numId w:val="20"/>
        </w:numPr>
        <w:spacing w:line="276" w:lineRule="auto"/>
      </w:pPr>
      <w:r>
        <w:t>Індивідуальний план опрацювання теорії:</w:t>
      </w:r>
    </w:p>
    <w:p w14:paraId="3F1B81FA" w14:textId="1DA1CA35" w:rsidR="00AD7878" w:rsidRPr="00597C7F" w:rsidRDefault="00AD7878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Тема №1: </w:t>
      </w:r>
      <w:r w:rsidR="00597C7F" w:rsidRPr="0004434F">
        <w:rPr>
          <w:color w:val="000000"/>
        </w:rPr>
        <w:t>Системи числення (двійкова, вісімкова, десяткова, шістнадцяткова) та перетворення чисел між ними</w:t>
      </w:r>
    </w:p>
    <w:p w14:paraId="1D563C46" w14:textId="77777777" w:rsidR="00AD7878" w:rsidRDefault="00AD7878" w:rsidP="00AD7878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06C77740" w14:textId="2E265725" w:rsidR="00226AD1" w:rsidRPr="00226AD1" w:rsidRDefault="00226AD1" w:rsidP="00AD7878">
      <w:pPr>
        <w:numPr>
          <w:ilvl w:val="2"/>
          <w:numId w:val="21"/>
        </w:numPr>
        <w:rPr>
          <w:shd w:val="clear" w:color="auto" w:fill="FFF2CC"/>
        </w:rPr>
      </w:pPr>
      <w:hyperlink r:id="rId9" w:tooltip="85. Просто про Системи числення: двійкова, шістнадцяткова, десяткова" w:history="1">
        <w:r w:rsidRPr="00226AD1">
          <w:rPr>
            <w:color w:val="0000FF"/>
          </w:rPr>
          <w:t>85. Просто про Системи числення: двійкова, шістнадцяткова, десяткова</w:t>
        </w:r>
      </w:hyperlink>
    </w:p>
    <w:p w14:paraId="5C538867" w14:textId="75C0D152" w:rsidR="00226AD1" w:rsidRPr="00226AD1" w:rsidRDefault="00226AD1" w:rsidP="00AD7878">
      <w:pPr>
        <w:numPr>
          <w:ilvl w:val="2"/>
          <w:numId w:val="21"/>
        </w:numPr>
        <w:rPr>
          <w:shd w:val="clear" w:color="auto" w:fill="FFF2CC"/>
        </w:rPr>
      </w:pPr>
      <w:hyperlink r:id="rId10" w:tooltip="СИСТЕМИ ЧИСЛЕННЯ дуже просто 💡 Двійкова, десяткова, шістнадцяткова 🧮Без степенів та інших складнощів" w:history="1">
        <w:r w:rsidRPr="00226AD1">
          <w:rPr>
            <w:rStyle w:val="Hyperlink"/>
            <w:u w:val="none"/>
          </w:rPr>
          <w:t xml:space="preserve">СИСТЕМИ ЧИСЛЕННЯ дуже просто </w:t>
        </w:r>
        <w:r w:rsidRPr="00226AD1">
          <w:rPr>
            <w:rStyle w:val="Hyperlink"/>
            <w:rFonts w:ascii="Apple Color Emoji" w:hAnsi="Apple Color Emoji" w:cs="Apple Color Emoji"/>
            <w:u w:val="none"/>
          </w:rPr>
          <w:t>💡</w:t>
        </w:r>
        <w:r w:rsidRPr="00226AD1">
          <w:rPr>
            <w:rStyle w:val="Hyperlink"/>
            <w:u w:val="none"/>
          </w:rPr>
          <w:t xml:space="preserve"> Двійкова, десяткова, шістнадцяткова Без степенів та інших складнощів</w:t>
        </w:r>
      </w:hyperlink>
    </w:p>
    <w:p w14:paraId="09FCAFD8" w14:textId="1730EC18" w:rsidR="00226AD1" w:rsidRPr="00226AD1" w:rsidRDefault="00226AD1" w:rsidP="00AD7878">
      <w:pPr>
        <w:numPr>
          <w:ilvl w:val="2"/>
          <w:numId w:val="21"/>
        </w:numPr>
        <w:rPr>
          <w:shd w:val="clear" w:color="auto" w:fill="FFF2CC"/>
        </w:rPr>
      </w:pPr>
      <w:hyperlink r:id="rId11" w:tooltip="Як перевести число з двійкової системи числення в десяткову." w:history="1">
        <w:r w:rsidRPr="00226AD1">
          <w:rPr>
            <w:rStyle w:val="Hyperlink"/>
            <w:u w:val="none"/>
          </w:rPr>
          <w:t>Як перевести число з двійкової системи числення в десяткову.</w:t>
        </w:r>
      </w:hyperlink>
    </w:p>
    <w:p w14:paraId="6E078728" w14:textId="59396C19" w:rsidR="00597C7F" w:rsidRPr="006524B6" w:rsidRDefault="00AD7878" w:rsidP="006524B6">
      <w:pPr>
        <w:numPr>
          <w:ilvl w:val="1"/>
          <w:numId w:val="21"/>
        </w:numPr>
      </w:pPr>
      <w:r>
        <w:t>Що опрацьовано:</w:t>
      </w:r>
    </w:p>
    <w:p w14:paraId="392085C2" w14:textId="77777777" w:rsidR="003E348E" w:rsidRPr="003E348E" w:rsidRDefault="003E348E" w:rsidP="00AD7878">
      <w:pPr>
        <w:numPr>
          <w:ilvl w:val="2"/>
          <w:numId w:val="21"/>
        </w:numPr>
      </w:pPr>
      <w:r w:rsidRPr="003E348E">
        <w:t>Розглянула основні види систем числення (двійкову, вісімкову, десяткову та шістнадцяткову), їх особливості та практичне застосування в програмуванні.</w:t>
      </w:r>
    </w:p>
    <w:p w14:paraId="41A85E50" w14:textId="07F415D2" w:rsidR="003E348E" w:rsidRPr="003E348E" w:rsidRDefault="003E348E" w:rsidP="00AD7878">
      <w:pPr>
        <w:numPr>
          <w:ilvl w:val="2"/>
          <w:numId w:val="21"/>
        </w:numPr>
      </w:pPr>
      <w:r w:rsidRPr="003E348E">
        <w:t>Виконала вправи на перетворення чисел між різними системами числення та закріпила навички роботи з ними.</w:t>
      </w:r>
    </w:p>
    <w:p w14:paraId="52BEB8E6" w14:textId="0F9593E4" w:rsidR="00AD7878" w:rsidRDefault="00AD7878" w:rsidP="00AD7878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Статус: </w:t>
      </w:r>
      <w:r w:rsidRPr="006524B6">
        <w:t>Ознайомлен</w:t>
      </w:r>
      <w:r w:rsidR="006524B6">
        <w:rPr>
          <w:lang w:val="uk-UA"/>
        </w:rPr>
        <w:t>а</w:t>
      </w:r>
    </w:p>
    <w:p w14:paraId="79C83C6C" w14:textId="13CE52D6" w:rsidR="00AD7878" w:rsidRDefault="00AD7878" w:rsidP="00AD7878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 w:rsidR="006524B6">
        <w:rPr>
          <w:color w:val="000000"/>
          <w:lang w:val="uk-UA"/>
        </w:rPr>
        <w:t xml:space="preserve"> 18.09.2026</w:t>
      </w:r>
      <w:r>
        <w:rPr>
          <w:color w:val="000000"/>
        </w:rPr>
        <w:t xml:space="preserve">  </w:t>
      </w:r>
    </w:p>
    <w:p w14:paraId="11C2F885" w14:textId="7EE7F967" w:rsidR="00AD7878" w:rsidRPr="006524B6" w:rsidRDefault="00AD7878" w:rsidP="00AD7878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 w:rsidR="006524B6">
        <w:rPr>
          <w:color w:val="000000"/>
          <w:lang w:val="uk-UA"/>
        </w:rPr>
        <w:t xml:space="preserve"> 2</w:t>
      </w:r>
      <w:r w:rsidR="0062366F">
        <w:rPr>
          <w:color w:val="000000"/>
          <w:lang w:val="uk-UA"/>
        </w:rPr>
        <w:t>1</w:t>
      </w:r>
      <w:r w:rsidR="006524B6">
        <w:rPr>
          <w:color w:val="000000"/>
          <w:lang w:val="uk-UA"/>
        </w:rPr>
        <w:t>.09.2026</w:t>
      </w:r>
      <w:r w:rsidR="006524B6">
        <w:rPr>
          <w:color w:val="000000"/>
        </w:rPr>
        <w:t xml:space="preserve">  </w:t>
      </w:r>
      <w:r w:rsidR="006524B6"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20B3203C" w14:textId="77777777" w:rsidR="006524B6" w:rsidRDefault="006524B6" w:rsidP="006524B6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254D18E6" w14:textId="33DB5C58" w:rsidR="006524B6" w:rsidRPr="00597C7F" w:rsidRDefault="006524B6" w:rsidP="006524B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2</w:t>
      </w:r>
      <w:r>
        <w:rPr>
          <w:color w:val="000000"/>
        </w:rPr>
        <w:t xml:space="preserve">: </w:t>
      </w:r>
      <w:r w:rsidR="0062366F" w:rsidRPr="00597C7F">
        <w:rPr>
          <w:color w:val="000000"/>
        </w:rPr>
        <w:t xml:space="preserve">Двійкова система числення — арифметичні операції (додавання, віднімання, </w:t>
      </w:r>
      <w:r w:rsidR="0062366F">
        <w:rPr>
          <w:color w:val="000000"/>
          <w:lang w:val="uk-UA"/>
        </w:rPr>
        <w:t xml:space="preserve">множення, </w:t>
      </w:r>
      <w:r w:rsidR="0062366F" w:rsidRPr="00597C7F">
        <w:rPr>
          <w:color w:val="000000"/>
        </w:rPr>
        <w:t>ділення)</w:t>
      </w:r>
    </w:p>
    <w:p w14:paraId="19C0F850" w14:textId="77777777" w:rsid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4CF36FC6" w14:textId="1588DB25" w:rsidR="00FF5293" w:rsidRPr="00FF5293" w:rsidRDefault="00FF5293" w:rsidP="006524B6">
      <w:pPr>
        <w:numPr>
          <w:ilvl w:val="2"/>
          <w:numId w:val="21"/>
        </w:numPr>
        <w:rPr>
          <w:shd w:val="clear" w:color="auto" w:fill="FFF2CC"/>
        </w:rPr>
      </w:pPr>
      <w:hyperlink r:id="rId12" w:tooltip="Lection  01. Арифметичні дії у двійковій системі числення" w:history="1">
        <w:r w:rsidRPr="00FF5293">
          <w:rPr>
            <w:color w:val="0000FF"/>
          </w:rPr>
          <w:t>Lection 01. Арифметичні дії у двійковій системі числення</w:t>
        </w:r>
      </w:hyperlink>
    </w:p>
    <w:p w14:paraId="42B5A4A2" w14:textId="00980E94" w:rsidR="00FF5293" w:rsidRPr="00FF5293" w:rsidRDefault="00FF5293" w:rsidP="006524B6">
      <w:pPr>
        <w:numPr>
          <w:ilvl w:val="2"/>
          <w:numId w:val="21"/>
        </w:numPr>
        <w:rPr>
          <w:shd w:val="clear" w:color="auto" w:fill="FFF2CC"/>
        </w:rPr>
      </w:pPr>
      <w:hyperlink r:id="rId13" w:tooltip="Дії над числами у двійковій системі /Гриньків Андрій/" w:history="1">
        <w:r w:rsidRPr="00FF5293">
          <w:rPr>
            <w:rStyle w:val="Hyperlink"/>
          </w:rPr>
          <w:t>Дії над числами у двійковій системі /Гриньків Андрій/</w:t>
        </w:r>
      </w:hyperlink>
    </w:p>
    <w:p w14:paraId="20B5954C" w14:textId="27C8B8C5" w:rsidR="00FF5293" w:rsidRPr="00FF5293" w:rsidRDefault="00FF5293" w:rsidP="006524B6">
      <w:pPr>
        <w:numPr>
          <w:ilvl w:val="2"/>
          <w:numId w:val="21"/>
        </w:numPr>
        <w:rPr>
          <w:shd w:val="clear" w:color="auto" w:fill="FFF2CC"/>
        </w:rPr>
      </w:pPr>
      <w:hyperlink r:id="rId14" w:tooltip="Множення і ділення в двійковій системі" w:history="1">
        <w:r w:rsidRPr="00FF5293">
          <w:rPr>
            <w:rStyle w:val="Hyperlink"/>
            <w:u w:val="none"/>
          </w:rPr>
          <w:t>Множення і ділення в двійковій системі</w:t>
        </w:r>
      </w:hyperlink>
    </w:p>
    <w:p w14:paraId="048A3CD8" w14:textId="77777777" w:rsidR="006524B6" w:rsidRPr="006524B6" w:rsidRDefault="006524B6" w:rsidP="006524B6">
      <w:pPr>
        <w:numPr>
          <w:ilvl w:val="1"/>
          <w:numId w:val="21"/>
        </w:numPr>
      </w:pPr>
      <w:r>
        <w:t>Що опрацьовано:</w:t>
      </w:r>
    </w:p>
    <w:p w14:paraId="464CDFE4" w14:textId="59C65982" w:rsidR="006524B6" w:rsidRPr="0062366F" w:rsidRDefault="0062366F" w:rsidP="006524B6">
      <w:pPr>
        <w:numPr>
          <w:ilvl w:val="2"/>
          <w:numId w:val="21"/>
        </w:numPr>
      </w:pPr>
      <w:r w:rsidRPr="0062366F">
        <w:t>Опрацювала переведення чисел із десяткової системи в двійкову та виконання основних арифметичних операцій із двійковими числами: додавання, віднімання та ділення.</w:t>
      </w:r>
    </w:p>
    <w:p w14:paraId="23168BB0" w14:textId="6C6DF739" w:rsidR="0062366F" w:rsidRPr="006524B6" w:rsidRDefault="0062366F" w:rsidP="006524B6">
      <w:pPr>
        <w:numPr>
          <w:ilvl w:val="2"/>
          <w:numId w:val="21"/>
        </w:numPr>
      </w:pPr>
      <w:r w:rsidRPr="0062366F">
        <w:t>Виконала практичні вправи з двійковою та іншими системами числення</w:t>
      </w:r>
    </w:p>
    <w:p w14:paraId="4CBF3B0A" w14:textId="77777777" w:rsid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а</w:t>
      </w:r>
    </w:p>
    <w:p w14:paraId="5F48C699" w14:textId="77777777" w:rsid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18.09.2026</w:t>
      </w:r>
      <w:r>
        <w:rPr>
          <w:color w:val="000000"/>
        </w:rPr>
        <w:t xml:space="preserve">  </w:t>
      </w:r>
    </w:p>
    <w:p w14:paraId="05F7BEDE" w14:textId="5C26AB48" w:rsidR="006524B6" w:rsidRP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2</w:t>
      </w:r>
      <w:r w:rsidR="0062366F">
        <w:rPr>
          <w:color w:val="000000"/>
          <w:lang w:val="uk-UA"/>
        </w:rPr>
        <w:t>1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153301A3" w14:textId="77777777" w:rsidR="006524B6" w:rsidRDefault="006524B6" w:rsidP="006524B6">
      <w:pPr>
        <w:ind w:left="1440"/>
      </w:pPr>
    </w:p>
    <w:p w14:paraId="122EE317" w14:textId="5F27D1E1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3</w:t>
      </w:r>
      <w:r>
        <w:rPr>
          <w:color w:val="000000"/>
        </w:rPr>
        <w:t xml:space="preserve">: </w:t>
      </w:r>
      <w:r w:rsidRPr="00597C7F">
        <w:rPr>
          <w:color w:val="000000"/>
        </w:rPr>
        <w:t>Змінні, константи, типи даних та їх розміри в C++</w:t>
      </w:r>
    </w:p>
    <w:p w14:paraId="2BCA9F61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57AE3BB4" w14:textId="4A0F860B" w:rsidR="00FF5293" w:rsidRPr="00FF5293" w:rsidRDefault="00FF5293" w:rsidP="0062366F">
      <w:pPr>
        <w:numPr>
          <w:ilvl w:val="2"/>
          <w:numId w:val="21"/>
        </w:numPr>
        <w:rPr>
          <w:shd w:val="clear" w:color="auto" w:fill="FFF2CC"/>
        </w:rPr>
      </w:pPr>
      <w:hyperlink r:id="rId15" w:tooltip="Уроки C++ для початківців / #3 – Змінні та типи даних" w:history="1">
        <w:r w:rsidRPr="00FF5293">
          <w:rPr>
            <w:color w:val="0000FF"/>
          </w:rPr>
          <w:t>Уроки C++ для початківців / #3 – Змінні та типи даних</w:t>
        </w:r>
      </w:hyperlink>
    </w:p>
    <w:p w14:paraId="5F67360D" w14:textId="6626C264" w:rsidR="00FF5293" w:rsidRPr="00FF5293" w:rsidRDefault="00FF5293" w:rsidP="0062366F">
      <w:pPr>
        <w:numPr>
          <w:ilvl w:val="2"/>
          <w:numId w:val="21"/>
        </w:numPr>
        <w:rPr>
          <w:shd w:val="clear" w:color="auto" w:fill="FFF2CC"/>
        </w:rPr>
      </w:pPr>
      <w:hyperlink r:id="rId16" w:tooltip="C++ українською. Стандартні типи даних" w:history="1">
        <w:r w:rsidRPr="00FF5293">
          <w:rPr>
            <w:rStyle w:val="Hyperlink"/>
            <w:u w:val="none"/>
          </w:rPr>
          <w:t>C++ українською. Стандартні типи даних</w:t>
        </w:r>
      </w:hyperlink>
    </w:p>
    <w:p w14:paraId="070647F9" w14:textId="4BAAB22A" w:rsidR="00FF5293" w:rsidRPr="00FF5293" w:rsidRDefault="00FF5293" w:rsidP="0062366F">
      <w:pPr>
        <w:numPr>
          <w:ilvl w:val="2"/>
          <w:numId w:val="21"/>
        </w:numPr>
        <w:rPr>
          <w:shd w:val="clear" w:color="auto" w:fill="FFF2CC"/>
        </w:rPr>
      </w:pPr>
      <w:hyperlink r:id="rId17" w:tooltip="С++. Урок 2. Типи даних. Змінні та Константи" w:history="1">
        <w:r w:rsidRPr="00FF5293">
          <w:rPr>
            <w:rStyle w:val="Hyperlink"/>
          </w:rPr>
          <w:t>С++. Урок 2. Типи даних. Змінні та Константи</w:t>
        </w:r>
      </w:hyperlink>
    </w:p>
    <w:p w14:paraId="7E767503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4FFB5A5B" w14:textId="78C63B2F" w:rsidR="0062366F" w:rsidRPr="0062366F" w:rsidRDefault="0062366F" w:rsidP="0062366F">
      <w:pPr>
        <w:numPr>
          <w:ilvl w:val="2"/>
          <w:numId w:val="21"/>
        </w:numPr>
      </w:pPr>
      <w:r w:rsidRPr="0062366F">
        <w:t>Опрацювала визначення та оголошення змінних і констант, а також основні типи даних у C++ (int, char, float, double</w:t>
      </w:r>
      <w:r>
        <w:rPr>
          <w:lang w:val="uk-UA"/>
        </w:rPr>
        <w:t xml:space="preserve"> </w:t>
      </w:r>
      <w:r w:rsidRPr="0062366F">
        <w:t>тощо) та їх призначення.</w:t>
      </w:r>
    </w:p>
    <w:p w14:paraId="227629D9" w14:textId="5A96FBA8" w:rsidR="0062366F" w:rsidRPr="0062366F" w:rsidRDefault="0062366F" w:rsidP="0062366F">
      <w:pPr>
        <w:numPr>
          <w:ilvl w:val="2"/>
          <w:numId w:val="21"/>
        </w:numPr>
      </w:pPr>
      <w:r w:rsidRPr="0062366F">
        <w:t>Розглянула розміри й представлення типів даних у двійковій системі, порівняла їхні властивості та навчилася обирати відповідний тип для різних задач.</w:t>
      </w:r>
    </w:p>
    <w:p w14:paraId="7A318360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а</w:t>
      </w:r>
    </w:p>
    <w:p w14:paraId="5889F2BC" w14:textId="0F885063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19.09.2026</w:t>
      </w:r>
      <w:r>
        <w:rPr>
          <w:color w:val="000000"/>
        </w:rPr>
        <w:t xml:space="preserve">  </w:t>
      </w:r>
    </w:p>
    <w:p w14:paraId="3F31EFB0" w14:textId="4F191BAC" w:rsidR="0062366F" w:rsidRP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23.09.2026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464E7D72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08CCC051" w14:textId="08B236F1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4</w:t>
      </w:r>
      <w:r>
        <w:rPr>
          <w:color w:val="000000"/>
        </w:rPr>
        <w:t xml:space="preserve">: </w:t>
      </w:r>
      <w:r w:rsidRPr="0062366F">
        <w:rPr>
          <w:color w:val="000000"/>
        </w:rPr>
        <w:t>Бібліотеки в C++ (stdio, cmath, iostream)</w:t>
      </w:r>
    </w:p>
    <w:p w14:paraId="31FAA716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495F2C0C" w14:textId="07FE6A60" w:rsidR="00D67F9F" w:rsidRDefault="0046132D" w:rsidP="00D67F9F">
      <w:pPr>
        <w:numPr>
          <w:ilvl w:val="2"/>
          <w:numId w:val="21"/>
        </w:numPr>
        <w:rPr>
          <w:shd w:val="clear" w:color="auto" w:fill="FFF2CC"/>
        </w:rPr>
      </w:pPr>
      <w:hyperlink r:id="rId18" w:tooltip="C++ 005. Файл iostream" w:history="1">
        <w:r w:rsidRPr="0046132D">
          <w:rPr>
            <w:color w:val="0000FF"/>
          </w:rPr>
          <w:t>C++ 005. Файл iostream</w:t>
        </w:r>
      </w:hyperlink>
    </w:p>
    <w:p w14:paraId="3208475E" w14:textId="5A0948D7" w:rsidR="0023639E" w:rsidRPr="0023639E" w:rsidRDefault="00D67F9F" w:rsidP="0023639E">
      <w:pPr>
        <w:numPr>
          <w:ilvl w:val="2"/>
          <w:numId w:val="21"/>
        </w:numPr>
        <w:rPr>
          <w:shd w:val="clear" w:color="auto" w:fill="FFF2CC"/>
        </w:rPr>
      </w:pPr>
      <w:hyperlink r:id="rId19" w:tooltip="C++ Практика 005. Файл iostream" w:history="1">
        <w:r w:rsidRPr="0023639E">
          <w:rPr>
            <w:rStyle w:val="Hyperlink"/>
            <w:u w:val="none"/>
          </w:rPr>
          <w:t>C++ Практика 005. Файл iostream</w:t>
        </w:r>
      </w:hyperlink>
    </w:p>
    <w:p w14:paraId="46931398" w14:textId="452C163C" w:rsidR="0023639E" w:rsidRPr="0023639E" w:rsidRDefault="0023639E" w:rsidP="0023639E">
      <w:pPr>
        <w:numPr>
          <w:ilvl w:val="2"/>
          <w:numId w:val="21"/>
        </w:numPr>
        <w:rPr>
          <w:shd w:val="clear" w:color="auto" w:fill="FFF2CC"/>
        </w:rPr>
      </w:pPr>
      <w:hyperlink r:id="rId20" w:anchor="google_vignette&amp;gsc.tab=0" w:history="1">
        <w:r w:rsidRPr="0023639E">
          <w:rPr>
            <w:rStyle w:val="Hyperlink"/>
            <w:kern w:val="36"/>
          </w:rPr>
          <w:t>C++ iostream</w:t>
        </w:r>
      </w:hyperlink>
    </w:p>
    <w:p w14:paraId="5EAD4067" w14:textId="7B6593B3" w:rsidR="0023639E" w:rsidRPr="0023639E" w:rsidRDefault="0023639E" w:rsidP="0023639E">
      <w:pPr>
        <w:numPr>
          <w:ilvl w:val="2"/>
          <w:numId w:val="21"/>
        </w:numPr>
        <w:rPr>
          <w:shd w:val="clear" w:color="auto" w:fill="FFF2CC"/>
        </w:rPr>
      </w:pPr>
      <w:hyperlink r:id="rId21" w:anchor="gsc.tab=0" w:history="1">
        <w:r w:rsidRPr="0023639E">
          <w:rPr>
            <w:rStyle w:val="Hyperlink"/>
          </w:rPr>
          <w:t>C++ Бібліотека cmath</w:t>
        </w:r>
      </w:hyperlink>
    </w:p>
    <w:p w14:paraId="65BC2A8A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6A0774D0" w14:textId="77777777" w:rsidR="006B62EC" w:rsidRPr="006B62EC" w:rsidRDefault="006B62EC" w:rsidP="0062366F">
      <w:pPr>
        <w:numPr>
          <w:ilvl w:val="2"/>
          <w:numId w:val="21"/>
        </w:numPr>
      </w:pPr>
      <w:r w:rsidRPr="006B62EC">
        <w:t>Опрацювала поняття бібліотек у C++, їх призначення та основні принципи використання в програмах.</w:t>
      </w:r>
    </w:p>
    <w:p w14:paraId="22E1BCED" w14:textId="77777777" w:rsidR="006B62EC" w:rsidRPr="006B62EC" w:rsidRDefault="006B62EC" w:rsidP="0062366F">
      <w:pPr>
        <w:numPr>
          <w:ilvl w:val="2"/>
          <w:numId w:val="21"/>
        </w:numPr>
      </w:pPr>
      <w:r w:rsidRPr="006B62EC">
        <w:rPr>
          <w:color w:val="000000"/>
        </w:rPr>
        <w:t>Розглянула стандартні бібліотеки iostream, cmath та stdio</w:t>
      </w:r>
    </w:p>
    <w:p w14:paraId="120DBB04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а</w:t>
      </w:r>
    </w:p>
    <w:p w14:paraId="33CC522F" w14:textId="74EA5846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1</w:t>
      </w:r>
      <w:r w:rsidR="006B62EC">
        <w:rPr>
          <w:color w:val="000000"/>
          <w:lang w:val="uk-UA"/>
        </w:rPr>
        <w:t>1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4079A4B9" w14:textId="7F4B38C4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6B62EC">
        <w:rPr>
          <w:color w:val="000000"/>
          <w:lang w:val="uk-UA"/>
        </w:rPr>
        <w:t>15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606B0D18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0B87DA99" w14:textId="20F3F31A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Тема №</w:t>
      </w:r>
      <w:r>
        <w:rPr>
          <w:color w:val="000000"/>
          <w:lang w:val="uk-UA"/>
        </w:rPr>
        <w:t>5</w:t>
      </w:r>
      <w:r>
        <w:rPr>
          <w:color w:val="000000"/>
        </w:rPr>
        <w:t xml:space="preserve">: </w:t>
      </w:r>
      <w:r w:rsidRPr="0062366F">
        <w:rPr>
          <w:color w:val="000000"/>
        </w:rPr>
        <w:t>Ввід та вивід даних (cin, cout)</w:t>
      </w:r>
    </w:p>
    <w:p w14:paraId="75D9D78D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7FE214DF" w14:textId="5EBE1ACD" w:rsidR="00444258" w:rsidRPr="00444258" w:rsidRDefault="00444258" w:rsidP="0062366F">
      <w:pPr>
        <w:numPr>
          <w:ilvl w:val="2"/>
          <w:numId w:val="21"/>
        </w:numPr>
        <w:rPr>
          <w:shd w:val="clear" w:color="auto" w:fill="FFF2CC"/>
        </w:rPr>
      </w:pPr>
      <w:hyperlink r:id="rId22" w:tooltip="Програмування на C++ (2.5). cin/cout - ввід та вивід" w:history="1">
        <w:r w:rsidRPr="00444258">
          <w:rPr>
            <w:color w:val="0000FF"/>
          </w:rPr>
          <w:t>Програмування на C++ (2.5). cin/cout - ввід та вивід</w:t>
        </w:r>
      </w:hyperlink>
    </w:p>
    <w:p w14:paraId="562083C0" w14:textId="64AC5F54" w:rsidR="00444258" w:rsidRPr="00444258" w:rsidRDefault="00444258" w:rsidP="00444258">
      <w:pPr>
        <w:numPr>
          <w:ilvl w:val="2"/>
          <w:numId w:val="21"/>
        </w:numPr>
        <w:rPr>
          <w:shd w:val="clear" w:color="auto" w:fill="FFF2CC"/>
        </w:rPr>
      </w:pPr>
      <w:hyperlink r:id="rId23" w:history="1">
        <w:r w:rsidRPr="00444258">
          <w:rPr>
            <w:rStyle w:val="Hyperlink"/>
          </w:rPr>
          <w:t>Урок №14. Об’єкти cout, cin і endl</w:t>
        </w:r>
      </w:hyperlink>
    </w:p>
    <w:p w14:paraId="2A2D0C48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431CA606" w14:textId="43E5B33D" w:rsidR="0062366F" w:rsidRPr="006524B6" w:rsidRDefault="006B62EC" w:rsidP="0062366F">
      <w:pPr>
        <w:numPr>
          <w:ilvl w:val="2"/>
          <w:numId w:val="21"/>
        </w:numPr>
      </w:pPr>
      <w:r w:rsidRPr="006B62EC">
        <w:t>Опрацювала основи введення та виведення даних у C++ за допомогою операторів cin та cout.</w:t>
      </w:r>
    </w:p>
    <w:p w14:paraId="3D1A04BA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а</w:t>
      </w:r>
    </w:p>
    <w:p w14:paraId="2A343787" w14:textId="4CEC297C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1</w:t>
      </w:r>
      <w:r w:rsidR="006B62EC">
        <w:rPr>
          <w:color w:val="000000"/>
          <w:lang w:val="uk-UA"/>
        </w:rPr>
        <w:t>1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3042F55C" w14:textId="783A0AA4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6B62EC">
        <w:rPr>
          <w:color w:val="000000"/>
          <w:lang w:val="uk-UA"/>
        </w:rPr>
        <w:t>12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48AF6378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4BA4333C" w14:textId="4D230B7C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6</w:t>
      </w:r>
      <w:r>
        <w:rPr>
          <w:color w:val="000000"/>
        </w:rPr>
        <w:t xml:space="preserve">: </w:t>
      </w:r>
      <w:r w:rsidRPr="0062366F">
        <w:rPr>
          <w:color w:val="000000"/>
        </w:rPr>
        <w:t>Базові операції та вбудовані функції (арифметичні, побітові, математичні функції)</w:t>
      </w:r>
    </w:p>
    <w:p w14:paraId="04FF7EA4" w14:textId="4CC4CF14" w:rsidR="0062366F" w:rsidRPr="00973BC0" w:rsidRDefault="0062366F" w:rsidP="00973BC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09A08E4E" w14:textId="0903DF41" w:rsidR="000B755B" w:rsidRPr="00973BC0" w:rsidRDefault="000B755B" w:rsidP="000B755B">
      <w:pPr>
        <w:numPr>
          <w:ilvl w:val="2"/>
          <w:numId w:val="21"/>
        </w:numPr>
        <w:rPr>
          <w:shd w:val="clear" w:color="auto" w:fill="FFF2CC"/>
        </w:rPr>
      </w:pPr>
      <w:hyperlink r:id="rId24" w:history="1">
        <w:r w:rsidRPr="00973BC0">
          <w:rPr>
            <w:rStyle w:val="Hyperlink"/>
            <w:kern w:val="36"/>
          </w:rPr>
          <w:t>Урок №42. Арифметичні оператори</w:t>
        </w:r>
      </w:hyperlink>
    </w:p>
    <w:p w14:paraId="7D8B9B82" w14:textId="5A111766" w:rsidR="00973BC0" w:rsidRPr="00973BC0" w:rsidRDefault="00973BC0" w:rsidP="00973BC0">
      <w:pPr>
        <w:numPr>
          <w:ilvl w:val="2"/>
          <w:numId w:val="21"/>
        </w:numPr>
        <w:rPr>
          <w:shd w:val="clear" w:color="auto" w:fill="FFF2CC"/>
        </w:rPr>
      </w:pPr>
      <w:hyperlink r:id="rId25" w:history="1">
        <w:r w:rsidRPr="00973BC0">
          <w:rPr>
            <w:rStyle w:val="Hyperlink"/>
            <w:caps/>
            <w:spacing w:val="-14"/>
          </w:rPr>
          <w:t>АРИФМЕТИЧНІ ОПЕРАТОРИ В МОВІ C++</w:t>
        </w:r>
      </w:hyperlink>
    </w:p>
    <w:p w14:paraId="252E4A4C" w14:textId="49B41D8D" w:rsidR="00973BC0" w:rsidRPr="00973BC0" w:rsidRDefault="00973BC0" w:rsidP="00973BC0">
      <w:pPr>
        <w:numPr>
          <w:ilvl w:val="2"/>
          <w:numId w:val="21"/>
        </w:numPr>
        <w:rPr>
          <w:shd w:val="clear" w:color="auto" w:fill="FFF2CC"/>
        </w:rPr>
      </w:pPr>
      <w:hyperlink r:id="rId26" w:history="1">
        <w:r w:rsidRPr="00973BC0">
          <w:rPr>
            <w:rStyle w:val="Hyperlink"/>
          </w:rPr>
          <w:t>C++ українською. Математичні дії, порядковість. Оператор присвоєння</w:t>
        </w:r>
      </w:hyperlink>
    </w:p>
    <w:p w14:paraId="649085BB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287065B3" w14:textId="77777777" w:rsidR="006B62EC" w:rsidRPr="006B62EC" w:rsidRDefault="006B62EC" w:rsidP="0062366F">
      <w:pPr>
        <w:numPr>
          <w:ilvl w:val="2"/>
          <w:numId w:val="21"/>
        </w:numPr>
      </w:pPr>
      <w:r w:rsidRPr="006B62EC">
        <w:t>Опрацювала арифметичні та побітові операції в C++, а також основні математичні функції sqrt, pow та інші.</w:t>
      </w:r>
    </w:p>
    <w:p w14:paraId="717444E1" w14:textId="10214812" w:rsidR="006B62EC" w:rsidRPr="006B62EC" w:rsidRDefault="006B62EC" w:rsidP="0062366F">
      <w:pPr>
        <w:numPr>
          <w:ilvl w:val="2"/>
          <w:numId w:val="21"/>
        </w:numPr>
      </w:pPr>
      <w:r w:rsidRPr="006B62EC">
        <w:t>Виконала практичні вправи на використання базових операцій і математичних функцій у програмному коді.</w:t>
      </w:r>
    </w:p>
    <w:p w14:paraId="3FCC0F98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а</w:t>
      </w:r>
    </w:p>
    <w:p w14:paraId="127F09B9" w14:textId="2CEA573F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1</w:t>
      </w:r>
      <w:r w:rsidR="006B62EC">
        <w:rPr>
          <w:color w:val="000000"/>
          <w:lang w:val="uk-UA"/>
        </w:rPr>
        <w:t>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2EA4A6F8" w14:textId="18B533FF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6B62EC">
        <w:rPr>
          <w:color w:val="000000"/>
          <w:lang w:val="uk-UA"/>
        </w:rPr>
        <w:t>18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03757207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39D19F06" w14:textId="647E9DD4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7</w:t>
      </w:r>
      <w:r>
        <w:rPr>
          <w:color w:val="000000"/>
        </w:rPr>
        <w:t xml:space="preserve">: </w:t>
      </w:r>
      <w:r w:rsidRPr="0062366F">
        <w:rPr>
          <w:color w:val="000000"/>
        </w:rPr>
        <w:t>Коментарі у коді</w:t>
      </w:r>
    </w:p>
    <w:p w14:paraId="39CE79E1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4CE78DB1" w14:textId="3B668BFA" w:rsidR="00EB4197" w:rsidRPr="00EB4197" w:rsidRDefault="00EB4197" w:rsidP="0062366F">
      <w:pPr>
        <w:numPr>
          <w:ilvl w:val="2"/>
          <w:numId w:val="21"/>
        </w:numPr>
        <w:rPr>
          <w:shd w:val="clear" w:color="auto" w:fill="FFF2CC"/>
        </w:rPr>
      </w:pPr>
      <w:hyperlink r:id="rId27" w:history="1">
        <w:r w:rsidRPr="00EB4197">
          <w:rPr>
            <w:rStyle w:val="Hyperlink"/>
            <w:shd w:val="clear" w:color="auto" w:fill="FFFFFF"/>
          </w:rPr>
          <w:t>Як правильно писати коментарі? | Жахливі та правильні коментарі по Clean Code</w:t>
        </w:r>
      </w:hyperlink>
    </w:p>
    <w:p w14:paraId="4E51653B" w14:textId="5BE283BC" w:rsidR="00EB4197" w:rsidRPr="00EB4197" w:rsidRDefault="00EB4197" w:rsidP="0062366F">
      <w:pPr>
        <w:numPr>
          <w:ilvl w:val="2"/>
          <w:numId w:val="21"/>
        </w:numPr>
        <w:rPr>
          <w:shd w:val="clear" w:color="auto" w:fill="FFF2CC"/>
        </w:rPr>
      </w:pPr>
      <w:hyperlink r:id="rId28" w:history="1">
        <w:r w:rsidRPr="00EB4197">
          <w:rPr>
            <w:rStyle w:val="Hyperlink"/>
            <w:shd w:val="clear" w:color="auto" w:fill="FFFFFF"/>
          </w:rPr>
          <w:t>Коментування програмного коду: як писати зрозумілий код для себе й інших</w:t>
        </w:r>
      </w:hyperlink>
    </w:p>
    <w:p w14:paraId="4DB50F71" w14:textId="7ED0EC6D" w:rsidR="00EB4197" w:rsidRPr="00EB4197" w:rsidRDefault="00EB4197" w:rsidP="00EB4197">
      <w:pPr>
        <w:numPr>
          <w:ilvl w:val="2"/>
          <w:numId w:val="21"/>
        </w:numPr>
        <w:rPr>
          <w:shd w:val="clear" w:color="auto" w:fill="FFF2CC"/>
        </w:rPr>
      </w:pPr>
      <w:hyperlink r:id="rId29" w:history="1">
        <w:r w:rsidRPr="00EB4197">
          <w:rPr>
            <w:rStyle w:val="Hyperlink"/>
            <w:kern w:val="36"/>
          </w:rPr>
          <w:t>Урок №12. Коментарі</w:t>
        </w:r>
      </w:hyperlink>
    </w:p>
    <w:p w14:paraId="5B6D0A1F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17A33CCD" w14:textId="77777777" w:rsidR="006B62EC" w:rsidRPr="006B62EC" w:rsidRDefault="006B62EC" w:rsidP="0062366F">
      <w:pPr>
        <w:numPr>
          <w:ilvl w:val="2"/>
          <w:numId w:val="21"/>
        </w:numPr>
      </w:pPr>
      <w:r w:rsidRPr="006B62EC">
        <w:t>Опрацювала значення коментарів у програмуванні, їх види в C++ та правила написання зрозумілих і ефективних коментарів.</w:t>
      </w:r>
    </w:p>
    <w:p w14:paraId="465A0864" w14:textId="13E9517F" w:rsidR="006B62EC" w:rsidRPr="006B62EC" w:rsidRDefault="006B62EC" w:rsidP="0062366F">
      <w:pPr>
        <w:numPr>
          <w:ilvl w:val="2"/>
          <w:numId w:val="21"/>
        </w:numPr>
      </w:pPr>
      <w:r>
        <w:rPr>
          <w:lang w:val="uk-UA"/>
        </w:rPr>
        <w:t>Н</w:t>
      </w:r>
      <w:r w:rsidRPr="006B62EC">
        <w:t>авчилася використовувати коментарі для пояснення окремих частин програми.</w:t>
      </w:r>
    </w:p>
    <w:p w14:paraId="163B2F71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а</w:t>
      </w:r>
    </w:p>
    <w:p w14:paraId="7797B6F2" w14:textId="7F144D90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1</w:t>
      </w:r>
      <w:r w:rsidR="006B62EC">
        <w:rPr>
          <w:color w:val="000000"/>
          <w:lang w:val="uk-UA"/>
        </w:rPr>
        <w:t>1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12526B43" w14:textId="0B37F266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6B62EC">
        <w:rPr>
          <w:color w:val="000000"/>
          <w:lang w:val="uk-UA"/>
        </w:rPr>
        <w:t>12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6F8E1BE9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55CF38D0" w14:textId="7C68AB37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8</w:t>
      </w:r>
      <w:r>
        <w:rPr>
          <w:color w:val="000000"/>
        </w:rPr>
        <w:t xml:space="preserve">: </w:t>
      </w:r>
      <w:r w:rsidRPr="0062366F">
        <w:rPr>
          <w:color w:val="000000"/>
        </w:rPr>
        <w:t>Лінійні алгоритми</w:t>
      </w:r>
    </w:p>
    <w:p w14:paraId="296F8CBC" w14:textId="323D3BFF" w:rsidR="0062366F" w:rsidRPr="008C5B5E" w:rsidRDefault="0062366F" w:rsidP="008C5B5E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27784665" w14:textId="45FE7E52" w:rsidR="008C5B5E" w:rsidRPr="00C15ACB" w:rsidRDefault="008C5B5E" w:rsidP="008C5B5E">
      <w:pPr>
        <w:numPr>
          <w:ilvl w:val="2"/>
          <w:numId w:val="21"/>
        </w:numPr>
        <w:rPr>
          <w:shd w:val="clear" w:color="auto" w:fill="FFF2CC"/>
        </w:rPr>
      </w:pPr>
      <w:hyperlink r:id="rId30" w:history="1">
        <w:r w:rsidRPr="008C5B5E">
          <w:rPr>
            <w:rStyle w:val="Hyperlink"/>
          </w:rPr>
          <w:t>§ 22. Лінійні алгоритми</w:t>
        </w:r>
      </w:hyperlink>
    </w:p>
    <w:p w14:paraId="7064E76D" w14:textId="0FB11D9B" w:rsidR="00C15ACB" w:rsidRPr="008C5B5E" w:rsidRDefault="00C15ACB" w:rsidP="008C5B5E">
      <w:pPr>
        <w:numPr>
          <w:ilvl w:val="2"/>
          <w:numId w:val="21"/>
        </w:numPr>
        <w:rPr>
          <w:shd w:val="clear" w:color="auto" w:fill="FFF2CC"/>
        </w:rPr>
      </w:pPr>
      <w:hyperlink r:id="rId31" w:history="1">
        <w:r w:rsidRPr="00C15ACB">
          <w:rPr>
            <w:rStyle w:val="Hyperlink"/>
          </w:rPr>
          <w:t>Лінійні алгоритми зі змінними</w:t>
        </w:r>
      </w:hyperlink>
    </w:p>
    <w:p w14:paraId="35806520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7B4F4F00" w14:textId="77777777" w:rsidR="006B62EC" w:rsidRPr="006B62EC" w:rsidRDefault="006B62EC" w:rsidP="0062366F">
      <w:pPr>
        <w:numPr>
          <w:ilvl w:val="2"/>
          <w:numId w:val="21"/>
        </w:numPr>
      </w:pPr>
      <w:r w:rsidRPr="006B62EC">
        <w:t>Опрацювала визначення, особливості, структуру та основні властивості лінійних алгоритмів.</w:t>
      </w:r>
    </w:p>
    <w:p w14:paraId="01068EFE" w14:textId="0174153A" w:rsidR="006B62EC" w:rsidRPr="006524B6" w:rsidRDefault="0062366F" w:rsidP="0062366F">
      <w:pPr>
        <w:numPr>
          <w:ilvl w:val="2"/>
          <w:numId w:val="21"/>
        </w:numPr>
      </w:pPr>
      <w:r w:rsidRPr="0062366F">
        <w:lastRenderedPageBreak/>
        <w:t xml:space="preserve">Виконала практичні вправи </w:t>
      </w:r>
      <w:r w:rsidR="006B62EC" w:rsidRPr="006B62EC">
        <w:t>зі створення та реалізації лінійних алгоритмів мовою C++.</w:t>
      </w:r>
    </w:p>
    <w:p w14:paraId="74E62E4E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а</w:t>
      </w:r>
    </w:p>
    <w:p w14:paraId="3D8B67E3" w14:textId="126E5413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1</w:t>
      </w:r>
      <w:r w:rsidR="006B62EC">
        <w:rPr>
          <w:color w:val="000000"/>
          <w:lang w:val="uk-UA"/>
        </w:rPr>
        <w:t>8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281D4B8E" w14:textId="5940F2FC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2</w:t>
      </w:r>
      <w:r w:rsidR="006B62EC">
        <w:rPr>
          <w:color w:val="000000"/>
          <w:lang w:val="uk-UA"/>
        </w:rPr>
        <w:t>1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62E712F5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76400034" w14:textId="08AB9D14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9</w:t>
      </w:r>
      <w:r>
        <w:rPr>
          <w:color w:val="000000"/>
        </w:rPr>
        <w:t xml:space="preserve">: </w:t>
      </w:r>
      <w:r w:rsidRPr="0062366F">
        <w:rPr>
          <w:color w:val="000000"/>
        </w:rPr>
        <w:t>Розгалужені алгоритми та умовні оператори (if, else, switch-case, тернарний оператор)</w:t>
      </w:r>
    </w:p>
    <w:p w14:paraId="1054C673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1D6BA776" w14:textId="4B9CAA71" w:rsidR="00C15ACB" w:rsidRPr="00C15ACB" w:rsidRDefault="00C15ACB" w:rsidP="0062366F">
      <w:pPr>
        <w:numPr>
          <w:ilvl w:val="2"/>
          <w:numId w:val="21"/>
        </w:numPr>
        <w:rPr>
          <w:shd w:val="clear" w:color="auto" w:fill="FFF2CC"/>
        </w:rPr>
      </w:pPr>
      <w:hyperlink r:id="rId32" w:tooltip="Уроки C++ для початківців / #4 - Умовні конструкції. Оператори if-else, switch-case" w:history="1">
        <w:r w:rsidRPr="00C15ACB">
          <w:rPr>
            <w:color w:val="0000FF"/>
            <w:u w:val="single"/>
          </w:rPr>
          <w:t>Уроки C++ для початківців / #4 - Умовні конструкції. Оператори if-else, switch-case</w:t>
        </w:r>
      </w:hyperlink>
    </w:p>
    <w:p w14:paraId="17C8E9C9" w14:textId="67BE1832" w:rsidR="00C15ACB" w:rsidRPr="00C15ACB" w:rsidRDefault="00C15ACB" w:rsidP="00C15ACB">
      <w:pPr>
        <w:numPr>
          <w:ilvl w:val="2"/>
          <w:numId w:val="21"/>
        </w:numPr>
        <w:rPr>
          <w:shd w:val="clear" w:color="auto" w:fill="FFF2CC"/>
        </w:rPr>
      </w:pPr>
      <w:hyperlink r:id="rId33" w:history="1">
        <w:r w:rsidRPr="00C15ACB">
          <w:rPr>
            <w:rStyle w:val="Hyperlink"/>
            <w:kern w:val="36"/>
          </w:rPr>
          <w:t>Урок №67. Оператори умовного розгалуження if/else</w:t>
        </w:r>
      </w:hyperlink>
    </w:p>
    <w:p w14:paraId="06299208" w14:textId="0B6FD578" w:rsidR="00C15ACB" w:rsidRPr="00C15ACB" w:rsidRDefault="00C15ACB" w:rsidP="00C15ACB">
      <w:pPr>
        <w:numPr>
          <w:ilvl w:val="2"/>
          <w:numId w:val="21"/>
        </w:numPr>
      </w:pPr>
      <w:hyperlink r:id="rId34" w:history="1">
        <w:r w:rsidRPr="00C15ACB">
          <w:rPr>
            <w:rStyle w:val="Hyperlink"/>
          </w:rPr>
          <w:t>C++ If ... Else</w:t>
        </w:r>
      </w:hyperlink>
    </w:p>
    <w:p w14:paraId="1F207D28" w14:textId="44C7409E" w:rsidR="00442DA9" w:rsidRPr="00442DA9" w:rsidRDefault="00442DA9" w:rsidP="00442DA9">
      <w:pPr>
        <w:numPr>
          <w:ilvl w:val="2"/>
          <w:numId w:val="21"/>
        </w:numPr>
        <w:rPr>
          <w:shd w:val="clear" w:color="auto" w:fill="FFF2CC"/>
        </w:rPr>
      </w:pPr>
      <w:hyperlink r:id="rId35" w:history="1">
        <w:r w:rsidRPr="00442DA9">
          <w:rPr>
            <w:rStyle w:val="Hyperlink"/>
          </w:rPr>
          <w:t>C++ Switch</w:t>
        </w:r>
      </w:hyperlink>
    </w:p>
    <w:p w14:paraId="612E3D64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1703B56C" w14:textId="77777777" w:rsidR="006B62EC" w:rsidRPr="006B62EC" w:rsidRDefault="006B62EC" w:rsidP="0062366F">
      <w:pPr>
        <w:numPr>
          <w:ilvl w:val="2"/>
          <w:numId w:val="21"/>
        </w:numPr>
      </w:pPr>
      <w:r w:rsidRPr="006B62EC">
        <w:t>Опрацювала поняття розгалужених алгоритмів, область видимості та умовні оператори if, else, else if, switch-case і тернарний оператор ?.</w:t>
      </w:r>
    </w:p>
    <w:p w14:paraId="177D11A3" w14:textId="753A110C" w:rsidR="006B62EC" w:rsidRPr="006B62EC" w:rsidRDefault="006B62EC" w:rsidP="0062366F">
      <w:pPr>
        <w:numPr>
          <w:ilvl w:val="2"/>
          <w:numId w:val="21"/>
        </w:numPr>
      </w:pPr>
      <w:r w:rsidRPr="006B62EC">
        <w:t>Виконала практичні задачі на створення та реалізацію розгалужених алгоритмів мовою C++.</w:t>
      </w:r>
    </w:p>
    <w:p w14:paraId="26A2C3FA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а</w:t>
      </w:r>
    </w:p>
    <w:p w14:paraId="4D451FB7" w14:textId="47B2B47F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6B62EC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6FDE9DC6" w14:textId="389F6B23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2</w:t>
      </w:r>
      <w:r w:rsidR="006B62EC">
        <w:rPr>
          <w:color w:val="000000"/>
          <w:lang w:val="uk-UA"/>
        </w:rPr>
        <w:t>7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176419D7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6BC8616D" w14:textId="788880CF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10</w:t>
      </w:r>
      <w:r>
        <w:rPr>
          <w:color w:val="000000"/>
        </w:rPr>
        <w:t xml:space="preserve">: </w:t>
      </w:r>
      <w:r w:rsidRPr="0062366F">
        <w:rPr>
          <w:color w:val="000000"/>
        </w:rPr>
        <w:t>Логічні оператори (AND, OR, NOT)</w:t>
      </w:r>
    </w:p>
    <w:p w14:paraId="014E7E46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0144F233" w14:textId="554134F4" w:rsidR="00487E78" w:rsidRPr="00487E78" w:rsidRDefault="00487E78" w:rsidP="00487E78">
      <w:pPr>
        <w:numPr>
          <w:ilvl w:val="2"/>
          <w:numId w:val="21"/>
        </w:numPr>
      </w:pPr>
      <w:hyperlink r:id="rId36" w:history="1">
        <w:r w:rsidRPr="00487E78">
          <w:rPr>
            <w:rStyle w:val="Hyperlink"/>
          </w:rPr>
          <w:t>Урок №46. Логічні оператори: І, АБО, НЕ</w:t>
        </w:r>
      </w:hyperlink>
    </w:p>
    <w:p w14:paraId="5E3E5226" w14:textId="0EEC7E34" w:rsidR="00487E78" w:rsidRPr="00487E78" w:rsidRDefault="00487E78" w:rsidP="00487E78">
      <w:pPr>
        <w:numPr>
          <w:ilvl w:val="2"/>
          <w:numId w:val="21"/>
        </w:numPr>
        <w:rPr>
          <w:shd w:val="clear" w:color="auto" w:fill="FFF2CC"/>
        </w:rPr>
      </w:pPr>
      <w:hyperlink r:id="rId37" w:history="1">
        <w:r w:rsidRPr="00487E78">
          <w:rPr>
            <w:rStyle w:val="Hyperlink"/>
            <w:shd w:val="clear" w:color="auto" w:fill="FFFFFF"/>
          </w:rPr>
          <w:t xml:space="preserve">C++ </w:t>
        </w:r>
        <w:r w:rsidRPr="00487E78">
          <w:rPr>
            <w:rStyle w:val="Hyperlink"/>
            <w:rFonts w:ascii="Cambria Math" w:hAnsi="Cambria Math" w:cs="Cambria Math"/>
            <w:shd w:val="clear" w:color="auto" w:fill="FFFFFF"/>
          </w:rPr>
          <w:t>⦁</w:t>
        </w:r>
        <w:r w:rsidRPr="00487E78">
          <w:rPr>
            <w:rStyle w:val="Hyperlink"/>
            <w:shd w:val="clear" w:color="auto" w:fill="FFFFFF"/>
          </w:rPr>
          <w:t xml:space="preserve"> Урок 2 </w:t>
        </w:r>
        <w:r w:rsidRPr="00487E78">
          <w:rPr>
            <w:rStyle w:val="Hyperlink"/>
            <w:rFonts w:ascii="Cambria Math" w:hAnsi="Cambria Math" w:cs="Cambria Math"/>
            <w:shd w:val="clear" w:color="auto" w:fill="FFFFFF"/>
          </w:rPr>
          <w:t>⦁</w:t>
        </w:r>
        <w:r w:rsidRPr="00487E78">
          <w:rPr>
            <w:rStyle w:val="Hyperlink"/>
            <w:shd w:val="clear" w:color="auto" w:fill="FFFFFF"/>
          </w:rPr>
          <w:t xml:space="preserve"> Логічні оператори й оператори розгалуження</w:t>
        </w:r>
      </w:hyperlink>
    </w:p>
    <w:p w14:paraId="5CC3874F" w14:textId="5B4B435B" w:rsidR="00487E78" w:rsidRPr="00487E78" w:rsidRDefault="00487E78" w:rsidP="00487E78">
      <w:pPr>
        <w:numPr>
          <w:ilvl w:val="2"/>
          <w:numId w:val="21"/>
        </w:numPr>
        <w:rPr>
          <w:shd w:val="clear" w:color="auto" w:fill="FFF2CC"/>
        </w:rPr>
      </w:pPr>
      <w:hyperlink r:id="rId38" w:anchor="google_vignette" w:history="1">
        <w:r w:rsidRPr="00487E78">
          <w:rPr>
            <w:rStyle w:val="Hyperlink"/>
          </w:rPr>
          <w:t>C++ Логічні оператори</w:t>
        </w:r>
      </w:hyperlink>
    </w:p>
    <w:p w14:paraId="0C80ED12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491375E0" w14:textId="6F3ABA59" w:rsidR="0062366F" w:rsidRPr="006B62EC" w:rsidRDefault="006B62EC" w:rsidP="0062366F">
      <w:pPr>
        <w:numPr>
          <w:ilvl w:val="2"/>
          <w:numId w:val="21"/>
        </w:numPr>
      </w:pPr>
      <w:r w:rsidRPr="006B62EC">
        <w:t>Опрацювала види логічних операторів AND, OR, NOT та їх застосування в умовах і розгалужених алгоритмах.</w:t>
      </w:r>
    </w:p>
    <w:p w14:paraId="07C4CBDD" w14:textId="3D631FA7" w:rsidR="006B62EC" w:rsidRPr="0062366F" w:rsidRDefault="006B62EC" w:rsidP="0062366F">
      <w:pPr>
        <w:numPr>
          <w:ilvl w:val="2"/>
          <w:numId w:val="21"/>
        </w:numPr>
      </w:pPr>
      <w:r w:rsidRPr="006B62EC">
        <w:t>Виконала практичні вправи на використання логічних операцій та закріпила розуміння їх роботи в програмах C++.</w:t>
      </w:r>
    </w:p>
    <w:p w14:paraId="6556C45A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а</w:t>
      </w:r>
    </w:p>
    <w:p w14:paraId="4CB79DF1" w14:textId="4C640212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6B62EC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3B32F9F2" w14:textId="0E99B11E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2</w:t>
      </w:r>
      <w:r w:rsidR="006B62EC">
        <w:rPr>
          <w:color w:val="000000"/>
          <w:lang w:val="uk-UA"/>
        </w:rPr>
        <w:t>7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1E34D47C" w14:textId="77777777" w:rsidR="0062366F" w:rsidRP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2F60B755" w14:textId="77777777" w:rsidR="002C4E02" w:rsidRDefault="002C4E02">
      <w:pPr>
        <w:jc w:val="both"/>
      </w:pPr>
    </w:p>
    <w:p w14:paraId="2C65FFF6" w14:textId="77777777" w:rsidR="002C4E02" w:rsidRDefault="00000000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019502A" w14:textId="6E75D1DB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Опрацювання завдання та вимог</w:t>
      </w:r>
      <w:r w:rsidR="00BB61AE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 до програм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</w:p>
    <w:p w14:paraId="46254641" w14:textId="77777777" w:rsidR="002C4E02" w:rsidRDefault="002C4E02">
      <w:pPr>
        <w:jc w:val="both"/>
      </w:pPr>
    </w:p>
    <w:p w14:paraId="79F57FCF" w14:textId="33E29C53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t>Завдання №1</w:t>
      </w:r>
      <w:r w:rsidRPr="00AD3F02">
        <w:rPr>
          <w:lang w:val="uk-UA"/>
        </w:rPr>
        <w:t xml:space="preserve"> </w:t>
      </w:r>
      <w:r w:rsidRPr="00AD3F02">
        <w:rPr>
          <w:color w:val="000000"/>
        </w:rPr>
        <w:t xml:space="preserve">Lab# programming: Lab 1 Task </w:t>
      </w:r>
      <w:r>
        <w:rPr>
          <w:color w:val="000000"/>
          <w:lang w:val="uk-UA"/>
        </w:rPr>
        <w:t>1</w:t>
      </w:r>
    </w:p>
    <w:p w14:paraId="5A352507" w14:textId="3954F0E7" w:rsidR="00AD3F02" w:rsidRPr="00AD3F02" w:rsidRDefault="00AD3F02" w:rsidP="00AD3F0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C150C">
        <w:rPr>
          <w:color w:val="000000"/>
        </w:rPr>
        <w:t>Варіант завдання</w:t>
      </w:r>
      <w:r w:rsidRPr="001C150C">
        <w:t>:</w:t>
      </w:r>
      <w:r w:rsidR="00D60231">
        <w:rPr>
          <w:color w:val="000000"/>
          <w:lang w:val="uk-UA"/>
        </w:rPr>
        <w:t xml:space="preserve"> 22</w:t>
      </w:r>
    </w:p>
    <w:p w14:paraId="2DDDB3AB" w14:textId="49B49A82" w:rsidR="00AD3F02" w:rsidRPr="00D60231" w:rsidRDefault="00AD3F02" w:rsidP="00D6023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D3F02">
        <w:rPr>
          <w:color w:val="000000"/>
        </w:rPr>
        <w:t>Деталі завдання</w:t>
      </w:r>
      <w:r w:rsidRPr="00AD3F02">
        <w:t>:</w:t>
      </w:r>
      <w:r w:rsidR="00D60231">
        <w:rPr>
          <w:lang w:val="uk-UA"/>
        </w:rPr>
        <w:t xml:space="preserve"> </w:t>
      </w:r>
      <w:r w:rsidR="00D60231" w:rsidRPr="00D60231">
        <w:t xml:space="preserve">Необхідно розробити програму на мові C++, яка обчислює значення </w:t>
      </w:r>
      <w:r w:rsidR="00D60231">
        <w:rPr>
          <w:lang w:val="uk-UA"/>
        </w:rPr>
        <w:t xml:space="preserve">певного </w:t>
      </w:r>
      <w:r w:rsidR="00D60231" w:rsidRPr="00D60231">
        <w:t>виразу при заданих</w:t>
      </w:r>
      <w:r w:rsidR="00D60231">
        <w:rPr>
          <w:lang w:val="uk-UA"/>
        </w:rPr>
        <w:t xml:space="preserve"> </w:t>
      </w:r>
      <w:r w:rsidR="00D60231" w:rsidRPr="00D60231">
        <w:t>значеннях</w:t>
      </w:r>
      <w:r w:rsidR="00D60231">
        <w:rPr>
          <w:lang w:val="uk-UA"/>
        </w:rPr>
        <w:t xml:space="preserve">. </w:t>
      </w:r>
      <w:r w:rsidR="00D60231" w:rsidRPr="00D60231">
        <w:t>Обчислення необхідно виконати двічі — з використанням змінних типу float та типу double, після чого порівняти отримані результати та проаналізувати причину їхньої розбіжності.</w:t>
      </w:r>
    </w:p>
    <w:p w14:paraId="6FAF1E7E" w14:textId="7215578C" w:rsidR="00D60231" w:rsidRPr="00D60231" w:rsidRDefault="00AD3F02" w:rsidP="00D6023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D3F02">
        <w:rPr>
          <w:color w:val="000000"/>
        </w:rPr>
        <w:lastRenderedPageBreak/>
        <w:t xml:space="preserve">Важливі деталі для врахування в імплементації програми: </w:t>
      </w:r>
      <w:r w:rsidR="00D60231" w:rsidRPr="00D60231">
        <w:rPr>
          <w:color w:val="000000"/>
        </w:rPr>
        <w:t>Для введення й виведення даних використовуються стандартні потоки cin та cout. Піднесення до степеня реалізується за допомогою функції pow(x, y) з бібліотечного файлу math.h</w:t>
      </w:r>
      <w:r w:rsidR="00D60231">
        <w:rPr>
          <w:color w:val="000000"/>
          <w:lang w:val="uk-UA"/>
        </w:rPr>
        <w:t xml:space="preserve">. </w:t>
      </w:r>
      <w:r w:rsidR="00D60231" w:rsidRPr="00D60231">
        <w:rPr>
          <w:color w:val="000000"/>
        </w:rPr>
        <w:t>Для обчислення виразу використовуються допоміжні змінні, у яких послідовно зберігаються проміжні результати (степені та добутки), що входять до чисельника й знаменника дробу</w:t>
      </w:r>
      <w:r w:rsidR="00D60231">
        <w:rPr>
          <w:color w:val="000000"/>
          <w:lang w:val="uk-UA"/>
        </w:rPr>
        <w:t>. Ц</w:t>
      </w:r>
      <w:r w:rsidR="00D60231" w:rsidRPr="00D60231">
        <w:rPr>
          <w:color w:val="000000"/>
        </w:rPr>
        <w:t>е дозволяє уникнути громіздкого запису формули в один рядок і зменшує ризик помилки при обчисленні.</w:t>
      </w:r>
    </w:p>
    <w:p w14:paraId="3E77B7A1" w14:textId="77777777" w:rsidR="00D60231" w:rsidRPr="00D60231" w:rsidRDefault="00D60231" w:rsidP="00D6023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D463D92" w14:textId="43C9F5BF" w:rsidR="00AD3F02" w:rsidRPr="00D60231" w:rsidRDefault="00AD3F02" w:rsidP="00D6023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D3F02">
        <w:t>Завдання №2</w:t>
      </w:r>
      <w:r w:rsidRPr="00D60231">
        <w:rPr>
          <w:lang w:val="uk-UA"/>
        </w:rPr>
        <w:t xml:space="preserve"> </w:t>
      </w:r>
      <w:r w:rsidRPr="00D60231">
        <w:rPr>
          <w:color w:val="000000"/>
        </w:rPr>
        <w:t>Lab# programming: Lab 1 Task 2</w:t>
      </w:r>
    </w:p>
    <w:p w14:paraId="1AB4E35B" w14:textId="5DE567E7" w:rsidR="00AD3F02" w:rsidRPr="00AD3F02" w:rsidRDefault="00AD3F02" w:rsidP="00AD3F02">
      <w:pPr>
        <w:numPr>
          <w:ilvl w:val="0"/>
          <w:numId w:val="22"/>
        </w:numPr>
      </w:pPr>
      <w:r w:rsidRPr="00AD3F02">
        <w:t>Варіант завдання:</w:t>
      </w:r>
      <w:r w:rsidR="00230B2D">
        <w:t xml:space="preserve"> 22</w:t>
      </w:r>
    </w:p>
    <w:p w14:paraId="400AB04D" w14:textId="18AC5883" w:rsidR="00AD3F02" w:rsidRPr="00230B2D" w:rsidRDefault="00AD3F02" w:rsidP="00230B2D">
      <w:pPr>
        <w:numPr>
          <w:ilvl w:val="0"/>
          <w:numId w:val="22"/>
        </w:numPr>
      </w:pPr>
      <w:r w:rsidRPr="00AD3F02">
        <w:t>Деталі завдання:</w:t>
      </w:r>
      <w:r w:rsidR="00230B2D">
        <w:rPr>
          <w:lang w:val="uk-UA"/>
        </w:rPr>
        <w:t xml:space="preserve"> </w:t>
      </w:r>
      <w:r w:rsidR="00230B2D" w:rsidRPr="00230B2D">
        <w:t>Необхідно розробити програму на мові C++, яка демонструє відмінність між префіксним та постфіксним інкрементом на прикладі трьох виразів. Значення змінних n та m вводяться користувачем з клавіатури. Для кожного з трьох виразів програма має обчислити результат та вивести значення змінних до і після виконання відповідної операції, щоб наочно продемонструвати, у який момент відбувається зміна значення при різних формах інкременту.</w:t>
      </w:r>
    </w:p>
    <w:p w14:paraId="62CF041A" w14:textId="014711F0" w:rsidR="00D60231" w:rsidRPr="00230B2D" w:rsidRDefault="00AD3F02" w:rsidP="00AD3F02">
      <w:pPr>
        <w:numPr>
          <w:ilvl w:val="0"/>
          <w:numId w:val="22"/>
        </w:numPr>
      </w:pPr>
      <w:r w:rsidRPr="00AD3F02">
        <w:t>Важливі деталі для врахування в імплементації програми:</w:t>
      </w:r>
      <w:r w:rsidR="00230B2D">
        <w:rPr>
          <w:lang w:val="uk-UA"/>
        </w:rPr>
        <w:t xml:space="preserve"> </w:t>
      </w:r>
      <w:r w:rsidR="00230B2D" w:rsidRPr="00230B2D">
        <w:t>Змінні n та m доцільно оголосити як int, оскільки завдання демонструє роботу операторів ++, а не роботу з дробовими числами. Введення значень виконується через стандартний потік cin, виведення результатів — через cout. Оскільки результати виразів </w:t>
      </w:r>
      <w:r w:rsidR="00230B2D">
        <w:rPr>
          <w:lang w:val="uk-UA"/>
        </w:rPr>
        <w:t>на порівняння</w:t>
      </w:r>
      <w:r w:rsidR="00230B2D" w:rsidRPr="00230B2D">
        <w:t> є логічними (типу bool), при виведенні через cout вони автоматично відображаються як 1 (true) або 0 (false), а не текстовими. Усі три вирази виконуються послідовно один за одним у межах одного запуску програми, тому кожен наступний крок працює вже зі значеннями n і m, які були змінені попереднім кроком.</w:t>
      </w:r>
    </w:p>
    <w:p w14:paraId="5DFEB432" w14:textId="77777777" w:rsidR="00230B2D" w:rsidRDefault="00230B2D" w:rsidP="00AD3F02">
      <w:pPr>
        <w:rPr>
          <w:lang w:val="uk-UA"/>
        </w:rPr>
      </w:pPr>
    </w:p>
    <w:p w14:paraId="774E53F5" w14:textId="1E87E23B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t>Завдання №</w:t>
      </w:r>
      <w:r>
        <w:rPr>
          <w:lang w:val="uk-UA"/>
        </w:rPr>
        <w:t xml:space="preserve">3 </w:t>
      </w:r>
      <w:r w:rsidRPr="00AD3F02">
        <w:t>Lab# programming: Algotester Lab 1 Task 1</w:t>
      </w:r>
    </w:p>
    <w:p w14:paraId="12F7D824" w14:textId="03B5DE81" w:rsidR="00AD3F02" w:rsidRPr="00AD3F02" w:rsidRDefault="00AD3F02" w:rsidP="00AD3F02">
      <w:pPr>
        <w:numPr>
          <w:ilvl w:val="0"/>
          <w:numId w:val="22"/>
        </w:numPr>
      </w:pPr>
      <w:r w:rsidRPr="00AD3F02">
        <w:t>Варіант завдання</w:t>
      </w:r>
      <w:r w:rsidR="00321EE9">
        <w:rPr>
          <w:lang w:val="en-US"/>
        </w:rPr>
        <w:t>: 1</w:t>
      </w:r>
    </w:p>
    <w:p w14:paraId="492B9367" w14:textId="345A8506" w:rsidR="00AD3F02" w:rsidRPr="00AD3F02" w:rsidRDefault="00AD3F02" w:rsidP="00321EE9">
      <w:pPr>
        <w:numPr>
          <w:ilvl w:val="0"/>
          <w:numId w:val="22"/>
        </w:numPr>
      </w:pPr>
      <w:r w:rsidRPr="00AD3F02">
        <w:t>Деталі завдання:</w:t>
      </w:r>
      <w:r w:rsidR="00321EE9">
        <w:rPr>
          <w:lang w:val="uk-UA"/>
        </w:rPr>
        <w:t xml:space="preserve"> </w:t>
      </w:r>
      <w:r w:rsidR="00321EE9" w:rsidRPr="00321EE9">
        <w:t>Персонаж має H хітпойнтів та M мани. Він послідовно застосовує рівно 3 закляття, кожне з яких може витрачати певну кількість хітпойнтів (h</w:t>
      </w:r>
      <w:r w:rsidR="00321EE9" w:rsidRPr="00321EE9">
        <w:rPr>
          <w:vertAlign w:val="subscript"/>
        </w:rPr>
        <w:t>i</w:t>
      </w:r>
      <w:r w:rsidR="00321EE9" w:rsidRPr="00321EE9">
        <w:t>) та мани (m</w:t>
      </w:r>
      <w:r w:rsidR="00321EE9" w:rsidRPr="00321EE9">
        <w:rPr>
          <w:vertAlign w:val="subscript"/>
        </w:rPr>
        <w:t>i</w:t>
      </w:r>
      <w:r w:rsidR="00321EE9" w:rsidRPr="00321EE9">
        <w:t>) одночасно. За умовою задачі, якщо хоча б одне закляття витрачає одразу і хітпойнти, і ману (тобто обидва значення h</w:t>
      </w:r>
      <w:r w:rsidR="00321EE9" w:rsidRPr="00321EE9">
        <w:rPr>
          <w:vertAlign w:val="subscript"/>
        </w:rPr>
        <w:t>i</w:t>
      </w:r>
      <w:r w:rsidR="00321EE9" w:rsidRPr="00321EE9">
        <w:t xml:space="preserve"> та m</w:t>
      </w:r>
      <w:r w:rsidR="00321EE9" w:rsidRPr="00321EE9">
        <w:rPr>
          <w:vertAlign w:val="subscript"/>
        </w:rPr>
        <w:t xml:space="preserve">i </w:t>
      </w:r>
      <w:r w:rsidR="00321EE9" w:rsidRPr="00321EE9">
        <w:t>більші за нуль), персонаж автоматично програє незалежно від подальшого перебігу гри. Якщо ж усі три закляття "чисті" — витрачають лише один із ресурсів (або жодного), — то ресурси просто послідовно віднімаються від H та M. Перемога фіксується лише тоді, коли після виконання всіх трьох заклять обидва значення, H і M, залишаються строго додатними (H &gt; 0 і M &gt; 0). Потрібно вивести "YES" у випадку перемоги персонажа та "NO" у всіх інших випадках.</w:t>
      </w:r>
    </w:p>
    <w:p w14:paraId="552D3BD3" w14:textId="4BB93BD2" w:rsidR="00D60231" w:rsidRPr="00321EE9" w:rsidRDefault="00AD3F02" w:rsidP="00AD3F02">
      <w:pPr>
        <w:numPr>
          <w:ilvl w:val="0"/>
          <w:numId w:val="22"/>
        </w:numPr>
      </w:pPr>
      <w:r w:rsidRPr="00AD3F02">
        <w:t xml:space="preserve">Важливі деталі для врахування в імплементації програми: </w:t>
      </w:r>
      <w:r w:rsidR="00321EE9" w:rsidRPr="00321EE9">
        <w:t>Значення H, M, hi, mi сягають 10</w:t>
      </w:r>
      <w:r w:rsidR="00321EE9" w:rsidRPr="00321EE9">
        <w:rPr>
          <w:vertAlign w:val="superscript"/>
        </w:rPr>
        <w:t>12</w:t>
      </w:r>
      <w:r w:rsidR="00321EE9" w:rsidRPr="00321EE9">
        <w:t>, тому всі змінні мають бути long long — інакше буде переповнення. Програш перевіряється окремо для кожного закляття: якщо воно бере і hp, і ману одночасно (h &gt; 0 &amp;&amp; m &gt; 0), персонаж програє — незалежно від залишків H і M. Перемога вимагає строго H &gt; 0 і M &gt; 0; нуль вважається програшем. Цикл обробки всіх 3 заклять не можна переривати достроково навіть після виявлення програшу — потрібно зчитати весь вхід до кінця.</w:t>
      </w:r>
    </w:p>
    <w:p w14:paraId="470E2F67" w14:textId="77777777" w:rsidR="00321EE9" w:rsidRDefault="00321EE9" w:rsidP="00AD3F02">
      <w:pPr>
        <w:rPr>
          <w:lang w:val="uk-UA"/>
        </w:rPr>
      </w:pPr>
    </w:p>
    <w:p w14:paraId="6FBD8652" w14:textId="77777777" w:rsidR="00BD54CB" w:rsidRDefault="00BD54CB" w:rsidP="00AD3F02"/>
    <w:p w14:paraId="53487BCD" w14:textId="77777777" w:rsidR="00BD54CB" w:rsidRDefault="00BD54CB" w:rsidP="00AD3F02"/>
    <w:p w14:paraId="6F9B4AF2" w14:textId="54D6E628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lastRenderedPageBreak/>
        <w:t>Завдання №</w:t>
      </w:r>
      <w:r>
        <w:rPr>
          <w:lang w:val="uk-UA"/>
        </w:rPr>
        <w:t>4</w:t>
      </w:r>
      <w:r w:rsidRPr="00AD3F02">
        <w:rPr>
          <w:lang w:val="uk-UA"/>
        </w:rPr>
        <w:t xml:space="preserve"> </w:t>
      </w:r>
      <w:r w:rsidRPr="00AD3F02">
        <w:rPr>
          <w:color w:val="000000"/>
        </w:rPr>
        <w:t>Experimental Exercises Activities - Binary Calculations:</w:t>
      </w:r>
    </w:p>
    <w:p w14:paraId="418B6E97" w14:textId="448B1E2F" w:rsidR="00470B56" w:rsidRPr="00470B56" w:rsidRDefault="00AD3F02" w:rsidP="00470B5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 w:rsidRPr="00AD3F02">
        <w:rPr>
          <w:color w:val="000000"/>
        </w:rPr>
        <w:t>Деталі завдання</w:t>
      </w:r>
      <w:r w:rsidRPr="00AD3F02">
        <w:t>:</w:t>
      </w:r>
      <w:r w:rsidR="00470B56">
        <w:rPr>
          <w:lang w:val="uk-UA"/>
        </w:rPr>
        <w:t xml:space="preserve"> </w:t>
      </w:r>
      <w:r w:rsidR="00470B56" w:rsidRPr="00470B56">
        <w:t>Потрібно виконати обчислення у двійковій системі числення:</w:t>
      </w:r>
      <w:r w:rsidR="00470B56">
        <w:rPr>
          <w:lang w:val="uk-UA"/>
        </w:rPr>
        <w:t xml:space="preserve"> з</w:t>
      </w:r>
      <w:r w:rsidR="00470B56" w:rsidRPr="00470B56">
        <w:t>генерувати випадкове десяткове число</w:t>
      </w:r>
      <w:r w:rsidR="00470B56">
        <w:rPr>
          <w:lang w:val="uk-UA"/>
        </w:rPr>
        <w:t xml:space="preserve"> </w:t>
      </w:r>
      <w:r w:rsidR="00470B56">
        <w:rPr>
          <w:lang w:val="en-US"/>
        </w:rPr>
        <w:t xml:space="preserve">x </w:t>
      </w:r>
      <w:r w:rsidR="00470B56">
        <w:rPr>
          <w:lang w:val="uk-UA"/>
        </w:rPr>
        <w:t xml:space="preserve">та </w:t>
      </w:r>
      <w:r w:rsidR="00470B56">
        <w:rPr>
          <w:lang w:val="en-US"/>
        </w:rPr>
        <w:t>y</w:t>
      </w:r>
      <w:r w:rsidR="00470B56">
        <w:t xml:space="preserve">, </w:t>
      </w:r>
      <w:r w:rsidR="00470B56">
        <w:rPr>
          <w:lang w:val="uk-UA"/>
        </w:rPr>
        <w:t>п</w:t>
      </w:r>
      <w:r w:rsidR="00470B56" w:rsidRPr="00470B56">
        <w:t>еревести</w:t>
      </w:r>
      <w:r w:rsidR="00470B56">
        <w:t xml:space="preserve"> x </w:t>
      </w:r>
      <w:r w:rsidR="00470B56">
        <w:rPr>
          <w:lang w:val="uk-UA"/>
        </w:rPr>
        <w:t xml:space="preserve">та </w:t>
      </w:r>
      <w:r w:rsidR="00470B56">
        <w:rPr>
          <w:lang w:val="en-US"/>
        </w:rPr>
        <w:t>y</w:t>
      </w:r>
      <w:r w:rsidR="00470B56" w:rsidRPr="00470B56">
        <w:t> у двійкову систему</w:t>
      </w:r>
      <w:r w:rsidR="00470B56">
        <w:t xml:space="preserve">, </w:t>
      </w:r>
      <w:r w:rsidR="00470B56">
        <w:rPr>
          <w:lang w:val="uk-UA"/>
        </w:rPr>
        <w:t>д</w:t>
      </w:r>
      <w:r w:rsidR="00470B56" w:rsidRPr="00470B56">
        <w:t>одати два двійкових числа</w:t>
      </w:r>
      <w:r w:rsidR="00470B56">
        <w:rPr>
          <w:lang w:val="uk-UA"/>
        </w:rPr>
        <w:t>, п</w:t>
      </w:r>
      <w:r w:rsidR="00470B56" w:rsidRPr="00470B56">
        <w:t xml:space="preserve">оділити отриману суму на менше з чисел x та </w:t>
      </w:r>
      <w:r w:rsidR="00470B56">
        <w:rPr>
          <w:lang w:val="en-US"/>
        </w:rPr>
        <w:t xml:space="preserve">y, </w:t>
      </w:r>
      <w:r w:rsidR="00470B56">
        <w:rPr>
          <w:lang w:val="uk-UA"/>
        </w:rPr>
        <w:t>п</w:t>
      </w:r>
      <w:r w:rsidR="00470B56" w:rsidRPr="00470B56">
        <w:t>еревести результат ділення назад у десяткове число.</w:t>
      </w:r>
    </w:p>
    <w:p w14:paraId="5F0CB43A" w14:textId="77777777" w:rsidR="00D60231" w:rsidRDefault="00D60231" w:rsidP="00AD3F02">
      <w:pPr>
        <w:rPr>
          <w:lang w:val="uk-UA"/>
        </w:rPr>
      </w:pPr>
    </w:p>
    <w:p w14:paraId="5C5EBA59" w14:textId="435CED69" w:rsidR="00AD3F02" w:rsidRDefault="00AD3F02" w:rsidP="00AD3F02">
      <w:pPr>
        <w:rPr>
          <w:color w:val="000000"/>
          <w:lang w:val="uk-UA"/>
        </w:rPr>
      </w:pPr>
      <w:r w:rsidRPr="00AD3F02">
        <w:t>Завдання №</w:t>
      </w:r>
      <w:r>
        <w:rPr>
          <w:lang w:val="uk-UA"/>
        </w:rPr>
        <w:t>5</w:t>
      </w:r>
      <w:r w:rsidRPr="00AD3F02">
        <w:rPr>
          <w:lang w:val="uk-UA"/>
        </w:rPr>
        <w:t xml:space="preserve"> </w:t>
      </w:r>
      <w:r w:rsidRPr="00AD3F02">
        <w:rPr>
          <w:color w:val="000000"/>
        </w:rPr>
        <w:t>Practice# programming: Class Practice Task</w:t>
      </w:r>
      <w:r w:rsidR="00934DE4">
        <w:rPr>
          <w:color w:val="000000"/>
        </w:rPr>
        <w:t xml:space="preserve"> – </w:t>
      </w:r>
      <w:r w:rsidR="00934DE4">
        <w:rPr>
          <w:color w:val="000000"/>
          <w:lang w:val="uk-UA"/>
        </w:rPr>
        <w:t>Аналізатор надійності пароля</w:t>
      </w:r>
    </w:p>
    <w:p w14:paraId="08B619DF" w14:textId="1FA7BE1E" w:rsidR="00AD3F02" w:rsidRPr="00AD3F02" w:rsidRDefault="00AD3F02" w:rsidP="00FE2D9E">
      <w:pPr>
        <w:numPr>
          <w:ilvl w:val="0"/>
          <w:numId w:val="22"/>
        </w:numPr>
      </w:pPr>
      <w:r w:rsidRPr="00AD3F02">
        <w:t>Деталі завдання:</w:t>
      </w:r>
      <w:r w:rsidR="00FE2D9E">
        <w:t xml:space="preserve"> </w:t>
      </w:r>
      <w:r w:rsidR="00FE2D9E" w:rsidRPr="00FE2D9E">
        <w:t>Створити C++ програму, яка не зчитує сам пароль, а працює з його характеристиками: зчитує довжину пароля та три ознаки — наявність цифр, великих літер і спеціальних символів (кожна вводиться як y або n)</w:t>
      </w:r>
      <w:r w:rsidR="00FE2D9E" w:rsidRPr="00FE2D9E">
        <w:rPr>
          <w:lang w:val="uk-UA"/>
        </w:rPr>
        <w:t xml:space="preserve">. </w:t>
      </w:r>
      <w:r w:rsidR="00FE2D9E" w:rsidRPr="00FE2D9E">
        <w:t>Далі програма визначає, чи пароль проходить мінімальні вимоги</w:t>
      </w:r>
      <w:r w:rsidR="00FE2D9E" w:rsidRPr="00FE2D9E">
        <w:rPr>
          <w:lang w:val="uk-UA"/>
        </w:rPr>
        <w:t xml:space="preserve">, </w:t>
      </w:r>
      <w:r w:rsidR="00FE2D9E" w:rsidRPr="00FE2D9E">
        <w:t>обчислює рівень надійності від 1 до 5 за послідовною перевіркою умов (довжина, кількість типів цифр/літер/спецсимволів) і видає відповідну текстову рекомендацію для кожного рівня</w:t>
      </w:r>
      <w:r w:rsidR="00FE2D9E" w:rsidRPr="00FE2D9E">
        <w:rPr>
          <w:lang w:val="uk-UA"/>
        </w:rPr>
        <w:t>. К</w:t>
      </w:r>
      <w:r w:rsidR="00FE2D9E" w:rsidRPr="00FE2D9E">
        <w:t>оректність перевіряється на 16 тест-кейсах, включно з граничними значеннями довжини та кількості типів символів.</w:t>
      </w:r>
    </w:p>
    <w:p w14:paraId="74DFA897" w14:textId="6CBADEED" w:rsidR="00FE2D9E" w:rsidRPr="00AD3F02" w:rsidRDefault="00AD3F02" w:rsidP="00934DE4">
      <w:pPr>
        <w:numPr>
          <w:ilvl w:val="0"/>
          <w:numId w:val="8"/>
        </w:numPr>
        <w:spacing w:after="200"/>
        <w:jc w:val="both"/>
      </w:pPr>
      <w:r w:rsidRPr="00AD3F02">
        <w:t xml:space="preserve">Важливі деталі для врахування в імплементації програми: </w:t>
      </w:r>
      <w:r w:rsidR="00934DE4" w:rsidRPr="00FE2D9E">
        <w:t>Потрібно обов'язково використати всі три оператори розгалуження (if else, if/else if, switch case), а також кожен логічний оператор AND, OR, NOT щонайменше один раз</w:t>
      </w:r>
      <w:r w:rsidR="00934DE4">
        <w:rPr>
          <w:lang w:val="uk-UA"/>
        </w:rPr>
        <w:t>.</w:t>
      </w:r>
      <w:r w:rsidR="00934DE4" w:rsidRPr="00FE2D9E">
        <w:t xml:space="preserve"> </w:t>
      </w:r>
      <w:r w:rsidR="00934DE4">
        <w:rPr>
          <w:lang w:val="en-US"/>
        </w:rPr>
        <w:t>S</w:t>
      </w:r>
      <w:r w:rsidR="00934DE4" w:rsidRPr="00FE2D9E">
        <w:t>witch працює лише з цілочисельним значенням рівня (не рядком), кожна гілка завершується break, обов'язкова гілка default</w:t>
      </w:r>
      <w:r w:rsidR="00934DE4">
        <w:t>. C</w:t>
      </w:r>
      <w:r w:rsidR="00934DE4" w:rsidRPr="00FE2D9E">
        <w:t>торонні бібліотеки й цикли не використовуються, код має бути прокоментований.</w:t>
      </w:r>
    </w:p>
    <w:p w14:paraId="245BB948" w14:textId="3D11103F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t>Завдання №</w:t>
      </w:r>
      <w:r>
        <w:rPr>
          <w:lang w:val="uk-UA"/>
        </w:rPr>
        <w:t xml:space="preserve">6 </w:t>
      </w:r>
      <w:r w:rsidRPr="00AD3F02">
        <w:t>Practice# programming:  Self Practice Task</w:t>
      </w:r>
    </w:p>
    <w:p w14:paraId="5B29E1BF" w14:textId="3E2648E5" w:rsidR="00AD3F02" w:rsidRPr="0054749F" w:rsidRDefault="00AD3F02" w:rsidP="00AD3F02">
      <w:pPr>
        <w:numPr>
          <w:ilvl w:val="0"/>
          <w:numId w:val="22"/>
        </w:numPr>
      </w:pPr>
      <w:r w:rsidRPr="00AD3F02">
        <w:t>Деталі завдання:</w:t>
      </w:r>
      <w:r w:rsidR="0054749F">
        <w:rPr>
          <w:lang w:val="uk-UA"/>
        </w:rPr>
        <w:t xml:space="preserve"> Виконати додаткові завдання для закріплення матеріалу</w:t>
      </w:r>
    </w:p>
    <w:p w14:paraId="0ED63F32" w14:textId="77777777" w:rsidR="002C4E02" w:rsidRPr="00293891" w:rsidRDefault="002C4E02">
      <w:pPr>
        <w:spacing w:after="200"/>
        <w:jc w:val="both"/>
        <w:rPr>
          <w:lang w:val="uk-UA"/>
        </w:rPr>
      </w:pPr>
    </w:p>
    <w:p w14:paraId="4C431C48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4727067D" w14:textId="5C22BF7D" w:rsidR="002C4E02" w:rsidRDefault="00AD3F02" w:rsidP="00293891">
      <w:r w:rsidRPr="00AD3F02">
        <w:t>Завдання №1</w:t>
      </w:r>
      <w:r w:rsidRPr="00AD3F02">
        <w:rPr>
          <w:lang w:val="uk-UA"/>
        </w:rPr>
        <w:t xml:space="preserve"> </w:t>
      </w:r>
      <w:r w:rsidRPr="00AD3F02">
        <w:rPr>
          <w:color w:val="000000"/>
        </w:rPr>
        <w:t xml:space="preserve">Lab# programming: Lab 1 Task </w:t>
      </w:r>
      <w:r>
        <w:rPr>
          <w:color w:val="000000"/>
          <w:lang w:val="uk-UA"/>
        </w:rPr>
        <w:t>1</w:t>
      </w:r>
      <w:r w:rsidR="00293891">
        <w:rPr>
          <w:b/>
          <w:bCs/>
          <w:lang w:val="uk-UA"/>
        </w:rPr>
        <w:t xml:space="preserve">– </w:t>
      </w:r>
      <w:r>
        <w:t xml:space="preserve">Блок-схема </w:t>
      </w:r>
    </w:p>
    <w:p w14:paraId="3F30B77C" w14:textId="39093EC1" w:rsidR="002C4E02" w:rsidRPr="00FD6E33" w:rsidRDefault="002C4E02">
      <w:pPr>
        <w:ind w:left="720"/>
        <w:jc w:val="center"/>
        <w:rPr>
          <w:lang w:val="en-US"/>
        </w:rPr>
      </w:pPr>
    </w:p>
    <w:p w14:paraId="4B6D03C9" w14:textId="7FA7B9D1" w:rsidR="004D1E02" w:rsidRDefault="00393E19">
      <w:pPr>
        <w:ind w:left="72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609087A7" wp14:editId="559DE805">
            <wp:extent cx="2679700" cy="8204200"/>
            <wp:effectExtent l="0" t="0" r="0" b="0"/>
            <wp:docPr id="852231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3197" name="Picture 8522319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82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54DC" w14:textId="6D27A079" w:rsidR="00293891" w:rsidRDefault="00293891">
      <w:pPr>
        <w:ind w:left="72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24442A8F" wp14:editId="2D377882">
            <wp:extent cx="2654300" cy="7962900"/>
            <wp:effectExtent l="0" t="0" r="0" b="0"/>
            <wp:docPr id="75598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8584" name="Picture 7559858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E422" w14:textId="77777777" w:rsidR="00293891" w:rsidRPr="004D1E02" w:rsidRDefault="00293891">
      <w:pPr>
        <w:ind w:left="720"/>
        <w:jc w:val="center"/>
        <w:rPr>
          <w:lang w:val="uk-UA"/>
        </w:rPr>
      </w:pPr>
    </w:p>
    <w:p w14:paraId="6F08574F" w14:textId="77777777" w:rsidR="00293891" w:rsidRPr="00293891" w:rsidRDefault="00000000" w:rsidP="00293891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Рис 1. Блоксхема до</w:t>
      </w:r>
      <w:r w:rsidR="00293891">
        <w:rPr>
          <w:i/>
          <w:iCs/>
          <w:color w:val="3D85C6"/>
          <w:sz w:val="20"/>
          <w:szCs w:val="20"/>
          <w:lang w:val="uk-UA"/>
        </w:rPr>
        <w:t xml:space="preserve"> </w:t>
      </w:r>
      <w:r w:rsidR="00293891" w:rsidRPr="00293891">
        <w:rPr>
          <w:i/>
          <w:iCs/>
          <w:color w:val="3D85C6"/>
          <w:sz w:val="20"/>
          <w:szCs w:val="20"/>
        </w:rPr>
        <w:t xml:space="preserve">Lab 1 Task </w:t>
      </w:r>
      <w:r w:rsidR="00293891" w:rsidRPr="00293891">
        <w:rPr>
          <w:i/>
          <w:iCs/>
          <w:color w:val="3D85C6"/>
          <w:sz w:val="20"/>
          <w:szCs w:val="20"/>
          <w:lang w:val="uk-UA"/>
        </w:rPr>
        <w:t>1</w:t>
      </w:r>
    </w:p>
    <w:p w14:paraId="60DB461B" w14:textId="2E0A5CD9" w:rsidR="00812868" w:rsidRPr="00293891" w:rsidRDefault="00812868" w:rsidP="00293891">
      <w:pPr>
        <w:rPr>
          <w:color w:val="000000"/>
          <w:lang w:val="uk-UA"/>
        </w:rPr>
      </w:pPr>
    </w:p>
    <w:p w14:paraId="3ED5294A" w14:textId="77777777" w:rsidR="002C4E02" w:rsidRDefault="002C4E02">
      <w:pPr>
        <w:ind w:left="720"/>
        <w:jc w:val="both"/>
      </w:pPr>
    </w:p>
    <w:p w14:paraId="3BACAEF2" w14:textId="33B5C6E4" w:rsidR="002C4E02" w:rsidRPr="00382092" w:rsidRDefault="00000000" w:rsidP="00676A83">
      <w:pPr>
        <w:numPr>
          <w:ilvl w:val="0"/>
          <w:numId w:val="13"/>
        </w:numPr>
        <w:jc w:val="both"/>
      </w:pPr>
      <w:r>
        <w:t xml:space="preserve">Планований час на реалізацію: </w:t>
      </w:r>
      <w:r w:rsidR="00597436">
        <w:rPr>
          <w:lang w:val="uk-UA"/>
        </w:rPr>
        <w:t>35</w:t>
      </w:r>
      <w:r w:rsidR="00EC1F15">
        <w:rPr>
          <w:lang w:val="en-US"/>
        </w:rPr>
        <w:t xml:space="preserve"> </w:t>
      </w:r>
      <w:r>
        <w:t>хв</w:t>
      </w:r>
    </w:p>
    <w:p w14:paraId="66439CF7" w14:textId="77777777" w:rsidR="00382092" w:rsidRDefault="00382092" w:rsidP="00382092">
      <w:pPr>
        <w:jc w:val="both"/>
        <w:rPr>
          <w:lang w:val="uk-UA"/>
        </w:rPr>
      </w:pPr>
    </w:p>
    <w:p w14:paraId="1AFD08A4" w14:textId="77777777" w:rsidR="00382092" w:rsidRDefault="00382092" w:rsidP="00382092">
      <w:pPr>
        <w:rPr>
          <w:color w:val="000000"/>
          <w:lang w:val="uk-UA"/>
        </w:rPr>
      </w:pPr>
      <w:r w:rsidRPr="00AD3F02">
        <w:t>Завдання №</w:t>
      </w:r>
      <w:r>
        <w:rPr>
          <w:lang w:val="uk-UA"/>
        </w:rPr>
        <w:t>5</w:t>
      </w:r>
      <w:r w:rsidRPr="00AD3F02">
        <w:rPr>
          <w:lang w:val="uk-UA"/>
        </w:rPr>
        <w:t xml:space="preserve"> </w:t>
      </w:r>
      <w:r w:rsidRPr="00AD3F02">
        <w:rPr>
          <w:color w:val="000000"/>
        </w:rPr>
        <w:t>Practice# programming: Class Practice Task</w:t>
      </w:r>
      <w:r>
        <w:rPr>
          <w:color w:val="000000"/>
        </w:rPr>
        <w:t xml:space="preserve"> – </w:t>
      </w:r>
      <w:r>
        <w:rPr>
          <w:color w:val="000000"/>
          <w:lang w:val="uk-UA"/>
        </w:rPr>
        <w:t>Аналізатор надійності пароля</w:t>
      </w:r>
    </w:p>
    <w:p w14:paraId="3BFD4716" w14:textId="77777777" w:rsidR="00382092" w:rsidRDefault="00382092" w:rsidP="00382092">
      <w:pPr>
        <w:rPr>
          <w:color w:val="000000"/>
          <w:lang w:val="uk-UA"/>
        </w:rPr>
      </w:pPr>
    </w:p>
    <w:p w14:paraId="36DEC374" w14:textId="0B134300" w:rsidR="00382092" w:rsidRDefault="00382092" w:rsidP="00382092">
      <w:pPr>
        <w:jc w:val="both"/>
        <w:rPr>
          <w:lang w:val="uk-UA"/>
        </w:rPr>
      </w:pPr>
      <w:r>
        <w:rPr>
          <w:noProof/>
        </w:rPr>
        <w:drawing>
          <wp:inline distT="0" distB="0" distL="0" distR="0" wp14:anchorId="7CFE1423" wp14:editId="0C7DF38B">
            <wp:extent cx="5733415" cy="3587115"/>
            <wp:effectExtent l="0" t="0" r="0" b="0"/>
            <wp:docPr id="1724037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7298" name="Picture 172403729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1566" w14:textId="11AD464F" w:rsidR="00382092" w:rsidRDefault="00382092" w:rsidP="00382092">
      <w:pPr>
        <w:jc w:val="both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3F6EED3C" wp14:editId="3B9CE159">
            <wp:extent cx="5733415" cy="3985895"/>
            <wp:effectExtent l="0" t="0" r="0" b="1905"/>
            <wp:docPr id="388857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57597" name="Picture 38885759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3E17" w14:textId="73B04F81" w:rsidR="00382092" w:rsidRDefault="00382092" w:rsidP="00382092">
      <w:pPr>
        <w:jc w:val="both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4DE70930" wp14:editId="655CFE83">
            <wp:extent cx="5733415" cy="3862705"/>
            <wp:effectExtent l="0" t="0" r="0" b="0"/>
            <wp:docPr id="800411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11490" name="Picture 80041149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D457" w14:textId="7BDB63D1" w:rsidR="00382092" w:rsidRDefault="00382092" w:rsidP="00382092">
      <w:pPr>
        <w:jc w:val="both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2A914708" wp14:editId="4A2E1809">
            <wp:extent cx="5733415" cy="3754120"/>
            <wp:effectExtent l="0" t="0" r="0" b="5080"/>
            <wp:docPr id="17803019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01987" name="Picture 178030198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3B1F" w14:textId="6885D450" w:rsidR="00382092" w:rsidRDefault="00382092" w:rsidP="00382092">
      <w:pPr>
        <w:jc w:val="both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712EFB58" wp14:editId="39BE0762">
            <wp:extent cx="5733415" cy="3441700"/>
            <wp:effectExtent l="0" t="0" r="0" b="0"/>
            <wp:docPr id="10331702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70274" name="Picture 103317027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5D32" w14:textId="77777777" w:rsidR="00BD54CB" w:rsidRDefault="00BD54CB" w:rsidP="00382092">
      <w:pPr>
        <w:jc w:val="center"/>
        <w:rPr>
          <w:i/>
          <w:iCs/>
          <w:color w:val="3D85C6"/>
          <w:sz w:val="20"/>
          <w:szCs w:val="20"/>
        </w:rPr>
      </w:pPr>
    </w:p>
    <w:p w14:paraId="370873CD" w14:textId="1EC23733" w:rsidR="00382092" w:rsidRPr="00382092" w:rsidRDefault="00382092" w:rsidP="00382092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</w:rPr>
        <w:t>. Блоксхема до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r w:rsidRPr="00382092">
        <w:rPr>
          <w:i/>
          <w:iCs/>
          <w:color w:val="3D85C6"/>
          <w:sz w:val="20"/>
          <w:szCs w:val="20"/>
        </w:rPr>
        <w:t>Class Practice Task</w:t>
      </w:r>
    </w:p>
    <w:p w14:paraId="4E01D300" w14:textId="77777777" w:rsidR="00382092" w:rsidRPr="00382092" w:rsidRDefault="00382092" w:rsidP="00382092">
      <w:pPr>
        <w:jc w:val="both"/>
        <w:rPr>
          <w:lang w:val="uk-UA"/>
        </w:rPr>
      </w:pPr>
    </w:p>
    <w:p w14:paraId="2EB835EB" w14:textId="4822B8B7" w:rsidR="0064046D" w:rsidRPr="00BD54CB" w:rsidRDefault="0064046D" w:rsidP="00BB61AE">
      <w:pPr>
        <w:numPr>
          <w:ilvl w:val="0"/>
          <w:numId w:val="13"/>
        </w:numPr>
        <w:jc w:val="both"/>
      </w:pPr>
      <w:r>
        <w:t xml:space="preserve">Планований час на реалізацію: </w:t>
      </w:r>
      <w:r>
        <w:rPr>
          <w:lang w:val="uk-UA"/>
        </w:rPr>
        <w:t>1 година</w:t>
      </w:r>
    </w:p>
    <w:p w14:paraId="7FE2C556" w14:textId="1BEB7D32" w:rsidR="00BD54CB" w:rsidRPr="00BD54CB" w:rsidRDefault="00BD54CB" w:rsidP="00BD54CB">
      <w:pPr>
        <w:ind w:left="360"/>
        <w:jc w:val="both"/>
      </w:pPr>
    </w:p>
    <w:p w14:paraId="63358A3F" w14:textId="0AE28295" w:rsidR="00BB61AE" w:rsidRPr="0064046D" w:rsidRDefault="00BB61AE" w:rsidP="00BB61AE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</w:t>
      </w: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Конфігурація середовища до виконання завдань:</w:t>
      </w:r>
    </w:p>
    <w:p w14:paraId="69A22495" w14:textId="6E9E109A" w:rsidR="00BB61AE" w:rsidRPr="00BB61AE" w:rsidRDefault="00BB61AE" w:rsidP="00BB61AE">
      <w:pPr>
        <w:rPr>
          <w:lang w:val="uk-UA"/>
        </w:rPr>
      </w:pPr>
      <w:r w:rsidRPr="00BB61AE">
        <w:t>Даний епік не передбачає завдань з налаштування середовища розробки чи встановлення додаткового програмного забезпечення. </w:t>
      </w:r>
    </w:p>
    <w:p w14:paraId="6AC0413E" w14:textId="77777777" w:rsidR="002C4E02" w:rsidRDefault="002C4E02">
      <w:pPr>
        <w:jc w:val="both"/>
      </w:pPr>
    </w:p>
    <w:p w14:paraId="426D6DCF" w14:textId="77777777" w:rsidR="00BB61AE" w:rsidRDefault="00BB61AE" w:rsidP="00BB61AE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Код програм з посиланням на зовнішні ресурси:</w:t>
      </w:r>
    </w:p>
    <w:p w14:paraId="4CBAEEA1" w14:textId="0951D332" w:rsidR="00AD3F02" w:rsidRPr="00676A83" w:rsidRDefault="00AD3F02" w:rsidP="00BB61AE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AD3F0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AD3F0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676A8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1</w:t>
      </w:r>
    </w:p>
    <w:p w14:paraId="12CF444A" w14:textId="77777777" w:rsidR="002C4E02" w:rsidRDefault="002C4E02">
      <w:pPr>
        <w:jc w:val="both"/>
        <w:rPr>
          <w:b/>
          <w:bCs/>
        </w:rPr>
      </w:pPr>
    </w:p>
    <w:p w14:paraId="39ACC64A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343FC94B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Задача: Лабораторна робота №1. Завдання №1. Варіант №22</w:t>
      </w:r>
    </w:p>
    <w:p w14:paraId="0E1A15DF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Автор: Ільницька Софія</w:t>
      </w:r>
    </w:p>
    <w:p w14:paraId="19C5B467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Група: ШІ-14</w:t>
      </w:r>
    </w:p>
    <w:p w14:paraId="50A68339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1F04F734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C8C4309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BF46C23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&lt;math.h&gt;</w:t>
      </w:r>
    </w:p>
    <w:p w14:paraId="7AE55992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BAA3498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BB07D1D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1CBCAFD5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Обчислення для даних типу float</w:t>
      </w:r>
    </w:p>
    <w:p w14:paraId="0DB2403F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Значення a за умовою</w:t>
      </w:r>
    </w:p>
    <w:p w14:paraId="0A575767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0.001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Значення b за умовою</w:t>
      </w:r>
    </w:p>
    <w:p w14:paraId="53C0CBD4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65873CF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c1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A5FA657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27D1ECA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0512F44B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g1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3328A9B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g1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4FC4057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numerator1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h1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Чисельник дробу: (a-b)^4 - (a^4 - 4a^3b)</w:t>
      </w:r>
    </w:p>
    <w:p w14:paraId="5C3D0FE3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D975FD7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34495EC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93837E8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1CC58976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13746F6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0AA3611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denominator1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n1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Знаменник дробу: 6a^2b^2 - 4ab^3 + b^4</w:t>
      </w:r>
    </w:p>
    <w:p w14:paraId="3CE8F6D4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fraction1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numerator1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denominator1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051F5E3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"Результат обчислення для даних типу float: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fraction1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352DB41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CB24BFE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Обчислення для даних типу double</w:t>
      </w:r>
    </w:p>
    <w:p w14:paraId="6F1A2105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Значення a за умовою</w:t>
      </w:r>
    </w:p>
    <w:p w14:paraId="58719D2C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0.001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Значення b за умовою</w:t>
      </w:r>
    </w:p>
    <w:p w14:paraId="19A79174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C83DB44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c2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797FAE85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25716F5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52188B65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g2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2A88C18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e2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g2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713257F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numerator2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h2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Чисельник дробу: (a-b)^4 - (a^4 - 4a^3b)</w:t>
      </w:r>
    </w:p>
    <w:p w14:paraId="64925C7D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5DF32211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536ECD47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j2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CC5F43C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1377AAA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8698F92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44B59647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denominator2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n2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Знаменник дробу: 6a^2b^2 - 4ab^3 + b^4</w:t>
      </w:r>
    </w:p>
    <w:p w14:paraId="0552EB27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fraction2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numerator2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denominator2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913E3F9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"Результат обчислення для даних типу double: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fraction2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B1DB91F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E53C927" w14:textId="77777777" w:rsidR="00676A83" w:rsidRDefault="00676A83" w:rsidP="00676A8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66055E2" w14:textId="77777777" w:rsidR="000F5B22" w:rsidRPr="000F5B22" w:rsidRDefault="000F5B22" w:rsidP="00F10ABF">
      <w:pPr>
        <w:rPr>
          <w:lang w:val="uk-UA"/>
        </w:rPr>
      </w:pPr>
    </w:p>
    <w:p w14:paraId="1A815DD4" w14:textId="4A60A37D" w:rsidR="00676A83" w:rsidRPr="00676A83" w:rsidRDefault="00676A83" w:rsidP="00676A83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Code #</w:t>
      </w:r>
      <w:r>
        <w:rPr>
          <w:i/>
          <w:iCs/>
          <w:color w:val="3D85C6"/>
          <w:sz w:val="20"/>
          <w:szCs w:val="20"/>
          <w:lang w:val="uk-UA"/>
        </w:rPr>
        <w:t>1</w:t>
      </w:r>
      <w:r>
        <w:rPr>
          <w:i/>
          <w:iCs/>
          <w:color w:val="3D85C6"/>
          <w:sz w:val="20"/>
          <w:szCs w:val="20"/>
        </w:rPr>
        <w:t xml:space="preserve">. Код до </w:t>
      </w:r>
      <w:r>
        <w:rPr>
          <w:i/>
          <w:iCs/>
          <w:color w:val="3D85C6"/>
          <w:sz w:val="20"/>
          <w:szCs w:val="20"/>
          <w:lang w:val="uk-UA"/>
        </w:rPr>
        <w:t xml:space="preserve">Лабораторної роботи </w:t>
      </w:r>
      <w:r w:rsidR="00F10ABF">
        <w:rPr>
          <w:i/>
          <w:iCs/>
          <w:color w:val="3D85C6"/>
          <w:sz w:val="20"/>
          <w:szCs w:val="20"/>
          <w:lang w:val="uk-UA"/>
        </w:rPr>
        <w:t>№1. Завдання №1.</w:t>
      </w:r>
    </w:p>
    <w:p w14:paraId="72284173" w14:textId="72D27C87" w:rsidR="002C4E02" w:rsidRDefault="00070EAE">
      <w:pPr>
        <w:spacing w:after="200"/>
        <w:jc w:val="both"/>
        <w:rPr>
          <w:color w:val="000000"/>
        </w:rPr>
      </w:pPr>
      <w:r w:rsidRPr="00F85332">
        <w:rPr>
          <w:i/>
          <w:iCs/>
          <w:color w:val="000000"/>
        </w:rPr>
        <w:t>Посилання на файл коду в пулреквесті</w:t>
      </w:r>
      <w:r w:rsidRPr="00F85332">
        <w:rPr>
          <w:color w:val="000000"/>
        </w:rPr>
        <w:t>:</w:t>
      </w:r>
    </w:p>
    <w:p w14:paraId="73670854" w14:textId="26C911C5" w:rsidR="00070EAE" w:rsidRDefault="00070EAE">
      <w:pPr>
        <w:spacing w:after="200"/>
        <w:jc w:val="both"/>
        <w:rPr>
          <w:b/>
          <w:bCs/>
        </w:rPr>
      </w:pPr>
      <w:hyperlink r:id="rId46" w:anchor="diff-2d9e2bde90e5cf9f6d70a34a8089b3f10e43320b4ec9ed49cc4ce294c565e058" w:history="1">
        <w:r w:rsidRPr="00070EAE">
          <w:rPr>
            <w:rStyle w:val="Hyperlink"/>
            <w:b/>
            <w:bCs/>
          </w:rPr>
          <w:t>https://github.com/artificial-intelligence-department/ai_programming_playground_2026/pull/177/changes#diff-2d9e2bde90e5cf9f6d70a34a8089b3f10e43320b4ec9ed49cc4ce294c565e058</w:t>
        </w:r>
      </w:hyperlink>
    </w:p>
    <w:p w14:paraId="39BE0613" w14:textId="77777777" w:rsidR="00BD54CB" w:rsidRDefault="00BD54CB" w:rsidP="00822E08"/>
    <w:p w14:paraId="5E76AFDE" w14:textId="77777777" w:rsidR="00BD54CB" w:rsidRDefault="00BD54CB" w:rsidP="00822E08"/>
    <w:p w14:paraId="305A8734" w14:textId="77777777" w:rsidR="00BD54CB" w:rsidRDefault="00BD54CB" w:rsidP="00822E08"/>
    <w:p w14:paraId="03C018A6" w14:textId="77777777" w:rsidR="00BD54CB" w:rsidRDefault="00BD54CB" w:rsidP="00822E08"/>
    <w:p w14:paraId="38813A12" w14:textId="77777777" w:rsidR="00BD54CB" w:rsidRDefault="00BD54CB" w:rsidP="00822E08"/>
    <w:p w14:paraId="45DDEE6F" w14:textId="77777777" w:rsidR="00BD54CB" w:rsidRDefault="00BD54CB" w:rsidP="00822E08"/>
    <w:p w14:paraId="36A440E2" w14:textId="6E10EA85" w:rsidR="00230B2D" w:rsidRDefault="00AD3F02" w:rsidP="00BD54CB">
      <w:pPr>
        <w:rPr>
          <w:shd w:val="clear" w:color="auto" w:fill="FFF2CC"/>
          <w:lang w:val="en-US"/>
        </w:rPr>
      </w:pPr>
      <w:r w:rsidRPr="00AD3F02">
        <w:lastRenderedPageBreak/>
        <w:t>Завдання №2</w:t>
      </w:r>
      <w:r>
        <w:rPr>
          <w:lang w:val="uk-UA"/>
        </w:rPr>
        <w:t xml:space="preserve"> </w:t>
      </w:r>
      <w:r w:rsidRPr="00AD3F02">
        <w:rPr>
          <w:color w:val="000000"/>
        </w:rPr>
        <w:t>Lab# programming: Lab 1 Task 2</w:t>
      </w:r>
    </w:p>
    <w:p w14:paraId="53338100" w14:textId="77777777" w:rsidR="00BD54CB" w:rsidRPr="00BD54CB" w:rsidRDefault="00BD54CB" w:rsidP="00BD54CB">
      <w:pPr>
        <w:rPr>
          <w:shd w:val="clear" w:color="auto" w:fill="FFF2CC"/>
          <w:lang w:val="en-US"/>
        </w:rPr>
      </w:pPr>
    </w:p>
    <w:p w14:paraId="7BD6BF91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788024C5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Задача: Лабораторна робота №1. Завдання №2. Варіант №22</w:t>
      </w:r>
    </w:p>
    <w:p w14:paraId="670F8696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Автор: Ільницька Софія</w:t>
      </w:r>
    </w:p>
    <w:p w14:paraId="59AB0D6B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Група: ШІ-14</w:t>
      </w:r>
    </w:p>
    <w:p w14:paraId="122EB56A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24F25A6F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0840D46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7C4837D9" w14:textId="04C82DE0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727DDFA" w14:textId="77777777" w:rsidR="00470B56" w:rsidRPr="00470B56" w:rsidRDefault="00470B56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</w:p>
    <w:p w14:paraId="799374DE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28F75E36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4E6174F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A18F56E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Введення початкових значень з клавіатури</w:t>
      </w:r>
    </w:p>
    <w:p w14:paraId="2A8C84F5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"Введіть ціле значення n: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BD5788D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77EB959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"Введіть ціле значення m: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3997C66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24632A4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A119266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"Крок 1: ++n * ++m"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++n і ++m збільшують n і m ще ДО обчислення</w:t>
      </w:r>
    </w:p>
    <w:p w14:paraId="2F2A1E36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"Значення до обчислення: n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m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 xml:space="preserve">;  </w:t>
      </w:r>
    </w:p>
    <w:p w14:paraId="7DD5B835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first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B08CB1C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"Результат: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first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B649C67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"Оновлені значення: n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m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DD11435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900E13D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"Крок 2: m++ &lt; n"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m++ означає, що у порівнянні "m &lt; n" бере участь СТАРЕ значення m, і лише після порівняння m збільшується на 1</w:t>
      </w:r>
    </w:p>
    <w:p w14:paraId="21CDAC8A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"Значення до обчислення: n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m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A60F9A1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second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5558AFA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"Результат (1 - True, 0 - False):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second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DC16B77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"Оновлені значення: n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m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0449B7B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30DA310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"Крок 3: n++ &gt; m"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 // n++ означає, що у порівнянні "n &gt; m" бере участь СТАРЕ значення n, і лише після порівняння n збільшується на 1</w:t>
      </w:r>
    </w:p>
    <w:p w14:paraId="7D356D6F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"Значення до обчислення: n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m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5B42640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third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B2C2084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"Результат (1 - True, 0 - False):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third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6E85BCC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"Оновлені значення: n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m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B164D8A" w14:textId="77777777" w:rsid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500F581" w14:textId="401FC063" w:rsidR="00230B2D" w:rsidRPr="00971F12" w:rsidRDefault="00971F12" w:rsidP="00971F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305CF1D" w14:textId="77777777" w:rsidR="00971F12" w:rsidRDefault="00971F12" w:rsidP="00971F12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16F34BB2" w14:textId="2B5608D6" w:rsidR="00971F12" w:rsidRPr="00676A83" w:rsidRDefault="00971F12" w:rsidP="00971F12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Code #</w:t>
      </w:r>
      <w:r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</w:rPr>
        <w:t xml:space="preserve">. Код до </w:t>
      </w:r>
      <w:r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68A86E1C" w14:textId="52B760F8" w:rsidR="002C4E02" w:rsidRDefault="00070EAE">
      <w:pPr>
        <w:spacing w:after="200"/>
        <w:jc w:val="both"/>
        <w:rPr>
          <w:color w:val="000000"/>
        </w:rPr>
      </w:pPr>
      <w:r w:rsidRPr="00F85332">
        <w:rPr>
          <w:i/>
          <w:iCs/>
          <w:color w:val="000000"/>
        </w:rPr>
        <w:t>Посилання на файл коду в пулреквесті</w:t>
      </w:r>
      <w:r w:rsidRPr="00F85332">
        <w:rPr>
          <w:color w:val="000000"/>
        </w:rPr>
        <w:t>:</w:t>
      </w:r>
    </w:p>
    <w:p w14:paraId="608AACBF" w14:textId="73A8C003" w:rsidR="00070EAE" w:rsidRPr="00971F12" w:rsidRDefault="00070EAE">
      <w:pPr>
        <w:spacing w:after="200"/>
        <w:jc w:val="both"/>
        <w:rPr>
          <w:b/>
          <w:bCs/>
          <w:lang w:val="uk-UA"/>
        </w:rPr>
      </w:pPr>
      <w:hyperlink r:id="rId47" w:anchor="diff-a65462f023908eb08840ba42325211b856b529c6059ebe0dc6c84dfff8a69bd0" w:history="1">
        <w:r w:rsidRPr="00070EAE">
          <w:rPr>
            <w:rStyle w:val="Hyperlink"/>
            <w:b/>
            <w:bCs/>
            <w:lang w:val="uk-UA"/>
          </w:rPr>
          <w:t>https://github.com/artificial-intelligence-department/ai_programming_playground_2026/pull/177/changes#diff-a65462f023908eb08840ba42325211b856b529c6059ebe0dc6c84dfff8a69bd0</w:t>
        </w:r>
      </w:hyperlink>
    </w:p>
    <w:p w14:paraId="12575257" w14:textId="7E46D989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lastRenderedPageBreak/>
        <w:t>Завдання №</w:t>
      </w:r>
      <w:r w:rsidRPr="00AD3F02">
        <w:rPr>
          <w:lang w:val="uk-UA"/>
        </w:rPr>
        <w:t xml:space="preserve">3 </w:t>
      </w:r>
      <w:r w:rsidRPr="00AD3F02">
        <w:t>Lab# programming: Algotester Lab 1 Task 1</w:t>
      </w:r>
    </w:p>
    <w:p w14:paraId="38B91947" w14:textId="1278B033" w:rsidR="002C4E02" w:rsidRDefault="002C4E02">
      <w:pPr>
        <w:spacing w:after="200"/>
        <w:jc w:val="center"/>
        <w:rPr>
          <w:lang w:val="uk-UA"/>
        </w:rPr>
      </w:pPr>
    </w:p>
    <w:p w14:paraId="262BE922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7D9B8834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Задача: Алготестер. Лабораторна робота №1. Завдання №1. Варіант №1</w:t>
      </w:r>
    </w:p>
    <w:p w14:paraId="52C51E56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Автор: Ільницька Софія</w:t>
      </w:r>
    </w:p>
    <w:p w14:paraId="6F29B536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Група: ШІ-14</w:t>
      </w:r>
    </w:p>
    <w:p w14:paraId="2E19CF01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2F2732E7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DD8A415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B1B7D24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89C9ACD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AEBAAAD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2DFF8099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// початкові хітпойнти та мана персонажа</w:t>
      </w:r>
    </w:p>
    <w:p w14:paraId="3DF52794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0FC22E0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lost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3D29123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016DA8A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C9D1D9"/>
          <w:sz w:val="18"/>
          <w:szCs w:val="18"/>
        </w:rPr>
        <w:t xml:space="preserve"> h, m;</w:t>
      </w:r>
      <w:r>
        <w:rPr>
          <w:rFonts w:ascii="Menlo" w:hAnsi="Menlo" w:cs="Menlo"/>
          <w:color w:val="8B949E"/>
          <w:sz w:val="18"/>
          <w:szCs w:val="18"/>
        </w:rPr>
        <w:t xml:space="preserve"> // витрати i-го закляття: h хітпойнтів, m мани</w:t>
      </w:r>
    </w:p>
    <w:p w14:paraId="27CA9183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h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m;</w:t>
      </w:r>
    </w:p>
    <w:p w14:paraId="213D1CF8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08D096C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 Якщо закляття бере ОДНОЧАСНО і hp (h &gt; 0), і ману (m &gt; 0) це миттєвий програш.</w:t>
      </w:r>
    </w:p>
    <w:p w14:paraId="7DAF37F7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(h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9D1D9"/>
          <w:sz w:val="18"/>
          <w:szCs w:val="18"/>
        </w:rPr>
        <w:t xml:space="preserve"> m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460306BA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lost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D25DB1E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30540E07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 // Ресурси витрачаються в будь-якому разі</w:t>
      </w:r>
    </w:p>
    <w:p w14:paraId="23AAED40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H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9D1D9"/>
          <w:sz w:val="18"/>
          <w:szCs w:val="18"/>
        </w:rPr>
        <w:t xml:space="preserve"> h;</w:t>
      </w:r>
    </w:p>
    <w:p w14:paraId="6F5C6765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M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9D1D9"/>
          <w:sz w:val="18"/>
          <w:szCs w:val="18"/>
        </w:rPr>
        <w:t xml:space="preserve"> m;</w:t>
      </w:r>
    </w:p>
    <w:p w14:paraId="46F781E8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03F70A2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CD0B80A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Виграш лише якщо не було "забороненого" закляття і в кінці H &gt; 0 та M &gt; 0</w:t>
      </w:r>
    </w:p>
    <w:p w14:paraId="2E313286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C9D1D9"/>
          <w:sz w:val="18"/>
          <w:szCs w:val="18"/>
        </w:rPr>
        <w:t>lost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06BFED2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"YES"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A1B8459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CB11DCD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"NO"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1D128A6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01146B8" w14:textId="77777777" w:rsidR="00822E08" w:rsidRDefault="00822E08" w:rsidP="00822E0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EB05582" w14:textId="6DCD1E89" w:rsidR="00BD54CB" w:rsidRPr="00BD54CB" w:rsidRDefault="00822E08" w:rsidP="00BD54CB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62FAB8D" w14:textId="77777777" w:rsidR="00BD54CB" w:rsidRDefault="00BD54CB" w:rsidP="00822E08">
      <w:pPr>
        <w:spacing w:after="200"/>
        <w:jc w:val="center"/>
        <w:rPr>
          <w:i/>
          <w:iCs/>
          <w:color w:val="3D85C6"/>
          <w:sz w:val="20"/>
          <w:szCs w:val="20"/>
        </w:rPr>
      </w:pPr>
    </w:p>
    <w:p w14:paraId="5B908CA1" w14:textId="71196474" w:rsidR="00822E08" w:rsidRPr="00676A83" w:rsidRDefault="00822E08" w:rsidP="00822E08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Code #</w:t>
      </w:r>
      <w:r>
        <w:rPr>
          <w:i/>
          <w:iCs/>
          <w:color w:val="3D85C6"/>
          <w:sz w:val="20"/>
          <w:szCs w:val="20"/>
          <w:lang w:val="uk-UA"/>
        </w:rPr>
        <w:t>3</w:t>
      </w:r>
      <w:r>
        <w:rPr>
          <w:i/>
          <w:iCs/>
          <w:color w:val="3D85C6"/>
          <w:sz w:val="20"/>
          <w:szCs w:val="20"/>
        </w:rPr>
        <w:t xml:space="preserve">. Код до </w:t>
      </w:r>
      <w:r w:rsidRPr="00822E08">
        <w:rPr>
          <w:i/>
          <w:iCs/>
          <w:color w:val="3D85C6"/>
          <w:sz w:val="20"/>
          <w:szCs w:val="20"/>
        </w:rPr>
        <w:t>Algotester Lab 1 Task 1</w:t>
      </w:r>
      <w:r>
        <w:rPr>
          <w:i/>
          <w:iCs/>
          <w:color w:val="3D85C6"/>
          <w:sz w:val="20"/>
          <w:szCs w:val="20"/>
          <w:lang w:val="uk-UA"/>
        </w:rPr>
        <w:t>.</w:t>
      </w:r>
    </w:p>
    <w:p w14:paraId="5D0D1323" w14:textId="431214B2" w:rsidR="008D3956" w:rsidRDefault="00070EAE" w:rsidP="00470B56">
      <w:pPr>
        <w:rPr>
          <w:color w:val="000000"/>
        </w:rPr>
      </w:pPr>
      <w:r w:rsidRPr="00F85332">
        <w:rPr>
          <w:i/>
          <w:iCs/>
          <w:color w:val="000000"/>
        </w:rPr>
        <w:t>Посилання на файл коду в пулреквесті</w:t>
      </w:r>
      <w:r w:rsidRPr="00F85332">
        <w:rPr>
          <w:color w:val="000000"/>
        </w:rPr>
        <w:t>:</w:t>
      </w:r>
    </w:p>
    <w:p w14:paraId="4FBA4895" w14:textId="77777777" w:rsidR="00070EAE" w:rsidRDefault="00070EAE" w:rsidP="00470B56">
      <w:pPr>
        <w:rPr>
          <w:color w:val="000000"/>
        </w:rPr>
      </w:pPr>
    </w:p>
    <w:p w14:paraId="73B66A2A" w14:textId="7FC98669" w:rsidR="00070EAE" w:rsidRDefault="00070EAE" w:rsidP="00470B56">
      <w:pPr>
        <w:rPr>
          <w:b/>
          <w:bCs/>
          <w:lang w:val="uk-UA"/>
        </w:rPr>
      </w:pPr>
      <w:hyperlink r:id="rId48" w:anchor="diff-bc05265d0b47f0f357be6633100588f2c7a3d2064f1fc5c1b2bed81dc23579e4" w:history="1">
        <w:r w:rsidRPr="00070EAE">
          <w:rPr>
            <w:rStyle w:val="Hyperlink"/>
            <w:b/>
            <w:bCs/>
            <w:lang w:val="uk-UA"/>
          </w:rPr>
          <w:t>https://github.com/artificial-intelligence-department/ai_programming_playground_2026/pull/177/changes#diff-bc05265d0b47f0f357be6633100588f2c7a3d2064f1fc5c1b2bed81dc23579e4</w:t>
        </w:r>
      </w:hyperlink>
    </w:p>
    <w:p w14:paraId="41E33E63" w14:textId="77777777" w:rsidR="00470B56" w:rsidRPr="00A07915" w:rsidRDefault="00470B56" w:rsidP="00470B56">
      <w:pPr>
        <w:rPr>
          <w:b/>
          <w:bCs/>
          <w:sz w:val="28"/>
          <w:szCs w:val="28"/>
          <w:lang w:val="en-US"/>
        </w:rPr>
      </w:pPr>
    </w:p>
    <w:p w14:paraId="16F8FFA9" w14:textId="77777777" w:rsidR="00BD54CB" w:rsidRDefault="00BD54CB" w:rsidP="00FA5996"/>
    <w:p w14:paraId="3DBF2980" w14:textId="77777777" w:rsidR="00BD54CB" w:rsidRDefault="00BD54CB" w:rsidP="00FA5996"/>
    <w:p w14:paraId="69B65ADF" w14:textId="77777777" w:rsidR="00BD54CB" w:rsidRDefault="00BD54CB" w:rsidP="00FA5996"/>
    <w:p w14:paraId="2261DBF6" w14:textId="77777777" w:rsidR="00BD54CB" w:rsidRDefault="00BD54CB" w:rsidP="00FA5996"/>
    <w:p w14:paraId="01BFF5B3" w14:textId="13C908C3" w:rsidR="00FA5996" w:rsidRDefault="00FA5996" w:rsidP="00FA5996">
      <w:pPr>
        <w:rPr>
          <w:color w:val="000000"/>
          <w:lang w:val="en-US"/>
        </w:rPr>
      </w:pPr>
      <w:r w:rsidRPr="00FA5996">
        <w:lastRenderedPageBreak/>
        <w:t>Завдання №</w:t>
      </w:r>
      <w:r w:rsidRPr="00FA5996">
        <w:rPr>
          <w:lang w:val="uk-UA"/>
        </w:rPr>
        <w:t xml:space="preserve">5 </w:t>
      </w:r>
      <w:r w:rsidRPr="00FA5996">
        <w:rPr>
          <w:color w:val="000000"/>
        </w:rPr>
        <w:t>Practice# programming: Class Practice Task</w:t>
      </w:r>
      <w:r w:rsidR="00FE2D9E">
        <w:rPr>
          <w:color w:val="000000"/>
          <w:lang w:val="uk-UA"/>
        </w:rPr>
        <w:t xml:space="preserve"> – Аналізатор надійності пароля</w:t>
      </w:r>
    </w:p>
    <w:p w14:paraId="332C59B7" w14:textId="77777777" w:rsidR="00934DE4" w:rsidRDefault="00934DE4" w:rsidP="00FA5996">
      <w:pPr>
        <w:rPr>
          <w:color w:val="000000"/>
          <w:lang w:val="uk-UA"/>
        </w:rPr>
      </w:pPr>
    </w:p>
    <w:p w14:paraId="09682326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7B191DED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Задача: Аналізатор надійності пароля</w:t>
      </w:r>
    </w:p>
    <w:p w14:paraId="0D9E04FC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Автор: Ільницька Софія</w:t>
      </w:r>
    </w:p>
    <w:p w14:paraId="02320301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Група: ШІ-14</w:t>
      </w:r>
    </w:p>
    <w:p w14:paraId="53A9ED77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3907DF9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E19DA9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0E446F9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083900F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23A3B82" w14:textId="77777777" w:rsidR="00904A84" w:rsidRPr="00676A83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2F09BC93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Змінні для зберігання введених користувачем даних</w:t>
      </w:r>
    </w:p>
    <w:p w14:paraId="23941EC8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password_length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46DAE29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has_numbers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EBF03A7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has_uppercase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0FC16AE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has_special_characters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1FED22C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7D1CE56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Введення користувачем даних з перевіркою коректності</w:t>
      </w:r>
    </w:p>
    <w:p w14:paraId="16E56AD9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"Довжина пароля: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A40C3BF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password_length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A26A14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password_length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password_length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64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ECC461F" w14:textId="2EE767A6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 w:rsidR="00325A85">
        <w:rPr>
          <w:rFonts w:ascii="Menlo" w:hAnsi="Menlo" w:cs="Menlo"/>
          <w:color w:val="C9D1D9"/>
          <w:sz w:val="18"/>
          <w:szCs w:val="18"/>
        </w:rPr>
        <w:t xml:space="preserve">cout </w:t>
      </w:r>
      <w:r w:rsidR="00325A85">
        <w:rPr>
          <w:rFonts w:ascii="Menlo" w:hAnsi="Menlo" w:cs="Menlo"/>
          <w:color w:val="D2A8FF"/>
          <w:sz w:val="18"/>
          <w:szCs w:val="18"/>
        </w:rPr>
        <w:t>&lt;&lt;</w:t>
      </w:r>
      <w:r w:rsidR="00325A85">
        <w:rPr>
          <w:rFonts w:ascii="Menlo" w:hAnsi="Menlo" w:cs="Menlo"/>
          <w:color w:val="C9D1D9"/>
          <w:sz w:val="18"/>
          <w:szCs w:val="18"/>
        </w:rPr>
        <w:t xml:space="preserve"> </w:t>
      </w:r>
      <w:r w:rsidR="00325A85">
        <w:rPr>
          <w:rFonts w:ascii="Menlo" w:hAnsi="Menlo" w:cs="Menlo"/>
          <w:color w:val="A5D6FF"/>
          <w:sz w:val="18"/>
          <w:szCs w:val="18"/>
        </w:rPr>
        <w:t>"Помилка: довжина мусить бути від 1 до 64."</w:t>
      </w:r>
      <w:r w:rsidR="00325A85">
        <w:rPr>
          <w:rFonts w:ascii="Menlo" w:hAnsi="Menlo" w:cs="Menlo"/>
          <w:color w:val="C9D1D9"/>
          <w:sz w:val="18"/>
          <w:szCs w:val="18"/>
        </w:rPr>
        <w:t xml:space="preserve"> </w:t>
      </w:r>
      <w:r w:rsidR="00325A85">
        <w:rPr>
          <w:rFonts w:ascii="Menlo" w:hAnsi="Menlo" w:cs="Menlo"/>
          <w:color w:val="D2A8FF"/>
          <w:sz w:val="18"/>
          <w:szCs w:val="18"/>
        </w:rPr>
        <w:t>&lt;&lt;</w:t>
      </w:r>
      <w:r w:rsidR="00325A85">
        <w:rPr>
          <w:rFonts w:ascii="Menlo" w:hAnsi="Menlo" w:cs="Menlo"/>
          <w:color w:val="C9D1D9"/>
          <w:sz w:val="18"/>
          <w:szCs w:val="18"/>
        </w:rPr>
        <w:t xml:space="preserve"> </w:t>
      </w:r>
      <w:r w:rsidR="00325A85">
        <w:rPr>
          <w:rFonts w:ascii="Menlo" w:hAnsi="Menlo" w:cs="Menlo"/>
          <w:color w:val="D2A8FF"/>
          <w:sz w:val="18"/>
          <w:szCs w:val="18"/>
        </w:rPr>
        <w:t>endl</w:t>
      </w:r>
      <w:r w:rsidR="00325A85">
        <w:rPr>
          <w:rFonts w:ascii="Menlo" w:hAnsi="Menlo" w:cs="Menlo"/>
          <w:color w:val="C9D1D9"/>
          <w:sz w:val="18"/>
          <w:szCs w:val="18"/>
        </w:rPr>
        <w:t>;</w:t>
      </w:r>
    </w:p>
    <w:p w14:paraId="2DAB10B1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6AC32B1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</w:p>
    <w:p w14:paraId="6721625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"Чи є цифри (y/n):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6C6FD6D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has_numbers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AF4F333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has_numbers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has_numbers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222B2A2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"Відповідь повинна бути y або n"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82BD927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5368103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70033BF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"Чи є великі літери (y/n):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DCDF031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has_uppercase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845E6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has_uppercase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has_uppercase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12707D0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"Відповідь повинна бути y або n"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163816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168AAF5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7733E9C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"Чи є спеціальні символи (y/n):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B35DD10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has_special_characters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C6E61FC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has_special_characters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has_special_characters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1B20313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"Відповідь повинна бути y або n"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52CB36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EEBB63B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3BAF5A2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66E3FF7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Підраховуємо кількість різних типів символів, які присутні в паролі</w:t>
      </w:r>
    </w:p>
    <w:p w14:paraId="1E98A0B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types_quantity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05AC9AC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has_numbers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5F7BDF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types_quantity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C3FE846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ABEB813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has_uppercase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1A860EF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types_quantity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39B74DC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}</w:t>
      </w:r>
    </w:p>
    <w:p w14:paraId="0DDEF311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has_special_characters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D1F902B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types_quantity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EEA95E9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8E28A19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886191D" w14:textId="05D8BE5F" w:rsidR="00904A84" w:rsidRPr="009A4368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</w:p>
    <w:p w14:paraId="1B7E1E9E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Перевірка мінімальних вимог до пароля</w:t>
      </w:r>
    </w:p>
    <w:p w14:paraId="506945E6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password_length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types_quantity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1AB72B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"Мінімальні вимоги: ПРОЙДЕНО"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95D322B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75A8B56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"Мінімальні вимоги: НЕ ПРОЙДЕНО"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7A05BC7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DEDAC98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203321D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Визначення рівня надійності пароля (шкала від 1 до 5)</w:t>
      </w:r>
    </w:p>
    <w:p w14:paraId="6FA655C7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security_level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B35ABED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password_length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5118DDF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"Рівень надійності: 1 – Дуже слабкий"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D7C77A1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security_level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B06509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password_length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types_quantity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C4EFA30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"Рівень надійності: 2 – Слабкий"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CE0DFE6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security_level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9FA59F1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types_quantity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4592EDE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"Рівень надійності: 3 – Середній"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C67DCF4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security_level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7946278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password_length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types_quantity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29269A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"Рівень надійності: 5 – Дуже надійний"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5EC70F4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security_level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AB62472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8A10127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"Рівень надійності: 4 – Надійний"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3B629E8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security_level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E7282F9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A174E31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B1F8F6F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Вивід рекомендації відповідно до визначеного рівня надійності</w:t>
      </w:r>
    </w:p>
    <w:p w14:paraId="14CE62CE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9D1D9"/>
          <w:sz w:val="18"/>
          <w:szCs w:val="18"/>
        </w:rPr>
        <w:t xml:space="preserve"> (security_level) {</w:t>
      </w:r>
    </w:p>
    <w:p w14:paraId="4CB12545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: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"Рекомендація: Пароль надто короткий. Мінімум 8 символів."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2EF96E4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: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"Рекомендація: Збільште довжину до 8+ символів і додайте цифри, великі літери або спеціальні символи."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C7C85F6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 xml:space="preserve">: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"Рекомендація: Додайте ще один тип символів або збільште довжину до 12."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02C261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 xml:space="preserve">: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"Рекомендація: Хороший пароль. Для максимуму 12+ символів і всі три типи символів."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8BE9753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9D1D9"/>
          <w:sz w:val="18"/>
          <w:szCs w:val="18"/>
        </w:rPr>
        <w:t xml:space="preserve">: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"Рекомендація: Відмінно. Змінювати нічого не потрібно."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2C029DC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9D1D9"/>
          <w:sz w:val="18"/>
          <w:szCs w:val="18"/>
        </w:rPr>
        <w:t xml:space="preserve">: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неможливо визначити рівень безпеки пароля."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112CD8A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9640133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C8EC1BE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Додаткове попередження, якщо пароль складається лише з малих літер</w:t>
      </w:r>
    </w:p>
    <w:p w14:paraId="5ECD19E0" w14:textId="77777777" w:rsidR="00856AA6" w:rsidRDefault="00904A84" w:rsidP="00856AA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 w:rsidR="00856AA6">
        <w:rPr>
          <w:rFonts w:ascii="Menlo" w:hAnsi="Menlo" w:cs="Menlo"/>
          <w:color w:val="C586C0"/>
          <w:sz w:val="18"/>
          <w:szCs w:val="18"/>
        </w:rPr>
        <w:t>if</w:t>
      </w:r>
      <w:r w:rsidR="00856AA6">
        <w:rPr>
          <w:rFonts w:ascii="Menlo" w:hAnsi="Menlo" w:cs="Menlo"/>
          <w:color w:val="BBBEBF"/>
          <w:sz w:val="18"/>
          <w:szCs w:val="18"/>
        </w:rPr>
        <w:t xml:space="preserve"> (</w:t>
      </w:r>
      <w:r w:rsidR="00856AA6">
        <w:rPr>
          <w:rFonts w:ascii="Menlo" w:hAnsi="Menlo" w:cs="Menlo"/>
          <w:color w:val="C9D1D9"/>
          <w:sz w:val="18"/>
          <w:szCs w:val="18"/>
        </w:rPr>
        <w:t>has_numbers</w:t>
      </w:r>
      <w:r w:rsidR="00856AA6">
        <w:rPr>
          <w:rFonts w:ascii="Menlo" w:hAnsi="Menlo" w:cs="Menlo"/>
          <w:color w:val="BBBEBF"/>
          <w:sz w:val="18"/>
          <w:szCs w:val="18"/>
        </w:rPr>
        <w:t xml:space="preserve"> </w:t>
      </w:r>
      <w:r w:rsidR="00856AA6">
        <w:rPr>
          <w:rFonts w:ascii="Menlo" w:hAnsi="Menlo" w:cs="Menlo"/>
          <w:color w:val="D4D4D4"/>
          <w:sz w:val="18"/>
          <w:szCs w:val="18"/>
        </w:rPr>
        <w:t>==</w:t>
      </w:r>
      <w:r w:rsidR="00856AA6">
        <w:rPr>
          <w:rFonts w:ascii="Menlo" w:hAnsi="Menlo" w:cs="Menlo"/>
          <w:color w:val="BBBEBF"/>
          <w:sz w:val="18"/>
          <w:szCs w:val="18"/>
        </w:rPr>
        <w:t xml:space="preserve"> </w:t>
      </w:r>
      <w:r w:rsidR="00856AA6">
        <w:rPr>
          <w:rFonts w:ascii="Menlo" w:hAnsi="Menlo" w:cs="Menlo"/>
          <w:color w:val="A5D6FF"/>
          <w:sz w:val="18"/>
          <w:szCs w:val="18"/>
        </w:rPr>
        <w:t>'n'</w:t>
      </w:r>
      <w:r w:rsidR="00856AA6">
        <w:rPr>
          <w:rFonts w:ascii="Menlo" w:hAnsi="Menlo" w:cs="Menlo"/>
          <w:color w:val="BBBEBF"/>
          <w:sz w:val="18"/>
          <w:szCs w:val="18"/>
        </w:rPr>
        <w:t xml:space="preserve"> </w:t>
      </w:r>
      <w:r w:rsidR="00856AA6">
        <w:rPr>
          <w:rFonts w:ascii="Menlo" w:hAnsi="Menlo" w:cs="Menlo"/>
          <w:color w:val="D4D4D4"/>
          <w:sz w:val="18"/>
          <w:szCs w:val="18"/>
        </w:rPr>
        <w:t>&amp;&amp;</w:t>
      </w:r>
      <w:r w:rsidR="00856AA6">
        <w:rPr>
          <w:rFonts w:ascii="Menlo" w:hAnsi="Menlo" w:cs="Menlo"/>
          <w:color w:val="BBBEBF"/>
          <w:sz w:val="18"/>
          <w:szCs w:val="18"/>
        </w:rPr>
        <w:t xml:space="preserve"> </w:t>
      </w:r>
      <w:r w:rsidR="00856AA6">
        <w:rPr>
          <w:rFonts w:ascii="Menlo" w:hAnsi="Menlo" w:cs="Menlo"/>
          <w:color w:val="C9D1D9"/>
          <w:sz w:val="18"/>
          <w:szCs w:val="18"/>
        </w:rPr>
        <w:t>has_special_characters</w:t>
      </w:r>
      <w:r w:rsidR="00856AA6">
        <w:rPr>
          <w:rFonts w:ascii="Menlo" w:hAnsi="Menlo" w:cs="Menlo"/>
          <w:color w:val="BBBEBF"/>
          <w:sz w:val="18"/>
          <w:szCs w:val="18"/>
        </w:rPr>
        <w:t xml:space="preserve"> </w:t>
      </w:r>
      <w:r w:rsidR="00856AA6">
        <w:rPr>
          <w:rFonts w:ascii="Menlo" w:hAnsi="Menlo" w:cs="Menlo"/>
          <w:color w:val="D4D4D4"/>
          <w:sz w:val="18"/>
          <w:szCs w:val="18"/>
        </w:rPr>
        <w:t>==</w:t>
      </w:r>
      <w:r w:rsidR="00856AA6">
        <w:rPr>
          <w:rFonts w:ascii="Menlo" w:hAnsi="Menlo" w:cs="Menlo"/>
          <w:color w:val="BBBEBF"/>
          <w:sz w:val="18"/>
          <w:szCs w:val="18"/>
        </w:rPr>
        <w:t xml:space="preserve"> </w:t>
      </w:r>
      <w:r w:rsidR="00856AA6">
        <w:rPr>
          <w:rFonts w:ascii="Menlo" w:hAnsi="Menlo" w:cs="Menlo"/>
          <w:color w:val="A5D6FF"/>
          <w:sz w:val="18"/>
          <w:szCs w:val="18"/>
        </w:rPr>
        <w:t>'n'</w:t>
      </w:r>
      <w:r w:rsidR="00856AA6">
        <w:rPr>
          <w:rFonts w:ascii="Menlo" w:hAnsi="Menlo" w:cs="Menlo"/>
          <w:color w:val="BBBEBF"/>
          <w:sz w:val="18"/>
          <w:szCs w:val="18"/>
        </w:rPr>
        <w:t xml:space="preserve">) </w:t>
      </w:r>
      <w:r w:rsidR="00856AA6">
        <w:rPr>
          <w:rFonts w:ascii="Menlo" w:hAnsi="Menlo" w:cs="Menlo"/>
          <w:color w:val="C9D1D9"/>
          <w:sz w:val="18"/>
          <w:szCs w:val="18"/>
        </w:rPr>
        <w:t>{</w:t>
      </w:r>
    </w:p>
    <w:p w14:paraId="1BAB630D" w14:textId="7D6682B0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903B913" w14:textId="010833E3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 xml:space="preserve">"Попередження: </w:t>
      </w:r>
      <w:r w:rsidR="009A4368">
        <w:rPr>
          <w:rFonts w:ascii="Menlo" w:hAnsi="Menlo" w:cs="Menlo"/>
          <w:color w:val="A5D6FF"/>
          <w:sz w:val="18"/>
          <w:szCs w:val="18"/>
          <w:lang w:val="uk-UA"/>
        </w:rPr>
        <w:t>П</w:t>
      </w:r>
      <w:r>
        <w:rPr>
          <w:rFonts w:ascii="Menlo" w:hAnsi="Menlo" w:cs="Menlo"/>
          <w:color w:val="A5D6FF"/>
          <w:sz w:val="18"/>
          <w:szCs w:val="18"/>
        </w:rPr>
        <w:t>ароль тільки з літер підбирається швидше."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EDFCF17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B18803F" w14:textId="77777777" w:rsid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0D10AD2" w14:textId="536C6EAD" w:rsidR="002C4E02" w:rsidRPr="00904A84" w:rsidRDefault="00904A84" w:rsidP="00904A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307980D6" w14:textId="77777777" w:rsidR="00904A84" w:rsidRDefault="00904A84" w:rsidP="00904A84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bookmarkStart w:id="2" w:name="_heading=h.c2k67t2k90gt" w:colFirst="0" w:colLast="0"/>
      <w:bookmarkEnd w:id="2"/>
    </w:p>
    <w:p w14:paraId="14AE719E" w14:textId="0E8CA8ED" w:rsidR="00BB61AE" w:rsidRPr="00BB61AE" w:rsidRDefault="00904A84" w:rsidP="00BB61AE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Code #</w:t>
      </w:r>
      <w:r w:rsidR="00A07915">
        <w:rPr>
          <w:i/>
          <w:iCs/>
          <w:color w:val="3D85C6"/>
          <w:sz w:val="20"/>
          <w:szCs w:val="20"/>
          <w:lang w:val="en-US"/>
        </w:rPr>
        <w:t>4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>
        <w:rPr>
          <w:i/>
          <w:iCs/>
          <w:color w:val="3D85C6"/>
          <w:sz w:val="20"/>
          <w:szCs w:val="20"/>
          <w:lang w:val="en-US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Аналізатор надійності пароля</w:t>
      </w:r>
      <w:r>
        <w:rPr>
          <w:i/>
          <w:iCs/>
          <w:color w:val="3D85C6"/>
          <w:sz w:val="20"/>
          <w:szCs w:val="20"/>
          <w:lang w:val="en-US"/>
        </w:rPr>
        <w:t>”</w:t>
      </w:r>
    </w:p>
    <w:p w14:paraId="3287A1DE" w14:textId="7D2C9EE5" w:rsidR="00BB61AE" w:rsidRDefault="00F85332" w:rsidP="00FA5996">
      <w:pPr>
        <w:rPr>
          <w:color w:val="000000"/>
        </w:rPr>
      </w:pPr>
      <w:r w:rsidRPr="00F85332">
        <w:rPr>
          <w:i/>
          <w:iCs/>
          <w:color w:val="000000"/>
        </w:rPr>
        <w:t>Посилання на файл коду в пулреквесті</w:t>
      </w:r>
      <w:r w:rsidRPr="00F85332">
        <w:rPr>
          <w:color w:val="000000"/>
        </w:rPr>
        <w:t>:</w:t>
      </w:r>
      <w:r w:rsidRPr="00F85332">
        <w:rPr>
          <w:color w:val="000000"/>
        </w:rPr>
        <w:fldChar w:fldCharType="begin"/>
      </w:r>
      <w:r w:rsidRPr="00F85332">
        <w:rPr>
          <w:color w:val="000000"/>
        </w:rPr>
        <w:instrText>HYPERLINK "https://github.com/artificial-intelligence-department/ai_programming_playground_2024/blob/epic_1_practice_and_labs_olesia_kostak/ai_12/olesia_kostak/epic_1/epic_1_practice_and_labs_report_olesia_kostak.docx.docx"</w:instrText>
      </w:r>
      <w:r w:rsidRPr="00F85332">
        <w:rPr>
          <w:color w:val="000000"/>
        </w:rPr>
      </w:r>
      <w:r w:rsidRPr="00F85332">
        <w:rPr>
          <w:color w:val="000000"/>
        </w:rPr>
        <w:fldChar w:fldCharType="separate"/>
      </w:r>
      <w:r w:rsidRPr="00F85332">
        <w:rPr>
          <w:color w:val="1155CC"/>
          <w:u w:val="single"/>
        </w:rPr>
        <w:t xml:space="preserve"> </w:t>
      </w:r>
      <w:r w:rsidRPr="00F85332">
        <w:rPr>
          <w:color w:val="000000"/>
        </w:rPr>
        <w:fldChar w:fldCharType="end"/>
      </w:r>
    </w:p>
    <w:p w14:paraId="06F82971" w14:textId="2E09E11A" w:rsidR="00070EAE" w:rsidRPr="00BD54CB" w:rsidRDefault="00070EAE" w:rsidP="00FA5996">
      <w:pPr>
        <w:rPr>
          <w:b/>
          <w:bCs/>
          <w:color w:val="000000"/>
          <w:lang w:val="uk-UA"/>
        </w:rPr>
      </w:pPr>
      <w:hyperlink r:id="rId49" w:anchor="diff-614edc9419772bf911e28426a5d1eb504f7385d568f75937a803dfa2276b7ab5" w:history="1">
        <w:r w:rsidRPr="00BD54CB">
          <w:rPr>
            <w:rStyle w:val="Hyperlink"/>
            <w:b/>
            <w:bCs/>
            <w:lang w:val="uk-UA"/>
          </w:rPr>
          <w:t>https://github.com/artificial-intelligence-department/ai_programming_playground_2026/pull/177/changes#diff-614edc9419772bf911e28426a5d1eb504f7385d568f75937a803dfa2276b7ab5</w:t>
        </w:r>
      </w:hyperlink>
    </w:p>
    <w:p w14:paraId="36DF728B" w14:textId="77777777" w:rsidR="00F85332" w:rsidRPr="00F85332" w:rsidRDefault="00F85332" w:rsidP="00FA5996">
      <w:pPr>
        <w:rPr>
          <w:lang w:val="uk-UA"/>
        </w:rPr>
      </w:pPr>
    </w:p>
    <w:p w14:paraId="7BE13E51" w14:textId="77777777" w:rsidR="00BD54CB" w:rsidRDefault="00BD54CB" w:rsidP="00FA5996"/>
    <w:p w14:paraId="2450370A" w14:textId="1F402BE9" w:rsidR="00FA5996" w:rsidRPr="00FA5996" w:rsidRDefault="00FA5996" w:rsidP="00FA5996">
      <w:pPr>
        <w:rPr>
          <w:shd w:val="clear" w:color="auto" w:fill="FFF2CC"/>
          <w:lang w:val="uk-UA"/>
        </w:rPr>
      </w:pPr>
      <w:r w:rsidRPr="00FA5996">
        <w:t>Завдання №</w:t>
      </w:r>
      <w:r w:rsidRPr="00FA5996">
        <w:rPr>
          <w:lang w:val="uk-UA"/>
        </w:rPr>
        <w:t xml:space="preserve">6 </w:t>
      </w:r>
      <w:r w:rsidRPr="00FA5996">
        <w:t>Practice# programming:  Self Practice Task</w:t>
      </w:r>
    </w:p>
    <w:p w14:paraId="7D550B76" w14:textId="77777777" w:rsidR="00BD54CB" w:rsidRDefault="00BD54CB" w:rsidP="0054749F">
      <w:pPr>
        <w:jc w:val="both"/>
        <w:rPr>
          <w:b/>
          <w:bCs/>
          <w:lang w:val="en-US"/>
        </w:rPr>
      </w:pPr>
    </w:p>
    <w:p w14:paraId="5D5AE0AD" w14:textId="0B209DDE" w:rsidR="0054749F" w:rsidRDefault="0054749F" w:rsidP="0054749F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0181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Цікава гра</w:t>
      </w:r>
      <w:r>
        <w:rPr>
          <w:b/>
          <w:bCs/>
          <w:lang w:val="en-US"/>
        </w:rPr>
        <w:t>”</w:t>
      </w:r>
    </w:p>
    <w:p w14:paraId="023D40BB" w14:textId="77777777" w:rsidR="006049CF" w:rsidRDefault="0054749F" w:rsidP="006049CF">
      <w:pPr>
        <w:pStyle w:val="NormalWeb"/>
        <w:spacing w:before="0" w:beforeAutospacing="0" w:after="150" w:afterAutospacing="0"/>
        <w:rPr>
          <w:color w:val="333333"/>
          <w:lang w:val="uk-UA"/>
        </w:rPr>
      </w:pPr>
      <w:r w:rsidRPr="007E48A1">
        <w:rPr>
          <w:b/>
          <w:bCs/>
          <w:lang w:val="uk-UA"/>
        </w:rPr>
        <w:t>Умова задачі</w:t>
      </w:r>
      <w:r w:rsidRPr="007E48A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9778F7">
        <w:rPr>
          <w:color w:val="333333"/>
        </w:rPr>
        <w:t>Мале Бісеня та Дракон полюбляють проводити дозвілля разом. Сьогодні вони грають в одну дуже цікаву гру.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У них є дошка, що складається з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рядків 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 стовпців, всі клітинки якої білі.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 xml:space="preserve">Погостривши зубки, Бісеня зрозуміло, що у Дракона велика перевага, адже він двоголовий, а, як то кажуть, «одна 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голова добре, а дві — краще». Тому воно просить вас допомогти. Вам потрібно сказати за заданими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, хто виграє у цій напруженій грі.</w:t>
      </w:r>
    </w:p>
    <w:p w14:paraId="336D4B71" w14:textId="77777777" w:rsidR="006049CF" w:rsidRDefault="0054749F" w:rsidP="006049CF">
      <w:pPr>
        <w:pStyle w:val="NormalWeb"/>
        <w:spacing w:before="0" w:beforeAutospacing="0" w:after="150" w:afterAutospacing="0"/>
        <w:rPr>
          <w:color w:val="333333"/>
          <w:lang w:val="uk-UA"/>
        </w:rPr>
      </w:pPr>
      <w:r w:rsidRPr="009778F7">
        <w:rPr>
          <w:b/>
          <w:bCs/>
          <w:color w:val="333333"/>
        </w:rPr>
        <w:t>Вхідні дані</w:t>
      </w:r>
      <w:r>
        <w:rPr>
          <w:b/>
          <w:bCs/>
          <w:color w:val="333333"/>
          <w:lang w:val="en-US"/>
        </w:rPr>
        <w:t xml:space="preserve">: </w:t>
      </w:r>
      <w:r w:rsidRPr="009778F7">
        <w:rPr>
          <w:color w:val="333333"/>
        </w:rPr>
        <w:t>У єдиному рядку задані два цілих числа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 — розміри дошки.</w:t>
      </w:r>
    </w:p>
    <w:p w14:paraId="669068A2" w14:textId="3ECC01C9" w:rsidR="0054749F" w:rsidRPr="006049CF" w:rsidRDefault="0054749F" w:rsidP="006049CF">
      <w:pPr>
        <w:pStyle w:val="NormalWeb"/>
        <w:spacing w:before="0" w:beforeAutospacing="0" w:after="150" w:afterAutospacing="0"/>
        <w:rPr>
          <w:color w:val="333333"/>
        </w:rPr>
      </w:pPr>
      <w:r w:rsidRPr="009778F7">
        <w:rPr>
          <w:b/>
          <w:bCs/>
          <w:color w:val="333333"/>
        </w:rPr>
        <w:t>Вихідні дані</w:t>
      </w:r>
      <w:r>
        <w:rPr>
          <w:b/>
          <w:bCs/>
          <w:color w:val="333333"/>
        </w:rPr>
        <w:t xml:space="preserve">: </w:t>
      </w:r>
      <w:r w:rsidRPr="009778F7">
        <w:rPr>
          <w:color w:val="333333"/>
        </w:rPr>
        <w:t>Єдине слово — Imp, якщо переможе Бісеня, та Dragon, якщо переможе Дракон.</w:t>
      </w:r>
    </w:p>
    <w:p w14:paraId="45AA173F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294AB40A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Задача: Цікава гра (алготестер)</w:t>
      </w:r>
    </w:p>
    <w:p w14:paraId="31E9A98B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Ільницька Софія</w:t>
      </w:r>
    </w:p>
    <w:p w14:paraId="6C19FF07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Група ШІ-14</w:t>
      </w:r>
    </w:p>
    <w:p w14:paraId="3C599EF6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</w:t>
      </w:r>
    </w:p>
    <w:p w14:paraId="5BBF565E" w14:textId="77777777" w:rsidR="00393E19" w:rsidRDefault="0054749F" w:rsidP="00393E19">
      <w:pPr>
        <w:shd w:val="clear" w:color="auto" w:fill="121314"/>
        <w:spacing w:line="270" w:lineRule="atLeast"/>
        <w:rPr>
          <w:rFonts w:ascii="Menlo" w:hAnsi="Menlo" w:cs="Menlo"/>
          <w:color w:val="8B949E"/>
          <w:sz w:val="18"/>
          <w:szCs w:val="18"/>
          <w:lang w:val="uk-UA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Умова задачі: 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Мале Бісеня та Дракон полюбляють проводити дозвілля разом. Сьогодні вони грають в одну дуже цікаву гру.</w:t>
      </w:r>
      <w:r w:rsidR="00393E19" w:rsidRPr="00393E19">
        <w:rPr>
          <w:rFonts w:ascii="Menlo" w:hAnsi="Menlo" w:cs="Menlo"/>
          <w:color w:val="8B949E"/>
          <w:sz w:val="18"/>
          <w:szCs w:val="18"/>
          <w:lang w:val="uk-UA"/>
        </w:rPr>
        <w:t xml:space="preserve"> 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У них є дошка, що складається з </w:t>
      </w:r>
      <w:r w:rsidR="00393E19" w:rsidRPr="00393E19">
        <w:rPr>
          <w:rFonts w:ascii="Cambria Math" w:hAnsi="Cambria Math" w:cs="Cambria Math"/>
          <w:color w:val="8B949E"/>
          <w:sz w:val="18"/>
          <w:szCs w:val="18"/>
        </w:rPr>
        <w:t>𝑛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 рядків та </w:t>
      </w:r>
      <w:r w:rsidR="00393E19" w:rsidRPr="00393E19">
        <w:rPr>
          <w:rFonts w:ascii="Cambria Math" w:hAnsi="Cambria Math" w:cs="Cambria Math"/>
          <w:color w:val="8B949E"/>
          <w:sz w:val="18"/>
          <w:szCs w:val="18"/>
        </w:rPr>
        <w:t>𝑚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 стовпців, всі клітинки якої білі.</w:t>
      </w:r>
      <w:r w:rsidR="00393E19" w:rsidRPr="00393E19">
        <w:rPr>
          <w:rFonts w:ascii="Menlo" w:hAnsi="Menlo" w:cs="Menlo"/>
          <w:color w:val="8B949E"/>
          <w:sz w:val="18"/>
          <w:szCs w:val="18"/>
          <w:lang w:val="uk-UA"/>
        </w:rPr>
        <w:t xml:space="preserve"> 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  <w:r w:rsidR="00393E19" w:rsidRPr="00393E19">
        <w:rPr>
          <w:rFonts w:ascii="Menlo" w:hAnsi="Menlo" w:cs="Menlo"/>
          <w:color w:val="8B949E"/>
          <w:sz w:val="18"/>
          <w:szCs w:val="18"/>
          <w:lang w:val="uk-UA"/>
        </w:rPr>
        <w:t xml:space="preserve"> 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 xml:space="preserve">Погостривши зубки, Бісеня зрозуміло, що у Дракона велика перевага, адже він двоголовий, а, як то кажуть, «одна </w:t>
      </w:r>
      <w:r w:rsidR="00393E19" w:rsidRPr="00393E19">
        <w:rPr>
          <w:rFonts w:ascii="Menlo" w:hAnsi="Menlo" w:cs="Menlo"/>
          <w:color w:val="8B949E"/>
          <w:sz w:val="18"/>
          <w:szCs w:val="18"/>
          <w:lang w:val="uk-UA"/>
        </w:rPr>
        <w:t xml:space="preserve"> 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голова добре, а дві — краще». Тому воно просить вас допомогти. Вам потрібно сказати за заданими </w:t>
      </w:r>
      <w:r w:rsidR="00393E19" w:rsidRPr="00393E19">
        <w:rPr>
          <w:rFonts w:ascii="Cambria Math" w:hAnsi="Cambria Math" w:cs="Cambria Math"/>
          <w:color w:val="8B949E"/>
          <w:sz w:val="18"/>
          <w:szCs w:val="18"/>
        </w:rPr>
        <w:t>𝑛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 та </w:t>
      </w:r>
      <w:r w:rsidR="00393E19" w:rsidRPr="00393E19">
        <w:rPr>
          <w:rFonts w:ascii="Cambria Math" w:hAnsi="Cambria Math" w:cs="Cambria Math"/>
          <w:color w:val="8B949E"/>
          <w:sz w:val="18"/>
          <w:szCs w:val="18"/>
        </w:rPr>
        <w:t>𝑚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, хто виграє у цій напруженій грі.</w:t>
      </w:r>
    </w:p>
    <w:p w14:paraId="312F77A6" w14:textId="5D908B38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8B949E"/>
          <w:sz w:val="18"/>
          <w:szCs w:val="18"/>
          <w:lang w:val="uk-UA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Вхідні дані: 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У єдиному рядку задані два цілих числа </w:t>
      </w:r>
      <w:r w:rsidR="00393E19" w:rsidRPr="00393E19">
        <w:rPr>
          <w:rFonts w:ascii="Cambria Math" w:hAnsi="Cambria Math" w:cs="Cambria Math"/>
          <w:color w:val="8B949E"/>
          <w:sz w:val="18"/>
          <w:szCs w:val="18"/>
        </w:rPr>
        <w:t>𝑛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 та </w:t>
      </w:r>
      <w:r w:rsidR="00393E19" w:rsidRPr="00393E19">
        <w:rPr>
          <w:rFonts w:ascii="Cambria Math" w:hAnsi="Cambria Math" w:cs="Cambria Math"/>
          <w:color w:val="8B949E"/>
          <w:sz w:val="18"/>
          <w:szCs w:val="18"/>
        </w:rPr>
        <w:t>𝑚</w:t>
      </w:r>
      <w:r w:rsidR="00393E19" w:rsidRPr="00393E19">
        <w:rPr>
          <w:rFonts w:ascii="Menlo" w:hAnsi="Menlo" w:cs="Menlo"/>
          <w:color w:val="8B949E"/>
          <w:sz w:val="18"/>
          <w:szCs w:val="18"/>
        </w:rPr>
        <w:t> — розміри дошки.</w:t>
      </w:r>
    </w:p>
    <w:p w14:paraId="58F29694" w14:textId="6161889E" w:rsidR="00393E19" w:rsidRPr="00393E19" w:rsidRDefault="00393E19" w:rsidP="00393E19">
      <w:pPr>
        <w:shd w:val="clear" w:color="auto" w:fill="121314"/>
        <w:spacing w:line="270" w:lineRule="atLeast"/>
        <w:rPr>
          <w:rFonts w:ascii="Menlo" w:hAnsi="Menlo" w:cs="Menlo"/>
          <w:color w:val="8B949E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  <w:lang w:val="uk-UA"/>
        </w:rPr>
        <w:t xml:space="preserve">   </w:t>
      </w:r>
      <w:r w:rsidRPr="00393E19">
        <w:rPr>
          <w:rFonts w:ascii="Menlo" w:hAnsi="Menlo" w:cs="Menlo"/>
          <w:color w:val="8B949E"/>
          <w:sz w:val="18"/>
          <w:szCs w:val="18"/>
        </w:rPr>
        <w:t>Вихідні дані:</w:t>
      </w:r>
      <w:r w:rsidRPr="00393E19">
        <w:rPr>
          <w:rFonts w:ascii="Menlo" w:hAnsi="Menlo" w:cs="Menlo"/>
          <w:b/>
          <w:bCs/>
          <w:color w:val="8B949E"/>
          <w:sz w:val="18"/>
          <w:szCs w:val="18"/>
        </w:rPr>
        <w:t xml:space="preserve"> </w:t>
      </w:r>
      <w:r w:rsidRPr="00393E19">
        <w:rPr>
          <w:rFonts w:ascii="Menlo" w:hAnsi="Menlo" w:cs="Menlo"/>
          <w:color w:val="8B949E"/>
          <w:sz w:val="18"/>
          <w:szCs w:val="18"/>
        </w:rPr>
        <w:t>Єдине слово — Imp, якщо переможе Бісеня, та Dragon, якщо переможе Дракон.</w:t>
      </w:r>
    </w:p>
    <w:p w14:paraId="469A8452" w14:textId="77777777" w:rsidR="00393E19" w:rsidRPr="00393E19" w:rsidRDefault="00393E19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</w:p>
    <w:p w14:paraId="050DD873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*/</w:t>
      </w:r>
    </w:p>
    <w:p w14:paraId="7F356FA4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008EBCD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&lt;string&gt;</w:t>
      </w:r>
    </w:p>
    <w:p w14:paraId="314AEFAA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2D91E95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E76FB17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358B8DB4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5C7FEE4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48A5C21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AFD15A8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nOdd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back</w:t>
      </w:r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'0'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A34CCAA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mOdd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back</w:t>
      </w:r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'0'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69C4830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48A1647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nOdd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mOdd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0858E83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"Imp"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EB926EF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</w:p>
    <w:p w14:paraId="10177585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"Dragon"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F0428DC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DA06CF2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E803E7A" w14:textId="77777777" w:rsidR="0054749F" w:rsidRDefault="0054749F" w:rsidP="0054749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8D9B9AF" w14:textId="77777777" w:rsidR="00BD54CB" w:rsidRDefault="00BD54CB" w:rsidP="006049CF">
      <w:pPr>
        <w:spacing w:after="200"/>
        <w:jc w:val="center"/>
        <w:rPr>
          <w:i/>
          <w:iCs/>
          <w:color w:val="3D85C6"/>
          <w:sz w:val="20"/>
          <w:szCs w:val="20"/>
        </w:rPr>
      </w:pPr>
    </w:p>
    <w:p w14:paraId="5E7C678E" w14:textId="3CC190B8" w:rsidR="006049CF" w:rsidRPr="00BB61AE" w:rsidRDefault="006049CF" w:rsidP="006049CF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Code #</w:t>
      </w:r>
      <w:r>
        <w:rPr>
          <w:i/>
          <w:iCs/>
          <w:color w:val="3D85C6"/>
          <w:sz w:val="20"/>
          <w:szCs w:val="20"/>
          <w:lang w:val="uk-UA"/>
        </w:rPr>
        <w:t>5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>
        <w:rPr>
          <w:i/>
          <w:iCs/>
          <w:color w:val="3D85C6"/>
          <w:sz w:val="20"/>
          <w:szCs w:val="20"/>
          <w:lang w:val="en-US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Цікава гра</w:t>
      </w:r>
      <w:r>
        <w:rPr>
          <w:i/>
          <w:iCs/>
          <w:color w:val="3D85C6"/>
          <w:sz w:val="20"/>
          <w:szCs w:val="20"/>
          <w:lang w:val="en-US"/>
        </w:rPr>
        <w:t>”</w:t>
      </w:r>
    </w:p>
    <w:p w14:paraId="3ABEFADF" w14:textId="27B0CD6D" w:rsidR="002C4E02" w:rsidRDefault="00070EAE" w:rsidP="00070EAE">
      <w:pPr>
        <w:spacing w:after="200"/>
        <w:rPr>
          <w:color w:val="000000"/>
        </w:rPr>
      </w:pPr>
      <w:r w:rsidRPr="00F85332">
        <w:rPr>
          <w:i/>
          <w:iCs/>
          <w:color w:val="000000"/>
        </w:rPr>
        <w:t>Посилання на файл коду в пулреквесті</w:t>
      </w:r>
      <w:r w:rsidRPr="00F85332">
        <w:rPr>
          <w:color w:val="000000"/>
        </w:rPr>
        <w:t>:</w:t>
      </w:r>
    </w:p>
    <w:p w14:paraId="65C79CC5" w14:textId="08F44567" w:rsidR="00BD54CB" w:rsidRPr="00BD54CB" w:rsidRDefault="00BD54CB" w:rsidP="00070EAE">
      <w:pPr>
        <w:spacing w:after="200"/>
        <w:rPr>
          <w:b/>
          <w:bCs/>
        </w:rPr>
      </w:pPr>
      <w:hyperlink r:id="rId50" w:anchor="diff-35f23f3824fdbcd8ec63dddc946eb04c02ab3f4d66214c32e6b9c908e295cf5f" w:history="1">
        <w:r w:rsidRPr="00BD54CB">
          <w:rPr>
            <w:rStyle w:val="Hyperlink"/>
            <w:b/>
            <w:bCs/>
          </w:rPr>
          <w:t>https://github.com/artificial-intelligence-department/ai_programming_playground_2026/pull/177/changes#diff-35f23f3824fdbcd8ec63dddc946eb04c02ab3f4d66214c32e6b9c908e295cf5f</w:t>
        </w:r>
      </w:hyperlink>
    </w:p>
    <w:p w14:paraId="683C23E9" w14:textId="77777777" w:rsidR="00BD54CB" w:rsidRDefault="00BD54CB" w:rsidP="00CD79E4">
      <w:pPr>
        <w:jc w:val="both"/>
        <w:rPr>
          <w:b/>
          <w:bCs/>
          <w:lang w:val="en-US"/>
        </w:rPr>
      </w:pPr>
    </w:p>
    <w:p w14:paraId="7FA1D22E" w14:textId="42A5A873" w:rsidR="00CD79E4" w:rsidRDefault="00CD79E4" w:rsidP="00CD79E4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0412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Зайчик і галявини</w:t>
      </w:r>
      <w:r>
        <w:rPr>
          <w:b/>
          <w:bCs/>
          <w:lang w:val="en-US"/>
        </w:rPr>
        <w:t>”</w:t>
      </w:r>
    </w:p>
    <w:p w14:paraId="6C1B405D" w14:textId="3158B36F" w:rsidR="00117BBF" w:rsidRPr="00117BBF" w:rsidRDefault="00BB0C5F" w:rsidP="00117BBF">
      <w:pPr>
        <w:pStyle w:val="NormalWeb"/>
        <w:spacing w:after="150"/>
        <w:rPr>
          <w:color w:val="333333"/>
        </w:rPr>
      </w:pPr>
      <w:r w:rsidRPr="007E48A1">
        <w:rPr>
          <w:b/>
          <w:bCs/>
          <w:lang w:val="uk-UA"/>
        </w:rPr>
        <w:t>Умова задачі</w:t>
      </w:r>
      <w:r w:rsidRPr="007E48A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="00117BBF" w:rsidRPr="00117BBF">
        <w:rPr>
          <w:color w:val="333333"/>
        </w:rPr>
        <w:t xml:space="preserve">Зайчик знає, що у лісі є рівно </w:t>
      </w:r>
      <w:r w:rsidR="00117BBF" w:rsidRPr="00117BBF">
        <w:rPr>
          <w:rFonts w:ascii="Cambria Math" w:hAnsi="Cambria Math" w:cs="Cambria Math"/>
          <w:color w:val="333333"/>
        </w:rPr>
        <w:t>𝑛</w:t>
      </w:r>
      <w:r w:rsidR="00117BBF" w:rsidRPr="00117BBF">
        <w:rPr>
          <w:color w:val="333333"/>
        </w:rPr>
        <w:t xml:space="preserve"> квадратних галявин різного розміру. Так історично склалося, що він знає тільки площі цих галявин — </w:t>
      </w:r>
      <w:r w:rsidR="00117BBF" w:rsidRPr="00117BBF">
        <w:rPr>
          <w:rFonts w:ascii="Cambria Math" w:hAnsi="Cambria Math" w:cs="Cambria Math"/>
          <w:color w:val="333333"/>
        </w:rPr>
        <w:t>𝑎𝑖</w:t>
      </w:r>
      <w:r w:rsidR="00117BBF" w:rsidRPr="00117BBF">
        <w:rPr>
          <w:color w:val="333333"/>
        </w:rPr>
        <w:t>.</w:t>
      </w:r>
      <w:r w:rsidR="00117BBF">
        <w:rPr>
          <w:color w:val="333333"/>
          <w:lang w:val="uk-UA"/>
        </w:rPr>
        <w:t xml:space="preserve"> </w:t>
      </w:r>
      <w:r w:rsidR="00117BBF" w:rsidRPr="00117BBF">
        <w:rPr>
          <w:color w:val="333333"/>
        </w:rPr>
        <w:t>От йому стало цікаво, яка галявина має найбільшу сторону.</w:t>
      </w:r>
    </w:p>
    <w:p w14:paraId="2A1C0677" w14:textId="77777777" w:rsidR="00117BBF" w:rsidRPr="00117BBF" w:rsidRDefault="00BB0C5F" w:rsidP="00117BBF">
      <w:pPr>
        <w:pStyle w:val="NormalWeb"/>
        <w:spacing w:after="150"/>
        <w:rPr>
          <w:color w:val="333333"/>
        </w:rPr>
      </w:pPr>
      <w:r w:rsidRPr="009778F7">
        <w:rPr>
          <w:b/>
          <w:bCs/>
          <w:color w:val="333333"/>
        </w:rPr>
        <w:t>Вхідні дані</w:t>
      </w:r>
      <w:r>
        <w:rPr>
          <w:b/>
          <w:bCs/>
          <w:color w:val="333333"/>
          <w:lang w:val="en-US"/>
        </w:rPr>
        <w:t xml:space="preserve">: </w:t>
      </w:r>
      <w:r w:rsidR="00117BBF" w:rsidRPr="00117BBF">
        <w:rPr>
          <w:color w:val="333333"/>
        </w:rPr>
        <w:t xml:space="preserve">У першому рядку задано одне ціле число </w:t>
      </w:r>
      <w:r w:rsidR="00117BBF" w:rsidRPr="00117BBF">
        <w:rPr>
          <w:rFonts w:ascii="Cambria Math" w:hAnsi="Cambria Math" w:cs="Cambria Math"/>
          <w:color w:val="333333"/>
        </w:rPr>
        <w:t>𝑛</w:t>
      </w:r>
      <w:r w:rsidR="00117BBF" w:rsidRPr="00117BBF">
        <w:rPr>
          <w:color w:val="333333"/>
        </w:rPr>
        <w:t xml:space="preserve">. У наступному рядку задано </w:t>
      </w:r>
      <w:r w:rsidR="00117BBF" w:rsidRPr="00117BBF">
        <w:rPr>
          <w:rFonts w:ascii="Cambria Math" w:hAnsi="Cambria Math" w:cs="Cambria Math"/>
          <w:color w:val="333333"/>
        </w:rPr>
        <w:t>𝑛</w:t>
      </w:r>
      <w:r w:rsidR="00117BBF" w:rsidRPr="00117BBF">
        <w:rPr>
          <w:color w:val="333333"/>
        </w:rPr>
        <w:t xml:space="preserve"> цілих чисел </w:t>
      </w:r>
      <w:r w:rsidR="00117BBF" w:rsidRPr="00117BBF">
        <w:rPr>
          <w:rFonts w:ascii="Cambria Math" w:hAnsi="Cambria Math" w:cs="Cambria Math"/>
          <w:color w:val="333333"/>
        </w:rPr>
        <w:t>𝑎𝑖</w:t>
      </w:r>
      <w:r w:rsidR="00117BBF" w:rsidRPr="00117BBF">
        <w:rPr>
          <w:color w:val="333333"/>
        </w:rPr>
        <w:t>.</w:t>
      </w:r>
    </w:p>
    <w:p w14:paraId="1F6E58AC" w14:textId="17932794" w:rsidR="00BB0C5F" w:rsidRPr="00117BBF" w:rsidRDefault="00BB0C5F" w:rsidP="00117BBF">
      <w:pPr>
        <w:pStyle w:val="NormalWeb"/>
        <w:spacing w:after="150"/>
        <w:rPr>
          <w:color w:val="333333"/>
          <w:lang w:val="uk-UA"/>
        </w:rPr>
      </w:pPr>
      <w:r w:rsidRPr="009778F7">
        <w:rPr>
          <w:b/>
          <w:bCs/>
          <w:color w:val="333333"/>
        </w:rPr>
        <w:t>Вихідні дані</w:t>
      </w:r>
      <w:r>
        <w:rPr>
          <w:b/>
          <w:bCs/>
          <w:color w:val="333333"/>
        </w:rPr>
        <w:t>:</w:t>
      </w:r>
      <w:r w:rsidRPr="00BB0C5F">
        <w:rPr>
          <w:color w:val="333333"/>
          <w:sz w:val="27"/>
          <w:szCs w:val="27"/>
          <w:shd w:val="clear" w:color="auto" w:fill="FFFFFF"/>
        </w:rPr>
        <w:t xml:space="preserve"> </w:t>
      </w:r>
      <w:r w:rsidR="00117BBF" w:rsidRPr="00117BBF">
        <w:rPr>
          <w:color w:val="333333"/>
        </w:rPr>
        <w:t>Єдине ціле число — номер галявини (нумерація починається з 0).</w:t>
      </w:r>
    </w:p>
    <w:p w14:paraId="6212625C" w14:textId="77777777" w:rsidR="006049CF" w:rsidRDefault="006049CF" w:rsidP="006049C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582F54CF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2AD55DF2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Задача: Зайчик та галявини (алготестер)</w:t>
      </w:r>
    </w:p>
    <w:p w14:paraId="5681D119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Ільницька Софія</w:t>
      </w:r>
    </w:p>
    <w:p w14:paraId="4D3F9129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Група ШІ-14</w:t>
      </w:r>
    </w:p>
    <w:p w14:paraId="1AB0AD03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</w:t>
      </w:r>
    </w:p>
    <w:p w14:paraId="06E9FAC6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Умова задачі: Зайчик знає, що у лісі є рівно </w:t>
      </w:r>
      <w:r>
        <w:rPr>
          <w:rFonts w:ascii="Cambria Math" w:hAnsi="Cambria Math" w:cs="Cambria Math"/>
          <w:color w:val="8B949E"/>
          <w:sz w:val="18"/>
          <w:szCs w:val="18"/>
        </w:rPr>
        <w:t>𝑛</w:t>
      </w:r>
      <w:r>
        <w:rPr>
          <w:rFonts w:ascii="Menlo" w:hAnsi="Menlo" w:cs="Menlo"/>
          <w:color w:val="8B949E"/>
          <w:sz w:val="18"/>
          <w:szCs w:val="18"/>
        </w:rPr>
        <w:t xml:space="preserve"> квадратних галявин різного розміру. </w:t>
      </w:r>
    </w:p>
    <w:p w14:paraId="594637A0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Так історично склалося, що він знає тільки площі цих галявин — </w:t>
      </w:r>
      <w:r>
        <w:rPr>
          <w:rFonts w:ascii="Cambria Math" w:hAnsi="Cambria Math" w:cs="Cambria Math"/>
          <w:color w:val="8B949E"/>
          <w:sz w:val="18"/>
          <w:szCs w:val="18"/>
        </w:rPr>
        <w:t>𝑎𝑖</w:t>
      </w:r>
      <w:r>
        <w:rPr>
          <w:rFonts w:ascii="Menlo" w:hAnsi="Menlo" w:cs="Menlo"/>
          <w:color w:val="8B949E"/>
          <w:sz w:val="18"/>
          <w:szCs w:val="18"/>
        </w:rPr>
        <w:t>.</w:t>
      </w:r>
    </w:p>
    <w:p w14:paraId="75D0C9B7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От йому стало цікаво, яка галявина має найбільшу сторону.</w:t>
      </w:r>
    </w:p>
    <w:p w14:paraId="65D77474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Вхідні дані: У першому рядку задано одне ціле число </w:t>
      </w:r>
      <w:r>
        <w:rPr>
          <w:rFonts w:ascii="Cambria Math" w:hAnsi="Cambria Math" w:cs="Cambria Math"/>
          <w:color w:val="8B949E"/>
          <w:sz w:val="18"/>
          <w:szCs w:val="18"/>
        </w:rPr>
        <w:t>𝑛</w:t>
      </w:r>
      <w:r>
        <w:rPr>
          <w:rFonts w:ascii="Menlo" w:hAnsi="Menlo" w:cs="Menlo"/>
          <w:color w:val="8B949E"/>
          <w:sz w:val="18"/>
          <w:szCs w:val="18"/>
        </w:rPr>
        <w:t xml:space="preserve">. У наступному рядку задано </w:t>
      </w:r>
      <w:r>
        <w:rPr>
          <w:rFonts w:ascii="Cambria Math" w:hAnsi="Cambria Math" w:cs="Cambria Math"/>
          <w:color w:val="8B949E"/>
          <w:sz w:val="18"/>
          <w:szCs w:val="18"/>
        </w:rPr>
        <w:t>𝑛</w:t>
      </w:r>
      <w:r>
        <w:rPr>
          <w:rFonts w:ascii="Menlo" w:hAnsi="Menlo" w:cs="Menlo"/>
          <w:color w:val="8B949E"/>
          <w:sz w:val="18"/>
          <w:szCs w:val="18"/>
        </w:rPr>
        <w:t xml:space="preserve"> цілих чисел </w:t>
      </w:r>
      <w:r>
        <w:rPr>
          <w:rFonts w:ascii="Cambria Math" w:hAnsi="Cambria Math" w:cs="Cambria Math"/>
          <w:color w:val="8B949E"/>
          <w:sz w:val="18"/>
          <w:szCs w:val="18"/>
        </w:rPr>
        <w:t>𝑎𝑖</w:t>
      </w:r>
      <w:r>
        <w:rPr>
          <w:rFonts w:ascii="Menlo" w:hAnsi="Menlo" w:cs="Menlo"/>
          <w:color w:val="8B949E"/>
          <w:sz w:val="18"/>
          <w:szCs w:val="18"/>
        </w:rPr>
        <w:t>.</w:t>
      </w:r>
    </w:p>
    <w:p w14:paraId="159B7377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Вихідні дані: Єдине ціле число — номер галявини (нумерація починається з 0).</w:t>
      </w:r>
    </w:p>
    <w:p w14:paraId="07A9503C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*/</w:t>
      </w:r>
    </w:p>
    <w:p w14:paraId="0577C386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E94A838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lastRenderedPageBreak/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0806638F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826180C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8757FEA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7EB92213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F5D2C97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4844FBB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2F39F95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maxArea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73E117E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maxIndex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331B3B6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4C83C03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maxArea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0B31256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0D33F84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C9D1D9"/>
          <w:sz w:val="18"/>
          <w:szCs w:val="18"/>
        </w:rPr>
        <w:t xml:space="preserve"> a;</w:t>
      </w:r>
    </w:p>
    <w:p w14:paraId="13386F5E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a;</w:t>
      </w:r>
    </w:p>
    <w:p w14:paraId="77151667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(a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maxArea) {</w:t>
      </w:r>
    </w:p>
    <w:p w14:paraId="7F096287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maxArea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a;</w:t>
      </w:r>
    </w:p>
    <w:p w14:paraId="2615D1A7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maxIndex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i;</w:t>
      </w:r>
    </w:p>
    <w:p w14:paraId="2E18A9D8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3388376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A17FDFD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577AE9F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maxIndex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B730732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6E7BF30" w14:textId="77777777" w:rsidR="00117BBF" w:rsidRDefault="00117BBF" w:rsidP="00117BB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CE232BE" w14:textId="77777777" w:rsidR="00BD54CB" w:rsidRDefault="00BD54CB" w:rsidP="006049CF">
      <w:pPr>
        <w:spacing w:after="200"/>
        <w:jc w:val="center"/>
        <w:rPr>
          <w:i/>
          <w:iCs/>
          <w:color w:val="3D85C6"/>
          <w:sz w:val="20"/>
          <w:szCs w:val="20"/>
        </w:rPr>
      </w:pPr>
    </w:p>
    <w:p w14:paraId="134026DD" w14:textId="663A7D34" w:rsidR="006049CF" w:rsidRPr="00BB61AE" w:rsidRDefault="006049CF" w:rsidP="006049CF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Code #</w:t>
      </w:r>
      <w:r w:rsidR="00A07915">
        <w:rPr>
          <w:i/>
          <w:iCs/>
          <w:color w:val="3D85C6"/>
          <w:sz w:val="20"/>
          <w:szCs w:val="20"/>
          <w:lang w:val="en-US"/>
        </w:rPr>
        <w:t>6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>
        <w:rPr>
          <w:i/>
          <w:iCs/>
          <w:color w:val="3D85C6"/>
          <w:sz w:val="20"/>
          <w:szCs w:val="20"/>
          <w:lang w:val="en-US"/>
        </w:rPr>
        <w:t>“</w:t>
      </w:r>
      <w:r w:rsidR="00E744FF">
        <w:rPr>
          <w:i/>
          <w:iCs/>
          <w:color w:val="3D85C6"/>
          <w:sz w:val="20"/>
          <w:szCs w:val="20"/>
          <w:lang w:val="uk-UA"/>
        </w:rPr>
        <w:t>Зайчик та галявини</w:t>
      </w:r>
      <w:r>
        <w:rPr>
          <w:i/>
          <w:iCs/>
          <w:color w:val="3D85C6"/>
          <w:sz w:val="20"/>
          <w:szCs w:val="20"/>
          <w:lang w:val="en-US"/>
        </w:rPr>
        <w:t>”</w:t>
      </w:r>
    </w:p>
    <w:p w14:paraId="5FC43DB6" w14:textId="44C5A37E" w:rsidR="006049CF" w:rsidRDefault="00070EAE" w:rsidP="00BB0C5F">
      <w:pPr>
        <w:pStyle w:val="NormalWeb"/>
        <w:spacing w:before="0" w:beforeAutospacing="0" w:after="150" w:afterAutospacing="0"/>
        <w:rPr>
          <w:color w:val="000000"/>
        </w:rPr>
      </w:pPr>
      <w:r w:rsidRPr="00F85332">
        <w:rPr>
          <w:i/>
          <w:iCs/>
          <w:color w:val="000000"/>
        </w:rPr>
        <w:t>Посилання на файл коду в пулреквесті</w:t>
      </w:r>
      <w:r w:rsidRPr="00F85332">
        <w:rPr>
          <w:color w:val="000000"/>
        </w:rPr>
        <w:t>:</w:t>
      </w:r>
    </w:p>
    <w:p w14:paraId="79687E4B" w14:textId="4740CBE3" w:rsidR="00BD54CB" w:rsidRPr="00BB0C5F" w:rsidRDefault="00BD54CB" w:rsidP="00BB0C5F">
      <w:pPr>
        <w:pStyle w:val="NormalWeb"/>
        <w:spacing w:before="0" w:beforeAutospacing="0" w:after="150" w:afterAutospacing="0"/>
        <w:rPr>
          <w:b/>
          <w:bCs/>
          <w:color w:val="333333"/>
          <w:lang w:val="uk-UA"/>
        </w:rPr>
      </w:pPr>
      <w:hyperlink r:id="rId51" w:anchor="diff-fe425b4d24763f3a61b4086655c28930b3dd24c213c9c9f3d833e531349c6710" w:history="1">
        <w:r w:rsidRPr="00BD54CB">
          <w:rPr>
            <w:rStyle w:val="Hyperlink"/>
            <w:b/>
            <w:bCs/>
            <w:lang w:val="uk-UA"/>
          </w:rPr>
          <w:t>https://github.com/artificial-intelligence-department/ai_programming_playground_2026/pull/177/changes#diff-fe425b4d24763f3a61b4086655c28930b3dd24c213c9c9f3d833e531349c6710</w:t>
        </w:r>
      </w:hyperlink>
    </w:p>
    <w:p w14:paraId="7F041143" w14:textId="77777777" w:rsidR="00CE3D6C" w:rsidRDefault="00CE3D6C" w:rsidP="00CE3D6C">
      <w:pPr>
        <w:jc w:val="both"/>
        <w:rPr>
          <w:b/>
          <w:bCs/>
          <w:lang w:val="uk-UA"/>
        </w:rPr>
      </w:pPr>
    </w:p>
    <w:p w14:paraId="2B0E6BE1" w14:textId="3F6F1D56" w:rsidR="00CE3D6C" w:rsidRDefault="00CE3D6C" w:rsidP="00CE3D6C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0941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Максимум</w:t>
      </w:r>
      <w:r>
        <w:rPr>
          <w:b/>
          <w:bCs/>
          <w:lang w:val="en-US"/>
        </w:rPr>
        <w:t>”</w:t>
      </w:r>
    </w:p>
    <w:p w14:paraId="634D5E25" w14:textId="1A4AF840" w:rsidR="00CE3D6C" w:rsidRPr="00CE3D6C" w:rsidRDefault="00CE3D6C" w:rsidP="00CE3D6C">
      <w:pPr>
        <w:pStyle w:val="NormalWeb"/>
        <w:spacing w:after="150"/>
        <w:rPr>
          <w:color w:val="333333"/>
          <w:lang w:val="uk-UA"/>
        </w:rPr>
      </w:pPr>
      <w:r w:rsidRPr="007E48A1">
        <w:rPr>
          <w:b/>
          <w:bCs/>
          <w:lang w:val="uk-UA"/>
        </w:rPr>
        <w:t>Умова задачі</w:t>
      </w:r>
      <w:r w:rsidRPr="007E48A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CE3D6C">
        <w:rPr>
          <w:color w:val="333333"/>
        </w:rPr>
        <w:t>Написати програму, яка знаходить значення найбільшого елемента масиву.</w:t>
      </w:r>
    </w:p>
    <w:p w14:paraId="13A4E054" w14:textId="3E3EE04D" w:rsidR="00CE3D6C" w:rsidRPr="00CE3D6C" w:rsidRDefault="00CE3D6C" w:rsidP="00CE3D6C">
      <w:pPr>
        <w:pStyle w:val="NormalWeb"/>
        <w:spacing w:after="150"/>
        <w:rPr>
          <w:color w:val="333333"/>
        </w:rPr>
      </w:pPr>
      <w:r w:rsidRPr="009778F7">
        <w:rPr>
          <w:b/>
          <w:bCs/>
          <w:color w:val="333333"/>
        </w:rPr>
        <w:t>Вхідні дані</w:t>
      </w:r>
      <w:r>
        <w:rPr>
          <w:b/>
          <w:bCs/>
          <w:color w:val="333333"/>
          <w:lang w:val="en-US"/>
        </w:rPr>
        <w:t xml:space="preserve">: </w:t>
      </w:r>
      <w:r w:rsidRPr="00CE3D6C">
        <w:rPr>
          <w:color w:val="333333"/>
        </w:rPr>
        <w:t xml:space="preserve">У першому рядку задано одне натуральне число </w:t>
      </w:r>
      <w:r w:rsidRPr="00CE3D6C">
        <w:rPr>
          <w:rFonts w:ascii="Cambria Math" w:hAnsi="Cambria Math" w:cs="Cambria Math"/>
          <w:color w:val="333333"/>
        </w:rPr>
        <w:t>𝑛</w:t>
      </w:r>
      <w:r w:rsidRPr="00CE3D6C">
        <w:rPr>
          <w:color w:val="333333"/>
        </w:rPr>
        <w:t xml:space="preserve"> — розмір масиву.</w:t>
      </w:r>
      <w:r>
        <w:rPr>
          <w:color w:val="333333"/>
          <w:lang w:val="uk-UA"/>
        </w:rPr>
        <w:t xml:space="preserve"> </w:t>
      </w:r>
      <w:r w:rsidRPr="00CE3D6C">
        <w:rPr>
          <w:color w:val="333333"/>
        </w:rPr>
        <w:t xml:space="preserve">У другому рядку задано </w:t>
      </w:r>
      <w:r w:rsidRPr="00CE3D6C">
        <w:rPr>
          <w:rFonts w:ascii="Cambria Math" w:hAnsi="Cambria Math" w:cs="Cambria Math"/>
          <w:color w:val="333333"/>
        </w:rPr>
        <w:t>𝑛</w:t>
      </w:r>
      <w:r w:rsidRPr="00CE3D6C">
        <w:rPr>
          <w:color w:val="333333"/>
        </w:rPr>
        <w:t xml:space="preserve"> цілих чисел — елементи масиву.</w:t>
      </w:r>
    </w:p>
    <w:p w14:paraId="648173F9" w14:textId="65649B58" w:rsidR="00CE3D6C" w:rsidRPr="00CE3D6C" w:rsidRDefault="00CE3D6C" w:rsidP="00CE3D6C">
      <w:pPr>
        <w:pStyle w:val="NormalWeb"/>
        <w:spacing w:after="150"/>
        <w:rPr>
          <w:color w:val="333333"/>
          <w:sz w:val="27"/>
          <w:szCs w:val="27"/>
          <w:shd w:val="clear" w:color="auto" w:fill="FFFFFF"/>
          <w:lang w:val="uk-UA"/>
        </w:rPr>
      </w:pPr>
      <w:r w:rsidRPr="009778F7">
        <w:rPr>
          <w:b/>
          <w:bCs/>
          <w:color w:val="333333"/>
        </w:rPr>
        <w:t>Вихідні дані</w:t>
      </w:r>
      <w:r>
        <w:rPr>
          <w:b/>
          <w:bCs/>
          <w:color w:val="333333"/>
        </w:rPr>
        <w:t>:</w:t>
      </w:r>
      <w:r w:rsidRPr="00BB0C5F">
        <w:rPr>
          <w:color w:val="333333"/>
          <w:sz w:val="27"/>
          <w:szCs w:val="27"/>
          <w:shd w:val="clear" w:color="auto" w:fill="FFFFFF"/>
        </w:rPr>
        <w:t xml:space="preserve"> </w:t>
      </w:r>
      <w:r w:rsidRPr="00CE3D6C">
        <w:rPr>
          <w:color w:val="333333"/>
          <w:shd w:val="clear" w:color="auto" w:fill="FFFFFF"/>
        </w:rPr>
        <w:t>У єдиному рядку виведіть одне ціле число — значення найбільшого елемента масиву.</w:t>
      </w:r>
    </w:p>
    <w:p w14:paraId="74E74356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670F3F63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Задача: Максимум (алготестер)</w:t>
      </w:r>
    </w:p>
    <w:p w14:paraId="4EFFB0A0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Ільницька Софія</w:t>
      </w:r>
    </w:p>
    <w:p w14:paraId="4227C709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Група ШІ-14</w:t>
      </w:r>
    </w:p>
    <w:p w14:paraId="0B0B871A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</w:t>
      </w:r>
    </w:p>
    <w:p w14:paraId="544ABA53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Умова задачі: Написати програму, яка знаходить значення найбільшого елемента масиву.</w:t>
      </w:r>
    </w:p>
    <w:p w14:paraId="51DADFBD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 xml:space="preserve">   Вхідні дані: У першому рядку задано одне натуральне число </w:t>
      </w:r>
      <w:r>
        <w:rPr>
          <w:rFonts w:ascii="Cambria Math" w:hAnsi="Cambria Math" w:cs="Cambria Math"/>
          <w:color w:val="8B949E"/>
          <w:sz w:val="18"/>
          <w:szCs w:val="18"/>
        </w:rPr>
        <w:t>𝑛</w:t>
      </w:r>
      <w:r>
        <w:rPr>
          <w:rFonts w:ascii="Menlo" w:hAnsi="Menlo" w:cs="Menlo"/>
          <w:color w:val="8B949E"/>
          <w:sz w:val="18"/>
          <w:szCs w:val="18"/>
        </w:rPr>
        <w:t xml:space="preserve"> — розмір масиву.</w:t>
      </w:r>
    </w:p>
    <w:p w14:paraId="54C62A7A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У другому рядку задано </w:t>
      </w:r>
      <w:r>
        <w:rPr>
          <w:rFonts w:ascii="Cambria Math" w:hAnsi="Cambria Math" w:cs="Cambria Math"/>
          <w:color w:val="8B949E"/>
          <w:sz w:val="18"/>
          <w:szCs w:val="18"/>
        </w:rPr>
        <w:t>𝑛</w:t>
      </w:r>
      <w:r>
        <w:rPr>
          <w:rFonts w:ascii="Menlo" w:hAnsi="Menlo" w:cs="Menlo"/>
          <w:color w:val="8B949E"/>
          <w:sz w:val="18"/>
          <w:szCs w:val="18"/>
        </w:rPr>
        <w:t xml:space="preserve"> цілих чисел — елементи масиву.</w:t>
      </w:r>
    </w:p>
    <w:p w14:paraId="51587BD6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Вихідні дані: У єдиному рядку виведіть одне ціле число — значення найбільшого елемента масиву.</w:t>
      </w:r>
    </w:p>
    <w:p w14:paraId="4A93A1B3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*/</w:t>
      </w:r>
    </w:p>
    <w:p w14:paraId="1CAF2B84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725387B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39F46BC6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D76165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1C05110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19F27F8C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713E233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0D964D1" w14:textId="77777777" w:rsidR="00CE3D6C" w:rsidRPr="00226AD1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EFD78CC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D0FFFE6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9D919EF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x;</w:t>
      </w:r>
    </w:p>
    <w:p w14:paraId="38C4B792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x;</w:t>
      </w:r>
    </w:p>
    <w:p w14:paraId="6DC33C65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(x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max) {</w:t>
      </w:r>
    </w:p>
    <w:p w14:paraId="75F0DF28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max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x;</w:t>
      </w:r>
    </w:p>
    <w:p w14:paraId="34ADF419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107A3296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AF34D41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2E78943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789903B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36EE672" w14:textId="77777777" w:rsidR="00CE3D6C" w:rsidRDefault="00CE3D6C" w:rsidP="00CE3D6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FA759A6" w14:textId="77777777" w:rsidR="00BD54CB" w:rsidRDefault="00BD54CB" w:rsidP="00CE3D6C">
      <w:pPr>
        <w:spacing w:after="200"/>
        <w:jc w:val="center"/>
        <w:rPr>
          <w:i/>
          <w:iCs/>
          <w:color w:val="3D85C6"/>
          <w:sz w:val="20"/>
          <w:szCs w:val="20"/>
        </w:rPr>
      </w:pPr>
    </w:p>
    <w:p w14:paraId="4970B521" w14:textId="03B55C6C" w:rsidR="00CE3D6C" w:rsidRPr="00BB61AE" w:rsidRDefault="00CE3D6C" w:rsidP="00CE3D6C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>Code #</w:t>
      </w:r>
      <w:r w:rsidR="00A07915">
        <w:rPr>
          <w:i/>
          <w:iCs/>
          <w:color w:val="3D85C6"/>
          <w:sz w:val="20"/>
          <w:szCs w:val="20"/>
          <w:lang w:val="en-US"/>
        </w:rPr>
        <w:t>7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>
        <w:rPr>
          <w:i/>
          <w:iCs/>
          <w:color w:val="3D85C6"/>
          <w:sz w:val="20"/>
          <w:szCs w:val="20"/>
          <w:lang w:val="en-US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Максимум</w:t>
      </w:r>
      <w:r>
        <w:rPr>
          <w:i/>
          <w:iCs/>
          <w:color w:val="3D85C6"/>
          <w:sz w:val="20"/>
          <w:szCs w:val="20"/>
          <w:lang w:val="en-US"/>
        </w:rPr>
        <w:t>”</w:t>
      </w:r>
    </w:p>
    <w:p w14:paraId="5F178D62" w14:textId="4541987D" w:rsidR="007A2C32" w:rsidRDefault="00070EAE" w:rsidP="00BB0C5F">
      <w:pPr>
        <w:rPr>
          <w:color w:val="000000"/>
        </w:rPr>
      </w:pPr>
      <w:r w:rsidRPr="00F85332">
        <w:rPr>
          <w:i/>
          <w:iCs/>
          <w:color w:val="000000"/>
        </w:rPr>
        <w:t>Посилання на файл коду в пулреквесті</w:t>
      </w:r>
      <w:r w:rsidRPr="00F85332">
        <w:rPr>
          <w:color w:val="000000"/>
        </w:rPr>
        <w:t>:</w:t>
      </w:r>
    </w:p>
    <w:p w14:paraId="1AC8C5A5" w14:textId="77777777" w:rsidR="00BD54CB" w:rsidRDefault="00BD54CB" w:rsidP="00BB0C5F">
      <w:pPr>
        <w:rPr>
          <w:color w:val="000000"/>
        </w:rPr>
      </w:pPr>
    </w:p>
    <w:p w14:paraId="44D13FB2" w14:textId="577B0E05" w:rsidR="00BD54CB" w:rsidRPr="00BD54CB" w:rsidRDefault="00BD54CB" w:rsidP="00BB0C5F">
      <w:pPr>
        <w:rPr>
          <w:b/>
          <w:bCs/>
          <w:color w:val="000000"/>
        </w:rPr>
      </w:pPr>
      <w:hyperlink r:id="rId52" w:anchor="diff-aade3a6fb9ec32e0bc74b7e520f6021ca9bb6484793ab334f4c79527f4d0a757" w:history="1">
        <w:r w:rsidRPr="00BD54CB">
          <w:rPr>
            <w:rStyle w:val="Hyperlink"/>
            <w:b/>
            <w:bCs/>
          </w:rPr>
          <w:t>https://github.com/artificial-intelligence-department/ai_programming_playground_2026/pull/177/changes#diff-aade3a6fb9ec32e0bc74b7e520f6021ca9bb6484793ab334f4c79527f4d0a757</w:t>
        </w:r>
      </w:hyperlink>
    </w:p>
    <w:p w14:paraId="67794F39" w14:textId="77777777" w:rsidR="00BD54CB" w:rsidRDefault="00BD54CB" w:rsidP="00BB0C5F">
      <w:pPr>
        <w:rPr>
          <w:color w:val="000000"/>
        </w:rPr>
      </w:pPr>
    </w:p>
    <w:p w14:paraId="5F36F1AC" w14:textId="77777777" w:rsidR="00BD54CB" w:rsidRPr="00BB0C5F" w:rsidRDefault="00BD54CB" w:rsidP="00BB0C5F">
      <w:pPr>
        <w:rPr>
          <w:color w:val="3D85C6"/>
          <w:sz w:val="20"/>
          <w:szCs w:val="20"/>
          <w:lang w:val="uk-UA"/>
        </w:rPr>
      </w:pPr>
    </w:p>
    <w:p w14:paraId="6A220D59" w14:textId="77777777" w:rsidR="00BB61AE" w:rsidRDefault="00BB61AE" w:rsidP="00BB61AE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</w:t>
      </w: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3F7D0C05" w14:textId="77777777" w:rsidR="00F10ABF" w:rsidRDefault="00F10ABF" w:rsidP="00F10ABF">
      <w:pPr>
        <w:pStyle w:val="Heading2"/>
        <w:spacing w:before="40" w:after="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D3F0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AD3F0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1</w:t>
      </w:r>
    </w:p>
    <w:p w14:paraId="46F9A7E0" w14:textId="77777777" w:rsidR="00F10ABF" w:rsidRPr="00F10ABF" w:rsidRDefault="00F10ABF" w:rsidP="00F10ABF">
      <w:pPr>
        <w:rPr>
          <w:lang w:val="uk-UA"/>
        </w:rPr>
      </w:pPr>
    </w:p>
    <w:p w14:paraId="0F7CBD76" w14:textId="4386EAB1" w:rsidR="00F10ABF" w:rsidRDefault="00F10ABF" w:rsidP="00F85332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29E65BFF" wp14:editId="6C7A441A">
            <wp:extent cx="5676900" cy="495300"/>
            <wp:effectExtent l="0" t="0" r="0" b="0"/>
            <wp:docPr id="8979290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29090" name="Picture 89792909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DD5" w14:textId="77777777" w:rsidR="00F10ABF" w:rsidRDefault="00F10ABF" w:rsidP="00F85332">
      <w:pPr>
        <w:rPr>
          <w:lang w:val="uk-UA"/>
        </w:rPr>
      </w:pPr>
    </w:p>
    <w:p w14:paraId="331E5119" w14:textId="5764589D" w:rsidR="00F10ABF" w:rsidRDefault="00F10ABF" w:rsidP="00F10ABF">
      <w:pPr>
        <w:ind w:left="720"/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A07915">
        <w:rPr>
          <w:i/>
          <w:iCs/>
          <w:color w:val="3D85C6"/>
          <w:sz w:val="20"/>
          <w:szCs w:val="20"/>
          <w:lang w:val="en-US"/>
        </w:rPr>
        <w:t>3</w:t>
      </w:r>
      <w:r>
        <w:rPr>
          <w:i/>
          <w:iCs/>
          <w:color w:val="3D85C6"/>
          <w:sz w:val="20"/>
          <w:szCs w:val="20"/>
        </w:rPr>
        <w:t>. Виконання програми</w:t>
      </w:r>
      <w:r>
        <w:rPr>
          <w:i/>
          <w:iCs/>
          <w:color w:val="3D85C6"/>
          <w:sz w:val="20"/>
          <w:szCs w:val="20"/>
          <w:lang w:val="uk-UA"/>
        </w:rPr>
        <w:t xml:space="preserve"> Лабораторної роботи №1. Завдання №1</w:t>
      </w:r>
      <w:r>
        <w:rPr>
          <w:i/>
          <w:iCs/>
          <w:color w:val="3D85C6"/>
          <w:sz w:val="20"/>
          <w:szCs w:val="20"/>
        </w:rPr>
        <w:t xml:space="preserve"> </w:t>
      </w:r>
    </w:p>
    <w:p w14:paraId="71F9D2BB" w14:textId="77777777" w:rsidR="00F10ABF" w:rsidRDefault="00F10ABF" w:rsidP="00F85332">
      <w:pPr>
        <w:rPr>
          <w:lang w:val="uk-UA"/>
        </w:rPr>
      </w:pPr>
    </w:p>
    <w:p w14:paraId="5C7E5C1E" w14:textId="100C0EF6" w:rsidR="00F10ABF" w:rsidRDefault="00D97962" w:rsidP="00F85332">
      <w:r>
        <w:rPr>
          <w:lang w:val="uk-UA"/>
        </w:rPr>
        <w:t>Пояснення результатів</w:t>
      </w:r>
      <w:r>
        <w:rPr>
          <w:lang w:val="en-US"/>
        </w:rPr>
        <w:t xml:space="preserve">: </w:t>
      </w:r>
      <w:r w:rsidRPr="00D97962">
        <w:t>За формулою бінома Ньютона (a</w:t>
      </w:r>
      <w:r>
        <w:rPr>
          <w:lang w:val="uk-UA"/>
        </w:rPr>
        <w:t xml:space="preserve"> </w:t>
      </w:r>
      <w:r w:rsidRPr="00D97962">
        <w:t>-</w:t>
      </w:r>
      <w:r>
        <w:rPr>
          <w:lang w:val="uk-UA"/>
        </w:rPr>
        <w:t xml:space="preserve"> </w:t>
      </w:r>
      <w:r w:rsidRPr="00D97962">
        <w:t>b)</w:t>
      </w:r>
      <w:r w:rsidRPr="00D97962">
        <w:rPr>
          <w:vertAlign w:val="superscript"/>
          <w:lang w:val="uk-UA"/>
        </w:rPr>
        <w:t>4</w:t>
      </w:r>
      <w:r>
        <w:rPr>
          <w:vertAlign w:val="superscript"/>
          <w:lang w:val="uk-UA"/>
        </w:rPr>
        <w:t xml:space="preserve"> </w:t>
      </w:r>
      <w:r w:rsidRPr="00D97962">
        <w:t>=</w:t>
      </w:r>
      <w:r>
        <w:rPr>
          <w:lang w:val="uk-UA"/>
        </w:rPr>
        <w:t xml:space="preserve"> </w:t>
      </w:r>
      <w:r w:rsidRPr="00D97962">
        <w:t>a</w:t>
      </w:r>
      <w:r w:rsidRPr="00D97962">
        <w:rPr>
          <w:vertAlign w:val="superscript"/>
        </w:rPr>
        <w:t>4</w:t>
      </w:r>
      <w:r>
        <w:rPr>
          <w:lang w:val="uk-UA"/>
        </w:rPr>
        <w:t xml:space="preserve"> </w:t>
      </w:r>
      <w:r w:rsidRPr="00D97962">
        <w:t>-</w:t>
      </w:r>
      <w:r>
        <w:rPr>
          <w:lang w:val="uk-UA"/>
        </w:rPr>
        <w:t xml:space="preserve"> </w:t>
      </w:r>
      <w:r w:rsidRPr="00D97962">
        <w:t>4a</w:t>
      </w:r>
      <w:r w:rsidRPr="00D97962">
        <w:rPr>
          <w:vertAlign w:val="superscript"/>
        </w:rPr>
        <w:t>3</w:t>
      </w:r>
      <w:r w:rsidRPr="00D97962">
        <w:t>b</w:t>
      </w:r>
      <w:r>
        <w:rPr>
          <w:lang w:val="uk-UA"/>
        </w:rPr>
        <w:t xml:space="preserve"> </w:t>
      </w:r>
      <w:r w:rsidRPr="00D97962">
        <w:t>+</w:t>
      </w:r>
      <w:r>
        <w:rPr>
          <w:lang w:val="uk-UA"/>
        </w:rPr>
        <w:t xml:space="preserve"> </w:t>
      </w:r>
      <w:r w:rsidRPr="00D97962">
        <w:t>6a</w:t>
      </w:r>
      <w:r w:rsidRPr="00D97962">
        <w:rPr>
          <w:vertAlign w:val="superscript"/>
        </w:rPr>
        <w:t>2</w:t>
      </w:r>
      <w:r w:rsidRPr="00D97962">
        <w:t>b</w:t>
      </w:r>
      <w:r w:rsidRPr="00D97962">
        <w:rPr>
          <w:vertAlign w:val="superscript"/>
        </w:rPr>
        <w:t>2</w:t>
      </w:r>
      <w:r>
        <w:rPr>
          <w:vertAlign w:val="superscript"/>
          <w:lang w:val="uk-UA"/>
        </w:rPr>
        <w:t xml:space="preserve"> </w:t>
      </w:r>
      <w:r w:rsidRPr="00D97962">
        <w:t>-</w:t>
      </w:r>
      <w:r>
        <w:rPr>
          <w:lang w:val="uk-UA"/>
        </w:rPr>
        <w:t xml:space="preserve"> </w:t>
      </w:r>
      <w:r w:rsidRPr="00D97962">
        <w:t>4ab</w:t>
      </w:r>
      <w:r w:rsidRPr="00D97962">
        <w:rPr>
          <w:vertAlign w:val="superscript"/>
        </w:rPr>
        <w:t>3</w:t>
      </w:r>
      <w:r>
        <w:rPr>
          <w:vertAlign w:val="superscript"/>
          <w:lang w:val="uk-UA"/>
        </w:rPr>
        <w:t xml:space="preserve"> </w:t>
      </w:r>
      <w:r w:rsidRPr="00D97962">
        <w:t>+</w:t>
      </w:r>
      <w:r>
        <w:rPr>
          <w:lang w:val="uk-UA"/>
        </w:rPr>
        <w:t xml:space="preserve"> </w:t>
      </w:r>
      <w:r w:rsidRPr="00D97962">
        <w:t>b</w:t>
      </w:r>
      <w:r w:rsidRPr="00D97962">
        <w:rPr>
          <w:vertAlign w:val="superscript"/>
        </w:rPr>
        <w:t>4</w:t>
      </w:r>
      <w:r w:rsidRPr="00D97962">
        <w:t>, тому чисельник виразу (a</w:t>
      </w:r>
      <w:r>
        <w:rPr>
          <w:lang w:val="uk-UA"/>
        </w:rPr>
        <w:t xml:space="preserve"> </w:t>
      </w:r>
      <w:r w:rsidRPr="00D97962">
        <w:t>-</w:t>
      </w:r>
      <w:r>
        <w:rPr>
          <w:lang w:val="uk-UA"/>
        </w:rPr>
        <w:t xml:space="preserve"> </w:t>
      </w:r>
      <w:r w:rsidRPr="00D97962">
        <w:t>b)</w:t>
      </w:r>
      <w:r w:rsidRPr="00D97962">
        <w:rPr>
          <w:vertAlign w:val="superscript"/>
        </w:rPr>
        <w:t>4</w:t>
      </w:r>
      <w:r>
        <w:rPr>
          <w:vertAlign w:val="superscript"/>
          <w:lang w:val="uk-UA"/>
        </w:rPr>
        <w:t xml:space="preserve"> </w:t>
      </w:r>
      <w:r w:rsidRPr="00D97962">
        <w:t>-</w:t>
      </w:r>
      <w:r>
        <w:rPr>
          <w:lang w:val="uk-UA"/>
        </w:rPr>
        <w:t xml:space="preserve"> </w:t>
      </w:r>
      <w:r w:rsidRPr="00D97962">
        <w:t>(a</w:t>
      </w:r>
      <w:r w:rsidRPr="00D97962">
        <w:rPr>
          <w:vertAlign w:val="superscript"/>
        </w:rPr>
        <w:t>4</w:t>
      </w:r>
      <w:r>
        <w:rPr>
          <w:lang w:val="uk-UA"/>
        </w:rPr>
        <w:t xml:space="preserve"> </w:t>
      </w:r>
      <w:r w:rsidRPr="00D97962">
        <w:t>-</w:t>
      </w:r>
      <w:r>
        <w:rPr>
          <w:lang w:val="uk-UA"/>
        </w:rPr>
        <w:t xml:space="preserve"> </w:t>
      </w:r>
      <w:r w:rsidRPr="00D97962">
        <w:t>4a</w:t>
      </w:r>
      <w:r w:rsidRPr="00D97962">
        <w:rPr>
          <w:vertAlign w:val="superscript"/>
        </w:rPr>
        <w:t>3</w:t>
      </w:r>
      <w:r w:rsidRPr="00D97962">
        <w:t>b) алгебраїчно точно дорівнює знаменнику 6a</w:t>
      </w:r>
      <w:r w:rsidRPr="00D97962">
        <w:rPr>
          <w:vertAlign w:val="superscript"/>
        </w:rPr>
        <w:t>2</w:t>
      </w:r>
      <w:r w:rsidRPr="00D97962">
        <w:t>b</w:t>
      </w:r>
      <w:r w:rsidRPr="00D97962">
        <w:rPr>
          <w:vertAlign w:val="superscript"/>
        </w:rPr>
        <w:t>2</w:t>
      </w:r>
      <w:r>
        <w:rPr>
          <w:vertAlign w:val="superscript"/>
          <w:lang w:val="uk-UA"/>
        </w:rPr>
        <w:t xml:space="preserve"> </w:t>
      </w:r>
      <w:r w:rsidRPr="00D97962">
        <w:t>-</w:t>
      </w:r>
      <w:r>
        <w:rPr>
          <w:lang w:val="uk-UA"/>
        </w:rPr>
        <w:t xml:space="preserve"> </w:t>
      </w:r>
      <w:r w:rsidRPr="00D97962">
        <w:t>4ab</w:t>
      </w:r>
      <w:r w:rsidRPr="00D97962">
        <w:rPr>
          <w:vertAlign w:val="superscript"/>
        </w:rPr>
        <w:t>3</w:t>
      </w:r>
      <w:r>
        <w:rPr>
          <w:vertAlign w:val="superscript"/>
          <w:lang w:val="uk-UA"/>
        </w:rPr>
        <w:t xml:space="preserve"> </w:t>
      </w:r>
      <w:r w:rsidRPr="00D97962">
        <w:t>+</w:t>
      </w:r>
      <w:r>
        <w:rPr>
          <w:lang w:val="uk-UA"/>
        </w:rPr>
        <w:t xml:space="preserve"> </w:t>
      </w:r>
      <w:r w:rsidRPr="00D97962">
        <w:t>b</w:t>
      </w:r>
      <w:r w:rsidRPr="00D97962">
        <w:rPr>
          <w:vertAlign w:val="superscript"/>
        </w:rPr>
        <w:t>4</w:t>
      </w:r>
      <w:r>
        <w:rPr>
          <w:vertAlign w:val="superscript"/>
          <w:lang w:val="uk-UA"/>
        </w:rPr>
        <w:t xml:space="preserve"> </w:t>
      </w:r>
      <w:r>
        <w:rPr>
          <w:lang w:val="uk-UA"/>
        </w:rPr>
        <w:t xml:space="preserve">, </w:t>
      </w:r>
      <w:r w:rsidRPr="00D97962">
        <w:t xml:space="preserve">а отже теоретичне значення дробу дорівнює 1 за будь-яких допустимих a і b. Для типу float (точність близько 7 значущих цифр) при обчисленні d1 </w:t>
      </w:r>
      <w:r w:rsidRPr="00D97962">
        <w:lastRenderedPageBreak/>
        <w:t>- h1</w:t>
      </w:r>
      <w:r w:rsidR="00A31B93">
        <w:rPr>
          <w:lang w:val="uk-UA"/>
        </w:rPr>
        <w:t xml:space="preserve"> </w:t>
      </w:r>
      <w:r w:rsidRPr="00D97962">
        <w:t>віднімаються два числа порядку 10</w:t>
      </w:r>
      <w:r w:rsidRPr="00A31B93">
        <w:rPr>
          <w:vertAlign w:val="superscript"/>
        </w:rPr>
        <w:t>8</w:t>
      </w:r>
      <w:r w:rsidRPr="00D97962">
        <w:t>, різниця між якими за величиною значно менша за похибку округлення для цього типу — унаслідок цього значуща частина результату повністю втрачається, і чисельник округлюється до 0, а разом з ним і весь дріб. Для типу double (точність близько 15–16 значущих цифр) розрядності достатньо, щоб зберегти значущі цифри навіть при відніманні близьких за величиною великих чисел, тому результат виходить коректним і дорівнює 1. Це явище називається втратою значущості і демонструє, наскільки критичним є вибір типу даних при обчисленнях, пов'язаних із відніманням близьких величин.</w:t>
      </w:r>
    </w:p>
    <w:p w14:paraId="47CC6A63" w14:textId="77777777" w:rsidR="00070EAE" w:rsidRPr="00971F12" w:rsidRDefault="00070EAE" w:rsidP="00F85332">
      <w:pPr>
        <w:rPr>
          <w:lang w:val="uk-UA"/>
        </w:rPr>
      </w:pPr>
    </w:p>
    <w:p w14:paraId="34A2D76F" w14:textId="3B814B4A" w:rsidR="00F10ABF" w:rsidRDefault="00A31B93" w:rsidP="00A31B93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1</w:t>
      </w:r>
      <w:r>
        <w:t xml:space="preserve"> </w:t>
      </w:r>
      <w:r>
        <w:rPr>
          <w:lang w:val="uk-UA"/>
        </w:rPr>
        <w:t>година 30 хвилин.</w:t>
      </w:r>
    </w:p>
    <w:p w14:paraId="7BE8FCE8" w14:textId="77777777" w:rsidR="00971F12" w:rsidRPr="00AD3F02" w:rsidRDefault="00971F12" w:rsidP="00971F12">
      <w:pPr>
        <w:rPr>
          <w:shd w:val="clear" w:color="auto" w:fill="FFF2CC"/>
          <w:lang w:val="uk-UA"/>
        </w:rPr>
      </w:pPr>
      <w:r w:rsidRPr="00AD3F02">
        <w:t>Завдання №2</w:t>
      </w:r>
      <w:r>
        <w:rPr>
          <w:lang w:val="uk-UA"/>
        </w:rPr>
        <w:t xml:space="preserve"> </w:t>
      </w:r>
      <w:r w:rsidRPr="00AD3F02">
        <w:rPr>
          <w:color w:val="000000"/>
        </w:rPr>
        <w:t>Lab# programming: Lab 1 Task 2</w:t>
      </w:r>
    </w:p>
    <w:p w14:paraId="48FB0C9F" w14:textId="77777777" w:rsidR="00F10ABF" w:rsidRPr="00971F12" w:rsidRDefault="00F10ABF" w:rsidP="00F85332">
      <w:pPr>
        <w:rPr>
          <w:lang w:val="en-US"/>
        </w:rPr>
      </w:pPr>
    </w:p>
    <w:p w14:paraId="5F63BB0F" w14:textId="12975335" w:rsidR="00971F12" w:rsidRDefault="00971F12" w:rsidP="00F85332">
      <w:pPr>
        <w:rPr>
          <w:lang w:val="en-US"/>
        </w:rPr>
      </w:pPr>
      <w:r>
        <w:rPr>
          <w:noProof/>
          <w:lang w:val="uk-UA"/>
        </w:rPr>
        <w:drawing>
          <wp:inline distT="0" distB="0" distL="0" distR="0" wp14:anchorId="525FC942" wp14:editId="2CE5EB4F">
            <wp:extent cx="5715000" cy="1955800"/>
            <wp:effectExtent l="0" t="0" r="0" b="0"/>
            <wp:docPr id="12973507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50762" name="Picture 129735076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B9B4" w14:textId="77777777" w:rsidR="00971F12" w:rsidRDefault="00971F12" w:rsidP="00971F12">
      <w:pPr>
        <w:ind w:left="720"/>
        <w:jc w:val="center"/>
        <w:rPr>
          <w:i/>
          <w:iCs/>
          <w:color w:val="3D85C6"/>
          <w:sz w:val="20"/>
          <w:szCs w:val="20"/>
        </w:rPr>
      </w:pPr>
    </w:p>
    <w:p w14:paraId="537F7797" w14:textId="59BA8767" w:rsidR="00971F12" w:rsidRDefault="00971F12" w:rsidP="00971F12">
      <w:pPr>
        <w:ind w:left="720"/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>Рис</w:t>
      </w:r>
      <w:r w:rsidR="00A07915">
        <w:rPr>
          <w:i/>
          <w:iCs/>
          <w:color w:val="3D85C6"/>
          <w:sz w:val="20"/>
          <w:szCs w:val="20"/>
        </w:rPr>
        <w:t xml:space="preserve"> 4</w:t>
      </w:r>
      <w:r>
        <w:rPr>
          <w:i/>
          <w:iCs/>
          <w:color w:val="3D85C6"/>
          <w:sz w:val="20"/>
          <w:szCs w:val="20"/>
        </w:rPr>
        <w:t>. Виконання програми</w:t>
      </w:r>
      <w:r>
        <w:rPr>
          <w:i/>
          <w:iCs/>
          <w:color w:val="3D85C6"/>
          <w:sz w:val="20"/>
          <w:szCs w:val="20"/>
          <w:lang w:val="uk-UA"/>
        </w:rPr>
        <w:t xml:space="preserve"> Лабораторної роботи №1. Завдання №</w:t>
      </w:r>
      <w:r>
        <w:rPr>
          <w:i/>
          <w:iCs/>
          <w:color w:val="3D85C6"/>
          <w:sz w:val="20"/>
          <w:szCs w:val="20"/>
          <w:lang w:val="en-US"/>
        </w:rPr>
        <w:t>2</w:t>
      </w:r>
      <w:r>
        <w:rPr>
          <w:i/>
          <w:iCs/>
          <w:color w:val="3D85C6"/>
          <w:sz w:val="20"/>
          <w:szCs w:val="20"/>
        </w:rPr>
        <w:t xml:space="preserve"> </w:t>
      </w:r>
    </w:p>
    <w:p w14:paraId="6DA61C30" w14:textId="79ABFC11" w:rsidR="00971F12" w:rsidRDefault="00971F12" w:rsidP="00F85332">
      <w:pPr>
        <w:rPr>
          <w:lang w:val="uk-UA"/>
        </w:rPr>
      </w:pPr>
    </w:p>
    <w:p w14:paraId="425381C8" w14:textId="25FAEFE8" w:rsidR="00971F12" w:rsidRDefault="00971F12" w:rsidP="00F85332">
      <w:r>
        <w:rPr>
          <w:lang w:val="uk-UA"/>
        </w:rPr>
        <w:t>Пояснення результатів</w:t>
      </w:r>
      <w:r>
        <w:rPr>
          <w:lang w:val="en-US"/>
        </w:rPr>
        <w:t xml:space="preserve">: </w:t>
      </w:r>
      <w:r w:rsidR="000613AB" w:rsidRPr="000613AB">
        <w:t xml:space="preserve">Отримані </w:t>
      </w:r>
      <w:r w:rsidR="000613AB">
        <w:rPr>
          <w:lang w:val="uk-UA"/>
        </w:rPr>
        <w:t>р</w:t>
      </w:r>
      <w:r w:rsidR="000613AB" w:rsidRPr="000613AB">
        <w:t>езультати підтверджують різницю між префіксним і постфіксним інкрементом.. У кроці 1 обидва інкременти префіксні: значення n та m спочатку збільшуються і лише потім перемножуються, тому в добутку беруть участь уже оновлені величини. У кроках 2 і 3 інкремент постфіксний — у порівнянні використовується ще старе значення змінної (m у кроці 2, n у кроці 3), і тільки після обчислення результату вона збільшується на 1. Результати порівнянь виводяться як 1 (true) або 0 (false), оскільки це логічний тип bool, для якого cout за замовчуванням показує числове значення. У цілому отримані результати підтверджують ключову властивість C++: постфіксний інкремент "відкладає" зміну змінної до моменту після використання її значення у виразі, тоді як префіксний інкремент змінює значення одразу, до того, як воно бере участь у обчисленні.</w:t>
      </w:r>
    </w:p>
    <w:p w14:paraId="421B0648" w14:textId="77777777" w:rsidR="00070EAE" w:rsidRPr="000613AB" w:rsidRDefault="00070EAE" w:rsidP="00F85332">
      <w:pPr>
        <w:rPr>
          <w:lang w:val="uk-UA"/>
        </w:rPr>
      </w:pPr>
    </w:p>
    <w:p w14:paraId="48A28535" w14:textId="77777777" w:rsidR="00B449CF" w:rsidRDefault="00B449CF" w:rsidP="00B449CF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1</w:t>
      </w:r>
      <w:r>
        <w:t xml:space="preserve"> </w:t>
      </w:r>
      <w:r>
        <w:rPr>
          <w:lang w:val="uk-UA"/>
        </w:rPr>
        <w:t>година 30 хвилин.</w:t>
      </w:r>
    </w:p>
    <w:p w14:paraId="21401BD0" w14:textId="77777777" w:rsidR="00BD54CB" w:rsidRDefault="00BD54CB" w:rsidP="00C617A5"/>
    <w:p w14:paraId="12119F29" w14:textId="77777777" w:rsidR="00BD54CB" w:rsidRDefault="00BD54CB" w:rsidP="00C617A5"/>
    <w:p w14:paraId="11812E93" w14:textId="77777777" w:rsidR="00BD54CB" w:rsidRDefault="00BD54CB" w:rsidP="00C617A5"/>
    <w:p w14:paraId="0CEDE35F" w14:textId="77777777" w:rsidR="00BD54CB" w:rsidRDefault="00BD54CB" w:rsidP="00C617A5"/>
    <w:p w14:paraId="19521862" w14:textId="77777777" w:rsidR="00BD54CB" w:rsidRDefault="00BD54CB" w:rsidP="00C617A5"/>
    <w:p w14:paraId="41D969AE" w14:textId="1D3870F5" w:rsidR="00C617A5" w:rsidRDefault="00C617A5" w:rsidP="00C617A5">
      <w:r w:rsidRPr="00AD3F02">
        <w:t>Завдання №</w:t>
      </w:r>
      <w:r w:rsidRPr="00AD3F02">
        <w:rPr>
          <w:lang w:val="uk-UA"/>
        </w:rPr>
        <w:t xml:space="preserve">3 </w:t>
      </w:r>
      <w:r w:rsidRPr="00AD3F02">
        <w:t>Lab# programming: Algotester Lab 1 Task 1</w:t>
      </w:r>
    </w:p>
    <w:p w14:paraId="1852032F" w14:textId="77777777" w:rsidR="00C617A5" w:rsidRPr="00AD3F02" w:rsidRDefault="00C617A5" w:rsidP="00C617A5">
      <w:pPr>
        <w:rPr>
          <w:shd w:val="clear" w:color="auto" w:fill="FFF2CC"/>
          <w:lang w:val="uk-UA"/>
        </w:rPr>
      </w:pPr>
    </w:p>
    <w:p w14:paraId="0B30187D" w14:textId="7E4B193F" w:rsidR="00971F12" w:rsidRDefault="00C617A5" w:rsidP="00F85332">
      <w:pPr>
        <w:rPr>
          <w:lang w:val="en-US"/>
        </w:rPr>
      </w:pPr>
      <w:r>
        <w:rPr>
          <w:noProof/>
          <w:lang w:val="uk-UA"/>
        </w:rPr>
        <w:lastRenderedPageBreak/>
        <w:drawing>
          <wp:inline distT="0" distB="0" distL="0" distR="0" wp14:anchorId="221482F2" wp14:editId="258F5066">
            <wp:extent cx="5715000" cy="1968500"/>
            <wp:effectExtent l="0" t="0" r="0" b="0"/>
            <wp:docPr id="1160522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22777" name="Picture 116052277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A7AD" w14:textId="77777777" w:rsidR="00C617A5" w:rsidRDefault="00C617A5" w:rsidP="00F85332">
      <w:pPr>
        <w:rPr>
          <w:lang w:val="en-US"/>
        </w:rPr>
      </w:pPr>
    </w:p>
    <w:p w14:paraId="166D517E" w14:textId="0BA53EE2" w:rsidR="00C617A5" w:rsidRDefault="00C617A5" w:rsidP="00C617A5">
      <w:pPr>
        <w:ind w:left="720"/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A07915">
        <w:rPr>
          <w:i/>
          <w:iCs/>
          <w:color w:val="3D85C6"/>
          <w:sz w:val="20"/>
          <w:szCs w:val="20"/>
          <w:lang w:val="en-US"/>
        </w:rPr>
        <w:t>5</w:t>
      </w:r>
      <w:r>
        <w:rPr>
          <w:i/>
          <w:iCs/>
          <w:color w:val="3D85C6"/>
          <w:sz w:val="20"/>
          <w:szCs w:val="20"/>
        </w:rPr>
        <w:t>. Виконання програми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r w:rsidRPr="00822E08">
        <w:rPr>
          <w:i/>
          <w:iCs/>
          <w:color w:val="3D85C6"/>
          <w:sz w:val="20"/>
          <w:szCs w:val="20"/>
        </w:rPr>
        <w:t>Algotester Lab 1 Task 1</w:t>
      </w:r>
      <w:r>
        <w:rPr>
          <w:i/>
          <w:iCs/>
          <w:color w:val="3D85C6"/>
          <w:sz w:val="20"/>
          <w:szCs w:val="20"/>
          <w:lang w:val="uk-UA"/>
        </w:rPr>
        <w:t>.</w:t>
      </w:r>
    </w:p>
    <w:p w14:paraId="2B4BCFBD" w14:textId="77777777" w:rsidR="00C617A5" w:rsidRPr="00C617A5" w:rsidRDefault="00C617A5" w:rsidP="00C617A5">
      <w:pPr>
        <w:jc w:val="center"/>
        <w:rPr>
          <w:lang w:val="en-US"/>
        </w:rPr>
      </w:pPr>
    </w:p>
    <w:p w14:paraId="60EA5C14" w14:textId="77777777" w:rsidR="00C617A5" w:rsidRDefault="00C617A5" w:rsidP="00C617A5">
      <w:pPr>
        <w:spacing w:after="200"/>
        <w:jc w:val="both"/>
      </w:pPr>
      <w:r>
        <w:t>Час затрачений на виконання завдання: 1 день</w:t>
      </w:r>
    </w:p>
    <w:p w14:paraId="52FE4AA7" w14:textId="77777777" w:rsidR="00470B56" w:rsidRPr="00AD3F02" w:rsidRDefault="00470B56" w:rsidP="00470B56">
      <w:pPr>
        <w:rPr>
          <w:shd w:val="clear" w:color="auto" w:fill="FFF2CC"/>
          <w:lang w:val="uk-UA"/>
        </w:rPr>
      </w:pPr>
      <w:r w:rsidRPr="00AD3F02">
        <w:t>Завдання №</w:t>
      </w:r>
      <w:r>
        <w:rPr>
          <w:lang w:val="uk-UA"/>
        </w:rPr>
        <w:t>4</w:t>
      </w:r>
      <w:r w:rsidRPr="00AD3F02">
        <w:rPr>
          <w:lang w:val="uk-UA"/>
        </w:rPr>
        <w:t xml:space="preserve"> </w:t>
      </w:r>
      <w:r w:rsidRPr="00AD3F02">
        <w:rPr>
          <w:color w:val="000000"/>
        </w:rPr>
        <w:t>Experimental Exercises Activities - Binary Calculations:</w:t>
      </w:r>
    </w:p>
    <w:p w14:paraId="5CEE3249" w14:textId="77777777" w:rsidR="00C617A5" w:rsidRPr="00470B56" w:rsidRDefault="00C617A5" w:rsidP="00F85332">
      <w:pPr>
        <w:rPr>
          <w:lang w:val="uk-UA"/>
        </w:rPr>
      </w:pPr>
    </w:p>
    <w:p w14:paraId="1B2E7926" w14:textId="21E9208E" w:rsidR="00C617A5" w:rsidRDefault="00470B56" w:rsidP="00F85332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0792AB1A" wp14:editId="3FDC5FBA">
            <wp:extent cx="5733415" cy="6370320"/>
            <wp:effectExtent l="0" t="0" r="0" b="5080"/>
            <wp:docPr id="152506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6066" name="Picture 15250606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CDDD" w14:textId="77777777" w:rsidR="00470B56" w:rsidRDefault="00470B56" w:rsidP="00470B56">
      <w:pPr>
        <w:jc w:val="center"/>
        <w:rPr>
          <w:lang w:val="uk-UA"/>
        </w:rPr>
      </w:pPr>
    </w:p>
    <w:p w14:paraId="1A4BE23A" w14:textId="4806CBF6" w:rsidR="00470B56" w:rsidRDefault="00470B56" w:rsidP="00470B56">
      <w:pPr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A07915">
        <w:rPr>
          <w:i/>
          <w:iCs/>
          <w:color w:val="3D85C6"/>
          <w:sz w:val="20"/>
          <w:szCs w:val="20"/>
        </w:rPr>
        <w:t>6</w:t>
      </w:r>
      <w:r>
        <w:rPr>
          <w:i/>
          <w:iCs/>
          <w:color w:val="3D85C6"/>
          <w:sz w:val="20"/>
          <w:szCs w:val="20"/>
        </w:rPr>
        <w:t>. Обчислення в двійковій системі числення</w:t>
      </w:r>
    </w:p>
    <w:p w14:paraId="151092BE" w14:textId="77777777" w:rsidR="00470B56" w:rsidRDefault="00470B56" w:rsidP="00470B56">
      <w:pPr>
        <w:pStyle w:val="NormalWeb"/>
        <w:spacing w:before="0" w:beforeAutospacing="0" w:after="200" w:afterAutospacing="0"/>
        <w:jc w:val="both"/>
        <w:rPr>
          <w:color w:val="000000"/>
          <w:lang w:val="uk-UA"/>
        </w:rPr>
      </w:pPr>
    </w:p>
    <w:p w14:paraId="5E47356A" w14:textId="6E282496" w:rsidR="00470B56" w:rsidRDefault="00470B56" w:rsidP="00470B56">
      <w:pPr>
        <w:pStyle w:val="NormalWeb"/>
        <w:spacing w:before="0" w:beforeAutospacing="0" w:after="200" w:afterAutospacing="0"/>
        <w:jc w:val="both"/>
        <w:rPr>
          <w:color w:val="000000"/>
        </w:rPr>
      </w:pPr>
      <w:r>
        <w:rPr>
          <w:color w:val="000000"/>
        </w:rPr>
        <w:t>Час затрачений на виконання завдання: 20хв</w:t>
      </w:r>
    </w:p>
    <w:p w14:paraId="6CD90E81" w14:textId="77777777" w:rsidR="00470B56" w:rsidRDefault="00470B56" w:rsidP="00470B56">
      <w:pPr>
        <w:spacing w:after="240"/>
      </w:pPr>
    </w:p>
    <w:p w14:paraId="5E0E5363" w14:textId="77777777" w:rsidR="00470B56" w:rsidRDefault="00470B56" w:rsidP="00470B56"/>
    <w:p w14:paraId="67617BB6" w14:textId="77777777" w:rsidR="00470B56" w:rsidRPr="00470B56" w:rsidRDefault="00470B56" w:rsidP="00F85332">
      <w:pPr>
        <w:rPr>
          <w:lang w:val="uk-UA"/>
        </w:rPr>
      </w:pPr>
    </w:p>
    <w:p w14:paraId="4CD93699" w14:textId="77777777" w:rsidR="00470B56" w:rsidRDefault="00470B56" w:rsidP="00F85332">
      <w:pPr>
        <w:rPr>
          <w:lang w:val="uk-UA"/>
        </w:rPr>
      </w:pPr>
    </w:p>
    <w:p w14:paraId="44BC2A26" w14:textId="77777777" w:rsidR="00470B56" w:rsidRDefault="00470B56" w:rsidP="00F85332">
      <w:pPr>
        <w:rPr>
          <w:lang w:val="uk-UA"/>
        </w:rPr>
      </w:pPr>
    </w:p>
    <w:p w14:paraId="67A262E0" w14:textId="77777777" w:rsidR="00470B56" w:rsidRDefault="00470B56" w:rsidP="00F85332">
      <w:pPr>
        <w:rPr>
          <w:lang w:val="uk-UA"/>
        </w:rPr>
      </w:pPr>
    </w:p>
    <w:p w14:paraId="3E64E3D7" w14:textId="77777777" w:rsidR="00470B56" w:rsidRDefault="00470B56" w:rsidP="00F85332">
      <w:pPr>
        <w:rPr>
          <w:lang w:val="uk-UA"/>
        </w:rPr>
      </w:pPr>
    </w:p>
    <w:p w14:paraId="0056A3ED" w14:textId="77777777" w:rsidR="00470B56" w:rsidRDefault="00470B56" w:rsidP="00F85332">
      <w:pPr>
        <w:rPr>
          <w:lang w:val="uk-UA"/>
        </w:rPr>
      </w:pPr>
    </w:p>
    <w:p w14:paraId="593324EE" w14:textId="3F858546" w:rsidR="00F85332" w:rsidRPr="00230B2D" w:rsidRDefault="00F85332" w:rsidP="00F85332">
      <w:pPr>
        <w:rPr>
          <w:color w:val="000000"/>
          <w:lang w:val="en-US"/>
        </w:rPr>
      </w:pPr>
      <w:r w:rsidRPr="00FA5996">
        <w:lastRenderedPageBreak/>
        <w:t>Завдання №</w:t>
      </w:r>
      <w:r w:rsidRPr="00FA5996">
        <w:rPr>
          <w:lang w:val="uk-UA"/>
        </w:rPr>
        <w:t xml:space="preserve">5 </w:t>
      </w:r>
      <w:r w:rsidRPr="00FA5996">
        <w:rPr>
          <w:color w:val="000000"/>
        </w:rPr>
        <w:t>Practice# programming: Class Practice Task</w:t>
      </w:r>
      <w:r>
        <w:rPr>
          <w:color w:val="000000"/>
          <w:lang w:val="uk-UA"/>
        </w:rPr>
        <w:t xml:space="preserve"> – Аналізатор надійності пароля</w:t>
      </w:r>
    </w:p>
    <w:p w14:paraId="031FDEFB" w14:textId="77777777" w:rsidR="00F10ABF" w:rsidRDefault="00F10ABF" w:rsidP="00BB61AE">
      <w:pPr>
        <w:rPr>
          <w:lang w:val="uk-UA"/>
        </w:rPr>
      </w:pPr>
    </w:p>
    <w:p w14:paraId="5D4B8AF1" w14:textId="62201058" w:rsidR="00BB61AE" w:rsidRPr="00F85332" w:rsidRDefault="00F85332" w:rsidP="00BB61AE">
      <w:pPr>
        <w:rPr>
          <w:lang w:val="uk-UA"/>
        </w:rPr>
      </w:pPr>
      <w:r>
        <w:rPr>
          <w:noProof/>
          <w:lang w:val="en-US"/>
        </w:rPr>
        <w:drawing>
          <wp:inline distT="0" distB="0" distL="0" distR="0" wp14:anchorId="24891918" wp14:editId="7CC55796">
            <wp:extent cx="5733415" cy="4153535"/>
            <wp:effectExtent l="0" t="0" r="0" b="0"/>
            <wp:docPr id="838717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50347" name="Picture 1952850347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18CB" w14:textId="77777777" w:rsidR="00BB61AE" w:rsidRDefault="00BB61AE" w:rsidP="00BB61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882809" wp14:editId="4C6FEC34">
            <wp:extent cx="5733415" cy="4153535"/>
            <wp:effectExtent l="0" t="0" r="0" b="0"/>
            <wp:docPr id="1987405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43618" name="Picture 919243618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E409" w14:textId="77777777" w:rsidR="00BB61AE" w:rsidRDefault="00BB61AE" w:rsidP="00BB61A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244AE7" wp14:editId="4C469FDE">
            <wp:extent cx="5733415" cy="3941445"/>
            <wp:effectExtent l="0" t="0" r="0" b="0"/>
            <wp:docPr id="1531143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85856" name="Picture 77508585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0143" w14:textId="77777777" w:rsidR="00BB61AE" w:rsidRDefault="00BB61AE" w:rsidP="00BB61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447D6F" wp14:editId="6AAEBAF1">
            <wp:extent cx="5733415" cy="2178685"/>
            <wp:effectExtent l="0" t="0" r="0" b="5715"/>
            <wp:docPr id="936246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23125" name="Picture 1624123125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58EE" w14:textId="77777777" w:rsidR="00BB61AE" w:rsidRDefault="00BB61AE" w:rsidP="00BB61AE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74978A62" w14:textId="662342A9" w:rsidR="00BB61AE" w:rsidRPr="00BB61AE" w:rsidRDefault="00BB61AE" w:rsidP="00BB61AE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A07915">
        <w:rPr>
          <w:i/>
          <w:iCs/>
          <w:color w:val="3D85C6"/>
          <w:sz w:val="20"/>
          <w:szCs w:val="20"/>
          <w:lang w:val="en-US"/>
        </w:rPr>
        <w:t>7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>Зроблено тест-кейси для перевірки</w:t>
      </w:r>
      <w:r w:rsidR="00F85332">
        <w:rPr>
          <w:i/>
          <w:iCs/>
          <w:color w:val="3D85C6"/>
          <w:sz w:val="20"/>
          <w:szCs w:val="20"/>
          <w:lang w:val="uk-UA"/>
        </w:rPr>
        <w:t xml:space="preserve"> програми</w:t>
      </w:r>
    </w:p>
    <w:p w14:paraId="74A4CF67" w14:textId="77777777" w:rsidR="00BB61AE" w:rsidRPr="00856AA6" w:rsidRDefault="00BB61AE" w:rsidP="00BB61AE">
      <w:pPr>
        <w:rPr>
          <w:lang w:val="en-US"/>
        </w:rPr>
      </w:pPr>
    </w:p>
    <w:p w14:paraId="71B5A1B8" w14:textId="77777777" w:rsidR="00BB61AE" w:rsidRDefault="00BB61AE" w:rsidP="00BB61AE">
      <w:pPr>
        <w:spacing w:after="200"/>
        <w:jc w:val="both"/>
      </w:pPr>
      <w:r>
        <w:t>Час затрачений на виконання завдання: 1 день</w:t>
      </w:r>
    </w:p>
    <w:p w14:paraId="7CB9315D" w14:textId="77777777" w:rsidR="001366D1" w:rsidRDefault="001366D1" w:rsidP="001366D1">
      <w:pPr>
        <w:rPr>
          <w:lang w:val="uk-UA"/>
        </w:rPr>
      </w:pPr>
    </w:p>
    <w:p w14:paraId="5F1D716B" w14:textId="079510FB" w:rsidR="001366D1" w:rsidRDefault="001366D1" w:rsidP="001366D1">
      <w:pPr>
        <w:rPr>
          <w:lang w:val="uk-UA"/>
        </w:rPr>
      </w:pPr>
      <w:r w:rsidRPr="00AD3F02">
        <w:t>Завдання №</w:t>
      </w:r>
      <w:r>
        <w:rPr>
          <w:lang w:val="uk-UA"/>
        </w:rPr>
        <w:t xml:space="preserve">6 </w:t>
      </w:r>
      <w:r w:rsidRPr="00AD3F02">
        <w:t>Practice# programming:  Self Practice Task</w:t>
      </w:r>
    </w:p>
    <w:p w14:paraId="6E3BABBB" w14:textId="3BD94536" w:rsidR="00537EB3" w:rsidRPr="00537EB3" w:rsidRDefault="00537EB3" w:rsidP="00537EB3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0181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Цікава гра</w:t>
      </w:r>
      <w:r>
        <w:rPr>
          <w:b/>
          <w:bCs/>
          <w:lang w:val="en-US"/>
        </w:rPr>
        <w:t>”</w:t>
      </w:r>
    </w:p>
    <w:p w14:paraId="446F47D7" w14:textId="77777777" w:rsidR="0054749F" w:rsidRDefault="0054749F" w:rsidP="001366D1">
      <w:pPr>
        <w:rPr>
          <w:lang w:val="uk-UA"/>
        </w:rPr>
      </w:pPr>
    </w:p>
    <w:p w14:paraId="0916481D" w14:textId="637C2D04" w:rsidR="0054749F" w:rsidRPr="0054749F" w:rsidRDefault="0054749F" w:rsidP="001366D1">
      <w:pPr>
        <w:rPr>
          <w:shd w:val="clear" w:color="auto" w:fill="FFF2CC"/>
          <w:lang w:val="uk-UA"/>
        </w:rPr>
      </w:pPr>
      <w:r>
        <w:rPr>
          <w:noProof/>
          <w:shd w:val="clear" w:color="auto" w:fill="FFF2CC"/>
          <w:lang w:val="uk-UA"/>
        </w:rPr>
        <w:drawing>
          <wp:inline distT="0" distB="0" distL="0" distR="0" wp14:anchorId="2DD7EE89" wp14:editId="691BCDB0">
            <wp:extent cx="5733415" cy="1043305"/>
            <wp:effectExtent l="0" t="0" r="0" b="0"/>
            <wp:docPr id="6106298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9834" name="Picture 610629834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F23C" w14:textId="7D7E35F9" w:rsidR="0054749F" w:rsidRPr="00537EB3" w:rsidRDefault="0054749F" w:rsidP="0054749F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en-US"/>
        </w:rPr>
        <w:t>8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</w:t>
      </w:r>
      <w:r w:rsidR="00537EB3">
        <w:rPr>
          <w:i/>
          <w:iCs/>
          <w:color w:val="3D85C6"/>
          <w:sz w:val="20"/>
          <w:szCs w:val="20"/>
          <w:lang w:val="uk-UA"/>
        </w:rPr>
        <w:t xml:space="preserve">задачі </w:t>
      </w:r>
      <w:r w:rsidR="00537EB3">
        <w:rPr>
          <w:i/>
          <w:iCs/>
          <w:color w:val="3D85C6"/>
          <w:sz w:val="20"/>
          <w:szCs w:val="20"/>
          <w:lang w:val="en-US"/>
        </w:rPr>
        <w:t>“</w:t>
      </w:r>
      <w:r w:rsidR="00537EB3">
        <w:rPr>
          <w:i/>
          <w:iCs/>
          <w:color w:val="3D85C6"/>
          <w:sz w:val="20"/>
          <w:szCs w:val="20"/>
          <w:lang w:val="uk-UA"/>
        </w:rPr>
        <w:t>Цікава гра</w:t>
      </w:r>
      <w:r w:rsidR="00537EB3">
        <w:rPr>
          <w:i/>
          <w:iCs/>
          <w:color w:val="3D85C6"/>
          <w:sz w:val="20"/>
          <w:szCs w:val="20"/>
          <w:lang w:val="en-US"/>
        </w:rPr>
        <w:t>”</w:t>
      </w:r>
    </w:p>
    <w:p w14:paraId="42B8AB45" w14:textId="76CFB478" w:rsidR="00215C6E" w:rsidRDefault="00215C6E" w:rsidP="00215C6E">
      <w:pPr>
        <w:spacing w:after="200"/>
        <w:jc w:val="both"/>
        <w:rPr>
          <w:lang w:val="uk-UA"/>
        </w:rPr>
      </w:pPr>
      <w:r>
        <w:lastRenderedPageBreak/>
        <w:t xml:space="preserve">Час затрачений на виконання завдання: </w:t>
      </w:r>
      <w:r>
        <w:rPr>
          <w:lang w:val="uk-UA"/>
        </w:rPr>
        <w:t>20</w:t>
      </w:r>
      <w:r>
        <w:t xml:space="preserve"> </w:t>
      </w:r>
      <w:r>
        <w:rPr>
          <w:lang w:val="uk-UA"/>
        </w:rPr>
        <w:t>хвилин</w:t>
      </w:r>
    </w:p>
    <w:p w14:paraId="6145B585" w14:textId="432D9860" w:rsidR="006049CF" w:rsidRDefault="006049CF" w:rsidP="006049CF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</w:t>
      </w:r>
      <w:r w:rsidR="00CD79E4">
        <w:rPr>
          <w:b/>
          <w:bCs/>
          <w:lang w:val="uk-UA"/>
        </w:rPr>
        <w:t>0412</w:t>
      </w:r>
      <w:r>
        <w:rPr>
          <w:b/>
          <w:bCs/>
          <w:lang w:val="uk-UA"/>
        </w:rPr>
        <w:t xml:space="preserve"> – </w:t>
      </w:r>
      <w:r>
        <w:rPr>
          <w:b/>
          <w:bCs/>
          <w:lang w:val="en-US"/>
        </w:rPr>
        <w:t>“</w:t>
      </w:r>
      <w:r w:rsidR="00CD79E4">
        <w:rPr>
          <w:b/>
          <w:bCs/>
          <w:lang w:val="uk-UA"/>
        </w:rPr>
        <w:t>Зайчик і галявини</w:t>
      </w:r>
      <w:r>
        <w:rPr>
          <w:b/>
          <w:bCs/>
          <w:lang w:val="en-US"/>
        </w:rPr>
        <w:t>”</w:t>
      </w:r>
    </w:p>
    <w:p w14:paraId="6313F336" w14:textId="77777777" w:rsidR="006049CF" w:rsidRPr="006049CF" w:rsidRDefault="006049CF" w:rsidP="00215C6E">
      <w:pPr>
        <w:spacing w:after="200"/>
        <w:jc w:val="both"/>
        <w:rPr>
          <w:lang w:val="uk-UA"/>
        </w:rPr>
      </w:pPr>
    </w:p>
    <w:p w14:paraId="0D928B67" w14:textId="3CCE6EF1" w:rsidR="002C4E02" w:rsidRDefault="00CD79E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uk-UA"/>
        </w:rPr>
        <w:drawing>
          <wp:inline distT="0" distB="0" distL="0" distR="0" wp14:anchorId="5682EF69" wp14:editId="3B41DF2E">
            <wp:extent cx="5733415" cy="692785"/>
            <wp:effectExtent l="0" t="0" r="0" b="5715"/>
            <wp:docPr id="18004045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04511" name="Picture 180040451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190A" w14:textId="1EF04216" w:rsidR="006049CF" w:rsidRPr="00537EB3" w:rsidRDefault="006049CF" w:rsidP="006049CF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A07915">
        <w:rPr>
          <w:i/>
          <w:iCs/>
          <w:color w:val="3D85C6"/>
          <w:sz w:val="20"/>
          <w:szCs w:val="20"/>
          <w:lang w:val="en-US"/>
        </w:rPr>
        <w:t>9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задачі </w:t>
      </w:r>
      <w:r>
        <w:rPr>
          <w:i/>
          <w:iCs/>
          <w:color w:val="3D85C6"/>
          <w:sz w:val="20"/>
          <w:szCs w:val="20"/>
          <w:lang w:val="en-US"/>
        </w:rPr>
        <w:t>“</w:t>
      </w:r>
      <w:r w:rsidR="00CD79E4">
        <w:rPr>
          <w:i/>
          <w:iCs/>
          <w:color w:val="3D85C6"/>
          <w:sz w:val="20"/>
          <w:szCs w:val="20"/>
          <w:lang w:val="uk-UA"/>
        </w:rPr>
        <w:t>Зайчик і галявини</w:t>
      </w:r>
      <w:r>
        <w:rPr>
          <w:i/>
          <w:iCs/>
          <w:color w:val="3D85C6"/>
          <w:sz w:val="20"/>
          <w:szCs w:val="20"/>
          <w:lang w:val="en-US"/>
        </w:rPr>
        <w:t>”</w:t>
      </w:r>
    </w:p>
    <w:p w14:paraId="00082D62" w14:textId="77777777" w:rsidR="00E744FF" w:rsidRDefault="00E744FF" w:rsidP="00E744FF">
      <w:pPr>
        <w:spacing w:after="200"/>
        <w:jc w:val="both"/>
        <w:rPr>
          <w:lang w:val="uk-UA"/>
        </w:rPr>
      </w:pPr>
    </w:p>
    <w:p w14:paraId="50E8EEE3" w14:textId="13215009" w:rsidR="00E744FF" w:rsidRDefault="00E744FF" w:rsidP="00E744FF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20</w:t>
      </w:r>
      <w:r>
        <w:t xml:space="preserve"> </w:t>
      </w:r>
      <w:r>
        <w:rPr>
          <w:lang w:val="uk-UA"/>
        </w:rPr>
        <w:t>хвилин</w:t>
      </w:r>
    </w:p>
    <w:p w14:paraId="6E1814CA" w14:textId="77777777" w:rsidR="006049CF" w:rsidRDefault="006049CF" w:rsidP="006049CF">
      <w:pPr>
        <w:rPr>
          <w:lang w:val="uk-UA"/>
        </w:rPr>
      </w:pPr>
    </w:p>
    <w:p w14:paraId="3634D782" w14:textId="77777777" w:rsidR="00CE3D6C" w:rsidRDefault="00CE3D6C" w:rsidP="00CE3D6C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0941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Максимум</w:t>
      </w:r>
      <w:r>
        <w:rPr>
          <w:b/>
          <w:bCs/>
          <w:lang w:val="en-US"/>
        </w:rPr>
        <w:t>”</w:t>
      </w:r>
    </w:p>
    <w:p w14:paraId="06F9515F" w14:textId="77777777" w:rsidR="006049CF" w:rsidRDefault="006049CF" w:rsidP="006049CF">
      <w:pPr>
        <w:rPr>
          <w:lang w:val="uk-UA"/>
        </w:rPr>
      </w:pPr>
    </w:p>
    <w:p w14:paraId="3CDDB6C6" w14:textId="667F896C" w:rsidR="00CE3D6C" w:rsidRDefault="00CE3D6C" w:rsidP="006049CF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5C7CEBF" wp14:editId="3837443E">
            <wp:extent cx="5733415" cy="1285240"/>
            <wp:effectExtent l="0" t="0" r="0" b="0"/>
            <wp:docPr id="10491747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74797" name="Picture 1049174797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0645" w14:textId="253D4792" w:rsidR="00CE3D6C" w:rsidRPr="00537EB3" w:rsidRDefault="00CE3D6C" w:rsidP="00CE3D6C">
      <w:pPr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A07915">
        <w:rPr>
          <w:i/>
          <w:iCs/>
          <w:color w:val="3D85C6"/>
          <w:sz w:val="20"/>
          <w:szCs w:val="20"/>
          <w:lang w:val="en-US"/>
        </w:rPr>
        <w:t>10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задачі </w:t>
      </w:r>
      <w:r>
        <w:rPr>
          <w:i/>
          <w:iCs/>
          <w:color w:val="3D85C6"/>
          <w:sz w:val="20"/>
          <w:szCs w:val="20"/>
          <w:lang w:val="en-US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Максимум</w:t>
      </w:r>
      <w:r>
        <w:rPr>
          <w:i/>
          <w:iCs/>
          <w:color w:val="3D85C6"/>
          <w:sz w:val="20"/>
          <w:szCs w:val="20"/>
          <w:lang w:val="en-US"/>
        </w:rPr>
        <w:t>”</w:t>
      </w:r>
    </w:p>
    <w:p w14:paraId="2E659DFC" w14:textId="77777777" w:rsidR="00E744FF" w:rsidRDefault="00E744FF" w:rsidP="00E744FF">
      <w:pPr>
        <w:spacing w:after="200"/>
        <w:jc w:val="both"/>
        <w:rPr>
          <w:lang w:val="uk-UA"/>
        </w:rPr>
      </w:pPr>
    </w:p>
    <w:p w14:paraId="54C1C059" w14:textId="27FCF592" w:rsidR="00E744FF" w:rsidRDefault="00E744FF" w:rsidP="00E744FF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20</w:t>
      </w:r>
      <w:r>
        <w:t xml:space="preserve"> </w:t>
      </w:r>
      <w:r>
        <w:rPr>
          <w:lang w:val="uk-UA"/>
        </w:rPr>
        <w:t>хвилин</w:t>
      </w:r>
    </w:p>
    <w:p w14:paraId="5B5F597D" w14:textId="77777777" w:rsidR="00CE3D6C" w:rsidRPr="00E744FF" w:rsidRDefault="00CE3D6C" w:rsidP="006049CF">
      <w:pPr>
        <w:rPr>
          <w:b/>
          <w:bCs/>
          <w:lang w:val="uk-UA"/>
        </w:rPr>
      </w:pPr>
    </w:p>
    <w:p w14:paraId="24279A83" w14:textId="77777777" w:rsidR="002C4E02" w:rsidRDefault="00000000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bookmarkStart w:id="3" w:name="_heading=h.zfnj8lsy0kef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10981AC4" w14:textId="77777777" w:rsidR="00FD6E33" w:rsidRDefault="00FD6E33" w:rsidP="00FD6E33">
      <w:pPr>
        <w:rPr>
          <w:lang w:val="en-US"/>
        </w:rPr>
      </w:pPr>
    </w:p>
    <w:p w14:paraId="2D6DAC49" w14:textId="77777777" w:rsidR="00FD6E33" w:rsidRPr="00FD6E33" w:rsidRDefault="00FD6E33" w:rsidP="00FD6E33">
      <w:pPr>
        <w:pStyle w:val="ListParagraph"/>
        <w:numPr>
          <w:ilvl w:val="0"/>
          <w:numId w:val="2"/>
        </w:numPr>
      </w:pPr>
      <w:r>
        <w:t xml:space="preserve">Створено </w:t>
      </w:r>
      <w:proofErr w:type="spellStart"/>
      <w:r>
        <w:t>борду</w:t>
      </w:r>
      <w:proofErr w:type="spellEnd"/>
      <w:r>
        <w:t xml:space="preserve"> в </w:t>
      </w:r>
      <w:proofErr w:type="spellStart"/>
      <w:r>
        <w:t>трелло</w:t>
      </w:r>
      <w:proofErr w:type="spellEnd"/>
      <w:r>
        <w:t xml:space="preserve">. Надала </w:t>
      </w:r>
      <w:proofErr w:type="spellStart"/>
      <w:r>
        <w:t>тімейтам</w:t>
      </w:r>
      <w:proofErr w:type="spellEnd"/>
      <w:r>
        <w:t xml:space="preserve"> можливість переглядати та оцінювати мій прогрес</w:t>
      </w:r>
    </w:p>
    <w:p w14:paraId="7AF4EF07" w14:textId="77777777" w:rsidR="00FD6E33" w:rsidRDefault="00FD6E33" w:rsidP="00FD6E33">
      <w:pPr>
        <w:pStyle w:val="ListParagraph"/>
      </w:pPr>
    </w:p>
    <w:p w14:paraId="024CA638" w14:textId="68CF03F3" w:rsidR="00FD6E33" w:rsidRPr="00FD6E33" w:rsidRDefault="00FD6E33" w:rsidP="00FD6E33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8D776D6" wp14:editId="20139839">
            <wp:extent cx="5733415" cy="2755265"/>
            <wp:effectExtent l="0" t="0" r="0" b="635"/>
            <wp:docPr id="1377536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36345" name="Picture 1377536345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58C0" w14:textId="078EABA6" w:rsidR="00A07915" w:rsidRDefault="00A07915" w:rsidP="00A07915">
      <w:pPr>
        <w:ind w:left="720"/>
        <w:jc w:val="center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lastRenderedPageBreak/>
        <w:t>Рис 11. Створена дошка в Trello</w:t>
      </w:r>
    </w:p>
    <w:p w14:paraId="48C88DD6" w14:textId="77777777" w:rsidR="00FD6E33" w:rsidRPr="00FD6E33" w:rsidRDefault="00FD6E33" w:rsidP="00FD6E33">
      <w:pPr>
        <w:rPr>
          <w:lang w:val="en-US"/>
        </w:rPr>
      </w:pPr>
    </w:p>
    <w:p w14:paraId="1E5F6A0F" w14:textId="341D7F62" w:rsidR="002C4E02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t xml:space="preserve">Перша зустріч </w:t>
      </w:r>
      <w:r w:rsidR="00FD6E33">
        <w:rPr>
          <w:lang w:val="en-US"/>
        </w:rPr>
        <w:t>27</w:t>
      </w:r>
      <w:r>
        <w:t>.09. Обговорюємо епік, з’ясовуємо як будемо виконувати ті чи інші таски, створюємо борди:</w:t>
      </w:r>
    </w:p>
    <w:p w14:paraId="65647D80" w14:textId="6E570942" w:rsidR="00EC1F15" w:rsidRDefault="00000000" w:rsidP="00A94A2E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ab/>
      </w:r>
      <w:r w:rsidR="00FD6E33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1C0B2908" wp14:editId="1B28C2FC">
            <wp:extent cx="5733415" cy="2710180"/>
            <wp:effectExtent l="0" t="0" r="0" b="0"/>
            <wp:docPr id="818000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00069" name="Picture 818000069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6BFE" w14:textId="77777777" w:rsidR="00A94A2E" w:rsidRDefault="00A94A2E" w:rsidP="00A94A2E">
      <w:pPr>
        <w:jc w:val="center"/>
        <w:rPr>
          <w:i/>
          <w:iCs/>
          <w:color w:val="3D85C6"/>
          <w:sz w:val="20"/>
          <w:szCs w:val="20"/>
          <w:lang w:val="uk-UA"/>
        </w:rPr>
      </w:pPr>
    </w:p>
    <w:p w14:paraId="0B3D112A" w14:textId="641FF1BD" w:rsidR="002C4E02" w:rsidRDefault="00000000" w:rsidP="00A94A2E">
      <w:pPr>
        <w:jc w:val="center"/>
      </w:pPr>
      <w:r>
        <w:rPr>
          <w:i/>
          <w:iCs/>
          <w:color w:val="3D85C6"/>
          <w:sz w:val="20"/>
          <w:szCs w:val="20"/>
        </w:rPr>
        <w:t>Рис 1</w:t>
      </w:r>
      <w:r w:rsidR="00A07915">
        <w:rPr>
          <w:i/>
          <w:iCs/>
          <w:color w:val="3D85C6"/>
          <w:sz w:val="20"/>
          <w:szCs w:val="20"/>
        </w:rPr>
        <w:t>2</w:t>
      </w:r>
      <w:r>
        <w:rPr>
          <w:i/>
          <w:iCs/>
          <w:color w:val="3D85C6"/>
          <w:sz w:val="20"/>
          <w:szCs w:val="20"/>
        </w:rPr>
        <w:t xml:space="preserve">. Скрін першої зустрічі в </w:t>
      </w:r>
      <w:r w:rsidR="00656104">
        <w:rPr>
          <w:i/>
          <w:iCs/>
          <w:color w:val="3D85C6"/>
          <w:sz w:val="20"/>
          <w:szCs w:val="20"/>
          <w:lang w:val="en-US"/>
        </w:rPr>
        <w:t>google meet</w:t>
      </w:r>
      <w:r>
        <w:rPr>
          <w:i/>
          <w:iCs/>
          <w:color w:val="3D85C6"/>
          <w:sz w:val="20"/>
          <w:szCs w:val="20"/>
        </w:rPr>
        <w:t xml:space="preserve"> та командної дошки </w:t>
      </w:r>
      <w:r w:rsidR="002E036B">
        <w:rPr>
          <w:i/>
          <w:iCs/>
          <w:color w:val="3D85C6"/>
          <w:sz w:val="20"/>
          <w:szCs w:val="20"/>
        </w:rPr>
        <w:t>Trello</w:t>
      </w:r>
    </w:p>
    <w:p w14:paraId="40C835A0" w14:textId="77777777" w:rsidR="002C4E02" w:rsidRDefault="002C4E02">
      <w:pPr>
        <w:jc w:val="both"/>
        <w:rPr>
          <w:rFonts w:ascii="Calibri" w:eastAsia="Calibri" w:hAnsi="Calibri" w:cs="Calibri"/>
        </w:rPr>
      </w:pPr>
    </w:p>
    <w:p w14:paraId="3F2135F2" w14:textId="4051F973" w:rsidR="00FD6E33" w:rsidRPr="00FD6E33" w:rsidRDefault="00000000" w:rsidP="00FD6E33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t xml:space="preserve">Друга зустріч </w:t>
      </w:r>
      <w:r w:rsidR="00FD6E33">
        <w:rPr>
          <w:lang w:val="en-US"/>
        </w:rPr>
        <w:t>28</w:t>
      </w:r>
      <w:r>
        <w:t xml:space="preserve">.09. Обговорюємо епік, з’ясовуємо як будемо </w:t>
      </w:r>
      <w:r w:rsidR="00BD54CB">
        <w:rPr>
          <w:lang w:val="uk-UA"/>
        </w:rPr>
        <w:t>лабораторну роботу</w:t>
      </w:r>
      <w:r>
        <w:t>:</w:t>
      </w:r>
    </w:p>
    <w:p w14:paraId="62A27317" w14:textId="77777777" w:rsidR="00FD6E33" w:rsidRDefault="00FD6E33" w:rsidP="00FD6E33">
      <w:pPr>
        <w:ind w:left="720"/>
        <w:jc w:val="both"/>
        <w:rPr>
          <w:rFonts w:ascii="Calibri" w:eastAsia="Calibri" w:hAnsi="Calibri" w:cs="Calibri"/>
        </w:rPr>
      </w:pPr>
    </w:p>
    <w:p w14:paraId="2ED69470" w14:textId="719A1B67" w:rsidR="00EC1F15" w:rsidRPr="00FD6E33" w:rsidRDefault="00FD6E33" w:rsidP="00FD6E33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01A2632" wp14:editId="69BDFA46">
            <wp:extent cx="5733415" cy="2921635"/>
            <wp:effectExtent l="0" t="0" r="0" b="0"/>
            <wp:docPr id="1228413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13379" name="Picture 1228413379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490D" w14:textId="43A256C4" w:rsidR="002C4E02" w:rsidRDefault="002C4E02" w:rsidP="009E186F">
      <w:pPr>
        <w:jc w:val="center"/>
        <w:rPr>
          <w:rFonts w:ascii="Calibri" w:eastAsia="Calibri" w:hAnsi="Calibri" w:cs="Calibri"/>
          <w:lang w:val="en-US"/>
        </w:rPr>
      </w:pPr>
    </w:p>
    <w:p w14:paraId="57559DCC" w14:textId="77777777" w:rsidR="00EC1F15" w:rsidRPr="00EC1F15" w:rsidRDefault="00EC1F15">
      <w:pPr>
        <w:jc w:val="both"/>
        <w:rPr>
          <w:rFonts w:ascii="Calibri" w:eastAsia="Calibri" w:hAnsi="Calibri" w:cs="Calibri"/>
          <w:lang w:val="en-US"/>
        </w:rPr>
      </w:pPr>
    </w:p>
    <w:p w14:paraId="0B8E510A" w14:textId="1B723D90" w:rsidR="002C4E02" w:rsidRPr="00656104" w:rsidRDefault="00000000">
      <w:pPr>
        <w:jc w:val="center"/>
        <w:rPr>
          <w:i/>
          <w:iCs/>
          <w:color w:val="3D85C6"/>
          <w:sz w:val="20"/>
          <w:szCs w:val="20"/>
          <w:lang w:val="en-US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i/>
          <w:iCs/>
          <w:color w:val="3D85C6"/>
          <w:sz w:val="20"/>
          <w:szCs w:val="20"/>
        </w:rPr>
        <w:t>Рис 1</w:t>
      </w:r>
      <w:r w:rsidR="00A07915">
        <w:rPr>
          <w:i/>
          <w:iCs/>
          <w:color w:val="3D85C6"/>
          <w:sz w:val="20"/>
          <w:szCs w:val="20"/>
        </w:rPr>
        <w:t>3</w:t>
      </w:r>
      <w:r>
        <w:rPr>
          <w:i/>
          <w:iCs/>
          <w:color w:val="3D85C6"/>
          <w:sz w:val="20"/>
          <w:szCs w:val="20"/>
        </w:rPr>
        <w:t xml:space="preserve">. Скрін другої зустрічі в </w:t>
      </w:r>
      <w:r w:rsidR="00656104">
        <w:rPr>
          <w:i/>
          <w:iCs/>
          <w:color w:val="3D85C6"/>
          <w:sz w:val="20"/>
          <w:szCs w:val="20"/>
          <w:lang w:val="en-US"/>
        </w:rPr>
        <w:t>google meet</w:t>
      </w:r>
    </w:p>
    <w:p w14:paraId="56D4D61F" w14:textId="77777777" w:rsidR="00EC1F15" w:rsidRDefault="00EC1F15">
      <w:pPr>
        <w:jc w:val="center"/>
        <w:rPr>
          <w:rFonts w:ascii="Calibri" w:eastAsia="Calibri" w:hAnsi="Calibri" w:cs="Calibri"/>
          <w:lang w:val="en-US"/>
        </w:rPr>
      </w:pPr>
    </w:p>
    <w:p w14:paraId="113A808E" w14:textId="77777777" w:rsidR="00FD6E33" w:rsidRDefault="00FD6E33">
      <w:pPr>
        <w:jc w:val="center"/>
        <w:rPr>
          <w:rFonts w:ascii="Calibri" w:eastAsia="Calibri" w:hAnsi="Calibri" w:cs="Calibri"/>
          <w:lang w:val="en-US"/>
        </w:rPr>
      </w:pPr>
    </w:p>
    <w:p w14:paraId="39A4C026" w14:textId="77777777" w:rsidR="00FD6E33" w:rsidRDefault="00FD6E33">
      <w:pPr>
        <w:jc w:val="center"/>
        <w:rPr>
          <w:rFonts w:ascii="Calibri" w:eastAsia="Calibri" w:hAnsi="Calibri" w:cs="Calibri"/>
          <w:lang w:val="en-US"/>
        </w:rPr>
      </w:pPr>
    </w:p>
    <w:p w14:paraId="54097CD9" w14:textId="77777777" w:rsidR="00FD6E33" w:rsidRDefault="00FD6E33">
      <w:pPr>
        <w:jc w:val="center"/>
        <w:rPr>
          <w:rFonts w:ascii="Calibri" w:eastAsia="Calibri" w:hAnsi="Calibri" w:cs="Calibri"/>
          <w:lang w:val="en-US"/>
        </w:rPr>
      </w:pPr>
    </w:p>
    <w:p w14:paraId="375A7CB3" w14:textId="77777777" w:rsidR="00FD6E33" w:rsidRPr="00EC1F15" w:rsidRDefault="00FD6E33">
      <w:pPr>
        <w:jc w:val="center"/>
        <w:rPr>
          <w:rFonts w:ascii="Calibri" w:eastAsia="Calibri" w:hAnsi="Calibri" w:cs="Calibri"/>
          <w:lang w:val="en-US"/>
        </w:rPr>
      </w:pPr>
    </w:p>
    <w:p w14:paraId="35F5DADE" w14:textId="48537BD2" w:rsidR="00B84337" w:rsidRPr="00B84337" w:rsidRDefault="009E186F" w:rsidP="00B84337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Код ревю пулреквестів учасників команди:</w:t>
      </w:r>
    </w:p>
    <w:p w14:paraId="14AB0E65" w14:textId="561331F3" w:rsidR="009E186F" w:rsidRPr="00382092" w:rsidRDefault="00B84337" w:rsidP="009E186F">
      <w:pPr>
        <w:spacing w:after="200"/>
        <w:ind w:left="360"/>
        <w:jc w:val="both"/>
        <w:rPr>
          <w:rFonts w:ascii="Calibri" w:eastAsia="Calibri" w:hAnsi="Calibri" w:cs="Calibri"/>
          <w:lang w:val="uk-UA"/>
        </w:rPr>
      </w:pPr>
      <w:r>
        <w:rPr>
          <w:rFonts w:ascii="Calibri" w:eastAsia="Calibri" w:hAnsi="Calibri" w:cs="Calibri"/>
          <w:noProof/>
          <w:lang w:val="uk-UA"/>
        </w:rPr>
        <w:drawing>
          <wp:inline distT="0" distB="0" distL="0" distR="0" wp14:anchorId="39701769" wp14:editId="7D705310">
            <wp:extent cx="5733415" cy="3207385"/>
            <wp:effectExtent l="0" t="0" r="0" b="5715"/>
            <wp:docPr id="16499488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48803" name="Picture 1649948803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01B4" w14:textId="2D7F085B" w:rsidR="002C4E02" w:rsidRDefault="00000000">
      <w:pPr>
        <w:ind w:left="720"/>
        <w:jc w:val="center"/>
        <w:rPr>
          <w:rFonts w:ascii="Calibri" w:eastAsia="Calibri" w:hAnsi="Calibri" w:cs="Calibri"/>
        </w:rPr>
      </w:pPr>
      <w:r>
        <w:rPr>
          <w:i/>
          <w:iCs/>
          <w:color w:val="3D85C6"/>
          <w:sz w:val="20"/>
          <w:szCs w:val="20"/>
        </w:rPr>
        <w:t>Рис 1</w:t>
      </w:r>
      <w:r w:rsidR="00A07915">
        <w:rPr>
          <w:i/>
          <w:iCs/>
          <w:color w:val="3D85C6"/>
          <w:sz w:val="20"/>
          <w:szCs w:val="20"/>
        </w:rPr>
        <w:t>4</w:t>
      </w:r>
      <w:r>
        <w:rPr>
          <w:i/>
          <w:iCs/>
          <w:color w:val="3D85C6"/>
          <w:sz w:val="20"/>
          <w:szCs w:val="20"/>
        </w:rPr>
        <w:t xml:space="preserve">. Скрін </w:t>
      </w:r>
      <w:r w:rsidR="00B84337">
        <w:rPr>
          <w:i/>
          <w:iCs/>
          <w:color w:val="3D85C6"/>
          <w:sz w:val="20"/>
          <w:szCs w:val="20"/>
          <w:lang w:val="en-US"/>
        </w:rPr>
        <w:t>approves</w:t>
      </w:r>
      <w:r>
        <w:rPr>
          <w:i/>
          <w:iCs/>
          <w:color w:val="3D85C6"/>
          <w:sz w:val="20"/>
          <w:szCs w:val="20"/>
        </w:rPr>
        <w:t xml:space="preserve"> в пулреквесті</w:t>
      </w:r>
    </w:p>
    <w:p w14:paraId="4E66DC72" w14:textId="77777777" w:rsidR="006E2B1A" w:rsidRDefault="006E2B1A" w:rsidP="006E2B1A">
      <w:pPr>
        <w:pStyle w:val="Heading1"/>
        <w:rPr>
          <w:color w:val="000000"/>
          <w:sz w:val="48"/>
          <w:szCs w:val="48"/>
        </w:rPr>
      </w:pPr>
      <w:r>
        <w:rPr>
          <w:color w:val="000000"/>
        </w:rPr>
        <w:t>Висновки</w:t>
      </w:r>
    </w:p>
    <w:p w14:paraId="0C5BDD81" w14:textId="77777777" w:rsidR="00985028" w:rsidRDefault="00985028" w:rsidP="006E2B1A">
      <w:pPr>
        <w:pStyle w:val="NormalWeb"/>
        <w:rPr>
          <w:color w:val="000000"/>
        </w:rPr>
      </w:pPr>
      <w:r w:rsidRPr="00985028">
        <w:rPr>
          <w:color w:val="000000"/>
        </w:rPr>
        <w:t>Упродовж виконання поставлених завдань було закріплено базові конструкції мови програмування C++ та системи числення. Було отримано практичні навички роботи зі змінними, типами даних, ввідом і виводом, умовними та логічними операторами, а також побудови лінійних і розгалужених алгоритмів. Окремо було відпрацьовано ручні обчислення в двійковій системі числення та реалізацію відповідних програм.</w:t>
      </w:r>
    </w:p>
    <w:p w14:paraId="1E42EEF7" w14:textId="77777777" w:rsidR="00985028" w:rsidRPr="00985028" w:rsidRDefault="00985028" w:rsidP="00985028">
      <w:pPr>
        <w:pStyle w:val="NormalWeb"/>
        <w:rPr>
          <w:b/>
          <w:bCs/>
          <w:color w:val="000000"/>
        </w:rPr>
      </w:pPr>
      <w:r w:rsidRPr="00985028">
        <w:rPr>
          <w:b/>
          <w:bCs/>
          <w:color w:val="000000"/>
        </w:rPr>
        <w:t>Здобуті навички:</w:t>
      </w:r>
    </w:p>
    <w:p w14:paraId="08D62A96" w14:textId="77777777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Системи числення:</w:t>
      </w:r>
      <w:r>
        <w:rPr>
          <w:color w:val="000000"/>
        </w:rPr>
        <w:t xml:space="preserve"> Опрацьовано двійкову, вісімкову, десяткову та шістнадцяткову системи числення, виконано переведення чисел між ними. Виконано ручні обчислення в двійковій системі: переведення чисел, додавання, віднімання та ділення.</w:t>
      </w:r>
    </w:p>
    <w:p w14:paraId="1B2C8074" w14:textId="77777777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Змінні, константи та типи даних:</w:t>
      </w:r>
      <w:r>
        <w:rPr>
          <w:color w:val="000000"/>
        </w:rPr>
        <w:t xml:space="preserve"> Опрацьовано оголошення змінних і констант, основні типи даних C++ (</w:t>
      </w:r>
      <w:r>
        <w:rPr>
          <w:rStyle w:val="HTMLCode"/>
          <w:color w:val="000000"/>
        </w:rPr>
        <w:t>int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char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float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double</w:t>
      </w:r>
      <w:r>
        <w:rPr>
          <w:color w:val="000000"/>
        </w:rPr>
        <w:t>), їхні розміри та представлення в двійковій системі. Набуто вміння обирати відповідний тип для конкретної задачі, зокрема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long long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для великих значень в Algotester.</w:t>
      </w:r>
    </w:p>
    <w:p w14:paraId="1548B251" w14:textId="08491141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Бібліотеки та ввід-вивід:</w:t>
      </w:r>
      <w:r>
        <w:rPr>
          <w:color w:val="000000"/>
        </w:rPr>
        <w:t xml:space="preserve"> Ознайомлен</w:t>
      </w:r>
      <w:r w:rsidR="00A96D12">
        <w:rPr>
          <w:color w:val="000000"/>
          <w:lang w:val="uk-UA"/>
        </w:rPr>
        <w:t>а</w:t>
      </w:r>
      <w:r>
        <w:rPr>
          <w:color w:val="000000"/>
        </w:rPr>
        <w:t xml:space="preserve"> з бібліотеками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iostream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cmath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та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stdio</w:t>
      </w:r>
      <w:r>
        <w:rPr>
          <w:color w:val="000000"/>
        </w:rPr>
        <w:t>. Освоєно введення та виведення даних за допомогою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cin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і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cout</w:t>
      </w:r>
      <w:r>
        <w:rPr>
          <w:color w:val="000000"/>
        </w:rPr>
        <w:t>.</w:t>
      </w:r>
    </w:p>
    <w:p w14:paraId="20ED8E8A" w14:textId="77777777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Базові операції та вбудовані функції:</w:t>
      </w:r>
      <w:r>
        <w:rPr>
          <w:color w:val="000000"/>
        </w:rPr>
        <w:t xml:space="preserve"> Опрацьовано арифметичні та побітові операції, а також математичні функції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sqrt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pow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та інші. Написано програму для </w:t>
      </w:r>
      <w:r>
        <w:rPr>
          <w:color w:val="000000"/>
        </w:rPr>
        <w:lastRenderedPageBreak/>
        <w:t>обчислення виразу з типами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float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і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double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та проаналізовано причину розбіжності отриманих результатів через різну точність представлення дробових чисел.</w:t>
      </w:r>
    </w:p>
    <w:p w14:paraId="5482180D" w14:textId="77777777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Інкремент і декремент:</w:t>
      </w:r>
      <w:r>
        <w:rPr>
          <w:color w:val="000000"/>
        </w:rPr>
        <w:t xml:space="preserve"> Розроблено програму, що демонструє різницю між префіксною та постфіксною формами інкременту, і наочно показує, у який момент змінюється значення змінної.</w:t>
      </w:r>
    </w:p>
    <w:p w14:paraId="1DE19559" w14:textId="77777777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Умовні та логічні оператори:</w:t>
      </w:r>
      <w:r>
        <w:rPr>
          <w:color w:val="000000"/>
        </w:rPr>
        <w:t xml:space="preserve"> Опрацьовано оператори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if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else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else if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switch-case</w:t>
      </w:r>
      <w:r>
        <w:rPr>
          <w:color w:val="000000"/>
        </w:rPr>
        <w:t>, тернарний оператор, а також логічні оператори AND, OR, NOT. Створено аналізатор надійності пароля, у якому використано всі три види розгалужень, кожен логічний оператор та перевірку на 16 тест-кейсах, включно з граничними значеннями.</w:t>
      </w:r>
    </w:p>
    <w:p w14:paraId="722B3D03" w14:textId="77777777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Лінійні та розгалужені алгоритми:</w:t>
      </w:r>
      <w:r>
        <w:rPr>
          <w:color w:val="000000"/>
        </w:rPr>
        <w:t xml:space="preserve"> Набуто навичок побудови лінійних і розгалужених алгоритмів та їх реалізації мовою C++.</w:t>
      </w:r>
    </w:p>
    <w:p w14:paraId="7FD09971" w14:textId="22B87A82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Двійкові обчислення:</w:t>
      </w:r>
      <w:r>
        <w:rPr>
          <w:color w:val="000000"/>
        </w:rPr>
        <w:t xml:space="preserve"> Виконано завдання з генерації випадкових чисел, переведення їх у двійкову систему, додавання, ділення суми на менше з чисел та переведення результату назад у десяткову систему.</w:t>
      </w:r>
    </w:p>
    <w:p w14:paraId="009B7FE9" w14:textId="77777777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Коментування коду:</w:t>
      </w:r>
      <w:r>
        <w:rPr>
          <w:color w:val="000000"/>
        </w:rPr>
        <w:t xml:space="preserve"> Опрацьовано види коментарів у C++ та правила написання зрозумілих пояснень, що застосовано під час оформлення програм.</w:t>
      </w:r>
    </w:p>
    <w:p w14:paraId="6886CADC" w14:textId="77777777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Тестування алгоритмів:</w:t>
      </w:r>
      <w:r>
        <w:rPr>
          <w:color w:val="000000"/>
        </w:rPr>
        <w:t xml:space="preserve"> Отримано практичний досвід розв'язання задач на платформі Algotester, зокрема врахування граничних випадків, переповнення типів та коректного зчитування всіх вхідних даних.</w:t>
      </w:r>
    </w:p>
    <w:p w14:paraId="16214320" w14:textId="77777777" w:rsidR="00985028" w:rsidRDefault="00985028" w:rsidP="00985028">
      <w:pPr>
        <w:pStyle w:val="NormalWeb"/>
        <w:rPr>
          <w:color w:val="000000"/>
        </w:rPr>
      </w:pPr>
      <w:r>
        <w:rPr>
          <w:color w:val="000000"/>
        </w:rPr>
        <w:t xml:space="preserve">● </w:t>
      </w:r>
      <w:r w:rsidRPr="00985028">
        <w:rPr>
          <w:b/>
          <w:bCs/>
          <w:color w:val="000000"/>
        </w:rPr>
        <w:t>Документування:</w:t>
      </w:r>
      <w:r>
        <w:rPr>
          <w:color w:val="000000"/>
        </w:rPr>
        <w:t xml:space="preserve"> Навчилася оформлювати результати виконаної роботи у вигляді звіту з описом теоретичної частини, завдань та отриманих результатів.</w:t>
      </w:r>
    </w:p>
    <w:p w14:paraId="50A737EE" w14:textId="77777777" w:rsidR="002C4E02" w:rsidRDefault="002C4E02">
      <w:pPr>
        <w:spacing w:after="200" w:line="360" w:lineRule="auto"/>
        <w:jc w:val="both"/>
      </w:pPr>
    </w:p>
    <w:p w14:paraId="3A197B08" w14:textId="77777777" w:rsidR="002C4E02" w:rsidRDefault="002C4E02">
      <w:pPr>
        <w:jc w:val="both"/>
      </w:pPr>
    </w:p>
    <w:p w14:paraId="7E91A603" w14:textId="77777777" w:rsidR="002C4E02" w:rsidRPr="00F0297C" w:rsidRDefault="002C4E02">
      <w:pPr>
        <w:rPr>
          <w:lang w:val="en-US"/>
        </w:rPr>
      </w:pPr>
    </w:p>
    <w:sectPr w:rsidR="002C4E02" w:rsidRPr="00F0297C" w:rsidSect="000F22C0">
      <w:footerReference w:type="default" r:id="rId68"/>
      <w:headerReference w:type="first" r:id="rId69"/>
      <w:footerReference w:type="first" r:id="rId7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C6A2A1" w14:textId="77777777" w:rsidR="00ED5758" w:rsidRDefault="00ED5758">
      <w:r>
        <w:separator/>
      </w:r>
    </w:p>
  </w:endnote>
  <w:endnote w:type="continuationSeparator" w:id="0">
    <w:p w14:paraId="3C33153E" w14:textId="77777777" w:rsidR="00ED5758" w:rsidRDefault="00ED5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260797E5-9580-144B-8671-6D01B08172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38180B4-7B54-554E-AD90-804D275562DE}"/>
    <w:embedBold r:id="rId3" w:fontKey="{32B3631E-87EA-CC41-8BAD-09A36EB66435}"/>
    <w:embedItalic r:id="rId4" w:fontKey="{1FF1DC84-F89C-EB49-BA57-E9ADDFE568F9}"/>
    <w:embedBoldItalic r:id="rId5" w:fontKey="{07E1B937-E712-DC41-88B9-6C7866E1915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10354953-6944-094D-9D54-A3B1C37773F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208D23AB-E452-6F42-B931-AE508D945FC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C15047A3-9DCD-474D-AF17-FC6FF27F1B37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8E246E45-C0B3-6942-B110-C628F3B29F07}"/>
    <w:embedBold r:id="rId11" w:fontKey="{0400CE20-05D9-9846-B90C-B82D234E5AEA}"/>
    <w:embedItalic r:id="rId12" w:fontKey="{FDEA74DE-4E31-B74E-B1FA-37A11B62FA59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6" w:fontKey="{0849144D-7E00-764A-9078-0194A9C94025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9" w:fontKey="{0FB9AAD8-8B63-0447-8302-33743DD2A5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tag w:val="goog_rdk_6"/>
      <w:id w:val="2002414802"/>
    </w:sdtPr>
    <w:sdtContent>
      <w:p w14:paraId="5A0CB799" w14:textId="77777777" w:rsidR="002C4E02" w:rsidRDefault="00000000">
        <w:pPr>
          <w:rPr>
            <w:ins w:id="4" w:author="Максим Барановський" w:date="2026-09-12T07:50:00Z"/>
          </w:rPr>
        </w:pPr>
        <w:sdt>
          <w:sdtPr>
            <w:tag w:val="goog_rdk_4"/>
            <w:id w:val="-204703345"/>
          </w:sdtPr>
          <w:sdtContent>
            <w:sdt>
              <w:sdtPr>
                <w:tag w:val="goog_rdk_5"/>
                <w:id w:val="2056303925"/>
              </w:sdtPr>
              <w:sdtContent/>
            </w:sdt>
          </w:sdtContent>
        </w:sdt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AD864" w14:textId="77777777" w:rsidR="002C4E02" w:rsidRDefault="00000000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F1B6F6" w14:textId="77777777" w:rsidR="00ED5758" w:rsidRDefault="00ED5758">
      <w:r>
        <w:separator/>
      </w:r>
    </w:p>
  </w:footnote>
  <w:footnote w:type="continuationSeparator" w:id="0">
    <w:p w14:paraId="1C2FA990" w14:textId="77777777" w:rsidR="00ED5758" w:rsidRDefault="00ED5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1F1A6" w14:textId="77777777" w:rsidR="002C4E02" w:rsidRDefault="002C4E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C769E"/>
    <w:multiLevelType w:val="hybridMultilevel"/>
    <w:tmpl w:val="A7EC9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333E5"/>
    <w:multiLevelType w:val="multilevel"/>
    <w:tmpl w:val="2946F13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9C076C"/>
    <w:multiLevelType w:val="multilevel"/>
    <w:tmpl w:val="B47EFB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AB14E4"/>
    <w:multiLevelType w:val="multilevel"/>
    <w:tmpl w:val="651662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3E2E6A"/>
    <w:multiLevelType w:val="multilevel"/>
    <w:tmpl w:val="99B076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4516B8"/>
    <w:multiLevelType w:val="multilevel"/>
    <w:tmpl w:val="8918E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725D8E"/>
    <w:multiLevelType w:val="multilevel"/>
    <w:tmpl w:val="C38E9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907740"/>
    <w:multiLevelType w:val="multilevel"/>
    <w:tmpl w:val="370418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9B3E5F"/>
    <w:multiLevelType w:val="multilevel"/>
    <w:tmpl w:val="163C5C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416CC0"/>
    <w:multiLevelType w:val="multilevel"/>
    <w:tmpl w:val="BB0EBEE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3BC7CB0"/>
    <w:multiLevelType w:val="hybridMultilevel"/>
    <w:tmpl w:val="6308A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55072"/>
    <w:multiLevelType w:val="multilevel"/>
    <w:tmpl w:val="FC62F44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FF1514E"/>
    <w:multiLevelType w:val="multilevel"/>
    <w:tmpl w:val="E1ECDD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B8182A"/>
    <w:multiLevelType w:val="multilevel"/>
    <w:tmpl w:val="90E4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574318"/>
    <w:multiLevelType w:val="multilevel"/>
    <w:tmpl w:val="6936B9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A202AF"/>
    <w:multiLevelType w:val="multilevel"/>
    <w:tmpl w:val="445AA5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FB3E73"/>
    <w:multiLevelType w:val="multilevel"/>
    <w:tmpl w:val="E14A8A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5C36276"/>
    <w:multiLevelType w:val="multilevel"/>
    <w:tmpl w:val="0A6AFF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DFC2574"/>
    <w:multiLevelType w:val="multilevel"/>
    <w:tmpl w:val="10B07E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52569F4"/>
    <w:multiLevelType w:val="multilevel"/>
    <w:tmpl w:val="12AE14E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A3356E1"/>
    <w:multiLevelType w:val="multilevel"/>
    <w:tmpl w:val="986E5B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435996"/>
    <w:multiLevelType w:val="multilevel"/>
    <w:tmpl w:val="1408CFE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F4E2F13"/>
    <w:multiLevelType w:val="multilevel"/>
    <w:tmpl w:val="2C9478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28737164">
    <w:abstractNumId w:val="3"/>
  </w:num>
  <w:num w:numId="2" w16cid:durableId="724568820">
    <w:abstractNumId w:val="4"/>
  </w:num>
  <w:num w:numId="3" w16cid:durableId="791050747">
    <w:abstractNumId w:val="22"/>
  </w:num>
  <w:num w:numId="4" w16cid:durableId="1036541087">
    <w:abstractNumId w:val="5"/>
  </w:num>
  <w:num w:numId="5" w16cid:durableId="1107000375">
    <w:abstractNumId w:val="16"/>
  </w:num>
  <w:num w:numId="6" w16cid:durableId="1591236699">
    <w:abstractNumId w:val="15"/>
  </w:num>
  <w:num w:numId="7" w16cid:durableId="1586841941">
    <w:abstractNumId w:val="8"/>
  </w:num>
  <w:num w:numId="8" w16cid:durableId="1817838887">
    <w:abstractNumId w:val="17"/>
  </w:num>
  <w:num w:numId="9" w16cid:durableId="1166677113">
    <w:abstractNumId w:val="1"/>
  </w:num>
  <w:num w:numId="10" w16cid:durableId="817695793">
    <w:abstractNumId w:val="12"/>
  </w:num>
  <w:num w:numId="11" w16cid:durableId="786848845">
    <w:abstractNumId w:val="18"/>
  </w:num>
  <w:num w:numId="12" w16cid:durableId="965349464">
    <w:abstractNumId w:val="7"/>
  </w:num>
  <w:num w:numId="13" w16cid:durableId="2028873442">
    <w:abstractNumId w:val="21"/>
  </w:num>
  <w:num w:numId="14" w16cid:durableId="1664041524">
    <w:abstractNumId w:val="20"/>
  </w:num>
  <w:num w:numId="15" w16cid:durableId="120656387">
    <w:abstractNumId w:val="14"/>
  </w:num>
  <w:num w:numId="16" w16cid:durableId="1278565386">
    <w:abstractNumId w:val="2"/>
  </w:num>
  <w:num w:numId="17" w16cid:durableId="657149249">
    <w:abstractNumId w:val="6"/>
  </w:num>
  <w:num w:numId="18" w16cid:durableId="1223297792">
    <w:abstractNumId w:val="10"/>
  </w:num>
  <w:num w:numId="19" w16cid:durableId="1182547748">
    <w:abstractNumId w:val="0"/>
  </w:num>
  <w:num w:numId="20" w16cid:durableId="1737975588">
    <w:abstractNumId w:val="9"/>
  </w:num>
  <w:num w:numId="21" w16cid:durableId="2108186701">
    <w:abstractNumId w:val="19"/>
  </w:num>
  <w:num w:numId="22" w16cid:durableId="275870665">
    <w:abstractNumId w:val="11"/>
  </w:num>
  <w:num w:numId="23" w16cid:durableId="640236258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E02"/>
    <w:rsid w:val="0000268A"/>
    <w:rsid w:val="0004434F"/>
    <w:rsid w:val="000479AE"/>
    <w:rsid w:val="000613AB"/>
    <w:rsid w:val="0006322B"/>
    <w:rsid w:val="00070EAE"/>
    <w:rsid w:val="000B755B"/>
    <w:rsid w:val="000E3228"/>
    <w:rsid w:val="000F22C0"/>
    <w:rsid w:val="000F5B22"/>
    <w:rsid w:val="0011590A"/>
    <w:rsid w:val="00117BBF"/>
    <w:rsid w:val="001366D1"/>
    <w:rsid w:val="00192791"/>
    <w:rsid w:val="001B0689"/>
    <w:rsid w:val="001C150C"/>
    <w:rsid w:val="00215C6E"/>
    <w:rsid w:val="00226AD1"/>
    <w:rsid w:val="00230B2D"/>
    <w:rsid w:val="0023639E"/>
    <w:rsid w:val="00246B06"/>
    <w:rsid w:val="00293891"/>
    <w:rsid w:val="002C4E02"/>
    <w:rsid w:val="002E036B"/>
    <w:rsid w:val="00321EE9"/>
    <w:rsid w:val="00325A85"/>
    <w:rsid w:val="00382092"/>
    <w:rsid w:val="003902D9"/>
    <w:rsid w:val="00393E19"/>
    <w:rsid w:val="003E348E"/>
    <w:rsid w:val="00442DA9"/>
    <w:rsid w:val="00444258"/>
    <w:rsid w:val="0046132D"/>
    <w:rsid w:val="00470B56"/>
    <w:rsid w:val="00487E78"/>
    <w:rsid w:val="004C1DC3"/>
    <w:rsid w:val="004D1E02"/>
    <w:rsid w:val="00537EB3"/>
    <w:rsid w:val="0054749F"/>
    <w:rsid w:val="0057619A"/>
    <w:rsid w:val="00597436"/>
    <w:rsid w:val="00597C7F"/>
    <w:rsid w:val="005B09EE"/>
    <w:rsid w:val="005B7743"/>
    <w:rsid w:val="005C7572"/>
    <w:rsid w:val="006049CF"/>
    <w:rsid w:val="0062366F"/>
    <w:rsid w:val="00635416"/>
    <w:rsid w:val="00637B07"/>
    <w:rsid w:val="0064046D"/>
    <w:rsid w:val="006524B6"/>
    <w:rsid w:val="00656104"/>
    <w:rsid w:val="00666825"/>
    <w:rsid w:val="00676A83"/>
    <w:rsid w:val="00684F50"/>
    <w:rsid w:val="006B62EC"/>
    <w:rsid w:val="006D3A6E"/>
    <w:rsid w:val="006E2B1A"/>
    <w:rsid w:val="007525C9"/>
    <w:rsid w:val="0079102E"/>
    <w:rsid w:val="007934EC"/>
    <w:rsid w:val="007A2C32"/>
    <w:rsid w:val="007E48A1"/>
    <w:rsid w:val="00812868"/>
    <w:rsid w:val="00822E08"/>
    <w:rsid w:val="00856AA6"/>
    <w:rsid w:val="00884B84"/>
    <w:rsid w:val="008C5B5E"/>
    <w:rsid w:val="008D3956"/>
    <w:rsid w:val="00904A84"/>
    <w:rsid w:val="00924E3C"/>
    <w:rsid w:val="00934DE4"/>
    <w:rsid w:val="00950F05"/>
    <w:rsid w:val="00971F12"/>
    <w:rsid w:val="00973BC0"/>
    <w:rsid w:val="00985028"/>
    <w:rsid w:val="00990271"/>
    <w:rsid w:val="009A4368"/>
    <w:rsid w:val="009E186F"/>
    <w:rsid w:val="00A07915"/>
    <w:rsid w:val="00A31B93"/>
    <w:rsid w:val="00A94A2E"/>
    <w:rsid w:val="00A96D12"/>
    <w:rsid w:val="00AA3AE9"/>
    <w:rsid w:val="00AD3F02"/>
    <w:rsid w:val="00AD7878"/>
    <w:rsid w:val="00B27944"/>
    <w:rsid w:val="00B449CF"/>
    <w:rsid w:val="00B4756B"/>
    <w:rsid w:val="00B84337"/>
    <w:rsid w:val="00BB0C5F"/>
    <w:rsid w:val="00BB61AE"/>
    <w:rsid w:val="00BD0DB5"/>
    <w:rsid w:val="00BD54CB"/>
    <w:rsid w:val="00C15ACB"/>
    <w:rsid w:val="00C617A5"/>
    <w:rsid w:val="00CD79E4"/>
    <w:rsid w:val="00CE3D6C"/>
    <w:rsid w:val="00CF16FA"/>
    <w:rsid w:val="00D43F80"/>
    <w:rsid w:val="00D60231"/>
    <w:rsid w:val="00D67F9F"/>
    <w:rsid w:val="00D87FEF"/>
    <w:rsid w:val="00D97962"/>
    <w:rsid w:val="00E01D63"/>
    <w:rsid w:val="00E279FF"/>
    <w:rsid w:val="00E744FF"/>
    <w:rsid w:val="00EB4197"/>
    <w:rsid w:val="00EC1F15"/>
    <w:rsid w:val="00ED0C0C"/>
    <w:rsid w:val="00ED5758"/>
    <w:rsid w:val="00EF0EA8"/>
    <w:rsid w:val="00F0297C"/>
    <w:rsid w:val="00F10ABF"/>
    <w:rsid w:val="00F11991"/>
    <w:rsid w:val="00F57574"/>
    <w:rsid w:val="00F65BC2"/>
    <w:rsid w:val="00F85332"/>
    <w:rsid w:val="00FA5996"/>
    <w:rsid w:val="00FC3546"/>
    <w:rsid w:val="00FD6E33"/>
    <w:rsid w:val="00FE2D9E"/>
    <w:rsid w:val="00FF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72AF11"/>
  <w15:docId w15:val="{E6F73E32-CD35-4045-9403-70CFA777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BBF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u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uk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uk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uk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uk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u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uk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uk"/>
    </w:rPr>
  </w:style>
  <w:style w:type="character" w:customStyle="1" w:styleId="apple-converted-space">
    <w:name w:val="apple-converted-space"/>
    <w:basedOn w:val="DefaultParagraphFont"/>
    <w:rsid w:val="00950F05"/>
  </w:style>
  <w:style w:type="character" w:styleId="Hyperlink">
    <w:name w:val="Hyperlink"/>
    <w:basedOn w:val="DefaultParagraphFont"/>
    <w:uiPriority w:val="99"/>
    <w:unhideWhenUsed/>
    <w:rsid w:val="00950F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F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F05"/>
    <w:rPr>
      <w:color w:val="800080" w:themeColor="followedHyperlink"/>
      <w:u w:val="single"/>
    </w:rPr>
  </w:style>
  <w:style w:type="character" w:customStyle="1" w:styleId="ytattributedstringhost">
    <w:name w:val="ytattributedstringhost"/>
    <w:basedOn w:val="DefaultParagraphFont"/>
    <w:rsid w:val="004C1DC3"/>
  </w:style>
  <w:style w:type="paragraph" w:styleId="ListParagraph">
    <w:name w:val="List Paragraph"/>
    <w:basedOn w:val="Normal"/>
    <w:uiPriority w:val="34"/>
    <w:qFormat/>
    <w:rsid w:val="00F65BC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uk"/>
    </w:rPr>
  </w:style>
  <w:style w:type="character" w:customStyle="1" w:styleId="Heading1Char">
    <w:name w:val="Heading 1 Char"/>
    <w:basedOn w:val="DefaultParagraphFont"/>
    <w:link w:val="Heading1"/>
    <w:uiPriority w:val="9"/>
    <w:rsid w:val="007E48A1"/>
    <w:rPr>
      <w:sz w:val="40"/>
      <w:szCs w:val="40"/>
    </w:rPr>
  </w:style>
  <w:style w:type="paragraph" w:styleId="NormalWeb">
    <w:name w:val="Normal (Web)"/>
    <w:basedOn w:val="Normal"/>
    <w:uiPriority w:val="99"/>
    <w:unhideWhenUsed/>
    <w:rsid w:val="007E48A1"/>
    <w:pPr>
      <w:spacing w:before="100" w:beforeAutospacing="1" w:after="100" w:afterAutospacing="1"/>
    </w:pPr>
  </w:style>
  <w:style w:type="character" w:customStyle="1" w:styleId="math">
    <w:name w:val="math"/>
    <w:basedOn w:val="DefaultParagraphFont"/>
    <w:rsid w:val="007E48A1"/>
  </w:style>
  <w:style w:type="character" w:styleId="Strong">
    <w:name w:val="Strong"/>
    <w:basedOn w:val="DefaultParagraphFont"/>
    <w:uiPriority w:val="22"/>
    <w:qFormat/>
    <w:rsid w:val="006E2B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B1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E2B1A"/>
    <w:rPr>
      <w:sz w:val="32"/>
      <w:szCs w:val="32"/>
    </w:rPr>
  </w:style>
  <w:style w:type="paragraph" w:customStyle="1" w:styleId="p1">
    <w:name w:val="p1"/>
    <w:basedOn w:val="Normal"/>
    <w:rsid w:val="00321EE9"/>
    <w:rPr>
      <w:rFonts w:ascii="Helvetica" w:hAnsi="Helvetica"/>
      <w:color w:val="000000"/>
      <w:sz w:val="16"/>
      <w:szCs w:val="16"/>
    </w:rPr>
  </w:style>
  <w:style w:type="character" w:customStyle="1" w:styleId="colorh1">
    <w:name w:val="color_h1"/>
    <w:basedOn w:val="DefaultParagraphFont"/>
    <w:rsid w:val="00236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l7j_4i6Dlf4" TargetMode="External"/><Relationship Id="rId21" Type="http://schemas.openxmlformats.org/officeDocument/2006/relationships/hyperlink" Target="https://w3schoolsua.github.io/cpp/cpp_ref_math.html" TargetMode="External"/><Relationship Id="rId42" Type="http://schemas.openxmlformats.org/officeDocument/2006/relationships/image" Target="media/image5.png"/><Relationship Id="rId47" Type="http://schemas.openxmlformats.org/officeDocument/2006/relationships/hyperlink" Target="https://github.com/artificial-intelligence-department/ai_programming_playground_2026/pull/177/changes" TargetMode="External"/><Relationship Id="rId63" Type="http://schemas.openxmlformats.org/officeDocument/2006/relationships/image" Target="media/image19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oYUNbqATM9Q&amp;pp=ygVV0JfQvNGW0L3QvdGWLCDQutC-0L3RgdGC0LDQvdGC0LgsINGC0LjQv9C4INC00LDQvdC40YUg0YLQsCDRl9GFINGA0L7Qt9C80ZbRgNC4INCyIEMrK9IHCQkvDAGHKiGM7w%3D%3D" TargetMode="External"/><Relationship Id="rId29" Type="http://schemas.openxmlformats.org/officeDocument/2006/relationships/hyperlink" Target="https://acode.com.ua/urok-12-komentari/" TargetMode="External"/><Relationship Id="rId11" Type="http://schemas.openxmlformats.org/officeDocument/2006/relationships/hyperlink" Target="https://www.youtube.com/watch?v=b1X0_exFUCo&amp;pp=ygWxAdCh0LjRgdGC0LXQvNC4INGH0LjRgdC70LXQvdC90Y8gKNC00LLRltC50LrQvtCy0LAsINCy0ZbRgdGW0LzQutC-0LLQsCwg0LTQtdGB0Y_RgtC60L7QstCwLCDRiNGW0YHRgtC90LDQtNGG0Y_RgtC60L7QstCwKSDRgtCwINC_0LXRgNC10YLQstC-0YDQtdC90L3RjyDRh9C40YHQtdC7INC80ZbQtiDQvdC40LzQuA%3D%3D" TargetMode="External"/><Relationship Id="rId24" Type="http://schemas.openxmlformats.org/officeDocument/2006/relationships/hyperlink" Target="https://acode.com.ua/urok-42-aryfmetychni-operatory/" TargetMode="External"/><Relationship Id="rId32" Type="http://schemas.openxmlformats.org/officeDocument/2006/relationships/hyperlink" Target="https://www.youtube.com/watch?v=TSj_CSb24fw&amp;t=968s&amp;pp=ygWLAdCg0L7Qt9Cz0LDQu9GD0LbQtdC90ZYg0LDQu9Cz0L7RgNC40YLQvNC4INGC0LAg0YPQvNC-0LLQvdGWINC-0L_QtdGA0LDRgtC-0YDQuCAoaWYsIGVsc2UsIHN3aXRjaC1jYXNlLCDRgtC10YDQvdCw0YDQvdC40Lkg0L7Qv9C10YDQsNGC0L7RgCk%3D" TargetMode="External"/><Relationship Id="rId37" Type="http://schemas.openxmlformats.org/officeDocument/2006/relationships/hyperlink" Target="https://www.youtube.com/watch?v=7KLhjsZ3yQE" TargetMode="External"/><Relationship Id="rId40" Type="http://schemas.openxmlformats.org/officeDocument/2006/relationships/image" Target="media/image3.png"/><Relationship Id="rId45" Type="http://schemas.openxmlformats.org/officeDocument/2006/relationships/image" Target="media/image8.png"/><Relationship Id="rId53" Type="http://schemas.openxmlformats.org/officeDocument/2006/relationships/image" Target="media/image9.png"/><Relationship Id="rId58" Type="http://schemas.openxmlformats.org/officeDocument/2006/relationships/image" Target="media/image14.png"/><Relationship Id="rId66" Type="http://schemas.openxmlformats.org/officeDocument/2006/relationships/image" Target="media/image22.jpg"/><Relationship Id="rId5" Type="http://schemas.openxmlformats.org/officeDocument/2006/relationships/webSettings" Target="webSettings.xml"/><Relationship Id="rId61" Type="http://schemas.openxmlformats.org/officeDocument/2006/relationships/image" Target="media/image17.png"/><Relationship Id="rId19" Type="http://schemas.openxmlformats.org/officeDocument/2006/relationships/hyperlink" Target="https://www.youtube.com/watch?v=2rp4vjvefJ4&amp;pp=ygU00JHRltCx0LvRltC-0YLQtdC60Lgg0LIgQysrIChzdGRpbywgY21hdGgsIGlvc3RyZWFtKQ%3D%3D" TargetMode="External"/><Relationship Id="rId14" Type="http://schemas.openxmlformats.org/officeDocument/2006/relationships/hyperlink" Target="https://www.youtube.com/watch?v=hlyJ2_wMpZk&amp;pp=ygWpAdCU0LLRltC50LrQvtCy0LAg0YHQuNGB0YLQtdC80LAg0YfQuNGB0LvQtdC90L3RjyDigJQg0LDRgNC40YTQvNC10YLQuNGH0L3RliDQvtC_0LXRgNCw0YbRltGXICjQtNC-0LTQsNCy0LDQvdC90Y8sINCy0ZbQtNC90ZbQvNCw0L3QvdGPLCDQvNC90L7QttC10L3QvdGPLCDQtNGW0LvQtdC90L3Rjyk%3D" TargetMode="External"/><Relationship Id="rId22" Type="http://schemas.openxmlformats.org/officeDocument/2006/relationships/hyperlink" Target="https://www.youtube.com/watch?v=ZY1yzZWYaC4&amp;pp=ygUv0JLQstGW0LQg0YLQsCDQstC40LLRltC0INC00LDQvdC40YUgKGNpbiwgY291dCk%3D" TargetMode="External"/><Relationship Id="rId27" Type="http://schemas.openxmlformats.org/officeDocument/2006/relationships/hyperlink" Target="https://www.youtube.com/watch?v=U_NLlyL_7SA&amp;t=13s" TargetMode="External"/><Relationship Id="rId30" Type="http://schemas.openxmlformats.org/officeDocument/2006/relationships/hyperlink" Target="https://ua.izzi.digital/DOS/193559/276443.html" TargetMode="External"/><Relationship Id="rId35" Type="http://schemas.openxmlformats.org/officeDocument/2006/relationships/hyperlink" Target="https://www.w3schools.com/cpp/cpp_switch.asp" TargetMode="External"/><Relationship Id="rId43" Type="http://schemas.openxmlformats.org/officeDocument/2006/relationships/image" Target="media/image6.png"/><Relationship Id="rId48" Type="http://schemas.openxmlformats.org/officeDocument/2006/relationships/hyperlink" Target="https://github.com/artificial-intelligence-department/ai_programming_playground_2026/pull/177/changes" TargetMode="External"/><Relationship Id="rId56" Type="http://schemas.openxmlformats.org/officeDocument/2006/relationships/image" Target="media/image12.jpg"/><Relationship Id="rId64" Type="http://schemas.openxmlformats.org/officeDocument/2006/relationships/image" Target="media/image20.png"/><Relationship Id="rId69" Type="http://schemas.openxmlformats.org/officeDocument/2006/relationships/header" Target="header1.xml"/><Relationship Id="rId8" Type="http://schemas.openxmlformats.org/officeDocument/2006/relationships/image" Target="media/image1.jpg"/><Relationship Id="rId51" Type="http://schemas.openxmlformats.org/officeDocument/2006/relationships/hyperlink" Target="https://github.com/artificial-intelligence-department/ai_programming_playground_2026/pull/177/changes" TargetMode="External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1gJSVxylvQY&amp;pp=ygWpAdCU0LLRltC50LrQvtCy0LAg0YHQuNGB0YLQtdC80LAg0YfQuNGB0LvQtdC90L3RjyDigJQg0LDRgNC40YTQvNC10YLQuNGH0L3RliDQvtC_0LXRgNCw0YbRltGXICjQtNC-0LTQsNCy0LDQvdC90Y8sINCy0ZbQtNC90ZbQvNCw0L3QvdGPLCDQvNC90L7QttC10L3QvdGPLCDQtNGW0LvQtdC90L3Rjyk%3D" TargetMode="External"/><Relationship Id="rId17" Type="http://schemas.openxmlformats.org/officeDocument/2006/relationships/hyperlink" Target="https://www.youtube.com/watch?v=mJzNnXia-mU&amp;pp=ygVV0JfQvNGW0L3QvdGWLCDQutC-0L3RgdGC0LDQvdGC0LgsINGC0LjQv9C4INC00LDQvdC40YUg0YLQsCDRl9GFINGA0L7Qt9C80ZbRgNC4INCyIEMrKw%3D%3D" TargetMode="External"/><Relationship Id="rId25" Type="http://schemas.openxmlformats.org/officeDocument/2006/relationships/hyperlink" Target="https://foxminded.ua/aryfmetychni-operatory-v-movi-cplusplus/" TargetMode="External"/><Relationship Id="rId33" Type="http://schemas.openxmlformats.org/officeDocument/2006/relationships/hyperlink" Target="https://acode.com.ua/urok-67-operatory-umovnogo-rozgaluzhennya-if-else/" TargetMode="External"/><Relationship Id="rId38" Type="http://schemas.openxmlformats.org/officeDocument/2006/relationships/hyperlink" Target="https://w3schoolsua.github.io/cpp/cpp_operators_logical.html" TargetMode="External"/><Relationship Id="rId46" Type="http://schemas.openxmlformats.org/officeDocument/2006/relationships/hyperlink" Target="https://github.com/artificial-intelligence-department/ai_programming_playground_2026/pull/177/changes" TargetMode="External"/><Relationship Id="rId59" Type="http://schemas.openxmlformats.org/officeDocument/2006/relationships/image" Target="media/image15.png"/><Relationship Id="rId67" Type="http://schemas.openxmlformats.org/officeDocument/2006/relationships/image" Target="media/image23.png"/><Relationship Id="rId20" Type="http://schemas.openxmlformats.org/officeDocument/2006/relationships/hyperlink" Target="https://w3schoolsua.github.io/cpp/cpp_ref_iostream.html" TargetMode="External"/><Relationship Id="rId41" Type="http://schemas.openxmlformats.org/officeDocument/2006/relationships/image" Target="media/image4.png"/><Relationship Id="rId54" Type="http://schemas.openxmlformats.org/officeDocument/2006/relationships/image" Target="media/image10.png"/><Relationship Id="rId62" Type="http://schemas.openxmlformats.org/officeDocument/2006/relationships/image" Target="media/image18.pn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youtube.com/watch?v=5MgT9H-y1ZU&amp;pp=ygVV0JfQvNGW0L3QvdGWLCDQutC-0L3RgdGC0LDQvdGC0LgsINGC0LjQv9C4INC00LDQvdC40YUg0YLQsCDRl9GFINGA0L7Qt9C80ZbRgNC4INCyIEMrKw%3D%3D" TargetMode="External"/><Relationship Id="rId23" Type="http://schemas.openxmlformats.org/officeDocument/2006/relationships/hyperlink" Target="https://acode.com.ua/urok-14-objects-cout-cin-i-endl/" TargetMode="External"/><Relationship Id="rId28" Type="http://schemas.openxmlformats.org/officeDocument/2006/relationships/hyperlink" Target="https://www.youtube.com/watch?v=XwjNngU5_nM" TargetMode="External"/><Relationship Id="rId36" Type="http://schemas.openxmlformats.org/officeDocument/2006/relationships/hyperlink" Target="https://acode.com.ua/urok-46-logichni-operatory-i-abo-ne/" TargetMode="External"/><Relationship Id="rId49" Type="http://schemas.openxmlformats.org/officeDocument/2006/relationships/hyperlink" Target="https://github.com/artificial-intelligence-department/ai_programming_playground_2026/pull/177/changes" TargetMode="External"/><Relationship Id="rId57" Type="http://schemas.openxmlformats.org/officeDocument/2006/relationships/image" Target="media/image13.png"/><Relationship Id="rId10" Type="http://schemas.openxmlformats.org/officeDocument/2006/relationships/hyperlink" Target="https://www.youtube.com/watch?v=vhQfpmOCEHw&amp;pp=ygWxAdCh0LjRgdGC0LXQvNC4INGH0LjRgdC70LXQvdC90Y8gKNC00LLRltC50LrQvtCy0LAsINCy0ZbRgdGW0LzQutC-0LLQsCwg0LTQtdGB0Y_RgtC60L7QstCwLCDRiNGW0YHRgtC90LDQtNGG0Y_RgtC60L7QstCwKSDRgtCwINC_0LXRgNC10YLQstC-0YDQtdC90L3RjyDRh9C40YHQtdC7INC80ZbQtiDQvdC40LzQuA%3D%3D" TargetMode="External"/><Relationship Id="rId31" Type="http://schemas.openxmlformats.org/officeDocument/2006/relationships/hyperlink" Target="https://www.miyklas.com.ua/p/informatica/6-klas/algoritmi-ta-programi-scratch-377589/velichini-komanda-prisvoiuvannia-liniini-algoritmi-ta-proyekti-z-velichi_-462921/re-5140592b-3100-417b-b1eb-db66fb7ddc7e" TargetMode="External"/><Relationship Id="rId44" Type="http://schemas.openxmlformats.org/officeDocument/2006/relationships/image" Target="media/image7.png"/><Relationship Id="rId52" Type="http://schemas.openxmlformats.org/officeDocument/2006/relationships/hyperlink" Target="https://github.com/artificial-intelligence-department/ai_programming_playground_2026/pull/177/changes" TargetMode="External"/><Relationship Id="rId60" Type="http://schemas.openxmlformats.org/officeDocument/2006/relationships/image" Target="media/image16.png"/><Relationship Id="rId65" Type="http://schemas.openxmlformats.org/officeDocument/2006/relationships/image" Target="media/image21.jp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yGmVLDenVpE&amp;t=201s&amp;pp=ygWxAdCh0LjRgdGC0LXQvNC4INGH0LjRgdC70LXQvdC90Y8gKNC00LLRltC50LrQvtCy0LAsINCy0ZbRgdGW0LzQutC-0LLQsCwg0LTQtdGB0Y_RgtC60L7QstCwLCDRiNGW0YHRgtC90LDQtNGG0Y_RgtC60L7QstCwKSDRgtCwINC_0LXRgNC10YLQstC-0YDQtdC90L3RjyDRh9C40YHQtdC7INC80ZbQtiDQvdC40LzQuA%3D%3D" TargetMode="External"/><Relationship Id="rId13" Type="http://schemas.openxmlformats.org/officeDocument/2006/relationships/hyperlink" Target="https://www.youtube.com/watch?v=Y2IoreE9fiw&amp;pp=ygWpAdCU0LLRltC50LrQvtCy0LAg0YHQuNGB0YLQtdC80LAg0YfQuNGB0LvQtdC90L3RjyDigJQg0LDRgNC40YTQvNC10YLQuNGH0L3RliDQvtC_0LXRgNCw0YbRltGXICjQtNC-0LTQsNCy0LDQvdC90Y8sINCy0ZbQtNC90ZbQvNCw0L3QvdGPLCDQvNC90L7QttC10L3QvdGPLCDQtNGW0LvQtdC90L3Rjyk%3D" TargetMode="External"/><Relationship Id="rId18" Type="http://schemas.openxmlformats.org/officeDocument/2006/relationships/hyperlink" Target="https://www.youtube.com/watch?v=XyVqVwNlKSM&amp;pp=ygU00JHRltCx0LvRltC-0YLQtdC60Lgg0LIgQysrIChzdGRpbywgY21hdGgsIGlvc3RyZWFtKQ%3D%3D" TargetMode="External"/><Relationship Id="rId39" Type="http://schemas.openxmlformats.org/officeDocument/2006/relationships/image" Target="media/image2.png"/><Relationship Id="rId34" Type="http://schemas.openxmlformats.org/officeDocument/2006/relationships/hyperlink" Target="https://www.w3schools.com/cpp/cpp_conditions.asp" TargetMode="External"/><Relationship Id="rId50" Type="http://schemas.openxmlformats.org/officeDocument/2006/relationships/hyperlink" Target="https://github.com/artificial-intelligence-department/ai_programming_playground_2026/pull/177/changes" TargetMode="External"/><Relationship Id="rId55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DVSs3fKG3MstKug24g0AYhUiYQ==">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30</Pages>
  <Words>6020</Words>
  <Characters>34315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Софія Ільницька</cp:lastModifiedBy>
  <cp:revision>48</cp:revision>
  <dcterms:created xsi:type="dcterms:W3CDTF">2026-09-20T17:54:00Z</dcterms:created>
  <dcterms:modified xsi:type="dcterms:W3CDTF">2026-09-29T07:34:00Z</dcterms:modified>
</cp:coreProperties>
</file>