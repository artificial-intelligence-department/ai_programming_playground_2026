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07A39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756DAC47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0B771C41" w14:textId="77777777" w:rsidR="002C4E02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738391D9" w14:textId="77777777" w:rsidR="002C4E02" w:rsidRDefault="002C4E02">
      <w:pPr>
        <w:jc w:val="center"/>
      </w:pPr>
    </w:p>
    <w:p w14:paraId="197F206E" w14:textId="77777777" w:rsidR="002C4E02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9AC590" wp14:editId="309A048C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0BD355" w14:textId="77777777" w:rsidR="002C4E02" w:rsidRDefault="002C4E02">
      <w:pPr>
        <w:jc w:val="center"/>
      </w:pPr>
    </w:p>
    <w:p w14:paraId="09B746A3" w14:textId="77777777" w:rsidR="002C4E02" w:rsidRDefault="002C4E02">
      <w:pPr>
        <w:jc w:val="center"/>
      </w:pPr>
    </w:p>
    <w:p w14:paraId="571D9E20" w14:textId="77777777" w:rsidR="002C4E02" w:rsidRDefault="002C4E02">
      <w:pPr>
        <w:jc w:val="center"/>
      </w:pPr>
    </w:p>
    <w:p w14:paraId="26481355" w14:textId="77777777" w:rsidR="002C4E02" w:rsidRDefault="002C4E02">
      <w:pPr>
        <w:jc w:val="center"/>
      </w:pPr>
    </w:p>
    <w:p w14:paraId="361A7853" w14:textId="77777777" w:rsidR="002C4E02" w:rsidRDefault="002C4E02">
      <w:pPr>
        <w:jc w:val="center"/>
      </w:pPr>
    </w:p>
    <w:p w14:paraId="3086D6D4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3FEC5237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681AE198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6A4D6759" w14:textId="77777777" w:rsidR="002C4E02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3682A716" w14:textId="77777777" w:rsidR="002C4E02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sdt>
      <w:sdtPr>
        <w:tag w:val="goog_rdk_2"/>
        <w:id w:val="1420611989"/>
      </w:sdtPr>
      <w:sdtContent>
        <w:p w14:paraId="4D50C418" w14:textId="44507FC5" w:rsidR="002C4E02" w:rsidRDefault="00000000">
          <w:pPr>
            <w:tabs>
              <w:tab w:val="center" w:pos="4819"/>
              <w:tab w:val="left" w:pos="7468"/>
            </w:tabs>
            <w:jc w:val="center"/>
            <w:rPr>
              <w:ins w:id="0" w:author="Матвій Белаш" w:date="2026-09-10T12:32:00Z"/>
              <w:b/>
              <w:bCs/>
              <w:sz w:val="28"/>
              <w:szCs w:val="28"/>
            </w:rPr>
          </w:pPr>
          <w:sdt>
            <w:sdtPr>
              <w:tag w:val="goog_rdk_1"/>
              <w:id w:val="1096815059"/>
              <w:showingPlcHdr/>
            </w:sdtPr>
            <w:sdtContent>
              <w:r w:rsidR="00A94A2E">
                <w:t xml:space="preserve">     </w:t>
              </w:r>
            </w:sdtContent>
          </w:sdt>
        </w:p>
      </w:sdtContent>
    </w:sdt>
    <w:p w14:paraId="2E7FA30A" w14:textId="77777777" w:rsidR="002C4E02" w:rsidRDefault="002C4E02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719E73B2" w14:textId="77777777" w:rsidR="002C4E02" w:rsidRDefault="002C4E02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66C9754A" w14:textId="77777777" w:rsidR="002C4E02" w:rsidRDefault="002C4E02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59A57ADD" w14:textId="77777777" w:rsidR="002C4E02" w:rsidRDefault="002C4E02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3C67481A" w14:textId="77777777" w:rsidR="002C4E02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6145E2C9" w14:textId="77777777" w:rsidR="002C4E02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511A34F3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756E38BF" w14:textId="77777777" w:rsidR="002C4E02" w:rsidRDefault="00000000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з дисципліни: </w:t>
      </w:r>
      <w:r>
        <w:rPr>
          <w:sz w:val="28"/>
          <w:szCs w:val="28"/>
        </w:rPr>
        <w:t>«Основи програмування»</w:t>
      </w:r>
    </w:p>
    <w:p w14:paraId="2083FBDD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до:</w:t>
      </w:r>
    </w:p>
    <w:p w14:paraId="02620629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Практичних Робіт до блоку № 1</w:t>
      </w:r>
    </w:p>
    <w:p w14:paraId="05930134" w14:textId="77777777" w:rsidR="002C4E02" w:rsidRDefault="002C4E02">
      <w:pPr>
        <w:jc w:val="both"/>
        <w:rPr>
          <w:sz w:val="28"/>
          <w:szCs w:val="28"/>
        </w:rPr>
      </w:pPr>
    </w:p>
    <w:p w14:paraId="73A1E51B" w14:textId="77777777" w:rsidR="002C4E02" w:rsidRDefault="002C4E02">
      <w:pPr>
        <w:jc w:val="both"/>
        <w:rPr>
          <w:sz w:val="28"/>
          <w:szCs w:val="28"/>
        </w:rPr>
      </w:pPr>
    </w:p>
    <w:p w14:paraId="24DF3D02" w14:textId="77777777" w:rsidR="002C4E02" w:rsidRDefault="002C4E02">
      <w:pPr>
        <w:jc w:val="both"/>
        <w:rPr>
          <w:sz w:val="28"/>
          <w:szCs w:val="28"/>
        </w:rPr>
      </w:pPr>
    </w:p>
    <w:p w14:paraId="23343FD5" w14:textId="77777777" w:rsidR="002C4E02" w:rsidRDefault="002C4E02">
      <w:pPr>
        <w:jc w:val="both"/>
        <w:rPr>
          <w:b/>
          <w:bCs/>
          <w:smallCaps/>
          <w:sz w:val="28"/>
          <w:szCs w:val="28"/>
        </w:rPr>
      </w:pPr>
    </w:p>
    <w:p w14:paraId="26819A82" w14:textId="77777777" w:rsidR="002C4E02" w:rsidRDefault="002C4E02">
      <w:pPr>
        <w:spacing w:line="360" w:lineRule="auto"/>
        <w:jc w:val="both"/>
        <w:rPr>
          <w:sz w:val="28"/>
          <w:szCs w:val="28"/>
        </w:rPr>
      </w:pPr>
    </w:p>
    <w:p w14:paraId="551135AE" w14:textId="52777897" w:rsidR="002C4E02" w:rsidRDefault="00000000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</w:t>
      </w:r>
      <w:r w:rsidR="000F22C0">
        <w:rPr>
          <w:b/>
          <w:bCs/>
          <w:sz w:val="28"/>
          <w:szCs w:val="28"/>
          <w:lang w:val="uk-UA"/>
        </w:rPr>
        <w:t>ла</w:t>
      </w:r>
      <w:r>
        <w:rPr>
          <w:b/>
          <w:bCs/>
          <w:sz w:val="28"/>
          <w:szCs w:val="28"/>
        </w:rPr>
        <w:t>:</w:t>
      </w:r>
    </w:p>
    <w:p w14:paraId="104546DB" w14:textId="314A6506" w:rsidR="002C4E02" w:rsidRPr="000F22C0" w:rsidRDefault="00000000">
      <w:pPr>
        <w:jc w:val="right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 w:rsidR="000F22C0">
        <w:rPr>
          <w:sz w:val="28"/>
          <w:szCs w:val="28"/>
          <w:lang w:val="uk-UA"/>
        </w:rPr>
        <w:t>ка</w:t>
      </w:r>
      <w:r>
        <w:rPr>
          <w:sz w:val="28"/>
          <w:szCs w:val="28"/>
        </w:rPr>
        <w:t xml:space="preserve"> групи ШІ-1</w:t>
      </w:r>
      <w:r w:rsidR="000F22C0">
        <w:rPr>
          <w:sz w:val="28"/>
          <w:szCs w:val="28"/>
          <w:lang w:val="uk-UA"/>
        </w:rPr>
        <w:t>4</w:t>
      </w:r>
    </w:p>
    <w:p w14:paraId="4CBBEF96" w14:textId="082B86FD" w:rsidR="002C4E02" w:rsidRPr="000F22C0" w:rsidRDefault="000F22C0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Ільницька Софія Олександрівна</w:t>
      </w:r>
    </w:p>
    <w:p w14:paraId="60E337E4" w14:textId="77777777" w:rsidR="002C4E02" w:rsidRDefault="002C4E02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E3FCF9" w14:textId="77777777" w:rsidR="002C4E02" w:rsidRDefault="002C4E02">
      <w:pPr>
        <w:jc w:val="both"/>
      </w:pPr>
    </w:p>
    <w:p w14:paraId="506C9973" w14:textId="77777777" w:rsidR="002C4E02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568DB992" w14:textId="77777777" w:rsidR="006E2B1A" w:rsidRPr="006E2B1A" w:rsidRDefault="006E2B1A" w:rsidP="006E2B1A">
      <w:pPr>
        <w:pStyle w:val="NormalWeb"/>
        <w:rPr>
          <w:b/>
          <w:bCs/>
          <w:color w:val="000000"/>
        </w:rPr>
      </w:pPr>
      <w:bookmarkStart w:id="1" w:name="_heading=h.j2v9n1zi5dx9" w:colFirst="0" w:colLast="0"/>
      <w:bookmarkEnd w:id="1"/>
      <w:r w:rsidRPr="006E2B1A">
        <w:rPr>
          <w:rStyle w:val="Strong"/>
          <w:b w:val="0"/>
          <w:bCs w:val="0"/>
          <w:color w:val="000000"/>
        </w:rPr>
        <w:t>Програмування: алгоритм, програма, код. Основи мови C++. Розробка та середовища розробки програм: Visual Studio Code, FlowCharts та Draw.io, Git та GitHub, Algotester, Trello, Linux Console Commands.</w:t>
      </w:r>
    </w:p>
    <w:p w14:paraId="64948AA3" w14:textId="77777777" w:rsidR="002C4E02" w:rsidRDefault="00000000">
      <w:pPr>
        <w:pStyle w:val="Heading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242B489B" w14:textId="77777777" w:rsidR="006E2B1A" w:rsidRPr="006E2B1A" w:rsidRDefault="006E2B1A" w:rsidP="006E2B1A">
      <w:pPr>
        <w:spacing w:before="100" w:beforeAutospacing="1" w:after="100" w:afterAutospacing="1"/>
        <w:rPr>
          <w:color w:val="000000"/>
        </w:rPr>
      </w:pPr>
      <w:r w:rsidRPr="006E2B1A">
        <w:rPr>
          <w:color w:val="000000"/>
        </w:rPr>
        <w:t>Ознайомитися з основними принципами розробки програмного забезпечення мовою C++, освоїти роботу із середовищем Visual Studio Code, засобами створення блок-схем Draw.io, системами контролю версій Git та GitHub, платформами Algotester і Trello, а також базовими командами консолі. Отримати практичні навички створення, запуску, тестування та налагодження програм, роботи з репозиторіями та командної взаємодії. Розробити програму для визначення автономності портативної зарядної станції з урахуванням основних параметрів її роботи.</w:t>
      </w:r>
    </w:p>
    <w:p w14:paraId="735F4AD4" w14:textId="29C69D8E" w:rsidR="006E2B1A" w:rsidRPr="006E2B1A" w:rsidRDefault="00000000" w:rsidP="006E2B1A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79BDEA62" w14:textId="77777777" w:rsidR="002C4E02" w:rsidRDefault="00000000">
      <w:pPr>
        <w:numPr>
          <w:ilvl w:val="0"/>
          <w:numId w:val="9"/>
        </w:numPr>
        <w:jc w:val="both"/>
      </w:pPr>
      <w:r>
        <w:t>Теоретичні відомості з переліком важливих тем:</w:t>
      </w:r>
    </w:p>
    <w:p w14:paraId="05D59A35" w14:textId="77777777" w:rsidR="002C4E02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t xml:space="preserve">Тема №1: Основні поняття мови с/c++. </w:t>
      </w:r>
    </w:p>
    <w:p w14:paraId="6E89863E" w14:textId="77777777" w:rsidR="002C4E02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t>Тема №2: Середовище розробки Visual Studio Code.</w:t>
      </w:r>
    </w:p>
    <w:p w14:paraId="0C25F4C1" w14:textId="6357161F" w:rsidR="002C4E02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t>Тема №</w:t>
      </w:r>
      <w:r w:rsidR="00F65BC2">
        <w:rPr>
          <w:lang w:val="uk-UA"/>
        </w:rPr>
        <w:t>3</w:t>
      </w:r>
      <w:r>
        <w:t>: FlowCharts та Draw.io.</w:t>
      </w:r>
    </w:p>
    <w:p w14:paraId="272B58A5" w14:textId="415248A5" w:rsidR="002C4E02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t>Тема №</w:t>
      </w:r>
      <w:r w:rsidR="00F65BC2">
        <w:rPr>
          <w:lang w:val="uk-UA"/>
        </w:rPr>
        <w:t>4</w:t>
      </w:r>
      <w:r>
        <w:t>: Git та Github.</w:t>
      </w:r>
    </w:p>
    <w:p w14:paraId="44F48530" w14:textId="4DE6E7FF" w:rsidR="002C4E02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t>Тема №</w:t>
      </w:r>
      <w:r w:rsidR="00F65BC2">
        <w:rPr>
          <w:lang w:val="uk-UA"/>
        </w:rPr>
        <w:t>5</w:t>
      </w:r>
      <w:r>
        <w:t>: Algotester.</w:t>
      </w:r>
    </w:p>
    <w:p w14:paraId="73A654B5" w14:textId="104C21AE" w:rsidR="002C4E02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t>Тема №</w:t>
      </w:r>
      <w:r w:rsidR="00F65BC2">
        <w:rPr>
          <w:lang w:val="uk-UA"/>
        </w:rPr>
        <w:t>6</w:t>
      </w:r>
      <w:r>
        <w:t>: Trello.</w:t>
      </w:r>
    </w:p>
    <w:p w14:paraId="4F0C8E87" w14:textId="5AACB29F" w:rsidR="002C4E02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t>Тема №</w:t>
      </w:r>
      <w:r w:rsidR="00F65BC2">
        <w:rPr>
          <w:lang w:val="uk-UA"/>
        </w:rPr>
        <w:t>7</w:t>
      </w:r>
      <w:r>
        <w:t>: Linux Console Commands.</w:t>
      </w:r>
    </w:p>
    <w:p w14:paraId="2FC4A4BD" w14:textId="77777777" w:rsidR="002C4E02" w:rsidRDefault="002C4E02">
      <w:pPr>
        <w:ind w:left="720"/>
        <w:jc w:val="both"/>
      </w:pPr>
    </w:p>
    <w:p w14:paraId="25F0BC61" w14:textId="77777777" w:rsidR="002C4E02" w:rsidRDefault="00000000">
      <w:pPr>
        <w:numPr>
          <w:ilvl w:val="0"/>
          <w:numId w:val="9"/>
        </w:numPr>
        <w:jc w:val="both"/>
      </w:pPr>
      <w:r>
        <w:t>Індивідуальний план опрацювання теорії:</w:t>
      </w:r>
    </w:p>
    <w:p w14:paraId="1F77A749" w14:textId="77777777" w:rsidR="002C4E02" w:rsidRDefault="00000000">
      <w:pPr>
        <w:numPr>
          <w:ilvl w:val="0"/>
          <w:numId w:val="6"/>
        </w:numPr>
        <w:jc w:val="both"/>
      </w:pPr>
      <w:r>
        <w:t>Тема №1: Основні поняття мови C/C++</w:t>
      </w:r>
    </w:p>
    <w:p w14:paraId="4C597163" w14:textId="77777777" w:rsidR="002C4E02" w:rsidRDefault="00000000">
      <w:pPr>
        <w:numPr>
          <w:ilvl w:val="1"/>
          <w:numId w:val="6"/>
        </w:numPr>
        <w:jc w:val="both"/>
      </w:pPr>
      <w:r>
        <w:t>Джерела Інформації</w:t>
      </w:r>
    </w:p>
    <w:p w14:paraId="00308CD4" w14:textId="483ABA80" w:rsidR="00950F05" w:rsidRPr="00950F05" w:rsidRDefault="00950F05" w:rsidP="00950F05">
      <w:pPr>
        <w:numPr>
          <w:ilvl w:val="2"/>
          <w:numId w:val="6"/>
        </w:numPr>
      </w:pPr>
      <w:hyperlink r:id="rId9" w:history="1">
        <w:proofErr w:type="spellStart"/>
        <w:r w:rsidRPr="00950F05">
          <w:rPr>
            <w:rStyle w:val="Hyperlink"/>
            <w:lang w:val="uk-UA"/>
          </w:rPr>
          <w:t>Уроки</w:t>
        </w:r>
        <w:proofErr w:type="spellEnd"/>
        <w:r w:rsidRPr="00950F05">
          <w:rPr>
            <w:rStyle w:val="Hyperlink"/>
            <w:lang w:val="uk-UA"/>
          </w:rPr>
          <w:t xml:space="preserve"> С++ для початківців</w:t>
        </w:r>
      </w:hyperlink>
      <w:r w:rsidRPr="00950F05">
        <w:t xml:space="preserve"> </w:t>
      </w:r>
    </w:p>
    <w:p w14:paraId="7088DFD2" w14:textId="7ED61AE2" w:rsidR="00950F05" w:rsidRPr="00950F05" w:rsidRDefault="00950F05" w:rsidP="00950F05">
      <w:pPr>
        <w:numPr>
          <w:ilvl w:val="2"/>
          <w:numId w:val="6"/>
        </w:numPr>
      </w:pPr>
      <w:hyperlink r:id="rId10" w:history="1">
        <w:r w:rsidRPr="00950F05">
          <w:rPr>
            <w:rStyle w:val="Hyperlink"/>
          </w:rPr>
          <w:t>Повне вивчення C++ / Курс в одному відео для початківців з нуля</w:t>
        </w:r>
      </w:hyperlink>
    </w:p>
    <w:p w14:paraId="1E5FC2F3" w14:textId="2B7EF68A" w:rsidR="002C4E02" w:rsidRPr="00950F05" w:rsidRDefault="00B4756B" w:rsidP="00950F05">
      <w:pPr>
        <w:numPr>
          <w:ilvl w:val="2"/>
          <w:numId w:val="6"/>
        </w:numPr>
      </w:pPr>
      <w:hyperlink r:id="rId11" w:history="1">
        <w:r w:rsidRPr="00B4756B">
          <w:rPr>
            <w:rStyle w:val="Hyperlink"/>
          </w:rPr>
          <w:t>C++ Tutorial for Beginners</w:t>
        </w:r>
      </w:hyperlink>
    </w:p>
    <w:p w14:paraId="5AC6B1E7" w14:textId="77777777" w:rsidR="002C4E02" w:rsidRDefault="00000000">
      <w:pPr>
        <w:numPr>
          <w:ilvl w:val="1"/>
          <w:numId w:val="6"/>
        </w:numPr>
        <w:jc w:val="both"/>
      </w:pPr>
      <w:r>
        <w:t>Що опрацьовано:</w:t>
      </w:r>
    </w:p>
    <w:p w14:paraId="13A3CBA7" w14:textId="77777777" w:rsidR="002C4E02" w:rsidRDefault="00000000">
      <w:pPr>
        <w:numPr>
          <w:ilvl w:val="2"/>
          <w:numId w:val="6"/>
        </w:numPr>
        <w:jc w:val="both"/>
      </w:pPr>
      <w:r>
        <w:t>Ознайомлена з структурою коду програми в мові C++, з основними типами даних, з використанням змінних, бібліотекою iostream, з поняттям алгоритму.</w:t>
      </w:r>
    </w:p>
    <w:p w14:paraId="0DC88C41" w14:textId="77777777" w:rsidR="002C4E02" w:rsidRDefault="00000000">
      <w:pPr>
        <w:numPr>
          <w:ilvl w:val="1"/>
          <w:numId w:val="6"/>
        </w:numPr>
        <w:jc w:val="both"/>
      </w:pPr>
      <w:r>
        <w:t>Статус: Ознайомлена</w:t>
      </w:r>
    </w:p>
    <w:p w14:paraId="61B95122" w14:textId="367AD7A8" w:rsidR="002C4E02" w:rsidRDefault="00000000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B4756B">
        <w:rPr>
          <w:lang w:val="uk-UA"/>
        </w:rPr>
        <w:t>10</w:t>
      </w:r>
      <w:r>
        <w:t>.09.2</w:t>
      </w:r>
      <w:r w:rsidR="006D3A6E">
        <w:rPr>
          <w:lang w:val="en-US"/>
        </w:rPr>
        <w:t>6</w:t>
      </w:r>
      <w:r>
        <w:t xml:space="preserve">  </w:t>
      </w:r>
    </w:p>
    <w:p w14:paraId="1D6A760C" w14:textId="4184D540" w:rsidR="002C4E02" w:rsidRPr="00B4756B" w:rsidRDefault="00000000">
      <w:pPr>
        <w:numPr>
          <w:ilvl w:val="1"/>
          <w:numId w:val="6"/>
        </w:numPr>
        <w:jc w:val="both"/>
      </w:pPr>
      <w:r>
        <w:t>Звершення опрацювання теми: 1</w:t>
      </w:r>
      <w:r w:rsidR="00B4756B">
        <w:rPr>
          <w:lang w:val="uk-UA"/>
        </w:rPr>
        <w:t>4</w:t>
      </w:r>
      <w:r>
        <w:t>.09.2</w:t>
      </w:r>
      <w:r w:rsidR="006D3A6E">
        <w:rPr>
          <w:lang w:val="en-US"/>
        </w:rPr>
        <w:t>6</w:t>
      </w:r>
      <w:r>
        <w:t xml:space="preserve"> </w:t>
      </w:r>
    </w:p>
    <w:p w14:paraId="573E1E59" w14:textId="77777777" w:rsidR="006D3A6E" w:rsidRPr="006D3A6E" w:rsidRDefault="006D3A6E" w:rsidP="004C1DC3">
      <w:pPr>
        <w:jc w:val="both"/>
      </w:pPr>
    </w:p>
    <w:p w14:paraId="183F6508" w14:textId="7F8CCA69" w:rsidR="002C4E02" w:rsidRDefault="00000000">
      <w:pPr>
        <w:numPr>
          <w:ilvl w:val="0"/>
          <w:numId w:val="6"/>
        </w:numPr>
        <w:jc w:val="both"/>
      </w:pPr>
      <w:r>
        <w:t>Тема №2: Середовище розробки Visual Studio Code</w:t>
      </w:r>
    </w:p>
    <w:p w14:paraId="53139FFF" w14:textId="77777777" w:rsidR="002C4E02" w:rsidRDefault="00000000">
      <w:pPr>
        <w:numPr>
          <w:ilvl w:val="1"/>
          <w:numId w:val="6"/>
        </w:numPr>
        <w:jc w:val="both"/>
      </w:pPr>
      <w:r>
        <w:t>Джерела Інформації:</w:t>
      </w:r>
    </w:p>
    <w:p w14:paraId="1CE1C7D6" w14:textId="3FFEE1BC" w:rsidR="002C4E02" w:rsidRPr="006D3A6E" w:rsidRDefault="006D3A6E">
      <w:pPr>
        <w:numPr>
          <w:ilvl w:val="2"/>
          <w:numId w:val="6"/>
        </w:numPr>
        <w:jc w:val="both"/>
      </w:pPr>
      <w:hyperlink r:id="rId12" w:tooltip="Уроки C++ для початківців / #2 – Встановлення Visual Studio (середовище розробки)" w:history="1">
        <w:r w:rsidRPr="006D3A6E">
          <w:rPr>
            <w:rStyle w:val="Hyperlink"/>
          </w:rPr>
          <w:t>Уроки C++ для початківців / #2 – Встановлення Visual Studio (середовище розробки)</w:t>
        </w:r>
      </w:hyperlink>
      <w:r w:rsidRPr="006D3A6E">
        <w:t xml:space="preserve"> </w:t>
      </w:r>
    </w:p>
    <w:p w14:paraId="7A9A9091" w14:textId="49040972" w:rsidR="006D3A6E" w:rsidRPr="006D3A6E" w:rsidRDefault="006D3A6E" w:rsidP="006D3A6E">
      <w:pPr>
        <w:numPr>
          <w:ilvl w:val="2"/>
          <w:numId w:val="6"/>
        </w:numPr>
        <w:jc w:val="both"/>
      </w:pPr>
      <w:hyperlink r:id="rId13" w:history="1">
        <w:r w:rsidRPr="006D3A6E">
          <w:rPr>
            <w:rStyle w:val="Hyperlink"/>
          </w:rPr>
          <w:t>How to set up C++ in Visual Studio Code</w:t>
        </w:r>
      </w:hyperlink>
    </w:p>
    <w:p w14:paraId="2516E6A2" w14:textId="5D2833C8" w:rsidR="006D3A6E" w:rsidRPr="006D3A6E" w:rsidRDefault="006D3A6E">
      <w:pPr>
        <w:numPr>
          <w:ilvl w:val="2"/>
          <w:numId w:val="6"/>
        </w:numPr>
        <w:jc w:val="both"/>
      </w:pPr>
      <w:hyperlink r:id="rId14" w:history="1">
        <w:r w:rsidRPr="006D3A6E">
          <w:rPr>
            <w:rStyle w:val="Hyperlink"/>
            <w:shd w:val="clear" w:color="auto" w:fill="FFFFFF"/>
          </w:rPr>
          <w:t>How to Set up Visual Studio Code for C and C++ Programming [UPDATED]</w:t>
        </w:r>
      </w:hyperlink>
    </w:p>
    <w:p w14:paraId="763A00D7" w14:textId="77777777" w:rsidR="002C4E02" w:rsidRDefault="002C4E02">
      <w:pPr>
        <w:numPr>
          <w:ilvl w:val="2"/>
          <w:numId w:val="6"/>
        </w:numPr>
        <w:jc w:val="both"/>
      </w:pPr>
      <w:hyperlink r:id="rId15">
        <w:r>
          <w:rPr>
            <w:color w:val="0563C1"/>
            <w:u w:val="single"/>
          </w:rPr>
          <w:t>Installing MinGW to build C++ Code on Windows</w:t>
        </w:r>
      </w:hyperlink>
    </w:p>
    <w:p w14:paraId="0FB0F700" w14:textId="77777777" w:rsidR="002C4E02" w:rsidRDefault="00000000">
      <w:pPr>
        <w:numPr>
          <w:ilvl w:val="1"/>
          <w:numId w:val="6"/>
        </w:numPr>
        <w:jc w:val="both"/>
      </w:pPr>
      <w:r>
        <w:lastRenderedPageBreak/>
        <w:t>Що опрацьовано:</w:t>
      </w:r>
    </w:p>
    <w:p w14:paraId="13007419" w14:textId="77777777" w:rsidR="002C4E02" w:rsidRDefault="00000000">
      <w:pPr>
        <w:numPr>
          <w:ilvl w:val="2"/>
          <w:numId w:val="6"/>
        </w:numPr>
        <w:jc w:val="both"/>
      </w:pPr>
      <w:r>
        <w:t>інстальовано VS Code</w:t>
      </w:r>
    </w:p>
    <w:p w14:paraId="1372A64C" w14:textId="77777777" w:rsidR="002C4E02" w:rsidRDefault="00000000">
      <w:pPr>
        <w:numPr>
          <w:ilvl w:val="2"/>
          <w:numId w:val="6"/>
        </w:numPr>
        <w:jc w:val="both"/>
      </w:pPr>
      <w:r>
        <w:t>встановлено розширення для C++ на систему та Visual Studio Code</w:t>
      </w:r>
    </w:p>
    <w:p w14:paraId="30626277" w14:textId="77777777" w:rsidR="002C4E02" w:rsidRDefault="00000000">
      <w:pPr>
        <w:numPr>
          <w:ilvl w:val="2"/>
          <w:numId w:val="6"/>
        </w:numPr>
        <w:jc w:val="both"/>
      </w:pPr>
      <w:r>
        <w:t>ознайомлена з лінтером і дебагером</w:t>
      </w:r>
    </w:p>
    <w:p w14:paraId="49683331" w14:textId="77777777" w:rsidR="002C4E02" w:rsidRDefault="00000000">
      <w:pPr>
        <w:numPr>
          <w:ilvl w:val="1"/>
          <w:numId w:val="6"/>
        </w:numPr>
        <w:jc w:val="both"/>
      </w:pPr>
      <w:r>
        <w:t>Статус: Ознайомлена</w:t>
      </w:r>
    </w:p>
    <w:p w14:paraId="3D80AEF9" w14:textId="7C744366" w:rsidR="002C4E02" w:rsidRDefault="00000000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6D3A6E">
        <w:rPr>
          <w:lang w:val="en-US"/>
        </w:rPr>
        <w:t>08</w:t>
      </w:r>
      <w:r>
        <w:t>.0</w:t>
      </w:r>
      <w:r w:rsidR="006D3A6E">
        <w:rPr>
          <w:lang w:val="en-US"/>
        </w:rPr>
        <w:t>9</w:t>
      </w:r>
      <w:r>
        <w:t>.2</w:t>
      </w:r>
      <w:r w:rsidR="006D3A6E">
        <w:rPr>
          <w:lang w:val="en-US"/>
        </w:rPr>
        <w:t>6</w:t>
      </w:r>
      <w:r>
        <w:t xml:space="preserve">   </w:t>
      </w:r>
    </w:p>
    <w:p w14:paraId="0CC56DF0" w14:textId="7F2E03ED" w:rsidR="002C4E02" w:rsidRPr="004C1DC3" w:rsidRDefault="00000000">
      <w:pPr>
        <w:numPr>
          <w:ilvl w:val="1"/>
          <w:numId w:val="6"/>
        </w:numPr>
        <w:jc w:val="both"/>
      </w:pPr>
      <w:r>
        <w:t>Звершення опрацювання теми: 10.09.2</w:t>
      </w:r>
      <w:r w:rsidR="006D3A6E">
        <w:rPr>
          <w:lang w:val="en-US"/>
        </w:rPr>
        <w:t>6</w:t>
      </w:r>
    </w:p>
    <w:p w14:paraId="69DC5782" w14:textId="77777777" w:rsidR="004C1DC3" w:rsidRPr="00F65BC2" w:rsidRDefault="004C1DC3" w:rsidP="00F65BC2">
      <w:pPr>
        <w:jc w:val="both"/>
        <w:rPr>
          <w:lang w:val="uk-UA"/>
        </w:rPr>
      </w:pPr>
    </w:p>
    <w:p w14:paraId="3B097AF3" w14:textId="4F3B1565" w:rsidR="002C4E02" w:rsidRDefault="00000000">
      <w:pPr>
        <w:numPr>
          <w:ilvl w:val="0"/>
          <w:numId w:val="6"/>
        </w:numPr>
        <w:jc w:val="both"/>
      </w:pPr>
      <w:r>
        <w:t>Тема №</w:t>
      </w:r>
      <w:r w:rsidR="00F65BC2">
        <w:rPr>
          <w:lang w:val="uk-UA"/>
        </w:rPr>
        <w:t>3</w:t>
      </w:r>
      <w:r>
        <w:t xml:space="preserve"> FlowCharts та Draw.io</w:t>
      </w:r>
    </w:p>
    <w:p w14:paraId="75BE9FEE" w14:textId="77777777" w:rsidR="002C4E02" w:rsidRDefault="00000000">
      <w:pPr>
        <w:numPr>
          <w:ilvl w:val="1"/>
          <w:numId w:val="6"/>
        </w:numPr>
        <w:jc w:val="both"/>
      </w:pPr>
      <w:r>
        <w:t>Джерела Інформації:</w:t>
      </w:r>
    </w:p>
    <w:p w14:paraId="2D0A5DA1" w14:textId="77777777" w:rsidR="002C4E02" w:rsidRDefault="00000000">
      <w:pPr>
        <w:numPr>
          <w:ilvl w:val="2"/>
          <w:numId w:val="6"/>
        </w:numPr>
        <w:jc w:val="both"/>
      </w:pPr>
      <w:r>
        <w:t xml:space="preserve">Практичні заняття. </w:t>
      </w:r>
    </w:p>
    <w:p w14:paraId="1B03337B" w14:textId="77777777" w:rsidR="004C1DC3" w:rsidRPr="004C1DC3" w:rsidRDefault="004C1DC3">
      <w:pPr>
        <w:numPr>
          <w:ilvl w:val="2"/>
          <w:numId w:val="6"/>
        </w:numPr>
        <w:jc w:val="both"/>
      </w:pPr>
      <w:hyperlink r:id="rId16" w:history="1">
        <w:r w:rsidRPr="004C1DC3">
          <w:rPr>
            <w:rStyle w:val="ytattributedstringhost"/>
            <w:color w:val="0000FF"/>
            <w:bdr w:val="none" w:sz="0" w:space="0" w:color="auto" w:frame="1"/>
          </w:rPr>
          <w:t>draw.io Flowcharts</w:t>
        </w:r>
      </w:hyperlink>
    </w:p>
    <w:p w14:paraId="5AF7849E" w14:textId="38C53344" w:rsidR="002C4E02" w:rsidRPr="004C1DC3" w:rsidRDefault="004C1DC3">
      <w:pPr>
        <w:numPr>
          <w:ilvl w:val="2"/>
          <w:numId w:val="6"/>
        </w:numPr>
        <w:jc w:val="both"/>
      </w:pPr>
      <w:hyperlink r:id="rId17" w:history="1">
        <w:r w:rsidRPr="004C1DC3">
          <w:rPr>
            <w:rStyle w:val="ytattributedstringhost"/>
            <w:color w:val="0000FF"/>
            <w:bdr w:val="none" w:sz="0" w:space="0" w:color="auto" w:frame="1"/>
          </w:rPr>
          <w:t>Flowchart Tutorials</w:t>
        </w:r>
      </w:hyperlink>
    </w:p>
    <w:p w14:paraId="64A78E6B" w14:textId="77777777" w:rsidR="002C4E02" w:rsidRDefault="00000000">
      <w:pPr>
        <w:numPr>
          <w:ilvl w:val="1"/>
          <w:numId w:val="6"/>
        </w:numPr>
        <w:jc w:val="both"/>
      </w:pPr>
      <w:r>
        <w:t>Що опрацьовано:</w:t>
      </w:r>
    </w:p>
    <w:p w14:paraId="0B0F9ABB" w14:textId="77777777" w:rsidR="002C4E02" w:rsidRDefault="00000000">
      <w:pPr>
        <w:numPr>
          <w:ilvl w:val="2"/>
          <w:numId w:val="6"/>
        </w:numPr>
        <w:jc w:val="both"/>
      </w:pPr>
      <w:r>
        <w:t>ознайомлена з поняттям FlowChart</w:t>
      </w:r>
    </w:p>
    <w:p w14:paraId="70AFB513" w14:textId="77777777" w:rsidR="002C4E02" w:rsidRDefault="00000000">
      <w:pPr>
        <w:numPr>
          <w:ilvl w:val="2"/>
          <w:numId w:val="6"/>
        </w:numPr>
        <w:jc w:val="both"/>
      </w:pPr>
      <w:r>
        <w:t>навчилася створювати FlowChart у draw.io</w:t>
      </w:r>
    </w:p>
    <w:p w14:paraId="1FC27C23" w14:textId="1DB56D5B" w:rsidR="002C4E02" w:rsidRDefault="00000000">
      <w:pPr>
        <w:numPr>
          <w:ilvl w:val="2"/>
          <w:numId w:val="6"/>
        </w:numPr>
        <w:jc w:val="both"/>
      </w:pPr>
      <w:r>
        <w:t xml:space="preserve">створила блок-схему до коду обчислення </w:t>
      </w:r>
      <w:r w:rsidR="004C1DC3">
        <w:rPr>
          <w:lang w:val="uk-UA"/>
        </w:rPr>
        <w:t>автономності портативної зарядної станції</w:t>
      </w:r>
    </w:p>
    <w:p w14:paraId="0321034A" w14:textId="77777777" w:rsidR="002C4E02" w:rsidRDefault="00000000">
      <w:pPr>
        <w:numPr>
          <w:ilvl w:val="1"/>
          <w:numId w:val="6"/>
        </w:numPr>
        <w:jc w:val="both"/>
      </w:pPr>
      <w:r>
        <w:t>Статус: Ознайомлена</w:t>
      </w:r>
    </w:p>
    <w:p w14:paraId="2487E6AE" w14:textId="64ED1A48" w:rsidR="002C4E02" w:rsidRDefault="00000000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D43F80">
        <w:rPr>
          <w:lang w:val="uk-UA"/>
        </w:rPr>
        <w:t>11</w:t>
      </w:r>
      <w:r>
        <w:t>.09.202</w:t>
      </w:r>
      <w:r w:rsidR="00192791">
        <w:rPr>
          <w:lang w:val="en-US"/>
        </w:rPr>
        <w:t>6</w:t>
      </w:r>
      <w:r>
        <w:t xml:space="preserve">  </w:t>
      </w:r>
    </w:p>
    <w:p w14:paraId="0CA96EEB" w14:textId="40FA5C46" w:rsidR="002C4E02" w:rsidRPr="004C1DC3" w:rsidRDefault="00000000">
      <w:pPr>
        <w:numPr>
          <w:ilvl w:val="1"/>
          <w:numId w:val="6"/>
        </w:numPr>
        <w:jc w:val="both"/>
      </w:pPr>
      <w:r>
        <w:t xml:space="preserve">Звершення опрацювання теми: </w:t>
      </w:r>
      <w:r w:rsidR="00D43F80">
        <w:rPr>
          <w:lang w:val="uk-UA"/>
        </w:rPr>
        <w:t>18</w:t>
      </w:r>
      <w:r>
        <w:t>.09.202</w:t>
      </w:r>
      <w:r w:rsidR="00192791">
        <w:rPr>
          <w:lang w:val="en-US"/>
        </w:rPr>
        <w:t>6</w:t>
      </w:r>
      <w:r>
        <w:t xml:space="preserve"> </w:t>
      </w:r>
    </w:p>
    <w:p w14:paraId="5E5E4D5F" w14:textId="77777777" w:rsidR="004C1DC3" w:rsidRDefault="004C1DC3" w:rsidP="004C1DC3">
      <w:pPr>
        <w:ind w:left="1440"/>
        <w:jc w:val="both"/>
      </w:pPr>
    </w:p>
    <w:p w14:paraId="5B10DF59" w14:textId="1C8FC8DC" w:rsidR="002C4E02" w:rsidRDefault="00000000">
      <w:pPr>
        <w:numPr>
          <w:ilvl w:val="0"/>
          <w:numId w:val="6"/>
        </w:numPr>
        <w:jc w:val="both"/>
      </w:pPr>
      <w:r>
        <w:t>Тема №</w:t>
      </w:r>
      <w:r w:rsidR="00F65BC2">
        <w:rPr>
          <w:lang w:val="uk-UA"/>
        </w:rPr>
        <w:t>4</w:t>
      </w:r>
      <w:r>
        <w:t xml:space="preserve"> Git та Github</w:t>
      </w:r>
    </w:p>
    <w:p w14:paraId="31553917" w14:textId="77777777" w:rsidR="002C4E02" w:rsidRDefault="00000000">
      <w:pPr>
        <w:numPr>
          <w:ilvl w:val="1"/>
          <w:numId w:val="6"/>
        </w:numPr>
        <w:jc w:val="both"/>
      </w:pPr>
      <w:r>
        <w:t>Джерела Інформації:</w:t>
      </w:r>
    </w:p>
    <w:p w14:paraId="0A0FE3C9" w14:textId="77777777" w:rsidR="002C4E02" w:rsidRPr="004C1DC3" w:rsidRDefault="00000000">
      <w:pPr>
        <w:numPr>
          <w:ilvl w:val="2"/>
          <w:numId w:val="6"/>
        </w:numPr>
        <w:jc w:val="both"/>
      </w:pPr>
      <w:r>
        <w:t>Практичні та лабораторні заняття</w:t>
      </w:r>
    </w:p>
    <w:p w14:paraId="1FD243BA" w14:textId="54833435" w:rsidR="004C1DC3" w:rsidRPr="004C1DC3" w:rsidRDefault="004C1DC3">
      <w:pPr>
        <w:numPr>
          <w:ilvl w:val="2"/>
          <w:numId w:val="6"/>
        </w:numPr>
        <w:jc w:val="both"/>
      </w:pPr>
      <w:hyperlink r:id="rId18" w:tooltip="Git та GitHub за 7 хвилин | Посібник з Git та GitHub (2026)" w:history="1">
        <w:r w:rsidRPr="004C1DC3">
          <w:rPr>
            <w:color w:val="0000FF"/>
            <w:u w:val="single"/>
          </w:rPr>
          <w:t>Git та GitHub за 7 хвилин | Посібник з Git та GitHub (2026)</w:t>
        </w:r>
      </w:hyperlink>
    </w:p>
    <w:p w14:paraId="487290DE" w14:textId="2C589C6F" w:rsidR="004C1DC3" w:rsidRPr="004C1DC3" w:rsidRDefault="004C1DC3" w:rsidP="004C1DC3">
      <w:pPr>
        <w:numPr>
          <w:ilvl w:val="2"/>
          <w:numId w:val="6"/>
        </w:numPr>
        <w:jc w:val="both"/>
      </w:pPr>
      <w:hyperlink r:id="rId19" w:tooltip="Git &amp; GitHub Crash Course for Beginners [2026]" w:history="1">
        <w:r w:rsidRPr="004C1DC3">
          <w:rPr>
            <w:rStyle w:val="Hyperlink"/>
          </w:rPr>
          <w:t>Git &amp; GitHub Crash Course for Beginners [2026]</w:t>
        </w:r>
      </w:hyperlink>
      <w:r w:rsidRPr="004C1DC3">
        <w:t xml:space="preserve"> </w:t>
      </w:r>
    </w:p>
    <w:p w14:paraId="74D5F19A" w14:textId="6B913C62" w:rsidR="004C1DC3" w:rsidRPr="004C1DC3" w:rsidRDefault="004C1DC3" w:rsidP="004C1DC3">
      <w:pPr>
        <w:numPr>
          <w:ilvl w:val="2"/>
          <w:numId w:val="6"/>
        </w:numPr>
        <w:jc w:val="both"/>
      </w:pPr>
      <w:hyperlink r:id="rId20" w:tooltip="Git and GitHub for Beginners - Crash Course" w:history="1">
        <w:r w:rsidRPr="004C1DC3">
          <w:rPr>
            <w:rStyle w:val="Hyperlink"/>
          </w:rPr>
          <w:t>Git and GitHub for Beginners - Crash Course</w:t>
        </w:r>
      </w:hyperlink>
    </w:p>
    <w:p w14:paraId="57FC13BE" w14:textId="77777777" w:rsidR="002C4E02" w:rsidRDefault="00000000">
      <w:pPr>
        <w:numPr>
          <w:ilvl w:val="1"/>
          <w:numId w:val="6"/>
        </w:numPr>
        <w:jc w:val="both"/>
      </w:pPr>
      <w:r>
        <w:t>Що опрацьовано:</w:t>
      </w:r>
    </w:p>
    <w:p w14:paraId="7C8E50F0" w14:textId="77777777" w:rsidR="002C4E02" w:rsidRDefault="00000000">
      <w:pPr>
        <w:numPr>
          <w:ilvl w:val="2"/>
          <w:numId w:val="6"/>
        </w:numPr>
        <w:jc w:val="both"/>
      </w:pPr>
      <w:r>
        <w:t xml:space="preserve">завантажено Git </w:t>
      </w:r>
    </w:p>
    <w:p w14:paraId="7AC3FD1F" w14:textId="77777777" w:rsidR="002C4E02" w:rsidRDefault="00000000">
      <w:pPr>
        <w:numPr>
          <w:ilvl w:val="2"/>
          <w:numId w:val="6"/>
        </w:numPr>
        <w:jc w:val="both"/>
      </w:pPr>
      <w:r>
        <w:t>вивчила базові git команди</w:t>
      </w:r>
    </w:p>
    <w:p w14:paraId="4BD28AB8" w14:textId="77777777" w:rsidR="002C4E02" w:rsidRDefault="00000000">
      <w:pPr>
        <w:numPr>
          <w:ilvl w:val="2"/>
          <w:numId w:val="6"/>
        </w:numPr>
        <w:jc w:val="both"/>
      </w:pPr>
      <w:r>
        <w:t>зареєстровано на Github</w:t>
      </w:r>
    </w:p>
    <w:p w14:paraId="67208371" w14:textId="77777777" w:rsidR="002C4E02" w:rsidRDefault="00000000">
      <w:pPr>
        <w:numPr>
          <w:ilvl w:val="2"/>
          <w:numId w:val="6"/>
        </w:numPr>
        <w:jc w:val="both"/>
      </w:pPr>
      <w:r>
        <w:t>навчилася створювати репозиторії, бренчі, додавати, комітити та пушити зміни, робити пул реквест</w:t>
      </w:r>
    </w:p>
    <w:p w14:paraId="655F74A5" w14:textId="77777777" w:rsidR="002C4E02" w:rsidRDefault="00000000">
      <w:pPr>
        <w:numPr>
          <w:ilvl w:val="1"/>
          <w:numId w:val="6"/>
        </w:numPr>
        <w:jc w:val="both"/>
      </w:pPr>
      <w:r>
        <w:t>Статус: Ознайомлена</w:t>
      </w:r>
    </w:p>
    <w:p w14:paraId="1A0ABBAE" w14:textId="5C7640C1" w:rsidR="002C4E02" w:rsidRDefault="00000000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D43F80">
        <w:rPr>
          <w:lang w:val="uk-UA"/>
        </w:rPr>
        <w:t>20</w:t>
      </w:r>
      <w:r>
        <w:t>.09.202</w:t>
      </w:r>
      <w:r w:rsidR="00192791">
        <w:rPr>
          <w:lang w:val="en-US"/>
        </w:rPr>
        <w:t>6</w:t>
      </w:r>
      <w:r>
        <w:t xml:space="preserve">  </w:t>
      </w:r>
    </w:p>
    <w:p w14:paraId="28CEBE9B" w14:textId="40082FDB" w:rsidR="002C4E02" w:rsidRPr="00192791" w:rsidRDefault="00000000">
      <w:pPr>
        <w:numPr>
          <w:ilvl w:val="1"/>
          <w:numId w:val="6"/>
        </w:numPr>
        <w:jc w:val="both"/>
      </w:pPr>
      <w:r>
        <w:t xml:space="preserve">Звершення опрацювання теми: </w:t>
      </w:r>
      <w:r w:rsidR="00D43F80">
        <w:rPr>
          <w:lang w:val="uk-UA"/>
        </w:rPr>
        <w:t>21</w:t>
      </w:r>
      <w:r>
        <w:t>.09.202</w:t>
      </w:r>
      <w:r w:rsidR="00192791">
        <w:rPr>
          <w:lang w:val="en-US"/>
        </w:rPr>
        <w:t>6</w:t>
      </w:r>
    </w:p>
    <w:p w14:paraId="4E873A01" w14:textId="77777777" w:rsidR="00192791" w:rsidRDefault="00192791" w:rsidP="00192791">
      <w:pPr>
        <w:ind w:left="1440"/>
        <w:jc w:val="both"/>
      </w:pPr>
    </w:p>
    <w:p w14:paraId="1E730339" w14:textId="1258A26A" w:rsidR="002C4E02" w:rsidRDefault="00000000">
      <w:pPr>
        <w:numPr>
          <w:ilvl w:val="0"/>
          <w:numId w:val="6"/>
        </w:numPr>
        <w:jc w:val="both"/>
      </w:pPr>
      <w:r>
        <w:t>Тема №</w:t>
      </w:r>
      <w:r w:rsidR="00F65BC2">
        <w:rPr>
          <w:lang w:val="uk-UA"/>
        </w:rPr>
        <w:t>5</w:t>
      </w:r>
      <w:r>
        <w:t xml:space="preserve"> Algotester</w:t>
      </w:r>
    </w:p>
    <w:p w14:paraId="3D4F5D0D" w14:textId="77777777" w:rsidR="002C4E02" w:rsidRDefault="00000000">
      <w:pPr>
        <w:numPr>
          <w:ilvl w:val="1"/>
          <w:numId w:val="6"/>
        </w:numPr>
        <w:jc w:val="both"/>
      </w:pPr>
      <w:r>
        <w:t>Джерела Інформації:</w:t>
      </w:r>
    </w:p>
    <w:p w14:paraId="28B1902B" w14:textId="77777777" w:rsidR="002C4E02" w:rsidRDefault="00000000">
      <w:pPr>
        <w:numPr>
          <w:ilvl w:val="2"/>
          <w:numId w:val="6"/>
        </w:numPr>
        <w:jc w:val="both"/>
      </w:pPr>
      <w:r>
        <w:t>Лекції Пшеничного</w:t>
      </w:r>
    </w:p>
    <w:p w14:paraId="3EF4904C" w14:textId="77777777" w:rsidR="002C4E02" w:rsidRDefault="00000000">
      <w:pPr>
        <w:numPr>
          <w:ilvl w:val="2"/>
          <w:numId w:val="6"/>
        </w:numPr>
        <w:jc w:val="both"/>
      </w:pPr>
      <w:r>
        <w:t>algotester.com/en</w:t>
      </w:r>
    </w:p>
    <w:p w14:paraId="475082CF" w14:textId="0CF0C040" w:rsidR="002C4E02" w:rsidRDefault="00192791">
      <w:pPr>
        <w:numPr>
          <w:ilvl w:val="2"/>
          <w:numId w:val="6"/>
        </w:numPr>
        <w:jc w:val="both"/>
      </w:pPr>
      <w:hyperlink r:id="rId21" w:history="1">
        <w:r w:rsidRPr="00192791">
          <w:rPr>
            <w:rStyle w:val="Hyperlink"/>
          </w:rPr>
          <w:t>Ютуб-канал Algotester</w:t>
        </w:r>
      </w:hyperlink>
    </w:p>
    <w:p w14:paraId="76B718CF" w14:textId="77777777" w:rsidR="002C4E02" w:rsidRDefault="00000000">
      <w:pPr>
        <w:numPr>
          <w:ilvl w:val="1"/>
          <w:numId w:val="6"/>
        </w:numPr>
        <w:jc w:val="both"/>
      </w:pPr>
      <w:r>
        <w:t>Що опрацьовано:</w:t>
      </w:r>
    </w:p>
    <w:p w14:paraId="693FC6B1" w14:textId="77777777" w:rsidR="002C4E02" w:rsidRDefault="00000000">
      <w:pPr>
        <w:numPr>
          <w:ilvl w:val="2"/>
          <w:numId w:val="6"/>
        </w:numPr>
        <w:jc w:val="both"/>
      </w:pPr>
      <w:r>
        <w:t>зареєстровано на Algotester</w:t>
      </w:r>
    </w:p>
    <w:p w14:paraId="4EB65A21" w14:textId="77777777" w:rsidR="002C4E02" w:rsidRDefault="00000000">
      <w:pPr>
        <w:numPr>
          <w:ilvl w:val="2"/>
          <w:numId w:val="6"/>
        </w:numPr>
        <w:jc w:val="both"/>
      </w:pPr>
      <w:r>
        <w:t>виконано кілька завдань</w:t>
      </w:r>
    </w:p>
    <w:p w14:paraId="44AC780F" w14:textId="77777777" w:rsidR="002C4E02" w:rsidRDefault="00000000">
      <w:pPr>
        <w:numPr>
          <w:ilvl w:val="1"/>
          <w:numId w:val="6"/>
        </w:numPr>
        <w:jc w:val="both"/>
      </w:pPr>
      <w:r>
        <w:t>Статус: Ознайомлена</w:t>
      </w:r>
    </w:p>
    <w:p w14:paraId="2786A9A6" w14:textId="1E85D0DA" w:rsidR="002C4E02" w:rsidRDefault="00000000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D43F80">
        <w:rPr>
          <w:lang w:val="uk-UA"/>
        </w:rPr>
        <w:t>15</w:t>
      </w:r>
      <w:r>
        <w:t>.09.202</w:t>
      </w:r>
      <w:r w:rsidR="00192791">
        <w:rPr>
          <w:lang w:val="en-US"/>
        </w:rPr>
        <w:t>6</w:t>
      </w:r>
      <w:r>
        <w:t xml:space="preserve"> </w:t>
      </w:r>
    </w:p>
    <w:p w14:paraId="742702BE" w14:textId="2B04ADD4" w:rsidR="002C4E02" w:rsidRPr="00192791" w:rsidRDefault="00000000">
      <w:pPr>
        <w:numPr>
          <w:ilvl w:val="1"/>
          <w:numId w:val="6"/>
        </w:numPr>
        <w:jc w:val="both"/>
      </w:pPr>
      <w:r>
        <w:t xml:space="preserve">Звершення опрацювання теми: </w:t>
      </w:r>
      <w:r w:rsidR="00192791">
        <w:rPr>
          <w:lang w:val="en-US"/>
        </w:rPr>
        <w:t>1</w:t>
      </w:r>
      <w:r w:rsidR="00D43F80">
        <w:rPr>
          <w:lang w:val="uk-UA"/>
        </w:rPr>
        <w:t>7</w:t>
      </w:r>
      <w:r>
        <w:t>.09.202</w:t>
      </w:r>
      <w:r w:rsidR="00192791">
        <w:rPr>
          <w:lang w:val="en-US"/>
        </w:rPr>
        <w:t>6</w:t>
      </w:r>
      <w:r>
        <w:t xml:space="preserve">   </w:t>
      </w:r>
    </w:p>
    <w:p w14:paraId="67B3D6DC" w14:textId="77777777" w:rsidR="00192791" w:rsidRDefault="00192791" w:rsidP="00192791">
      <w:pPr>
        <w:ind w:left="1440"/>
        <w:jc w:val="both"/>
      </w:pPr>
    </w:p>
    <w:p w14:paraId="17A13121" w14:textId="6B8A1E2F" w:rsidR="002C4E02" w:rsidRDefault="00000000">
      <w:pPr>
        <w:numPr>
          <w:ilvl w:val="0"/>
          <w:numId w:val="6"/>
        </w:numPr>
        <w:jc w:val="both"/>
      </w:pPr>
      <w:r>
        <w:lastRenderedPageBreak/>
        <w:t>Тема №</w:t>
      </w:r>
      <w:r w:rsidR="00F65BC2">
        <w:rPr>
          <w:lang w:val="uk-UA"/>
        </w:rPr>
        <w:t>6</w:t>
      </w:r>
      <w:r>
        <w:t xml:space="preserve"> Trello</w:t>
      </w:r>
    </w:p>
    <w:p w14:paraId="1DE68D71" w14:textId="77777777" w:rsidR="002C4E02" w:rsidRDefault="00000000">
      <w:pPr>
        <w:numPr>
          <w:ilvl w:val="1"/>
          <w:numId w:val="6"/>
        </w:numPr>
        <w:jc w:val="both"/>
      </w:pPr>
      <w:r>
        <w:t>Джерела Інформації:</w:t>
      </w:r>
    </w:p>
    <w:p w14:paraId="30CCE259" w14:textId="77777777" w:rsidR="002C4E02" w:rsidRDefault="00000000">
      <w:pPr>
        <w:numPr>
          <w:ilvl w:val="2"/>
          <w:numId w:val="6"/>
        </w:numPr>
        <w:jc w:val="both"/>
      </w:pPr>
      <w:r>
        <w:rPr>
          <w:color w:val="0563C1"/>
        </w:rPr>
        <w:t>trello.com</w:t>
      </w:r>
    </w:p>
    <w:p w14:paraId="3F142FF2" w14:textId="77777777" w:rsidR="002C4E02" w:rsidRDefault="00000000">
      <w:pPr>
        <w:numPr>
          <w:ilvl w:val="1"/>
          <w:numId w:val="6"/>
        </w:numPr>
        <w:jc w:val="both"/>
      </w:pPr>
      <w:r>
        <w:t>Що опрацьовано:</w:t>
      </w:r>
    </w:p>
    <w:p w14:paraId="048038ED" w14:textId="77777777" w:rsidR="002C4E02" w:rsidRDefault="00000000">
      <w:pPr>
        <w:numPr>
          <w:ilvl w:val="2"/>
          <w:numId w:val="6"/>
        </w:numPr>
        <w:jc w:val="both"/>
      </w:pPr>
      <w:r>
        <w:t>створено board на Trello</w:t>
      </w:r>
    </w:p>
    <w:p w14:paraId="46147FB0" w14:textId="77777777" w:rsidR="002C4E02" w:rsidRDefault="00000000">
      <w:pPr>
        <w:numPr>
          <w:ilvl w:val="2"/>
          <w:numId w:val="6"/>
        </w:numPr>
        <w:jc w:val="both"/>
      </w:pPr>
      <w:r>
        <w:t>створено список моїх завдань</w:t>
      </w:r>
    </w:p>
    <w:p w14:paraId="1B73677E" w14:textId="77777777" w:rsidR="002C4E02" w:rsidRDefault="00000000">
      <w:pPr>
        <w:numPr>
          <w:ilvl w:val="2"/>
          <w:numId w:val="6"/>
        </w:numPr>
        <w:jc w:val="both"/>
      </w:pPr>
      <w:r>
        <w:t>надала членам моєї команди можливість відслідковувати мій прогрес та вносити зміни</w:t>
      </w:r>
    </w:p>
    <w:p w14:paraId="35561D79" w14:textId="77777777" w:rsidR="002C4E02" w:rsidRDefault="00000000">
      <w:pPr>
        <w:numPr>
          <w:ilvl w:val="1"/>
          <w:numId w:val="6"/>
        </w:numPr>
        <w:jc w:val="both"/>
      </w:pPr>
      <w:r>
        <w:t>Статус: Ознайомлена</w:t>
      </w:r>
    </w:p>
    <w:p w14:paraId="43B5767C" w14:textId="2DAD9B5B" w:rsidR="002C4E02" w:rsidRDefault="00000000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192791">
        <w:rPr>
          <w:lang w:val="en-US"/>
        </w:rPr>
        <w:t>10</w:t>
      </w:r>
      <w:r>
        <w:t>.09.202</w:t>
      </w:r>
      <w:r w:rsidR="00192791">
        <w:rPr>
          <w:lang w:val="en-US"/>
        </w:rPr>
        <w:t>6</w:t>
      </w:r>
      <w:r>
        <w:t xml:space="preserve">   </w:t>
      </w:r>
    </w:p>
    <w:p w14:paraId="238F507C" w14:textId="399EF025" w:rsidR="002C4E02" w:rsidRPr="00192791" w:rsidRDefault="00000000">
      <w:pPr>
        <w:numPr>
          <w:ilvl w:val="1"/>
          <w:numId w:val="6"/>
        </w:numPr>
        <w:jc w:val="both"/>
      </w:pPr>
      <w:r>
        <w:t xml:space="preserve">Звершення опрацювання теми: </w:t>
      </w:r>
      <w:r w:rsidR="00192791">
        <w:rPr>
          <w:lang w:val="en-US"/>
        </w:rPr>
        <w:t>14</w:t>
      </w:r>
      <w:r>
        <w:t>.09.202</w:t>
      </w:r>
      <w:r w:rsidR="00192791">
        <w:rPr>
          <w:lang w:val="en-US"/>
        </w:rPr>
        <w:t>6</w:t>
      </w:r>
    </w:p>
    <w:p w14:paraId="319536BA" w14:textId="77777777" w:rsidR="00192791" w:rsidRDefault="00192791" w:rsidP="00192791">
      <w:pPr>
        <w:ind w:left="1440"/>
        <w:jc w:val="both"/>
      </w:pPr>
    </w:p>
    <w:p w14:paraId="4C0F6BEE" w14:textId="350BFD5E" w:rsidR="002C4E02" w:rsidRDefault="00000000">
      <w:pPr>
        <w:numPr>
          <w:ilvl w:val="0"/>
          <w:numId w:val="6"/>
        </w:numPr>
        <w:jc w:val="both"/>
      </w:pPr>
      <w:r>
        <w:t>Тема №</w:t>
      </w:r>
      <w:r w:rsidR="00F65BC2">
        <w:rPr>
          <w:lang w:val="uk-UA"/>
        </w:rPr>
        <w:t>7</w:t>
      </w:r>
      <w:r>
        <w:t xml:space="preserve"> Linux Console Commands</w:t>
      </w:r>
    </w:p>
    <w:p w14:paraId="06AC5CDC" w14:textId="77777777" w:rsidR="002C4E02" w:rsidRDefault="00000000">
      <w:pPr>
        <w:numPr>
          <w:ilvl w:val="1"/>
          <w:numId w:val="6"/>
        </w:numPr>
        <w:jc w:val="both"/>
      </w:pPr>
      <w:r>
        <w:t>Джерела Інформації:</w:t>
      </w:r>
    </w:p>
    <w:p w14:paraId="168181D1" w14:textId="0239FC57" w:rsidR="00192791" w:rsidRPr="00192791" w:rsidRDefault="00192791" w:rsidP="00192791">
      <w:pPr>
        <w:numPr>
          <w:ilvl w:val="2"/>
          <w:numId w:val="6"/>
        </w:numPr>
        <w:jc w:val="both"/>
      </w:pPr>
      <w:hyperlink r:id="rId22" w:history="1">
        <w:r w:rsidRPr="00192791">
          <w:rPr>
            <w:rStyle w:val="Hyperlink"/>
            <w:spacing w:val="-3"/>
          </w:rPr>
          <w:t>Essential Terminal Commands (macOS + Linux)</w:t>
        </w:r>
      </w:hyperlink>
    </w:p>
    <w:p w14:paraId="6449CABB" w14:textId="77777777" w:rsidR="002C4E02" w:rsidRDefault="00000000">
      <w:pPr>
        <w:numPr>
          <w:ilvl w:val="1"/>
          <w:numId w:val="6"/>
        </w:numPr>
        <w:jc w:val="both"/>
      </w:pPr>
      <w:r>
        <w:t>Що опрацьовано:</w:t>
      </w:r>
    </w:p>
    <w:p w14:paraId="7DF362AA" w14:textId="11A5EDC6" w:rsidR="002C4E02" w:rsidRPr="00192791" w:rsidRDefault="00192791">
      <w:pPr>
        <w:numPr>
          <w:ilvl w:val="2"/>
          <w:numId w:val="6"/>
        </w:numPr>
        <w:jc w:val="both"/>
      </w:pPr>
      <w:r w:rsidRPr="00192791">
        <w:rPr>
          <w:color w:val="000000"/>
        </w:rPr>
        <w:t>ознайомилася з роботою терміналу в macOS</w:t>
      </w:r>
    </w:p>
    <w:p w14:paraId="7D1D01D3" w14:textId="77777777" w:rsidR="002C4E02" w:rsidRDefault="00000000">
      <w:pPr>
        <w:numPr>
          <w:ilvl w:val="2"/>
          <w:numId w:val="6"/>
        </w:numPr>
        <w:jc w:val="both"/>
      </w:pPr>
      <w:r>
        <w:t>освоїла декілька базових команд</w:t>
      </w:r>
    </w:p>
    <w:p w14:paraId="5CDBF569" w14:textId="77777777" w:rsidR="002C4E02" w:rsidRDefault="00000000">
      <w:pPr>
        <w:numPr>
          <w:ilvl w:val="1"/>
          <w:numId w:val="6"/>
        </w:numPr>
        <w:jc w:val="both"/>
      </w:pPr>
      <w:r>
        <w:t>Статус: Ознайомлена</w:t>
      </w:r>
    </w:p>
    <w:p w14:paraId="7D629D6D" w14:textId="5BB78FE5" w:rsidR="002C4E02" w:rsidRDefault="00000000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192791">
        <w:rPr>
          <w:lang w:val="uk-UA"/>
        </w:rPr>
        <w:t>13</w:t>
      </w:r>
      <w:r>
        <w:t>.</w:t>
      </w:r>
      <w:r w:rsidR="00192791">
        <w:rPr>
          <w:lang w:val="uk-UA"/>
        </w:rPr>
        <w:t>09</w:t>
      </w:r>
      <w:r>
        <w:t>.202</w:t>
      </w:r>
      <w:r w:rsidR="00192791">
        <w:rPr>
          <w:lang w:val="uk-UA"/>
        </w:rPr>
        <w:t>6</w:t>
      </w:r>
      <w:r>
        <w:t xml:space="preserve">  </w:t>
      </w:r>
    </w:p>
    <w:p w14:paraId="4B3E4819" w14:textId="0E8F941A" w:rsidR="002C4E02" w:rsidRDefault="00000000">
      <w:pPr>
        <w:numPr>
          <w:ilvl w:val="1"/>
          <w:numId w:val="6"/>
        </w:numPr>
        <w:jc w:val="both"/>
      </w:pPr>
      <w:r>
        <w:t xml:space="preserve">Звершення опрацювання теми: </w:t>
      </w:r>
      <w:r w:rsidR="00192791">
        <w:rPr>
          <w:lang w:val="uk-UA"/>
        </w:rPr>
        <w:t>14</w:t>
      </w:r>
      <w:r>
        <w:t>.</w:t>
      </w:r>
      <w:r w:rsidR="00192791">
        <w:rPr>
          <w:lang w:val="uk-UA"/>
        </w:rPr>
        <w:t>09</w:t>
      </w:r>
      <w:r>
        <w:t>.202</w:t>
      </w:r>
      <w:r w:rsidR="00192791">
        <w:rPr>
          <w:lang w:val="uk-UA"/>
        </w:rPr>
        <w:t>6</w:t>
      </w:r>
    </w:p>
    <w:p w14:paraId="2F60B755" w14:textId="77777777" w:rsidR="002C4E02" w:rsidRDefault="002C4E02">
      <w:pPr>
        <w:jc w:val="both"/>
      </w:pPr>
    </w:p>
    <w:p w14:paraId="2C65FFF6" w14:textId="77777777" w:rsidR="002C4E02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019502A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46254641" w14:textId="77777777" w:rsidR="002C4E02" w:rsidRDefault="002C4E02">
      <w:pPr>
        <w:jc w:val="both"/>
      </w:pPr>
    </w:p>
    <w:p w14:paraId="1F051424" w14:textId="77777777" w:rsidR="002C4E02" w:rsidRDefault="00000000">
      <w:pPr>
        <w:jc w:val="both"/>
        <w:rPr>
          <w:b/>
          <w:bCs/>
        </w:rPr>
      </w:pPr>
      <w:r>
        <w:rPr>
          <w:b/>
          <w:bCs/>
        </w:rPr>
        <w:t>Завдання №1 Requirements management and design activities with  Draw.io  and Google Docs</w:t>
      </w:r>
    </w:p>
    <w:p w14:paraId="20E26B78" w14:textId="77777777" w:rsidR="002C4E02" w:rsidRDefault="00000000">
      <w:pPr>
        <w:numPr>
          <w:ilvl w:val="0"/>
          <w:numId w:val="12"/>
        </w:numPr>
        <w:spacing w:line="259" w:lineRule="auto"/>
        <w:jc w:val="both"/>
        <w:rPr>
          <w:rFonts w:ascii="Calibri" w:eastAsia="Calibri" w:hAnsi="Calibri" w:cs="Calibri"/>
        </w:rPr>
      </w:pPr>
      <w:r>
        <w:t xml:space="preserve">Навчитись створювати блок схеми в </w:t>
      </w:r>
      <w:r w:rsidR="002C4E02">
        <w:fldChar w:fldCharType="begin"/>
      </w:r>
      <w:r w:rsidR="002C4E02">
        <w:instrText>HYPERLINK "http://draw.io" \h</w:instrText>
      </w:r>
      <w:r w:rsidR="002C4E02">
        <w:fldChar w:fldCharType="separate"/>
      </w:r>
      <w:r w:rsidR="002C4E02">
        <w:rPr>
          <w:color w:val="1155CC"/>
          <w:u w:val="single"/>
        </w:rPr>
        <w:t>Draw.io</w:t>
      </w:r>
      <w:r w:rsidR="002C4E02">
        <w:fldChar w:fldCharType="end"/>
      </w:r>
      <w:r>
        <w:t xml:space="preserve"> і працювати з Word doc</w:t>
      </w:r>
    </w:p>
    <w:p w14:paraId="29418B86" w14:textId="77777777" w:rsidR="002C4E02" w:rsidRDefault="002C4E02">
      <w:pPr>
        <w:jc w:val="both"/>
      </w:pPr>
    </w:p>
    <w:p w14:paraId="52925E9B" w14:textId="77777777" w:rsidR="002C4E02" w:rsidRPr="00E01D63" w:rsidRDefault="00000000">
      <w:pPr>
        <w:jc w:val="both"/>
        <w:rPr>
          <w:b/>
          <w:bCs/>
          <w:lang w:val="uk-UA"/>
        </w:rPr>
      </w:pPr>
      <w:r>
        <w:rPr>
          <w:b/>
          <w:bCs/>
        </w:rPr>
        <w:t>Завдання №2 Configuration: Trellо</w:t>
      </w:r>
    </w:p>
    <w:p w14:paraId="2D99D96F" w14:textId="77777777" w:rsidR="00597436" w:rsidRDefault="00597436" w:rsidP="00597436">
      <w:pPr>
        <w:numPr>
          <w:ilvl w:val="0"/>
          <w:numId w:val="13"/>
        </w:numPr>
        <w:jc w:val="both"/>
      </w:pPr>
      <w:r>
        <w:t xml:space="preserve">Створити акаунт в Trello. </w:t>
      </w:r>
      <w:r>
        <w:rPr>
          <w:lang w:val="uk-UA"/>
        </w:rPr>
        <w:t>Доєднатися до командної дошки</w:t>
      </w:r>
      <w:r>
        <w:t xml:space="preserve"> та додати </w:t>
      </w:r>
      <w:r>
        <w:rPr>
          <w:lang w:val="uk-UA"/>
        </w:rPr>
        <w:t xml:space="preserve">туди </w:t>
      </w:r>
      <w:r>
        <w:t>свої завдання. Відслідковувати свій прогрес та прогрес команди.</w:t>
      </w:r>
    </w:p>
    <w:p w14:paraId="5C266B0E" w14:textId="77777777" w:rsidR="002C4E02" w:rsidRDefault="002C4E02">
      <w:pPr>
        <w:jc w:val="both"/>
      </w:pPr>
    </w:p>
    <w:p w14:paraId="48E5EED9" w14:textId="77777777" w:rsidR="002C4E02" w:rsidRDefault="00000000">
      <w:pPr>
        <w:jc w:val="both"/>
        <w:rPr>
          <w:b/>
          <w:bCs/>
        </w:rPr>
      </w:pPr>
      <w:r>
        <w:rPr>
          <w:b/>
          <w:bCs/>
        </w:rPr>
        <w:t>Завдання №3 Configuration: Linux Console Commands</w:t>
      </w:r>
    </w:p>
    <w:p w14:paraId="3808D0DA" w14:textId="548CB8E9" w:rsidR="002C4E02" w:rsidRPr="00F65BC2" w:rsidRDefault="00000000" w:rsidP="00F65BC2">
      <w:pPr>
        <w:numPr>
          <w:ilvl w:val="0"/>
          <w:numId w:val="13"/>
        </w:numPr>
        <w:jc w:val="both"/>
      </w:pPr>
      <w:r w:rsidRPr="00F65BC2">
        <w:t>Навчитись користуватись базовими консольними командами.</w:t>
      </w:r>
    </w:p>
    <w:p w14:paraId="0665FD21" w14:textId="77777777" w:rsidR="00F65BC2" w:rsidRDefault="00F65BC2" w:rsidP="00F65BC2">
      <w:pPr>
        <w:jc w:val="both"/>
        <w:rPr>
          <w:b/>
          <w:bCs/>
          <w:lang w:val="en-US"/>
        </w:rPr>
      </w:pPr>
    </w:p>
    <w:p w14:paraId="39424B37" w14:textId="11AC83DD" w:rsidR="00F65BC2" w:rsidRPr="00F65BC2" w:rsidRDefault="00F65BC2" w:rsidP="00F65BC2">
      <w:pPr>
        <w:jc w:val="both"/>
        <w:rPr>
          <w:b/>
          <w:bCs/>
          <w:lang w:val="en-US"/>
        </w:rPr>
      </w:pPr>
      <w:r w:rsidRPr="00F65BC2">
        <w:rPr>
          <w:b/>
          <w:bCs/>
        </w:rPr>
        <w:t>Завдання №4 Configuration: Visual Studio Code</w:t>
      </w:r>
    </w:p>
    <w:p w14:paraId="543A8F3B" w14:textId="142D840A" w:rsidR="00F65BC2" w:rsidRPr="00812868" w:rsidRDefault="00F65BC2" w:rsidP="00812868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5BC2">
        <w:rPr>
          <w:rFonts w:ascii="Times New Roman" w:hAnsi="Times New Roman" w:cs="Times New Roman"/>
          <w:color w:val="000000"/>
          <w:sz w:val="24"/>
          <w:szCs w:val="24"/>
        </w:rPr>
        <w:t xml:space="preserve">Встановити та налаштувати </w:t>
      </w:r>
      <w:proofErr w:type="spellStart"/>
      <w:r w:rsidRPr="00F65BC2">
        <w:rPr>
          <w:rFonts w:ascii="Times New Roman" w:hAnsi="Times New Roman" w:cs="Times New Roman"/>
          <w:color w:val="000000"/>
          <w:sz w:val="24"/>
          <w:szCs w:val="24"/>
        </w:rPr>
        <w:t>Visual</w:t>
      </w:r>
      <w:proofErr w:type="spellEnd"/>
      <w:r w:rsidRPr="00F65B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5BC2">
        <w:rPr>
          <w:rFonts w:ascii="Times New Roman" w:hAnsi="Times New Roman" w:cs="Times New Roman"/>
          <w:color w:val="000000"/>
          <w:sz w:val="24"/>
          <w:szCs w:val="24"/>
        </w:rPr>
        <w:t>Studio</w:t>
      </w:r>
      <w:proofErr w:type="spellEnd"/>
      <w:r w:rsidRPr="00F65B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5BC2">
        <w:rPr>
          <w:rFonts w:ascii="Times New Roman" w:hAnsi="Times New Roman" w:cs="Times New Roman"/>
          <w:color w:val="000000"/>
          <w:sz w:val="24"/>
          <w:szCs w:val="24"/>
        </w:rPr>
        <w:t>Code</w:t>
      </w:r>
      <w:proofErr w:type="spellEnd"/>
      <w:r w:rsidRPr="00F65BC2">
        <w:rPr>
          <w:rFonts w:ascii="Times New Roman" w:hAnsi="Times New Roman" w:cs="Times New Roman"/>
          <w:color w:val="000000"/>
          <w:sz w:val="24"/>
          <w:szCs w:val="24"/>
        </w:rPr>
        <w:t xml:space="preserve"> для розробки програм мовою C++.</w:t>
      </w:r>
    </w:p>
    <w:p w14:paraId="381F6ADD" w14:textId="77777777" w:rsidR="00F65BC2" w:rsidRDefault="00F65BC2">
      <w:pPr>
        <w:jc w:val="both"/>
        <w:rPr>
          <w:b/>
          <w:bCs/>
          <w:lang w:val="en-US"/>
        </w:rPr>
      </w:pPr>
    </w:p>
    <w:p w14:paraId="6A136B7F" w14:textId="312F374B" w:rsidR="002C4E02" w:rsidRPr="00812868" w:rsidRDefault="00000000">
      <w:pPr>
        <w:jc w:val="both"/>
        <w:rPr>
          <w:b/>
          <w:bCs/>
          <w:lang w:val="en-US"/>
        </w:rPr>
      </w:pPr>
      <w:r>
        <w:rPr>
          <w:b/>
          <w:bCs/>
        </w:rPr>
        <w:t>Завдання №</w:t>
      </w:r>
      <w:r w:rsidR="00F65BC2">
        <w:rPr>
          <w:b/>
          <w:bCs/>
          <w:lang w:val="en-US"/>
        </w:rPr>
        <w:t>5</w:t>
      </w:r>
      <w:r>
        <w:rPr>
          <w:b/>
          <w:bCs/>
        </w:rPr>
        <w:t xml:space="preserve"> Configuration: VSC C/C++ Extensions, IntelliSense, Code Runner</w:t>
      </w:r>
    </w:p>
    <w:p w14:paraId="060FC89F" w14:textId="7B6912E8" w:rsidR="002C4E02" w:rsidRDefault="00000000">
      <w:pPr>
        <w:numPr>
          <w:ilvl w:val="0"/>
          <w:numId w:val="13"/>
        </w:numPr>
        <w:jc w:val="both"/>
      </w:pPr>
      <w:r>
        <w:t>Налаштувати розширення для мови C/C++. Налаштувати конфігураційні файли tests.json та launch.json. Запустити свою першу програму. Навчитись запускати та користуватись дебаггером.</w:t>
      </w:r>
    </w:p>
    <w:p w14:paraId="26903B4E" w14:textId="77777777" w:rsidR="002C4E02" w:rsidRDefault="002C4E02">
      <w:pPr>
        <w:jc w:val="both"/>
      </w:pPr>
    </w:p>
    <w:p w14:paraId="0853DCE9" w14:textId="3CD6AE4A" w:rsidR="002C4E02" w:rsidRDefault="00000000">
      <w:pPr>
        <w:jc w:val="both"/>
        <w:rPr>
          <w:b/>
          <w:bCs/>
        </w:rPr>
      </w:pPr>
      <w:r>
        <w:rPr>
          <w:b/>
          <w:bCs/>
        </w:rPr>
        <w:t>Завдання №6 Configuration: GitHub</w:t>
      </w:r>
    </w:p>
    <w:p w14:paraId="144E906B" w14:textId="77777777" w:rsidR="002C4E02" w:rsidRPr="00812868" w:rsidRDefault="00000000">
      <w:pPr>
        <w:numPr>
          <w:ilvl w:val="0"/>
          <w:numId w:val="13"/>
        </w:numPr>
        <w:jc w:val="both"/>
      </w:pPr>
      <w:r>
        <w:t>Створити GitHub аккаунт. Приєднати Git та GitHub. Навчитись створювати репозиторії, пулреквести, пушати та пулати код.</w:t>
      </w:r>
    </w:p>
    <w:p w14:paraId="2D1A5431" w14:textId="77777777" w:rsidR="00812868" w:rsidRDefault="00812868" w:rsidP="00812868">
      <w:pPr>
        <w:ind w:left="720"/>
        <w:jc w:val="both"/>
        <w:rPr>
          <w:lang w:val="en-US"/>
        </w:rPr>
      </w:pPr>
    </w:p>
    <w:p w14:paraId="77D42762" w14:textId="6320EF14" w:rsidR="00812868" w:rsidRDefault="00812868" w:rsidP="00812868">
      <w:pPr>
        <w:jc w:val="both"/>
        <w:rPr>
          <w:b/>
          <w:bCs/>
        </w:rPr>
      </w:pPr>
      <w:r>
        <w:rPr>
          <w:b/>
          <w:bCs/>
        </w:rPr>
        <w:lastRenderedPageBreak/>
        <w:t>Завдання №</w:t>
      </w:r>
      <w:r>
        <w:rPr>
          <w:b/>
          <w:bCs/>
          <w:lang w:val="en-US"/>
        </w:rPr>
        <w:t>7</w:t>
      </w:r>
      <w:r>
        <w:rPr>
          <w:b/>
          <w:bCs/>
        </w:rPr>
        <w:t xml:space="preserve"> Configuration: Git</w:t>
      </w:r>
    </w:p>
    <w:p w14:paraId="20F7D7A9" w14:textId="77777777" w:rsidR="00812868" w:rsidRDefault="00812868" w:rsidP="00812868">
      <w:pPr>
        <w:numPr>
          <w:ilvl w:val="0"/>
          <w:numId w:val="13"/>
        </w:numPr>
        <w:jc w:val="both"/>
      </w:pPr>
      <w:r>
        <w:t>Налаштувати Git на комп’ютері. Вивчити базові git команди та навчитись ними користуватись.</w:t>
      </w:r>
    </w:p>
    <w:p w14:paraId="25070E12" w14:textId="77777777" w:rsidR="002C4E02" w:rsidRPr="00812868" w:rsidRDefault="002C4E02">
      <w:pPr>
        <w:jc w:val="both"/>
        <w:rPr>
          <w:lang w:val="en-US"/>
        </w:rPr>
      </w:pPr>
    </w:p>
    <w:p w14:paraId="1AB3A108" w14:textId="415FCD95" w:rsidR="002C4E02" w:rsidRDefault="00000000">
      <w:pPr>
        <w:jc w:val="both"/>
        <w:rPr>
          <w:b/>
          <w:bCs/>
        </w:rPr>
      </w:pPr>
      <w:r>
        <w:rPr>
          <w:b/>
          <w:bCs/>
        </w:rPr>
        <w:t>Завдання №</w:t>
      </w:r>
      <w:r w:rsidR="00812868">
        <w:rPr>
          <w:b/>
          <w:bCs/>
          <w:lang w:val="en-US"/>
        </w:rPr>
        <w:t>8</w:t>
      </w:r>
      <w:r>
        <w:rPr>
          <w:b/>
          <w:bCs/>
        </w:rPr>
        <w:t xml:space="preserve"> Configuration: Algotester</w:t>
      </w:r>
    </w:p>
    <w:p w14:paraId="7835773C" w14:textId="7EEDD591" w:rsidR="002C4E02" w:rsidRDefault="00000000">
      <w:pPr>
        <w:numPr>
          <w:ilvl w:val="0"/>
          <w:numId w:val="13"/>
        </w:numPr>
        <w:jc w:val="both"/>
      </w:pPr>
      <w:r>
        <w:t>Створити Algotester аккаунт. Приєднатись до контесту.</w:t>
      </w:r>
      <w:r w:rsidR="00FC3546">
        <w:rPr>
          <w:lang w:val="uk-UA"/>
        </w:rPr>
        <w:t xml:space="preserve"> Виконати декілька завдань для практики.</w:t>
      </w:r>
    </w:p>
    <w:p w14:paraId="362C3601" w14:textId="77777777" w:rsidR="002C4E02" w:rsidRDefault="002C4E02">
      <w:pPr>
        <w:jc w:val="both"/>
      </w:pPr>
    </w:p>
    <w:p w14:paraId="59208BEB" w14:textId="31D38E3F" w:rsidR="002C4E02" w:rsidRDefault="00000000">
      <w:pPr>
        <w:jc w:val="both"/>
        <w:rPr>
          <w:b/>
          <w:bCs/>
        </w:rPr>
      </w:pPr>
      <w:r>
        <w:rPr>
          <w:b/>
          <w:bCs/>
        </w:rPr>
        <w:t>Завдання №</w:t>
      </w:r>
      <w:r w:rsidR="00812868">
        <w:rPr>
          <w:b/>
          <w:bCs/>
          <w:lang w:val="en-US"/>
        </w:rPr>
        <w:t>9</w:t>
      </w:r>
      <w:r>
        <w:rPr>
          <w:b/>
          <w:bCs/>
        </w:rPr>
        <w:t xml:space="preserve"> Configuration: Create Own Git Repo and Exchange Files with Teammate</w:t>
      </w:r>
    </w:p>
    <w:p w14:paraId="24E284CF" w14:textId="77777777" w:rsidR="00597436" w:rsidRDefault="00597436" w:rsidP="00597436">
      <w:pPr>
        <w:numPr>
          <w:ilvl w:val="0"/>
          <w:numId w:val="13"/>
        </w:numPr>
        <w:jc w:val="both"/>
      </w:pPr>
      <w:r>
        <w:t xml:space="preserve">Створити свій репозиторій. </w:t>
      </w:r>
      <w:r>
        <w:rPr>
          <w:lang w:val="uk-UA"/>
        </w:rPr>
        <w:t>Доєднатися до</w:t>
      </w:r>
      <w:r>
        <w:t xml:space="preserve"> спільн</w:t>
      </w:r>
      <w:r>
        <w:rPr>
          <w:lang w:val="uk-UA"/>
        </w:rPr>
        <w:t>ого</w:t>
      </w:r>
      <w:r>
        <w:t xml:space="preserve"> репозиторі</w:t>
      </w:r>
      <w:r>
        <w:rPr>
          <w:lang w:val="uk-UA"/>
        </w:rPr>
        <w:t>ю</w:t>
      </w:r>
      <w:r>
        <w:t xml:space="preserve"> з командою та пушнути код.</w:t>
      </w:r>
    </w:p>
    <w:p w14:paraId="6AB79010" w14:textId="77777777" w:rsidR="002C4E02" w:rsidRPr="00812868" w:rsidRDefault="002C4E02">
      <w:pPr>
        <w:jc w:val="both"/>
        <w:rPr>
          <w:lang w:val="en-US"/>
        </w:rPr>
      </w:pPr>
    </w:p>
    <w:p w14:paraId="1F1EB4AB" w14:textId="17B211EE" w:rsidR="002C4E02" w:rsidRPr="00812868" w:rsidRDefault="00000000">
      <w:pPr>
        <w:jc w:val="both"/>
        <w:rPr>
          <w:b/>
          <w:bCs/>
          <w:lang w:val="uk-UA"/>
        </w:rPr>
      </w:pPr>
      <w:r>
        <w:rPr>
          <w:b/>
          <w:bCs/>
        </w:rPr>
        <w:t xml:space="preserve">Завдання №10 Run First Program - задача про </w:t>
      </w:r>
      <w:r w:rsidR="00812868">
        <w:rPr>
          <w:b/>
          <w:bCs/>
          <w:lang w:val="uk-UA"/>
        </w:rPr>
        <w:t>автономність портативної зарядної станції</w:t>
      </w:r>
    </w:p>
    <w:p w14:paraId="7805CB73" w14:textId="147D0C23" w:rsidR="002C4E02" w:rsidRDefault="00000000">
      <w:pPr>
        <w:numPr>
          <w:ilvl w:val="0"/>
          <w:numId w:val="4"/>
        </w:numPr>
        <w:jc w:val="both"/>
      </w:pPr>
      <w:r>
        <w:rPr>
          <w:i/>
          <w:iCs/>
        </w:rPr>
        <w:t xml:space="preserve">Деталі завдання: </w:t>
      </w:r>
      <w:r w:rsidR="00812868" w:rsidRPr="00812868">
        <w:rPr>
          <w:color w:val="000000"/>
        </w:rPr>
        <w:t>Обчислити, скільки часу портативна зарядна станція зможе живити прилад, враховуючи її паспортну ємність, вік, поточний рівень заряду та ККД інвертора. Програма повинна врахувати втрату ємності акумулятора з роками та втрати енергії під час роботи інвертора.</w:t>
      </w:r>
    </w:p>
    <w:p w14:paraId="115AF7FC" w14:textId="6F8C7A99" w:rsidR="002C4E02" w:rsidRDefault="00000000" w:rsidP="00812868">
      <w:pPr>
        <w:numPr>
          <w:ilvl w:val="0"/>
          <w:numId w:val="4"/>
        </w:numPr>
        <w:jc w:val="both"/>
      </w:pPr>
      <w:r>
        <w:rPr>
          <w:i/>
          <w:iCs/>
        </w:rPr>
        <w:t>Вимоги</w:t>
      </w:r>
      <w:r>
        <w:t xml:space="preserve">: </w:t>
      </w:r>
      <w:r w:rsidR="00812868" w:rsidRPr="00812868">
        <w:rPr>
          <w:color w:val="000000"/>
        </w:rPr>
        <w:t xml:space="preserve">Використати функції </w:t>
      </w:r>
      <w:r w:rsidR="00812868" w:rsidRPr="00812868">
        <w:rPr>
          <w:i/>
          <w:iCs/>
          <w:color w:val="000000"/>
        </w:rPr>
        <w:t>cin</w:t>
      </w:r>
      <w:r w:rsidR="00812868" w:rsidRPr="00812868">
        <w:rPr>
          <w:color w:val="000000"/>
        </w:rPr>
        <w:t xml:space="preserve"> та</w:t>
      </w:r>
      <w:r w:rsidR="00812868">
        <w:rPr>
          <w:color w:val="000000"/>
          <w:lang w:val="uk-UA"/>
        </w:rPr>
        <w:t xml:space="preserve"> </w:t>
      </w:r>
      <w:r w:rsidR="00812868" w:rsidRPr="00812868">
        <w:rPr>
          <w:i/>
          <w:iCs/>
          <w:color w:val="000000"/>
        </w:rPr>
        <w:t>cout</w:t>
      </w:r>
      <w:r w:rsidR="00812868" w:rsidRPr="00812868">
        <w:rPr>
          <w:color w:val="000000"/>
        </w:rPr>
        <w:t xml:space="preserve"> для зчитування та форматування вводу/виводу; перевіряти введені користувачем значення на допустимість; в кінці програма має вивести модель станції, паспортну та фактичну ємність, рівень заряду, ККД інвертора, запас енергії, корисну енергію, втрати та час роботи у годинах і хвилинах. Код має містити коментарі до основних кроків обчислення та констант.</w:t>
      </w:r>
    </w:p>
    <w:p w14:paraId="69E8461A" w14:textId="77777777" w:rsidR="002C4E02" w:rsidRDefault="002C4E02">
      <w:pPr>
        <w:jc w:val="both"/>
      </w:pPr>
    </w:p>
    <w:p w14:paraId="0ED63F32" w14:textId="77777777" w:rsidR="002C4E02" w:rsidRDefault="002C4E02">
      <w:pPr>
        <w:spacing w:after="200"/>
        <w:jc w:val="both"/>
      </w:pPr>
    </w:p>
    <w:p w14:paraId="4C431C48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45A0DC0F" w14:textId="05181069" w:rsidR="002C4E02" w:rsidRPr="00812868" w:rsidRDefault="00000000">
      <w:pPr>
        <w:jc w:val="both"/>
        <w:rPr>
          <w:b/>
          <w:bCs/>
          <w:lang w:val="uk-UA"/>
        </w:rPr>
      </w:pPr>
      <w:r>
        <w:rPr>
          <w:b/>
          <w:bCs/>
        </w:rPr>
        <w:t xml:space="preserve">Завдання №10 Run First Program - </w:t>
      </w:r>
      <w:r w:rsidR="00812868">
        <w:rPr>
          <w:b/>
          <w:bCs/>
        </w:rPr>
        <w:t xml:space="preserve">задача про </w:t>
      </w:r>
      <w:r w:rsidR="00812868">
        <w:rPr>
          <w:b/>
          <w:bCs/>
          <w:lang w:val="uk-UA"/>
        </w:rPr>
        <w:t>автономність портативної зарядної станції</w:t>
      </w:r>
    </w:p>
    <w:p w14:paraId="4727067D" w14:textId="77777777" w:rsidR="002C4E02" w:rsidRDefault="00000000">
      <w:pPr>
        <w:numPr>
          <w:ilvl w:val="0"/>
          <w:numId w:val="13"/>
        </w:numPr>
        <w:jc w:val="both"/>
      </w:pPr>
      <w:r>
        <w:t xml:space="preserve">Блок-схема </w:t>
      </w:r>
    </w:p>
    <w:p w14:paraId="3F30B77C" w14:textId="0F6484F1" w:rsidR="002C4E02" w:rsidRDefault="005B7743">
      <w:pPr>
        <w:ind w:left="72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3C729730" wp14:editId="3C2A770B">
            <wp:extent cx="5016500" cy="5486400"/>
            <wp:effectExtent l="0" t="0" r="0" b="0"/>
            <wp:docPr id="443996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6596" name="Picture 4439965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0" distB="0" distL="0" distR="0" wp14:anchorId="1E4CBCA3" wp14:editId="31FC169E">
            <wp:extent cx="5029200" cy="5905500"/>
            <wp:effectExtent l="0" t="0" r="0" b="0"/>
            <wp:docPr id="1441500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0473" name="Picture 14415004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03C9" w14:textId="2EFC7608" w:rsidR="004D1E02" w:rsidRPr="004D1E02" w:rsidRDefault="004D1E02">
      <w:pPr>
        <w:ind w:left="720"/>
        <w:jc w:val="center"/>
        <w:rPr>
          <w:lang w:val="uk-UA"/>
        </w:rPr>
      </w:pPr>
    </w:p>
    <w:p w14:paraId="60DB461B" w14:textId="3D433B68" w:rsidR="00812868" w:rsidRPr="00812868" w:rsidRDefault="00000000" w:rsidP="00BD0DB5">
      <w:pPr>
        <w:jc w:val="center"/>
        <w:rPr>
          <w:b/>
          <w:bCs/>
          <w:color w:val="8DB3E2" w:themeColor="text2" w:themeTint="66"/>
          <w:lang w:val="uk-UA"/>
        </w:rPr>
      </w:pPr>
      <w:r>
        <w:rPr>
          <w:i/>
          <w:iCs/>
          <w:color w:val="3D85C6"/>
          <w:sz w:val="20"/>
          <w:szCs w:val="20"/>
        </w:rPr>
        <w:t>Рис 1. Блоксхема до задачі про</w:t>
      </w:r>
      <w:r w:rsidR="00BD0DB5">
        <w:rPr>
          <w:i/>
          <w:iCs/>
          <w:color w:val="3D85C6"/>
          <w:sz w:val="20"/>
          <w:szCs w:val="20"/>
          <w:lang w:val="uk-UA"/>
        </w:rPr>
        <w:t xml:space="preserve"> автономність портативної зарядної станції</w:t>
      </w:r>
    </w:p>
    <w:p w14:paraId="4AFBF43A" w14:textId="571D55BF" w:rsidR="002C4E02" w:rsidRDefault="002C4E02">
      <w:pPr>
        <w:ind w:left="720"/>
        <w:jc w:val="center"/>
        <w:rPr>
          <w:i/>
          <w:iCs/>
          <w:color w:val="3D85C6"/>
          <w:sz w:val="20"/>
          <w:szCs w:val="20"/>
        </w:rPr>
      </w:pPr>
    </w:p>
    <w:p w14:paraId="3ED5294A" w14:textId="77777777" w:rsidR="002C4E02" w:rsidRDefault="002C4E02">
      <w:pPr>
        <w:ind w:left="720"/>
        <w:jc w:val="both"/>
      </w:pPr>
    </w:p>
    <w:p w14:paraId="129DDC05" w14:textId="1DC43028" w:rsidR="002C4E02" w:rsidRDefault="00000000">
      <w:pPr>
        <w:numPr>
          <w:ilvl w:val="0"/>
          <w:numId w:val="13"/>
        </w:numPr>
        <w:jc w:val="both"/>
      </w:pPr>
      <w:r>
        <w:t xml:space="preserve">Планований час на реалізацію: </w:t>
      </w:r>
      <w:r w:rsidR="00597436">
        <w:rPr>
          <w:lang w:val="uk-UA"/>
        </w:rPr>
        <w:t>35</w:t>
      </w:r>
      <w:r w:rsidR="00EC1F15">
        <w:rPr>
          <w:lang w:val="en-US"/>
        </w:rPr>
        <w:t xml:space="preserve"> </w:t>
      </w:r>
      <w:r>
        <w:t>хв</w:t>
      </w:r>
    </w:p>
    <w:p w14:paraId="4D0E6104" w14:textId="460BBDA3" w:rsidR="002C4E02" w:rsidRDefault="00000000">
      <w:pPr>
        <w:numPr>
          <w:ilvl w:val="0"/>
          <w:numId w:val="13"/>
        </w:numPr>
        <w:jc w:val="both"/>
      </w:pPr>
      <w:r>
        <w:t xml:space="preserve">Важливі деталі для врахування в імплементації: </w:t>
      </w:r>
      <w:r w:rsidR="00BD0DB5">
        <w:rPr>
          <w:lang w:val="uk-UA"/>
        </w:rPr>
        <w:t>виконати перевірку вводу</w:t>
      </w:r>
    </w:p>
    <w:p w14:paraId="3BACAEF2" w14:textId="77777777" w:rsidR="002C4E02" w:rsidRDefault="002C4E02">
      <w:pPr>
        <w:jc w:val="both"/>
      </w:pPr>
    </w:p>
    <w:p w14:paraId="6AC0413E" w14:textId="77777777" w:rsidR="002C4E02" w:rsidRDefault="002C4E02">
      <w:pPr>
        <w:jc w:val="both"/>
      </w:pPr>
    </w:p>
    <w:p w14:paraId="6C93E4BA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00BAA16B" w14:textId="77777777" w:rsidR="002C4E02" w:rsidRDefault="00000000">
      <w:pPr>
        <w:jc w:val="both"/>
        <w:rPr>
          <w:b/>
          <w:bCs/>
        </w:rPr>
      </w:pPr>
      <w:r>
        <w:rPr>
          <w:b/>
          <w:bCs/>
        </w:rPr>
        <w:t>Завдання №1 Requirements management and design activities with  Draw.io  and Google Docs</w:t>
      </w:r>
    </w:p>
    <w:p w14:paraId="12CF444A" w14:textId="77777777" w:rsidR="002C4E02" w:rsidRDefault="002C4E02">
      <w:pPr>
        <w:jc w:val="both"/>
        <w:rPr>
          <w:b/>
          <w:bCs/>
        </w:rPr>
      </w:pPr>
    </w:p>
    <w:p w14:paraId="347B8A20" w14:textId="77777777" w:rsidR="002C4E02" w:rsidRDefault="00000000">
      <w:pPr>
        <w:numPr>
          <w:ilvl w:val="0"/>
          <w:numId w:val="5"/>
        </w:numPr>
        <w:spacing w:after="160" w:line="256" w:lineRule="auto"/>
        <w:jc w:val="both"/>
      </w:pPr>
      <w:r>
        <w:t>Встановила Draw.io</w:t>
      </w:r>
      <w:r>
        <w:rPr>
          <w:b/>
          <w:bCs/>
        </w:rPr>
        <w:t xml:space="preserve"> </w:t>
      </w:r>
      <w:r>
        <w:t>на мій локальний комп’ютер. Навчилася створювати блоксхеми:</w:t>
      </w:r>
    </w:p>
    <w:p w14:paraId="026EB84C" w14:textId="6CBC3498" w:rsidR="002C4E02" w:rsidRDefault="004D1E02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31159866" wp14:editId="65589564">
            <wp:extent cx="5733415" cy="3583305"/>
            <wp:effectExtent l="0" t="0" r="0" b="0"/>
            <wp:docPr id="1479940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40871" name="Picture 147994087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55E2" w14:textId="77777777" w:rsidR="000F5B22" w:rsidRPr="000F5B22" w:rsidRDefault="000F5B22">
      <w:pPr>
        <w:jc w:val="center"/>
        <w:rPr>
          <w:lang w:val="uk-UA"/>
        </w:rPr>
      </w:pPr>
    </w:p>
    <w:p w14:paraId="6CA0DC17" w14:textId="77777777" w:rsidR="002C4E02" w:rsidRDefault="00000000">
      <w:pPr>
        <w:ind w:left="720"/>
        <w:jc w:val="center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>Рис 2. Створення блоксхеми в Draw.io</w:t>
      </w:r>
    </w:p>
    <w:p w14:paraId="72284173" w14:textId="77777777" w:rsidR="002C4E02" w:rsidRDefault="002C4E02">
      <w:pPr>
        <w:spacing w:after="200"/>
        <w:jc w:val="both"/>
        <w:rPr>
          <w:b/>
          <w:bCs/>
        </w:rPr>
      </w:pPr>
    </w:p>
    <w:p w14:paraId="0D63BEE8" w14:textId="77777777" w:rsidR="002C4E02" w:rsidRDefault="00000000">
      <w:pPr>
        <w:jc w:val="both"/>
        <w:rPr>
          <w:b/>
          <w:bCs/>
        </w:rPr>
      </w:pPr>
      <w:r>
        <w:rPr>
          <w:b/>
          <w:bCs/>
        </w:rPr>
        <w:t>Завдання №2 Configuration: Trellо</w:t>
      </w:r>
    </w:p>
    <w:p w14:paraId="469F93F0" w14:textId="77777777" w:rsidR="002C4E02" w:rsidRDefault="00000000">
      <w:pPr>
        <w:numPr>
          <w:ilvl w:val="0"/>
          <w:numId w:val="10"/>
        </w:numPr>
        <w:spacing w:after="200"/>
        <w:jc w:val="both"/>
      </w:pPr>
      <w:r>
        <w:t>Створено борду в трелло. Надала тімейтам можливість переглядати та оцінювати мій прогрес. Створила чеклісти до деяких тасків:</w:t>
      </w:r>
    </w:p>
    <w:p w14:paraId="72FB26DD" w14:textId="7E7EE756" w:rsidR="002C4E02" w:rsidRPr="003902D9" w:rsidRDefault="004D1E02">
      <w:pPr>
        <w:spacing w:after="20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7C048A4C" wp14:editId="250FAC7A">
            <wp:extent cx="5733415" cy="3583305"/>
            <wp:effectExtent l="0" t="0" r="0" b="0"/>
            <wp:docPr id="1381624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4061" name="Picture 138162406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3D5" w14:textId="77777777" w:rsidR="002C4E02" w:rsidRDefault="00000000">
      <w:pPr>
        <w:ind w:left="720"/>
        <w:jc w:val="center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>Рис 3. Створена дошка в Trello</w:t>
      </w:r>
    </w:p>
    <w:p w14:paraId="60ACFC7B" w14:textId="77777777" w:rsidR="002C4E02" w:rsidRDefault="002C4E02">
      <w:pPr>
        <w:spacing w:after="200"/>
        <w:jc w:val="both"/>
      </w:pPr>
    </w:p>
    <w:p w14:paraId="675EED2C" w14:textId="433EECE1" w:rsidR="002C4E02" w:rsidRDefault="003902D9">
      <w:pPr>
        <w:spacing w:after="200"/>
        <w:jc w:val="center"/>
      </w:pPr>
      <w:r>
        <w:rPr>
          <w:noProof/>
        </w:rPr>
        <w:drawing>
          <wp:inline distT="0" distB="0" distL="0" distR="0" wp14:anchorId="60125E96" wp14:editId="6E478C17">
            <wp:extent cx="5733415" cy="3106420"/>
            <wp:effectExtent l="0" t="0" r="0" b="5080"/>
            <wp:docPr id="1008087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87802" name="Picture 100808780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9FCE" w14:textId="77777777" w:rsidR="002C4E02" w:rsidRDefault="00000000">
      <w:pPr>
        <w:ind w:left="720"/>
        <w:jc w:val="center"/>
        <w:rPr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>Рис 4. Чеклист в тасках в Trello</w:t>
      </w:r>
    </w:p>
    <w:p w14:paraId="68A86E1C" w14:textId="77777777" w:rsidR="002C4E02" w:rsidRDefault="002C4E02">
      <w:pPr>
        <w:spacing w:after="200"/>
        <w:jc w:val="both"/>
        <w:rPr>
          <w:b/>
          <w:bCs/>
        </w:rPr>
      </w:pPr>
    </w:p>
    <w:p w14:paraId="209524EE" w14:textId="77777777" w:rsidR="002C4E02" w:rsidRDefault="00000000">
      <w:pPr>
        <w:spacing w:after="200"/>
        <w:jc w:val="both"/>
      </w:pPr>
      <w:r>
        <w:rPr>
          <w:b/>
          <w:bCs/>
        </w:rPr>
        <w:t xml:space="preserve">Завдання №3  </w:t>
      </w:r>
      <w:r>
        <w:t>Configuration: Linux Console Commands</w:t>
      </w:r>
    </w:p>
    <w:p w14:paraId="14B68280" w14:textId="77777777" w:rsidR="002C4E02" w:rsidRDefault="00000000">
      <w:pPr>
        <w:numPr>
          <w:ilvl w:val="0"/>
          <w:numId w:val="8"/>
        </w:numPr>
        <w:spacing w:after="200"/>
        <w:jc w:val="both"/>
      </w:pPr>
      <w:r>
        <w:t>Попрактикувала використання лінукс команд.</w:t>
      </w:r>
    </w:p>
    <w:p w14:paraId="38B91947" w14:textId="0447C318" w:rsidR="002C4E02" w:rsidRDefault="00000000">
      <w:pPr>
        <w:spacing w:after="200"/>
        <w:jc w:val="center"/>
      </w:pPr>
      <w:r>
        <w:t xml:space="preserve"> </w:t>
      </w:r>
      <w:r w:rsidR="00AA3AE9">
        <w:rPr>
          <w:noProof/>
        </w:rPr>
        <w:drawing>
          <wp:inline distT="0" distB="0" distL="0" distR="0" wp14:anchorId="5D741519" wp14:editId="292179BB">
            <wp:extent cx="4889500" cy="2273300"/>
            <wp:effectExtent l="0" t="0" r="0" b="0"/>
            <wp:docPr id="16261949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94925" name="Picture 16261949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9C26" w14:textId="77777777" w:rsidR="002C4E02" w:rsidRDefault="00000000">
      <w:pPr>
        <w:ind w:left="720"/>
        <w:jc w:val="center"/>
        <w:rPr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>Рис 5. Виконання лінукс команд</w:t>
      </w:r>
    </w:p>
    <w:p w14:paraId="48723219" w14:textId="77777777" w:rsidR="002C4E02" w:rsidRDefault="002C4E02">
      <w:pPr>
        <w:spacing w:after="200"/>
        <w:jc w:val="both"/>
      </w:pPr>
    </w:p>
    <w:p w14:paraId="3367400A" w14:textId="77777777" w:rsidR="008D3956" w:rsidRDefault="008D3956">
      <w:pPr>
        <w:spacing w:after="200"/>
        <w:jc w:val="both"/>
        <w:rPr>
          <w:b/>
          <w:bCs/>
          <w:lang w:val="en-US"/>
        </w:rPr>
      </w:pPr>
    </w:p>
    <w:p w14:paraId="298645D6" w14:textId="297346B1" w:rsidR="008D3956" w:rsidRDefault="008D3956" w:rsidP="008D3956">
      <w:pPr>
        <w:spacing w:after="200"/>
        <w:jc w:val="both"/>
      </w:pPr>
      <w:r>
        <w:rPr>
          <w:b/>
          <w:bCs/>
        </w:rPr>
        <w:t>Завдання №</w:t>
      </w:r>
      <w:r>
        <w:rPr>
          <w:b/>
          <w:bCs/>
          <w:lang w:val="en-US"/>
        </w:rPr>
        <w:t>4</w:t>
      </w:r>
      <w:r>
        <w:rPr>
          <w:b/>
          <w:bCs/>
        </w:rPr>
        <w:t xml:space="preserve">  </w:t>
      </w:r>
      <w:r w:rsidRPr="00F65BC2">
        <w:rPr>
          <w:b/>
          <w:bCs/>
        </w:rPr>
        <w:t>Configuration: Visual Studio Code</w:t>
      </w:r>
    </w:p>
    <w:p w14:paraId="1F6A806E" w14:textId="1D3033FC" w:rsidR="008D3956" w:rsidRPr="008D3956" w:rsidRDefault="008D3956" w:rsidP="008D3956">
      <w:pPr>
        <w:numPr>
          <w:ilvl w:val="0"/>
          <w:numId w:val="8"/>
        </w:numPr>
        <w:spacing w:after="200"/>
        <w:jc w:val="both"/>
      </w:pPr>
      <w:r>
        <w:rPr>
          <w:lang w:val="uk-UA"/>
        </w:rPr>
        <w:t xml:space="preserve">Встановила </w:t>
      </w:r>
      <w:r>
        <w:rPr>
          <w:lang w:val="en-US"/>
        </w:rPr>
        <w:t>Visual Studio Code</w:t>
      </w:r>
    </w:p>
    <w:p w14:paraId="1DD684E1" w14:textId="0AFBD345" w:rsidR="008D3956" w:rsidRDefault="008D3956" w:rsidP="008D395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9E4C445" wp14:editId="3FEFFAAD">
            <wp:extent cx="4102100" cy="1397000"/>
            <wp:effectExtent l="0" t="0" r="0" b="0"/>
            <wp:docPr id="1534900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0006" name="Picture 153490000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FF2E" w14:textId="73A6FB40" w:rsidR="008D3956" w:rsidRPr="008D3956" w:rsidRDefault="008D3956" w:rsidP="008D3956">
      <w:pPr>
        <w:ind w:left="720"/>
        <w:jc w:val="center"/>
        <w:rPr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EC1F15">
        <w:rPr>
          <w:i/>
          <w:iCs/>
          <w:color w:val="3D85C6"/>
          <w:sz w:val="20"/>
          <w:szCs w:val="20"/>
          <w:lang w:val="en-US"/>
        </w:rPr>
        <w:t>6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Перевірка встановлення </w:t>
      </w:r>
      <w:r>
        <w:rPr>
          <w:i/>
          <w:iCs/>
          <w:color w:val="3D85C6"/>
          <w:sz w:val="20"/>
          <w:szCs w:val="20"/>
          <w:lang w:val="en-US"/>
        </w:rPr>
        <w:t>Visual Studio Code</w:t>
      </w:r>
    </w:p>
    <w:p w14:paraId="5D0D1323" w14:textId="77777777" w:rsidR="008D3956" w:rsidRPr="008D3956" w:rsidRDefault="008D3956" w:rsidP="008D3956">
      <w:pPr>
        <w:jc w:val="center"/>
        <w:rPr>
          <w:b/>
          <w:bCs/>
          <w:lang w:val="en-US"/>
        </w:rPr>
      </w:pPr>
    </w:p>
    <w:p w14:paraId="15BC33C1" w14:textId="424E82F4" w:rsidR="008D3956" w:rsidRPr="008D3956" w:rsidRDefault="008D3956" w:rsidP="008D3956">
      <w:pPr>
        <w:spacing w:after="200"/>
        <w:jc w:val="both"/>
        <w:rPr>
          <w:b/>
          <w:bCs/>
          <w:lang w:val="en-US"/>
        </w:rPr>
      </w:pPr>
      <w:r>
        <w:rPr>
          <w:b/>
          <w:bCs/>
        </w:rPr>
        <w:t>Завдання №</w:t>
      </w:r>
      <w:r>
        <w:rPr>
          <w:b/>
          <w:bCs/>
          <w:lang w:val="en-US"/>
        </w:rPr>
        <w:t>5</w:t>
      </w:r>
      <w:r>
        <w:rPr>
          <w:b/>
          <w:bCs/>
        </w:rPr>
        <w:t xml:space="preserve">  Configuration: VSC C/C++ Extensions, IntelliSense, Code Runner</w:t>
      </w:r>
    </w:p>
    <w:p w14:paraId="65109D52" w14:textId="24383620" w:rsidR="008D3956" w:rsidRPr="008D3956" w:rsidRDefault="008D3956" w:rsidP="008D3956">
      <w:pPr>
        <w:numPr>
          <w:ilvl w:val="0"/>
          <w:numId w:val="8"/>
        </w:numPr>
        <w:spacing w:after="200"/>
        <w:jc w:val="both"/>
      </w:pPr>
      <w:r>
        <w:t>Встановила розширення для C/С++</w:t>
      </w:r>
    </w:p>
    <w:p w14:paraId="20D10AD2" w14:textId="3B09EFCB" w:rsidR="002C4E02" w:rsidRDefault="008D3956">
      <w:pPr>
        <w:spacing w:after="200"/>
        <w:jc w:val="center"/>
      </w:pPr>
      <w:r>
        <w:rPr>
          <w:noProof/>
        </w:rPr>
        <w:drawing>
          <wp:inline distT="0" distB="0" distL="0" distR="0" wp14:anchorId="07411358" wp14:editId="2F68AAB2">
            <wp:extent cx="5733415" cy="3583305"/>
            <wp:effectExtent l="0" t="0" r="0" b="0"/>
            <wp:docPr id="1429218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18000" name="Picture 142921800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DE1A" w14:textId="26DF450C" w:rsidR="002C4E02" w:rsidRDefault="00000000">
      <w:pPr>
        <w:ind w:left="720"/>
        <w:jc w:val="center"/>
      </w:pPr>
      <w:r>
        <w:rPr>
          <w:i/>
          <w:iCs/>
          <w:color w:val="3D85C6"/>
          <w:sz w:val="20"/>
          <w:szCs w:val="20"/>
        </w:rPr>
        <w:t xml:space="preserve">Рис </w:t>
      </w:r>
      <w:r w:rsidR="00EC1F15">
        <w:rPr>
          <w:i/>
          <w:iCs/>
          <w:color w:val="3D85C6"/>
          <w:sz w:val="20"/>
          <w:szCs w:val="20"/>
          <w:lang w:val="en-US"/>
        </w:rPr>
        <w:t>7</w:t>
      </w:r>
      <w:r>
        <w:rPr>
          <w:i/>
          <w:iCs/>
          <w:color w:val="3D85C6"/>
          <w:sz w:val="20"/>
          <w:szCs w:val="20"/>
        </w:rPr>
        <w:t xml:space="preserve">. Встановлені розширення у Visual Studio Code </w:t>
      </w:r>
    </w:p>
    <w:p w14:paraId="198D4DAF" w14:textId="77777777" w:rsidR="002C4E02" w:rsidRDefault="002C4E02">
      <w:pPr>
        <w:pStyle w:val="Heading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2" w:name="_heading=h.c2k67t2k90gt" w:colFirst="0" w:colLast="0"/>
      <w:bookmarkEnd w:id="2"/>
    </w:p>
    <w:p w14:paraId="0EBA8792" w14:textId="77777777" w:rsidR="002C4E02" w:rsidRPr="00656104" w:rsidRDefault="002C4E02">
      <w:pPr>
        <w:spacing w:after="200"/>
        <w:jc w:val="both"/>
        <w:rPr>
          <w:b/>
          <w:bCs/>
          <w:lang w:val="en-US"/>
        </w:rPr>
      </w:pPr>
    </w:p>
    <w:p w14:paraId="24EF9BD8" w14:textId="77777777" w:rsidR="002C4E02" w:rsidRDefault="00000000">
      <w:pPr>
        <w:spacing w:after="200"/>
        <w:jc w:val="both"/>
      </w:pPr>
      <w:r>
        <w:rPr>
          <w:b/>
          <w:bCs/>
        </w:rPr>
        <w:t>Завдання №6</w:t>
      </w:r>
      <w:r>
        <w:t xml:space="preserve">  Configuration: GitHub</w:t>
      </w:r>
    </w:p>
    <w:p w14:paraId="173A82F7" w14:textId="77777777" w:rsidR="002C4E02" w:rsidRDefault="00000000">
      <w:pPr>
        <w:numPr>
          <w:ilvl w:val="0"/>
          <w:numId w:val="11"/>
        </w:numPr>
        <w:spacing w:after="200"/>
        <w:jc w:val="both"/>
      </w:pPr>
      <w:r>
        <w:t>Зареєструвалась на GitHub:</w:t>
      </w:r>
    </w:p>
    <w:p w14:paraId="3ABEFADF" w14:textId="11D023FB" w:rsidR="002C4E02" w:rsidRDefault="007A2C32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6BE4F5A" wp14:editId="6CCC1E1C">
            <wp:extent cx="5733415" cy="3193415"/>
            <wp:effectExtent l="0" t="0" r="0" b="0"/>
            <wp:docPr id="524087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87087" name="Picture 52408708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1F3E" w14:textId="4524D967" w:rsidR="002C4E02" w:rsidRDefault="00000000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656104">
        <w:rPr>
          <w:i/>
          <w:iCs/>
          <w:color w:val="3D85C6"/>
          <w:sz w:val="20"/>
          <w:szCs w:val="20"/>
          <w:lang w:val="en-US"/>
        </w:rPr>
        <w:t>8</w:t>
      </w:r>
      <w:r>
        <w:rPr>
          <w:i/>
          <w:iCs/>
          <w:color w:val="3D85C6"/>
          <w:sz w:val="20"/>
          <w:szCs w:val="20"/>
        </w:rPr>
        <w:t>. Створений GitHub аккаунт</w:t>
      </w:r>
    </w:p>
    <w:p w14:paraId="5F178D62" w14:textId="77777777" w:rsidR="007A2C32" w:rsidRPr="007A2C32" w:rsidRDefault="007A2C32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7EDA6C61" w14:textId="77777777" w:rsidR="002C4E02" w:rsidRDefault="00000000">
      <w:pPr>
        <w:numPr>
          <w:ilvl w:val="0"/>
          <w:numId w:val="14"/>
        </w:numPr>
        <w:jc w:val="both"/>
      </w:pPr>
      <w:r>
        <w:t>Створила ssh ключ</w:t>
      </w:r>
    </w:p>
    <w:p w14:paraId="1C7CC3CB" w14:textId="2EA85FD3" w:rsidR="002C4E02" w:rsidRDefault="007A2C32">
      <w:pPr>
        <w:ind w:left="720"/>
        <w:jc w:val="center"/>
      </w:pPr>
      <w:r>
        <w:rPr>
          <w:noProof/>
        </w:rPr>
        <w:drawing>
          <wp:inline distT="0" distB="0" distL="0" distR="0" wp14:anchorId="40334CE0" wp14:editId="0C70E6AA">
            <wp:extent cx="5733415" cy="1971040"/>
            <wp:effectExtent l="0" t="0" r="0" b="0"/>
            <wp:docPr id="1610486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86725" name="Picture 16104867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14A4" w14:textId="11244FAE" w:rsidR="002C4E02" w:rsidRDefault="00000000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656104">
        <w:rPr>
          <w:i/>
          <w:iCs/>
          <w:color w:val="3D85C6"/>
          <w:sz w:val="20"/>
          <w:szCs w:val="20"/>
          <w:lang w:val="en-US"/>
        </w:rPr>
        <w:t>9</w:t>
      </w:r>
      <w:r>
        <w:rPr>
          <w:i/>
          <w:iCs/>
          <w:color w:val="3D85C6"/>
          <w:sz w:val="20"/>
          <w:szCs w:val="20"/>
        </w:rPr>
        <w:t>. Створений ssh ключ</w:t>
      </w:r>
    </w:p>
    <w:p w14:paraId="42294D21" w14:textId="77777777" w:rsidR="00656104" w:rsidRDefault="00656104" w:rsidP="00656104">
      <w:pPr>
        <w:rPr>
          <w:i/>
          <w:iCs/>
          <w:color w:val="3D85C6"/>
          <w:sz w:val="20"/>
          <w:szCs w:val="20"/>
          <w:lang w:val="en-US"/>
        </w:rPr>
      </w:pPr>
    </w:p>
    <w:p w14:paraId="72AF202A" w14:textId="77777777" w:rsidR="00656104" w:rsidRPr="00656104" w:rsidRDefault="00656104" w:rsidP="00656104">
      <w:pPr>
        <w:rPr>
          <w:i/>
          <w:iCs/>
          <w:color w:val="3D85C6"/>
          <w:sz w:val="20"/>
          <w:szCs w:val="20"/>
          <w:lang w:val="en-US"/>
        </w:rPr>
      </w:pPr>
    </w:p>
    <w:p w14:paraId="4371CD7D" w14:textId="71F6FE42" w:rsidR="00656104" w:rsidRDefault="00656104" w:rsidP="00656104">
      <w:pPr>
        <w:jc w:val="both"/>
      </w:pPr>
      <w:r>
        <w:rPr>
          <w:b/>
          <w:bCs/>
        </w:rPr>
        <w:t>Завдання №</w:t>
      </w:r>
      <w:r>
        <w:rPr>
          <w:b/>
          <w:bCs/>
          <w:lang w:val="en-US"/>
        </w:rPr>
        <w:t>7</w:t>
      </w:r>
      <w:r>
        <w:t xml:space="preserve"> Configuration: Git</w:t>
      </w:r>
    </w:p>
    <w:p w14:paraId="7FE51357" w14:textId="77777777" w:rsidR="00656104" w:rsidRPr="00656104" w:rsidRDefault="00656104" w:rsidP="00656104">
      <w:pPr>
        <w:numPr>
          <w:ilvl w:val="0"/>
          <w:numId w:val="16"/>
        </w:numPr>
        <w:spacing w:after="160" w:line="256" w:lineRule="auto"/>
        <w:jc w:val="both"/>
      </w:pPr>
      <w:r>
        <w:t>приєднала Git до свого Github. На фото показана історія роботи з гітом.</w:t>
      </w:r>
    </w:p>
    <w:p w14:paraId="63EA430C" w14:textId="08CB755A" w:rsidR="00637B07" w:rsidRPr="000F5B22" w:rsidRDefault="00637B07" w:rsidP="000F5B22">
      <w:pPr>
        <w:spacing w:after="160" w:line="256" w:lineRule="auto"/>
        <w:ind w:left="720"/>
        <w:jc w:val="center"/>
        <w:rPr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2626BBA8" wp14:editId="460D13F3">
            <wp:extent cx="5134538" cy="5911912"/>
            <wp:effectExtent l="0" t="0" r="0" b="0"/>
            <wp:docPr id="18348223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22330" name="Picture 18348223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254" cy="592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4F77" w14:textId="6197D262" w:rsidR="00656104" w:rsidRDefault="00656104" w:rsidP="00656104">
      <w:pPr>
        <w:ind w:left="720"/>
        <w:jc w:val="center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10</w:t>
      </w:r>
      <w:r>
        <w:rPr>
          <w:i/>
          <w:iCs/>
          <w:color w:val="3D85C6"/>
          <w:sz w:val="20"/>
          <w:szCs w:val="20"/>
        </w:rPr>
        <w:t>. Історія виконаних команд Git</w:t>
      </w:r>
    </w:p>
    <w:p w14:paraId="30298C61" w14:textId="77777777" w:rsidR="00656104" w:rsidRPr="00656104" w:rsidRDefault="00656104" w:rsidP="00656104">
      <w:pPr>
        <w:spacing w:after="160" w:line="256" w:lineRule="auto"/>
        <w:ind w:left="720"/>
        <w:jc w:val="both"/>
        <w:rPr>
          <w:lang w:val="en-US"/>
        </w:rPr>
      </w:pPr>
    </w:p>
    <w:p w14:paraId="5BD4C5DF" w14:textId="77777777" w:rsidR="002C4E02" w:rsidRDefault="002C4E02">
      <w:pPr>
        <w:ind w:left="720"/>
        <w:jc w:val="both"/>
      </w:pPr>
    </w:p>
    <w:p w14:paraId="0CB7E43E" w14:textId="6E6D6AD3" w:rsidR="002C4E02" w:rsidRDefault="00000000">
      <w:pPr>
        <w:jc w:val="both"/>
      </w:pPr>
      <w:r>
        <w:rPr>
          <w:b/>
          <w:bCs/>
        </w:rPr>
        <w:t>Завдання №</w:t>
      </w:r>
      <w:r w:rsidR="00656104">
        <w:rPr>
          <w:b/>
          <w:bCs/>
          <w:lang w:val="en-US"/>
        </w:rPr>
        <w:t>8</w:t>
      </w:r>
      <w:r>
        <w:t xml:space="preserve"> Configuration: Algotester</w:t>
      </w:r>
    </w:p>
    <w:p w14:paraId="05BBC50A" w14:textId="6C379631" w:rsidR="002C4E02" w:rsidRDefault="00000000">
      <w:pPr>
        <w:numPr>
          <w:ilvl w:val="0"/>
          <w:numId w:val="7"/>
        </w:numPr>
        <w:spacing w:after="160" w:line="256" w:lineRule="auto"/>
        <w:jc w:val="both"/>
      </w:pPr>
      <w:r>
        <w:t>Зареєструвалася на алготестері</w:t>
      </w:r>
      <w:r w:rsidR="007E48A1">
        <w:rPr>
          <w:lang w:val="uk-UA"/>
        </w:rPr>
        <w:t xml:space="preserve"> </w:t>
      </w:r>
      <w:r w:rsidR="007E48A1">
        <w:t>та виконала кілька завдань</w:t>
      </w:r>
      <w:r w:rsidR="00656104">
        <w:rPr>
          <w:lang w:val="en-US"/>
        </w:rPr>
        <w:t>:</w:t>
      </w:r>
    </w:p>
    <w:p w14:paraId="0F82D20C" w14:textId="6EC1DADE" w:rsidR="002C4E02" w:rsidRDefault="007A2C32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DF67534" wp14:editId="3207B589">
            <wp:extent cx="5733415" cy="1864995"/>
            <wp:effectExtent l="0" t="0" r="0" b="1905"/>
            <wp:docPr id="19466547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54763" name="Picture 194665476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2583" w14:textId="32E2BE95" w:rsidR="009E186F" w:rsidRPr="00597436" w:rsidRDefault="00000000" w:rsidP="00597436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Рис 11. Створений Algotester аккаунт</w:t>
      </w:r>
    </w:p>
    <w:p w14:paraId="0EC55D1D" w14:textId="37F08759" w:rsidR="007E48A1" w:rsidRDefault="007E48A1">
      <w:pPr>
        <w:jc w:val="both"/>
        <w:rPr>
          <w:b/>
          <w:bCs/>
          <w:color w:val="333333"/>
          <w:kern w:val="36"/>
          <w:lang w:val="en-US"/>
        </w:rPr>
      </w:pPr>
    </w:p>
    <w:p w14:paraId="0EAC1F20" w14:textId="77777777" w:rsidR="009E186F" w:rsidRPr="009E186F" w:rsidRDefault="009E186F">
      <w:pPr>
        <w:jc w:val="both"/>
        <w:rPr>
          <w:b/>
          <w:bCs/>
          <w:lang w:val="en-US"/>
        </w:rPr>
      </w:pPr>
    </w:p>
    <w:p w14:paraId="257735DD" w14:textId="05C2857E" w:rsidR="002C4E02" w:rsidRDefault="00000000">
      <w:pPr>
        <w:jc w:val="both"/>
      </w:pPr>
      <w:r>
        <w:rPr>
          <w:b/>
          <w:bCs/>
        </w:rPr>
        <w:t>Завдання №</w:t>
      </w:r>
      <w:r w:rsidR="00656104">
        <w:rPr>
          <w:b/>
          <w:bCs/>
          <w:lang w:val="en-US"/>
        </w:rPr>
        <w:t>9</w:t>
      </w:r>
      <w:r>
        <w:t xml:space="preserve"> Configuration: Create Own Git Repo and Exchange Files with Teammate</w:t>
      </w:r>
    </w:p>
    <w:p w14:paraId="695A2830" w14:textId="77777777" w:rsidR="002C4E02" w:rsidRDefault="00000000">
      <w:pPr>
        <w:numPr>
          <w:ilvl w:val="0"/>
          <w:numId w:val="15"/>
        </w:numPr>
        <w:spacing w:after="160" w:line="256" w:lineRule="auto"/>
        <w:jc w:val="both"/>
      </w:pPr>
      <w:r>
        <w:t>Створила свій власний, приватний репозиторій</w:t>
      </w:r>
    </w:p>
    <w:p w14:paraId="0638308B" w14:textId="5CB0BE4E" w:rsidR="005B09EE" w:rsidRPr="0006322B" w:rsidRDefault="007525C9" w:rsidP="007525C9">
      <w:pPr>
        <w:spacing w:after="160" w:line="256" w:lineRule="auto"/>
        <w:ind w:left="720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4CAD51E" wp14:editId="5488ED10">
            <wp:extent cx="4951562" cy="2367471"/>
            <wp:effectExtent l="0" t="0" r="1905" b="0"/>
            <wp:docPr id="199512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27792" name="Picture 199512779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552" cy="239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8BB6" w14:textId="77777777" w:rsidR="002C4E02" w:rsidRDefault="00000000">
      <w:pPr>
        <w:ind w:left="720"/>
        <w:jc w:val="center"/>
      </w:pPr>
      <w:r>
        <w:rPr>
          <w:i/>
          <w:iCs/>
          <w:color w:val="3D85C6"/>
          <w:sz w:val="20"/>
          <w:szCs w:val="20"/>
        </w:rPr>
        <w:t>Рис 12. Створений приватний репозиторій</w:t>
      </w:r>
    </w:p>
    <w:p w14:paraId="0D928B67" w14:textId="77777777" w:rsidR="002C4E02" w:rsidRDefault="002C4E02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9FAB06E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2CAD9FAE" w14:textId="1BD3A710" w:rsidR="00597436" w:rsidRDefault="00597436" w:rsidP="00597436">
      <w:pPr>
        <w:rPr>
          <w:lang w:val="uk-UA"/>
        </w:rPr>
      </w:pPr>
      <w:r>
        <w:rPr>
          <w:b/>
          <w:bCs/>
        </w:rPr>
        <w:t>Завдання №</w:t>
      </w:r>
      <w:r>
        <w:rPr>
          <w:b/>
          <w:bCs/>
          <w:lang w:val="en-US"/>
        </w:rPr>
        <w:t>8</w:t>
      </w:r>
      <w:r>
        <w:t xml:space="preserve"> Configuration: Algotester</w:t>
      </w:r>
    </w:p>
    <w:p w14:paraId="46D66505" w14:textId="77777777" w:rsidR="00597436" w:rsidRPr="00597436" w:rsidRDefault="00597436" w:rsidP="00597436">
      <w:pPr>
        <w:rPr>
          <w:lang w:val="uk-UA"/>
        </w:rPr>
      </w:pPr>
    </w:p>
    <w:p w14:paraId="7D94AB1F" w14:textId="77777777" w:rsidR="00597436" w:rsidRDefault="00597436" w:rsidP="00597436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0163 – </w:t>
      </w:r>
      <w:r>
        <w:rPr>
          <w:b/>
          <w:bCs/>
          <w:lang w:val="en-US"/>
        </w:rPr>
        <w:t>“С</w:t>
      </w:r>
      <w:proofErr w:type="spellStart"/>
      <w:r>
        <w:rPr>
          <w:b/>
          <w:bCs/>
          <w:lang w:val="uk-UA"/>
        </w:rPr>
        <w:t>пекотні</w:t>
      </w:r>
      <w:proofErr w:type="spellEnd"/>
      <w:r>
        <w:rPr>
          <w:b/>
          <w:bCs/>
          <w:lang w:val="uk-UA"/>
        </w:rPr>
        <w:t xml:space="preserve"> дні пінгвінів</w:t>
      </w:r>
      <w:r>
        <w:rPr>
          <w:b/>
          <w:bCs/>
          <w:lang w:val="en-US"/>
        </w:rPr>
        <w:t>”</w:t>
      </w:r>
    </w:p>
    <w:p w14:paraId="4B75CA9C" w14:textId="77777777" w:rsidR="00597436" w:rsidRPr="007E48A1" w:rsidRDefault="00597436" w:rsidP="00597436">
      <w:pPr>
        <w:pStyle w:val="NormalWeb"/>
        <w:spacing w:before="0" w:beforeAutospacing="0" w:after="150" w:afterAutospacing="0"/>
        <w:rPr>
          <w:color w:val="333333"/>
        </w:rPr>
      </w:pPr>
      <w:r w:rsidRPr="007E48A1">
        <w:rPr>
          <w:b/>
          <w:bCs/>
          <w:lang w:val="uk-UA"/>
        </w:rPr>
        <w:t>Умова задачі</w:t>
      </w:r>
      <w:r w:rsidRPr="007E48A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7E48A1">
        <w:rPr>
          <w:color w:val="333333"/>
        </w:rPr>
        <w:t>Ви собі навіть уявити не можете, як же спекотно пінгвінам на Мадагаскарі. Щоб хоч трішки охолодитись, вони випивають безалкогольні коктейлі, однак і з цим проблемно — руки не пристосовані до такого способу життя. Вам потрібно допомогти визначити пінгвінам, чи зможуть вони випити коктейль, що лежить на столі.</w:t>
      </w:r>
    </w:p>
    <w:p w14:paraId="00EA9060" w14:textId="77777777" w:rsidR="00597436" w:rsidRPr="007E48A1" w:rsidRDefault="00597436" w:rsidP="00597436">
      <w:pPr>
        <w:spacing w:after="150"/>
        <w:rPr>
          <w:color w:val="333333"/>
        </w:rPr>
      </w:pPr>
      <w:r w:rsidRPr="007E48A1">
        <w:rPr>
          <w:color w:val="333333"/>
        </w:rPr>
        <w:t>Для простоти будемо вважати, що коктейль на столі — круг із діаметром </w:t>
      </w:r>
      <w:r w:rsidRPr="007E48A1">
        <w:rPr>
          <w:rFonts w:ascii="Cambria Math" w:hAnsi="Cambria Math" w:cs="Cambria Math"/>
          <w:color w:val="333333"/>
        </w:rPr>
        <w:t>𝑙</w:t>
      </w:r>
      <w:r w:rsidRPr="007E48A1">
        <w:rPr>
          <w:color w:val="333333"/>
        </w:rPr>
        <w:t>, в той час, як рот пінгвіна в будь-який момент часу — прямокутник із шириною </w:t>
      </w:r>
      <w:r w:rsidRPr="007E48A1">
        <w:rPr>
          <w:rFonts w:ascii="Cambria Math" w:hAnsi="Cambria Math" w:cs="Cambria Math"/>
          <w:color w:val="333333"/>
        </w:rPr>
        <w:t>𝑤</w:t>
      </w:r>
      <w:r w:rsidRPr="007E48A1">
        <w:rPr>
          <w:color w:val="333333"/>
        </w:rPr>
        <w:t>, сторони якого паралельні осям координат. В початковий момент часу рот пінгвіна закритий, тому прямокутник вироджений — його висота 0 (інакше кажучи, він є горизонтальним відрізком). Верхня щелепа пінгвіна може розкритись не більше ніж на </w:t>
      </w:r>
      <w:r w:rsidRPr="007E48A1">
        <w:rPr>
          <w:rFonts w:ascii="Cambria Math" w:hAnsi="Cambria Math" w:cs="Cambria Math"/>
          <w:color w:val="333333"/>
        </w:rPr>
        <w:t>𝑢</w:t>
      </w:r>
      <w:r w:rsidRPr="007E48A1">
        <w:rPr>
          <w:color w:val="333333"/>
        </w:rPr>
        <w:t> дюймів відносно початкової позиції, в той час, як нижня — на </w:t>
      </w:r>
      <w:r w:rsidRPr="007E48A1">
        <w:rPr>
          <w:rFonts w:ascii="Cambria Math" w:hAnsi="Cambria Math" w:cs="Cambria Math"/>
          <w:color w:val="333333"/>
        </w:rPr>
        <w:t>𝑑</w:t>
      </w:r>
      <w:r w:rsidRPr="007E48A1">
        <w:rPr>
          <w:color w:val="333333"/>
        </w:rPr>
        <w:t> дюймів.</w:t>
      </w:r>
    </w:p>
    <w:p w14:paraId="2765A6E9" w14:textId="77777777" w:rsidR="00597436" w:rsidRDefault="00597436" w:rsidP="00597436">
      <w:pPr>
        <w:spacing w:after="150"/>
        <w:rPr>
          <w:color w:val="333333"/>
          <w:lang w:val="uk-UA"/>
        </w:rPr>
      </w:pPr>
      <w:r w:rsidRPr="007E48A1">
        <w:rPr>
          <w:color w:val="333333"/>
        </w:rPr>
        <w:lastRenderedPageBreak/>
        <w:t>Будемо вважати, що пінгвін може випити коктейль, якщо той повністю впишеться в його рот. Допоможіть пінгвіну за всіма заданими параметрами визначити, чи зможе він випити коктейль.</w:t>
      </w:r>
    </w:p>
    <w:p w14:paraId="4FC42471" w14:textId="42894695" w:rsidR="00597436" w:rsidRDefault="00597436" w:rsidP="00597436">
      <w:pPr>
        <w:spacing w:after="150"/>
        <w:rPr>
          <w:color w:val="333333"/>
        </w:rPr>
      </w:pPr>
      <w:r w:rsidRPr="007E48A1">
        <w:rPr>
          <w:color w:val="333333"/>
          <w:kern w:val="36"/>
        </w:rPr>
        <w:t>Вхідні дані:</w:t>
      </w:r>
      <w:r>
        <w:rPr>
          <w:color w:val="333333"/>
          <w:kern w:val="36"/>
        </w:rPr>
        <w:t xml:space="preserve"> </w:t>
      </w:r>
      <w:r w:rsidRPr="007E48A1">
        <w:rPr>
          <w:color w:val="333333"/>
        </w:rPr>
        <w:t>У єдиному рядку задано 4 натуральні числа </w:t>
      </w:r>
      <w:r w:rsidRPr="007E48A1">
        <w:rPr>
          <w:rFonts w:ascii="Cambria Math" w:hAnsi="Cambria Math" w:cs="Cambria Math"/>
          <w:color w:val="333333"/>
        </w:rPr>
        <w:t>𝑙</w:t>
      </w:r>
      <w:r w:rsidRPr="007E48A1">
        <w:rPr>
          <w:color w:val="333333"/>
        </w:rPr>
        <w:t>, </w:t>
      </w:r>
      <w:r w:rsidRPr="007E48A1">
        <w:rPr>
          <w:rFonts w:ascii="Cambria Math" w:hAnsi="Cambria Math" w:cs="Cambria Math"/>
          <w:color w:val="333333"/>
        </w:rPr>
        <w:t>𝑤</w:t>
      </w:r>
      <w:r w:rsidRPr="007E48A1">
        <w:rPr>
          <w:color w:val="333333"/>
        </w:rPr>
        <w:t>, </w:t>
      </w:r>
      <w:r w:rsidRPr="007E48A1">
        <w:rPr>
          <w:rFonts w:ascii="Cambria Math" w:hAnsi="Cambria Math" w:cs="Cambria Math"/>
          <w:color w:val="333333"/>
        </w:rPr>
        <w:t>𝑢</w:t>
      </w:r>
      <w:r w:rsidRPr="007E48A1">
        <w:rPr>
          <w:color w:val="333333"/>
        </w:rPr>
        <w:t> та </w:t>
      </w:r>
      <w:r w:rsidRPr="007E48A1">
        <w:rPr>
          <w:rFonts w:ascii="Cambria Math" w:hAnsi="Cambria Math" w:cs="Cambria Math"/>
          <w:color w:val="333333"/>
        </w:rPr>
        <w:t>𝑑</w:t>
      </w:r>
      <w:r w:rsidRPr="007E48A1">
        <w:rPr>
          <w:color w:val="333333"/>
        </w:rPr>
        <w:t> — діаметр коктейлю, ширина роту і на скільки дюймів щелепи можуть розкритися відповідно.</w:t>
      </w:r>
    </w:p>
    <w:p w14:paraId="32B6ECC7" w14:textId="77777777" w:rsidR="00597436" w:rsidRDefault="00597436" w:rsidP="00597436">
      <w:pPr>
        <w:spacing w:before="300" w:after="150"/>
        <w:outlineLvl w:val="0"/>
        <w:rPr>
          <w:b/>
          <w:bCs/>
          <w:color w:val="333333"/>
          <w:lang w:val="en-US"/>
        </w:rPr>
      </w:pPr>
      <w:proofErr w:type="spellStart"/>
      <w:r w:rsidRPr="007E48A1">
        <w:rPr>
          <w:b/>
          <w:bCs/>
          <w:color w:val="333333"/>
          <w:lang w:val="uk-UA"/>
        </w:rPr>
        <w:t>Розв</w:t>
      </w:r>
      <w:proofErr w:type="spellEnd"/>
      <w:r w:rsidRPr="007E48A1">
        <w:rPr>
          <w:b/>
          <w:bCs/>
          <w:color w:val="333333"/>
          <w:lang w:val="en-US"/>
        </w:rPr>
        <w:t>’</w:t>
      </w:r>
      <w:proofErr w:type="spellStart"/>
      <w:r w:rsidRPr="007E48A1">
        <w:rPr>
          <w:b/>
          <w:bCs/>
          <w:color w:val="333333"/>
          <w:lang w:val="uk-UA"/>
        </w:rPr>
        <w:t>язок</w:t>
      </w:r>
      <w:proofErr w:type="spellEnd"/>
      <w:r w:rsidRPr="007E48A1">
        <w:rPr>
          <w:b/>
          <w:bCs/>
          <w:color w:val="333333"/>
          <w:lang w:val="en-US"/>
        </w:rPr>
        <w:t>:</w:t>
      </w:r>
    </w:p>
    <w:p w14:paraId="2EA64D16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CE800B6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B70170B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0630BB12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w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u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6854C40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u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2CAFB42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u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>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015DBCF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"Three times Sex on the Beach, please!"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19E5CF5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360E4CB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"Forget about the cocktails, man!"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73605A7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E83C390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C72BC42" w14:textId="08AD2398" w:rsidR="00597436" w:rsidRP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F8F9597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3B3C2E" w14:textId="672EB043" w:rsidR="00597436" w:rsidRPr="00597436" w:rsidRDefault="00597436" w:rsidP="00597436">
      <w:pPr>
        <w:spacing w:after="20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>Code #1. Код до задачі про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i/>
          <w:iCs/>
          <w:color w:val="3D85C6"/>
          <w:sz w:val="20"/>
          <w:szCs w:val="20"/>
          <w:lang w:val="en-US"/>
        </w:rPr>
        <w:t>‘</w:t>
      </w:r>
      <w:r>
        <w:rPr>
          <w:i/>
          <w:iCs/>
          <w:color w:val="3D85C6"/>
          <w:sz w:val="20"/>
          <w:szCs w:val="20"/>
          <w:lang w:val="uk-UA"/>
        </w:rPr>
        <w:t>Спекотні дні пінгвінів</w:t>
      </w:r>
      <w:r>
        <w:rPr>
          <w:i/>
          <w:iCs/>
          <w:color w:val="3D85C6"/>
          <w:sz w:val="20"/>
          <w:szCs w:val="20"/>
          <w:lang w:val="en-US"/>
        </w:rPr>
        <w:t>’</w:t>
      </w:r>
    </w:p>
    <w:p w14:paraId="0D04677E" w14:textId="77777777" w:rsidR="00597436" w:rsidRDefault="00597436" w:rsidP="00597436">
      <w:pPr>
        <w:spacing w:after="200"/>
        <w:jc w:val="both"/>
      </w:pPr>
      <w:r>
        <w:rPr>
          <w:i/>
          <w:iCs/>
        </w:rPr>
        <w:t>Посилання на файл коду в пулреквесті</w:t>
      </w:r>
      <w:r>
        <w:t>:</w:t>
      </w:r>
      <w:r>
        <w:fldChar w:fldCharType="begin"/>
      </w:r>
      <w:r>
        <w:instrText>HYPERLINK "https://github.com/artificial-intelligence-department/ai_programming_playground_2024/blob/epic_1_practice_and_labs_olesia_kostak/ai_12/olesia_kostak/epic_1/epic_1_practice_and_labs_report_olesia_kostak.docx.docx" \h</w:instrText>
      </w:r>
      <w:r>
        <w:fldChar w:fldCharType="separate"/>
      </w:r>
      <w:r>
        <w:rPr>
          <w:color w:val="1155CC"/>
          <w:u w:val="single"/>
        </w:rPr>
        <w:t xml:space="preserve"> </w:t>
      </w:r>
      <w:r>
        <w:fldChar w:fldCharType="end"/>
      </w:r>
    </w:p>
    <w:p w14:paraId="7D031560" w14:textId="77777777" w:rsidR="00597436" w:rsidRDefault="00597436" w:rsidP="00597436">
      <w:pPr>
        <w:spacing w:after="200"/>
        <w:jc w:val="both"/>
        <w:rPr>
          <w:b/>
          <w:bCs/>
        </w:rPr>
      </w:pPr>
      <w:hyperlink r:id="rId36" w:anchor="diff-437b7928f64048eb096c033f06c80c6d645f1188a34b6b20250782fd793cd777" w:history="1">
        <w:r w:rsidRPr="00F0297C">
          <w:rPr>
            <w:rStyle w:val="Hyperlink"/>
            <w:b/>
            <w:bCs/>
          </w:rPr>
          <w:t>https://github.com/artificial-intelligence-department/ai_programming_playground_2026/pull/80/changes#diff-437b7928f64048eb096c033f06c80c6d645f1188a34b6b20250782fd793cd777</w:t>
        </w:r>
      </w:hyperlink>
    </w:p>
    <w:p w14:paraId="14EE47D6" w14:textId="77777777" w:rsidR="00597436" w:rsidRDefault="00597436" w:rsidP="00597436">
      <w:pPr>
        <w:jc w:val="both"/>
        <w:rPr>
          <w:b/>
          <w:bCs/>
          <w:lang w:val="uk-UA"/>
        </w:rPr>
      </w:pPr>
    </w:p>
    <w:p w14:paraId="14469EAF" w14:textId="77777777" w:rsidR="00597436" w:rsidRDefault="00597436" w:rsidP="00597436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>Задача 0</w:t>
      </w:r>
      <w:r>
        <w:rPr>
          <w:b/>
          <w:bCs/>
          <w:lang w:val="en-US"/>
        </w:rPr>
        <w:t>481</w:t>
      </w:r>
      <w:r>
        <w:rPr>
          <w:b/>
          <w:bCs/>
          <w:lang w:val="uk-UA"/>
        </w:rPr>
        <w:t xml:space="preserve">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Апельсини</w:t>
      </w:r>
      <w:r>
        <w:rPr>
          <w:b/>
          <w:bCs/>
          <w:lang w:val="en-US"/>
        </w:rPr>
        <w:t>”</w:t>
      </w:r>
    </w:p>
    <w:p w14:paraId="2E92F5BE" w14:textId="78D17BEE" w:rsidR="00597436" w:rsidRPr="009E186F" w:rsidRDefault="00597436" w:rsidP="00597436">
      <w:pPr>
        <w:pStyle w:val="NormalWeb"/>
        <w:spacing w:before="0" w:beforeAutospacing="0" w:after="150" w:afterAutospacing="0"/>
        <w:rPr>
          <w:color w:val="333333"/>
        </w:rPr>
      </w:pPr>
      <w:r w:rsidRPr="007E48A1">
        <w:rPr>
          <w:b/>
          <w:bCs/>
          <w:lang w:val="uk-UA"/>
        </w:rPr>
        <w:t>Умова задачі</w:t>
      </w:r>
      <w:r w:rsidRPr="007E48A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9E186F">
        <w:rPr>
          <w:color w:val="333333"/>
        </w:rPr>
        <w:t>Діти міряються різними речима. У нашій задачі — апельсинами. Марічка і Софійка міряються з Петриком.Потрібно визначити, чи Марічка й Софійка разом мають більше апельсинів, ніж Петрик.</w:t>
      </w:r>
    </w:p>
    <w:p w14:paraId="56EA43D4" w14:textId="77777777" w:rsidR="00597436" w:rsidRPr="009E186F" w:rsidRDefault="00597436" w:rsidP="00597436">
      <w:pPr>
        <w:pStyle w:val="NormalWeb"/>
        <w:spacing w:before="0" w:beforeAutospacing="0" w:after="150" w:afterAutospacing="0"/>
        <w:rPr>
          <w:color w:val="333333"/>
          <w:shd w:val="clear" w:color="auto" w:fill="FFFFFF"/>
          <w:lang w:val="uk-UA"/>
        </w:rPr>
      </w:pPr>
      <w:r w:rsidRPr="007E48A1">
        <w:rPr>
          <w:color w:val="333333"/>
          <w:kern w:val="36"/>
        </w:rPr>
        <w:t>Вхідні дані:</w:t>
      </w:r>
      <w:r>
        <w:rPr>
          <w:color w:val="333333"/>
          <w:kern w:val="36"/>
        </w:rPr>
        <w:t xml:space="preserve"> </w:t>
      </w:r>
      <w:r w:rsidRPr="009E186F">
        <w:rPr>
          <w:color w:val="333333"/>
          <w:shd w:val="clear" w:color="auto" w:fill="FFFFFF"/>
        </w:rPr>
        <w:t>У першому і єдиному рядку задано три цілі числа</w:t>
      </w:r>
      <w:r w:rsidRPr="009E186F">
        <w:rPr>
          <w:rStyle w:val="apple-converted-space"/>
          <w:color w:val="333333"/>
          <w:shd w:val="clear" w:color="auto" w:fill="FFFFFF"/>
        </w:rPr>
        <w:t> </w:t>
      </w:r>
      <w:r w:rsidRPr="009E186F">
        <w:rPr>
          <w:rStyle w:val="math"/>
          <w:rFonts w:ascii="Cambria Math" w:hAnsi="Cambria Math" w:cs="Cambria Math"/>
          <w:color w:val="333333"/>
        </w:rPr>
        <w:t>𝑎</w:t>
      </w:r>
      <w:r w:rsidRPr="009E186F">
        <w:rPr>
          <w:color w:val="333333"/>
          <w:shd w:val="clear" w:color="auto" w:fill="FFFFFF"/>
        </w:rPr>
        <w:t>,</w:t>
      </w:r>
      <w:r w:rsidRPr="009E186F">
        <w:rPr>
          <w:rStyle w:val="apple-converted-space"/>
          <w:color w:val="333333"/>
          <w:shd w:val="clear" w:color="auto" w:fill="FFFFFF"/>
        </w:rPr>
        <w:t> </w:t>
      </w:r>
      <w:r w:rsidRPr="009E186F">
        <w:rPr>
          <w:rStyle w:val="math"/>
          <w:rFonts w:ascii="Cambria Math" w:hAnsi="Cambria Math" w:cs="Cambria Math"/>
          <w:color w:val="333333"/>
        </w:rPr>
        <w:t>𝑏</w:t>
      </w:r>
      <w:r w:rsidRPr="009E186F">
        <w:rPr>
          <w:rStyle w:val="apple-converted-space"/>
          <w:color w:val="333333"/>
          <w:shd w:val="clear" w:color="auto" w:fill="FFFFFF"/>
        </w:rPr>
        <w:t> </w:t>
      </w:r>
      <w:r w:rsidRPr="009E186F">
        <w:rPr>
          <w:color w:val="333333"/>
          <w:shd w:val="clear" w:color="auto" w:fill="FFFFFF"/>
        </w:rPr>
        <w:t>та</w:t>
      </w:r>
      <w:r w:rsidRPr="009E186F">
        <w:rPr>
          <w:rStyle w:val="apple-converted-space"/>
          <w:color w:val="333333"/>
          <w:shd w:val="clear" w:color="auto" w:fill="FFFFFF"/>
        </w:rPr>
        <w:t> </w:t>
      </w:r>
      <w:r w:rsidRPr="009E186F">
        <w:rPr>
          <w:rStyle w:val="math"/>
          <w:rFonts w:ascii="Cambria Math" w:hAnsi="Cambria Math" w:cs="Cambria Math"/>
          <w:color w:val="333333"/>
        </w:rPr>
        <w:t>𝑐</w:t>
      </w:r>
      <w:r w:rsidRPr="009E186F">
        <w:rPr>
          <w:rStyle w:val="apple-converted-space"/>
          <w:color w:val="333333"/>
          <w:shd w:val="clear" w:color="auto" w:fill="FFFFFF"/>
        </w:rPr>
        <w:t> </w:t>
      </w:r>
      <w:r w:rsidRPr="009E186F">
        <w:rPr>
          <w:color w:val="333333"/>
          <w:shd w:val="clear" w:color="auto" w:fill="FFFFFF"/>
        </w:rPr>
        <w:t>— кількість апельсинів у Марічки, Софійки і Петрика відповідно.</w:t>
      </w:r>
    </w:p>
    <w:p w14:paraId="7438F2A1" w14:textId="77777777" w:rsidR="00597436" w:rsidRDefault="00597436" w:rsidP="00597436">
      <w:pPr>
        <w:pStyle w:val="NormalWeb"/>
        <w:spacing w:before="0" w:beforeAutospacing="0" w:after="150" w:afterAutospacing="0"/>
        <w:rPr>
          <w:b/>
          <w:bCs/>
          <w:color w:val="333333"/>
          <w:lang w:val="en-US"/>
        </w:rPr>
      </w:pPr>
      <w:proofErr w:type="spellStart"/>
      <w:r w:rsidRPr="007E48A1">
        <w:rPr>
          <w:b/>
          <w:bCs/>
          <w:color w:val="333333"/>
          <w:lang w:val="uk-UA"/>
        </w:rPr>
        <w:t>Розв</w:t>
      </w:r>
      <w:proofErr w:type="spellEnd"/>
      <w:r w:rsidRPr="007E48A1">
        <w:rPr>
          <w:b/>
          <w:bCs/>
          <w:color w:val="333333"/>
          <w:lang w:val="en-US"/>
        </w:rPr>
        <w:t>’</w:t>
      </w:r>
      <w:proofErr w:type="spellStart"/>
      <w:r w:rsidRPr="007E48A1">
        <w:rPr>
          <w:b/>
          <w:bCs/>
          <w:color w:val="333333"/>
          <w:lang w:val="uk-UA"/>
        </w:rPr>
        <w:t>язок</w:t>
      </w:r>
      <w:proofErr w:type="spellEnd"/>
      <w:r w:rsidRPr="007E48A1">
        <w:rPr>
          <w:b/>
          <w:bCs/>
          <w:color w:val="333333"/>
          <w:lang w:val="en-US"/>
        </w:rPr>
        <w:t>:</w:t>
      </w:r>
    </w:p>
    <w:p w14:paraId="47C109CB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53A17B99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0F8807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6FE26083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c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A9D780D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6136B4E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2086E59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"YES"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87E0C18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</w:p>
    <w:p w14:paraId="46A2E4A9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"NO"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22B0F78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8FD53E5" w14:textId="6F8B85DC" w:rsidR="00597436" w:rsidRPr="009E186F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95812BD" w14:textId="69229700" w:rsidR="00597436" w:rsidRPr="00597436" w:rsidRDefault="00597436" w:rsidP="00597436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</w:rPr>
        <w:t>. Код до задачі про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i/>
          <w:iCs/>
          <w:color w:val="3D85C6"/>
          <w:sz w:val="20"/>
          <w:szCs w:val="20"/>
          <w:lang w:val="en-US"/>
        </w:rPr>
        <w:t>‘</w:t>
      </w:r>
      <w:r>
        <w:rPr>
          <w:i/>
          <w:iCs/>
          <w:color w:val="3D85C6"/>
          <w:sz w:val="20"/>
          <w:szCs w:val="20"/>
          <w:lang w:val="uk-UA"/>
        </w:rPr>
        <w:t>Апельсини</w:t>
      </w:r>
      <w:r>
        <w:rPr>
          <w:i/>
          <w:iCs/>
          <w:color w:val="3D85C6"/>
          <w:sz w:val="20"/>
          <w:szCs w:val="20"/>
          <w:lang w:val="en-US"/>
        </w:rPr>
        <w:t>’</w:t>
      </w:r>
    </w:p>
    <w:p w14:paraId="7CEE70CC" w14:textId="77777777" w:rsidR="00597436" w:rsidRDefault="00597436" w:rsidP="00597436">
      <w:pPr>
        <w:spacing w:after="200"/>
        <w:jc w:val="both"/>
      </w:pPr>
      <w:r>
        <w:rPr>
          <w:i/>
          <w:iCs/>
        </w:rPr>
        <w:lastRenderedPageBreak/>
        <w:t>Посилання на файл коду в пулреквесті</w:t>
      </w:r>
      <w:r>
        <w:t>:</w:t>
      </w:r>
      <w:r>
        <w:fldChar w:fldCharType="begin"/>
      </w:r>
      <w:r>
        <w:instrText>HYPERLINK "https://github.com/artificial-intelligence-department/ai_programming_playground_2024/blob/epic_1_practice_and_labs_olesia_kostak/ai_12/olesia_kostak/epic_1/epic_1_practice_and_labs_report_olesia_kostak.docx.docx" \h</w:instrText>
      </w:r>
      <w:r>
        <w:fldChar w:fldCharType="separate"/>
      </w:r>
      <w:r>
        <w:rPr>
          <w:color w:val="1155CC"/>
          <w:u w:val="single"/>
        </w:rPr>
        <w:t xml:space="preserve"> </w:t>
      </w:r>
      <w:r>
        <w:fldChar w:fldCharType="end"/>
      </w:r>
    </w:p>
    <w:p w14:paraId="43CFE756" w14:textId="0C5F3833" w:rsidR="00597436" w:rsidRDefault="00597436" w:rsidP="00597436">
      <w:pPr>
        <w:spacing w:after="200"/>
        <w:jc w:val="both"/>
        <w:rPr>
          <w:b/>
          <w:bCs/>
          <w:lang w:val="uk-UA"/>
        </w:rPr>
      </w:pPr>
      <w:hyperlink r:id="rId37" w:anchor="diff-9ffa9f260b5398d1aa41ef9525db75bcc8439d3c79b5f9eb6cf76b2f4690a6ee" w:history="1">
        <w:r w:rsidRPr="00F0297C">
          <w:rPr>
            <w:rStyle w:val="Hyperlink"/>
            <w:b/>
            <w:bCs/>
          </w:rPr>
          <w:t>https://github.com/artificial-intelligence-department/ai_programming_playground_2026/pull/80/changes#diff-9ffa9f260b5398d1aa41ef9525db75bcc8439d3c79b5f9eb6cf76b2f4690a6ee</w:t>
        </w:r>
      </w:hyperlink>
    </w:p>
    <w:p w14:paraId="5CC8A212" w14:textId="77777777" w:rsidR="00597436" w:rsidRPr="00597436" w:rsidRDefault="00597436" w:rsidP="00597436">
      <w:pPr>
        <w:jc w:val="both"/>
        <w:rPr>
          <w:b/>
          <w:bCs/>
          <w:lang w:val="uk-UA"/>
        </w:rPr>
      </w:pPr>
    </w:p>
    <w:p w14:paraId="7112A85F" w14:textId="77777777" w:rsidR="00597436" w:rsidRDefault="00597436" w:rsidP="00597436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>Задача 052</w:t>
      </w:r>
      <w:r>
        <w:rPr>
          <w:b/>
          <w:bCs/>
          <w:lang w:val="en-US"/>
        </w:rPr>
        <w:t>1</w:t>
      </w:r>
      <w:r>
        <w:rPr>
          <w:b/>
          <w:bCs/>
          <w:lang w:val="uk-UA"/>
        </w:rPr>
        <w:t xml:space="preserve">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Євро 2012</w:t>
      </w:r>
      <w:r>
        <w:rPr>
          <w:b/>
          <w:bCs/>
          <w:lang w:val="en-US"/>
        </w:rPr>
        <w:t>”</w:t>
      </w:r>
    </w:p>
    <w:p w14:paraId="73D22CA9" w14:textId="77777777" w:rsidR="00597436" w:rsidRPr="009E186F" w:rsidRDefault="00597436" w:rsidP="00597436">
      <w:pPr>
        <w:pStyle w:val="NormalWeb"/>
        <w:spacing w:before="0" w:beforeAutospacing="0" w:after="150" w:afterAutospacing="0"/>
        <w:rPr>
          <w:color w:val="333333"/>
        </w:rPr>
      </w:pPr>
      <w:r w:rsidRPr="007E48A1">
        <w:rPr>
          <w:b/>
          <w:bCs/>
          <w:lang w:val="uk-UA"/>
        </w:rPr>
        <w:t>Умова задачі</w:t>
      </w:r>
      <w:r w:rsidRPr="007E48A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9E186F">
        <w:rPr>
          <w:color w:val="333333"/>
        </w:rPr>
        <w:t>Євро 2012 уже в Україні. А саме в чотирьох містах: Львові, Києві, Донецьку та Харкові. І як ви, мабуть, знаєте, Зеник дуже любить дівчат. І в кожному із цих чотирьох міст в Зеника є різна кількість дівчат. Зеник знає, що для перегляду матчів Євро 2012 він відвідає всі чотири міста, і, звісно ж, не проґавить можливості зустрітися з усіма можливими знайомими дівчатами.</w:t>
      </w:r>
    </w:p>
    <w:p w14:paraId="61083BAA" w14:textId="77777777" w:rsidR="00597436" w:rsidRPr="009E186F" w:rsidRDefault="00597436" w:rsidP="00597436">
      <w:pPr>
        <w:pStyle w:val="NormalWeb"/>
        <w:spacing w:before="0" w:beforeAutospacing="0" w:after="150" w:afterAutospacing="0"/>
        <w:rPr>
          <w:color w:val="333333"/>
        </w:rPr>
      </w:pPr>
      <w:r w:rsidRPr="009E186F">
        <w:rPr>
          <w:color w:val="333333"/>
        </w:rPr>
        <w:t>Як справжній джентльмен, він не може приїхати в гості з порожніми руками, тому вирішив купити кожній дівчинці по сувеніру. І просить вас порахувати, скільки ж сувенірів йому прийдеться купити?</w:t>
      </w:r>
    </w:p>
    <w:p w14:paraId="13E5D4BC" w14:textId="77777777" w:rsidR="00597436" w:rsidRDefault="00597436" w:rsidP="00597436">
      <w:pPr>
        <w:pStyle w:val="NormalWeb"/>
        <w:spacing w:before="0" w:beforeAutospacing="0" w:after="150" w:afterAutospacing="0"/>
        <w:rPr>
          <w:color w:val="333333"/>
          <w:sz w:val="27"/>
          <w:szCs w:val="27"/>
          <w:shd w:val="clear" w:color="auto" w:fill="FFFFFF"/>
          <w:lang w:val="uk-UA"/>
        </w:rPr>
      </w:pPr>
      <w:r w:rsidRPr="007E48A1">
        <w:rPr>
          <w:color w:val="333333"/>
          <w:kern w:val="36"/>
        </w:rPr>
        <w:t>Вхідні дані:</w:t>
      </w:r>
      <w:r>
        <w:rPr>
          <w:color w:val="333333"/>
          <w:kern w:val="36"/>
        </w:rPr>
        <w:t xml:space="preserve"> </w:t>
      </w:r>
      <w:r w:rsidRPr="009E186F">
        <w:rPr>
          <w:color w:val="333333"/>
          <w:shd w:val="clear" w:color="auto" w:fill="FFFFFF"/>
        </w:rPr>
        <w:t>У першому рядку задано чотири цілих числа — кількість дівчат у Львові, Києві, Донецьку та Харкові відповідно.</w:t>
      </w:r>
    </w:p>
    <w:p w14:paraId="731ED9F4" w14:textId="77777777" w:rsidR="00597436" w:rsidRDefault="00597436" w:rsidP="00597436">
      <w:pPr>
        <w:pStyle w:val="NormalWeb"/>
        <w:spacing w:before="0" w:beforeAutospacing="0" w:after="150" w:afterAutospacing="0"/>
        <w:rPr>
          <w:b/>
          <w:bCs/>
          <w:color w:val="333333"/>
          <w:lang w:val="en-US"/>
        </w:rPr>
      </w:pPr>
      <w:proofErr w:type="spellStart"/>
      <w:r w:rsidRPr="007E48A1">
        <w:rPr>
          <w:b/>
          <w:bCs/>
          <w:color w:val="333333"/>
          <w:lang w:val="uk-UA"/>
        </w:rPr>
        <w:t>Розв</w:t>
      </w:r>
      <w:proofErr w:type="spellEnd"/>
      <w:r w:rsidRPr="007E48A1">
        <w:rPr>
          <w:b/>
          <w:bCs/>
          <w:color w:val="333333"/>
          <w:lang w:val="en-US"/>
        </w:rPr>
        <w:t>’</w:t>
      </w:r>
      <w:proofErr w:type="spellStart"/>
      <w:r w:rsidRPr="007E48A1">
        <w:rPr>
          <w:b/>
          <w:bCs/>
          <w:color w:val="333333"/>
          <w:lang w:val="uk-UA"/>
        </w:rPr>
        <w:t>язок</w:t>
      </w:r>
      <w:proofErr w:type="spellEnd"/>
      <w:r w:rsidRPr="007E48A1">
        <w:rPr>
          <w:b/>
          <w:bCs/>
          <w:color w:val="333333"/>
          <w:lang w:val="en-US"/>
        </w:rPr>
        <w:t>:</w:t>
      </w:r>
    </w:p>
    <w:p w14:paraId="019C658C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67F061BB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E233C8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7FE92D5C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c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F7E1AFC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3DDF311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4C28B86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66F5DEE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F07B8BC" w14:textId="399D3295" w:rsidR="00597436" w:rsidRPr="00597436" w:rsidRDefault="00597436" w:rsidP="00597436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>
        <w:rPr>
          <w:i/>
          <w:iCs/>
          <w:color w:val="3D85C6"/>
          <w:sz w:val="20"/>
          <w:szCs w:val="20"/>
          <w:lang w:val="uk-UA"/>
        </w:rPr>
        <w:t>3</w:t>
      </w:r>
      <w:r>
        <w:rPr>
          <w:i/>
          <w:iCs/>
          <w:color w:val="3D85C6"/>
          <w:sz w:val="20"/>
          <w:szCs w:val="20"/>
        </w:rPr>
        <w:t>. Код до задачі про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i/>
          <w:iCs/>
          <w:color w:val="3D85C6"/>
          <w:sz w:val="20"/>
          <w:szCs w:val="20"/>
          <w:lang w:val="en-US"/>
        </w:rPr>
        <w:t>‘</w:t>
      </w:r>
      <w:r>
        <w:rPr>
          <w:i/>
          <w:iCs/>
          <w:color w:val="3D85C6"/>
          <w:sz w:val="20"/>
          <w:szCs w:val="20"/>
          <w:lang w:val="uk-UA"/>
        </w:rPr>
        <w:t>Євро 2012</w:t>
      </w:r>
      <w:r>
        <w:rPr>
          <w:i/>
          <w:iCs/>
          <w:color w:val="3D85C6"/>
          <w:sz w:val="20"/>
          <w:szCs w:val="20"/>
          <w:lang w:val="en-US"/>
        </w:rPr>
        <w:t>’</w:t>
      </w:r>
    </w:p>
    <w:p w14:paraId="56886FF1" w14:textId="77777777" w:rsidR="00A94A2E" w:rsidRDefault="00A94A2E" w:rsidP="00A94A2E">
      <w:pPr>
        <w:spacing w:after="200"/>
        <w:jc w:val="both"/>
      </w:pPr>
      <w:r>
        <w:rPr>
          <w:i/>
          <w:iCs/>
        </w:rPr>
        <w:t>Посилання на файл коду в пулреквесті</w:t>
      </w:r>
      <w:r>
        <w:t>:</w:t>
      </w:r>
      <w:r>
        <w:fldChar w:fldCharType="begin"/>
      </w:r>
      <w:r>
        <w:instrText>HYPERLINK "https://github.com/artificial-intelligence-department/ai_programming_playground_2024/blob/epic_1_practice_and_labs_olesia_kostak/ai_12/olesia_kostak/epic_1/epic_1_practice_and_labs_report_olesia_kostak.docx.docx" \h</w:instrText>
      </w:r>
      <w:r>
        <w:fldChar w:fldCharType="separate"/>
      </w:r>
      <w:r>
        <w:rPr>
          <w:color w:val="1155CC"/>
          <w:u w:val="single"/>
        </w:rPr>
        <w:t xml:space="preserve"> </w:t>
      </w:r>
      <w:r>
        <w:fldChar w:fldCharType="end"/>
      </w:r>
    </w:p>
    <w:p w14:paraId="4B3B6271" w14:textId="77777777" w:rsidR="00A94A2E" w:rsidRDefault="00A94A2E" w:rsidP="00A94A2E">
      <w:pPr>
        <w:spacing w:after="200"/>
        <w:jc w:val="both"/>
        <w:rPr>
          <w:b/>
          <w:bCs/>
        </w:rPr>
      </w:pPr>
      <w:hyperlink r:id="rId38" w:anchor="diff-81545fd0c0d4f693f6c45f54801a0d5b60b249df798c978dd9e83f97818c1e4c" w:history="1">
        <w:r w:rsidRPr="00F0297C">
          <w:rPr>
            <w:rStyle w:val="Hyperlink"/>
            <w:b/>
            <w:bCs/>
          </w:rPr>
          <w:t>https://github.com/artificial-intelligence-department/ai_programming_playground_2026/pull/80/changes#diff-81545fd0c0d4f693f6c45f54801a0d5b60b249df798c978dd9e83f97818c1e4c</w:t>
        </w:r>
      </w:hyperlink>
    </w:p>
    <w:p w14:paraId="297373E4" w14:textId="77777777" w:rsidR="00597436" w:rsidRDefault="00597436" w:rsidP="00597436">
      <w:pPr>
        <w:jc w:val="both"/>
        <w:rPr>
          <w:b/>
          <w:bCs/>
          <w:lang w:val="uk-UA"/>
        </w:rPr>
      </w:pPr>
    </w:p>
    <w:p w14:paraId="4D31B20B" w14:textId="77777777" w:rsidR="00597436" w:rsidRDefault="00597436" w:rsidP="00597436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>Задача 155</w:t>
      </w:r>
      <w:r>
        <w:rPr>
          <w:b/>
          <w:bCs/>
          <w:lang w:val="en-US"/>
        </w:rPr>
        <w:t>1</w:t>
      </w:r>
      <w:r>
        <w:rPr>
          <w:b/>
          <w:bCs/>
          <w:lang w:val="uk-UA"/>
        </w:rPr>
        <w:t xml:space="preserve">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А ти вже помив руки</w:t>
      </w:r>
      <w:r>
        <w:rPr>
          <w:b/>
          <w:bCs/>
          <w:lang w:val="en-US"/>
        </w:rPr>
        <w:t>?”</w:t>
      </w:r>
    </w:p>
    <w:p w14:paraId="06881D07" w14:textId="77777777" w:rsidR="00597436" w:rsidRPr="009E186F" w:rsidRDefault="00597436" w:rsidP="00597436">
      <w:pPr>
        <w:pStyle w:val="NormalWeb"/>
        <w:spacing w:before="0" w:beforeAutospacing="0" w:after="150" w:afterAutospacing="0"/>
        <w:rPr>
          <w:color w:val="333333"/>
        </w:rPr>
      </w:pPr>
      <w:r w:rsidRPr="007E48A1">
        <w:rPr>
          <w:b/>
          <w:bCs/>
          <w:lang w:val="uk-UA"/>
        </w:rPr>
        <w:t>Умова задачі</w:t>
      </w:r>
      <w:r w:rsidRPr="007E48A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9E186F">
        <w:rPr>
          <w:color w:val="333333"/>
        </w:rPr>
        <w:t>Страшний реп’яховірус вирує по всій планеті. Станом на сьогодні, він встиг заразити</w:t>
      </w:r>
      <w:r w:rsidRPr="009E186F">
        <w:rPr>
          <w:rStyle w:val="apple-converted-space"/>
          <w:color w:val="333333"/>
        </w:rPr>
        <w:t> </w:t>
      </w:r>
      <w:r w:rsidRPr="009E186F">
        <w:rPr>
          <w:rStyle w:val="math"/>
          <w:rFonts w:ascii="Cambria Math" w:hAnsi="Cambria Math" w:cs="Cambria Math"/>
          <w:color w:val="333333"/>
        </w:rPr>
        <w:t>𝑎</w:t>
      </w:r>
      <w:r w:rsidRPr="009E186F">
        <w:rPr>
          <w:rStyle w:val="apple-converted-space"/>
          <w:color w:val="333333"/>
        </w:rPr>
        <w:t> </w:t>
      </w:r>
      <w:r w:rsidRPr="009E186F">
        <w:rPr>
          <w:color w:val="333333"/>
        </w:rPr>
        <w:t>людей.</w:t>
      </w:r>
    </w:p>
    <w:p w14:paraId="2ECE3E88" w14:textId="77777777" w:rsidR="00597436" w:rsidRPr="009E186F" w:rsidRDefault="00597436" w:rsidP="00597436">
      <w:pPr>
        <w:pStyle w:val="NormalWeb"/>
        <w:spacing w:before="0" w:beforeAutospacing="0" w:after="150" w:afterAutospacing="0"/>
        <w:rPr>
          <w:color w:val="333333"/>
        </w:rPr>
      </w:pPr>
      <w:r w:rsidRPr="009E186F">
        <w:rPr>
          <w:color w:val="333333"/>
        </w:rPr>
        <w:t>Вченим відомо, що ситуація стабілізувалась, і відтепер вірус буде щодня заражати рівно</w:t>
      </w:r>
      <w:r w:rsidRPr="009E186F">
        <w:rPr>
          <w:rStyle w:val="apple-converted-space"/>
          <w:color w:val="333333"/>
        </w:rPr>
        <w:t> </w:t>
      </w:r>
      <w:r w:rsidRPr="009E186F">
        <w:rPr>
          <w:rStyle w:val="math"/>
          <w:rFonts w:ascii="Cambria Math" w:hAnsi="Cambria Math" w:cs="Cambria Math"/>
          <w:color w:val="333333"/>
        </w:rPr>
        <w:t>𝑏</w:t>
      </w:r>
      <w:r w:rsidRPr="009E186F">
        <w:rPr>
          <w:rStyle w:val="apple-converted-space"/>
          <w:color w:val="333333"/>
        </w:rPr>
        <w:t> </w:t>
      </w:r>
      <w:r w:rsidRPr="009E186F">
        <w:rPr>
          <w:color w:val="333333"/>
        </w:rPr>
        <w:t>людей. Скільки сумарно людей будуть зараженими через</w:t>
      </w:r>
      <w:r w:rsidRPr="009E186F">
        <w:rPr>
          <w:rStyle w:val="apple-converted-space"/>
          <w:color w:val="333333"/>
        </w:rPr>
        <w:t> </w:t>
      </w:r>
      <w:r w:rsidRPr="009E186F">
        <w:rPr>
          <w:rStyle w:val="math"/>
          <w:rFonts w:ascii="Cambria Math" w:hAnsi="Cambria Math" w:cs="Cambria Math"/>
          <w:color w:val="333333"/>
        </w:rPr>
        <w:t>𝑘</w:t>
      </w:r>
      <w:r w:rsidRPr="009E186F">
        <w:rPr>
          <w:rStyle w:val="apple-converted-space"/>
          <w:color w:val="333333"/>
        </w:rPr>
        <w:t> </w:t>
      </w:r>
      <w:r w:rsidRPr="009E186F">
        <w:rPr>
          <w:color w:val="333333"/>
        </w:rPr>
        <w:t>днів?</w:t>
      </w:r>
    </w:p>
    <w:p w14:paraId="3941A898" w14:textId="77777777" w:rsidR="00597436" w:rsidRDefault="00597436" w:rsidP="00597436">
      <w:pPr>
        <w:pStyle w:val="NormalWeb"/>
        <w:spacing w:before="0" w:beforeAutospacing="0" w:after="150" w:afterAutospacing="0"/>
        <w:rPr>
          <w:color w:val="333333"/>
          <w:sz w:val="27"/>
          <w:szCs w:val="27"/>
          <w:shd w:val="clear" w:color="auto" w:fill="FFFFFF"/>
        </w:rPr>
      </w:pPr>
      <w:r w:rsidRPr="007E48A1">
        <w:rPr>
          <w:color w:val="333333"/>
          <w:kern w:val="36"/>
        </w:rPr>
        <w:t>Вхідні дані:</w:t>
      </w:r>
      <w:r>
        <w:rPr>
          <w:color w:val="333333"/>
          <w:kern w:val="36"/>
        </w:rPr>
        <w:t xml:space="preserve"> </w:t>
      </w:r>
      <w:r w:rsidRPr="009E186F">
        <w:rPr>
          <w:color w:val="333333"/>
          <w:shd w:val="clear" w:color="auto" w:fill="FFFFFF"/>
        </w:rPr>
        <w:t>У першому та єдиному рядку задано три цілих числа —</w:t>
      </w:r>
      <w:r w:rsidRPr="009E186F">
        <w:rPr>
          <w:rStyle w:val="apple-converted-space"/>
          <w:color w:val="333333"/>
          <w:shd w:val="clear" w:color="auto" w:fill="FFFFFF"/>
        </w:rPr>
        <w:t> </w:t>
      </w:r>
      <w:r w:rsidRPr="009E186F">
        <w:rPr>
          <w:rStyle w:val="math"/>
          <w:rFonts w:ascii="Cambria Math" w:hAnsi="Cambria Math" w:cs="Cambria Math"/>
          <w:color w:val="333333"/>
        </w:rPr>
        <w:t>𝑎</w:t>
      </w:r>
      <w:r w:rsidRPr="009E186F">
        <w:rPr>
          <w:color w:val="333333"/>
          <w:shd w:val="clear" w:color="auto" w:fill="FFFFFF"/>
        </w:rPr>
        <w:t>,</w:t>
      </w:r>
      <w:r w:rsidRPr="009E186F">
        <w:rPr>
          <w:rStyle w:val="apple-converted-space"/>
          <w:color w:val="333333"/>
          <w:shd w:val="clear" w:color="auto" w:fill="FFFFFF"/>
        </w:rPr>
        <w:t> </w:t>
      </w:r>
      <w:r w:rsidRPr="009E186F">
        <w:rPr>
          <w:rStyle w:val="math"/>
          <w:rFonts w:ascii="Cambria Math" w:hAnsi="Cambria Math" w:cs="Cambria Math"/>
          <w:color w:val="333333"/>
        </w:rPr>
        <w:t>𝑏</w:t>
      </w:r>
      <w:r w:rsidRPr="009E186F">
        <w:rPr>
          <w:rStyle w:val="apple-converted-space"/>
          <w:color w:val="333333"/>
          <w:shd w:val="clear" w:color="auto" w:fill="FFFFFF"/>
        </w:rPr>
        <w:t> </w:t>
      </w:r>
      <w:r w:rsidRPr="009E186F">
        <w:rPr>
          <w:color w:val="333333"/>
          <w:shd w:val="clear" w:color="auto" w:fill="FFFFFF"/>
        </w:rPr>
        <w:t>та</w:t>
      </w:r>
      <w:r w:rsidRPr="009E186F">
        <w:rPr>
          <w:rStyle w:val="apple-converted-space"/>
          <w:color w:val="333333"/>
          <w:shd w:val="clear" w:color="auto" w:fill="FFFFFF"/>
        </w:rPr>
        <w:t> </w:t>
      </w:r>
      <w:r w:rsidRPr="009E186F">
        <w:rPr>
          <w:rStyle w:val="math"/>
          <w:rFonts w:ascii="Cambria Math" w:hAnsi="Cambria Math" w:cs="Cambria Math"/>
          <w:color w:val="333333"/>
        </w:rPr>
        <w:t>𝑘</w:t>
      </w:r>
      <w:r w:rsidRPr="009E186F">
        <w:rPr>
          <w:color w:val="333333"/>
          <w:shd w:val="clear" w:color="auto" w:fill="FFFFFF"/>
        </w:rPr>
        <w:t>.</w:t>
      </w:r>
    </w:p>
    <w:p w14:paraId="26EDAA1C" w14:textId="77777777" w:rsidR="00597436" w:rsidRDefault="00597436" w:rsidP="00597436">
      <w:pPr>
        <w:pStyle w:val="NormalWeb"/>
        <w:spacing w:before="0" w:beforeAutospacing="0" w:after="150" w:afterAutospacing="0"/>
        <w:rPr>
          <w:b/>
          <w:bCs/>
          <w:color w:val="333333"/>
          <w:lang w:val="en-US"/>
        </w:rPr>
      </w:pPr>
      <w:proofErr w:type="spellStart"/>
      <w:r w:rsidRPr="007E48A1">
        <w:rPr>
          <w:b/>
          <w:bCs/>
          <w:color w:val="333333"/>
          <w:lang w:val="uk-UA"/>
        </w:rPr>
        <w:t>Розв</w:t>
      </w:r>
      <w:proofErr w:type="spellEnd"/>
      <w:r w:rsidRPr="007E48A1">
        <w:rPr>
          <w:b/>
          <w:bCs/>
          <w:color w:val="333333"/>
          <w:lang w:val="en-US"/>
        </w:rPr>
        <w:t>’</w:t>
      </w:r>
      <w:proofErr w:type="spellStart"/>
      <w:r w:rsidRPr="007E48A1">
        <w:rPr>
          <w:b/>
          <w:bCs/>
          <w:color w:val="333333"/>
          <w:lang w:val="uk-UA"/>
        </w:rPr>
        <w:t>язок</w:t>
      </w:r>
      <w:proofErr w:type="spellEnd"/>
      <w:r w:rsidRPr="007E48A1">
        <w:rPr>
          <w:b/>
          <w:bCs/>
          <w:color w:val="333333"/>
          <w:lang w:val="en-US"/>
        </w:rPr>
        <w:t>:</w:t>
      </w:r>
    </w:p>
    <w:p w14:paraId="06A3B450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5149271F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E6EA3BA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758C241B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C5224A9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6551CD2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A3F6B52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E050A1F" w14:textId="77777777" w:rsidR="00597436" w:rsidRDefault="00597436" w:rsidP="0059743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EAA41DD" w14:textId="5C637E5D" w:rsidR="00597436" w:rsidRPr="00597436" w:rsidRDefault="00597436" w:rsidP="00597436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>
        <w:rPr>
          <w:i/>
          <w:iCs/>
          <w:color w:val="3D85C6"/>
          <w:sz w:val="20"/>
          <w:szCs w:val="20"/>
          <w:lang w:val="uk-UA"/>
        </w:rPr>
        <w:t>4</w:t>
      </w:r>
      <w:r>
        <w:rPr>
          <w:i/>
          <w:iCs/>
          <w:color w:val="3D85C6"/>
          <w:sz w:val="20"/>
          <w:szCs w:val="20"/>
        </w:rPr>
        <w:t>. Код до задачі про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i/>
          <w:iCs/>
          <w:color w:val="3D85C6"/>
          <w:sz w:val="20"/>
          <w:szCs w:val="20"/>
          <w:lang w:val="en-US"/>
        </w:rPr>
        <w:t>‘</w:t>
      </w:r>
      <w:r>
        <w:rPr>
          <w:i/>
          <w:iCs/>
          <w:color w:val="3D85C6"/>
          <w:sz w:val="20"/>
          <w:szCs w:val="20"/>
          <w:lang w:val="uk-UA"/>
        </w:rPr>
        <w:t>А ти вже помив руки</w:t>
      </w:r>
      <w:r>
        <w:rPr>
          <w:i/>
          <w:iCs/>
          <w:color w:val="3D85C6"/>
          <w:sz w:val="20"/>
          <w:szCs w:val="20"/>
          <w:lang w:val="en-US"/>
        </w:rPr>
        <w:t>?’</w:t>
      </w:r>
    </w:p>
    <w:p w14:paraId="4A13288D" w14:textId="77777777" w:rsidR="00A94A2E" w:rsidRDefault="00A94A2E" w:rsidP="00A94A2E">
      <w:pPr>
        <w:spacing w:after="200"/>
        <w:jc w:val="both"/>
      </w:pPr>
      <w:r>
        <w:rPr>
          <w:i/>
          <w:iCs/>
        </w:rPr>
        <w:t>Посилання на файл коду в пулреквесті</w:t>
      </w:r>
      <w:r>
        <w:t>:</w:t>
      </w:r>
      <w:hyperlink r:id="rId39">
        <w:r>
          <w:rPr>
            <w:color w:val="1155CC"/>
            <w:u w:val="single"/>
          </w:rPr>
          <w:t xml:space="preserve"> </w:t>
        </w:r>
      </w:hyperlink>
    </w:p>
    <w:p w14:paraId="391636BF" w14:textId="5A1CE9F7" w:rsidR="00597436" w:rsidRDefault="00A94A2E" w:rsidP="002E036B">
      <w:pPr>
        <w:spacing w:after="200"/>
        <w:jc w:val="both"/>
        <w:rPr>
          <w:b/>
          <w:bCs/>
          <w:lang w:val="uk-UA"/>
        </w:rPr>
      </w:pPr>
      <w:hyperlink r:id="rId40" w:anchor="diff-256db4807e7c5f0f9c88551d6dd90f3028aa8914e44033c6eea3cc3299406777" w:history="1">
        <w:r w:rsidRPr="00F0297C">
          <w:rPr>
            <w:rStyle w:val="Hyperlink"/>
            <w:b/>
            <w:bCs/>
            <w:lang w:val="uk-UA"/>
          </w:rPr>
          <w:t>https://github.com/artificial-intelligence-department/ai_programming_playground_2026/pull/80/changes#diff-256db4807e7c5f0f9c88551d6dd90f3028aa8914e44033c6eea3cc3299406777</w:t>
        </w:r>
      </w:hyperlink>
    </w:p>
    <w:p w14:paraId="54D6D4EA" w14:textId="77777777" w:rsidR="002E036B" w:rsidRPr="002E036B" w:rsidRDefault="002E036B" w:rsidP="002E036B">
      <w:pPr>
        <w:spacing w:after="200"/>
        <w:jc w:val="both"/>
        <w:rPr>
          <w:b/>
          <w:bCs/>
          <w:lang w:val="uk-UA"/>
        </w:rPr>
      </w:pPr>
    </w:p>
    <w:p w14:paraId="61B4BD33" w14:textId="77777777" w:rsidR="00597436" w:rsidRPr="00597436" w:rsidRDefault="00597436" w:rsidP="00597436">
      <w:pPr>
        <w:rPr>
          <w:lang w:val="uk-UA"/>
        </w:rPr>
      </w:pPr>
    </w:p>
    <w:p w14:paraId="13D38029" w14:textId="77777777" w:rsidR="00656104" w:rsidRPr="00812868" w:rsidRDefault="00000000" w:rsidP="00656104">
      <w:pPr>
        <w:jc w:val="both"/>
        <w:rPr>
          <w:b/>
          <w:bCs/>
          <w:lang w:val="uk-UA"/>
        </w:rPr>
      </w:pPr>
      <w:r w:rsidRPr="00597436">
        <w:rPr>
          <w:b/>
          <w:bCs/>
        </w:rPr>
        <w:t>Завдання №10</w:t>
      </w:r>
      <w:r>
        <w:t xml:space="preserve"> Run First Program - </w:t>
      </w:r>
      <w:r w:rsidR="00656104" w:rsidRPr="00656104">
        <w:t xml:space="preserve">задача про </w:t>
      </w:r>
      <w:r w:rsidR="00656104" w:rsidRPr="00656104">
        <w:rPr>
          <w:lang w:val="uk-UA"/>
        </w:rPr>
        <w:t>автономність портативної зарядної станції</w:t>
      </w:r>
    </w:p>
    <w:p w14:paraId="314F46C6" w14:textId="33E86B7A" w:rsidR="002C4E02" w:rsidRDefault="002C4E02">
      <w:pPr>
        <w:spacing w:after="200"/>
        <w:jc w:val="both"/>
      </w:pPr>
    </w:p>
    <w:p w14:paraId="3687E712" w14:textId="77777777" w:rsidR="007A2C32" w:rsidRPr="007A2C32" w:rsidRDefault="00000000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color w:val="D4D4D4"/>
          <w:sz w:val="14"/>
          <w:szCs w:val="14"/>
        </w:rPr>
        <w:t xml:space="preserve"> </w:t>
      </w:r>
      <w:r w:rsidR="007A2C32" w:rsidRPr="007A2C32">
        <w:rPr>
          <w:rFonts w:ascii="Menlo" w:hAnsi="Menlo" w:cs="Menlo"/>
          <w:color w:val="8B949E"/>
          <w:sz w:val="18"/>
          <w:szCs w:val="18"/>
        </w:rPr>
        <w:t>/*</w:t>
      </w:r>
    </w:p>
    <w:p w14:paraId="16B87A4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Задача: Розрахунок автономності портативної зарядної станції</w:t>
      </w:r>
    </w:p>
    <w:p w14:paraId="3E38B0D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Автор: Ільницька Софія</w:t>
      </w:r>
    </w:p>
    <w:p w14:paraId="1FE606C6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Група: ШІ-14</w:t>
      </w:r>
    </w:p>
    <w:p w14:paraId="569E9067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>*/</w:t>
      </w:r>
    </w:p>
    <w:p w14:paraId="1C169B48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A4FE72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586C0"/>
          <w:sz w:val="18"/>
          <w:szCs w:val="18"/>
        </w:rPr>
        <w:t>#include</w:t>
      </w:r>
      <w:r w:rsidRPr="007A2C32">
        <w:rPr>
          <w:rFonts w:ascii="Menlo" w:hAnsi="Menlo" w:cs="Menlo"/>
          <w:color w:val="569CD6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&lt;iostream&gt;</w:t>
      </w:r>
    </w:p>
    <w:p w14:paraId="5663C6B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586C0"/>
          <w:sz w:val="18"/>
          <w:szCs w:val="18"/>
        </w:rPr>
        <w:t>#include</w:t>
      </w:r>
      <w:r w:rsidRPr="007A2C32">
        <w:rPr>
          <w:rFonts w:ascii="Menlo" w:hAnsi="Menlo" w:cs="Menlo"/>
          <w:color w:val="569CD6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&lt;string&gt;</w:t>
      </w:r>
    </w:p>
    <w:p w14:paraId="4CCC3F5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586C0"/>
          <w:sz w:val="18"/>
          <w:szCs w:val="18"/>
        </w:rPr>
        <w:t>#include</w:t>
      </w:r>
      <w:r w:rsidRPr="007A2C32">
        <w:rPr>
          <w:rFonts w:ascii="Menlo" w:hAnsi="Menlo" w:cs="Menlo"/>
          <w:color w:val="569CD6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&lt;cmath&gt;</w:t>
      </w:r>
    </w:p>
    <w:p w14:paraId="52A7B28B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586C0"/>
          <w:sz w:val="18"/>
          <w:szCs w:val="18"/>
        </w:rPr>
        <w:t>#include</w:t>
      </w:r>
      <w:r w:rsidRPr="007A2C32">
        <w:rPr>
          <w:rFonts w:ascii="Menlo" w:hAnsi="Menlo" w:cs="Menlo"/>
          <w:color w:val="569CD6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&lt;iomanip&gt;</w:t>
      </w:r>
      <w:r w:rsidRPr="007A2C32">
        <w:rPr>
          <w:rFonts w:ascii="Menlo" w:hAnsi="Menlo" w:cs="Menlo"/>
          <w:color w:val="569CD6"/>
          <w:sz w:val="18"/>
          <w:szCs w:val="18"/>
        </w:rPr>
        <w:t xml:space="preserve"> </w:t>
      </w:r>
      <w:r w:rsidRPr="007A2C32">
        <w:rPr>
          <w:rFonts w:ascii="Menlo" w:hAnsi="Menlo" w:cs="Menlo"/>
          <w:color w:val="8B949E"/>
          <w:sz w:val="18"/>
          <w:szCs w:val="18"/>
        </w:rPr>
        <w:t>// для std::setprecision (форматування виводу чисел з плаваючою комою)</w:t>
      </w:r>
    </w:p>
    <w:p w14:paraId="06795D95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907E3D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FF7B72"/>
          <w:sz w:val="18"/>
          <w:szCs w:val="18"/>
        </w:rPr>
        <w:t>int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main</w:t>
      </w:r>
      <w:r w:rsidRPr="007A2C32">
        <w:rPr>
          <w:rFonts w:ascii="Menlo" w:hAnsi="Menlo" w:cs="Menlo"/>
          <w:color w:val="BBBEBF"/>
          <w:sz w:val="18"/>
          <w:szCs w:val="18"/>
        </w:rPr>
        <w:t>() {</w:t>
      </w:r>
    </w:p>
    <w:p w14:paraId="3EBD5AB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569CD6"/>
          <w:sz w:val="18"/>
          <w:szCs w:val="18"/>
        </w:rPr>
        <w:t>const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FF7B72"/>
          <w:sz w:val="18"/>
          <w:szCs w:val="18"/>
        </w:rPr>
        <w:t>double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BATTERY_DEGRADATION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0.02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  <w:r w:rsidRPr="007A2C32">
        <w:rPr>
          <w:rFonts w:ascii="Menlo" w:hAnsi="Menlo" w:cs="Menlo"/>
          <w:color w:val="8B949E"/>
          <w:sz w:val="18"/>
          <w:szCs w:val="18"/>
        </w:rPr>
        <w:t xml:space="preserve">  // 2% деградація батареї на рік</w:t>
      </w:r>
    </w:p>
    <w:p w14:paraId="014F138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4EC9B0"/>
          <w:sz w:val="18"/>
          <w:szCs w:val="18"/>
        </w:rPr>
        <w:t>string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station_model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51ADCA9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double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rated_capacity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0.0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134299F8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int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station_age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7D196F1F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int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charge_level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53C8E2A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double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inverter_efficiency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0.0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5CAC448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double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device_power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0.0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57CE1F2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98CE2E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"Модель станції: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; </w:t>
      </w:r>
    </w:p>
    <w:p w14:paraId="4CEA387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getline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cin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A2C32">
        <w:rPr>
          <w:rFonts w:ascii="Menlo" w:hAnsi="Menlo" w:cs="Menlo"/>
          <w:color w:val="C9D1D9"/>
          <w:sz w:val="18"/>
          <w:szCs w:val="18"/>
        </w:rPr>
        <w:t>station_model</w:t>
      </w:r>
      <w:r w:rsidRPr="007A2C32">
        <w:rPr>
          <w:rFonts w:ascii="Menlo" w:hAnsi="Menlo" w:cs="Menlo"/>
          <w:color w:val="BBBEBF"/>
          <w:sz w:val="18"/>
          <w:szCs w:val="18"/>
        </w:rPr>
        <w:t>);</w:t>
      </w:r>
      <w:r w:rsidRPr="007A2C32">
        <w:rPr>
          <w:rFonts w:ascii="Menlo" w:hAnsi="Menlo" w:cs="Menlo"/>
          <w:color w:val="8B949E"/>
          <w:sz w:val="18"/>
          <w:szCs w:val="18"/>
        </w:rPr>
        <w:t xml:space="preserve">  //зчитує назву моделі разом із можливими пробілами</w:t>
      </w:r>
    </w:p>
    <w:p w14:paraId="50855166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C586C0"/>
          <w:sz w:val="18"/>
          <w:szCs w:val="18"/>
        </w:rPr>
        <w:t>if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(</w:t>
      </w:r>
      <w:r w:rsidRPr="007A2C32">
        <w:rPr>
          <w:rFonts w:ascii="Menlo" w:hAnsi="Menlo" w:cs="Menlo"/>
          <w:color w:val="C9D1D9"/>
          <w:sz w:val="18"/>
          <w:szCs w:val="18"/>
        </w:rPr>
        <w:t>station_model</w:t>
      </w:r>
      <w:r w:rsidRPr="007A2C32">
        <w:rPr>
          <w:rFonts w:ascii="Menlo" w:hAnsi="Menlo" w:cs="Menlo"/>
          <w:color w:val="BBBEBF"/>
          <w:sz w:val="18"/>
          <w:szCs w:val="18"/>
        </w:rPr>
        <w:t>.</w:t>
      </w:r>
      <w:r w:rsidRPr="007A2C32">
        <w:rPr>
          <w:rFonts w:ascii="Menlo" w:hAnsi="Menlo" w:cs="Menlo"/>
          <w:color w:val="D2A8FF"/>
          <w:sz w:val="18"/>
          <w:szCs w:val="18"/>
        </w:rPr>
        <w:t>length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() </w:t>
      </w:r>
      <w:r w:rsidRPr="007A2C32">
        <w:rPr>
          <w:rFonts w:ascii="Menlo" w:hAnsi="Menlo" w:cs="Menlo"/>
          <w:color w:val="D4D4D4"/>
          <w:sz w:val="18"/>
          <w:szCs w:val="18"/>
        </w:rPr>
        <w:t>&gt;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31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||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station_model</w:t>
      </w:r>
      <w:r w:rsidRPr="007A2C32">
        <w:rPr>
          <w:rFonts w:ascii="Menlo" w:hAnsi="Menlo" w:cs="Menlo"/>
          <w:color w:val="BBBEBF"/>
          <w:sz w:val="18"/>
          <w:szCs w:val="18"/>
        </w:rPr>
        <w:t>.</w:t>
      </w:r>
      <w:r w:rsidRPr="007A2C32">
        <w:rPr>
          <w:rFonts w:ascii="Menlo" w:hAnsi="Menlo" w:cs="Menlo"/>
          <w:color w:val="D2A8FF"/>
          <w:sz w:val="18"/>
          <w:szCs w:val="18"/>
        </w:rPr>
        <w:t>find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A5D6FF"/>
          <w:sz w:val="18"/>
          <w:szCs w:val="18"/>
        </w:rPr>
        <w:t>' '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4D4D4"/>
          <w:sz w:val="18"/>
          <w:szCs w:val="18"/>
        </w:rPr>
        <w:t>!=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4EC9B0"/>
          <w:sz w:val="18"/>
          <w:szCs w:val="18"/>
        </w:rPr>
        <w:t>string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npos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C9D1D9"/>
          <w:sz w:val="18"/>
          <w:szCs w:val="18"/>
        </w:rPr>
        <w:t>{</w:t>
      </w:r>
    </w:p>
    <w:p w14:paraId="25908EE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::cout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"Помилка: Модель станції не може перевищувати 31 символ і не може містити пробіл."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35C7B78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C586C0"/>
          <w:sz w:val="18"/>
          <w:szCs w:val="18"/>
        </w:rPr>
        <w:t>return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49D9381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D49E07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"Паспортна ємність (Вт*год): "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0633FBD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cin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&gt;&gt;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rated_capacity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1351F23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C586C0"/>
          <w:sz w:val="18"/>
          <w:szCs w:val="18"/>
        </w:rPr>
        <w:t>if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(</w:t>
      </w:r>
      <w:r w:rsidRPr="007A2C32">
        <w:rPr>
          <w:rFonts w:ascii="Menlo" w:hAnsi="Menlo" w:cs="Menlo"/>
          <w:color w:val="C9D1D9"/>
          <w:sz w:val="18"/>
          <w:szCs w:val="18"/>
        </w:rPr>
        <w:t>rated_capacity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&lt;=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C9D1D9"/>
          <w:sz w:val="18"/>
          <w:szCs w:val="18"/>
        </w:rPr>
        <w:t>{</w:t>
      </w:r>
    </w:p>
    <w:p w14:paraId="49C6639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lastRenderedPageBreak/>
        <w:t xml:space="preserve">    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::cout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"Помилка: Паспортна ємність повинна бути додатнім числом."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5AE7DE3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C586C0"/>
          <w:sz w:val="18"/>
          <w:szCs w:val="18"/>
        </w:rPr>
        <w:t>return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0C43D01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0922D5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"Вік станції (років): "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22E129AF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cin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&gt;&gt;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station_age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3308ED5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C586C0"/>
          <w:sz w:val="18"/>
          <w:szCs w:val="18"/>
        </w:rPr>
        <w:t>if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(</w:t>
      </w:r>
      <w:r w:rsidRPr="007A2C32">
        <w:rPr>
          <w:rFonts w:ascii="Menlo" w:hAnsi="Menlo" w:cs="Menlo"/>
          <w:color w:val="C9D1D9"/>
          <w:sz w:val="18"/>
          <w:szCs w:val="18"/>
        </w:rPr>
        <w:t>station_age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||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station_age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&gt;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20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C9D1D9"/>
          <w:sz w:val="18"/>
          <w:szCs w:val="18"/>
        </w:rPr>
        <w:t>{</w:t>
      </w:r>
    </w:p>
    <w:p w14:paraId="78855F51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::cout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"Помилка: Вік станції повинен бути в діапазоні від 0 до 20."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2FA6A24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C586C0"/>
          <w:sz w:val="18"/>
          <w:szCs w:val="18"/>
        </w:rPr>
        <w:t>return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26AC87B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3E0207F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"Рівень заряду (%): "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084B82E1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cin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&gt;&gt;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charge_level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53E8A3F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C586C0"/>
          <w:sz w:val="18"/>
          <w:szCs w:val="18"/>
        </w:rPr>
        <w:t>if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(</w:t>
      </w:r>
      <w:r w:rsidRPr="007A2C32">
        <w:rPr>
          <w:rFonts w:ascii="Menlo" w:hAnsi="Menlo" w:cs="Menlo"/>
          <w:color w:val="C9D1D9"/>
          <w:sz w:val="18"/>
          <w:szCs w:val="18"/>
        </w:rPr>
        <w:t>charge_level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||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charge_level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&gt;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100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C9D1D9"/>
          <w:sz w:val="18"/>
          <w:szCs w:val="18"/>
        </w:rPr>
        <w:t>{</w:t>
      </w:r>
    </w:p>
    <w:p w14:paraId="1EE622D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::cout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"Помилка: Рівень заряду повинен бути в діапазоні від 0 до 100."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7DD3D7E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C586C0"/>
          <w:sz w:val="18"/>
          <w:szCs w:val="18"/>
        </w:rPr>
        <w:t>return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430F1A3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56E0467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"ККД інвертора (%): "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58ABBB62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cin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&gt;&gt;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inverter_efficiency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4F4081E2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C586C0"/>
          <w:sz w:val="18"/>
          <w:szCs w:val="18"/>
        </w:rPr>
        <w:t>if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(</w:t>
      </w:r>
      <w:r w:rsidRPr="007A2C32">
        <w:rPr>
          <w:rFonts w:ascii="Menlo" w:hAnsi="Menlo" w:cs="Menlo"/>
          <w:color w:val="C9D1D9"/>
          <w:sz w:val="18"/>
          <w:szCs w:val="18"/>
        </w:rPr>
        <w:t>inverter_efficiency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&lt;=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||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inverter_efficiency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&gt;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100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C9D1D9"/>
          <w:sz w:val="18"/>
          <w:szCs w:val="18"/>
        </w:rPr>
        <w:t>{</w:t>
      </w:r>
    </w:p>
    <w:p w14:paraId="78C3886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::cout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"Помилка: ККД інвертора повинен бути в діапазоні від 0 до 100."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0055A8D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C586C0"/>
          <w:sz w:val="18"/>
          <w:szCs w:val="18"/>
        </w:rPr>
        <w:t>return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713A576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638FA51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"Потужність приладу (Вт): "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32E7D81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cin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&gt;&gt;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device_power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035A661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C586C0"/>
          <w:sz w:val="18"/>
          <w:szCs w:val="18"/>
        </w:rPr>
        <w:t>if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(</w:t>
      </w:r>
      <w:r w:rsidRPr="007A2C32">
        <w:rPr>
          <w:rFonts w:ascii="Menlo" w:hAnsi="Menlo" w:cs="Menlo"/>
          <w:color w:val="C9D1D9"/>
          <w:sz w:val="18"/>
          <w:szCs w:val="18"/>
        </w:rPr>
        <w:t>device_power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&lt;=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C9D1D9"/>
          <w:sz w:val="18"/>
          <w:szCs w:val="18"/>
        </w:rPr>
        <w:t>{</w:t>
      </w:r>
    </w:p>
    <w:p w14:paraId="3E0C4C5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::cout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"Помилка: Потужність приладу повинна бути додатнім числом."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C9D1D9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78DA5FD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7A2C32">
        <w:rPr>
          <w:rFonts w:ascii="Menlo" w:hAnsi="Menlo" w:cs="Menlo"/>
          <w:color w:val="C586C0"/>
          <w:sz w:val="18"/>
          <w:szCs w:val="18"/>
        </w:rPr>
        <w:t>return</w:t>
      </w:r>
      <w:r w:rsidRPr="007A2C32">
        <w:rPr>
          <w:rFonts w:ascii="Menlo" w:hAnsi="Menlo" w:cs="Menlo"/>
          <w:color w:val="C9D1D9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C9D1D9"/>
          <w:sz w:val="18"/>
          <w:szCs w:val="18"/>
        </w:rPr>
        <w:t>;</w:t>
      </w:r>
    </w:p>
    <w:p w14:paraId="6C9C26C1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D879DF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6C4F81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 // Обчислюємо фактичну ємність акумулятора після врахування деградації за весь період експлуатації</w:t>
      </w:r>
    </w:p>
    <w:p w14:paraId="1D6D28A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double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efficient_capacity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rated_capacity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569CD6"/>
          <w:sz w:val="18"/>
          <w:szCs w:val="18"/>
        </w:rPr>
        <w:t>*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pow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-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BATTERY_DEGRADATION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A2C32">
        <w:rPr>
          <w:rFonts w:ascii="Menlo" w:hAnsi="Menlo" w:cs="Menlo"/>
          <w:color w:val="C9D1D9"/>
          <w:sz w:val="18"/>
          <w:szCs w:val="18"/>
        </w:rPr>
        <w:t>station_age</w:t>
      </w:r>
      <w:r w:rsidRPr="007A2C32">
        <w:rPr>
          <w:rFonts w:ascii="Menlo" w:hAnsi="Menlo" w:cs="Menlo"/>
          <w:color w:val="BBBEBF"/>
          <w:sz w:val="18"/>
          <w:szCs w:val="18"/>
        </w:rPr>
        <w:t>);</w:t>
      </w:r>
    </w:p>
    <w:p w14:paraId="7FBE246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// Обчислюємо кількість енергії, яка фактично зберігається в акумуляторі відповідно до рівня заряду</w:t>
      </w:r>
    </w:p>
    <w:p w14:paraId="3C88508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double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energy_stored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efficient_capacity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*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charge_level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/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100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5486FAB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// Обчислюємо корисну енергію після втрат під час роботи інвертора</w:t>
      </w:r>
    </w:p>
    <w:p w14:paraId="594D92A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double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energy_useful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energy_stored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*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inverter_efficiency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/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100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1000E046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// Обчислюємо кількість енергії, яка втрачається під час перетворення інвертором</w:t>
      </w:r>
    </w:p>
    <w:p w14:paraId="0CA8A6B7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double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energy_loss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energy_stored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-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energy_useful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3D106052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// Обчислюємо орієнтовний час роботи приладу від доступної корисної енергії</w:t>
      </w:r>
    </w:p>
    <w:p w14:paraId="384BF937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double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working_time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energy_useful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/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device_power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55A47B2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// Відокремлюємо повні години від загального часу роботи</w:t>
      </w:r>
    </w:p>
    <w:p w14:paraId="2214C47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int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hours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569CD6"/>
          <w:sz w:val="18"/>
          <w:szCs w:val="18"/>
        </w:rPr>
        <w:t>static_cast</w:t>
      </w:r>
      <w:r w:rsidRPr="007A2C32">
        <w:rPr>
          <w:rFonts w:ascii="Menlo" w:hAnsi="Menlo" w:cs="Menlo"/>
          <w:color w:val="D4D4D4"/>
          <w:sz w:val="18"/>
          <w:szCs w:val="18"/>
        </w:rPr>
        <w:t>&lt;</w:t>
      </w:r>
      <w:r w:rsidRPr="007A2C32">
        <w:rPr>
          <w:rFonts w:ascii="Menlo" w:hAnsi="Menlo" w:cs="Menlo"/>
          <w:color w:val="FF7B72"/>
          <w:sz w:val="18"/>
          <w:szCs w:val="18"/>
        </w:rPr>
        <w:t>int</w:t>
      </w:r>
      <w:r w:rsidRPr="007A2C32">
        <w:rPr>
          <w:rFonts w:ascii="Menlo" w:hAnsi="Menlo" w:cs="Menlo"/>
          <w:color w:val="D4D4D4"/>
          <w:sz w:val="18"/>
          <w:szCs w:val="18"/>
        </w:rPr>
        <w:t>&gt;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floor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C9D1D9"/>
          <w:sz w:val="18"/>
          <w:szCs w:val="18"/>
        </w:rPr>
        <w:t>working_time</w:t>
      </w:r>
      <w:r w:rsidRPr="007A2C32">
        <w:rPr>
          <w:rFonts w:ascii="Menlo" w:hAnsi="Menlo" w:cs="Menlo"/>
          <w:color w:val="BBBEBF"/>
          <w:sz w:val="18"/>
          <w:szCs w:val="18"/>
        </w:rPr>
        <w:t>));</w:t>
      </w:r>
    </w:p>
    <w:p w14:paraId="11C2899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8B949E"/>
          <w:sz w:val="18"/>
          <w:szCs w:val="18"/>
        </w:rPr>
        <w:t xml:space="preserve">    // Перетворюємо дробову частину часу роботи на повні хвилини</w:t>
      </w:r>
    </w:p>
    <w:p w14:paraId="6F241BD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FF7B72"/>
          <w:sz w:val="18"/>
          <w:szCs w:val="18"/>
        </w:rPr>
        <w:t>int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minutes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=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569CD6"/>
          <w:sz w:val="18"/>
          <w:szCs w:val="18"/>
        </w:rPr>
        <w:t>static_cast</w:t>
      </w:r>
      <w:r w:rsidRPr="007A2C32">
        <w:rPr>
          <w:rFonts w:ascii="Menlo" w:hAnsi="Menlo" w:cs="Menlo"/>
          <w:color w:val="D4D4D4"/>
          <w:sz w:val="18"/>
          <w:szCs w:val="18"/>
        </w:rPr>
        <w:t>&lt;</w:t>
      </w:r>
      <w:r w:rsidRPr="007A2C32">
        <w:rPr>
          <w:rFonts w:ascii="Menlo" w:hAnsi="Menlo" w:cs="Menlo"/>
          <w:color w:val="FF7B72"/>
          <w:sz w:val="18"/>
          <w:szCs w:val="18"/>
        </w:rPr>
        <w:t>int</w:t>
      </w:r>
      <w:r w:rsidRPr="007A2C32">
        <w:rPr>
          <w:rFonts w:ascii="Menlo" w:hAnsi="Menlo" w:cs="Menlo"/>
          <w:color w:val="D4D4D4"/>
          <w:sz w:val="18"/>
          <w:szCs w:val="18"/>
        </w:rPr>
        <w:t>&gt;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floor</w:t>
      </w:r>
      <w:r w:rsidRPr="007A2C32">
        <w:rPr>
          <w:rFonts w:ascii="Menlo" w:hAnsi="Menlo" w:cs="Menlo"/>
          <w:color w:val="BBBEBF"/>
          <w:sz w:val="18"/>
          <w:szCs w:val="18"/>
        </w:rPr>
        <w:t>((</w:t>
      </w:r>
      <w:r w:rsidRPr="007A2C32">
        <w:rPr>
          <w:rFonts w:ascii="Menlo" w:hAnsi="Menlo" w:cs="Menlo"/>
          <w:color w:val="C9D1D9"/>
          <w:sz w:val="18"/>
          <w:szCs w:val="18"/>
        </w:rPr>
        <w:t>working_time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4D4D4"/>
          <w:sz w:val="18"/>
          <w:szCs w:val="18"/>
        </w:rPr>
        <w:t>-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hours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4D4D4"/>
          <w:sz w:val="18"/>
          <w:szCs w:val="18"/>
        </w:rPr>
        <w:t>*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60</w:t>
      </w:r>
      <w:r w:rsidRPr="007A2C32">
        <w:rPr>
          <w:rFonts w:ascii="Menlo" w:hAnsi="Menlo" w:cs="Menlo"/>
          <w:color w:val="BBBEBF"/>
          <w:sz w:val="18"/>
          <w:szCs w:val="18"/>
        </w:rPr>
        <w:t>));</w:t>
      </w:r>
    </w:p>
    <w:p w14:paraId="574D390F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</w:p>
    <w:p w14:paraId="4892DD9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454B242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"Модель: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station_model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6EB788AB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"Паспортна ємність: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fixed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setprecision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rated_capacity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 Вт*год"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1202FC6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"Вік станції: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station_age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 р."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179A1E64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"Фактична ємність: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fixed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setprecision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efficient_capacity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 Вт*год"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0E8C986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"Рівень заряду: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charge_level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"%"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42C06CFB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"ККД інвертора: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fixed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setprecision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B5CEA8"/>
          <w:sz w:val="18"/>
          <w:szCs w:val="18"/>
        </w:rPr>
        <w:t>2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inverter_efficiency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"%"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6B21BBC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"Запас енергії: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fixed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setprecision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energy_stored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 Вт*год"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082E0FB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"Корисна енергія: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fixed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setprecision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energy_useful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 Вт*год"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6A1DEFD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"Втрати на перетворенні: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fixed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setprecision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B5CEA8"/>
          <w:sz w:val="18"/>
          <w:szCs w:val="18"/>
        </w:rPr>
        <w:t>1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energy_loss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 Вт*год"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782BBC86" w14:textId="3E9EB9D2" w:rsidR="005B09EE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C9D1D9"/>
          <w:sz w:val="18"/>
          <w:szCs w:val="18"/>
        </w:rPr>
        <w:t>cout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"Час роботи: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hours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 год 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setfill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A5D6FF"/>
          <w:sz w:val="18"/>
          <w:szCs w:val="18"/>
        </w:rPr>
        <w:t>'0'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setw</w:t>
      </w:r>
      <w:r w:rsidRPr="007A2C32">
        <w:rPr>
          <w:rFonts w:ascii="Menlo" w:hAnsi="Menlo" w:cs="Menlo"/>
          <w:color w:val="BBBEBF"/>
          <w:sz w:val="18"/>
          <w:szCs w:val="18"/>
        </w:rPr>
        <w:t>(</w:t>
      </w:r>
      <w:r w:rsidRPr="007A2C32">
        <w:rPr>
          <w:rFonts w:ascii="Menlo" w:hAnsi="Menlo" w:cs="Menlo"/>
          <w:color w:val="B5CEA8"/>
          <w:sz w:val="18"/>
          <w:szCs w:val="18"/>
        </w:rPr>
        <w:t>2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)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C9D1D9"/>
          <w:sz w:val="18"/>
          <w:szCs w:val="18"/>
        </w:rPr>
        <w:t>minutes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A5D6FF"/>
          <w:sz w:val="18"/>
          <w:szCs w:val="18"/>
        </w:rPr>
        <w:t>" хв"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D2A8FF"/>
          <w:sz w:val="18"/>
          <w:szCs w:val="18"/>
        </w:rPr>
        <w:t>&lt;&lt;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4EC9B0"/>
          <w:sz w:val="18"/>
          <w:szCs w:val="18"/>
        </w:rPr>
        <w:t>std</w:t>
      </w:r>
      <w:r w:rsidRPr="007A2C32">
        <w:rPr>
          <w:rFonts w:ascii="Menlo" w:hAnsi="Menlo" w:cs="Menlo"/>
          <w:color w:val="BBBEBF"/>
          <w:sz w:val="18"/>
          <w:szCs w:val="18"/>
        </w:rPr>
        <w:t>::</w:t>
      </w:r>
      <w:r w:rsidRPr="007A2C32">
        <w:rPr>
          <w:rFonts w:ascii="Menlo" w:hAnsi="Menlo" w:cs="Menlo"/>
          <w:color w:val="D2A8FF"/>
          <w:sz w:val="18"/>
          <w:szCs w:val="18"/>
        </w:rPr>
        <w:t>endl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705A99D6" w14:textId="77777777" w:rsidR="00AA3AE9" w:rsidRPr="007A2C32" w:rsidRDefault="00AA3AE9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923FDD1" w14:textId="424D4353" w:rsidR="007A2C32" w:rsidRPr="00FC3546" w:rsidRDefault="007A2C32" w:rsidP="007A2C3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7A2C32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7A2C32">
        <w:rPr>
          <w:rFonts w:ascii="Menlo" w:hAnsi="Menlo" w:cs="Menlo"/>
          <w:color w:val="C586C0"/>
          <w:sz w:val="18"/>
          <w:szCs w:val="18"/>
        </w:rPr>
        <w:t>return</w:t>
      </w:r>
      <w:r w:rsidRPr="007A2C32">
        <w:rPr>
          <w:rFonts w:ascii="Menlo" w:hAnsi="Menlo" w:cs="Menlo"/>
          <w:color w:val="BBBEBF"/>
          <w:sz w:val="18"/>
          <w:szCs w:val="18"/>
        </w:rPr>
        <w:t xml:space="preserve"> </w:t>
      </w:r>
      <w:r w:rsidRPr="007A2C32">
        <w:rPr>
          <w:rFonts w:ascii="Menlo" w:hAnsi="Menlo" w:cs="Menlo"/>
          <w:color w:val="B5CEA8"/>
          <w:sz w:val="18"/>
          <w:szCs w:val="18"/>
        </w:rPr>
        <w:t>0</w:t>
      </w:r>
      <w:r w:rsidRPr="007A2C32">
        <w:rPr>
          <w:rFonts w:ascii="Menlo" w:hAnsi="Menlo" w:cs="Menlo"/>
          <w:color w:val="BBBEBF"/>
          <w:sz w:val="18"/>
          <w:szCs w:val="18"/>
        </w:rPr>
        <w:t>;</w:t>
      </w:r>
    </w:p>
    <w:p w14:paraId="45032A3B" w14:textId="50B2F763" w:rsidR="005B09EE" w:rsidRPr="002E036B" w:rsidRDefault="007A2C32" w:rsidP="002E036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A2C32">
        <w:rPr>
          <w:rFonts w:ascii="Menlo" w:hAnsi="Menlo" w:cs="Menlo"/>
          <w:color w:val="BBBEBF"/>
          <w:sz w:val="18"/>
          <w:szCs w:val="18"/>
        </w:rPr>
        <w:t>}</w:t>
      </w:r>
      <w:r w:rsidR="00000000">
        <w:tab/>
      </w:r>
      <w:r w:rsidR="00000000">
        <w:tab/>
      </w:r>
    </w:p>
    <w:p w14:paraId="49CAA9B5" w14:textId="77777777" w:rsidR="002E036B" w:rsidRDefault="002E036B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2749D429" w14:textId="6FCA9533" w:rsidR="002C4E02" w:rsidRDefault="00000000">
      <w:pPr>
        <w:spacing w:after="200"/>
        <w:jc w:val="center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>Code #</w:t>
      </w:r>
      <w:r w:rsidR="00597436">
        <w:rPr>
          <w:i/>
          <w:iCs/>
          <w:color w:val="3D85C6"/>
          <w:sz w:val="20"/>
          <w:szCs w:val="20"/>
          <w:lang w:val="uk-UA"/>
        </w:rPr>
        <w:t>5</w:t>
      </w:r>
      <w:r>
        <w:rPr>
          <w:i/>
          <w:iCs/>
          <w:color w:val="3D85C6"/>
          <w:sz w:val="20"/>
          <w:szCs w:val="20"/>
        </w:rPr>
        <w:t xml:space="preserve">. Код до задачі про </w:t>
      </w:r>
      <w:r w:rsidR="00656104">
        <w:rPr>
          <w:i/>
          <w:iCs/>
          <w:color w:val="3D85C6"/>
          <w:sz w:val="20"/>
          <w:szCs w:val="20"/>
          <w:lang w:val="uk-UA"/>
        </w:rPr>
        <w:t>автономність портативної зарядної станції</w:t>
      </w:r>
      <w:r>
        <w:rPr>
          <w:i/>
          <w:iCs/>
          <w:color w:val="3D85C6"/>
          <w:sz w:val="20"/>
          <w:szCs w:val="20"/>
        </w:rPr>
        <w:t xml:space="preserve"> </w:t>
      </w:r>
    </w:p>
    <w:p w14:paraId="565CDF5E" w14:textId="77777777" w:rsidR="002C4E02" w:rsidRDefault="00000000">
      <w:pPr>
        <w:spacing w:after="200"/>
        <w:jc w:val="both"/>
        <w:rPr>
          <w:b/>
          <w:bCs/>
        </w:rPr>
      </w:pPr>
      <w:r>
        <w:rPr>
          <w:i/>
          <w:iCs/>
        </w:rPr>
        <w:t>Посилання на файл коду в пулреквесті</w:t>
      </w:r>
      <w:r>
        <w:t>:</w:t>
      </w:r>
      <w:hyperlink r:id="rId41">
        <w:r w:rsidR="002C4E02">
          <w:rPr>
            <w:color w:val="1155CC"/>
            <w:u w:val="single"/>
          </w:rPr>
          <w:t xml:space="preserve"> </w:t>
        </w:r>
      </w:hyperlink>
    </w:p>
    <w:p w14:paraId="621D92E9" w14:textId="5219FD00" w:rsidR="0006322B" w:rsidRPr="00F0297C" w:rsidRDefault="00637B07">
      <w:pPr>
        <w:spacing w:after="200"/>
        <w:jc w:val="both"/>
        <w:rPr>
          <w:b/>
          <w:bCs/>
        </w:rPr>
      </w:pPr>
      <w:hyperlink r:id="rId42" w:anchor="diff-dcce09b7448a5dbc660e0fe00579877e03339dec550a1b46b31ae0ca1a59a856" w:history="1">
        <w:r w:rsidRPr="00F0297C">
          <w:rPr>
            <w:rStyle w:val="Hyperlink"/>
            <w:b/>
            <w:bCs/>
          </w:rPr>
          <w:t>https://github.com/artificial-intelligence-department/ai_programming_playground_2026/pull/80/changes#diff-dcce09b7448a5dbc660e0fe00579877e03339dec550a1b46b31ae0ca1a59a856</w:t>
        </w:r>
      </w:hyperlink>
    </w:p>
    <w:p w14:paraId="3D55A0FE" w14:textId="77777777" w:rsidR="00F0297C" w:rsidRPr="00597436" w:rsidRDefault="00F0297C" w:rsidP="00F0297C">
      <w:pPr>
        <w:jc w:val="both"/>
        <w:rPr>
          <w:lang w:val="uk-UA"/>
        </w:rPr>
      </w:pPr>
    </w:p>
    <w:p w14:paraId="5CD1F60B" w14:textId="77777777" w:rsidR="00F0297C" w:rsidRPr="00F0297C" w:rsidRDefault="00F0297C">
      <w:pPr>
        <w:spacing w:after="200"/>
        <w:jc w:val="both"/>
        <w:rPr>
          <w:b/>
          <w:bCs/>
          <w:lang w:val="en-US"/>
        </w:rPr>
      </w:pPr>
    </w:p>
    <w:p w14:paraId="5FDAEDF9" w14:textId="3A2C0493" w:rsidR="0006322B" w:rsidRPr="0006322B" w:rsidRDefault="0006322B" w:rsidP="0006322B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34514217" w14:textId="77777777" w:rsidR="002C4E02" w:rsidRDefault="002C4E02"/>
    <w:p w14:paraId="04EC6C16" w14:textId="06BCBACE" w:rsidR="002C4E02" w:rsidRDefault="00000000">
      <w:pPr>
        <w:spacing w:after="200"/>
        <w:jc w:val="both"/>
      </w:pPr>
      <w:r>
        <w:rPr>
          <w:b/>
          <w:bCs/>
        </w:rPr>
        <w:t>Завдання №10</w:t>
      </w:r>
      <w:r>
        <w:t xml:space="preserve"> Run First Program - </w:t>
      </w:r>
      <w:r w:rsidR="00656104" w:rsidRPr="00656104">
        <w:t xml:space="preserve">задача про </w:t>
      </w:r>
      <w:r w:rsidR="00656104" w:rsidRPr="00656104">
        <w:rPr>
          <w:lang w:val="uk-UA"/>
        </w:rPr>
        <w:t>автономність портативної зарядної станції</w:t>
      </w:r>
      <w:r w:rsidR="00656104">
        <w:t xml:space="preserve"> </w:t>
      </w:r>
      <w:r>
        <w:t>- виконання програми</w:t>
      </w:r>
    </w:p>
    <w:p w14:paraId="7CFB4A13" w14:textId="3049A563" w:rsidR="002C4E02" w:rsidRDefault="00EC1F15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45A8DA0" wp14:editId="5E68AAAF">
            <wp:extent cx="5733415" cy="3583305"/>
            <wp:effectExtent l="0" t="0" r="0" b="0"/>
            <wp:docPr id="327631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138" name="Picture 3276313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C30C" w14:textId="3F1114FB" w:rsidR="002C4E02" w:rsidRPr="00656104" w:rsidRDefault="00000000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>Рис 1</w:t>
      </w:r>
      <w:r w:rsidR="002E036B">
        <w:rPr>
          <w:i/>
          <w:iCs/>
          <w:color w:val="3D85C6"/>
          <w:sz w:val="20"/>
          <w:szCs w:val="20"/>
        </w:rPr>
        <w:t>3</w:t>
      </w:r>
      <w:r>
        <w:rPr>
          <w:i/>
          <w:iCs/>
          <w:color w:val="3D85C6"/>
          <w:sz w:val="20"/>
          <w:szCs w:val="20"/>
        </w:rPr>
        <w:t xml:space="preserve">. Виконання програми про </w:t>
      </w:r>
      <w:r w:rsidR="00656104">
        <w:rPr>
          <w:i/>
          <w:iCs/>
          <w:color w:val="3D85C6"/>
          <w:sz w:val="20"/>
          <w:szCs w:val="20"/>
          <w:lang w:val="uk-UA"/>
        </w:rPr>
        <w:t>автономність портативної зарядної станції</w:t>
      </w:r>
    </w:p>
    <w:p w14:paraId="28287ED9" w14:textId="77777777" w:rsidR="002C4E02" w:rsidRDefault="002C4E02">
      <w:pPr>
        <w:spacing w:after="200"/>
        <w:jc w:val="both"/>
      </w:pPr>
    </w:p>
    <w:p w14:paraId="34971C5B" w14:textId="77777777" w:rsidR="002C4E02" w:rsidRDefault="00000000">
      <w:pPr>
        <w:spacing w:after="200"/>
        <w:jc w:val="both"/>
      </w:pPr>
      <w:r>
        <w:t>Час затрачений на виконання завдання: 1 день</w:t>
      </w:r>
    </w:p>
    <w:p w14:paraId="24279A83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" w:name="_heading=h.zfnj8lsy0ke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1E5F6A0F" w14:textId="18A7DA3E" w:rsidR="002C4E02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t xml:space="preserve">Перша зустріч </w:t>
      </w:r>
      <w:r w:rsidR="00EC1F15">
        <w:rPr>
          <w:lang w:val="en-US"/>
        </w:rPr>
        <w:t>12</w:t>
      </w:r>
      <w:r>
        <w:t>.09. Обговорюємо епік, з’ясовуємо як будемо виконувати ті чи інші таски, створюємо борди:</w:t>
      </w:r>
    </w:p>
    <w:p w14:paraId="65647D80" w14:textId="799611C5" w:rsidR="00EC1F15" w:rsidRDefault="00000000" w:rsidP="00A94A2E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ab/>
      </w:r>
      <w:r w:rsidR="00EC1F15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0F4AC186" wp14:editId="4FC76132">
            <wp:extent cx="5733415" cy="3225165"/>
            <wp:effectExtent l="0" t="0" r="0" b="635"/>
            <wp:docPr id="3293742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74210" name="Picture 32937421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6BFE" w14:textId="77777777" w:rsidR="00A94A2E" w:rsidRDefault="00A94A2E" w:rsidP="00A94A2E">
      <w:pPr>
        <w:jc w:val="center"/>
        <w:rPr>
          <w:i/>
          <w:iCs/>
          <w:color w:val="3D85C6"/>
          <w:sz w:val="20"/>
          <w:szCs w:val="20"/>
          <w:lang w:val="uk-UA"/>
        </w:rPr>
      </w:pPr>
    </w:p>
    <w:p w14:paraId="0B3D112A" w14:textId="03A1A4BB" w:rsidR="002C4E02" w:rsidRDefault="00000000" w:rsidP="00A94A2E">
      <w:pPr>
        <w:jc w:val="center"/>
      </w:pPr>
      <w:r>
        <w:rPr>
          <w:i/>
          <w:iCs/>
          <w:color w:val="3D85C6"/>
          <w:sz w:val="20"/>
          <w:szCs w:val="20"/>
        </w:rPr>
        <w:t>Рис 1</w:t>
      </w:r>
      <w:r w:rsidR="002E036B">
        <w:rPr>
          <w:i/>
          <w:iCs/>
          <w:color w:val="3D85C6"/>
          <w:sz w:val="20"/>
          <w:szCs w:val="20"/>
        </w:rPr>
        <w:t>4</w:t>
      </w:r>
      <w:r>
        <w:rPr>
          <w:i/>
          <w:iCs/>
          <w:color w:val="3D85C6"/>
          <w:sz w:val="20"/>
          <w:szCs w:val="20"/>
        </w:rPr>
        <w:t xml:space="preserve">. Скрін першої зустрічі в </w:t>
      </w:r>
      <w:r w:rsidR="00656104">
        <w:rPr>
          <w:i/>
          <w:iCs/>
          <w:color w:val="3D85C6"/>
          <w:sz w:val="20"/>
          <w:szCs w:val="20"/>
          <w:lang w:val="en-US"/>
        </w:rPr>
        <w:t>google meet</w:t>
      </w:r>
      <w:r>
        <w:rPr>
          <w:i/>
          <w:iCs/>
          <w:color w:val="3D85C6"/>
          <w:sz w:val="20"/>
          <w:szCs w:val="20"/>
        </w:rPr>
        <w:t xml:space="preserve"> та командної дошки </w:t>
      </w:r>
      <w:r w:rsidR="002E036B">
        <w:rPr>
          <w:i/>
          <w:iCs/>
          <w:color w:val="3D85C6"/>
          <w:sz w:val="20"/>
          <w:szCs w:val="20"/>
        </w:rPr>
        <w:t>Trello</w:t>
      </w:r>
    </w:p>
    <w:p w14:paraId="40C835A0" w14:textId="77777777" w:rsidR="002C4E02" w:rsidRDefault="002C4E02">
      <w:pPr>
        <w:jc w:val="both"/>
        <w:rPr>
          <w:rFonts w:ascii="Calibri" w:eastAsia="Calibri" w:hAnsi="Calibri" w:cs="Calibri"/>
        </w:rPr>
      </w:pPr>
    </w:p>
    <w:p w14:paraId="5BBE0BE5" w14:textId="5F67353C" w:rsidR="002C4E02" w:rsidRPr="00EC1F15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t xml:space="preserve">Друга зустріч </w:t>
      </w:r>
      <w:r w:rsidR="00EC1F15">
        <w:rPr>
          <w:lang w:val="en-US"/>
        </w:rPr>
        <w:t>15</w:t>
      </w:r>
      <w:r>
        <w:t>.09. Обговорюємо епік, з’ясовуємо як будемо писати код та створювати пулреквести:</w:t>
      </w:r>
    </w:p>
    <w:p w14:paraId="2ED69470" w14:textId="77777777" w:rsidR="00EC1F15" w:rsidRDefault="00EC1F15" w:rsidP="00EC1F15">
      <w:pPr>
        <w:ind w:left="720"/>
        <w:jc w:val="both"/>
        <w:rPr>
          <w:rFonts w:ascii="Calibri" w:eastAsia="Calibri" w:hAnsi="Calibri" w:cs="Calibri"/>
        </w:rPr>
      </w:pPr>
    </w:p>
    <w:p w14:paraId="24DB490D" w14:textId="4D2EDE1A" w:rsidR="002C4E02" w:rsidRDefault="00EC1F15" w:rsidP="009E186F">
      <w:pPr>
        <w:jc w:val="center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A0B58C6" wp14:editId="7FE9EC29">
            <wp:extent cx="5733415" cy="2693670"/>
            <wp:effectExtent l="0" t="0" r="0" b="0"/>
            <wp:docPr id="12555679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67922" name="Picture 125556792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9DCC" w14:textId="77777777" w:rsidR="00EC1F15" w:rsidRPr="00EC1F15" w:rsidRDefault="00EC1F15">
      <w:pPr>
        <w:jc w:val="both"/>
        <w:rPr>
          <w:rFonts w:ascii="Calibri" w:eastAsia="Calibri" w:hAnsi="Calibri" w:cs="Calibri"/>
          <w:lang w:val="en-US"/>
        </w:rPr>
      </w:pPr>
    </w:p>
    <w:p w14:paraId="0B8E510A" w14:textId="0F3933E2" w:rsidR="002C4E02" w:rsidRPr="00656104" w:rsidRDefault="00000000">
      <w:pPr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i/>
          <w:iCs/>
          <w:color w:val="3D85C6"/>
          <w:sz w:val="20"/>
          <w:szCs w:val="20"/>
        </w:rPr>
        <w:t>Рис 1</w:t>
      </w:r>
      <w:r w:rsidR="002E036B">
        <w:rPr>
          <w:i/>
          <w:iCs/>
          <w:color w:val="3D85C6"/>
          <w:sz w:val="20"/>
          <w:szCs w:val="20"/>
        </w:rPr>
        <w:t>5</w:t>
      </w:r>
      <w:r>
        <w:rPr>
          <w:i/>
          <w:iCs/>
          <w:color w:val="3D85C6"/>
          <w:sz w:val="20"/>
          <w:szCs w:val="20"/>
        </w:rPr>
        <w:t xml:space="preserve">. Скрін другої зустрічі в </w:t>
      </w:r>
      <w:r w:rsidR="00656104">
        <w:rPr>
          <w:i/>
          <w:iCs/>
          <w:color w:val="3D85C6"/>
          <w:sz w:val="20"/>
          <w:szCs w:val="20"/>
          <w:lang w:val="en-US"/>
        </w:rPr>
        <w:t>google meet</w:t>
      </w:r>
    </w:p>
    <w:p w14:paraId="56D4D61F" w14:textId="77777777" w:rsidR="00EC1F15" w:rsidRPr="00EC1F15" w:rsidRDefault="00EC1F15">
      <w:pPr>
        <w:jc w:val="center"/>
        <w:rPr>
          <w:rFonts w:ascii="Calibri" w:eastAsia="Calibri" w:hAnsi="Calibri" w:cs="Calibri"/>
          <w:lang w:val="en-US"/>
        </w:rPr>
      </w:pPr>
    </w:p>
    <w:p w14:paraId="3AF5A227" w14:textId="77777777" w:rsidR="009E186F" w:rsidRPr="009E186F" w:rsidRDefault="009E186F" w:rsidP="009E186F">
      <w:pPr>
        <w:numPr>
          <w:ilvl w:val="0"/>
          <w:numId w:val="2"/>
        </w:numPr>
        <w:spacing w:after="200"/>
        <w:jc w:val="both"/>
        <w:rPr>
          <w:rFonts w:eastAsia="Calibri"/>
        </w:rPr>
      </w:pPr>
      <w:r w:rsidRPr="009E186F">
        <w:rPr>
          <w:color w:val="000000"/>
        </w:rPr>
        <w:t>Створено спільний репозиторій команди, адміністратором якого є лідер команди, для обміну файлами та спільної роботи</w:t>
      </w:r>
    </w:p>
    <w:p w14:paraId="4EB3E4D6" w14:textId="1074C1D0" w:rsidR="009E186F" w:rsidRDefault="009E186F" w:rsidP="009E186F">
      <w:pPr>
        <w:spacing w:after="200"/>
        <w:ind w:left="720"/>
        <w:jc w:val="center"/>
        <w:rPr>
          <w:rFonts w:eastAsia="Calibri"/>
          <w:lang w:val="uk-UA"/>
        </w:rPr>
      </w:pPr>
      <w:r>
        <w:rPr>
          <w:rFonts w:eastAsia="Calibri"/>
          <w:noProof/>
        </w:rPr>
        <w:drawing>
          <wp:inline distT="0" distB="0" distL="0" distR="0" wp14:anchorId="6A3C0879" wp14:editId="6758B7C5">
            <wp:extent cx="4890828" cy="2144511"/>
            <wp:effectExtent l="0" t="0" r="0" b="1905"/>
            <wp:docPr id="4915888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88894" name="Picture 49158889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547" cy="215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34B2" w14:textId="1F38020B" w:rsidR="009E186F" w:rsidRPr="00F11991" w:rsidRDefault="009E186F" w:rsidP="009E186F">
      <w:pPr>
        <w:spacing w:after="200"/>
        <w:ind w:left="720"/>
        <w:jc w:val="center"/>
        <w:rPr>
          <w:rFonts w:eastAsia="Calibri"/>
          <w:lang w:val="uk-UA"/>
        </w:rPr>
      </w:pPr>
      <w:r>
        <w:rPr>
          <w:i/>
          <w:iCs/>
          <w:color w:val="3D85C6"/>
          <w:sz w:val="20"/>
          <w:szCs w:val="20"/>
        </w:rPr>
        <w:t>Рис 1</w:t>
      </w:r>
      <w:r w:rsidR="002E036B">
        <w:rPr>
          <w:i/>
          <w:iCs/>
          <w:color w:val="3D85C6"/>
          <w:sz w:val="20"/>
          <w:szCs w:val="20"/>
          <w:lang w:val="en-US"/>
        </w:rPr>
        <w:t>6</w:t>
      </w:r>
      <w:r>
        <w:rPr>
          <w:i/>
          <w:iCs/>
          <w:color w:val="3D85C6"/>
          <w:sz w:val="20"/>
          <w:szCs w:val="20"/>
        </w:rPr>
        <w:t xml:space="preserve">. Скрін </w:t>
      </w:r>
      <w:r w:rsidR="00F11991">
        <w:rPr>
          <w:i/>
          <w:iCs/>
          <w:color w:val="3D85C6"/>
          <w:sz w:val="20"/>
          <w:szCs w:val="20"/>
          <w:lang w:val="uk-UA"/>
        </w:rPr>
        <w:t>спільного репозиторію</w:t>
      </w:r>
    </w:p>
    <w:p w14:paraId="63E5F919" w14:textId="6D499568" w:rsidR="009E186F" w:rsidRDefault="009E186F" w:rsidP="009E186F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Код ревю пулреквестів учасників команди:</w:t>
      </w:r>
    </w:p>
    <w:p w14:paraId="14AB0E65" w14:textId="30C32589" w:rsidR="009E186F" w:rsidRDefault="00A94A2E" w:rsidP="009E186F">
      <w:pPr>
        <w:spacing w:after="200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4983CCEA" wp14:editId="5F42809B">
            <wp:extent cx="5733415" cy="3227070"/>
            <wp:effectExtent l="0" t="0" r="0" b="0"/>
            <wp:docPr id="77776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67253" name="Picture 77776725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01B4" w14:textId="053DF7C5" w:rsidR="002C4E02" w:rsidRDefault="00000000">
      <w:pPr>
        <w:ind w:left="720"/>
        <w:jc w:val="center"/>
        <w:rPr>
          <w:rFonts w:ascii="Calibri" w:eastAsia="Calibri" w:hAnsi="Calibri" w:cs="Calibri"/>
        </w:rPr>
      </w:pPr>
      <w:r>
        <w:rPr>
          <w:i/>
          <w:iCs/>
          <w:color w:val="3D85C6"/>
          <w:sz w:val="20"/>
          <w:szCs w:val="20"/>
        </w:rPr>
        <w:t>Рис 1</w:t>
      </w:r>
      <w:r w:rsidR="002E036B">
        <w:rPr>
          <w:i/>
          <w:iCs/>
          <w:color w:val="3D85C6"/>
          <w:sz w:val="20"/>
          <w:szCs w:val="20"/>
        </w:rPr>
        <w:t>7</w:t>
      </w:r>
      <w:r>
        <w:rPr>
          <w:i/>
          <w:iCs/>
          <w:color w:val="3D85C6"/>
          <w:sz w:val="20"/>
          <w:szCs w:val="20"/>
        </w:rPr>
        <w:t>. Скрін коментарів в пулреквесті</w:t>
      </w:r>
    </w:p>
    <w:p w14:paraId="4E66DC72" w14:textId="77777777" w:rsidR="006E2B1A" w:rsidRDefault="006E2B1A" w:rsidP="006E2B1A">
      <w:pPr>
        <w:pStyle w:val="Heading1"/>
        <w:rPr>
          <w:color w:val="000000"/>
          <w:sz w:val="48"/>
          <w:szCs w:val="48"/>
        </w:rPr>
      </w:pPr>
      <w:r>
        <w:rPr>
          <w:color w:val="000000"/>
        </w:rPr>
        <w:t>Висновки</w:t>
      </w:r>
    </w:p>
    <w:p w14:paraId="5B23E6F1" w14:textId="77777777" w:rsidR="006E2B1A" w:rsidRDefault="006E2B1A" w:rsidP="006E2B1A">
      <w:pPr>
        <w:pStyle w:val="NormalWeb"/>
        <w:rPr>
          <w:color w:val="000000"/>
        </w:rPr>
      </w:pPr>
      <w:r>
        <w:rPr>
          <w:color w:val="000000"/>
        </w:rPr>
        <w:t>Упродовж виконання поставлених завдань було здійснено ознайомлення з основними інструментами та технологіями, необхідними для розробки програмного забезпечення мовою C++. Було отримано практичні навички роботи із середовищем розробки, системами контролю версій, алгоритмічними задачами та засобами організації командної роботи.</w:t>
      </w:r>
    </w:p>
    <w:p w14:paraId="0B5F8A1D" w14:textId="77777777" w:rsidR="006E2B1A" w:rsidRDefault="006E2B1A" w:rsidP="006E2B1A">
      <w:pPr>
        <w:pStyle w:val="NormalWeb"/>
        <w:rPr>
          <w:color w:val="000000"/>
        </w:rPr>
      </w:pPr>
      <w:r>
        <w:rPr>
          <w:rStyle w:val="Strong"/>
          <w:color w:val="000000"/>
        </w:rPr>
        <w:t>Здобуті навички:</w:t>
      </w:r>
    </w:p>
    <w:p w14:paraId="6B4236DA" w14:textId="77777777" w:rsidR="006E2B1A" w:rsidRDefault="006E2B1A" w:rsidP="006E2B1A">
      <w:pPr>
        <w:pStyle w:val="NormalWeb"/>
        <w:ind w:left="720"/>
        <w:rPr>
          <w:color w:val="000000"/>
        </w:rPr>
      </w:pPr>
      <w:r>
        <w:rPr>
          <w:color w:val="000000"/>
        </w:rPr>
        <w:t>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Робота в терміналі: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Освоєно основні команди Linux-подібного терміналу для навігації, створення, копіювання, переміщення та видалення файлів і папок.</w:t>
      </w:r>
    </w:p>
    <w:p w14:paraId="663F2B80" w14:textId="77777777" w:rsidR="006E2B1A" w:rsidRDefault="006E2B1A" w:rsidP="006E2B1A">
      <w:pPr>
        <w:pStyle w:val="NormalWeb"/>
        <w:ind w:left="720"/>
        <w:rPr>
          <w:color w:val="000000"/>
        </w:rPr>
      </w:pPr>
      <w:r>
        <w:rPr>
          <w:color w:val="000000"/>
        </w:rPr>
        <w:t>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Середовище розробки: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Встановлено та налаштовано Visual Studio Code, а також необхідні розширення для розробки програм мовою C++.</w:t>
      </w:r>
    </w:p>
    <w:p w14:paraId="2074B354" w14:textId="77777777" w:rsidR="006E2B1A" w:rsidRDefault="006E2B1A" w:rsidP="006E2B1A">
      <w:pPr>
        <w:pStyle w:val="NormalWeb"/>
        <w:ind w:left="720"/>
        <w:rPr>
          <w:color w:val="000000"/>
        </w:rPr>
      </w:pPr>
      <w:r>
        <w:rPr>
          <w:color w:val="000000"/>
        </w:rPr>
        <w:t>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Мова C++: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Опрацьовано основні поняття мови C++, введення та виведення даних за допомогою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і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cout</w:t>
      </w:r>
      <w:r>
        <w:rPr>
          <w:color w:val="000000"/>
        </w:rPr>
        <w:t>. Написано, запущено та протестовано власну програму.</w:t>
      </w:r>
    </w:p>
    <w:p w14:paraId="38107196" w14:textId="77777777" w:rsidR="006E2B1A" w:rsidRDefault="006E2B1A" w:rsidP="006E2B1A">
      <w:pPr>
        <w:pStyle w:val="NormalWeb"/>
        <w:ind w:left="720"/>
        <w:rPr>
          <w:color w:val="000000"/>
        </w:rPr>
      </w:pPr>
      <w:r>
        <w:rPr>
          <w:color w:val="000000"/>
        </w:rPr>
        <w:t>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Розробка програми: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Створено програму для розрахунку автономності портативної зарядної станції з урахуванням її паспортної ємності, віку, рівня заряду, ККД інвертора та потужності підключеного приладу. Реалізовано перевірку введених даних та виведення результатів.</w:t>
      </w:r>
    </w:p>
    <w:p w14:paraId="69E259B0" w14:textId="77777777" w:rsidR="006E2B1A" w:rsidRDefault="006E2B1A" w:rsidP="006E2B1A">
      <w:pPr>
        <w:pStyle w:val="NormalWeb"/>
        <w:ind w:left="720"/>
        <w:rPr>
          <w:color w:val="000000"/>
        </w:rPr>
      </w:pPr>
      <w:r>
        <w:rPr>
          <w:color w:val="000000"/>
        </w:rPr>
        <w:t>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Візуалізація: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Освоєно Draw.io для створення блок-схем алгоритмів та візуального представлення послідовності виконання програми.</w:t>
      </w:r>
    </w:p>
    <w:p w14:paraId="2B9798BE" w14:textId="77777777" w:rsidR="006E2B1A" w:rsidRDefault="006E2B1A" w:rsidP="006E2B1A">
      <w:pPr>
        <w:pStyle w:val="NormalWeb"/>
        <w:ind w:left="720"/>
        <w:rPr>
          <w:color w:val="000000"/>
        </w:rPr>
      </w:pPr>
      <w:r>
        <w:rPr>
          <w:color w:val="000000"/>
        </w:rPr>
        <w:lastRenderedPageBreak/>
        <w:t>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Система контролю версій: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Отримано базові навички роботи з Git та GitHub: створення та клонування репозиторіїв, виконання комітів, завантаження та отримання змін, а також робота з Pull Request.</w:t>
      </w:r>
    </w:p>
    <w:p w14:paraId="71CB88C3" w14:textId="77777777" w:rsidR="006E2B1A" w:rsidRDefault="006E2B1A" w:rsidP="006E2B1A">
      <w:pPr>
        <w:pStyle w:val="NormalWeb"/>
        <w:ind w:left="720"/>
        <w:rPr>
          <w:color w:val="000000"/>
        </w:rPr>
      </w:pPr>
      <w:r>
        <w:rPr>
          <w:color w:val="000000"/>
        </w:rPr>
        <w:t>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Організація командної роботи: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Ознайомилася з Trello для планування завдань, організації роботи команди та відстеження прогресу.</w:t>
      </w:r>
    </w:p>
    <w:p w14:paraId="284A9594" w14:textId="77777777" w:rsidR="006E2B1A" w:rsidRDefault="006E2B1A" w:rsidP="006E2B1A">
      <w:pPr>
        <w:pStyle w:val="NormalWeb"/>
        <w:ind w:left="720"/>
        <w:rPr>
          <w:color w:val="000000"/>
        </w:rPr>
      </w:pPr>
      <w:r>
        <w:rPr>
          <w:color w:val="000000"/>
        </w:rPr>
        <w:t>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Тестування алгоритмів: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Створено акаунт на Algotester та отримано практичний досвід розв’язання і перевірки алгоритмічних задач.</w:t>
      </w:r>
    </w:p>
    <w:p w14:paraId="50592874" w14:textId="77777777" w:rsidR="006E2B1A" w:rsidRDefault="006E2B1A" w:rsidP="006E2B1A">
      <w:pPr>
        <w:pStyle w:val="NormalWeb"/>
        <w:ind w:left="720"/>
        <w:rPr>
          <w:color w:val="000000"/>
        </w:rPr>
      </w:pPr>
      <w:r>
        <w:rPr>
          <w:color w:val="000000"/>
        </w:rPr>
        <w:t>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Документування: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Навчилася оформлювати результати виконаної роботи у Word та створювати звіт із описом виконаних завдань і отриманих результатів.</w:t>
      </w:r>
    </w:p>
    <w:p w14:paraId="5BB1D78E" w14:textId="77777777" w:rsidR="002C4E02" w:rsidRDefault="002C4E02">
      <w:pPr>
        <w:spacing w:after="200" w:line="360" w:lineRule="auto"/>
        <w:jc w:val="both"/>
        <w:rPr>
          <w:sz w:val="28"/>
          <w:szCs w:val="28"/>
        </w:rPr>
      </w:pPr>
    </w:p>
    <w:p w14:paraId="50A737EE" w14:textId="77777777" w:rsidR="002C4E02" w:rsidRDefault="002C4E02">
      <w:pPr>
        <w:spacing w:after="200" w:line="360" w:lineRule="auto"/>
        <w:jc w:val="both"/>
      </w:pPr>
    </w:p>
    <w:p w14:paraId="3A197B08" w14:textId="77777777" w:rsidR="002C4E02" w:rsidRDefault="002C4E02">
      <w:pPr>
        <w:jc w:val="both"/>
      </w:pPr>
    </w:p>
    <w:p w14:paraId="7E91A603" w14:textId="77777777" w:rsidR="002C4E02" w:rsidRPr="00F0297C" w:rsidRDefault="002C4E02">
      <w:pPr>
        <w:rPr>
          <w:lang w:val="en-US"/>
        </w:rPr>
      </w:pPr>
    </w:p>
    <w:sectPr w:rsidR="002C4E02" w:rsidRPr="00F0297C" w:rsidSect="000F22C0">
      <w:footerReference w:type="default" r:id="rId48"/>
      <w:headerReference w:type="first" r:id="rId49"/>
      <w:footerReference w:type="first" r:id="rId5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6C5909" w14:textId="77777777" w:rsidR="000E3228" w:rsidRDefault="000E3228">
      <w:r>
        <w:separator/>
      </w:r>
    </w:p>
  </w:endnote>
  <w:endnote w:type="continuationSeparator" w:id="0">
    <w:p w14:paraId="49957739" w14:textId="77777777" w:rsidR="000E3228" w:rsidRDefault="000E3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5C3A430-36C7-7346-BCCC-E7E585CD0E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7D84B0E-7638-2048-838B-110944CE9B6E}"/>
    <w:embedBold r:id="rId3" w:fontKey="{385AE904-5792-1D41-9A38-0C8D2EBBD55F}"/>
    <w:embedItalic r:id="rId4" w:fontKey="{23DD62DA-0221-E24B-AF8A-38A59CBA9C58}"/>
    <w:embedBoldItalic r:id="rId5" w:fontKey="{94A77FB5-8C46-044E-8360-D87554C9D9A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15AED217-57E4-464C-9485-27C3103B929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4A34CCE2-8712-184D-A9E4-B2EB4338F18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EB6106A0-FC01-7140-A074-D8D59581ACA4}"/>
    <w:embedItalic r:id="rId9" w:fontKey="{3EE6F7F3-0065-1940-9A50-D94476D8DAE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90AA901D-8581-714C-9F84-574D870C7EB6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1" w:fontKey="{60D0F470-7E7C-A44C-9CF8-3611F284E7AC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5B1D7F77-3D98-4743-8B45-1737693338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tag w:val="goog_rdk_6"/>
      <w:id w:val="2002414802"/>
    </w:sdtPr>
    <w:sdtContent>
      <w:p w14:paraId="5A0CB799" w14:textId="77777777" w:rsidR="002C4E02" w:rsidRDefault="00000000">
        <w:pPr>
          <w:rPr>
            <w:ins w:id="4" w:author="Максим Барановський" w:date="2026-09-12T07:50:00Z"/>
          </w:rPr>
        </w:pPr>
        <w:sdt>
          <w:sdtPr>
            <w:tag w:val="goog_rdk_4"/>
            <w:id w:val="-204703345"/>
          </w:sdtPr>
          <w:sdtContent>
            <w:sdt>
              <w:sdtPr>
                <w:tag w:val="goog_rdk_5"/>
                <w:id w:val="2056303925"/>
              </w:sdtPr>
              <w:sdtContent/>
            </w:sdt>
          </w:sdtContent>
        </w:sdt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AD864" w14:textId="77777777" w:rsidR="002C4E02" w:rsidRDefault="0000000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2EC3E1" w14:textId="77777777" w:rsidR="000E3228" w:rsidRDefault="000E3228">
      <w:r>
        <w:separator/>
      </w:r>
    </w:p>
  </w:footnote>
  <w:footnote w:type="continuationSeparator" w:id="0">
    <w:p w14:paraId="352D5153" w14:textId="77777777" w:rsidR="000E3228" w:rsidRDefault="000E3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1F1A6" w14:textId="77777777" w:rsidR="002C4E02" w:rsidRDefault="002C4E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C769E"/>
    <w:multiLevelType w:val="hybridMultilevel"/>
    <w:tmpl w:val="A7EC9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333E5"/>
    <w:multiLevelType w:val="multilevel"/>
    <w:tmpl w:val="2946F13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9C076C"/>
    <w:multiLevelType w:val="multilevel"/>
    <w:tmpl w:val="B47EFB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AB14E4"/>
    <w:multiLevelType w:val="multilevel"/>
    <w:tmpl w:val="651662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3E2E6A"/>
    <w:multiLevelType w:val="multilevel"/>
    <w:tmpl w:val="99B076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4516B8"/>
    <w:multiLevelType w:val="multilevel"/>
    <w:tmpl w:val="8918E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725D8E"/>
    <w:multiLevelType w:val="multilevel"/>
    <w:tmpl w:val="C38E9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907740"/>
    <w:multiLevelType w:val="multilevel"/>
    <w:tmpl w:val="370418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9B3E5F"/>
    <w:multiLevelType w:val="multilevel"/>
    <w:tmpl w:val="163C5C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BC7CB0"/>
    <w:multiLevelType w:val="hybridMultilevel"/>
    <w:tmpl w:val="6308A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1514E"/>
    <w:multiLevelType w:val="multilevel"/>
    <w:tmpl w:val="E1ECDD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574318"/>
    <w:multiLevelType w:val="multilevel"/>
    <w:tmpl w:val="6936B9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A202AF"/>
    <w:multiLevelType w:val="multilevel"/>
    <w:tmpl w:val="445AA5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FB3E73"/>
    <w:multiLevelType w:val="multilevel"/>
    <w:tmpl w:val="E14A8A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C36276"/>
    <w:multiLevelType w:val="multilevel"/>
    <w:tmpl w:val="0A6AFF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FC2574"/>
    <w:multiLevelType w:val="multilevel"/>
    <w:tmpl w:val="10B07E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3356E1"/>
    <w:multiLevelType w:val="multilevel"/>
    <w:tmpl w:val="986E5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435996"/>
    <w:multiLevelType w:val="multilevel"/>
    <w:tmpl w:val="1408CFE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4E2F13"/>
    <w:multiLevelType w:val="multilevel"/>
    <w:tmpl w:val="2C9478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28737164">
    <w:abstractNumId w:val="3"/>
  </w:num>
  <w:num w:numId="2" w16cid:durableId="724568820">
    <w:abstractNumId w:val="4"/>
  </w:num>
  <w:num w:numId="3" w16cid:durableId="791050747">
    <w:abstractNumId w:val="18"/>
  </w:num>
  <w:num w:numId="4" w16cid:durableId="1036541087">
    <w:abstractNumId w:val="5"/>
  </w:num>
  <w:num w:numId="5" w16cid:durableId="1107000375">
    <w:abstractNumId w:val="13"/>
  </w:num>
  <w:num w:numId="6" w16cid:durableId="1591236699">
    <w:abstractNumId w:val="12"/>
  </w:num>
  <w:num w:numId="7" w16cid:durableId="1586841941">
    <w:abstractNumId w:val="8"/>
  </w:num>
  <w:num w:numId="8" w16cid:durableId="1817838887">
    <w:abstractNumId w:val="14"/>
  </w:num>
  <w:num w:numId="9" w16cid:durableId="1166677113">
    <w:abstractNumId w:val="1"/>
  </w:num>
  <w:num w:numId="10" w16cid:durableId="817695793">
    <w:abstractNumId w:val="10"/>
  </w:num>
  <w:num w:numId="11" w16cid:durableId="786848845">
    <w:abstractNumId w:val="15"/>
  </w:num>
  <w:num w:numId="12" w16cid:durableId="965349464">
    <w:abstractNumId w:val="7"/>
  </w:num>
  <w:num w:numId="13" w16cid:durableId="2028873442">
    <w:abstractNumId w:val="17"/>
  </w:num>
  <w:num w:numId="14" w16cid:durableId="1664041524">
    <w:abstractNumId w:val="16"/>
  </w:num>
  <w:num w:numId="15" w16cid:durableId="120656387">
    <w:abstractNumId w:val="11"/>
  </w:num>
  <w:num w:numId="16" w16cid:durableId="1278565386">
    <w:abstractNumId w:val="2"/>
  </w:num>
  <w:num w:numId="17" w16cid:durableId="657149249">
    <w:abstractNumId w:val="6"/>
  </w:num>
  <w:num w:numId="18" w16cid:durableId="1223297792">
    <w:abstractNumId w:val="9"/>
  </w:num>
  <w:num w:numId="19" w16cid:durableId="11825477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E02"/>
    <w:rsid w:val="0000268A"/>
    <w:rsid w:val="000479AE"/>
    <w:rsid w:val="0006322B"/>
    <w:rsid w:val="000E3228"/>
    <w:rsid w:val="000F22C0"/>
    <w:rsid w:val="000F5B22"/>
    <w:rsid w:val="0011590A"/>
    <w:rsid w:val="00192791"/>
    <w:rsid w:val="002C4E02"/>
    <w:rsid w:val="002E036B"/>
    <w:rsid w:val="003902D9"/>
    <w:rsid w:val="004C1DC3"/>
    <w:rsid w:val="004D1E02"/>
    <w:rsid w:val="00597436"/>
    <w:rsid w:val="005B09EE"/>
    <w:rsid w:val="005B7743"/>
    <w:rsid w:val="00637B07"/>
    <w:rsid w:val="00656104"/>
    <w:rsid w:val="00666825"/>
    <w:rsid w:val="00684F50"/>
    <w:rsid w:val="006D3A6E"/>
    <w:rsid w:val="006E2B1A"/>
    <w:rsid w:val="007525C9"/>
    <w:rsid w:val="007A2C32"/>
    <w:rsid w:val="007E48A1"/>
    <w:rsid w:val="00812868"/>
    <w:rsid w:val="008D3956"/>
    <w:rsid w:val="00950F05"/>
    <w:rsid w:val="009E186F"/>
    <w:rsid w:val="00A94A2E"/>
    <w:rsid w:val="00AA3AE9"/>
    <w:rsid w:val="00B27944"/>
    <w:rsid w:val="00B4756B"/>
    <w:rsid w:val="00BD0DB5"/>
    <w:rsid w:val="00CF16FA"/>
    <w:rsid w:val="00D43F80"/>
    <w:rsid w:val="00D87FEF"/>
    <w:rsid w:val="00E01D63"/>
    <w:rsid w:val="00E279FF"/>
    <w:rsid w:val="00EC1F15"/>
    <w:rsid w:val="00ED0C0C"/>
    <w:rsid w:val="00F0297C"/>
    <w:rsid w:val="00F11991"/>
    <w:rsid w:val="00F65BC2"/>
    <w:rsid w:val="00FC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72AF11"/>
  <w15:docId w15:val="{E6F73E32-CD35-4045-9403-70CFA777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8A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u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uk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uk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uk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uk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u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uk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uk"/>
    </w:rPr>
  </w:style>
  <w:style w:type="character" w:customStyle="1" w:styleId="apple-converted-space">
    <w:name w:val="apple-converted-space"/>
    <w:basedOn w:val="DefaultParagraphFont"/>
    <w:rsid w:val="00950F05"/>
  </w:style>
  <w:style w:type="character" w:styleId="Hyperlink">
    <w:name w:val="Hyperlink"/>
    <w:basedOn w:val="DefaultParagraphFont"/>
    <w:uiPriority w:val="99"/>
    <w:unhideWhenUsed/>
    <w:rsid w:val="00950F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F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F05"/>
    <w:rPr>
      <w:color w:val="800080" w:themeColor="followedHyperlink"/>
      <w:u w:val="single"/>
    </w:rPr>
  </w:style>
  <w:style w:type="character" w:customStyle="1" w:styleId="ytattributedstringhost">
    <w:name w:val="ytattributedstringhost"/>
    <w:basedOn w:val="DefaultParagraphFont"/>
    <w:rsid w:val="004C1DC3"/>
  </w:style>
  <w:style w:type="paragraph" w:styleId="ListParagraph">
    <w:name w:val="List Paragraph"/>
    <w:basedOn w:val="Normal"/>
    <w:uiPriority w:val="34"/>
    <w:qFormat/>
    <w:rsid w:val="00F65BC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uk"/>
    </w:rPr>
  </w:style>
  <w:style w:type="character" w:customStyle="1" w:styleId="Heading1Char">
    <w:name w:val="Heading 1 Char"/>
    <w:basedOn w:val="DefaultParagraphFont"/>
    <w:link w:val="Heading1"/>
    <w:uiPriority w:val="9"/>
    <w:rsid w:val="007E48A1"/>
    <w:rPr>
      <w:sz w:val="40"/>
      <w:szCs w:val="40"/>
    </w:rPr>
  </w:style>
  <w:style w:type="paragraph" w:styleId="NormalWeb">
    <w:name w:val="Normal (Web)"/>
    <w:basedOn w:val="Normal"/>
    <w:uiPriority w:val="99"/>
    <w:unhideWhenUsed/>
    <w:rsid w:val="007E48A1"/>
    <w:pPr>
      <w:spacing w:before="100" w:beforeAutospacing="1" w:after="100" w:afterAutospacing="1"/>
    </w:pPr>
  </w:style>
  <w:style w:type="character" w:customStyle="1" w:styleId="math">
    <w:name w:val="math"/>
    <w:basedOn w:val="DefaultParagraphFont"/>
    <w:rsid w:val="007E48A1"/>
  </w:style>
  <w:style w:type="character" w:styleId="Strong">
    <w:name w:val="Strong"/>
    <w:basedOn w:val="DefaultParagraphFont"/>
    <w:uiPriority w:val="22"/>
    <w:qFormat/>
    <w:rsid w:val="006E2B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B1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E2B1A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DMWD7wfhgNY&amp;pp=ygUcdmlzdWFsIHN0dWRpbyBjb2RlIHNldHVwIGMrKw%3D%3D" TargetMode="External"/><Relationship Id="rId18" Type="http://schemas.openxmlformats.org/officeDocument/2006/relationships/hyperlink" Target="https://www.youtube.com/watch?v=y-an0v208A0&amp;pp=ygUKZ2l0IGdpdGh1Yg%3D%3D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21" Type="http://schemas.openxmlformats.org/officeDocument/2006/relationships/hyperlink" Target="https://www.youtube.com/@Algotester" TargetMode="External"/><Relationship Id="rId34" Type="http://schemas.openxmlformats.org/officeDocument/2006/relationships/image" Target="media/image13.png"/><Relationship Id="rId42" Type="http://schemas.openxmlformats.org/officeDocument/2006/relationships/hyperlink" Target="https://github.com/artificial-intelligence-department/ai_programming_playground_2026/pull/80/changes" TargetMode="External"/><Relationship Id="rId47" Type="http://schemas.openxmlformats.org/officeDocument/2006/relationships/image" Target="media/image19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cCMVEgmLazw&amp;list=PLX6xdk86h_0ySOXbaMnr4f1JFq_xUiP5T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www.youtube.com/watch?v=vLnPwxZdW4Y&amp;list=PLWKjhJtqVAbmUE5IqyfGYEYjrZBYzaT4m&amp;index=3&amp;ab_channel=freeCodeCamp.org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jpg"/><Relationship Id="rId37" Type="http://schemas.openxmlformats.org/officeDocument/2006/relationships/hyperlink" Target="https://github.com/artificial-intelligence-department/ai_programming_playground_2026/pull/80/changes" TargetMode="External"/><Relationship Id="rId40" Type="http://schemas.openxmlformats.org/officeDocument/2006/relationships/hyperlink" Target="https://github.com/artificial-intelligence-department/ai_programming_playground_2026/pull/80/changes" TargetMode="External"/><Relationship Id="rId45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hyperlink" Target="https://youtu.be/oC69vlWofJQ?si=eCJwN-8V2qywRqrF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hyperlink" Target="https://github.com/artificial-intelligence-department/ai_programming_playground_2026/pull/80/changes" TargetMode="External"/><Relationship Id="rId49" Type="http://schemas.openxmlformats.org/officeDocument/2006/relationships/header" Target="header1.xml"/><Relationship Id="rId10" Type="http://schemas.openxmlformats.org/officeDocument/2006/relationships/hyperlink" Target="https://www.youtube.com/watch?v=xDME2hOPIKA&amp;pp=ygUs0J7RgdC90L7QstC90ZYg0L_QvtC90Y_RgtGC0Y8g0LzQvtCy0LggQy9DKys%3D" TargetMode="External"/><Relationship Id="rId19" Type="http://schemas.openxmlformats.org/officeDocument/2006/relationships/hyperlink" Target="https://www.youtube.com/watch?v=mAFoROnOfHs&amp;pp=ygUKZ2l0IGdpdGh1YtIHCQn-CwGHKiGM7w%3D%3D" TargetMode="External"/><Relationship Id="rId31" Type="http://schemas.openxmlformats.org/officeDocument/2006/relationships/image" Target="media/image10.png"/><Relationship Id="rId44" Type="http://schemas.openxmlformats.org/officeDocument/2006/relationships/image" Target="media/image16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Lo1UKhw52ig&amp;list=PL7vq4D0vOpQa9WaLe7btV01eixBUZ6-Ve" TargetMode="External"/><Relationship Id="rId14" Type="http://schemas.openxmlformats.org/officeDocument/2006/relationships/hyperlink" Target="https://www.youtube.com/watch?v=1PBD5qFWdq8&amp;pp=ygUcdmlzdWFsIHN0dWRpbyBjb2RlIHNldHVwIGMrKw%3D%3D" TargetMode="External"/><Relationship Id="rId22" Type="http://schemas.openxmlformats.org/officeDocument/2006/relationships/hyperlink" Target="https://s4nk37.medium.com/%EF%B8%8F-essential-terminal-commands-macos-linux-f727b71901cf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15.png"/><Relationship Id="rId48" Type="http://schemas.openxmlformats.org/officeDocument/2006/relationships/footer" Target="footer1.xml"/><Relationship Id="rId8" Type="http://schemas.openxmlformats.org/officeDocument/2006/relationships/image" Target="media/image1.jp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s67e7rWK7fU&amp;pp=ygU40KHQtdGA0LXQtNC-0LLQuNGJ0LUg0YDQvtC30YDQvtCx0LrQuCBWaXN1YWwgU3R1ZGlvIENvZGU%3D" TargetMode="External"/><Relationship Id="rId17" Type="http://schemas.openxmlformats.org/officeDocument/2006/relationships/hyperlink" Target="https://www.youtube.com/watch?v=6F8cTBbh_TI&amp;list=PLMQ4k-hUWGNl-_4tGH-2Gq-06yZbzl5az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hyperlink" Target="https://github.com/artificial-intelligence-department/ai_programming_playground_2026/pull/80/changes" TargetMode="External"/><Relationship Id="rId46" Type="http://schemas.openxmlformats.org/officeDocument/2006/relationships/image" Target="media/image18.png"/><Relationship Id="rId20" Type="http://schemas.openxmlformats.org/officeDocument/2006/relationships/hyperlink" Target="https://www.youtube.com/watch?v=RGOj5yH7evk&amp;pp=ygUKZ2l0IGdpdGh1Yg%3D%3D" TargetMode="External"/><Relationship Id="rId41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DVSs3fKG3MstKug24g0AYhUiYQ==">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+aAQYIABAAGACwAQC4AQDIAQAYmqThpIk0IJCt4aSJNDAAQhRzdWdnZXN0LnQ1dm11ZDRlbWt0byoNCgtBQUFDSEVCdE1rYzIOaC5qMnY5bjF6aTVkeDkyDmguYzJrNjd0Mms5MGd0Mg5oLnpmbmo4bHN5MGtlZjgAai8KFHN1Z2dlc3QudDh5c2c5MTltMGZ3EhfQnNCw0YLQstGW0Lkg0JHQtdC70LDRiGoxChRzdWdnZXN0LmFtOTc5NTR4eTZseBIZ0JDRgNGC0LXQvCDQnNC+0LzQvtGC0L7QumoxChRzdWdnZXN0LjdrcGRqbTQ0MmlreRIZ0JzQsNC60YHQuNC8INCf0LvRltGH0YPQumo9ChRzdWdnZXN0LnQ1dm11ZDRlbWt0bxIl0JzQsNC60YHQuNC8INCR0LDRgNCw0L3QvtCy0YHRjNC60LjQuXIhMXQydFZZbGRvX1lYdHpGZDk4UTFXLUhrY212UDlGdG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22</Pages>
  <Words>3577</Words>
  <Characters>20392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Софія Ільницька</cp:lastModifiedBy>
  <cp:revision>7</cp:revision>
  <dcterms:created xsi:type="dcterms:W3CDTF">2026-09-20T17:54:00Z</dcterms:created>
  <dcterms:modified xsi:type="dcterms:W3CDTF">2026-09-21T16:05:00Z</dcterms:modified>
</cp:coreProperties>
</file>