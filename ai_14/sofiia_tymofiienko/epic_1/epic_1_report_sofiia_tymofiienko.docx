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406EFD" w:rsidRDefault="009F24ED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9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A blue and white logo&#10;&#10;Description automatically generated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tag w:val="goog_rdk_2"/>
        <w:id w:val="145750138"/>
      </w:sdtPr>
      <w:sdtContent>
        <w:p w:rsidR="00406EFD" w:rsidRDefault="00F46990">
          <w:pPr>
            <w:pStyle w:val="normal0"/>
            <w:tabs>
              <w:tab w:val="center" w:pos="4819"/>
              <w:tab w:val="left" w:pos="7468"/>
            </w:tabs>
            <w:spacing w:line="240" w:lineRule="auto"/>
            <w:jc w:val="center"/>
            <w:rPr>
              <w:ins w:id="0" w:author="Матвій Белаш" w:date="2026-09-10T12:32:00Z"/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-1224897454"/>
            </w:sdtPr>
            <w:sdtContent/>
          </w:sdt>
        </w:p>
      </w:sdtContent>
    </w:sdt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406EFD" w:rsidRDefault="00406EFD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7D1C8D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</w:t>
      </w:r>
      <w:r w:rsidR="009F24E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406EFD" w:rsidRPr="00C236B2" w:rsidRDefault="009F24ED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C236B2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ШІ-1</w:t>
      </w:r>
      <w:r w:rsidR="00C236B2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406EFD" w:rsidRPr="00C236B2" w:rsidRDefault="00C236B2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Тимофієнко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Софія Олександрівна</w:t>
      </w:r>
    </w:p>
    <w:p w:rsidR="00406EFD" w:rsidRDefault="00406EF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06EFD" w:rsidRDefault="00406EFD">
      <w:pPr>
        <w:pStyle w:val="normal0"/>
        <w:jc w:val="both"/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6EFD" w:rsidRDefault="009F24ED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=h.j2v9n1zi5dx9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:rsidR="00406EFD" w:rsidRPr="00C236B2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ревю,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ознайомитись з Word та створенням Звітів на Практичні та Лабораторні, запустити програмний код C++ в робочому середовищі та оформити звіт.</w:t>
      </w: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:rsidR="00406EFD" w:rsidRDefault="009F24ED">
      <w:pPr>
        <w:pStyle w:val="normal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 та оформленням документації за допомогою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</w:p>
    <w:p w:rsidR="00406EFD" w:rsidRDefault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6564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№4: </w:t>
      </w:r>
      <w:r w:rsidRPr="00656478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WSL </w:t>
      </w:r>
      <w:proofErr w:type="spellStart"/>
      <w:r w:rsidRPr="00656478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656478">
        <w:rPr>
          <w:rFonts w:ascii="Times New Roman" w:eastAsia="Times New Roman" w:hAnsi="Times New Roman" w:cs="Times New Roman"/>
          <w:sz w:val="24"/>
          <w:szCs w:val="24"/>
        </w:rPr>
        <w:t xml:space="preserve">, робота з базовими консольними командами </w:t>
      </w:r>
      <w:proofErr w:type="spellStart"/>
      <w:r w:rsidRPr="00656478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r w:rsidR="00656478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та конфігурація середовища розробки </w:t>
      </w:r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656478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656478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r w:rsidR="00656478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розширень та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</w:rPr>
        <w:t>автодоповнення</w:t>
      </w:r>
      <w:proofErr w:type="spellEnd"/>
      <w:r w:rsidR="00656478">
        <w:rPr>
          <w:rFonts w:ascii="Times New Roman" w:eastAsia="Times New Roman" w:hAnsi="Times New Roman" w:cs="Times New Roman"/>
          <w:sz w:val="24"/>
          <w:szCs w:val="24"/>
        </w:rPr>
        <w:t xml:space="preserve"> для мови С++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406EFD" w:rsidRPr="00656478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406EFD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64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власного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обмін файлами з колегою по команді</w:t>
      </w:r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11</w:t>
      </w:r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язок</w:t>
      </w:r>
      <w:proofErr w:type="spellEnd"/>
      <w:r w:rsidR="004941CC">
        <w:rPr>
          <w:rFonts w:ascii="Times New Roman" w:eastAsia="Times New Roman" w:hAnsi="Times New Roman" w:cs="Times New Roman"/>
          <w:sz w:val="24"/>
          <w:szCs w:val="24"/>
        </w:rPr>
        <w:t xml:space="preserve"> практичної задачі та запуск першої програми</w:t>
      </w:r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12</w:t>
      </w:r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941CC">
        <w:rPr>
          <w:rFonts w:ascii="Times New Roman" w:eastAsia="Times New Roman" w:hAnsi="Times New Roman" w:cs="Times New Roman"/>
          <w:sz w:val="24"/>
          <w:szCs w:val="24"/>
        </w:rPr>
        <w:t>Оформлення звіту виконаної лабораторної роботи</w:t>
      </w:r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="004941CC" w:rsidRPr="003B7983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язок</w:t>
      </w:r>
      <w:proofErr w:type="spellEnd"/>
      <w:r w:rsidR="004941CC">
        <w:rPr>
          <w:rFonts w:ascii="Times New Roman" w:eastAsia="Times New Roman" w:hAnsi="Times New Roman" w:cs="Times New Roman"/>
          <w:sz w:val="24"/>
          <w:szCs w:val="24"/>
        </w:rPr>
        <w:t xml:space="preserve"> задач на платформі 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</w:p>
    <w:p w:rsidR="00656478" w:rsidRPr="00656478" w:rsidRDefault="00656478" w:rsidP="00656478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406EFD" w:rsidRDefault="009F24ED">
      <w:pPr>
        <w:pStyle w:val="normal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:rsidR="004E34A3" w:rsidRDefault="00F46990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10" w:anchor="google_vignette" w:history="1">
        <w:r w:rsidR="00C236B2" w:rsidRPr="00C236B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Інтернет ресурси</w:t>
        </w:r>
      </w:hyperlink>
    </w:p>
    <w:p w:rsidR="004E34A3" w:rsidRPr="004E34A3" w:rsidRDefault="004E34A3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E34A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Лекції О.Пшеничного</w:t>
      </w:r>
    </w:p>
    <w:p w:rsidR="004E34A3" w:rsidRPr="004E34A3" w:rsidRDefault="004941CC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Практичні заняття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9F24ED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</w:t>
      </w:r>
      <w:r w:rsidR="004E34A3">
        <w:rPr>
          <w:rFonts w:ascii="Times New Roman" w:eastAsia="Times New Roman" w:hAnsi="Times New Roman" w:cs="Times New Roman"/>
          <w:sz w:val="24"/>
          <w:szCs w:val="24"/>
        </w:rPr>
        <w:t xml:space="preserve"> структурою коду програми в мові С/C++, її базовим синтаксисом, основними типами даних,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використанням 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змінних, бібліотеками </w:t>
      </w:r>
      <w:proofErr w:type="spellStart"/>
      <w:r w:rsidR="005F3CF6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="005F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F3CF6">
        <w:rPr>
          <w:rFonts w:ascii="Times New Roman" w:eastAsia="Times New Roman" w:hAnsi="Times New Roman" w:cs="Times New Roman"/>
          <w:sz w:val="24"/>
          <w:szCs w:val="24"/>
          <w:lang w:val="en-US"/>
        </w:rPr>
        <w:t>cmath</w:t>
      </w:r>
      <w:proofErr w:type="spellEnd"/>
      <w:r w:rsidR="005F3CF6" w:rsidRPr="005F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F3CF6">
        <w:rPr>
          <w:rFonts w:ascii="Times New Roman" w:eastAsia="Times New Roman" w:hAnsi="Times New Roman" w:cs="Times New Roman"/>
          <w:sz w:val="24"/>
          <w:szCs w:val="24"/>
          <w:lang w:val="en-US"/>
        </w:rPr>
        <w:t>iomanip</w:t>
      </w:r>
      <w:proofErr w:type="spellEnd"/>
      <w:r w:rsidR="005F3CF6" w:rsidRPr="005F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F3CF6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t xml:space="preserve"> та</w:t>
      </w:r>
      <w:r w:rsidR="004E34A3">
        <w:rPr>
          <w:rFonts w:ascii="Times New Roman" w:eastAsia="Times New Roman" w:hAnsi="Times New Roman" w:cs="Times New Roman"/>
          <w:sz w:val="24"/>
          <w:szCs w:val="24"/>
        </w:rPr>
        <w:t xml:space="preserve"> поняттям алгоритму коду.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F3CF6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t>шення опрацювання теми: 12.09.26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0A1AD0"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 w:rsidR="000A1AD0"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="000A1AD0" w:rsidRPr="000A1A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A1AD0">
        <w:rPr>
          <w:rFonts w:ascii="Times New Roman" w:eastAsia="Times New Roman" w:hAnsi="Times New Roman" w:cs="Times New Roman"/>
          <w:sz w:val="24"/>
          <w:szCs w:val="24"/>
        </w:rPr>
        <w:t xml:space="preserve">та оформленням документації </w:t>
      </w:r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 xml:space="preserve">за допомогою </w:t>
      </w:r>
      <w:proofErr w:type="spellStart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0A1AD0" w:rsidRPr="00347EF7" w:rsidRDefault="006E1846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spellStart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Ютуб</w:t>
      </w:r>
      <w:proofErr w:type="spellEnd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туторіал</w:t>
      </w:r>
      <w:proofErr w:type="spellEnd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  <w:r w:rsidRPr="006E1846">
        <w:rPr>
          <w:rFonts w:ascii="Times New Roman" w:eastAsia="Times New Roman" w:hAnsi="Times New Roman" w:cs="Times New Roman"/>
          <w:color w:val="0070C0"/>
          <w:sz w:val="24"/>
          <w:szCs w:val="24"/>
          <w:lang w:val="ru-RU"/>
        </w:rPr>
        <w:t xml:space="preserve"> </w:t>
      </w:r>
      <w:hyperlink r:id="rId11" w:history="1"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Draw</w:t>
        </w:r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.</w:t>
        </w:r>
        <w:proofErr w:type="spellStart"/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io</w:t>
        </w:r>
        <w:proofErr w:type="spellEnd"/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 xml:space="preserve"> – </w:t>
        </w:r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редактор діаграм</w:t>
        </w:r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397DC2" w:rsidRDefault="004E2E6C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редактором діаграм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функціоналом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навчилася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коду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оновила навички використання текстового редактору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такі як: </w:t>
      </w:r>
      <w:r w:rsidR="00397DC2">
        <w:rPr>
          <w:rFonts w:ascii="Times New Roman" w:eastAsia="Times New Roman" w:hAnsi="Times New Roman" w:cs="Times New Roman"/>
          <w:sz w:val="24"/>
          <w:szCs w:val="24"/>
        </w:rPr>
        <w:t xml:space="preserve">створення документів, перевірка правопису, </w:t>
      </w:r>
      <w:r>
        <w:rPr>
          <w:rFonts w:ascii="Times New Roman" w:eastAsia="Times New Roman" w:hAnsi="Times New Roman" w:cs="Times New Roman"/>
          <w:sz w:val="24"/>
          <w:szCs w:val="24"/>
        </w:rPr>
        <w:t>форматування тексту.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0A1A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0A1A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 w:rsidR="00397DC2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Pr="00EB3888" w:rsidRDefault="00397DC2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Сайт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  <w:r w:rsidRPr="0039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 </w:t>
      </w:r>
      <w:hyperlink r:id="rId12" w:anchor="create-a-board" w:history="1">
        <w:r w:rsidRPr="00397DC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офіційною інструкцією використання</w:t>
        </w:r>
      </w:hyperlink>
    </w:p>
    <w:p w:rsidR="00EB3888" w:rsidRPr="00397DC2" w:rsidRDefault="00EB3888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 </w:t>
      </w:r>
    </w:p>
    <w:p w:rsidR="00406EFD" w:rsidRDefault="009F24ED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створення </w:t>
        </w:r>
        <w:proofErr w:type="spellStart"/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онлайн-дошки</w:t>
        </w:r>
        <w:proofErr w:type="spellEnd"/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 за допомогою сервісу </w:t>
        </w:r>
        <w:proofErr w:type="spellStart"/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Trello</w:t>
        </w:r>
        <w:proofErr w:type="spellEnd"/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EB388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сервісом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  <w:r w:rsidRPr="00EB388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функціоналом, призначенням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візуалом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сайту. Навчилась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дошці команди до поточних робочих завдань, відслідковувати робочий прогрес.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EB388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EB388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E14960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 w:rsidR="00E14960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E14960" w:rsidRPr="00E149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E14960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="00E14960" w:rsidRPr="00E149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E14960">
        <w:rPr>
          <w:rFonts w:ascii="Times New Roman" w:eastAsia="Times New Roman" w:hAnsi="Times New Roman" w:cs="Times New Roman"/>
          <w:sz w:val="24"/>
          <w:szCs w:val="24"/>
        </w:rPr>
        <w:t xml:space="preserve">робота з базовими консольними командами </w:t>
      </w:r>
      <w:r w:rsidR="00E14960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E1496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  <w:hyperlink r:id="rId14" w:history="1">
        <w:r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 w:rsidR="00DD5931" w:rsidRPr="00DD59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D5931">
        <w:rPr>
          <w:rFonts w:ascii="Times New Roman" w:eastAsia="Times New Roman" w:hAnsi="Times New Roman" w:cs="Times New Roman"/>
          <w:sz w:val="24"/>
          <w:szCs w:val="24"/>
        </w:rPr>
        <w:t>наданий в інструкції до виконання лабораторної роботи.</w:t>
      </w:r>
    </w:p>
    <w:p w:rsidR="00DD5931" w:rsidRPr="00DD5931" w:rsidRDefault="00F4699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15" w:history="1"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Інтернет джерело з командами </w:t>
        </w:r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Linux</w:t>
        </w:r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DD5931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Subsistem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базовими командами операційної системи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такими як: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>,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папка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&gt;, 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.., </w:t>
      </w:r>
      <w:proofErr w:type="spellStart"/>
      <w:proofErr w:type="gram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proofErr w:type="gram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терміналу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 xml:space="preserve">для консольних команд під час написання коду у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більшої швидкості та зручності виконання робочих завдань.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E5623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ння опрацювання теми: 12.09.2026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Встановлення</w:t>
      </w:r>
      <w:r w:rsidR="004E34A3">
        <w:rPr>
          <w:rFonts w:ascii="Times New Roman" w:eastAsia="Times New Roman" w:hAnsi="Times New Roman" w:cs="Times New Roman"/>
          <w:sz w:val="24"/>
          <w:szCs w:val="24"/>
        </w:rPr>
        <w:t xml:space="preserve"> та конфігурація</w:t>
      </w:r>
      <w:r w:rsidR="006E3DEF">
        <w:rPr>
          <w:rFonts w:ascii="Times New Roman" w:eastAsia="Times New Roman" w:hAnsi="Times New Roman" w:cs="Times New Roman"/>
          <w:sz w:val="24"/>
          <w:szCs w:val="24"/>
        </w:rPr>
        <w:t xml:space="preserve"> середовища розробки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Pr="006E3DEF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відео </w:t>
      </w:r>
      <w:hyperlink r:id="rId16" w:history="1"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“How to set up C++ in Visual Studio Code”</w:t>
        </w:r>
      </w:hyperlink>
    </w:p>
    <w:p w:rsidR="006E3DEF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Документ</w:t>
      </w:r>
      <w:r w:rsidRPr="006E3D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17" w:history="1"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proofErr w:type="spellStart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Налаштування</w:t>
        </w:r>
        <w:proofErr w:type="spellEnd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 xml:space="preserve"> </w:t>
        </w:r>
        <w:proofErr w:type="spellStart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Середовища</w:t>
        </w:r>
        <w:proofErr w:type="spellEnd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 xml:space="preserve"> </w:t>
        </w:r>
        <w:proofErr w:type="spellStart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Розробки</w:t>
        </w:r>
        <w:proofErr w:type="spellEnd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наданий в інструкції до виконання лабораторної роботи.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середовища розробки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:rsidR="00406EFD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Встановлено</w:t>
      </w:r>
      <w:r w:rsidRPr="006E3DEF">
        <w:rPr>
          <w:rFonts w:ascii="Times New Roman" w:eastAsia="Times New Roman" w:hAnsi="Times New Roman" w:cs="Times New Roman"/>
          <w:sz w:val="24"/>
          <w:szCs w:val="24"/>
        </w:rPr>
        <w:t xml:space="preserve"> розширення для C++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 xml:space="preserve"> у середовище розробки</w:t>
      </w:r>
    </w:p>
    <w:p w:rsidR="006E3DEF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едітором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46C87">
        <w:rPr>
          <w:rFonts w:ascii="Times New Roman" w:eastAsia="Times New Roman" w:hAnsi="Times New Roman" w:cs="Times New Roman"/>
          <w:sz w:val="24"/>
          <w:szCs w:val="24"/>
          <w:lang w:val="en-US"/>
        </w:rPr>
        <w:t>VSCode</w:t>
      </w:r>
      <w:proofErr w:type="spellEnd"/>
      <w:r w:rsidR="00546C87" w:rsidRPr="00546C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>базовим інтерфейсом програми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46C87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546C87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546C87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 Встановлення розширень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автодоповнення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мови С++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546C87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  <w:hyperlink r:id="rId18" w:history="1"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наданий в інструкції до виконання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Встановлення розширень для мови С++</w:t>
      </w:r>
    </w:p>
    <w:p w:rsid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IntelliSense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729A2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5729A2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proofErr w:type="spellStart"/>
      <w:r w:rsidR="005729A2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Практичні заняття</w:t>
      </w:r>
    </w:p>
    <w:p w:rsidR="005729A2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Інтернет ресурс </w:t>
      </w:r>
      <w:hyperlink r:id="rId19" w:history="1"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1</w:t>
        </w:r>
      </w:hyperlink>
    </w:p>
    <w:p w:rsidR="005729A2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Інтернет ресурс </w:t>
      </w:r>
      <w:hyperlink r:id="rId20" w:history="1"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2</w:t>
        </w:r>
      </w:hyperlink>
    </w:p>
    <w:p w:rsidR="005729A2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Документ </w:t>
      </w:r>
      <w:hyperlink r:id="rId21" w:history="1"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наданий в інструкції до виконання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A35C18" w:rsidRDefault="00A35C18" w:rsidP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A35C18" w:rsidRDefault="00A35C18" w:rsidP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Навчилася працювати командою у хмарному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сервісу</w:t>
      </w:r>
    </w:p>
    <w:p w:rsidR="00A35C18" w:rsidRPr="00A35C18" w:rsidRDefault="00A35C18" w:rsidP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поняттями: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мердж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пуш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A35C1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</w:t>
      </w:r>
      <w:r w:rsidR="00A35C18">
        <w:rPr>
          <w:rFonts w:ascii="Times New Roman" w:eastAsia="Times New Roman" w:hAnsi="Times New Roman" w:cs="Times New Roman"/>
          <w:sz w:val="24"/>
          <w:szCs w:val="24"/>
        </w:rPr>
        <w:t>ння опрацювання теми: 13.09.2026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 </w:t>
      </w:r>
      <w:proofErr w:type="spellStart"/>
      <w:r w:rsidR="00A35C1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  <w:hyperlink r:id="rId22" w:history="1"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наданий в інструкції до виконання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A6C8C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AA6C8C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Налаштувала інтеграцію програми з середовищем розробки</w:t>
      </w:r>
    </w:p>
    <w:p w:rsidR="00AA6C8C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Виконувала базові команди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add</w:t>
      </w:r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push,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branch,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–m)</w:t>
      </w:r>
    </w:p>
    <w:p w:rsidR="00406EFD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r w:rsidRPr="00AA6C8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ключ для підключення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15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Pr="00AA6C8C" w:rsidRDefault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15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C8C" w:rsidRDefault="00AA6C8C" w:rsidP="00AA6C8C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AA6C8C" w:rsidRDefault="00AA6C8C" w:rsidP="00AA6C8C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AA6C8C" w:rsidRPr="00AA6C8C" w:rsidRDefault="00F46990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23" w:history="1">
        <w:r w:rsidR="00AA6C8C" w:rsidRPr="00AA6C8C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Офіційний сайт </w:t>
        </w:r>
        <w:proofErr w:type="spellStart"/>
        <w:r w:rsidR="00AA6C8C" w:rsidRPr="00AA6C8C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Algotester</w:t>
        </w:r>
        <w:proofErr w:type="spellEnd"/>
      </w:hyperlink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A6C8C" w:rsidRDefault="00AA6C8C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сайтом та його призначенням</w:t>
      </w:r>
    </w:p>
    <w:p w:rsidR="00AA6C8C" w:rsidRPr="00AA6C8C" w:rsidRDefault="00A00870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Практика базових задач та перевірка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язку</w:t>
      </w:r>
      <w:proofErr w:type="spellEnd"/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опрацювання теми: 14.09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A6C8C" w:rsidRPr="00A00870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A00870"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4.09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0870" w:rsidRPr="00A00870" w:rsidRDefault="00A00870" w:rsidP="00A00870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A00870" w:rsidRDefault="00A00870" w:rsidP="00A00870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№10 Створення власного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обмін файлами з колегою по команді</w:t>
      </w:r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A00870" w:rsidRPr="00A00870" w:rsidRDefault="00F46990" w:rsidP="00A0087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24" w:history="1">
        <w:r w:rsidR="00A00870" w:rsidRPr="00A00870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Сайт </w:t>
        </w:r>
        <w:proofErr w:type="spellStart"/>
        <w:r w:rsidR="00A00870" w:rsidRPr="00A00870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GitHub</w:t>
        </w:r>
        <w:proofErr w:type="spellEnd"/>
      </w:hyperlink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00870" w:rsidRDefault="00A00870" w:rsidP="00A0087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Обмін файлами з командою №5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тімліда</w:t>
      </w:r>
      <w:proofErr w:type="spellEnd"/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Виконано</w:t>
      </w:r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00870" w:rsidRPr="001A1979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4.09.202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1979" w:rsidRPr="001A1979" w:rsidRDefault="001A1979" w:rsidP="001A197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1A1979" w:rsidRDefault="001A1979" w:rsidP="001A197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1A1979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практичної задачі та запуск першої програми 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1A1979" w:rsidRPr="003B7983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79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Інтерактивна розгортка</w:t>
      </w:r>
    </w:p>
    <w:p w:rsidR="001A1979" w:rsidRPr="00A00870" w:rsidRDefault="003B7983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3B79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Посібник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hyperlink r:id="rId25" w:history="1">
        <w:r w:rsidRPr="003B7983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С в задачах і прикладах</w:t>
        </w:r>
      </w:hyperlink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1A1979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Опрацювала команди вводу/виводу тексту, застосування різних бібліотек для потрібних обчислень та форматування даних</w:t>
      </w:r>
    </w:p>
    <w:p w:rsidR="001A1979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Здобула практичні навички у написанні коду мовою С++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Виконано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A1979" w:rsidRP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3.09.202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1979" w:rsidRPr="001A1979" w:rsidRDefault="001A1979" w:rsidP="001A197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1A1979" w:rsidRDefault="001A1979" w:rsidP="001A197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№12 Оформлення звіту виконаної лабораторної роботи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1A1979" w:rsidRPr="001A1979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A197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Практичні заняття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1A1979" w:rsidRDefault="003B7983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Підбиті підсумки проробленої роботи, закріплення вивченого матеріалу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Виконано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ацювання теми: 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3B7983" w:rsidRPr="003B7983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3B7983" w:rsidRPr="003B7983" w:rsidRDefault="003B7983" w:rsidP="003B7983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3B7983" w:rsidRPr="003B7983" w:rsidRDefault="003B7983" w:rsidP="003B7983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3B7983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задач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</w:p>
    <w:p w:rsidR="003B7983" w:rsidRDefault="003B7983" w:rsidP="003B798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3B7983" w:rsidRDefault="003B7983" w:rsidP="003B7983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Практичний досвід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3B7983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язанні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базових задач</w:t>
      </w:r>
    </w:p>
    <w:p w:rsidR="003B7983" w:rsidRDefault="003B7983" w:rsidP="003B798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Виконано</w:t>
      </w:r>
    </w:p>
    <w:p w:rsidR="003B7983" w:rsidRDefault="003B7983" w:rsidP="003B798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A1979" w:rsidRDefault="003B7983" w:rsidP="003B7983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4.09.202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1979" w:rsidRDefault="001A1979" w:rsidP="001A1979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1A1979" w:rsidRDefault="001A1979" w:rsidP="001A1979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A00870" w:rsidRDefault="00A00870" w:rsidP="00A00870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Виконання роботи:</w:t>
      </w:r>
    </w:p>
    <w:p w:rsidR="00406EFD" w:rsidRDefault="009F24ED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41CC" w:rsidRPr="004941CC" w:rsidRDefault="009F24ED" w:rsidP="004941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4941C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4941CC" w:rsidRPr="004941CC">
        <w:t xml:space="preserve"> </w:t>
      </w:r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Основні поняття мови с/c++</w:t>
      </w:r>
    </w:p>
    <w:p w:rsidR="00406EFD" w:rsidRPr="004941CC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4941CC">
      <w:pPr>
        <w:pStyle w:val="normal0"/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Знайомство з мовою програмування с++, її синтаксисом та перевагами над іншими мовами</w:t>
      </w:r>
      <w:r w:rsidR="00B75B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75B81" w:rsidRPr="00B75B81">
        <w:rPr>
          <w:rFonts w:ascii="Times New Roman" w:eastAsia="Times New Roman" w:hAnsi="Times New Roman" w:cs="Times New Roman"/>
          <w:sz w:val="24"/>
          <w:szCs w:val="24"/>
        </w:rPr>
        <w:t>Принципи написання коду: YAGNI, DRY, KISS, Single-responsibility</w:t>
      </w:r>
    </w:p>
    <w:p w:rsidR="00406EFD" w:rsidRPr="004941CC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Робота з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FlowCharts</w:t>
      </w:r>
      <w:proofErr w:type="spellEnd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оформленням документації за допомогою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Draw.io</w:t>
      </w:r>
      <w:proofErr w:type="spellEnd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та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Google</w:t>
      </w:r>
      <w:proofErr w:type="spellEnd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Docs</w:t>
      </w:r>
      <w:proofErr w:type="spellEnd"/>
    </w:p>
    <w:p w:rsidR="00406EFD" w:rsidRDefault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Познайомитись з сайтом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B75B8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його функціоналом та призначенням. Навчитись створювати алгоритмічні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оформити звіт документально коректно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B75B81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="00B75B8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Trello</w:t>
      </w:r>
      <w:proofErr w:type="spellEnd"/>
    </w:p>
    <w:p w:rsidR="00406EFD" w:rsidRDefault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відслідковування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прогресу команди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WSL </w:t>
      </w:r>
      <w:proofErr w:type="spellStart"/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робота з базовими консольними командами </w:t>
      </w:r>
      <w:proofErr w:type="spellStart"/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</w:p>
    <w:p w:rsidR="00406EFD" w:rsidRDefault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Subsistem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базовими командами операційної системи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такими як: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eastAsia="Times New Roman" w:hAnsi="Times New Roman" w:cs="Times New Roman"/>
          <w:sz w:val="24"/>
          <w:szCs w:val="24"/>
        </w:rPr>
        <w:t>папка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&gt;,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..,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терміналу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для консольних команд під час написання коду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</w:rPr>
        <w:t>більшої швидкості та зручності виконання робочих завдань.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B75B81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</w:rPr>
        <w:t xml:space="preserve">Встановлення та конфігурація середовища розробки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Visual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Studio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Code</w:t>
      </w:r>
    </w:p>
    <w:p w:rsidR="00B75B81" w:rsidRPr="00B75B81" w:rsidRDefault="00B75B81" w:rsidP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Завантажено середовища розробки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B75B81" w:rsidRPr="00B75B81" w:rsidRDefault="00B75B81" w:rsidP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sz w:val="24"/>
          <w:szCs w:val="24"/>
        </w:rPr>
        <w:t>Встановлено розширення для C++ у середовище розробки</w:t>
      </w:r>
    </w:p>
    <w:p w:rsidR="00406EFD" w:rsidRDefault="00B75B81" w:rsidP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едітором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>, базовим інтерфейсом програми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r w:rsidR="00CF767A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розширень та </w:t>
      </w:r>
      <w:proofErr w:type="spellStart"/>
      <w:r w:rsidR="00CF767A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автодоповнення</w:t>
      </w:r>
      <w:proofErr w:type="spellEnd"/>
      <w:r w:rsidR="00CF767A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мови С++</w:t>
      </w:r>
    </w:p>
    <w:p w:rsidR="00CF767A" w:rsidRPr="00CF767A" w:rsidRDefault="00CF767A" w:rsidP="00CF767A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розширень для мови С++. </w:t>
      </w:r>
      <w:r w:rsidRPr="00CF767A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 w:rsidRPr="00CF767A">
        <w:rPr>
          <w:rFonts w:ascii="Times New Roman" w:eastAsia="Times New Roman" w:hAnsi="Times New Roman" w:cs="Times New Roman"/>
          <w:sz w:val="24"/>
          <w:szCs w:val="24"/>
          <w:lang w:val="en-US"/>
        </w:rPr>
        <w:t>IntelliSense</w:t>
      </w:r>
    </w:p>
    <w:p w:rsidR="00406EFD" w:rsidRPr="00CF767A" w:rsidRDefault="00406EFD" w:rsidP="00CF767A">
      <w:pPr>
        <w:pStyle w:val="normal0"/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CF767A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="00CF76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</w:p>
    <w:p w:rsidR="00406EFD" w:rsidRDefault="00CF767A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Зареєструватись та ознайомитись з базовими функціями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767A" w:rsidRPr="00CF767A" w:rsidRDefault="009F24ED" w:rsidP="00CF767A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="00CF76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</w:t>
      </w:r>
      <w:proofErr w:type="spellEnd"/>
    </w:p>
    <w:p w:rsidR="00406EFD" w:rsidRDefault="00CF767A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Підключити гіт, створити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proofErr w:type="spellStart"/>
      <w:r w:rsidRPr="00CF767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ключ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приєднання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гітхабі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2736E">
        <w:rPr>
          <w:rFonts w:ascii="Times New Roman" w:eastAsia="Times New Roman" w:hAnsi="Times New Roman" w:cs="Times New Roman"/>
          <w:sz w:val="24"/>
          <w:szCs w:val="24"/>
        </w:rPr>
        <w:t>вивчити базові гіт команди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7673A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="007673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</w:p>
    <w:p w:rsidR="00406EFD" w:rsidRPr="007673AD" w:rsidRDefault="00546019" w:rsidP="007673AD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сайтом та вирішити базові задачі мовою с++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6019" w:rsidRDefault="00546019" w:rsidP="0054601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№10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6019">
        <w:rPr>
          <w:rFonts w:ascii="Times New Roman" w:eastAsia="Times New Roman" w:hAnsi="Times New Roman" w:cs="Times New Roman"/>
          <w:b/>
          <w:sz w:val="24"/>
          <w:szCs w:val="24"/>
        </w:rPr>
        <w:t xml:space="preserve">Створення власного </w:t>
      </w:r>
      <w:proofErr w:type="spellStart"/>
      <w:r w:rsidRPr="00546019">
        <w:rPr>
          <w:rFonts w:ascii="Times New Roman" w:eastAsia="Times New Roman" w:hAnsi="Times New Roman" w:cs="Times New Roman"/>
          <w:b/>
          <w:sz w:val="24"/>
          <w:szCs w:val="24"/>
        </w:rPr>
        <w:t>репозит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орію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обмін файлами з колегами </w:t>
      </w:r>
      <w:r w:rsidRPr="00546019">
        <w:rPr>
          <w:rFonts w:ascii="Times New Roman" w:eastAsia="Times New Roman" w:hAnsi="Times New Roman" w:cs="Times New Roman"/>
          <w:b/>
          <w:sz w:val="24"/>
          <w:szCs w:val="24"/>
        </w:rPr>
        <w:t>по команді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Pr="00546019" w:rsidRDefault="00546019" w:rsidP="00546019">
      <w:pPr>
        <w:pStyle w:val="normal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019">
        <w:rPr>
          <w:rFonts w:ascii="Times New Roman" w:eastAsia="Times New Roman" w:hAnsi="Times New Roman" w:cs="Times New Roman"/>
          <w:iCs/>
          <w:sz w:val="24"/>
          <w:szCs w:val="24"/>
        </w:rPr>
        <w:t xml:space="preserve">Навчитись створювати </w:t>
      </w:r>
      <w:proofErr w:type="spellStart"/>
      <w:r w:rsidRPr="00546019">
        <w:rPr>
          <w:rFonts w:ascii="Times New Roman" w:eastAsia="Times New Roman" w:hAnsi="Times New Roman" w:cs="Times New Roman"/>
          <w:iCs/>
          <w:sz w:val="24"/>
          <w:szCs w:val="24"/>
        </w:rPr>
        <w:t>репозиторій</w:t>
      </w:r>
      <w:proofErr w:type="spellEnd"/>
      <w:r w:rsidRPr="00546019">
        <w:rPr>
          <w:rFonts w:ascii="Times New Roman" w:eastAsia="Times New Roman" w:hAnsi="Times New Roman" w:cs="Times New Roman"/>
          <w:iCs/>
          <w:sz w:val="24"/>
          <w:szCs w:val="24"/>
        </w:rPr>
        <w:t>, працювати з командою та обмінюватись файлами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за допомогою гіту та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</w:rPr>
        <w:t>гітхабу</w:t>
      </w:r>
      <w:proofErr w:type="spellEnd"/>
    </w:p>
    <w:p w:rsidR="00546019" w:rsidRP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B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</w:rPr>
        <w:t>Розв</w:t>
      </w:r>
      <w:proofErr w:type="spellEnd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’</w:t>
      </w:r>
      <w:proofErr w:type="spellStart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</w:rPr>
        <w:t>язання</w:t>
      </w:r>
      <w:proofErr w:type="spellEnd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</w:rPr>
        <w:t xml:space="preserve"> практичної задачі та запуск першої програми</w:t>
      </w:r>
    </w:p>
    <w:p w:rsidR="007E1B5B" w:rsidRPr="007E1B5B" w:rsidRDefault="007E1B5B" w:rsidP="007E1B5B">
      <w:pPr>
        <w:pStyle w:val="1"/>
        <w:spacing w:before="3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</w:t>
      </w:r>
      <w:r w:rsidRPr="007E1B5B">
        <w:rPr>
          <w:rFonts w:ascii="Times New Roman" w:hAnsi="Times New Roman" w:cs="Times New Roman"/>
          <w:b/>
          <w:color w:val="000000"/>
          <w:sz w:val="24"/>
          <w:szCs w:val="24"/>
        </w:rPr>
        <w:t>Задача</w:t>
      </w:r>
    </w:p>
    <w:p w:rsidR="007E1B5B" w:rsidRDefault="007E1B5B" w:rsidP="007E1B5B">
      <w:pPr>
        <w:pStyle w:val="aa"/>
        <w:spacing w:before="0" w:beforeAutospacing="0" w:after="120" w:afterAutospacing="0"/>
      </w:pPr>
      <w:r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7E1B5B" w:rsidRDefault="007E1B5B" w:rsidP="007E1B5B">
      <w:pPr>
        <w:pStyle w:val="aa"/>
        <w:spacing w:before="0" w:beforeAutospacing="0" w:after="120" w:afterAutospacing="0"/>
      </w:pPr>
      <w:r>
        <w:rPr>
          <w:color w:val="000000"/>
        </w:rPr>
        <w:t xml:space="preserve">На реальний час роботи впливають дві втрати. По-перше, акумулятор з роками втрачає ємність приблизно </w:t>
      </w:r>
      <w:r>
        <w:rPr>
          <w:b/>
          <w:bCs/>
          <w:color w:val="000000"/>
        </w:rPr>
        <w:t>2 % на рік</w:t>
      </w:r>
      <w:r>
        <w:rPr>
          <w:color w:val="000000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Обмеження</w:t>
      </w:r>
      <w:r>
        <w:rPr>
          <w:color w:val="000000"/>
        </w:rPr>
        <w:t>: сторонні бібліотеки використовувати заборонено.</w:t>
      </w:r>
      <w:r>
        <w:rPr>
          <w:b/>
          <w:bCs/>
          <w:color w:val="000000"/>
        </w:rPr>
        <w:br/>
      </w:r>
      <w:r>
        <w:rPr>
          <w:b/>
          <w:bCs/>
          <w:i/>
          <w:iCs/>
          <w:color w:val="000000"/>
          <w:u w:val="single"/>
        </w:rPr>
        <w:br/>
      </w:r>
      <w:r>
        <w:rPr>
          <w:b/>
          <w:bCs/>
          <w:color w:val="000000"/>
        </w:rPr>
        <w:t>Мета задачі</w:t>
      </w:r>
    </w:p>
    <w:p w:rsidR="007E1B5B" w:rsidRDefault="007E1B5B" w:rsidP="007E1B5B">
      <w:pPr>
        <w:pStyle w:val="aa"/>
        <w:spacing w:before="0" w:beforeAutospacing="0" w:after="120" w:afterAutospacing="0"/>
      </w:pPr>
      <w:r>
        <w:rPr>
          <w:color w:val="000000"/>
        </w:rPr>
        <w:t xml:space="preserve">Написання першої програми. Навчитися користуватися функціями </w:t>
      </w:r>
      <w:proofErr w:type="spellStart"/>
      <w:r>
        <w:rPr>
          <w:color w:val="000000"/>
        </w:rPr>
        <w:t>форматованого</w:t>
      </w:r>
      <w:proofErr w:type="spellEnd"/>
      <w:r>
        <w:rPr>
          <w:color w:val="000000"/>
        </w:rPr>
        <w:t xml:space="preserve"> вводу-виводу: </w:t>
      </w:r>
      <w:proofErr w:type="spellStart"/>
      <w:r>
        <w:rPr>
          <w:i/>
          <w:iCs/>
          <w:color w:val="000000"/>
        </w:rPr>
        <w:t>cin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cout</w:t>
      </w:r>
      <w:proofErr w:type="spellEnd"/>
    </w:p>
    <w:p w:rsidR="007E1B5B" w:rsidRPr="007E1B5B" w:rsidRDefault="007E1B5B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6019" w:rsidRDefault="00546019" w:rsidP="007E1B5B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№12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E1B5B">
        <w:rPr>
          <w:rFonts w:ascii="Times New Roman" w:eastAsia="Times New Roman" w:hAnsi="Times New Roman" w:cs="Times New Roman"/>
          <w:b/>
          <w:sz w:val="24"/>
          <w:szCs w:val="24"/>
        </w:rPr>
        <w:t>Оформлення звіту щодо практичного завдання</w:t>
      </w:r>
    </w:p>
    <w:p w:rsidR="007E1B5B" w:rsidRPr="00F175F2" w:rsidRDefault="007E1B5B" w:rsidP="007E1B5B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ворд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 документ з описом алгоритму виконання лабораторної задачі. Прикріпити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скріншоти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 зустрічей з командою під час вирішення завдань, обговорення їх розв’язків. Прикріпити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скріншоти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 виконаних робіт з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, діаграму </w:t>
      </w:r>
      <w:r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F175F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175F2" w:rsidRPr="00F175F2">
        <w:rPr>
          <w:rFonts w:ascii="Times New Roman" w:eastAsia="Times New Roman" w:hAnsi="Times New Roman" w:cs="Times New Roman"/>
          <w:sz w:val="24"/>
          <w:szCs w:val="24"/>
        </w:rPr>
        <w:t xml:space="preserve">код розв’язку практичної задачі та результати встановлення </w:t>
      </w:r>
      <w:r w:rsidR="00F175F2"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F175F2" w:rsidRPr="00F17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5F2"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</w:p>
    <w:p w:rsid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6019" w:rsidRDefault="00546019" w:rsidP="00F175F2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№13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5F2" w:rsidRPr="00F175F2">
        <w:rPr>
          <w:rFonts w:ascii="Times New Roman" w:eastAsia="Times New Roman" w:hAnsi="Times New Roman" w:cs="Times New Roman"/>
          <w:b/>
          <w:bCs/>
          <w:sz w:val="24"/>
          <w:szCs w:val="24"/>
        </w:rPr>
        <w:t>Розв</w:t>
      </w:r>
      <w:proofErr w:type="spellEnd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’</w:t>
      </w:r>
      <w:proofErr w:type="spellStart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>язок</w:t>
      </w:r>
      <w:proofErr w:type="spellEnd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 xml:space="preserve"> задач</w:t>
      </w:r>
      <w:r w:rsidR="00F175F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 xml:space="preserve"> на платформі </w:t>
      </w:r>
      <w:proofErr w:type="spellStart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>Алготестеру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A плюс B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Обмеження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: 2 сек., 256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МіБ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Дано два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цілих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числа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. </w:t>
      </w:r>
      <w:proofErr w:type="gram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Ваше</w:t>
      </w:r>
      <w:proofErr w:type="gram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завдання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—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обчислити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їхню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суму.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Вхідні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дані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У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єдиному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рядку задано два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цілих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числа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,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які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треба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додати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.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Вихідні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дані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У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єдиному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рядку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виведіть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одне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число — суму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.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Обмеження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0 ≤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,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≤100.</w:t>
      </w:r>
    </w:p>
    <w:p w:rsidR="00406EF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</w:rPr>
      </w:pPr>
    </w:p>
    <w:p w:rsidR="00406EFD" w:rsidRDefault="009F24ED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:rsidR="00F175F2" w:rsidRPr="007B3C80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2 </w:t>
      </w:r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Робота з </w:t>
      </w:r>
      <w:proofErr w:type="spellStart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>FlowCharts</w:t>
      </w:r>
      <w:proofErr w:type="spellEnd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оформленням документації за допомогою </w:t>
      </w:r>
      <w:proofErr w:type="spellStart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>Draw.io</w:t>
      </w:r>
      <w:proofErr w:type="spellEnd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1FC9">
        <w:rPr>
          <w:rFonts w:ascii="Times New Roman" w:eastAsia="Times New Roman" w:hAnsi="Times New Roman" w:cs="Times New Roman"/>
          <w:b/>
          <w:sz w:val="24"/>
          <w:szCs w:val="24"/>
        </w:rPr>
        <w:t xml:space="preserve">та </w:t>
      </w:r>
      <w:r w:rsidR="00151FC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Microsoft</w:t>
      </w:r>
      <w:r w:rsidR="00151FC9" w:rsidRPr="007B3C8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1FC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Word</w:t>
      </w:r>
    </w:p>
    <w:p w:rsidR="006721EB" w:rsidRPr="006721EB" w:rsidRDefault="00BB3CE0" w:rsidP="00F175F2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994660" cy="7625080"/>
            <wp:effectExtent l="19050" t="0" r="0" b="0"/>
            <wp:wrapSquare wrapText="bothSides"/>
            <wp:docPr id="4" name="Рисунок 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21EB" w:rsidRPr="006721EB"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Зареєструвалась на платформі </w:t>
      </w:r>
      <w:r w:rsidR="006721EB" w:rsidRPr="006721EB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="006721EB" w:rsidRPr="007B3C8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="006721EB" w:rsidRPr="006721EB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="006721EB" w:rsidRPr="007B3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21EB">
        <w:rPr>
          <w:rFonts w:ascii="Times New Roman" w:eastAsia="Times New Roman" w:hAnsi="Times New Roman" w:cs="Times New Roman"/>
          <w:sz w:val="24"/>
          <w:szCs w:val="24"/>
        </w:rPr>
        <w:t xml:space="preserve">та виконала алгоритмічну </w:t>
      </w:r>
      <w:proofErr w:type="spellStart"/>
      <w:r w:rsidR="006721EB">
        <w:rPr>
          <w:rFonts w:ascii="Times New Roman" w:eastAsia="Times New Roman" w:hAnsi="Times New Roman" w:cs="Times New Roman"/>
          <w:sz w:val="24"/>
          <w:szCs w:val="24"/>
        </w:rPr>
        <w:t>блокс</w:t>
      </w:r>
      <w:r w:rsidR="006721EB" w:rsidRPr="006721EB">
        <w:rPr>
          <w:rFonts w:ascii="Times New Roman" w:eastAsia="Times New Roman" w:hAnsi="Times New Roman" w:cs="Times New Roman"/>
          <w:sz w:val="24"/>
          <w:szCs w:val="24"/>
        </w:rPr>
        <w:t>хему</w:t>
      </w:r>
      <w:proofErr w:type="spellEnd"/>
      <w:r w:rsidR="006721EB" w:rsidRPr="006721EB">
        <w:rPr>
          <w:rFonts w:ascii="Times New Roman" w:eastAsia="Times New Roman" w:hAnsi="Times New Roman" w:cs="Times New Roman"/>
          <w:sz w:val="24"/>
          <w:szCs w:val="24"/>
        </w:rPr>
        <w:t xml:space="preserve"> до задачі з завдання №11</w:t>
      </w:r>
    </w:p>
    <w:p w:rsidR="00406EFD" w:rsidRDefault="00654A9E" w:rsidP="006721E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13252" cy="7018020"/>
            <wp:effectExtent l="19050" t="0" r="0" b="0"/>
            <wp:docPr id="7" name="Рисунок 6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307" cy="703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625090" cy="2991382"/>
            <wp:effectExtent l="19050" t="0" r="3810" b="0"/>
            <wp:docPr id="9" name="Рисунок 8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99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1.</w:t>
      </w:r>
      <w:r w:rsidR="00F175F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 w:rsidR="00F175F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 w:rsidR="00F175F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 w:rsidR="006721E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розрахунок автономності портативної зарядної станції</w:t>
      </w:r>
    </w:p>
    <w:p w:rsidR="00406EFD" w:rsidRDefault="00406EFD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20хв</w:t>
      </w:r>
    </w:p>
    <w:p w:rsidR="00406EFD" w:rsidRPr="006721EB" w:rsidRDefault="006721EB" w:rsidP="006721EB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Фактичний час реалізації: 45хв</w:t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:rsidR="00406EFD" w:rsidRDefault="00BB685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WSL </w:t>
      </w:r>
      <w:proofErr w:type="spellStart"/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робота з базовими консольними командами </w:t>
      </w:r>
      <w:proofErr w:type="spellStart"/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</w:p>
    <w:p w:rsidR="00406EFD" w:rsidRDefault="007B3C8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204460" cy="20193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C80" w:rsidRDefault="007B3C8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181600" cy="136398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06EFD" w:rsidP="00BB6850">
      <w:pPr>
        <w:pStyle w:val="normal0"/>
        <w:spacing w:after="160" w:line="256" w:lineRule="auto"/>
        <w:ind w:left="720"/>
      </w:pPr>
    </w:p>
    <w:p w:rsidR="00406EFD" w:rsidRPr="007A21B3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2. </w:t>
      </w:r>
      <w:r w:rsid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Виконання </w:t>
      </w:r>
      <w:r w:rsid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Linux</w:t>
      </w:r>
      <w:r w:rsidR="007A21B3" w:rsidRP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 w:rsid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команд</w:t>
      </w:r>
    </w:p>
    <w:p w:rsidR="00406EF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7A21B3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№3</w:t>
      </w:r>
      <w:r w:rsidR="009F2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F24ED"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:rsidR="00406EFD" w:rsidRDefault="007A21B3">
      <w:pPr>
        <w:pStyle w:val="normal0"/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Тімлід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трелло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команда доєдналась та створила свої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відповідно до їх поточного стану: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progress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Review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Done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Stuck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3CE0" w:rsidRDefault="00BB3CE0" w:rsidP="00BB3CE0">
      <w:pPr>
        <w:pStyle w:val="normal0"/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39590" cy="2441110"/>
            <wp:effectExtent l="19050" t="0" r="3810" b="0"/>
            <wp:docPr id="12" name="Рисунок 1" descr="trel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llo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24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E0" w:rsidRDefault="00BB3CE0" w:rsidP="00BB3CE0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3.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:rsidR="00406EFD" w:rsidRPr="007D1C8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Встановлення та конфігурація середовища розробки </w:t>
      </w:r>
      <w:proofErr w:type="spellStart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:rsidR="00406EFD" w:rsidRDefault="003504BE" w:rsidP="003504BE">
      <w:pPr>
        <w:pStyle w:val="normal0"/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Встановила середовище розробки </w:t>
      </w:r>
      <w:proofErr w:type="spellStart"/>
      <w:r w:rsidR="000B6ADD">
        <w:rPr>
          <w:rFonts w:ascii="Times New Roman" w:eastAsia="Times New Roman" w:hAnsi="Times New Roman" w:cs="Times New Roman"/>
          <w:sz w:val="24"/>
          <w:szCs w:val="24"/>
          <w:lang w:val="en-US"/>
        </w:rPr>
        <w:t>VSCode</w:t>
      </w:r>
      <w:proofErr w:type="spellEnd"/>
    </w:p>
    <w:p w:rsidR="003504BE" w:rsidRPr="003504BE" w:rsidRDefault="000B6ADD" w:rsidP="003504BE">
      <w:pPr>
        <w:pStyle w:val="normal0"/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7387" cy="3002280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45" cy="300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Pr="000B6ADD" w:rsidRDefault="009F24ED" w:rsidP="000B6AD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5. </w:t>
      </w:r>
      <w:r w:rsidR="003504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Зображення робочого простору </w:t>
      </w:r>
      <w:proofErr w:type="spellStart"/>
      <w:r w:rsidR="003504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вскод</w:t>
      </w:r>
      <w:proofErr w:type="spellEnd"/>
      <w:r w:rsidR="003504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:</w:t>
      </w:r>
    </w:p>
    <w:p w:rsidR="00406EF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B6AD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0B6ADD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розширень та </w:t>
      </w:r>
      <w:proofErr w:type="spellStart"/>
      <w:r w:rsidR="000B6ADD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автодоповнення</w:t>
      </w:r>
      <w:proofErr w:type="spellEnd"/>
      <w:r w:rsidR="000B6ADD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мови С++</w:t>
      </w:r>
    </w:p>
    <w:p w:rsidR="00406EFD" w:rsidRDefault="009F24ED">
      <w:pPr>
        <w:pStyle w:val="normal0"/>
        <w:numPr>
          <w:ilvl w:val="0"/>
          <w:numId w:val="1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Встановила розширення для C/С++</w:t>
      </w:r>
    </w:p>
    <w:p w:rsidR="00406EFD" w:rsidRDefault="000B6AD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2654772"/>
            <wp:effectExtent l="19050" t="0" r="635" b="0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54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6. Встановлені розширення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</w:p>
    <w:p w:rsidR="00406EFD" w:rsidRDefault="00406EFD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2" w:name="_heading=h.c2k67t2k90gt" w:colFirst="0" w:colLast="0"/>
      <w:bookmarkEnd w:id="2"/>
    </w:p>
    <w:p w:rsidR="00406EFD" w:rsidRDefault="000B6ADD">
      <w:pPr>
        <w:pStyle w:val="normal0"/>
        <w:numPr>
          <w:ilvl w:val="0"/>
          <w:numId w:val="3"/>
        </w:numPr>
        <w:spacing w:before="4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29778" cy="1414890"/>
            <wp:effectExtent l="19050" t="0" r="8972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43" cy="141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7.</w:t>
      </w:r>
      <w:r w:rsidR="001E45A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Встановлений компілятор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1E45A0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1E45A0" w:rsidRPr="001E45A0" w:rsidRDefault="009F24ED" w:rsidP="001E45A0">
      <w:pPr>
        <w:pStyle w:val="normal0"/>
        <w:numPr>
          <w:ilvl w:val="0"/>
          <w:numId w:val="16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приєднала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 фото показана історія роботи з гітом.</w:t>
      </w:r>
    </w:p>
    <w:p w:rsidR="00F86E01" w:rsidRPr="00F86E01" w:rsidRDefault="001E45A0" w:rsidP="00F86E01">
      <w:pPr>
        <w:pStyle w:val="normal0"/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48200" cy="2972347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039" cy="297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 w:rsidP="001E45A0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8. Істор</w:t>
      </w:r>
      <w:r w:rsidR="001E45A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ія роботи з гітом</w:t>
      </w: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73A2E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97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406EFD" w:rsidRDefault="009F24ED">
      <w:pPr>
        <w:pStyle w:val="normal0"/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6EFD" w:rsidRDefault="00973A2E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3225046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9.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аккаунт</w:t>
      </w:r>
      <w:proofErr w:type="spellEnd"/>
    </w:p>
    <w:p w:rsidR="00406EFD" w:rsidRDefault="009F24ED">
      <w:pPr>
        <w:pStyle w:val="normal0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ключ</w:t>
      </w:r>
    </w:p>
    <w:p w:rsidR="00406EFD" w:rsidRDefault="00BF30D1">
      <w:pPr>
        <w:pStyle w:val="normal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21176" cy="2106603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20" cy="2107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10.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ssh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ключ</w:t>
      </w:r>
    </w:p>
    <w:p w:rsidR="00406EFD" w:rsidRDefault="00406EFD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BF30D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:rsidR="00406EFD" w:rsidRDefault="009F24ED">
      <w:pPr>
        <w:pStyle w:val="normal0"/>
        <w:numPr>
          <w:ilvl w:val="0"/>
          <w:numId w:val="7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виконала </w:t>
      </w:r>
      <w:r w:rsidR="00BF30D1">
        <w:rPr>
          <w:rFonts w:ascii="Times New Roman" w:eastAsia="Times New Roman" w:hAnsi="Times New Roman" w:cs="Times New Roman"/>
          <w:sz w:val="24"/>
          <w:szCs w:val="24"/>
        </w:rPr>
        <w:t>базову задачу:</w:t>
      </w:r>
    </w:p>
    <w:p w:rsidR="00406EFD" w:rsidRDefault="00BF30D1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3225046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11. </w:t>
      </w:r>
      <w:r w:rsidR="00BF30D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Умова задачі</w:t>
      </w:r>
    </w:p>
    <w:p w:rsidR="00BF30D1" w:rsidRDefault="00BF30D1" w:rsidP="00BF30D1">
      <w:pPr>
        <w:pStyle w:val="normal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56107" cy="2956560"/>
            <wp:effectExtent l="19050" t="0" r="1693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19" cy="295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0D1" w:rsidRDefault="00423592" w:rsidP="00BF30D1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12</w:t>
      </w:r>
      <w:r w:rsidR="00BF30D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Розв’язання задачі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BF30D1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30D1" w:rsidRPr="00BF30D1">
        <w:rPr>
          <w:rFonts w:ascii="Times New Roman" w:eastAsia="Times New Roman" w:hAnsi="Times New Roman" w:cs="Times New Roman"/>
          <w:b/>
          <w:sz w:val="24"/>
          <w:szCs w:val="24"/>
        </w:rPr>
        <w:t xml:space="preserve">Створення </w:t>
      </w:r>
      <w:proofErr w:type="spellStart"/>
      <w:r w:rsidR="00BF30D1" w:rsidRPr="00BF30D1">
        <w:rPr>
          <w:rFonts w:ascii="Times New Roman" w:eastAsia="Times New Roman" w:hAnsi="Times New Roman" w:cs="Times New Roman"/>
          <w:b/>
          <w:sz w:val="24"/>
          <w:szCs w:val="24"/>
        </w:rPr>
        <w:t>репозиторію</w:t>
      </w:r>
      <w:proofErr w:type="spellEnd"/>
      <w:r w:rsidR="00BF30D1" w:rsidRPr="00BF30D1"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обмін файлами</w:t>
      </w:r>
    </w:p>
    <w:p w:rsidR="00406EFD" w:rsidRDefault="009F24ED">
      <w:pPr>
        <w:pStyle w:val="normal0"/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свій власний</w:t>
      </w:r>
      <w:r w:rsidR="004235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репозиторій</w:t>
      </w:r>
      <w:proofErr w:type="spellEnd"/>
    </w:p>
    <w:p w:rsidR="00423592" w:rsidRDefault="00423592">
      <w:pPr>
        <w:pStyle w:val="normal0"/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5466" cy="2933700"/>
            <wp:effectExtent l="19050" t="0" r="4234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356" cy="2935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23592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13. Створений </w:t>
      </w:r>
      <w:proofErr w:type="spellStart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репозиторій</w:t>
      </w:r>
      <w:proofErr w:type="spellEnd"/>
    </w:p>
    <w:p w:rsidR="00406EFD" w:rsidRDefault="00463B23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>
            <wp:extent cx="5733415" cy="3225046"/>
            <wp:effectExtent l="1905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3" w:rsidRDefault="00463B23" w:rsidP="00463B23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14. Командний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репозиторій</w:t>
      </w:r>
      <w:proofErr w:type="spellEnd"/>
    </w:p>
    <w:p w:rsidR="00463B23" w:rsidRDefault="00463B23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06EFD" w:rsidRDefault="00463B23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програми:</w:t>
      </w:r>
    </w:p>
    <w:p w:rsidR="00406EFD" w:rsidRPr="00423592" w:rsidRDefault="00423592" w:rsidP="00423592">
      <w:pPr>
        <w:pStyle w:val="normal0"/>
        <w:spacing w:after="2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Завдання №11</w:t>
      </w:r>
      <w:r w:rsidR="009F24E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Запустити першу програму (Автономність зарядної станції)</w:t>
      </w:r>
    </w:p>
    <w:p w:rsidR="00406EFD" w:rsidRDefault="009F24ED">
      <w:pPr>
        <w:pStyle w:val="normal0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sdt>
        <w:sdtPr>
          <w:tag w:val="goog_rdk_3"/>
          <w:id w:val="1359776406"/>
          <w:showingPlcHdr/>
        </w:sdtPr>
        <w:sdtContent>
          <w:r w:rsidR="00423592">
            <w:t xml:space="preserve">     </w:t>
          </w:r>
        </w:sdtContent>
      </w:sdt>
      <w:sdt>
        <w:sdtPr>
          <w:tag w:val="goog_rdk_5"/>
          <w:id w:val="-1680190310"/>
          <w:showingPlcHdr/>
        </w:sdtPr>
        <w:sdtContent>
          <w:r w:rsidR="00423592">
            <w:t xml:space="preserve">     </w:t>
          </w:r>
        </w:sdtContent>
      </w:sdt>
    </w:p>
    <w:p w:rsidR="00406EFD" w:rsidRDefault="00F46990">
      <w:pPr>
        <w:pStyle w:val="normal0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42">
        <w:r w:rsidR="009F24E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  <w:r w:rsidR="00423592" w:rsidRPr="00423592">
        <w:t xml:space="preserve"> </w:t>
      </w:r>
      <w:r w:rsidR="00423592">
        <w:rPr>
          <w:noProof/>
        </w:rPr>
        <w:drawing>
          <wp:inline distT="0" distB="0" distL="0" distR="0">
            <wp:extent cx="5733415" cy="3225046"/>
            <wp:effectExtent l="1905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63B23" w:rsidP="00423592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15</w:t>
      </w:r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програми для </w:t>
      </w:r>
      <w:proofErr w:type="spellStart"/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розв</w:t>
      </w:r>
      <w:proofErr w:type="spellEnd"/>
      <w:r w:rsidR="00423592" w:rsidRP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’</w:t>
      </w:r>
      <w:proofErr w:type="spellStart"/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язку</w:t>
      </w:r>
      <w:proofErr w:type="spellEnd"/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задачі</w:t>
      </w:r>
    </w:p>
    <w:p w:rsidR="00463B23" w:rsidRPr="00463B23" w:rsidRDefault="00463B23" w:rsidP="00463B23">
      <w:pPr>
        <w:pStyle w:val="normal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63B23">
        <w:rPr>
          <w:rFonts w:ascii="Times New Roman" w:hAnsi="Times New Roman" w:cs="Times New Roman"/>
          <w:color w:val="000000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color w:val="000000"/>
          <w:sz w:val="24"/>
          <w:szCs w:val="24"/>
        </w:rPr>
        <w:t>5 годин</w:t>
      </w:r>
    </w:p>
    <w:p w:rsidR="00406EFD" w:rsidRDefault="00406EF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423592" w:rsidRDefault="00423592" w:rsidP="00423592">
      <w:pPr>
        <w:pStyle w:val="normal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5</w:t>
      </w:r>
      <w:r w:rsidR="009F24ED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 w:rsidR="009F24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:rsidR="00406EFD" w:rsidRDefault="00AF0B01" w:rsidP="00AF0B01">
      <w:pPr>
        <w:pStyle w:val="normal0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Перша зустріч </w:t>
      </w:r>
      <w:r w:rsidRPr="00AF0B01">
        <w:rPr>
          <w:rFonts w:ascii="Times New Roman" w:eastAsia="Times New Roman" w:hAnsi="Times New Roman" w:cs="Times New Roman"/>
          <w:sz w:val="24"/>
          <w:szCs w:val="24"/>
        </w:rPr>
        <w:t>15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>.09. Обговорюємо епік,</w:t>
      </w:r>
      <w:r w:rsidRPr="00AF0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створюємо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визначаємо шляхи вирішення практичної задачі.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3415" cy="3489325"/>
            <wp:effectExtent l="19050" t="0" r="635" b="0"/>
            <wp:docPr id="1" name="Рисунок 0" descr="командний зідзво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мандний зідзвон.jp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jc w:val="both"/>
        <w:rPr>
          <w:rFonts w:ascii="Calibri" w:eastAsia="Calibri" w:hAnsi="Calibri" w:cs="Calibri"/>
        </w:rPr>
      </w:pPr>
    </w:p>
    <w:p w:rsidR="00406EFD" w:rsidRDefault="009F24E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15.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першої зустрічі в</w:t>
      </w:r>
      <w:r w:rsidR="00AF0B0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телеграм групі.</w:t>
      </w:r>
    </w:p>
    <w:p w:rsidR="00406EFD" w:rsidRDefault="00406EFD">
      <w:pPr>
        <w:pStyle w:val="normal0"/>
        <w:jc w:val="both"/>
        <w:rPr>
          <w:rFonts w:ascii="Calibri" w:eastAsia="Calibri" w:hAnsi="Calibri" w:cs="Calibri"/>
        </w:rPr>
      </w:pPr>
    </w:p>
    <w:p w:rsidR="00406EFD" w:rsidRDefault="007D2D39" w:rsidP="007D2D39">
      <w:pPr>
        <w:pStyle w:val="normal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3415" cy="3225046"/>
            <wp:effectExtent l="19050" t="0" r="63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63B23">
      <w:pPr>
        <w:pStyle w:val="normal0"/>
        <w:ind w:left="72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17</w:t>
      </w:r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коментарів в </w:t>
      </w:r>
      <w:proofErr w:type="spellStart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пулреквесті</w:t>
      </w:r>
      <w:proofErr w:type="spellEnd"/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Висновки: </w:t>
      </w:r>
    </w:p>
    <w:p w:rsidR="00406EFD" w:rsidRPr="003B46F1" w:rsidRDefault="00AF0B0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результаті виконання лабораторної роботи я налаштувала робоче середовище для розробки коду мовою с++, вивчила базові команди вводу/виводу даної мови та початки синтаксису. Завантажила розширення та авто доповнення до мови с++. Ознайомлена з платформою </w:t>
      </w:r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="00132758" w:rsidRPr="0013275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та її функціоналом, практично перевірила знання під час розробки алгоритму до коду задачі №11. Встановила </w:t>
      </w:r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132758" w:rsidRPr="001327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та ознайомилась з базовими командами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</w:rPr>
        <w:t>лінукс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для зручного консольного вводу. Зареєструвалась на сайті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132758" w:rsidRPr="001327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його функціоналом та призначенням. Навчилась створювати гілки, пул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</w:rPr>
        <w:t>ревести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</w:rPr>
        <w:t>пулити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та пушити файли. Налаштувала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всередині робочого середовища </w:t>
      </w:r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для швидкого обміну файлами з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3B46F1">
        <w:rPr>
          <w:rFonts w:ascii="Times New Roman" w:eastAsia="Times New Roman" w:hAnsi="Times New Roman" w:cs="Times New Roman"/>
          <w:sz w:val="24"/>
          <w:szCs w:val="24"/>
        </w:rPr>
        <w:t>, вивчила базові консольні команди: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add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commit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pull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log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>.</w:t>
      </w:r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 Зареєструвалась на сайті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та вирішила задачу на додавання змінних, перевірила код. Ознайомлена з поняттям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, створила власний та була додана в командний. Запустила першу програму мовою с++,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</w:rPr>
        <w:t>валідувала</w:t>
      </w:r>
      <w:proofErr w:type="spellEnd"/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 її.</w:t>
      </w:r>
    </w:p>
    <w:p w:rsidR="00406EFD" w:rsidRDefault="009F24ED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6EFD" w:rsidRPr="003B46F1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Основні поняття мови с++:</w:t>
      </w:r>
    </w:p>
    <w:p w:rsidR="003B46F1" w:rsidRPr="003B46F1" w:rsidRDefault="003B46F1" w:rsidP="003B46F1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3B46F1">
        <w:rPr>
          <w:rFonts w:ascii="Times New Roman" w:eastAsia="Times New Roman" w:hAnsi="Times New Roman" w:cs="Times New Roman"/>
          <w:bCs/>
          <w:i/>
          <w:sz w:val="24"/>
          <w:szCs w:val="24"/>
        </w:rPr>
        <w:t>Знання команд ввід/вивід, базового синтаксису, використання бібліотек.</w:t>
      </w:r>
    </w:p>
    <w:p w:rsidR="003B46F1" w:rsidRPr="003B46F1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Розуміння роботи алгоритму: </w:t>
      </w:r>
    </w:p>
    <w:p w:rsidR="003B46F1" w:rsidRPr="00471ABD" w:rsidRDefault="003B46F1" w:rsidP="003B46F1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Знаю за що відповідають фігури в алгоритмах, вмію будувати </w:t>
      </w:r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блок-схеми на сайті </w:t>
      </w:r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Draw</w:t>
      </w:r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.</w:t>
      </w:r>
      <w:proofErr w:type="spellStart"/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i</w:t>
      </w:r>
      <w:proofErr w:type="spellEnd"/>
      <w:r w:rsid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>о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Платформи для командної роботи: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Ознайомлена з платформою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Trello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, яка дозволяє зручно виконувати командну роботу та відслідковувати прогрес учасників.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Налаштування середовища: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Встановила та налаштувала середовище розробки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VisualStudio</w:t>
      </w:r>
      <w:proofErr w:type="spellEnd"/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Code</w:t>
      </w: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WSL</w:t>
      </w: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Ubuntu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, додала розширення для мови с++, ознайомлена з поняттям та використанням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лінкера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дебагера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Сервіси для обміну файлами: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Зареєструвалась на платформі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, приєднала до неї свій локальний</w:t>
      </w: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за допомогою консольних команд терміналу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. 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Сервіси для розв’язання задач та авто перевіркою:</w:t>
      </w:r>
      <w:r w:rsidR="00471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lastRenderedPageBreak/>
        <w:t xml:space="preserve">Зареєстрована на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, виконала задачу та перевірила код на платформі.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Перша програма мовою с++: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Створила першу програму,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валідувала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її та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тестила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на ній команди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та гіт.</w:t>
      </w:r>
    </w:p>
    <w:p w:rsidR="00406EFD" w:rsidRDefault="00406EFD">
      <w:pPr>
        <w:pStyle w:val="normal0"/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:rsidR="00406EFD" w:rsidRDefault="00406EFD">
      <w:pPr>
        <w:pStyle w:val="normal0"/>
        <w:jc w:val="both"/>
      </w:pPr>
    </w:p>
    <w:p w:rsidR="00406EFD" w:rsidRDefault="00406EFD">
      <w:pPr>
        <w:pStyle w:val="normal0"/>
      </w:pPr>
    </w:p>
    <w:sectPr w:rsidR="00406EFD" w:rsidSect="00406EFD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1530" w:rsidRDefault="00161530" w:rsidP="00406EFD">
      <w:pPr>
        <w:spacing w:line="240" w:lineRule="auto"/>
      </w:pPr>
      <w:r>
        <w:separator/>
      </w:r>
    </w:p>
  </w:endnote>
  <w:endnote w:type="continuationSeparator" w:id="0">
    <w:p w:rsidR="00161530" w:rsidRDefault="00161530" w:rsidP="00406EF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454F9091-0998-4E27-810F-5B9E66C24B9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7560EF2-D1B4-4CB6-9989-06AB65B34AA2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FB2F5B6-2E0F-4F8C-BA76-0208B9199EF1}"/>
    <w:embedItalic r:id="rId4" w:fontKey="{36292B0A-1849-4B57-9038-0FE05D2AAB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D9B5FB7-C3C0-4223-BDAB-0833EA96B747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d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tag w:val="goog_rdk_10"/>
      <w:id w:val="-1634290716"/>
    </w:sdtPr>
    <w:sdtContent>
      <w:p w:rsidR="007E1B5B" w:rsidRDefault="00F46990">
        <w:pPr>
          <w:pStyle w:val="normal0"/>
          <w:rPr>
            <w:ins w:id="4" w:author="Максим Барановський" w:date="2026-09-12T07:50:00Z"/>
          </w:rPr>
        </w:pPr>
        <w:sdt>
          <w:sdtPr>
            <w:tag w:val="goog_rdk_8"/>
            <w:id w:val="373108719"/>
          </w:sdtPr>
          <w:sdtContent>
            <w:sdt>
              <w:sdtPr>
                <w:tag w:val="goog_rdk_9"/>
                <w:id w:val="1147184309"/>
              </w:sdtPr>
              <w:sdtContent/>
            </w:sdt>
          </w:sdtContent>
        </w:sdt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B5B" w:rsidRDefault="007E1B5B">
    <w:pPr>
      <w:pStyle w:val="normal0"/>
      <w:jc w:val="center"/>
    </w:pPr>
    <w:r>
      <w:t>Львів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1530" w:rsidRDefault="00161530" w:rsidP="00406EFD">
      <w:pPr>
        <w:spacing w:line="240" w:lineRule="auto"/>
      </w:pPr>
      <w:r>
        <w:separator/>
      </w:r>
    </w:p>
  </w:footnote>
  <w:footnote w:type="continuationSeparator" w:id="0">
    <w:p w:rsidR="00161530" w:rsidRDefault="00161530" w:rsidP="00406EF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b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b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97970"/>
    <w:multiLevelType w:val="multilevel"/>
    <w:tmpl w:val="1480DD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6465313"/>
    <w:multiLevelType w:val="multilevel"/>
    <w:tmpl w:val="AA565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C8A2C18"/>
    <w:multiLevelType w:val="multilevel"/>
    <w:tmpl w:val="9BDE0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0E0C0EAB"/>
    <w:multiLevelType w:val="multilevel"/>
    <w:tmpl w:val="B6BCC9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10DD15A3"/>
    <w:multiLevelType w:val="multilevel"/>
    <w:tmpl w:val="6958D3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14343474"/>
    <w:multiLevelType w:val="multilevel"/>
    <w:tmpl w:val="1D22E7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158B1C05"/>
    <w:multiLevelType w:val="multilevel"/>
    <w:tmpl w:val="2278A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23A39DA"/>
    <w:multiLevelType w:val="multilevel"/>
    <w:tmpl w:val="2FE0E9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65D7CC3"/>
    <w:multiLevelType w:val="multilevel"/>
    <w:tmpl w:val="421A383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29F729CC"/>
    <w:multiLevelType w:val="multilevel"/>
    <w:tmpl w:val="47923C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3DA52A25"/>
    <w:multiLevelType w:val="multilevel"/>
    <w:tmpl w:val="09A41B3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nsid w:val="4E7A701D"/>
    <w:multiLevelType w:val="multilevel"/>
    <w:tmpl w:val="F84056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52A2664E"/>
    <w:multiLevelType w:val="multilevel"/>
    <w:tmpl w:val="57828A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color w:val="000000" w:themeColor="text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nsid w:val="58B60F36"/>
    <w:multiLevelType w:val="multilevel"/>
    <w:tmpl w:val="707E0B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600C693C"/>
    <w:multiLevelType w:val="multilevel"/>
    <w:tmpl w:val="D9E00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611103F7"/>
    <w:multiLevelType w:val="multilevel"/>
    <w:tmpl w:val="A30A58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64C11A93"/>
    <w:multiLevelType w:val="multilevel"/>
    <w:tmpl w:val="439C0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9"/>
  </w:num>
  <w:num w:numId="5">
    <w:abstractNumId w:val="14"/>
  </w:num>
  <w:num w:numId="6">
    <w:abstractNumId w:val="12"/>
  </w:num>
  <w:num w:numId="7">
    <w:abstractNumId w:val="15"/>
  </w:num>
  <w:num w:numId="8">
    <w:abstractNumId w:val="1"/>
  </w:num>
  <w:num w:numId="9">
    <w:abstractNumId w:val="8"/>
  </w:num>
  <w:num w:numId="10">
    <w:abstractNumId w:val="3"/>
  </w:num>
  <w:num w:numId="11">
    <w:abstractNumId w:val="2"/>
  </w:num>
  <w:num w:numId="12">
    <w:abstractNumId w:val="5"/>
  </w:num>
  <w:num w:numId="13">
    <w:abstractNumId w:val="10"/>
  </w:num>
  <w:num w:numId="14">
    <w:abstractNumId w:val="0"/>
  </w:num>
  <w:num w:numId="15">
    <w:abstractNumId w:val="16"/>
  </w:num>
  <w:num w:numId="16">
    <w:abstractNumId w:val="4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6EFD"/>
    <w:rsid w:val="00042230"/>
    <w:rsid w:val="000A1AD0"/>
    <w:rsid w:val="000B6ADD"/>
    <w:rsid w:val="000C1F71"/>
    <w:rsid w:val="000F459E"/>
    <w:rsid w:val="00132758"/>
    <w:rsid w:val="00151FC9"/>
    <w:rsid w:val="00161530"/>
    <w:rsid w:val="001A1979"/>
    <w:rsid w:val="001A2090"/>
    <w:rsid w:val="001B0CDF"/>
    <w:rsid w:val="001E45A0"/>
    <w:rsid w:val="0022564F"/>
    <w:rsid w:val="0023256C"/>
    <w:rsid w:val="00271CAE"/>
    <w:rsid w:val="00347EF7"/>
    <w:rsid w:val="003504BE"/>
    <w:rsid w:val="00397DC2"/>
    <w:rsid w:val="003B46F1"/>
    <w:rsid w:val="003B7983"/>
    <w:rsid w:val="00406EFD"/>
    <w:rsid w:val="004121C3"/>
    <w:rsid w:val="00423592"/>
    <w:rsid w:val="00463B23"/>
    <w:rsid w:val="00471ABD"/>
    <w:rsid w:val="00475D0B"/>
    <w:rsid w:val="004941CC"/>
    <w:rsid w:val="004E2E6C"/>
    <w:rsid w:val="004E34A3"/>
    <w:rsid w:val="00546019"/>
    <w:rsid w:val="00546C87"/>
    <w:rsid w:val="005729A2"/>
    <w:rsid w:val="005E0851"/>
    <w:rsid w:val="005F3CF6"/>
    <w:rsid w:val="00654A9E"/>
    <w:rsid w:val="00656478"/>
    <w:rsid w:val="006721EB"/>
    <w:rsid w:val="00683807"/>
    <w:rsid w:val="006E1846"/>
    <w:rsid w:val="006E3DEF"/>
    <w:rsid w:val="007673AD"/>
    <w:rsid w:val="007A21B3"/>
    <w:rsid w:val="007B3C80"/>
    <w:rsid w:val="007D1C8D"/>
    <w:rsid w:val="007D2D39"/>
    <w:rsid w:val="007E1B5B"/>
    <w:rsid w:val="008A467D"/>
    <w:rsid w:val="0092736E"/>
    <w:rsid w:val="00973A2E"/>
    <w:rsid w:val="009F24ED"/>
    <w:rsid w:val="00A00870"/>
    <w:rsid w:val="00A35C18"/>
    <w:rsid w:val="00AA6C8C"/>
    <w:rsid w:val="00AF0B01"/>
    <w:rsid w:val="00B75B81"/>
    <w:rsid w:val="00BB3CE0"/>
    <w:rsid w:val="00BB6850"/>
    <w:rsid w:val="00BD629E"/>
    <w:rsid w:val="00BF30D1"/>
    <w:rsid w:val="00C143A0"/>
    <w:rsid w:val="00C1501B"/>
    <w:rsid w:val="00C236B2"/>
    <w:rsid w:val="00CF767A"/>
    <w:rsid w:val="00DD5931"/>
    <w:rsid w:val="00E07535"/>
    <w:rsid w:val="00E14960"/>
    <w:rsid w:val="00E21E38"/>
    <w:rsid w:val="00E56230"/>
    <w:rsid w:val="00E7135F"/>
    <w:rsid w:val="00EB3888"/>
    <w:rsid w:val="00F175F2"/>
    <w:rsid w:val="00F24F8A"/>
    <w:rsid w:val="00F46990"/>
    <w:rsid w:val="00F86E01"/>
    <w:rsid w:val="00F94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67D"/>
  </w:style>
  <w:style w:type="paragraph" w:styleId="1">
    <w:name w:val="heading 1"/>
    <w:basedOn w:val="normal"/>
    <w:next w:val="normal"/>
    <w:rsid w:val="00406E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06E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06E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06E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06EF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06EF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06E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06EFD"/>
  </w:style>
  <w:style w:type="paragraph" w:styleId="a3">
    <w:name w:val="Title"/>
    <w:basedOn w:val="normal"/>
    <w:next w:val="normal"/>
    <w:rsid w:val="00406EFD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406E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06EFD"/>
  </w:style>
  <w:style w:type="paragraph" w:styleId="a4">
    <w:name w:val="Subtitle"/>
    <w:basedOn w:val="normal0"/>
    <w:next w:val="normal0"/>
    <w:rsid w:val="00406EFD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236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36B2"/>
    <w:rPr>
      <w:rFonts w:ascii="Tahoma" w:hAnsi="Tahoma" w:cs="Tahoma"/>
      <w:sz w:val="16"/>
      <w:szCs w:val="16"/>
    </w:rPr>
  </w:style>
  <w:style w:type="paragraph" w:styleId="a7">
    <w:name w:val="Revision"/>
    <w:hidden/>
    <w:uiPriority w:val="99"/>
    <w:semiHidden/>
    <w:rsid w:val="00C236B2"/>
    <w:pPr>
      <w:spacing w:line="240" w:lineRule="auto"/>
    </w:pPr>
  </w:style>
  <w:style w:type="character" w:styleId="a8">
    <w:name w:val="Hyperlink"/>
    <w:basedOn w:val="a0"/>
    <w:uiPriority w:val="99"/>
    <w:unhideWhenUsed/>
    <w:rsid w:val="00C236B2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47EF7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7E1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BB3CE0"/>
    <w:pPr>
      <w:tabs>
        <w:tab w:val="center" w:pos="4819"/>
        <w:tab w:val="right" w:pos="9639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BB3CE0"/>
  </w:style>
  <w:style w:type="paragraph" w:styleId="ad">
    <w:name w:val="footer"/>
    <w:basedOn w:val="a"/>
    <w:link w:val="ae"/>
    <w:uiPriority w:val="99"/>
    <w:semiHidden/>
    <w:unhideWhenUsed/>
    <w:rsid w:val="00BB3CE0"/>
    <w:pPr>
      <w:tabs>
        <w:tab w:val="center" w:pos="4819"/>
        <w:tab w:val="right" w:pos="9639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BB3C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7CcrrAY9rRU?si=Ba_D8MEbaQFCZ3sO" TargetMode="External"/><Relationship Id="rId18" Type="http://schemas.openxmlformats.org/officeDocument/2006/relationships/hyperlink" Target="https://docs.google.com/document/d/1-0Cm0X_Dm9zJNmEwVhfV8ULGjYUtSFFb/edit" TargetMode="External"/><Relationship Id="rId26" Type="http://schemas.openxmlformats.org/officeDocument/2006/relationships/image" Target="media/image2.jpeg"/><Relationship Id="rId39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hyperlink" Target="https://docs.google.com/document/d/1-0Cm0X_Dm9zJNmEwVhfV8ULGjYUtSFFb/edit" TargetMode="External"/><Relationship Id="rId34" Type="http://schemas.openxmlformats.org/officeDocument/2006/relationships/image" Target="media/image10.png"/><Relationship Id="rId4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s://trello.com/guide/create-project" TargetMode="External"/><Relationship Id="rId17" Type="http://schemas.openxmlformats.org/officeDocument/2006/relationships/hyperlink" Target="https://docs.google.com/document/d/1-0Cm0X_Dm9zJNmEwVhfV8ULGjYUtSFFb/edit" TargetMode="External"/><Relationship Id="rId25" Type="http://schemas.openxmlformats.org/officeDocument/2006/relationships/hyperlink" Target="https://mp.mechmat.knu.ua/images/library/Krenevych_Obvintsev_2012_C_Lang_Tutor.pdf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DMWD7wfhgNY" TargetMode="External"/><Relationship Id="rId20" Type="http://schemas.openxmlformats.org/officeDocument/2006/relationships/hyperlink" Target="https://www.youtube.com/watch?v=wpISo9TNjfU" TargetMode="External"/><Relationship Id="rId29" Type="http://schemas.openxmlformats.org/officeDocument/2006/relationships/image" Target="media/image5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NlsqSbhEpEM" TargetMode="External"/><Relationship Id="rId24" Type="http://schemas.openxmlformats.org/officeDocument/2006/relationships/hyperlink" Target="https://docs.github.com/en/repositories/creating-and-managing-repositories/cloning-a-repository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freecodecamp.org/news/the-linux-commands-handbook/" TargetMode="External"/><Relationship Id="rId23" Type="http://schemas.openxmlformats.org/officeDocument/2006/relationships/hyperlink" Target="https://algotester.com/en" TargetMode="External"/><Relationship Id="rId28" Type="http://schemas.openxmlformats.org/officeDocument/2006/relationships/image" Target="media/image4.jpeg"/><Relationship Id="rId36" Type="http://schemas.openxmlformats.org/officeDocument/2006/relationships/image" Target="media/image12.png"/><Relationship Id="rId49" Type="http://schemas.openxmlformats.org/officeDocument/2006/relationships/footer" Target="footer2.xml"/><Relationship Id="rId10" Type="http://schemas.openxmlformats.org/officeDocument/2006/relationships/hyperlink" Target="https://w3schoolsua.github.io/cpp/index.html" TargetMode="External"/><Relationship Id="rId19" Type="http://schemas.openxmlformats.org/officeDocument/2006/relationships/hyperlink" Target="https://git-scm.com/" TargetMode="External"/><Relationship Id="rId31" Type="http://schemas.openxmlformats.org/officeDocument/2006/relationships/image" Target="media/image7.jpeg"/><Relationship Id="rId44" Type="http://schemas.openxmlformats.org/officeDocument/2006/relationships/image" Target="media/image19.jpe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docs.google.com/document/d/1-0Cm0X_Dm9zJNmEwVhfV8ULGjYUtSFFb/edit" TargetMode="External"/><Relationship Id="rId22" Type="http://schemas.openxmlformats.org/officeDocument/2006/relationships/hyperlink" Target="https://docs.google.com/document/d/1-0Cm0X_Dm9zJNmEwVhfV8ULGjYUtSFFb/edit" TargetMode="External"/><Relationship Id="rId27" Type="http://schemas.openxmlformats.org/officeDocument/2006/relationships/image" Target="media/image3.jpe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8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89IICGJumt2Ng9hjlng233wBw==">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10855-1852-4136-A728-88CB1F49B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18</Pages>
  <Words>10282</Words>
  <Characters>5862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ADDMIN</dc:creator>
  <cp:lastModifiedBy>ADDMIN</cp:lastModifiedBy>
  <cp:revision>2</cp:revision>
  <dcterms:created xsi:type="dcterms:W3CDTF">2026-09-27T18:29:00Z</dcterms:created>
  <dcterms:modified xsi:type="dcterms:W3CDTF">2026-09-27T18:29:00Z</dcterms:modified>
</cp:coreProperties>
</file>