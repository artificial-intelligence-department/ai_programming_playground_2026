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6EFD" w:rsidRDefault="006737DB">
      <w:pPr>
        <w:pStyle w:val="normal0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9F24ED"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:rsidR="00406EFD" w:rsidRDefault="009F24ED">
      <w:pPr>
        <w:pStyle w:val="normal0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Національний університет «Львівська політехніка»</w:t>
      </w:r>
    </w:p>
    <w:p w:rsidR="00406EFD" w:rsidRDefault="009F24ED">
      <w:pPr>
        <w:pStyle w:val="normal0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систем штучного інтелекту</w:t>
      </w:r>
    </w:p>
    <w:p w:rsidR="00406EFD" w:rsidRDefault="00406EFD">
      <w:pPr>
        <w:pStyle w:val="normal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406EFD" w:rsidRDefault="009F24ED">
      <w:pPr>
        <w:pStyle w:val="normal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1381125</wp:posOffset>
            </wp:positionH>
            <wp:positionV relativeFrom="paragraph">
              <wp:posOffset>85725</wp:posOffset>
            </wp:positionV>
            <wp:extent cx="2727722" cy="2571750"/>
            <wp:effectExtent l="0" t="0" r="0" b="0"/>
            <wp:wrapNone/>
            <wp:docPr id="25" name="image9.jpg" descr="A blue and whit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 descr="A blue and white logo&#10;&#10;Description automatically generated"/>
                    <pic:cNvPicPr preferRelativeResize="0"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7722" cy="257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406EFD" w:rsidRDefault="00406EFD">
      <w:pPr>
        <w:pStyle w:val="normal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406EFD" w:rsidRDefault="00406EFD">
      <w:pPr>
        <w:pStyle w:val="normal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406EFD" w:rsidRDefault="00406EFD">
      <w:pPr>
        <w:pStyle w:val="normal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406EFD" w:rsidRDefault="00406EFD">
      <w:pPr>
        <w:pStyle w:val="normal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406EFD" w:rsidRDefault="00406EFD">
      <w:pPr>
        <w:pStyle w:val="normal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406EFD" w:rsidRDefault="00406EFD">
      <w:pPr>
        <w:pStyle w:val="normal0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:rsidR="00406EFD" w:rsidRDefault="00406EFD">
      <w:pPr>
        <w:pStyle w:val="normal0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:rsidR="00406EFD" w:rsidRDefault="00406EFD">
      <w:pPr>
        <w:pStyle w:val="normal0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:rsidR="00406EFD" w:rsidRDefault="009F24ED">
      <w:pPr>
        <w:pStyle w:val="normal0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Звіт</w:t>
      </w:r>
    </w:p>
    <w:p w:rsidR="00406EFD" w:rsidRDefault="009F24ED">
      <w:pPr>
        <w:pStyle w:val="normal0"/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</w:p>
    <w:sdt>
      <w:sdtPr>
        <w:tag w:val="goog_rdk_2"/>
        <w:id w:val="145750138"/>
      </w:sdtPr>
      <w:sdtContent>
        <w:p w:rsidR="00406EFD" w:rsidRDefault="003929F9">
          <w:pPr>
            <w:pStyle w:val="normal0"/>
            <w:tabs>
              <w:tab w:val="center" w:pos="4819"/>
              <w:tab w:val="left" w:pos="7468"/>
            </w:tabs>
            <w:spacing w:line="240" w:lineRule="auto"/>
            <w:jc w:val="center"/>
            <w:rPr>
              <w:ins w:id="0" w:author="Матвій Белаш" w:date="2026-09-10T12:32:00Z"/>
              <w:rFonts w:ascii="Times New Roman" w:eastAsia="Times New Roman" w:hAnsi="Times New Roman" w:cs="Times New Roman"/>
              <w:b/>
              <w:bCs/>
              <w:sz w:val="28"/>
              <w:szCs w:val="28"/>
            </w:rPr>
          </w:pPr>
          <w:sdt>
            <w:sdtPr>
              <w:tag w:val="goog_rdk_1"/>
              <w:id w:val="-1224897454"/>
            </w:sdtPr>
            <w:sdtContent/>
          </w:sdt>
        </w:p>
      </w:sdtContent>
    </w:sdt>
    <w:p w:rsidR="00406EFD" w:rsidRDefault="00406EFD">
      <w:pPr>
        <w:pStyle w:val="normal0"/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406EFD" w:rsidRDefault="00406EFD">
      <w:pPr>
        <w:pStyle w:val="normal0"/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406EFD" w:rsidRDefault="00406EFD">
      <w:pPr>
        <w:pStyle w:val="normal0"/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406EFD" w:rsidRDefault="00406EFD">
      <w:pPr>
        <w:pStyle w:val="normal0"/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406EFD" w:rsidRDefault="009F24ED">
      <w:pPr>
        <w:pStyle w:val="normal0"/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56"/>
          <w:szCs w:val="56"/>
        </w:rPr>
        <w:t>Звіт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:rsidR="00406EFD" w:rsidRDefault="009F24ED">
      <w:pPr>
        <w:pStyle w:val="normal0"/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про виконання лабораторн</w:t>
      </w:r>
      <w:r w:rsidR="00481BBB">
        <w:rPr>
          <w:rFonts w:ascii="Times New Roman" w:eastAsia="Times New Roman" w:hAnsi="Times New Roman" w:cs="Times New Roman"/>
          <w:b/>
          <w:bCs/>
          <w:sz w:val="28"/>
          <w:szCs w:val="28"/>
        </w:rPr>
        <w:t>их та практичних робіт блоку № 2</w:t>
      </w:r>
    </w:p>
    <w:p w:rsidR="00406EFD" w:rsidRDefault="00DF136F">
      <w:pPr>
        <w:pStyle w:val="normal0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 тему: </w:t>
      </w:r>
      <w:proofErr w:type="spellStart"/>
      <w:r w:rsidRPr="00DF136F">
        <w:rPr>
          <w:rFonts w:ascii="Times New Roman" w:eastAsia="Times New Roman" w:hAnsi="Times New Roman" w:cs="Times New Roman"/>
          <w:sz w:val="28"/>
          <w:szCs w:val="28"/>
        </w:rPr>
        <w:t>“Змінні</w:t>
      </w:r>
      <w:proofErr w:type="spellEnd"/>
      <w:r w:rsidRPr="00DF136F">
        <w:rPr>
          <w:rFonts w:ascii="Times New Roman" w:eastAsia="Times New Roman" w:hAnsi="Times New Roman" w:cs="Times New Roman"/>
          <w:sz w:val="28"/>
          <w:szCs w:val="28"/>
        </w:rPr>
        <w:t xml:space="preserve">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</w:t>
      </w:r>
      <w:proofErr w:type="spellStart"/>
      <w:r w:rsidRPr="00DF136F">
        <w:rPr>
          <w:rFonts w:ascii="Times New Roman" w:eastAsia="Times New Roman" w:hAnsi="Times New Roman" w:cs="Times New Roman"/>
          <w:sz w:val="28"/>
          <w:szCs w:val="28"/>
        </w:rPr>
        <w:t>алгоритми.”</w:t>
      </w:r>
      <w:proofErr w:type="spellEnd"/>
    </w:p>
    <w:p w:rsidR="00406EFD" w:rsidRDefault="009F24ED">
      <w:pPr>
        <w:pStyle w:val="normal0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з дисципліни: </w:t>
      </w:r>
      <w:r>
        <w:rPr>
          <w:rFonts w:ascii="Times New Roman" w:eastAsia="Times New Roman" w:hAnsi="Times New Roman" w:cs="Times New Roman"/>
          <w:sz w:val="28"/>
          <w:szCs w:val="28"/>
        </w:rPr>
        <w:t>«Основи програмування»</w:t>
      </w:r>
    </w:p>
    <w:p w:rsidR="00406EFD" w:rsidRDefault="009F24ED">
      <w:pPr>
        <w:pStyle w:val="normal0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до:</w:t>
      </w:r>
    </w:p>
    <w:p w:rsidR="00DF136F" w:rsidRDefault="00DF136F">
      <w:pPr>
        <w:pStyle w:val="normal0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Лабораторної Роботи № 1</w:t>
      </w:r>
    </w:p>
    <w:p w:rsidR="00DF136F" w:rsidRDefault="00DF136F">
      <w:pPr>
        <w:pStyle w:val="normal0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Алготестер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Лабораторної роботи № 1</w:t>
      </w:r>
    </w:p>
    <w:p w:rsidR="00406EFD" w:rsidRDefault="00DF136F">
      <w:pPr>
        <w:pStyle w:val="normal0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Практичних Робіт до блоку № 2</w:t>
      </w:r>
    </w:p>
    <w:p w:rsidR="00406EFD" w:rsidRDefault="00406EFD">
      <w:pPr>
        <w:pStyle w:val="normal0"/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406EFD" w:rsidRDefault="00406EFD">
      <w:pPr>
        <w:pStyle w:val="normal0"/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406EFD" w:rsidRDefault="00406EFD">
      <w:pPr>
        <w:pStyle w:val="normal0"/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406EFD" w:rsidRDefault="00406EFD">
      <w:pPr>
        <w:pStyle w:val="normal0"/>
        <w:spacing w:line="240" w:lineRule="auto"/>
        <w:jc w:val="both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</w:p>
    <w:p w:rsidR="00406EFD" w:rsidRDefault="00406EFD">
      <w:pPr>
        <w:pStyle w:val="normal0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406EFD" w:rsidRDefault="007D1C8D">
      <w:pPr>
        <w:pStyle w:val="normal0"/>
        <w:spacing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Виконала</w:t>
      </w:r>
      <w:r w:rsidR="009F24ED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:rsidR="00406EFD" w:rsidRPr="00C236B2" w:rsidRDefault="009F24ED">
      <w:pPr>
        <w:pStyle w:val="normal0"/>
        <w:spacing w:line="240" w:lineRule="auto"/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Студент</w:t>
      </w:r>
      <w:r w:rsidR="00C236B2">
        <w:rPr>
          <w:rFonts w:ascii="Times New Roman" w:eastAsia="Times New Roman" w:hAnsi="Times New Roman" w:cs="Times New Roman"/>
          <w:sz w:val="28"/>
          <w:szCs w:val="28"/>
        </w:rPr>
        <w:t>ка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групи ШІ-1</w:t>
      </w:r>
      <w:r w:rsidR="00C236B2">
        <w:rPr>
          <w:rFonts w:ascii="Times New Roman" w:eastAsia="Times New Roman" w:hAnsi="Times New Roman" w:cs="Times New Roman"/>
          <w:sz w:val="28"/>
          <w:szCs w:val="28"/>
        </w:rPr>
        <w:t>4</w:t>
      </w:r>
    </w:p>
    <w:p w:rsidR="00406EFD" w:rsidRPr="00C236B2" w:rsidRDefault="00C236B2">
      <w:pPr>
        <w:pStyle w:val="normal0"/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Тимофієнко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Софія Олександрівна</w:t>
      </w:r>
    </w:p>
    <w:p w:rsidR="00406EFD" w:rsidRDefault="00406EFD">
      <w:pPr>
        <w:pStyle w:val="1"/>
        <w:spacing w:before="240" w:after="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406EFD" w:rsidRDefault="00406EFD">
      <w:pPr>
        <w:pStyle w:val="normal0"/>
        <w:jc w:val="both"/>
      </w:pPr>
    </w:p>
    <w:p w:rsidR="00406EFD" w:rsidRDefault="009F24ED">
      <w:pPr>
        <w:pStyle w:val="1"/>
        <w:spacing w:before="240" w:after="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Тема роботи:  </w:t>
      </w:r>
    </w:p>
    <w:p w:rsidR="00406EFD" w:rsidRDefault="00DF136F">
      <w:pPr>
        <w:pStyle w:val="normal0"/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136F">
        <w:rPr>
          <w:rFonts w:ascii="Times New Roman" w:eastAsia="Times New Roman" w:hAnsi="Times New Roman" w:cs="Times New Roman"/>
          <w:sz w:val="24"/>
          <w:szCs w:val="24"/>
        </w:rPr>
        <w:t>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</w:t>
      </w:r>
      <w:r>
        <w:rPr>
          <w:rFonts w:ascii="Times New Roman" w:eastAsia="Times New Roman" w:hAnsi="Times New Roman" w:cs="Times New Roman"/>
          <w:sz w:val="24"/>
          <w:szCs w:val="24"/>
        </w:rPr>
        <w:t>нійні та розгалужені алгоритми.</w:t>
      </w:r>
    </w:p>
    <w:p w:rsidR="00406EFD" w:rsidRDefault="009F24ED">
      <w:pPr>
        <w:pStyle w:val="1"/>
        <w:spacing w:after="20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1" w:name="_heading=h.j2v9n1zi5dx9" w:colFirst="0" w:colLast="0"/>
      <w:bookmarkEnd w:id="1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Мета роботи:</w:t>
      </w:r>
    </w:p>
    <w:p w:rsidR="00406EFD" w:rsidRPr="00C236B2" w:rsidRDefault="001253C8">
      <w:pPr>
        <w:pStyle w:val="normal0"/>
        <w:spacing w:after="20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Ознайомитись з визначенням та видами систем числення (двійкова,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вісімкова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десяткова,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шістнадцяткова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), практикувати переведення з однієї системи числення в іншу, розуміти зв'язок програмування і систем числення на практичному застосуванні. Вміти виконувати математичні операції множення, ділення, додавання та віднімання. Вміти визначати змінні та константи, знати основні типи даних мови С++ та їх використання, вагу та вибір під конкретну задачу. Опрацювати поняття бібліотек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iostream</w:t>
      </w:r>
      <w:proofErr w:type="spellEnd"/>
      <w:r w:rsidRPr="001253C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stdio</w:t>
      </w:r>
      <w:proofErr w:type="spellEnd"/>
      <w:r w:rsidRPr="001253C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smath</w:t>
      </w:r>
      <w:proofErr w:type="spellEnd"/>
      <w:r w:rsidRPr="001253C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241D16">
        <w:rPr>
          <w:rFonts w:ascii="Times New Roman" w:eastAsia="Times New Roman" w:hAnsi="Times New Roman" w:cs="Times New Roman"/>
          <w:sz w:val="24"/>
          <w:szCs w:val="24"/>
          <w:lang w:val="en-US"/>
        </w:rPr>
        <w:t>iomanip</w:t>
      </w:r>
      <w:proofErr w:type="spellEnd"/>
      <w:r w:rsidR="00241D16">
        <w:rPr>
          <w:rFonts w:ascii="Times New Roman" w:eastAsia="Times New Roman" w:hAnsi="Times New Roman" w:cs="Times New Roman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>, для чого кожна з них використовується.</w:t>
      </w:r>
      <w:r w:rsidR="00241D16">
        <w:rPr>
          <w:rFonts w:ascii="Times New Roman" w:eastAsia="Times New Roman" w:hAnsi="Times New Roman" w:cs="Times New Roman"/>
          <w:sz w:val="24"/>
          <w:szCs w:val="24"/>
        </w:rPr>
        <w:t xml:space="preserve"> Вміти здійснювати ввід/вивід через </w:t>
      </w:r>
      <w:proofErr w:type="spellStart"/>
      <w:r w:rsidR="00241D16">
        <w:rPr>
          <w:rFonts w:ascii="Times New Roman" w:eastAsia="Times New Roman" w:hAnsi="Times New Roman" w:cs="Times New Roman"/>
          <w:sz w:val="24"/>
          <w:szCs w:val="24"/>
          <w:lang w:val="en-US"/>
        </w:rPr>
        <w:t>cin</w:t>
      </w:r>
      <w:proofErr w:type="spellEnd"/>
      <w:r w:rsidR="00241D16" w:rsidRPr="00241D16">
        <w:rPr>
          <w:rFonts w:ascii="Times New Roman" w:eastAsia="Times New Roman" w:hAnsi="Times New Roman" w:cs="Times New Roman"/>
          <w:sz w:val="24"/>
          <w:szCs w:val="24"/>
        </w:rPr>
        <w:t xml:space="preserve">&gt;&gt;, </w:t>
      </w:r>
      <w:proofErr w:type="spellStart"/>
      <w:r w:rsidR="00241D16">
        <w:rPr>
          <w:rFonts w:ascii="Times New Roman" w:eastAsia="Times New Roman" w:hAnsi="Times New Roman" w:cs="Times New Roman"/>
          <w:sz w:val="24"/>
          <w:szCs w:val="24"/>
          <w:lang w:val="en-US"/>
        </w:rPr>
        <w:t>cout</w:t>
      </w:r>
      <w:proofErr w:type="spellEnd"/>
      <w:r w:rsidR="00241D16" w:rsidRPr="00241D16">
        <w:rPr>
          <w:rFonts w:ascii="Times New Roman" w:eastAsia="Times New Roman" w:hAnsi="Times New Roman" w:cs="Times New Roman"/>
          <w:sz w:val="24"/>
          <w:szCs w:val="24"/>
        </w:rPr>
        <w:t>&lt;&lt;</w:t>
      </w:r>
      <w:r w:rsidR="00241D16">
        <w:rPr>
          <w:rFonts w:ascii="Times New Roman" w:eastAsia="Times New Roman" w:hAnsi="Times New Roman" w:cs="Times New Roman"/>
          <w:sz w:val="24"/>
          <w:szCs w:val="24"/>
        </w:rPr>
        <w:t xml:space="preserve">, використовувати математичні функції </w:t>
      </w:r>
      <w:proofErr w:type="spellStart"/>
      <w:r w:rsidR="00241D16">
        <w:rPr>
          <w:rFonts w:ascii="Times New Roman" w:eastAsia="Times New Roman" w:hAnsi="Times New Roman" w:cs="Times New Roman"/>
          <w:sz w:val="24"/>
          <w:szCs w:val="24"/>
          <w:lang w:val="en-US"/>
        </w:rPr>
        <w:t>pow</w:t>
      </w:r>
      <w:proofErr w:type="spellEnd"/>
      <w:r w:rsidR="00241D16" w:rsidRPr="00241D1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241D16">
        <w:rPr>
          <w:rFonts w:ascii="Times New Roman" w:eastAsia="Times New Roman" w:hAnsi="Times New Roman" w:cs="Times New Roman"/>
          <w:sz w:val="24"/>
          <w:szCs w:val="24"/>
          <w:lang w:val="en-US"/>
        </w:rPr>
        <w:t>sqrt</w:t>
      </w:r>
      <w:proofErr w:type="spellEnd"/>
      <w:r w:rsidR="00241D16">
        <w:rPr>
          <w:rFonts w:ascii="Times New Roman" w:eastAsia="Times New Roman" w:hAnsi="Times New Roman" w:cs="Times New Roman"/>
          <w:sz w:val="24"/>
          <w:szCs w:val="24"/>
        </w:rPr>
        <w:t xml:space="preserve">. Розуміння побітових та арифметичних операцій. Знати правила коментування коду, види коментарів. Розуміти структуру та властивості лінійних та розгалужених алгоритмів, вміти їх використовувати. Знати умовні оператори: </w:t>
      </w:r>
      <w:r w:rsidR="00241D16">
        <w:rPr>
          <w:rFonts w:ascii="Times New Roman" w:eastAsia="Times New Roman" w:hAnsi="Times New Roman" w:cs="Times New Roman"/>
          <w:sz w:val="24"/>
          <w:szCs w:val="24"/>
          <w:lang w:val="en-US"/>
        </w:rPr>
        <w:t>if</w:t>
      </w:r>
      <w:r w:rsidR="00241D16" w:rsidRPr="00241D1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241D16">
        <w:rPr>
          <w:rFonts w:ascii="Times New Roman" w:eastAsia="Times New Roman" w:hAnsi="Times New Roman" w:cs="Times New Roman"/>
          <w:sz w:val="24"/>
          <w:szCs w:val="24"/>
          <w:lang w:val="en-US"/>
        </w:rPr>
        <w:t>else</w:t>
      </w:r>
      <w:r w:rsidR="00241D16" w:rsidRPr="00241D1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241D16">
        <w:rPr>
          <w:rFonts w:ascii="Times New Roman" w:eastAsia="Times New Roman" w:hAnsi="Times New Roman" w:cs="Times New Roman"/>
          <w:sz w:val="24"/>
          <w:szCs w:val="24"/>
          <w:lang w:val="en-US"/>
        </w:rPr>
        <w:t>else</w:t>
      </w:r>
      <w:r w:rsidR="00241D16" w:rsidRPr="00241D1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41D16">
        <w:rPr>
          <w:rFonts w:ascii="Times New Roman" w:eastAsia="Times New Roman" w:hAnsi="Times New Roman" w:cs="Times New Roman"/>
          <w:sz w:val="24"/>
          <w:szCs w:val="24"/>
          <w:lang w:val="en-US"/>
        </w:rPr>
        <w:t>if</w:t>
      </w:r>
      <w:r w:rsidR="00241D16" w:rsidRPr="00241D1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241D16">
        <w:rPr>
          <w:rFonts w:ascii="Times New Roman" w:eastAsia="Times New Roman" w:hAnsi="Times New Roman" w:cs="Times New Roman"/>
          <w:sz w:val="24"/>
          <w:szCs w:val="24"/>
          <w:lang w:val="en-US"/>
        </w:rPr>
        <w:t>switch</w:t>
      </w:r>
      <w:r w:rsidR="00241D16" w:rsidRPr="00241D16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="00241D16">
        <w:rPr>
          <w:rFonts w:ascii="Times New Roman" w:eastAsia="Times New Roman" w:hAnsi="Times New Roman" w:cs="Times New Roman"/>
          <w:sz w:val="24"/>
          <w:szCs w:val="24"/>
          <w:lang w:val="en-US"/>
        </w:rPr>
        <w:t>case</w:t>
      </w:r>
      <w:r w:rsidR="00241D16" w:rsidRPr="00241D16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241D16">
        <w:rPr>
          <w:rFonts w:ascii="Times New Roman" w:eastAsia="Times New Roman" w:hAnsi="Times New Roman" w:cs="Times New Roman"/>
          <w:sz w:val="24"/>
          <w:szCs w:val="24"/>
        </w:rPr>
        <w:t>Знати логічні оператори</w:t>
      </w:r>
      <w:r w:rsidR="00241D16" w:rsidRPr="00241D1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241D16">
        <w:rPr>
          <w:rFonts w:ascii="Times New Roman" w:eastAsia="Times New Roman" w:hAnsi="Times New Roman" w:cs="Times New Roman"/>
          <w:sz w:val="24"/>
          <w:szCs w:val="24"/>
          <w:lang w:val="en-US"/>
        </w:rPr>
        <w:t>AND</w:t>
      </w:r>
      <w:r w:rsidR="00241D16" w:rsidRPr="00241D1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241D16">
        <w:rPr>
          <w:rFonts w:ascii="Times New Roman" w:eastAsia="Times New Roman" w:hAnsi="Times New Roman" w:cs="Times New Roman"/>
          <w:sz w:val="24"/>
          <w:szCs w:val="24"/>
          <w:lang w:val="en-US"/>
        </w:rPr>
        <w:t>OR</w:t>
      </w:r>
      <w:r w:rsidR="00241D16" w:rsidRPr="00241D1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241D16">
        <w:rPr>
          <w:rFonts w:ascii="Times New Roman" w:eastAsia="Times New Roman" w:hAnsi="Times New Roman" w:cs="Times New Roman"/>
          <w:sz w:val="24"/>
          <w:szCs w:val="24"/>
          <w:lang w:val="en-US"/>
        </w:rPr>
        <w:t>NOT</w:t>
      </w:r>
      <w:r w:rsidR="00241D16">
        <w:rPr>
          <w:rFonts w:ascii="Times New Roman" w:eastAsia="Times New Roman" w:hAnsi="Times New Roman" w:cs="Times New Roman"/>
          <w:sz w:val="24"/>
          <w:szCs w:val="24"/>
        </w:rPr>
        <w:t xml:space="preserve"> та вміти їх застосовувати. О</w:t>
      </w:r>
      <w:r w:rsidR="009F24ED">
        <w:rPr>
          <w:rFonts w:ascii="Times New Roman" w:eastAsia="Times New Roman" w:hAnsi="Times New Roman" w:cs="Times New Roman"/>
          <w:sz w:val="24"/>
          <w:szCs w:val="24"/>
        </w:rPr>
        <w:t>формити звіт</w:t>
      </w:r>
      <w:r w:rsidR="00241D16">
        <w:rPr>
          <w:rFonts w:ascii="Times New Roman" w:eastAsia="Times New Roman" w:hAnsi="Times New Roman" w:cs="Times New Roman"/>
          <w:sz w:val="24"/>
          <w:szCs w:val="24"/>
        </w:rPr>
        <w:t xml:space="preserve"> з демонстрацією виконаної роботи.</w:t>
      </w:r>
    </w:p>
    <w:p w:rsidR="00406EFD" w:rsidRDefault="009F24ED">
      <w:pPr>
        <w:pStyle w:val="1"/>
        <w:spacing w:before="240" w:after="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Теоретичні відомості:</w:t>
      </w:r>
    </w:p>
    <w:p w:rsidR="00406EFD" w:rsidRDefault="009F24ED">
      <w:pPr>
        <w:pStyle w:val="normal0"/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Теоретичні відомості з переліком важливих тем:</w:t>
      </w:r>
    </w:p>
    <w:p w:rsidR="00535E46" w:rsidRDefault="00535E46" w:rsidP="00535E46">
      <w:pPr>
        <w:pStyle w:val="normal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06EFD" w:rsidRDefault="009F24ED">
      <w:pPr>
        <w:pStyle w:val="normal0"/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№1: </w:t>
      </w:r>
      <w:r w:rsidR="00241D16">
        <w:rPr>
          <w:rFonts w:ascii="Times New Roman" w:eastAsia="Times New Roman" w:hAnsi="Times New Roman" w:cs="Times New Roman"/>
          <w:sz w:val="24"/>
          <w:szCs w:val="24"/>
        </w:rPr>
        <w:t>Опрацювання теоретичної частини.</w:t>
      </w:r>
    </w:p>
    <w:p w:rsidR="00406EFD" w:rsidRDefault="009F24ED">
      <w:pPr>
        <w:pStyle w:val="normal0"/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№2: </w:t>
      </w:r>
      <w:r w:rsidR="00890C4A">
        <w:rPr>
          <w:rFonts w:ascii="Times New Roman" w:eastAsia="Times New Roman" w:hAnsi="Times New Roman" w:cs="Times New Roman"/>
          <w:sz w:val="24"/>
          <w:szCs w:val="24"/>
        </w:rPr>
        <w:t>Керування вимогами, проектування та дизайн.</w:t>
      </w:r>
    </w:p>
    <w:p w:rsidR="00406EFD" w:rsidRDefault="009F24ED">
      <w:pPr>
        <w:pStyle w:val="normal0"/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№3: </w:t>
      </w:r>
      <w:r w:rsidR="00890C4A">
        <w:rPr>
          <w:rFonts w:ascii="Times New Roman" w:eastAsia="Times New Roman" w:hAnsi="Times New Roman" w:cs="Times New Roman"/>
          <w:sz w:val="24"/>
          <w:szCs w:val="24"/>
        </w:rPr>
        <w:t>Програмування: Лабораторна робота №1, завдання 1.</w:t>
      </w:r>
    </w:p>
    <w:p w:rsidR="00406EFD" w:rsidRDefault="00656478">
      <w:pPr>
        <w:pStyle w:val="normal0"/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</w:t>
      </w:r>
      <w:r w:rsidRPr="0065647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9F24ED">
        <w:rPr>
          <w:rFonts w:ascii="Times New Roman" w:eastAsia="Times New Roman" w:hAnsi="Times New Roman" w:cs="Times New Roman"/>
          <w:sz w:val="24"/>
          <w:szCs w:val="24"/>
        </w:rPr>
        <w:t xml:space="preserve">№4: </w:t>
      </w:r>
      <w:r w:rsidR="00890C4A">
        <w:rPr>
          <w:rFonts w:ascii="Times New Roman" w:eastAsia="Times New Roman" w:hAnsi="Times New Roman" w:cs="Times New Roman"/>
          <w:sz w:val="24"/>
          <w:szCs w:val="24"/>
        </w:rPr>
        <w:t>Програмування: Лабораторна робота №1, завдання 2.</w:t>
      </w:r>
    </w:p>
    <w:p w:rsidR="00406EFD" w:rsidRDefault="009F24ED">
      <w:pPr>
        <w:pStyle w:val="normal0"/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№5: </w:t>
      </w:r>
      <w:r w:rsidR="00890C4A">
        <w:rPr>
          <w:rFonts w:ascii="Times New Roman" w:eastAsia="Times New Roman" w:hAnsi="Times New Roman" w:cs="Times New Roman"/>
          <w:sz w:val="24"/>
          <w:szCs w:val="24"/>
        </w:rPr>
        <w:t xml:space="preserve">Програмування: </w:t>
      </w:r>
      <w:proofErr w:type="spellStart"/>
      <w:r w:rsidR="00890C4A">
        <w:rPr>
          <w:rFonts w:ascii="Times New Roman" w:eastAsia="Times New Roman" w:hAnsi="Times New Roman" w:cs="Times New Roman"/>
          <w:sz w:val="24"/>
          <w:szCs w:val="24"/>
        </w:rPr>
        <w:t>Алготестер</w:t>
      </w:r>
      <w:proofErr w:type="spellEnd"/>
      <w:r w:rsidR="00890C4A">
        <w:rPr>
          <w:rFonts w:ascii="Times New Roman" w:eastAsia="Times New Roman" w:hAnsi="Times New Roman" w:cs="Times New Roman"/>
          <w:sz w:val="24"/>
          <w:szCs w:val="24"/>
        </w:rPr>
        <w:t xml:space="preserve"> лабораторна задача №1, завдання 1.</w:t>
      </w:r>
    </w:p>
    <w:p w:rsidR="00406EFD" w:rsidRDefault="009F24ED">
      <w:pPr>
        <w:pStyle w:val="normal0"/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№6: </w:t>
      </w:r>
      <w:r w:rsidR="00890C4A">
        <w:rPr>
          <w:rFonts w:ascii="Times New Roman" w:eastAsia="Times New Roman" w:hAnsi="Times New Roman" w:cs="Times New Roman"/>
          <w:sz w:val="24"/>
          <w:szCs w:val="24"/>
        </w:rPr>
        <w:t>Системи числення та практична взаємодія з ними.</w:t>
      </w:r>
    </w:p>
    <w:p w:rsidR="00406EFD" w:rsidRDefault="009F24ED">
      <w:pPr>
        <w:pStyle w:val="normal0"/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№7: </w:t>
      </w:r>
      <w:r w:rsidR="00890C4A">
        <w:rPr>
          <w:rFonts w:ascii="Times New Roman" w:eastAsia="Times New Roman" w:hAnsi="Times New Roman" w:cs="Times New Roman"/>
          <w:sz w:val="24"/>
          <w:szCs w:val="24"/>
        </w:rPr>
        <w:t>Програмування: Практична задача №1.</w:t>
      </w:r>
    </w:p>
    <w:p w:rsidR="00406EFD" w:rsidRPr="00656478" w:rsidRDefault="009F24ED">
      <w:pPr>
        <w:pStyle w:val="normal0"/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№8: </w:t>
      </w:r>
      <w:r w:rsidR="00890C4A">
        <w:rPr>
          <w:rFonts w:ascii="Times New Roman" w:eastAsia="Times New Roman" w:hAnsi="Times New Roman" w:cs="Times New Roman"/>
          <w:sz w:val="24"/>
          <w:szCs w:val="24"/>
        </w:rPr>
        <w:t xml:space="preserve">Програмування: </w:t>
      </w:r>
      <w:proofErr w:type="spellStart"/>
      <w:r w:rsidR="00890C4A">
        <w:rPr>
          <w:rFonts w:ascii="Times New Roman" w:eastAsia="Times New Roman" w:hAnsi="Times New Roman" w:cs="Times New Roman"/>
          <w:sz w:val="24"/>
          <w:szCs w:val="24"/>
        </w:rPr>
        <w:t>Алготестер</w:t>
      </w:r>
      <w:proofErr w:type="spellEnd"/>
      <w:r w:rsidR="00890C4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890C4A">
        <w:rPr>
          <w:rFonts w:ascii="Times New Roman" w:eastAsia="Times New Roman" w:hAnsi="Times New Roman" w:cs="Times New Roman"/>
          <w:sz w:val="24"/>
          <w:szCs w:val="24"/>
        </w:rPr>
        <w:t>самоопрацювання</w:t>
      </w:r>
      <w:proofErr w:type="spellEnd"/>
      <w:r w:rsidR="00890C4A">
        <w:rPr>
          <w:rFonts w:ascii="Times New Roman" w:eastAsia="Times New Roman" w:hAnsi="Times New Roman" w:cs="Times New Roman"/>
          <w:sz w:val="24"/>
          <w:szCs w:val="24"/>
        </w:rPr>
        <w:t xml:space="preserve"> задач.</w:t>
      </w:r>
    </w:p>
    <w:p w:rsidR="00406EFD" w:rsidRPr="00656478" w:rsidRDefault="00656478" w:rsidP="00656478">
      <w:pPr>
        <w:pStyle w:val="normal0"/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 w:rsidRPr="00C300D0">
        <w:rPr>
          <w:rFonts w:ascii="Times New Roman" w:eastAsia="Times New Roman" w:hAnsi="Times New Roman" w:cs="Times New Roman"/>
          <w:sz w:val="24"/>
          <w:szCs w:val="24"/>
          <w:lang w:val="ru-RU"/>
        </w:rPr>
        <w:t>9</w:t>
      </w:r>
      <w:r w:rsidR="00890C4A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C300D0">
        <w:rPr>
          <w:rFonts w:ascii="Times New Roman" w:eastAsia="Times New Roman" w:hAnsi="Times New Roman" w:cs="Times New Roman"/>
          <w:sz w:val="24"/>
          <w:szCs w:val="24"/>
        </w:rPr>
        <w:t xml:space="preserve">Оформити звіт та опублікувати його на </w:t>
      </w:r>
      <w:proofErr w:type="spellStart"/>
      <w:r w:rsidR="00C300D0">
        <w:rPr>
          <w:rFonts w:ascii="Times New Roman" w:eastAsia="Times New Roman" w:hAnsi="Times New Roman" w:cs="Times New Roman"/>
          <w:sz w:val="24"/>
          <w:szCs w:val="24"/>
          <w:lang w:val="en-US"/>
        </w:rPr>
        <w:t>GitHub</w:t>
      </w:r>
      <w:proofErr w:type="spellEnd"/>
      <w:r w:rsidR="00C300D0" w:rsidRPr="00C300D0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656478" w:rsidRPr="00656478" w:rsidRDefault="00656478" w:rsidP="00656478">
      <w:pPr>
        <w:pStyle w:val="normal0"/>
        <w:spacing w:line="240" w:lineRule="auto"/>
        <w:ind w:left="72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406EFD" w:rsidRDefault="009F24ED">
      <w:pPr>
        <w:pStyle w:val="normal0"/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Індивідуальний план опрацювання теорії:</w:t>
      </w:r>
    </w:p>
    <w:p w:rsidR="00535E46" w:rsidRDefault="00535E46" w:rsidP="00535E46">
      <w:pPr>
        <w:pStyle w:val="normal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06EFD" w:rsidRDefault="009F24ED">
      <w:pPr>
        <w:pStyle w:val="normal0"/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№1: </w:t>
      </w:r>
      <w:r w:rsidR="00C300D0">
        <w:rPr>
          <w:rFonts w:ascii="Times New Roman" w:eastAsia="Times New Roman" w:hAnsi="Times New Roman" w:cs="Times New Roman"/>
          <w:sz w:val="24"/>
          <w:szCs w:val="24"/>
        </w:rPr>
        <w:t>Опрацювання теоретичної частини.</w:t>
      </w:r>
    </w:p>
    <w:p w:rsidR="004E34A3" w:rsidRPr="00C300D0" w:rsidRDefault="009F24ED" w:rsidP="00C300D0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</w:t>
      </w:r>
      <w:r w:rsidR="00C300D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E34A3" w:rsidRPr="004E34A3" w:rsidRDefault="004E34A3" w:rsidP="004E34A3">
      <w:pPr>
        <w:pStyle w:val="normal0"/>
        <w:numPr>
          <w:ilvl w:val="2"/>
          <w:numId w:val="6"/>
        </w:num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E34A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Лекції О.Пшеничного</w:t>
      </w:r>
    </w:p>
    <w:p w:rsidR="004E34A3" w:rsidRDefault="004941CC" w:rsidP="004E34A3">
      <w:pPr>
        <w:pStyle w:val="normal0"/>
        <w:numPr>
          <w:ilvl w:val="2"/>
          <w:numId w:val="6"/>
        </w:num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Практичні заняття </w:t>
      </w:r>
    </w:p>
    <w:p w:rsidR="00535E46" w:rsidRDefault="00535E46" w:rsidP="004E34A3">
      <w:pPr>
        <w:pStyle w:val="normal0"/>
        <w:numPr>
          <w:ilvl w:val="2"/>
          <w:numId w:val="6"/>
        </w:num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Інтерактивна розгортка</w:t>
      </w:r>
    </w:p>
    <w:p w:rsidR="00646BCF" w:rsidRDefault="00646BCF" w:rsidP="004E34A3">
      <w:pPr>
        <w:pStyle w:val="normal0"/>
        <w:numPr>
          <w:ilvl w:val="2"/>
          <w:numId w:val="6"/>
        </w:num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Системи числення: </w:t>
      </w:r>
      <w:hyperlink r:id="rId10" w:history="1">
        <w:r w:rsidRPr="00646BCF">
          <w:rPr>
            <w:rStyle w:val="a8"/>
            <w:rFonts w:ascii="Times New Roman" w:eastAsia="Times New Roman" w:hAnsi="Times New Roman" w:cs="Times New Roman"/>
            <w:sz w:val="24"/>
            <w:szCs w:val="24"/>
          </w:rPr>
          <w:t>ресурс 1</w:t>
        </w:r>
      </w:hyperlink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</w:t>
      </w:r>
      <w:hyperlink r:id="rId11" w:history="1">
        <w:r w:rsidRPr="00646BCF">
          <w:rPr>
            <w:rStyle w:val="a8"/>
            <w:rFonts w:ascii="Times New Roman" w:eastAsia="Times New Roman" w:hAnsi="Times New Roman" w:cs="Times New Roman"/>
            <w:sz w:val="24"/>
            <w:szCs w:val="24"/>
          </w:rPr>
          <w:t>ресурс 2</w:t>
        </w:r>
      </w:hyperlink>
    </w:p>
    <w:p w:rsidR="00646BCF" w:rsidRDefault="00646BCF" w:rsidP="004E34A3">
      <w:pPr>
        <w:pStyle w:val="normal0"/>
        <w:numPr>
          <w:ilvl w:val="2"/>
          <w:numId w:val="6"/>
        </w:num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46BC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>Змінні, Константи, Типи даних та їх Розміри: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hyperlink r:id="rId12" w:history="1">
        <w:r w:rsidR="001D72B0" w:rsidRPr="001E0CCB">
          <w:rPr>
            <w:rStyle w:val="a8"/>
            <w:rFonts w:ascii="Times New Roman" w:eastAsia="Times New Roman" w:hAnsi="Times New Roman" w:cs="Times New Roman"/>
            <w:sz w:val="24"/>
            <w:szCs w:val="24"/>
          </w:rPr>
          <w:t>презентація</w:t>
        </w:r>
      </w:hyperlink>
    </w:p>
    <w:p w:rsidR="001E0CCB" w:rsidRPr="001E0CCB" w:rsidRDefault="001E0CCB" w:rsidP="004E34A3">
      <w:pPr>
        <w:pStyle w:val="normal0"/>
        <w:numPr>
          <w:ilvl w:val="2"/>
          <w:numId w:val="6"/>
        </w:num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E0CC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Бібліотеки в C++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: </w:t>
      </w:r>
      <w:hyperlink r:id="rId13" w:history="1">
        <w:r w:rsidRPr="001E0CCB">
          <w:rPr>
            <w:rStyle w:val="a8"/>
            <w:rFonts w:ascii="Times New Roman" w:eastAsia="Times New Roman" w:hAnsi="Times New Roman" w:cs="Times New Roman"/>
            <w:sz w:val="24"/>
            <w:szCs w:val="24"/>
            <w:lang w:val="en-US"/>
          </w:rPr>
          <w:t>&lt;</w:t>
        </w:r>
        <w:proofErr w:type="spellStart"/>
        <w:r w:rsidRPr="001E0CCB">
          <w:rPr>
            <w:rStyle w:val="a8"/>
            <w:rFonts w:ascii="Times New Roman" w:eastAsia="Times New Roman" w:hAnsi="Times New Roman" w:cs="Times New Roman"/>
            <w:sz w:val="24"/>
            <w:szCs w:val="24"/>
            <w:lang w:val="en-US"/>
          </w:rPr>
          <w:t>iomanip</w:t>
        </w:r>
        <w:proofErr w:type="spellEnd"/>
        <w:r w:rsidRPr="001E0CCB">
          <w:rPr>
            <w:rStyle w:val="a8"/>
            <w:rFonts w:ascii="Times New Roman" w:eastAsia="Times New Roman" w:hAnsi="Times New Roman" w:cs="Times New Roman"/>
            <w:sz w:val="24"/>
            <w:szCs w:val="24"/>
            <w:lang w:val="en-US"/>
          </w:rPr>
          <w:t>&gt;,</w:t>
        </w:r>
      </w:hyperlink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hyperlink r:id="rId14" w:history="1">
        <w:r w:rsidRPr="001E0CCB">
          <w:rPr>
            <w:rStyle w:val="a8"/>
            <w:rFonts w:ascii="Times New Roman" w:eastAsia="Times New Roman" w:hAnsi="Times New Roman" w:cs="Times New Roman"/>
            <w:sz w:val="24"/>
            <w:szCs w:val="24"/>
            <w:lang w:val="en-US"/>
          </w:rPr>
          <w:t>&lt;</w:t>
        </w:r>
        <w:proofErr w:type="spellStart"/>
        <w:r w:rsidRPr="001E0CCB">
          <w:rPr>
            <w:rStyle w:val="a8"/>
            <w:rFonts w:ascii="Times New Roman" w:eastAsia="Times New Roman" w:hAnsi="Times New Roman" w:cs="Times New Roman"/>
            <w:sz w:val="24"/>
            <w:szCs w:val="24"/>
            <w:lang w:val="en-US"/>
          </w:rPr>
          <w:t>cmath</w:t>
        </w:r>
        <w:proofErr w:type="spellEnd"/>
        <w:r w:rsidRPr="001E0CCB">
          <w:rPr>
            <w:rStyle w:val="a8"/>
            <w:rFonts w:ascii="Times New Roman" w:eastAsia="Times New Roman" w:hAnsi="Times New Roman" w:cs="Times New Roman"/>
            <w:sz w:val="24"/>
            <w:szCs w:val="24"/>
            <w:lang w:val="en-US"/>
          </w:rPr>
          <w:t>&gt;,</w:t>
        </w:r>
      </w:hyperlink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hyperlink r:id="rId15" w:history="1">
        <w:r w:rsidRPr="001E0CCB">
          <w:rPr>
            <w:rStyle w:val="a8"/>
            <w:rFonts w:ascii="Times New Roman" w:eastAsia="Times New Roman" w:hAnsi="Times New Roman" w:cs="Times New Roman"/>
            <w:sz w:val="24"/>
            <w:szCs w:val="24"/>
            <w:lang w:val="en-US"/>
          </w:rPr>
          <w:t>&lt;</w:t>
        </w:r>
        <w:proofErr w:type="spellStart"/>
        <w:r w:rsidRPr="001E0CCB">
          <w:rPr>
            <w:rStyle w:val="a8"/>
            <w:rFonts w:ascii="Times New Roman" w:eastAsia="Times New Roman" w:hAnsi="Times New Roman" w:cs="Times New Roman"/>
            <w:sz w:val="24"/>
            <w:szCs w:val="24"/>
            <w:lang w:val="en-US"/>
          </w:rPr>
          <w:t>iostream</w:t>
        </w:r>
        <w:proofErr w:type="spellEnd"/>
        <w:r w:rsidRPr="001E0CCB">
          <w:rPr>
            <w:rStyle w:val="a8"/>
            <w:rFonts w:ascii="Times New Roman" w:eastAsia="Times New Roman" w:hAnsi="Times New Roman" w:cs="Times New Roman"/>
            <w:sz w:val="24"/>
            <w:szCs w:val="24"/>
            <w:lang w:val="en-US"/>
          </w:rPr>
          <w:t>&gt;</w:t>
        </w:r>
      </w:hyperlink>
    </w:p>
    <w:p w:rsidR="001E0CCB" w:rsidRDefault="001E0CCB" w:rsidP="004E34A3">
      <w:pPr>
        <w:pStyle w:val="normal0"/>
        <w:numPr>
          <w:ilvl w:val="2"/>
          <w:numId w:val="6"/>
        </w:num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E0CC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Ввід та Вивід даних:</w:t>
      </w:r>
      <w:hyperlink r:id="rId16" w:history="1">
        <w:r w:rsidRPr="001E0CCB">
          <w:rPr>
            <w:rStyle w:val="a8"/>
            <w:rFonts w:ascii="Times New Roman" w:eastAsia="Times New Roman" w:hAnsi="Times New Roman" w:cs="Times New Roman"/>
            <w:sz w:val="24"/>
            <w:szCs w:val="24"/>
            <w:lang w:val="en-US"/>
          </w:rPr>
          <w:t xml:space="preserve"> </w:t>
        </w:r>
        <w:proofErr w:type="spellStart"/>
        <w:r w:rsidRPr="001E0CCB">
          <w:rPr>
            <w:rStyle w:val="a8"/>
            <w:rFonts w:ascii="Times New Roman" w:eastAsia="Times New Roman" w:hAnsi="Times New Roman" w:cs="Times New Roman"/>
            <w:sz w:val="24"/>
            <w:szCs w:val="24"/>
          </w:rPr>
          <w:t>відеоурок</w:t>
        </w:r>
        <w:proofErr w:type="spellEnd"/>
      </w:hyperlink>
    </w:p>
    <w:p w:rsidR="001E0CCB" w:rsidRDefault="001E0CCB" w:rsidP="004E34A3">
      <w:pPr>
        <w:pStyle w:val="normal0"/>
        <w:numPr>
          <w:ilvl w:val="2"/>
          <w:numId w:val="6"/>
        </w:num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E0CC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Базові Операції та Вбудовані Функції</w:t>
      </w:r>
      <w:hyperlink r:id="rId17" w:history="1">
        <w:r w:rsidRPr="001E0CCB">
          <w:rPr>
            <w:rStyle w:val="a8"/>
            <w:rFonts w:ascii="Times New Roman" w:eastAsia="Times New Roman" w:hAnsi="Times New Roman" w:cs="Times New Roman"/>
            <w:sz w:val="24"/>
            <w:szCs w:val="24"/>
          </w:rPr>
          <w:t xml:space="preserve">: </w:t>
        </w:r>
        <w:proofErr w:type="spellStart"/>
        <w:r w:rsidRPr="001E0CCB">
          <w:rPr>
            <w:rStyle w:val="a8"/>
            <w:rFonts w:ascii="Times New Roman" w:eastAsia="Times New Roman" w:hAnsi="Times New Roman" w:cs="Times New Roman"/>
            <w:sz w:val="24"/>
            <w:szCs w:val="24"/>
          </w:rPr>
          <w:t>відеоурок</w:t>
        </w:r>
        <w:proofErr w:type="spellEnd"/>
      </w:hyperlink>
    </w:p>
    <w:p w:rsidR="001E0CCB" w:rsidRDefault="001E0CCB" w:rsidP="004E34A3">
      <w:pPr>
        <w:pStyle w:val="normal0"/>
        <w:numPr>
          <w:ilvl w:val="2"/>
          <w:numId w:val="6"/>
        </w:num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E0CC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Коментарі у Коді</w:t>
      </w:r>
      <w:hyperlink r:id="rId18" w:history="1">
        <w:r w:rsidRPr="001E0CCB">
          <w:rPr>
            <w:rStyle w:val="a8"/>
            <w:rFonts w:ascii="Times New Roman" w:eastAsia="Times New Roman" w:hAnsi="Times New Roman" w:cs="Times New Roman"/>
            <w:sz w:val="24"/>
            <w:szCs w:val="24"/>
          </w:rPr>
          <w:t>: ресурс</w:t>
        </w:r>
      </w:hyperlink>
    </w:p>
    <w:p w:rsidR="001E0CCB" w:rsidRDefault="001E0CCB" w:rsidP="004E34A3">
      <w:pPr>
        <w:pStyle w:val="normal0"/>
        <w:numPr>
          <w:ilvl w:val="2"/>
          <w:numId w:val="6"/>
        </w:num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E0CC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Лінійні алгоритми:</w:t>
      </w:r>
      <w:hyperlink r:id="rId19" w:history="1">
        <w:r w:rsidR="005F4156" w:rsidRPr="005F4156">
          <w:rPr>
            <w:rStyle w:val="a8"/>
            <w:rFonts w:ascii="Times New Roman" w:eastAsia="Times New Roman" w:hAnsi="Times New Roman" w:cs="Times New Roman"/>
            <w:sz w:val="24"/>
            <w:szCs w:val="24"/>
          </w:rPr>
          <w:t xml:space="preserve"> </w:t>
        </w:r>
        <w:proofErr w:type="spellStart"/>
        <w:r w:rsidR="005F4156" w:rsidRPr="005F4156">
          <w:rPr>
            <w:rStyle w:val="a8"/>
            <w:rFonts w:ascii="Times New Roman" w:eastAsia="Times New Roman" w:hAnsi="Times New Roman" w:cs="Times New Roman"/>
            <w:sz w:val="24"/>
            <w:szCs w:val="24"/>
          </w:rPr>
          <w:t>відеоурок</w:t>
        </w:r>
        <w:proofErr w:type="spellEnd"/>
      </w:hyperlink>
    </w:p>
    <w:p w:rsidR="001E0CCB" w:rsidRDefault="001E0CCB" w:rsidP="004E34A3">
      <w:pPr>
        <w:pStyle w:val="normal0"/>
        <w:numPr>
          <w:ilvl w:val="2"/>
          <w:numId w:val="6"/>
        </w:num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E0CC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Розг</w:t>
      </w:r>
      <w:r w:rsidR="005F415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алужені алгоритми та Логічні </w:t>
      </w:r>
      <w:r w:rsidRPr="001E0CC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Оператори:</w:t>
      </w:r>
      <w:hyperlink r:id="rId20" w:history="1">
        <w:r w:rsidR="005F4156" w:rsidRPr="005F4156">
          <w:rPr>
            <w:rStyle w:val="a8"/>
            <w:rFonts w:ascii="Times New Roman" w:eastAsia="Times New Roman" w:hAnsi="Times New Roman" w:cs="Times New Roman"/>
            <w:sz w:val="24"/>
            <w:szCs w:val="24"/>
          </w:rPr>
          <w:t xml:space="preserve"> </w:t>
        </w:r>
        <w:proofErr w:type="spellStart"/>
        <w:r w:rsidR="005F4156" w:rsidRPr="005F4156">
          <w:rPr>
            <w:rStyle w:val="a8"/>
            <w:rFonts w:ascii="Times New Roman" w:eastAsia="Times New Roman" w:hAnsi="Times New Roman" w:cs="Times New Roman"/>
            <w:sz w:val="24"/>
            <w:szCs w:val="24"/>
          </w:rPr>
          <w:t>відеоурок</w:t>
        </w:r>
        <w:proofErr w:type="spellEnd"/>
      </w:hyperlink>
    </w:p>
    <w:p w:rsidR="001E0CCB" w:rsidRDefault="005F4156" w:rsidP="004E34A3">
      <w:pPr>
        <w:pStyle w:val="normal0"/>
        <w:numPr>
          <w:ilvl w:val="2"/>
          <w:numId w:val="6"/>
        </w:num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Умовні</w:t>
      </w:r>
      <w:r w:rsidR="001E0CCB" w:rsidRPr="001E0CCB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Оператори:</w:t>
      </w:r>
      <w:hyperlink r:id="rId21" w:history="1">
        <w:r w:rsidRPr="005F4156">
          <w:rPr>
            <w:rStyle w:val="a8"/>
            <w:rFonts w:ascii="Times New Roman" w:eastAsia="Times New Roman" w:hAnsi="Times New Roman" w:cs="Times New Roman"/>
            <w:sz w:val="24"/>
            <w:szCs w:val="24"/>
          </w:rPr>
          <w:t xml:space="preserve"> </w:t>
        </w:r>
        <w:proofErr w:type="spellStart"/>
        <w:r w:rsidRPr="005F4156">
          <w:rPr>
            <w:rStyle w:val="a8"/>
            <w:rFonts w:ascii="Times New Roman" w:eastAsia="Times New Roman" w:hAnsi="Times New Roman" w:cs="Times New Roman"/>
            <w:sz w:val="24"/>
            <w:szCs w:val="24"/>
          </w:rPr>
          <w:t>відеоурок</w:t>
        </w:r>
        <w:proofErr w:type="spellEnd"/>
      </w:hyperlink>
    </w:p>
    <w:p w:rsidR="00406EFD" w:rsidRDefault="009F24ED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:rsidR="00406EFD" w:rsidRPr="00C300D0" w:rsidRDefault="009F24ED" w:rsidP="00C300D0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00D0">
        <w:rPr>
          <w:rFonts w:ascii="Times New Roman" w:eastAsia="Times New Roman" w:hAnsi="Times New Roman" w:cs="Times New Roman"/>
          <w:sz w:val="24"/>
          <w:szCs w:val="24"/>
        </w:rPr>
        <w:t>Ознайомлена з</w:t>
      </w:r>
      <w:r w:rsidR="004E34A3" w:rsidRPr="00C300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300D0">
        <w:rPr>
          <w:rFonts w:ascii="Times New Roman" w:eastAsia="Times New Roman" w:hAnsi="Times New Roman" w:cs="Times New Roman"/>
          <w:sz w:val="24"/>
          <w:szCs w:val="24"/>
        </w:rPr>
        <w:t xml:space="preserve">поняттям систем числення, їх практичному використані в програмуванні. Навчилась переводити числа з десяткової системи у двійкову, </w:t>
      </w:r>
      <w:proofErr w:type="spellStart"/>
      <w:r w:rsidR="00C300D0">
        <w:rPr>
          <w:rFonts w:ascii="Times New Roman" w:eastAsia="Times New Roman" w:hAnsi="Times New Roman" w:cs="Times New Roman"/>
          <w:sz w:val="24"/>
          <w:szCs w:val="24"/>
        </w:rPr>
        <w:t>вісімкову</w:t>
      </w:r>
      <w:proofErr w:type="spellEnd"/>
      <w:r w:rsidR="00C300D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C300D0">
        <w:rPr>
          <w:rFonts w:ascii="Times New Roman" w:eastAsia="Times New Roman" w:hAnsi="Times New Roman" w:cs="Times New Roman"/>
          <w:sz w:val="24"/>
          <w:szCs w:val="24"/>
        </w:rPr>
        <w:t>шістнадцяткову</w:t>
      </w:r>
      <w:proofErr w:type="spellEnd"/>
      <w:r w:rsidR="00C300D0">
        <w:rPr>
          <w:rFonts w:ascii="Times New Roman" w:eastAsia="Times New Roman" w:hAnsi="Times New Roman" w:cs="Times New Roman"/>
          <w:sz w:val="24"/>
          <w:szCs w:val="24"/>
        </w:rPr>
        <w:t xml:space="preserve"> та навпаки. Ознайомлена з теоретичними матеріалами щодо типів даних, бібліотек, побітових та логічних операцій, коментування коду. Опрацьована теорія з лінійних та розгалужених алгоритмів</w:t>
      </w:r>
      <w:r w:rsidR="00535E46">
        <w:rPr>
          <w:rFonts w:ascii="Times New Roman" w:eastAsia="Times New Roman" w:hAnsi="Times New Roman" w:cs="Times New Roman"/>
          <w:sz w:val="24"/>
          <w:szCs w:val="24"/>
        </w:rPr>
        <w:t xml:space="preserve"> та їх конструкцій. Засвоєна теорія логічних операторів та їх практичне використання під час написання програми.</w:t>
      </w:r>
    </w:p>
    <w:p w:rsidR="00406EFD" w:rsidRDefault="009F24ED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00D0">
        <w:rPr>
          <w:rFonts w:ascii="Times New Roman" w:eastAsia="Times New Roman" w:hAnsi="Times New Roman" w:cs="Times New Roman"/>
          <w:sz w:val="24"/>
          <w:szCs w:val="24"/>
        </w:rPr>
        <w:t>Статус: Ознайомлена</w:t>
      </w:r>
    </w:p>
    <w:p w:rsidR="00406EFD" w:rsidRDefault="00C300D0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 27</w:t>
      </w:r>
      <w:r w:rsidR="005F3CF6">
        <w:rPr>
          <w:rFonts w:ascii="Times New Roman" w:eastAsia="Times New Roman" w:hAnsi="Times New Roman" w:cs="Times New Roman"/>
          <w:sz w:val="24"/>
          <w:szCs w:val="24"/>
        </w:rPr>
        <w:t>.09.26</w:t>
      </w:r>
      <w:r w:rsidR="009F24E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:rsidR="00406EFD" w:rsidRDefault="009F24ED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</w:t>
      </w:r>
      <w:r w:rsidR="00C300D0">
        <w:rPr>
          <w:rFonts w:ascii="Times New Roman" w:eastAsia="Times New Roman" w:hAnsi="Times New Roman" w:cs="Times New Roman"/>
          <w:sz w:val="24"/>
          <w:szCs w:val="24"/>
        </w:rPr>
        <w:t>шення опрацювання теми: 27</w:t>
      </w:r>
      <w:r w:rsidR="005F3CF6">
        <w:rPr>
          <w:rFonts w:ascii="Times New Roman" w:eastAsia="Times New Roman" w:hAnsi="Times New Roman" w:cs="Times New Roman"/>
          <w:sz w:val="24"/>
          <w:szCs w:val="24"/>
        </w:rPr>
        <w:t>.09.26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35E46" w:rsidRDefault="00535E46" w:rsidP="00535E46">
      <w:pPr>
        <w:pStyle w:val="normal0"/>
        <w:spacing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06EFD" w:rsidRPr="00535E46" w:rsidRDefault="009F24ED" w:rsidP="00535E46">
      <w:pPr>
        <w:pStyle w:val="normal0"/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№2: </w:t>
      </w:r>
      <w:r w:rsidR="00535E46">
        <w:rPr>
          <w:rFonts w:ascii="Times New Roman" w:eastAsia="Times New Roman" w:hAnsi="Times New Roman" w:cs="Times New Roman"/>
          <w:sz w:val="24"/>
          <w:szCs w:val="24"/>
        </w:rPr>
        <w:t>Керування вимогами, проектування та дизайн.</w:t>
      </w:r>
    </w:p>
    <w:p w:rsidR="00406EFD" w:rsidRDefault="009F24ED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:rsidR="000A1AD0" w:rsidRDefault="00535E46">
      <w:pPr>
        <w:pStyle w:val="normal0"/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Інтерактивна розгортка.</w:t>
      </w:r>
      <w:r w:rsidRPr="00347EF7"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 </w:t>
      </w:r>
    </w:p>
    <w:p w:rsidR="007519C3" w:rsidRPr="007519C3" w:rsidRDefault="003929F9">
      <w:pPr>
        <w:pStyle w:val="normal0"/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hyperlink r:id="rId22" w:history="1">
        <w:proofErr w:type="spellStart"/>
        <w:r w:rsidR="007519C3" w:rsidRPr="007519C3">
          <w:rPr>
            <w:rStyle w:val="a8"/>
            <w:rFonts w:ascii="Times New Roman" w:eastAsia="Times New Roman" w:hAnsi="Times New Roman" w:cs="Times New Roman"/>
            <w:sz w:val="24"/>
            <w:szCs w:val="24"/>
          </w:rPr>
          <w:t>Вікіпедія</w:t>
        </w:r>
        <w:proofErr w:type="spellEnd"/>
      </w:hyperlink>
    </w:p>
    <w:p w:rsidR="00406EFD" w:rsidRDefault="009F24ED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:rsidR="00406EFD" w:rsidRPr="00397DC2" w:rsidRDefault="00535E46" w:rsidP="00397DC2">
      <w:pPr>
        <w:pStyle w:val="normal0"/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Ознайомлена з правилами оформлення програми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покроково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правильним створенням алгоритму для коду.</w:t>
      </w:r>
    </w:p>
    <w:p w:rsidR="00406EFD" w:rsidRDefault="009F24ED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Ознайомлена</w:t>
      </w:r>
    </w:p>
    <w:p w:rsidR="00406EFD" w:rsidRDefault="00535E46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 27</w:t>
      </w:r>
      <w:r w:rsidR="000A1AD0">
        <w:rPr>
          <w:rFonts w:ascii="Times New Roman" w:eastAsia="Times New Roman" w:hAnsi="Times New Roman" w:cs="Times New Roman"/>
          <w:sz w:val="24"/>
          <w:szCs w:val="24"/>
        </w:rPr>
        <w:t>.09.26</w:t>
      </w:r>
      <w:r w:rsidR="009F24ED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</w:p>
    <w:p w:rsidR="00406EFD" w:rsidRDefault="00535E46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 27</w:t>
      </w:r>
      <w:r w:rsidR="000A1AD0">
        <w:rPr>
          <w:rFonts w:ascii="Times New Roman" w:eastAsia="Times New Roman" w:hAnsi="Times New Roman" w:cs="Times New Roman"/>
          <w:sz w:val="24"/>
          <w:szCs w:val="24"/>
        </w:rPr>
        <w:t>.09.26</w:t>
      </w:r>
      <w:r w:rsidR="009F24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519C3" w:rsidRDefault="007519C3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35E46" w:rsidRDefault="009F24ED" w:rsidP="00535E46">
      <w:pPr>
        <w:pStyle w:val="normal0"/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№3:</w:t>
      </w:r>
      <w:r w:rsidR="00535E46" w:rsidRPr="00535E4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35E46">
        <w:rPr>
          <w:rFonts w:ascii="Times New Roman" w:eastAsia="Times New Roman" w:hAnsi="Times New Roman" w:cs="Times New Roman"/>
          <w:sz w:val="24"/>
          <w:szCs w:val="24"/>
        </w:rPr>
        <w:t>Програмування: Лабораторна робота №1, завдання 1.</w:t>
      </w:r>
    </w:p>
    <w:p w:rsidR="00406EFD" w:rsidRDefault="00406EFD" w:rsidP="001F6B09">
      <w:pPr>
        <w:pStyle w:val="normal0"/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06EFD" w:rsidRDefault="009F24ED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:rsidR="00406EFD" w:rsidRDefault="007519C3" w:rsidP="00535E46">
      <w:pPr>
        <w:pStyle w:val="normal0"/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Інтерактивна розгортка.</w:t>
      </w:r>
    </w:p>
    <w:p w:rsidR="007519C3" w:rsidRDefault="007519C3" w:rsidP="00535E46">
      <w:pPr>
        <w:pStyle w:val="normal0"/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Лекції О. Пшеничного</w:t>
      </w:r>
    </w:p>
    <w:p w:rsidR="007519C3" w:rsidRPr="007519C3" w:rsidRDefault="007519C3" w:rsidP="007519C3">
      <w:pPr>
        <w:pStyle w:val="normal0"/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Надані матеріали до лабораторної роботи</w:t>
      </w:r>
    </w:p>
    <w:p w:rsidR="00406EFD" w:rsidRDefault="009F24ED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:rsidR="00406EFD" w:rsidRDefault="00EB3888">
      <w:pPr>
        <w:pStyle w:val="normal0"/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Ознайомлена з </w:t>
      </w:r>
      <w:r w:rsidR="007519C3">
        <w:rPr>
          <w:rFonts w:ascii="Times New Roman" w:eastAsia="Times New Roman" w:hAnsi="Times New Roman" w:cs="Times New Roman"/>
          <w:sz w:val="24"/>
          <w:szCs w:val="24"/>
        </w:rPr>
        <w:t>основними типами даних у програмуванні.</w:t>
      </w:r>
    </w:p>
    <w:p w:rsidR="00406EFD" w:rsidRDefault="009F24ED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Ознайомлена</w:t>
      </w:r>
    </w:p>
    <w:p w:rsidR="00406EFD" w:rsidRDefault="00535E46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 27</w:t>
      </w:r>
      <w:r w:rsidR="00EB3888">
        <w:rPr>
          <w:rFonts w:ascii="Times New Roman" w:eastAsia="Times New Roman" w:hAnsi="Times New Roman" w:cs="Times New Roman"/>
          <w:sz w:val="24"/>
          <w:szCs w:val="24"/>
        </w:rPr>
        <w:t>.09.26</w:t>
      </w:r>
      <w:r w:rsidR="009F24E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:rsidR="00406EFD" w:rsidRDefault="00EB3888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 w:rsidR="00535E46">
        <w:rPr>
          <w:rFonts w:ascii="Times New Roman" w:eastAsia="Times New Roman" w:hAnsi="Times New Roman" w:cs="Times New Roman"/>
          <w:sz w:val="24"/>
          <w:szCs w:val="24"/>
        </w:rPr>
        <w:t>28.</w:t>
      </w:r>
      <w:r>
        <w:rPr>
          <w:rFonts w:ascii="Times New Roman" w:eastAsia="Times New Roman" w:hAnsi="Times New Roman" w:cs="Times New Roman"/>
          <w:sz w:val="24"/>
          <w:szCs w:val="24"/>
        </w:rPr>
        <w:t>09.26</w:t>
      </w:r>
      <w:r w:rsidR="009F24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F6B09" w:rsidRDefault="001F6B09" w:rsidP="001F6B09">
      <w:pPr>
        <w:pStyle w:val="normal0"/>
        <w:spacing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1F6B09" w:rsidRDefault="009F24ED" w:rsidP="001F6B09">
      <w:pPr>
        <w:pStyle w:val="normal0"/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№4 </w:t>
      </w:r>
      <w:r w:rsidR="001F6B09">
        <w:rPr>
          <w:rFonts w:ascii="Times New Roman" w:eastAsia="Times New Roman" w:hAnsi="Times New Roman" w:cs="Times New Roman"/>
          <w:sz w:val="24"/>
          <w:szCs w:val="24"/>
        </w:rPr>
        <w:t>Програмування: Лабораторна робота №1, завдання 2.</w:t>
      </w:r>
    </w:p>
    <w:p w:rsidR="00406EFD" w:rsidRDefault="00406EFD" w:rsidP="001F6B09">
      <w:pPr>
        <w:pStyle w:val="normal0"/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06EFD" w:rsidRDefault="009F24ED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:rsidR="00DD5931" w:rsidRPr="007519C3" w:rsidRDefault="007519C3" w:rsidP="001F6B09">
      <w:pPr>
        <w:pStyle w:val="normal0"/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519C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Надані матеріали до лабораторної роботи.</w:t>
      </w:r>
    </w:p>
    <w:p w:rsidR="00406EFD" w:rsidRDefault="009F24ED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:rsidR="00406EFD" w:rsidRDefault="007519C3">
      <w:pPr>
        <w:pStyle w:val="normal0"/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Ознайомлена з операціями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інкременту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декременту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їх префікс ними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постфіксними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формами подання. </w:t>
      </w:r>
      <w:r w:rsidR="00DD59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06EFD" w:rsidRDefault="009F24ED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Ознайомлена</w:t>
      </w:r>
    </w:p>
    <w:p w:rsidR="00406EFD" w:rsidRDefault="001F6B09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 27</w:t>
      </w:r>
      <w:r w:rsidR="00E56230">
        <w:rPr>
          <w:rFonts w:ascii="Times New Roman" w:eastAsia="Times New Roman" w:hAnsi="Times New Roman" w:cs="Times New Roman"/>
          <w:sz w:val="24"/>
          <w:szCs w:val="24"/>
        </w:rPr>
        <w:t>.09.2026</w:t>
      </w:r>
      <w:r w:rsidR="009F24E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:rsidR="00406EFD" w:rsidRPr="001F6B09" w:rsidRDefault="009F24ED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</w:t>
      </w:r>
      <w:r w:rsidR="001F6B09">
        <w:rPr>
          <w:rFonts w:ascii="Times New Roman" w:eastAsia="Times New Roman" w:hAnsi="Times New Roman" w:cs="Times New Roman"/>
          <w:sz w:val="24"/>
          <w:szCs w:val="24"/>
        </w:rPr>
        <w:t>ння опрацювання теми: 28</w:t>
      </w:r>
      <w:r w:rsidR="00E56230">
        <w:rPr>
          <w:rFonts w:ascii="Times New Roman" w:eastAsia="Times New Roman" w:hAnsi="Times New Roman" w:cs="Times New Roman"/>
          <w:sz w:val="24"/>
          <w:szCs w:val="24"/>
        </w:rPr>
        <w:t>.09.2026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F6B09" w:rsidRDefault="001F6B09" w:rsidP="001F6B09">
      <w:pPr>
        <w:pStyle w:val="normal0"/>
        <w:spacing w:line="240" w:lineRule="auto"/>
        <w:ind w:left="1440"/>
        <w:jc w:val="both"/>
        <w:rPr>
          <w:rFonts w:ascii="Times New Roman" w:eastAsia="Times New Roman" w:hAnsi="Times New Roman" w:cs="Times New Roman"/>
        </w:rPr>
      </w:pPr>
    </w:p>
    <w:p w:rsidR="00406EFD" w:rsidRDefault="009F24ED">
      <w:pPr>
        <w:pStyle w:val="normal0"/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№5 </w:t>
      </w:r>
      <w:r w:rsidR="001F6B09">
        <w:rPr>
          <w:rFonts w:ascii="Times New Roman" w:eastAsia="Times New Roman" w:hAnsi="Times New Roman" w:cs="Times New Roman"/>
          <w:sz w:val="24"/>
          <w:szCs w:val="24"/>
        </w:rPr>
        <w:t xml:space="preserve">Програмування: </w:t>
      </w:r>
      <w:proofErr w:type="spellStart"/>
      <w:r w:rsidR="001F6B09">
        <w:rPr>
          <w:rFonts w:ascii="Times New Roman" w:eastAsia="Times New Roman" w:hAnsi="Times New Roman" w:cs="Times New Roman"/>
          <w:sz w:val="24"/>
          <w:szCs w:val="24"/>
        </w:rPr>
        <w:t>Алготестер</w:t>
      </w:r>
      <w:proofErr w:type="spellEnd"/>
      <w:r w:rsidR="001F6B09">
        <w:rPr>
          <w:rFonts w:ascii="Times New Roman" w:eastAsia="Times New Roman" w:hAnsi="Times New Roman" w:cs="Times New Roman"/>
          <w:sz w:val="24"/>
          <w:szCs w:val="24"/>
        </w:rPr>
        <w:t xml:space="preserve"> лабораторна задача №1, завдання 1</w:t>
      </w:r>
    </w:p>
    <w:p w:rsidR="00406EFD" w:rsidRDefault="009F24ED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:rsidR="006E3DEF" w:rsidRDefault="00AE32CD" w:rsidP="001F6B09">
      <w:pPr>
        <w:pStyle w:val="normal0"/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Лекції О.Пшеничного.</w:t>
      </w:r>
    </w:p>
    <w:p w:rsidR="00AE32CD" w:rsidRDefault="00AE32CD" w:rsidP="001F6B09">
      <w:pPr>
        <w:pStyle w:val="normal0"/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Інтерактивна розгортка</w:t>
      </w:r>
    </w:p>
    <w:p w:rsidR="00AE32CD" w:rsidRDefault="00AE32CD" w:rsidP="001F6B09">
      <w:pPr>
        <w:pStyle w:val="normal0"/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Практичні заняття</w:t>
      </w:r>
    </w:p>
    <w:p w:rsidR="00406EFD" w:rsidRDefault="009F24ED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:rsidR="00406EFD" w:rsidRDefault="00AE32CD">
      <w:pPr>
        <w:pStyle w:val="normal0"/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Перевірила написану програму на платформі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алготестеру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06EFD" w:rsidRDefault="009F24ED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Ознайомлена</w:t>
      </w:r>
    </w:p>
    <w:p w:rsidR="00406EFD" w:rsidRDefault="001F6B09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 27</w:t>
      </w:r>
      <w:r w:rsidR="00546C87">
        <w:rPr>
          <w:rFonts w:ascii="Times New Roman" w:eastAsia="Times New Roman" w:hAnsi="Times New Roman" w:cs="Times New Roman"/>
          <w:sz w:val="24"/>
          <w:szCs w:val="24"/>
        </w:rPr>
        <w:t>.09.2026</w:t>
      </w:r>
      <w:r w:rsidR="009F24E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:rsidR="00406EFD" w:rsidRPr="00AE32CD" w:rsidRDefault="001F6B09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 28</w:t>
      </w:r>
      <w:r w:rsidR="00546C87">
        <w:rPr>
          <w:rFonts w:ascii="Times New Roman" w:eastAsia="Times New Roman" w:hAnsi="Times New Roman" w:cs="Times New Roman"/>
          <w:sz w:val="24"/>
          <w:szCs w:val="24"/>
        </w:rPr>
        <w:t>.09.2026</w:t>
      </w:r>
      <w:r w:rsidR="009F24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E32CD" w:rsidRDefault="00AE32CD" w:rsidP="00AE32CD">
      <w:pPr>
        <w:pStyle w:val="normal0"/>
        <w:spacing w:line="240" w:lineRule="auto"/>
        <w:ind w:left="1440"/>
        <w:jc w:val="both"/>
        <w:rPr>
          <w:rFonts w:ascii="Times New Roman" w:eastAsia="Times New Roman" w:hAnsi="Times New Roman" w:cs="Times New Roman"/>
        </w:rPr>
      </w:pPr>
    </w:p>
    <w:p w:rsidR="00406EFD" w:rsidRDefault="00546C87">
      <w:pPr>
        <w:pStyle w:val="normal0"/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№6 </w:t>
      </w:r>
      <w:r w:rsidR="001F6B09">
        <w:rPr>
          <w:rFonts w:ascii="Times New Roman" w:eastAsia="Times New Roman" w:hAnsi="Times New Roman" w:cs="Times New Roman"/>
          <w:sz w:val="24"/>
          <w:szCs w:val="24"/>
        </w:rPr>
        <w:t>Системи числення та практична взаємодія з ними.</w:t>
      </w:r>
    </w:p>
    <w:p w:rsidR="00406EFD" w:rsidRDefault="009F24ED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:rsidR="00AE32CD" w:rsidRDefault="00AE32CD">
      <w:pPr>
        <w:pStyle w:val="normal0"/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Лекції О.Пшеничного. </w:t>
      </w:r>
    </w:p>
    <w:p w:rsidR="00406EFD" w:rsidRDefault="00AE32CD">
      <w:pPr>
        <w:pStyle w:val="normal0"/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Практичні заняття.</w:t>
      </w:r>
      <w:r w:rsidR="00546C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E32CD" w:rsidRDefault="003929F9">
      <w:pPr>
        <w:pStyle w:val="normal0"/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23" w:history="1">
        <w:proofErr w:type="spellStart"/>
        <w:r w:rsidR="00AE32CD" w:rsidRPr="00AE32CD">
          <w:rPr>
            <w:rStyle w:val="a8"/>
            <w:rFonts w:ascii="Times New Roman" w:eastAsia="Times New Roman" w:hAnsi="Times New Roman" w:cs="Times New Roman"/>
            <w:sz w:val="24"/>
            <w:szCs w:val="24"/>
          </w:rPr>
          <w:t>Відеоурок</w:t>
        </w:r>
        <w:proofErr w:type="spellEnd"/>
      </w:hyperlink>
      <w:r w:rsidR="00AE32C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06EFD" w:rsidRDefault="009F24ED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:rsidR="005729A2" w:rsidRDefault="00AE32CD" w:rsidP="001F6B09">
      <w:pPr>
        <w:pStyle w:val="normal0"/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Навчилась переводити числа з десяткової системи числення у двійкову,</w:t>
      </w:r>
      <w:r w:rsidR="005729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виконувати математичні операції додавання, віднімання, множення та ділення.</w:t>
      </w:r>
    </w:p>
    <w:p w:rsidR="00406EFD" w:rsidRDefault="009F24ED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Ознайомлена</w:t>
      </w:r>
    </w:p>
    <w:p w:rsidR="00406EFD" w:rsidRDefault="005729A2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 w:rsidR="001F6B09">
        <w:rPr>
          <w:rFonts w:ascii="Times New Roman" w:eastAsia="Times New Roman" w:hAnsi="Times New Roman" w:cs="Times New Roman"/>
          <w:sz w:val="24"/>
          <w:szCs w:val="24"/>
        </w:rPr>
        <w:t>27</w:t>
      </w:r>
      <w:r>
        <w:rPr>
          <w:rFonts w:ascii="Times New Roman" w:eastAsia="Times New Roman" w:hAnsi="Times New Roman" w:cs="Times New Roman"/>
          <w:sz w:val="24"/>
          <w:szCs w:val="24"/>
        </w:rPr>
        <w:t>.09.202</w:t>
      </w:r>
      <w:r w:rsidRPr="00AE32CD">
        <w:rPr>
          <w:rFonts w:ascii="Times New Roman" w:eastAsia="Times New Roman" w:hAnsi="Times New Roman" w:cs="Times New Roman"/>
          <w:sz w:val="24"/>
          <w:szCs w:val="24"/>
          <w:lang w:val="ru-RU"/>
        </w:rPr>
        <w:t>6</w:t>
      </w:r>
      <w:r w:rsidR="009F24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06EFD" w:rsidRPr="001F6B09" w:rsidRDefault="005729A2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 w:rsidR="001F6B09">
        <w:rPr>
          <w:rFonts w:ascii="Times New Roman" w:eastAsia="Times New Roman" w:hAnsi="Times New Roman" w:cs="Times New Roman"/>
          <w:sz w:val="24"/>
          <w:szCs w:val="24"/>
        </w:rPr>
        <w:t>28</w:t>
      </w:r>
      <w:r>
        <w:rPr>
          <w:rFonts w:ascii="Times New Roman" w:eastAsia="Times New Roman" w:hAnsi="Times New Roman" w:cs="Times New Roman"/>
          <w:sz w:val="24"/>
          <w:szCs w:val="24"/>
        </w:rPr>
        <w:t>.09.202</w:t>
      </w:r>
      <w:r w:rsidRPr="00AE32CD">
        <w:rPr>
          <w:rFonts w:ascii="Times New Roman" w:eastAsia="Times New Roman" w:hAnsi="Times New Roman" w:cs="Times New Roman"/>
          <w:sz w:val="24"/>
          <w:szCs w:val="24"/>
          <w:lang w:val="ru-RU"/>
        </w:rPr>
        <w:t>6</w:t>
      </w:r>
      <w:r w:rsidR="009F24ED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</w:p>
    <w:p w:rsidR="001F6B09" w:rsidRDefault="001F6B09" w:rsidP="001F6B09">
      <w:pPr>
        <w:pStyle w:val="normal0"/>
        <w:spacing w:line="240" w:lineRule="auto"/>
        <w:ind w:left="1440"/>
        <w:jc w:val="both"/>
        <w:rPr>
          <w:rFonts w:ascii="Times New Roman" w:eastAsia="Times New Roman" w:hAnsi="Times New Roman" w:cs="Times New Roman"/>
        </w:rPr>
      </w:pPr>
    </w:p>
    <w:p w:rsidR="00406EFD" w:rsidRDefault="009F24ED">
      <w:pPr>
        <w:pStyle w:val="normal0"/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№7 </w:t>
      </w:r>
      <w:r w:rsidR="001F6B09">
        <w:rPr>
          <w:rFonts w:ascii="Times New Roman" w:eastAsia="Times New Roman" w:hAnsi="Times New Roman" w:cs="Times New Roman"/>
          <w:sz w:val="24"/>
          <w:szCs w:val="24"/>
        </w:rPr>
        <w:t>Програмування: Практична задача №1.</w:t>
      </w:r>
    </w:p>
    <w:p w:rsidR="00406EFD" w:rsidRDefault="009F24ED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:rsidR="00406EFD" w:rsidRDefault="005729A2">
      <w:pPr>
        <w:pStyle w:val="normal0"/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729A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Практичні заняття</w:t>
      </w:r>
    </w:p>
    <w:p w:rsidR="005F4156" w:rsidRPr="005729A2" w:rsidRDefault="005F4156">
      <w:pPr>
        <w:pStyle w:val="normal0"/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Відеоуроки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з теоретичної частини</w:t>
      </w:r>
    </w:p>
    <w:p w:rsidR="00406EFD" w:rsidRDefault="009F24ED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:rsidR="00A35C18" w:rsidRPr="00A35C18" w:rsidRDefault="005F4156" w:rsidP="001F6B09">
      <w:pPr>
        <w:pStyle w:val="normal0"/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Написано програму для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валідації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код-паролю.</w:t>
      </w:r>
      <w:r w:rsidR="00A35C1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06EFD" w:rsidRDefault="009F24ED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Ознайомлена</w:t>
      </w:r>
    </w:p>
    <w:p w:rsidR="00406EFD" w:rsidRDefault="001F6B09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 27</w:t>
      </w:r>
      <w:r w:rsidR="00A35C18">
        <w:rPr>
          <w:rFonts w:ascii="Times New Roman" w:eastAsia="Times New Roman" w:hAnsi="Times New Roman" w:cs="Times New Roman"/>
          <w:sz w:val="24"/>
          <w:szCs w:val="24"/>
        </w:rPr>
        <w:t>.09.2026</w:t>
      </w:r>
      <w:r w:rsidR="009F24ED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</w:p>
    <w:p w:rsidR="00406EFD" w:rsidRPr="001F6B09" w:rsidRDefault="009F24ED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</w:t>
      </w:r>
      <w:r w:rsidR="00A35C18">
        <w:rPr>
          <w:rFonts w:ascii="Times New Roman" w:eastAsia="Times New Roman" w:hAnsi="Times New Roman" w:cs="Times New Roman"/>
          <w:sz w:val="24"/>
          <w:szCs w:val="24"/>
        </w:rPr>
        <w:t xml:space="preserve">ння опрацювання теми: </w:t>
      </w:r>
      <w:r w:rsidR="001F6B09">
        <w:rPr>
          <w:rFonts w:ascii="Times New Roman" w:eastAsia="Times New Roman" w:hAnsi="Times New Roman" w:cs="Times New Roman"/>
          <w:sz w:val="24"/>
          <w:szCs w:val="24"/>
        </w:rPr>
        <w:t>27</w:t>
      </w:r>
      <w:r w:rsidR="00A35C18">
        <w:rPr>
          <w:rFonts w:ascii="Times New Roman" w:eastAsia="Times New Roman" w:hAnsi="Times New Roman" w:cs="Times New Roman"/>
          <w:sz w:val="24"/>
          <w:szCs w:val="24"/>
        </w:rPr>
        <w:t>.09.2026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F6B09" w:rsidRDefault="001F6B09" w:rsidP="001F6B09">
      <w:pPr>
        <w:pStyle w:val="normal0"/>
        <w:spacing w:line="240" w:lineRule="auto"/>
        <w:ind w:left="1440"/>
        <w:jc w:val="both"/>
        <w:rPr>
          <w:rFonts w:ascii="Times New Roman" w:eastAsia="Times New Roman" w:hAnsi="Times New Roman" w:cs="Times New Roman"/>
        </w:rPr>
      </w:pPr>
    </w:p>
    <w:p w:rsidR="00406EFD" w:rsidRDefault="009F24ED">
      <w:pPr>
        <w:pStyle w:val="normal0"/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№8 </w:t>
      </w:r>
      <w:r w:rsidR="001F6B09">
        <w:rPr>
          <w:rFonts w:ascii="Times New Roman" w:eastAsia="Times New Roman" w:hAnsi="Times New Roman" w:cs="Times New Roman"/>
          <w:sz w:val="24"/>
          <w:szCs w:val="24"/>
        </w:rPr>
        <w:t xml:space="preserve">Програмування: </w:t>
      </w:r>
      <w:proofErr w:type="spellStart"/>
      <w:r w:rsidR="001F6B09">
        <w:rPr>
          <w:rFonts w:ascii="Times New Roman" w:eastAsia="Times New Roman" w:hAnsi="Times New Roman" w:cs="Times New Roman"/>
          <w:sz w:val="24"/>
          <w:szCs w:val="24"/>
        </w:rPr>
        <w:t>Алготестер</w:t>
      </w:r>
      <w:proofErr w:type="spellEnd"/>
      <w:r w:rsidR="001F6B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1F6B09">
        <w:rPr>
          <w:rFonts w:ascii="Times New Roman" w:eastAsia="Times New Roman" w:hAnsi="Times New Roman" w:cs="Times New Roman"/>
          <w:sz w:val="24"/>
          <w:szCs w:val="24"/>
        </w:rPr>
        <w:t>самоопрацювання</w:t>
      </w:r>
      <w:proofErr w:type="spellEnd"/>
      <w:r w:rsidR="001F6B09">
        <w:rPr>
          <w:rFonts w:ascii="Times New Roman" w:eastAsia="Times New Roman" w:hAnsi="Times New Roman" w:cs="Times New Roman"/>
          <w:sz w:val="24"/>
          <w:szCs w:val="24"/>
        </w:rPr>
        <w:t xml:space="preserve"> задач.</w:t>
      </w:r>
    </w:p>
    <w:p w:rsidR="00406EFD" w:rsidRDefault="009F24ED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:rsidR="00406EFD" w:rsidRDefault="00A35C18">
      <w:pPr>
        <w:pStyle w:val="normal0"/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Документ </w:t>
      </w:r>
    </w:p>
    <w:p w:rsidR="00406EFD" w:rsidRDefault="009F24ED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:rsidR="00406EFD" w:rsidRPr="001F6B09" w:rsidRDefault="00AA6C8C" w:rsidP="001F6B09">
      <w:pPr>
        <w:pStyle w:val="normal0"/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Завантажено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Git</w:t>
      </w:r>
      <w:proofErr w:type="spellEnd"/>
    </w:p>
    <w:p w:rsidR="00406EFD" w:rsidRDefault="009F24ED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Ознайомлена</w:t>
      </w:r>
    </w:p>
    <w:p w:rsidR="00406EFD" w:rsidRDefault="001F6B09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 27</w:t>
      </w:r>
      <w:r w:rsidR="00A00870">
        <w:rPr>
          <w:rFonts w:ascii="Times New Roman" w:eastAsia="Times New Roman" w:hAnsi="Times New Roman" w:cs="Times New Roman"/>
          <w:sz w:val="24"/>
          <w:szCs w:val="24"/>
        </w:rPr>
        <w:t>.09</w:t>
      </w:r>
      <w:r w:rsidR="00AA6C8C">
        <w:rPr>
          <w:rFonts w:ascii="Times New Roman" w:eastAsia="Times New Roman" w:hAnsi="Times New Roman" w:cs="Times New Roman"/>
          <w:sz w:val="24"/>
          <w:szCs w:val="24"/>
        </w:rPr>
        <w:t>.202</w:t>
      </w:r>
      <w:r w:rsidR="00AA6C8C" w:rsidRPr="00A00870">
        <w:rPr>
          <w:rFonts w:ascii="Times New Roman" w:eastAsia="Times New Roman" w:hAnsi="Times New Roman" w:cs="Times New Roman"/>
          <w:sz w:val="24"/>
          <w:szCs w:val="24"/>
        </w:rPr>
        <w:t>6</w:t>
      </w:r>
      <w:r w:rsidR="009F24E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:rsidR="00406EFD" w:rsidRPr="00AA6C8C" w:rsidRDefault="00AA6C8C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 w:rsidR="001F6B09">
        <w:rPr>
          <w:rFonts w:ascii="Times New Roman" w:eastAsia="Times New Roman" w:hAnsi="Times New Roman" w:cs="Times New Roman"/>
          <w:sz w:val="24"/>
          <w:szCs w:val="24"/>
        </w:rPr>
        <w:t>27</w:t>
      </w:r>
      <w:r w:rsidR="00A00870">
        <w:rPr>
          <w:rFonts w:ascii="Times New Roman" w:eastAsia="Times New Roman" w:hAnsi="Times New Roman" w:cs="Times New Roman"/>
          <w:sz w:val="24"/>
          <w:szCs w:val="24"/>
        </w:rPr>
        <w:t>.09</w:t>
      </w:r>
      <w:r>
        <w:rPr>
          <w:rFonts w:ascii="Times New Roman" w:eastAsia="Times New Roman" w:hAnsi="Times New Roman" w:cs="Times New Roman"/>
          <w:sz w:val="24"/>
          <w:szCs w:val="24"/>
        </w:rPr>
        <w:t>.202</w:t>
      </w:r>
      <w:r w:rsidRPr="00A00870">
        <w:rPr>
          <w:rFonts w:ascii="Times New Roman" w:eastAsia="Times New Roman" w:hAnsi="Times New Roman" w:cs="Times New Roman"/>
          <w:sz w:val="24"/>
          <w:szCs w:val="24"/>
        </w:rPr>
        <w:t>6</w:t>
      </w:r>
      <w:r w:rsidR="009F24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A6C8C" w:rsidRDefault="00AA6C8C" w:rsidP="00AA6C8C">
      <w:pPr>
        <w:pStyle w:val="normal0"/>
        <w:spacing w:line="240" w:lineRule="auto"/>
        <w:jc w:val="both"/>
        <w:rPr>
          <w:rFonts w:ascii="Times New Roman" w:eastAsia="Times New Roman" w:hAnsi="Times New Roman" w:cs="Times New Roman"/>
        </w:rPr>
      </w:pPr>
    </w:p>
    <w:p w:rsidR="00AA6C8C" w:rsidRDefault="00AA6C8C" w:rsidP="00AA6C8C">
      <w:pPr>
        <w:pStyle w:val="normal0"/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 w:rsidRPr="00A00870">
        <w:rPr>
          <w:rFonts w:ascii="Times New Roman" w:eastAsia="Times New Roman" w:hAnsi="Times New Roman" w:cs="Times New Roman"/>
          <w:sz w:val="24"/>
          <w:szCs w:val="24"/>
        </w:rPr>
        <w:t>9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F6B09">
        <w:rPr>
          <w:rFonts w:ascii="Times New Roman" w:eastAsia="Times New Roman" w:hAnsi="Times New Roman" w:cs="Times New Roman"/>
          <w:sz w:val="24"/>
          <w:szCs w:val="24"/>
        </w:rPr>
        <w:t xml:space="preserve">Оформити звіт та опублікувати його на </w:t>
      </w:r>
      <w:proofErr w:type="spellStart"/>
      <w:r w:rsidR="001F6B09">
        <w:rPr>
          <w:rFonts w:ascii="Times New Roman" w:eastAsia="Times New Roman" w:hAnsi="Times New Roman" w:cs="Times New Roman"/>
          <w:sz w:val="24"/>
          <w:szCs w:val="24"/>
          <w:lang w:val="en-US"/>
        </w:rPr>
        <w:t>GitHub</w:t>
      </w:r>
      <w:proofErr w:type="spellEnd"/>
      <w:r w:rsidR="001F6B09" w:rsidRPr="00C300D0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AA6C8C" w:rsidRDefault="00AA6C8C" w:rsidP="00AA6C8C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Джерела Інформації:</w:t>
      </w:r>
    </w:p>
    <w:p w:rsidR="00AA6C8C" w:rsidRPr="005F4156" w:rsidRDefault="00AE32CD" w:rsidP="00AA6C8C">
      <w:pPr>
        <w:pStyle w:val="normal0"/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4156">
        <w:rPr>
          <w:rFonts w:ascii="Times New Roman" w:eastAsia="Times New Roman" w:hAnsi="Times New Roman" w:cs="Times New Roman"/>
          <w:sz w:val="24"/>
          <w:szCs w:val="24"/>
        </w:rPr>
        <w:t xml:space="preserve">Документ з </w:t>
      </w:r>
      <w:proofErr w:type="spellStart"/>
      <w:r w:rsidRPr="005F4156">
        <w:rPr>
          <w:rFonts w:ascii="Times New Roman" w:eastAsia="Times New Roman" w:hAnsi="Times New Roman" w:cs="Times New Roman"/>
          <w:sz w:val="24"/>
          <w:szCs w:val="24"/>
        </w:rPr>
        <w:t>тасками</w:t>
      </w:r>
      <w:proofErr w:type="spellEnd"/>
    </w:p>
    <w:p w:rsidR="00AE32CD" w:rsidRPr="005F4156" w:rsidRDefault="00AE32CD" w:rsidP="00AA6C8C">
      <w:pPr>
        <w:pStyle w:val="normal0"/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F4156">
        <w:rPr>
          <w:rFonts w:ascii="Times New Roman" w:eastAsia="Times New Roman" w:hAnsi="Times New Roman" w:cs="Times New Roman"/>
          <w:sz w:val="24"/>
          <w:szCs w:val="24"/>
        </w:rPr>
        <w:t>Попередня робота над епіком 1.</w:t>
      </w:r>
    </w:p>
    <w:p w:rsidR="00AA6C8C" w:rsidRDefault="00AA6C8C" w:rsidP="00AA6C8C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:rsidR="00AA6C8C" w:rsidRPr="00AA6C8C" w:rsidRDefault="00AA6C8C" w:rsidP="001F6B09">
      <w:pPr>
        <w:pStyle w:val="normal0"/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009E3">
        <w:rPr>
          <w:rFonts w:ascii="Times New Roman" w:eastAsia="Times New Roman" w:hAnsi="Times New Roman" w:cs="Times New Roman"/>
          <w:sz w:val="24"/>
          <w:szCs w:val="24"/>
        </w:rPr>
        <w:t>Підсумовано виконану лабораторну роботу та виконання практичних задач.</w:t>
      </w:r>
    </w:p>
    <w:p w:rsidR="00AA6C8C" w:rsidRDefault="00AA6C8C" w:rsidP="00AA6C8C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Ознайомлена</w:t>
      </w:r>
    </w:p>
    <w:p w:rsidR="00AA6C8C" w:rsidRDefault="00AA6C8C" w:rsidP="00AA6C8C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</w:t>
      </w:r>
      <w:r w:rsidR="00AE32CD">
        <w:rPr>
          <w:rFonts w:ascii="Times New Roman" w:eastAsia="Times New Roman" w:hAnsi="Times New Roman" w:cs="Times New Roman"/>
          <w:sz w:val="24"/>
          <w:szCs w:val="24"/>
        </w:rPr>
        <w:t>опрацювання теми: 05.10</w:t>
      </w:r>
      <w:r>
        <w:rPr>
          <w:rFonts w:ascii="Times New Roman" w:eastAsia="Times New Roman" w:hAnsi="Times New Roman" w:cs="Times New Roman"/>
          <w:sz w:val="24"/>
          <w:szCs w:val="24"/>
        </w:rPr>
        <w:t>.202</w:t>
      </w:r>
      <w:r w:rsidRPr="00A00870">
        <w:rPr>
          <w:rFonts w:ascii="Times New Roman" w:eastAsia="Times New Roman" w:hAnsi="Times New Roman" w:cs="Times New Roman"/>
          <w:sz w:val="24"/>
          <w:szCs w:val="24"/>
          <w:lang w:val="ru-RU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:rsidR="00AA6C8C" w:rsidRPr="00A00870" w:rsidRDefault="00AA6C8C" w:rsidP="00AA6C8C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 w:rsidR="00AE32CD">
        <w:rPr>
          <w:rFonts w:ascii="Times New Roman" w:eastAsia="Times New Roman" w:hAnsi="Times New Roman" w:cs="Times New Roman"/>
          <w:sz w:val="24"/>
          <w:szCs w:val="24"/>
        </w:rPr>
        <w:t>05.10</w:t>
      </w:r>
      <w:r>
        <w:rPr>
          <w:rFonts w:ascii="Times New Roman" w:eastAsia="Times New Roman" w:hAnsi="Times New Roman" w:cs="Times New Roman"/>
          <w:sz w:val="24"/>
          <w:szCs w:val="24"/>
        </w:rPr>
        <w:t>.202</w:t>
      </w:r>
      <w:r w:rsidRPr="00A00870">
        <w:rPr>
          <w:rFonts w:ascii="Times New Roman" w:eastAsia="Times New Roman" w:hAnsi="Times New Roman" w:cs="Times New Roman"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00870" w:rsidRPr="00A00870" w:rsidRDefault="00A00870" w:rsidP="00A00870">
      <w:pPr>
        <w:pStyle w:val="normal0"/>
        <w:spacing w:line="240" w:lineRule="auto"/>
        <w:ind w:left="1440"/>
        <w:jc w:val="both"/>
        <w:rPr>
          <w:rFonts w:ascii="Times New Roman" w:eastAsia="Times New Roman" w:hAnsi="Times New Roman" w:cs="Times New Roman"/>
        </w:rPr>
      </w:pPr>
    </w:p>
    <w:p w:rsidR="00406EFD" w:rsidRDefault="00406EFD">
      <w:pPr>
        <w:pStyle w:val="normal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06EFD" w:rsidRDefault="009F24ED">
      <w:pPr>
        <w:pStyle w:val="1"/>
        <w:spacing w:before="240" w:after="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Виконання роботи:</w:t>
      </w:r>
    </w:p>
    <w:p w:rsidR="00406EFD" w:rsidRDefault="001F6B09">
      <w:pPr>
        <w:pStyle w:val="2"/>
        <w:spacing w:before="40"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1. Ознайомлення з теоретичною частиною лабораторної роботи.</w:t>
      </w:r>
      <w:r w:rsidR="009F24ED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</w:p>
    <w:p w:rsidR="00406EFD" w:rsidRDefault="00406EFD">
      <w:pPr>
        <w:pStyle w:val="normal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941CC" w:rsidRPr="004941CC" w:rsidRDefault="009F24ED" w:rsidP="004941C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4941CC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="004941CC" w:rsidRPr="004941CC">
        <w:t xml:space="preserve"> </w:t>
      </w:r>
      <w:r w:rsidR="001F6B09">
        <w:rPr>
          <w:rFonts w:ascii="Times New Roman" w:eastAsia="Times New Roman" w:hAnsi="Times New Roman" w:cs="Times New Roman"/>
          <w:b/>
          <w:sz w:val="24"/>
          <w:szCs w:val="24"/>
        </w:rPr>
        <w:t>Системи числення:</w:t>
      </w:r>
    </w:p>
    <w:p w:rsidR="00406EFD" w:rsidRPr="004941CC" w:rsidRDefault="00406EFD">
      <w:pPr>
        <w:pStyle w:val="normal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9161C5" w:rsidRPr="009161C5" w:rsidRDefault="009161C5" w:rsidP="009161C5">
      <w:pPr>
        <w:pStyle w:val="aa"/>
        <w:numPr>
          <w:ilvl w:val="0"/>
          <w:numId w:val="12"/>
        </w:numPr>
        <w:spacing w:before="0" w:beforeAutospacing="0" w:after="0" w:afterAutospacing="0"/>
      </w:pPr>
      <w:r w:rsidRPr="009161C5">
        <w:rPr>
          <w:color w:val="000000"/>
        </w:rPr>
        <w:t xml:space="preserve">Визначення та види систем числення (двійкова, </w:t>
      </w:r>
      <w:proofErr w:type="spellStart"/>
      <w:r w:rsidRPr="009161C5">
        <w:rPr>
          <w:color w:val="000000"/>
        </w:rPr>
        <w:t>вісімкова</w:t>
      </w:r>
      <w:proofErr w:type="spellEnd"/>
      <w:r w:rsidRPr="009161C5">
        <w:rPr>
          <w:color w:val="000000"/>
        </w:rPr>
        <w:t xml:space="preserve">, десяткова, </w:t>
      </w:r>
      <w:proofErr w:type="spellStart"/>
      <w:r w:rsidRPr="009161C5">
        <w:rPr>
          <w:color w:val="000000"/>
        </w:rPr>
        <w:t>шістнадцяткова</w:t>
      </w:r>
      <w:proofErr w:type="spellEnd"/>
      <w:r w:rsidRPr="009161C5">
        <w:rPr>
          <w:color w:val="000000"/>
        </w:rPr>
        <w:t>).</w:t>
      </w:r>
    </w:p>
    <w:p w:rsidR="009161C5" w:rsidRPr="009161C5" w:rsidRDefault="009161C5" w:rsidP="009161C5">
      <w:pPr>
        <w:pStyle w:val="aa"/>
        <w:numPr>
          <w:ilvl w:val="0"/>
          <w:numId w:val="12"/>
        </w:numPr>
        <w:spacing w:before="0" w:beforeAutospacing="0" w:after="0" w:afterAutospacing="0"/>
      </w:pPr>
      <w:r w:rsidRPr="009161C5">
        <w:rPr>
          <w:color w:val="000000"/>
        </w:rPr>
        <w:t>Перетворення чисел між системами.</w:t>
      </w:r>
    </w:p>
    <w:p w:rsidR="009161C5" w:rsidRPr="009161C5" w:rsidRDefault="009161C5" w:rsidP="009161C5">
      <w:pPr>
        <w:pStyle w:val="aa"/>
        <w:numPr>
          <w:ilvl w:val="0"/>
          <w:numId w:val="12"/>
        </w:numPr>
        <w:spacing w:before="0" w:beforeAutospacing="0" w:after="0" w:afterAutospacing="0"/>
      </w:pPr>
      <w:r w:rsidRPr="009161C5">
        <w:rPr>
          <w:color w:val="000000"/>
        </w:rPr>
        <w:t>Практичне застосування систем числення в програмуванні.</w:t>
      </w:r>
    </w:p>
    <w:p w:rsidR="009161C5" w:rsidRPr="009161C5" w:rsidRDefault="009161C5" w:rsidP="009161C5">
      <w:pPr>
        <w:pStyle w:val="aa"/>
        <w:numPr>
          <w:ilvl w:val="0"/>
          <w:numId w:val="12"/>
        </w:numPr>
        <w:spacing w:before="0" w:beforeAutospacing="0" w:after="0" w:afterAutospacing="0"/>
      </w:pPr>
      <w:r w:rsidRPr="009161C5">
        <w:rPr>
          <w:color w:val="000000"/>
        </w:rPr>
        <w:t>Вправи на перетворення чисел між системами.</w:t>
      </w:r>
    </w:p>
    <w:p w:rsidR="00406EFD" w:rsidRDefault="00406EFD" w:rsidP="009161C5">
      <w:pPr>
        <w:pStyle w:val="normal0"/>
        <w:spacing w:line="259" w:lineRule="auto"/>
        <w:ind w:left="720"/>
        <w:jc w:val="both"/>
        <w:rPr>
          <w:rFonts w:ascii="Calibri" w:eastAsia="Calibri" w:hAnsi="Calibri" w:cs="Calibri"/>
        </w:rPr>
      </w:pPr>
    </w:p>
    <w:p w:rsidR="00406EFD" w:rsidRPr="004941CC" w:rsidRDefault="00406EFD">
      <w:pPr>
        <w:pStyle w:val="normal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06EFD" w:rsidRDefault="009F24ED">
      <w:pPr>
        <w:pStyle w:val="normal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№2 </w:t>
      </w:r>
      <w:r w:rsidR="009161C5" w:rsidRPr="009161C5">
        <w:rPr>
          <w:rFonts w:ascii="Times New Roman" w:eastAsia="Times New Roman" w:hAnsi="Times New Roman" w:cs="Times New Roman"/>
          <w:b/>
          <w:bCs/>
          <w:sz w:val="24"/>
          <w:szCs w:val="24"/>
        </w:rPr>
        <w:t>Робота з системами числення та двійкова система числення: – (практична задача)</w:t>
      </w:r>
    </w:p>
    <w:p w:rsidR="009161C5" w:rsidRPr="009161C5" w:rsidRDefault="009161C5" w:rsidP="009161C5">
      <w:pPr>
        <w:pStyle w:val="aa"/>
        <w:numPr>
          <w:ilvl w:val="0"/>
          <w:numId w:val="13"/>
        </w:numPr>
        <w:spacing w:before="0" w:beforeAutospacing="0" w:after="0" w:afterAutospacing="0"/>
        <w:textAlignment w:val="baseline"/>
        <w:rPr>
          <w:color w:val="000000"/>
        </w:rPr>
      </w:pPr>
      <w:r w:rsidRPr="009161C5">
        <w:rPr>
          <w:color w:val="000000"/>
        </w:rPr>
        <w:t>Переведення з 10 в 2 систему числення</w:t>
      </w:r>
      <w:r>
        <w:rPr>
          <w:color w:val="000000"/>
        </w:rPr>
        <w:t>.</w:t>
      </w:r>
    </w:p>
    <w:p w:rsidR="009161C5" w:rsidRPr="009161C5" w:rsidRDefault="009161C5" w:rsidP="009161C5">
      <w:pPr>
        <w:pStyle w:val="aa"/>
        <w:numPr>
          <w:ilvl w:val="0"/>
          <w:numId w:val="13"/>
        </w:numPr>
        <w:spacing w:before="0" w:beforeAutospacing="0" w:after="0" w:afterAutospacing="0"/>
        <w:textAlignment w:val="baseline"/>
        <w:rPr>
          <w:color w:val="000000"/>
        </w:rPr>
      </w:pPr>
      <w:r w:rsidRPr="009161C5">
        <w:rPr>
          <w:color w:val="000000"/>
        </w:rPr>
        <w:t>Додавання двійкових чисел</w:t>
      </w:r>
      <w:r>
        <w:rPr>
          <w:color w:val="000000"/>
        </w:rPr>
        <w:t>.</w:t>
      </w:r>
    </w:p>
    <w:p w:rsidR="009161C5" w:rsidRPr="009161C5" w:rsidRDefault="009161C5" w:rsidP="009161C5">
      <w:pPr>
        <w:pStyle w:val="aa"/>
        <w:numPr>
          <w:ilvl w:val="0"/>
          <w:numId w:val="13"/>
        </w:numPr>
        <w:spacing w:before="0" w:beforeAutospacing="0" w:after="0" w:afterAutospacing="0"/>
        <w:textAlignment w:val="baseline"/>
        <w:rPr>
          <w:color w:val="000000"/>
        </w:rPr>
      </w:pPr>
      <w:r w:rsidRPr="009161C5">
        <w:rPr>
          <w:color w:val="000000"/>
        </w:rPr>
        <w:t>Віднімання двійкових чисел</w:t>
      </w:r>
      <w:r>
        <w:rPr>
          <w:color w:val="000000"/>
        </w:rPr>
        <w:t>.</w:t>
      </w:r>
    </w:p>
    <w:p w:rsidR="009161C5" w:rsidRPr="009161C5" w:rsidRDefault="009161C5" w:rsidP="009161C5">
      <w:pPr>
        <w:pStyle w:val="aa"/>
        <w:numPr>
          <w:ilvl w:val="0"/>
          <w:numId w:val="13"/>
        </w:numPr>
        <w:spacing w:before="0" w:beforeAutospacing="0" w:after="0" w:afterAutospacing="0"/>
        <w:textAlignment w:val="baseline"/>
        <w:rPr>
          <w:color w:val="000000"/>
        </w:rPr>
      </w:pPr>
      <w:r w:rsidRPr="009161C5">
        <w:rPr>
          <w:color w:val="000000"/>
        </w:rPr>
        <w:t>Ділення двійкових чисел</w:t>
      </w:r>
      <w:r>
        <w:rPr>
          <w:color w:val="000000"/>
        </w:rPr>
        <w:t>.</w:t>
      </w:r>
    </w:p>
    <w:p w:rsidR="009161C5" w:rsidRPr="009161C5" w:rsidRDefault="009161C5" w:rsidP="009161C5">
      <w:pPr>
        <w:pStyle w:val="aa"/>
        <w:numPr>
          <w:ilvl w:val="0"/>
          <w:numId w:val="13"/>
        </w:numPr>
        <w:spacing w:before="0" w:beforeAutospacing="0" w:after="0" w:afterAutospacing="0"/>
        <w:textAlignment w:val="baseline"/>
        <w:rPr>
          <w:color w:val="000000"/>
        </w:rPr>
      </w:pPr>
      <w:r w:rsidRPr="009161C5">
        <w:rPr>
          <w:color w:val="000000"/>
        </w:rPr>
        <w:t>Ділення двійкових чисел</w:t>
      </w:r>
      <w:r>
        <w:rPr>
          <w:color w:val="000000"/>
        </w:rPr>
        <w:t>.</w:t>
      </w:r>
    </w:p>
    <w:p w:rsidR="009161C5" w:rsidRPr="009161C5" w:rsidRDefault="009161C5" w:rsidP="009161C5">
      <w:pPr>
        <w:pStyle w:val="aa"/>
        <w:numPr>
          <w:ilvl w:val="0"/>
          <w:numId w:val="13"/>
        </w:numPr>
        <w:spacing w:before="0" w:beforeAutospacing="0" w:after="0" w:afterAutospacing="0"/>
        <w:textAlignment w:val="baseline"/>
        <w:rPr>
          <w:color w:val="000000"/>
        </w:rPr>
      </w:pPr>
      <w:r w:rsidRPr="009161C5">
        <w:rPr>
          <w:color w:val="000000"/>
        </w:rPr>
        <w:t>Інші системи числення</w:t>
      </w:r>
      <w:r>
        <w:rPr>
          <w:color w:val="000000"/>
        </w:rPr>
        <w:t>.</w:t>
      </w:r>
    </w:p>
    <w:p w:rsidR="00406EFD" w:rsidRPr="009161C5" w:rsidRDefault="00406EFD" w:rsidP="009161C5">
      <w:pPr>
        <w:pStyle w:val="normal0"/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06EFD" w:rsidRPr="009161C5" w:rsidRDefault="009F24ED">
      <w:pPr>
        <w:pStyle w:val="normal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№3 </w:t>
      </w:r>
      <w:r w:rsidR="009161C5" w:rsidRPr="009161C5">
        <w:rPr>
          <w:rFonts w:ascii="Times New Roman" w:eastAsia="Times New Roman" w:hAnsi="Times New Roman" w:cs="Times New Roman"/>
          <w:b/>
          <w:bCs/>
          <w:sz w:val="24"/>
          <w:szCs w:val="24"/>
        </w:rPr>
        <w:t>Змінні, Константи, Типи даних та їх Розміри:</w:t>
      </w:r>
    </w:p>
    <w:p w:rsidR="009161C5" w:rsidRPr="009161C5" w:rsidRDefault="009161C5" w:rsidP="009161C5">
      <w:pPr>
        <w:pStyle w:val="aa"/>
        <w:numPr>
          <w:ilvl w:val="0"/>
          <w:numId w:val="13"/>
        </w:numPr>
        <w:spacing w:before="0" w:beforeAutospacing="0" w:after="0" w:afterAutospacing="0"/>
      </w:pPr>
      <w:r w:rsidRPr="009161C5">
        <w:rPr>
          <w:color w:val="000000"/>
        </w:rPr>
        <w:t>Визначення та оголошення змінних і констант.</w:t>
      </w:r>
    </w:p>
    <w:p w:rsidR="009161C5" w:rsidRPr="009161C5" w:rsidRDefault="009161C5" w:rsidP="009161C5">
      <w:pPr>
        <w:pStyle w:val="aa"/>
        <w:numPr>
          <w:ilvl w:val="0"/>
          <w:numId w:val="13"/>
        </w:numPr>
        <w:spacing w:before="0" w:beforeAutospacing="0" w:after="0" w:afterAutospacing="0"/>
      </w:pPr>
      <w:r w:rsidRPr="009161C5">
        <w:rPr>
          <w:color w:val="000000"/>
        </w:rPr>
        <w:t>Основні типи даних у С++ (</w:t>
      </w:r>
      <w:proofErr w:type="spellStart"/>
      <w:r w:rsidRPr="009161C5">
        <w:rPr>
          <w:color w:val="000000"/>
        </w:rPr>
        <w:t>int</w:t>
      </w:r>
      <w:proofErr w:type="spellEnd"/>
      <w:r w:rsidRPr="009161C5">
        <w:rPr>
          <w:color w:val="000000"/>
        </w:rPr>
        <w:t xml:space="preserve">, </w:t>
      </w:r>
      <w:proofErr w:type="spellStart"/>
      <w:r w:rsidRPr="009161C5">
        <w:rPr>
          <w:color w:val="000000"/>
        </w:rPr>
        <w:t>char</w:t>
      </w:r>
      <w:proofErr w:type="spellEnd"/>
      <w:r w:rsidRPr="009161C5">
        <w:rPr>
          <w:color w:val="000000"/>
        </w:rPr>
        <w:t xml:space="preserve">, </w:t>
      </w:r>
      <w:proofErr w:type="spellStart"/>
      <w:r w:rsidRPr="009161C5">
        <w:rPr>
          <w:color w:val="000000"/>
        </w:rPr>
        <w:t>float</w:t>
      </w:r>
      <w:proofErr w:type="spellEnd"/>
      <w:r w:rsidRPr="009161C5">
        <w:rPr>
          <w:color w:val="000000"/>
        </w:rPr>
        <w:t xml:space="preserve">, </w:t>
      </w:r>
      <w:proofErr w:type="spellStart"/>
      <w:r w:rsidRPr="009161C5">
        <w:rPr>
          <w:color w:val="000000"/>
        </w:rPr>
        <w:t>double</w:t>
      </w:r>
      <w:proofErr w:type="spellEnd"/>
      <w:r w:rsidRPr="009161C5">
        <w:rPr>
          <w:color w:val="000000"/>
        </w:rPr>
        <w:t>, тощо).</w:t>
      </w:r>
    </w:p>
    <w:p w:rsidR="009161C5" w:rsidRPr="009161C5" w:rsidRDefault="009161C5" w:rsidP="009161C5">
      <w:pPr>
        <w:pStyle w:val="aa"/>
        <w:numPr>
          <w:ilvl w:val="0"/>
          <w:numId w:val="13"/>
        </w:numPr>
        <w:spacing w:before="0" w:beforeAutospacing="0" w:after="0" w:afterAutospacing="0"/>
      </w:pPr>
      <w:r w:rsidRPr="009161C5">
        <w:rPr>
          <w:color w:val="000000"/>
        </w:rPr>
        <w:t>Розміри типів даних і їх представлення у двійковій системі.</w:t>
      </w:r>
    </w:p>
    <w:p w:rsidR="009161C5" w:rsidRPr="009161C5" w:rsidRDefault="009161C5" w:rsidP="009161C5">
      <w:pPr>
        <w:pStyle w:val="aa"/>
        <w:numPr>
          <w:ilvl w:val="0"/>
          <w:numId w:val="13"/>
        </w:numPr>
        <w:spacing w:before="0" w:beforeAutospacing="0" w:after="0" w:afterAutospacing="0"/>
      </w:pPr>
      <w:r w:rsidRPr="009161C5">
        <w:rPr>
          <w:color w:val="000000"/>
        </w:rPr>
        <w:t>Порівняння різних типів даних та вибір відповідного типу для задач</w:t>
      </w:r>
    </w:p>
    <w:p w:rsidR="00406EFD" w:rsidRDefault="00406EFD" w:rsidP="009161C5">
      <w:pPr>
        <w:pStyle w:val="normal0"/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06EFD" w:rsidRDefault="00406EFD">
      <w:pPr>
        <w:pStyle w:val="normal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06EFD" w:rsidRDefault="009F24ED">
      <w:pPr>
        <w:pStyle w:val="normal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№4 </w:t>
      </w:r>
      <w:r w:rsidR="009161C5" w:rsidRPr="009161C5">
        <w:rPr>
          <w:rFonts w:ascii="Times New Roman" w:eastAsia="Times New Roman" w:hAnsi="Times New Roman" w:cs="Times New Roman"/>
          <w:b/>
          <w:bCs/>
          <w:sz w:val="24"/>
          <w:szCs w:val="24"/>
        </w:rPr>
        <w:t>Бібліотеки в C++</w:t>
      </w:r>
    </w:p>
    <w:p w:rsidR="009161C5" w:rsidRPr="009161C5" w:rsidRDefault="009161C5" w:rsidP="009161C5">
      <w:pPr>
        <w:pStyle w:val="aa"/>
        <w:numPr>
          <w:ilvl w:val="0"/>
          <w:numId w:val="13"/>
        </w:numPr>
        <w:spacing w:before="0" w:beforeAutospacing="0" w:after="0" w:afterAutospacing="0"/>
      </w:pPr>
      <w:r w:rsidRPr="009161C5">
        <w:rPr>
          <w:color w:val="000000"/>
        </w:rPr>
        <w:t>Поняття бібліотеки;</w:t>
      </w:r>
    </w:p>
    <w:p w:rsidR="009161C5" w:rsidRPr="009161C5" w:rsidRDefault="009161C5" w:rsidP="009161C5">
      <w:pPr>
        <w:pStyle w:val="aa"/>
        <w:numPr>
          <w:ilvl w:val="0"/>
          <w:numId w:val="13"/>
        </w:numPr>
        <w:spacing w:before="0" w:beforeAutospacing="0" w:after="0" w:afterAutospacing="0"/>
      </w:pPr>
      <w:r w:rsidRPr="009161C5">
        <w:rPr>
          <w:color w:val="000000"/>
        </w:rPr>
        <w:t xml:space="preserve"> Використання бібліотеки;</w:t>
      </w:r>
    </w:p>
    <w:p w:rsidR="009161C5" w:rsidRPr="009161C5" w:rsidRDefault="009161C5" w:rsidP="009161C5">
      <w:pPr>
        <w:pStyle w:val="aa"/>
        <w:numPr>
          <w:ilvl w:val="0"/>
          <w:numId w:val="13"/>
        </w:numPr>
        <w:spacing w:before="0" w:beforeAutospacing="0" w:after="0" w:afterAutospacing="0"/>
      </w:pPr>
      <w:r w:rsidRPr="009161C5">
        <w:rPr>
          <w:color w:val="000000"/>
        </w:rPr>
        <w:t xml:space="preserve"> Бібліотеки C++ - </w:t>
      </w:r>
      <w:proofErr w:type="spellStart"/>
      <w:r w:rsidRPr="009161C5">
        <w:rPr>
          <w:color w:val="000000"/>
        </w:rPr>
        <w:t>stdio</w:t>
      </w:r>
      <w:proofErr w:type="spellEnd"/>
      <w:r w:rsidRPr="009161C5">
        <w:rPr>
          <w:color w:val="000000"/>
        </w:rPr>
        <w:t xml:space="preserve">, </w:t>
      </w:r>
      <w:proofErr w:type="spellStart"/>
      <w:r w:rsidRPr="009161C5">
        <w:rPr>
          <w:color w:val="000000"/>
        </w:rPr>
        <w:t>cmath</w:t>
      </w:r>
      <w:proofErr w:type="spellEnd"/>
      <w:r w:rsidRPr="009161C5">
        <w:rPr>
          <w:color w:val="000000"/>
        </w:rPr>
        <w:t xml:space="preserve">, </w:t>
      </w:r>
      <w:proofErr w:type="spellStart"/>
      <w:r w:rsidRPr="009161C5">
        <w:rPr>
          <w:color w:val="000000"/>
        </w:rPr>
        <w:t>iostream</w:t>
      </w:r>
      <w:proofErr w:type="spellEnd"/>
      <w:r w:rsidRPr="009161C5">
        <w:rPr>
          <w:color w:val="000000"/>
        </w:rPr>
        <w:t xml:space="preserve"> (Стандартна бібліотека C++)</w:t>
      </w:r>
    </w:p>
    <w:p w:rsidR="00406EFD" w:rsidRPr="009161C5" w:rsidRDefault="00406EFD" w:rsidP="009161C5">
      <w:pPr>
        <w:pStyle w:val="normal0"/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06EFD" w:rsidRPr="00B75B81" w:rsidRDefault="009F24ED">
      <w:pPr>
        <w:pStyle w:val="normal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75B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№5 </w:t>
      </w:r>
      <w:r w:rsidR="009161C5" w:rsidRPr="009161C5">
        <w:rPr>
          <w:rFonts w:ascii="Times New Roman" w:eastAsia="Times New Roman" w:hAnsi="Times New Roman" w:cs="Times New Roman"/>
          <w:b/>
          <w:bCs/>
          <w:sz w:val="24"/>
          <w:szCs w:val="24"/>
        </w:rPr>
        <w:t>Ввід та Вивід даних:</w:t>
      </w:r>
    </w:p>
    <w:p w:rsidR="009161C5" w:rsidRPr="009161C5" w:rsidRDefault="009161C5" w:rsidP="009161C5">
      <w:pPr>
        <w:pStyle w:val="aa"/>
        <w:numPr>
          <w:ilvl w:val="0"/>
          <w:numId w:val="13"/>
        </w:numPr>
        <w:spacing w:before="0" w:beforeAutospacing="0" w:after="0" w:afterAutospacing="0"/>
      </w:pPr>
      <w:r w:rsidRPr="009161C5">
        <w:rPr>
          <w:color w:val="000000"/>
        </w:rPr>
        <w:t xml:space="preserve">Основи використання </w:t>
      </w:r>
      <w:proofErr w:type="spellStart"/>
      <w:r w:rsidRPr="009161C5">
        <w:rPr>
          <w:color w:val="000000"/>
        </w:rPr>
        <w:t>cin</w:t>
      </w:r>
      <w:proofErr w:type="spellEnd"/>
      <w:r w:rsidRPr="009161C5">
        <w:rPr>
          <w:color w:val="000000"/>
        </w:rPr>
        <w:t xml:space="preserve"> та </w:t>
      </w:r>
      <w:proofErr w:type="spellStart"/>
      <w:r w:rsidRPr="009161C5">
        <w:rPr>
          <w:color w:val="000000"/>
        </w:rPr>
        <w:t>cout</w:t>
      </w:r>
      <w:proofErr w:type="spellEnd"/>
      <w:r w:rsidRPr="009161C5">
        <w:rPr>
          <w:color w:val="000000"/>
        </w:rPr>
        <w:t>.</w:t>
      </w:r>
    </w:p>
    <w:p w:rsidR="00406EFD" w:rsidRDefault="00406EFD" w:rsidP="009161C5">
      <w:pPr>
        <w:pStyle w:val="normal0"/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06EFD" w:rsidRDefault="009F24ED">
      <w:pPr>
        <w:pStyle w:val="normal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Завдання №6 </w:t>
      </w:r>
      <w:r w:rsidR="009161C5" w:rsidRPr="009161C5">
        <w:rPr>
          <w:rFonts w:ascii="Times New Roman" w:eastAsia="Times New Roman" w:hAnsi="Times New Roman" w:cs="Times New Roman"/>
          <w:b/>
          <w:bCs/>
          <w:sz w:val="24"/>
          <w:szCs w:val="24"/>
        </w:rPr>
        <w:t>Базові Операції та Вбудовані Функції:</w:t>
      </w:r>
    </w:p>
    <w:p w:rsidR="009161C5" w:rsidRPr="009161C5" w:rsidRDefault="009161C5" w:rsidP="009161C5">
      <w:pPr>
        <w:pStyle w:val="aa"/>
        <w:numPr>
          <w:ilvl w:val="0"/>
          <w:numId w:val="13"/>
        </w:numPr>
        <w:spacing w:before="0" w:beforeAutospacing="0" w:after="0" w:afterAutospacing="0"/>
      </w:pPr>
      <w:r w:rsidRPr="009161C5">
        <w:rPr>
          <w:color w:val="000000"/>
        </w:rPr>
        <w:t>Арифметичні операції та їх використання.</w:t>
      </w:r>
    </w:p>
    <w:p w:rsidR="009161C5" w:rsidRPr="009161C5" w:rsidRDefault="009161C5" w:rsidP="009161C5">
      <w:pPr>
        <w:pStyle w:val="aa"/>
        <w:numPr>
          <w:ilvl w:val="0"/>
          <w:numId w:val="13"/>
        </w:numPr>
        <w:spacing w:before="0" w:beforeAutospacing="0" w:after="0" w:afterAutospacing="0"/>
      </w:pPr>
      <w:r w:rsidRPr="009161C5">
        <w:rPr>
          <w:color w:val="000000"/>
        </w:rPr>
        <w:t>Побітові операції</w:t>
      </w:r>
    </w:p>
    <w:p w:rsidR="009161C5" w:rsidRPr="009161C5" w:rsidRDefault="009161C5" w:rsidP="009161C5">
      <w:pPr>
        <w:pStyle w:val="aa"/>
        <w:numPr>
          <w:ilvl w:val="0"/>
          <w:numId w:val="13"/>
        </w:numPr>
        <w:spacing w:before="0" w:beforeAutospacing="0" w:after="0" w:afterAutospacing="0"/>
      </w:pPr>
      <w:r w:rsidRPr="009161C5">
        <w:rPr>
          <w:color w:val="000000"/>
        </w:rPr>
        <w:t>Використання математичних функцій (</w:t>
      </w:r>
      <w:proofErr w:type="spellStart"/>
      <w:r w:rsidRPr="009161C5">
        <w:rPr>
          <w:color w:val="000000"/>
        </w:rPr>
        <w:t>sqrt</w:t>
      </w:r>
      <w:proofErr w:type="spellEnd"/>
      <w:r w:rsidRPr="009161C5">
        <w:rPr>
          <w:color w:val="000000"/>
        </w:rPr>
        <w:t xml:space="preserve">, </w:t>
      </w:r>
      <w:proofErr w:type="spellStart"/>
      <w:r w:rsidRPr="009161C5">
        <w:rPr>
          <w:color w:val="000000"/>
        </w:rPr>
        <w:t>pow</w:t>
      </w:r>
      <w:proofErr w:type="spellEnd"/>
      <w:r w:rsidRPr="009161C5">
        <w:rPr>
          <w:color w:val="000000"/>
        </w:rPr>
        <w:t>, тощо).</w:t>
      </w:r>
    </w:p>
    <w:p w:rsidR="009161C5" w:rsidRDefault="009161C5" w:rsidP="009161C5">
      <w:pPr>
        <w:pStyle w:val="aa"/>
        <w:numPr>
          <w:ilvl w:val="0"/>
          <w:numId w:val="13"/>
        </w:numPr>
        <w:spacing w:before="0" w:beforeAutospacing="0" w:after="0" w:afterAutospacing="0"/>
      </w:pPr>
      <w:r w:rsidRPr="009161C5">
        <w:rPr>
          <w:color w:val="000000"/>
        </w:rPr>
        <w:t>Вправи на роботу з базовими операціями та функціями</w:t>
      </w:r>
      <w:r>
        <w:rPr>
          <w:rFonts w:ascii="Calibri" w:hAnsi="Calibri" w:cs="Calibri"/>
          <w:color w:val="000000"/>
          <w:sz w:val="22"/>
          <w:szCs w:val="22"/>
        </w:rPr>
        <w:t>.</w:t>
      </w:r>
    </w:p>
    <w:p w:rsidR="00406EFD" w:rsidRPr="009161C5" w:rsidRDefault="00406EFD" w:rsidP="009161C5">
      <w:pPr>
        <w:pStyle w:val="normal0"/>
        <w:spacing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06EFD" w:rsidRPr="00CF767A" w:rsidRDefault="009F24ED">
      <w:pPr>
        <w:pStyle w:val="normal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№7 </w:t>
      </w:r>
      <w:r w:rsidR="009161C5" w:rsidRPr="009161C5">
        <w:rPr>
          <w:rFonts w:ascii="Times New Roman" w:eastAsia="Times New Roman" w:hAnsi="Times New Roman" w:cs="Times New Roman"/>
          <w:b/>
          <w:bCs/>
          <w:sz w:val="24"/>
          <w:szCs w:val="24"/>
        </w:rPr>
        <w:t>Коментарі у Коді:</w:t>
      </w:r>
    </w:p>
    <w:p w:rsidR="009161C5" w:rsidRPr="009161C5" w:rsidRDefault="009161C5" w:rsidP="009161C5">
      <w:pPr>
        <w:pStyle w:val="aa"/>
        <w:numPr>
          <w:ilvl w:val="0"/>
          <w:numId w:val="13"/>
        </w:numPr>
        <w:spacing w:before="0" w:beforeAutospacing="0" w:after="0" w:afterAutospacing="0"/>
      </w:pPr>
      <w:r w:rsidRPr="009161C5">
        <w:rPr>
          <w:color w:val="000000"/>
        </w:rPr>
        <w:t>Важливість коментарів у програмуванні.</w:t>
      </w:r>
    </w:p>
    <w:p w:rsidR="009161C5" w:rsidRPr="009161C5" w:rsidRDefault="009161C5" w:rsidP="009161C5">
      <w:pPr>
        <w:pStyle w:val="aa"/>
        <w:numPr>
          <w:ilvl w:val="0"/>
          <w:numId w:val="13"/>
        </w:numPr>
        <w:spacing w:before="0" w:beforeAutospacing="0" w:after="0" w:afterAutospacing="0"/>
      </w:pPr>
      <w:r w:rsidRPr="009161C5">
        <w:rPr>
          <w:color w:val="000000"/>
        </w:rPr>
        <w:t>Види коментарів у С++.</w:t>
      </w:r>
    </w:p>
    <w:p w:rsidR="009161C5" w:rsidRPr="009161C5" w:rsidRDefault="009161C5" w:rsidP="009161C5">
      <w:pPr>
        <w:pStyle w:val="aa"/>
        <w:numPr>
          <w:ilvl w:val="0"/>
          <w:numId w:val="13"/>
        </w:numPr>
        <w:spacing w:before="0" w:beforeAutospacing="0" w:after="0" w:afterAutospacing="0"/>
      </w:pPr>
      <w:r w:rsidRPr="009161C5">
        <w:rPr>
          <w:color w:val="000000"/>
        </w:rPr>
        <w:t>Написання ефективних коментарів.</w:t>
      </w:r>
    </w:p>
    <w:p w:rsidR="009161C5" w:rsidRPr="009161C5" w:rsidRDefault="009161C5" w:rsidP="009161C5">
      <w:pPr>
        <w:pStyle w:val="aa"/>
        <w:numPr>
          <w:ilvl w:val="0"/>
          <w:numId w:val="13"/>
        </w:numPr>
        <w:spacing w:before="0" w:beforeAutospacing="0" w:after="0" w:afterAutospacing="0"/>
      </w:pPr>
      <w:r w:rsidRPr="009161C5">
        <w:rPr>
          <w:color w:val="000000"/>
        </w:rPr>
        <w:t>Практика коментування коду.</w:t>
      </w:r>
    </w:p>
    <w:p w:rsidR="00406EFD" w:rsidRPr="009161C5" w:rsidRDefault="00406EFD" w:rsidP="009161C5">
      <w:pPr>
        <w:pStyle w:val="normal0"/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F767A" w:rsidRPr="00CF767A" w:rsidRDefault="009F24ED" w:rsidP="00CF767A">
      <w:pPr>
        <w:pStyle w:val="normal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№8 </w:t>
      </w:r>
      <w:r w:rsidR="009161C5" w:rsidRPr="009161C5">
        <w:rPr>
          <w:rFonts w:ascii="Times New Roman" w:eastAsia="Times New Roman" w:hAnsi="Times New Roman" w:cs="Times New Roman"/>
          <w:b/>
          <w:bCs/>
          <w:sz w:val="24"/>
          <w:szCs w:val="24"/>
        </w:rPr>
        <w:t>Лінійні алгоритми:</w:t>
      </w:r>
    </w:p>
    <w:p w:rsidR="009161C5" w:rsidRPr="009161C5" w:rsidRDefault="009161C5" w:rsidP="009161C5">
      <w:pPr>
        <w:pStyle w:val="aa"/>
        <w:numPr>
          <w:ilvl w:val="0"/>
          <w:numId w:val="13"/>
        </w:numPr>
        <w:spacing w:before="0" w:beforeAutospacing="0" w:after="0" w:afterAutospacing="0"/>
      </w:pPr>
      <w:r w:rsidRPr="009161C5">
        <w:rPr>
          <w:color w:val="000000"/>
        </w:rPr>
        <w:t>Визначення та особливості лінійних алгоритмів.</w:t>
      </w:r>
    </w:p>
    <w:p w:rsidR="009161C5" w:rsidRPr="009161C5" w:rsidRDefault="009161C5" w:rsidP="009161C5">
      <w:pPr>
        <w:pStyle w:val="aa"/>
        <w:numPr>
          <w:ilvl w:val="0"/>
          <w:numId w:val="13"/>
        </w:numPr>
        <w:spacing w:before="0" w:beforeAutospacing="0" w:after="0" w:afterAutospacing="0"/>
      </w:pPr>
      <w:r w:rsidRPr="009161C5">
        <w:rPr>
          <w:color w:val="000000"/>
        </w:rPr>
        <w:t>Структура та властивості лінійних алгоритмів.</w:t>
      </w:r>
    </w:p>
    <w:p w:rsidR="009161C5" w:rsidRPr="009161C5" w:rsidRDefault="009161C5" w:rsidP="009161C5">
      <w:pPr>
        <w:pStyle w:val="aa"/>
        <w:numPr>
          <w:ilvl w:val="0"/>
          <w:numId w:val="13"/>
        </w:numPr>
        <w:spacing w:before="0" w:beforeAutospacing="0" w:after="0" w:afterAutospacing="0"/>
      </w:pPr>
      <w:r w:rsidRPr="009161C5">
        <w:rPr>
          <w:color w:val="000000"/>
        </w:rPr>
        <w:t>Написання лінійних алгоритмів на С++.</w:t>
      </w:r>
    </w:p>
    <w:p w:rsidR="009161C5" w:rsidRPr="009161C5" w:rsidRDefault="009161C5" w:rsidP="009161C5">
      <w:pPr>
        <w:pStyle w:val="aa"/>
        <w:numPr>
          <w:ilvl w:val="0"/>
          <w:numId w:val="13"/>
        </w:numPr>
        <w:spacing w:before="0" w:beforeAutospacing="0" w:after="0" w:afterAutospacing="0"/>
      </w:pPr>
      <w:r w:rsidRPr="009161C5">
        <w:rPr>
          <w:color w:val="000000"/>
        </w:rPr>
        <w:t>Вправи на створення лінійних алгоритмів.</w:t>
      </w:r>
    </w:p>
    <w:p w:rsidR="00406EFD" w:rsidRDefault="00406EFD" w:rsidP="009161C5">
      <w:pPr>
        <w:pStyle w:val="normal0"/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06EFD" w:rsidRDefault="00406EFD">
      <w:pPr>
        <w:pStyle w:val="normal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06EFD" w:rsidRPr="00CD3357" w:rsidRDefault="009F24ED">
      <w:pPr>
        <w:pStyle w:val="normal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№9 </w:t>
      </w:r>
      <w:r w:rsidR="00CD3357" w:rsidRPr="00CD3357">
        <w:rPr>
          <w:rFonts w:ascii="Times New Roman" w:eastAsia="Times New Roman" w:hAnsi="Times New Roman" w:cs="Times New Roman"/>
          <w:b/>
          <w:bCs/>
          <w:sz w:val="24"/>
          <w:szCs w:val="24"/>
        </w:rPr>
        <w:t>Розгалужені алгоритми та Умовні Оператори:</w:t>
      </w:r>
    </w:p>
    <w:p w:rsidR="00CD3357" w:rsidRPr="00CD3357" w:rsidRDefault="00CD3357" w:rsidP="00CD3357">
      <w:pPr>
        <w:pStyle w:val="aa"/>
        <w:numPr>
          <w:ilvl w:val="0"/>
          <w:numId w:val="13"/>
        </w:numPr>
        <w:spacing w:before="0" w:beforeAutospacing="0" w:after="0" w:afterAutospacing="0"/>
      </w:pPr>
      <w:r w:rsidRPr="00CD3357">
        <w:rPr>
          <w:color w:val="000000"/>
        </w:rPr>
        <w:t>Введення в розгалужені алгоритми.</w:t>
      </w:r>
    </w:p>
    <w:p w:rsidR="00CD3357" w:rsidRPr="00CD3357" w:rsidRDefault="00CD3357" w:rsidP="00CD3357">
      <w:pPr>
        <w:pStyle w:val="aa"/>
        <w:numPr>
          <w:ilvl w:val="0"/>
          <w:numId w:val="13"/>
        </w:numPr>
        <w:spacing w:before="0" w:beforeAutospacing="0" w:after="0" w:afterAutospacing="0"/>
      </w:pPr>
      <w:r w:rsidRPr="00CD3357">
        <w:rPr>
          <w:color w:val="000000"/>
        </w:rPr>
        <w:t>Область видимості.</w:t>
      </w:r>
    </w:p>
    <w:p w:rsidR="00CD3357" w:rsidRPr="00CD3357" w:rsidRDefault="00CD3357" w:rsidP="00CD3357">
      <w:pPr>
        <w:pStyle w:val="aa"/>
        <w:numPr>
          <w:ilvl w:val="0"/>
          <w:numId w:val="13"/>
        </w:numPr>
        <w:spacing w:before="0" w:beforeAutospacing="0" w:after="0" w:afterAutospacing="0"/>
      </w:pPr>
      <w:r w:rsidRPr="00CD3357">
        <w:rPr>
          <w:color w:val="000000"/>
        </w:rPr>
        <w:t xml:space="preserve">Умовні оператори: </w:t>
      </w:r>
      <w:proofErr w:type="spellStart"/>
      <w:r w:rsidRPr="00CD3357">
        <w:rPr>
          <w:color w:val="000000"/>
        </w:rPr>
        <w:t>if</w:t>
      </w:r>
      <w:proofErr w:type="spellEnd"/>
      <w:r w:rsidRPr="00CD3357">
        <w:rPr>
          <w:color w:val="000000"/>
        </w:rPr>
        <w:t xml:space="preserve">, </w:t>
      </w:r>
      <w:proofErr w:type="spellStart"/>
      <w:r w:rsidRPr="00CD3357">
        <w:rPr>
          <w:color w:val="000000"/>
        </w:rPr>
        <w:t>else</w:t>
      </w:r>
      <w:proofErr w:type="spellEnd"/>
      <w:r w:rsidRPr="00CD3357">
        <w:rPr>
          <w:color w:val="000000"/>
        </w:rPr>
        <w:t xml:space="preserve">, </w:t>
      </w:r>
      <w:proofErr w:type="spellStart"/>
      <w:r w:rsidRPr="00CD3357">
        <w:rPr>
          <w:color w:val="000000"/>
        </w:rPr>
        <w:t>else</w:t>
      </w:r>
      <w:proofErr w:type="spellEnd"/>
      <w:r w:rsidRPr="00CD3357">
        <w:rPr>
          <w:color w:val="000000"/>
        </w:rPr>
        <w:t xml:space="preserve"> </w:t>
      </w:r>
      <w:proofErr w:type="spellStart"/>
      <w:r w:rsidRPr="00CD3357">
        <w:rPr>
          <w:color w:val="000000"/>
        </w:rPr>
        <w:t>if</w:t>
      </w:r>
      <w:proofErr w:type="spellEnd"/>
      <w:r w:rsidRPr="00CD3357">
        <w:rPr>
          <w:color w:val="000000"/>
        </w:rPr>
        <w:t>, switch-case.</w:t>
      </w:r>
    </w:p>
    <w:p w:rsidR="00CD3357" w:rsidRPr="00CD3357" w:rsidRDefault="00CD3357" w:rsidP="00CD3357">
      <w:pPr>
        <w:pStyle w:val="aa"/>
        <w:numPr>
          <w:ilvl w:val="0"/>
          <w:numId w:val="13"/>
        </w:numPr>
        <w:spacing w:before="0" w:beforeAutospacing="0" w:after="0" w:afterAutospacing="0"/>
      </w:pPr>
      <w:proofErr w:type="spellStart"/>
      <w:r w:rsidRPr="00CD3357">
        <w:rPr>
          <w:color w:val="000000"/>
        </w:rPr>
        <w:t>Тернарний</w:t>
      </w:r>
      <w:proofErr w:type="spellEnd"/>
      <w:r w:rsidRPr="00CD3357">
        <w:rPr>
          <w:color w:val="000000"/>
        </w:rPr>
        <w:t xml:space="preserve"> оператор ?.</w:t>
      </w:r>
    </w:p>
    <w:p w:rsidR="00CD3357" w:rsidRPr="00CD3357" w:rsidRDefault="00CD3357" w:rsidP="00CD3357">
      <w:pPr>
        <w:pStyle w:val="aa"/>
        <w:numPr>
          <w:ilvl w:val="0"/>
          <w:numId w:val="13"/>
        </w:numPr>
        <w:spacing w:before="0" w:beforeAutospacing="0" w:after="0" w:afterAutospacing="0"/>
      </w:pPr>
      <w:r w:rsidRPr="00CD3357">
        <w:rPr>
          <w:color w:val="000000"/>
        </w:rPr>
        <w:t>Реалізація розгалужених алгоритмів на С++.</w:t>
      </w:r>
    </w:p>
    <w:p w:rsidR="00CD3357" w:rsidRPr="00CD3357" w:rsidRDefault="00CD3357" w:rsidP="00CD3357">
      <w:pPr>
        <w:pStyle w:val="aa"/>
        <w:numPr>
          <w:ilvl w:val="0"/>
          <w:numId w:val="13"/>
        </w:numPr>
        <w:spacing w:before="0" w:beforeAutospacing="0" w:after="0" w:afterAutospacing="0"/>
      </w:pPr>
      <w:r w:rsidRPr="00CD3357">
        <w:rPr>
          <w:color w:val="000000"/>
        </w:rPr>
        <w:t>Практичні задачі на розгалужені алгоритми.</w:t>
      </w:r>
    </w:p>
    <w:p w:rsidR="00406EFD" w:rsidRPr="007673AD" w:rsidRDefault="00406EFD" w:rsidP="00CD3357">
      <w:pPr>
        <w:pStyle w:val="normal0"/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06EFD" w:rsidRDefault="00406EFD">
      <w:pPr>
        <w:pStyle w:val="normal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46019" w:rsidRDefault="00546019" w:rsidP="00546019">
      <w:pPr>
        <w:pStyle w:val="normal0"/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№10</w:t>
      </w:r>
      <w:r w:rsidRPr="005460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CD3357" w:rsidRPr="00CD3357">
        <w:rPr>
          <w:rFonts w:ascii="Times New Roman" w:eastAsia="Times New Roman" w:hAnsi="Times New Roman" w:cs="Times New Roman"/>
          <w:b/>
          <w:bCs/>
          <w:sz w:val="24"/>
          <w:szCs w:val="24"/>
        </w:rPr>
        <w:t>Логічні Оператори:</w:t>
      </w:r>
    </w:p>
    <w:p w:rsidR="00406EFD" w:rsidRPr="00CD3357" w:rsidRDefault="00406EFD" w:rsidP="00CD3357">
      <w:pPr>
        <w:pStyle w:val="normal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D3357" w:rsidRPr="00CD3357" w:rsidRDefault="00CD3357" w:rsidP="00CD3357">
      <w:pPr>
        <w:pStyle w:val="aa"/>
        <w:numPr>
          <w:ilvl w:val="0"/>
          <w:numId w:val="4"/>
        </w:numPr>
        <w:spacing w:before="0" w:beforeAutospacing="0" w:after="0" w:afterAutospacing="0"/>
      </w:pPr>
      <w:r w:rsidRPr="00CD3357">
        <w:rPr>
          <w:color w:val="000000"/>
        </w:rPr>
        <w:t>Визначення та види логічних операторів (AND, OR, NOT).</w:t>
      </w:r>
    </w:p>
    <w:p w:rsidR="00CD3357" w:rsidRPr="00CD3357" w:rsidRDefault="00CD3357" w:rsidP="00CD3357">
      <w:pPr>
        <w:pStyle w:val="aa"/>
        <w:numPr>
          <w:ilvl w:val="0"/>
          <w:numId w:val="4"/>
        </w:numPr>
        <w:spacing w:before="0" w:beforeAutospacing="0" w:after="0" w:afterAutospacing="0"/>
      </w:pPr>
      <w:r w:rsidRPr="00CD3357">
        <w:rPr>
          <w:color w:val="000000"/>
        </w:rPr>
        <w:t>Застосування логічних операторів у розгалужених алгоритмах.</w:t>
      </w:r>
    </w:p>
    <w:p w:rsidR="00CD3357" w:rsidRPr="00CD3357" w:rsidRDefault="00CD3357" w:rsidP="00CD3357">
      <w:pPr>
        <w:pStyle w:val="aa"/>
        <w:numPr>
          <w:ilvl w:val="0"/>
          <w:numId w:val="4"/>
        </w:numPr>
        <w:spacing w:before="0" w:beforeAutospacing="0" w:after="0" w:afterAutospacing="0"/>
      </w:pPr>
      <w:r w:rsidRPr="00CD3357">
        <w:rPr>
          <w:color w:val="000000"/>
        </w:rPr>
        <w:t>Практичні приклади використання логічних операторів.</w:t>
      </w:r>
    </w:p>
    <w:p w:rsidR="00CD3357" w:rsidRPr="00CD3357" w:rsidRDefault="00CD3357" w:rsidP="00CD3357">
      <w:pPr>
        <w:pStyle w:val="aa"/>
        <w:numPr>
          <w:ilvl w:val="0"/>
          <w:numId w:val="4"/>
        </w:numPr>
        <w:spacing w:before="0" w:beforeAutospacing="0" w:after="0" w:afterAutospacing="0"/>
      </w:pPr>
      <w:r w:rsidRPr="00CD3357">
        <w:rPr>
          <w:color w:val="000000"/>
        </w:rPr>
        <w:t>Вправи на розуміння та використання логічних операцій.</w:t>
      </w:r>
    </w:p>
    <w:p w:rsidR="00406EFD" w:rsidRPr="00546019" w:rsidRDefault="00406EFD" w:rsidP="00CD3357">
      <w:pPr>
        <w:pStyle w:val="normal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46019" w:rsidRPr="00546019" w:rsidRDefault="00546019" w:rsidP="00546019">
      <w:pPr>
        <w:pStyle w:val="normal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7E1B5B" w:rsidRPr="00B009E3" w:rsidRDefault="00B009E3" w:rsidP="00B009E3">
      <w:pPr>
        <w:pStyle w:val="1"/>
        <w:spacing w:before="320"/>
        <w:rPr>
          <w:rFonts w:ascii="Times New Roman" w:hAnsi="Times New Roman" w:cs="Times New Roman"/>
          <w:b/>
          <w:sz w:val="32"/>
          <w:szCs w:val="32"/>
        </w:rPr>
      </w:pPr>
      <w:r w:rsidRPr="00B009E3">
        <w:rPr>
          <w:rFonts w:ascii="Times New Roman" w:hAnsi="Times New Roman" w:cs="Times New Roman"/>
          <w:b/>
          <w:color w:val="000000"/>
          <w:sz w:val="32"/>
          <w:szCs w:val="32"/>
        </w:rPr>
        <w:t>Виконання практичної частини роботи:</w:t>
      </w:r>
    </w:p>
    <w:p w:rsidR="00546019" w:rsidRDefault="00B009E3" w:rsidP="007E1B5B">
      <w:pPr>
        <w:pStyle w:val="normal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№2: </w:t>
      </w:r>
      <w:r w:rsidRPr="00B009E3">
        <w:rPr>
          <w:rFonts w:ascii="Times New Roman" w:eastAsia="Times New Roman" w:hAnsi="Times New Roman" w:cs="Times New Roman"/>
          <w:b/>
          <w:bCs/>
          <w:sz w:val="24"/>
          <w:szCs w:val="24"/>
        </w:rPr>
        <w:t>Керування вимогами, проектування та дизайн.</w:t>
      </w:r>
    </w:p>
    <w:p w:rsidR="00B009E3" w:rsidRDefault="00B009E3" w:rsidP="007E1B5B">
      <w:pPr>
        <w:pStyle w:val="normal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B009E3" w:rsidRDefault="00B009E3" w:rsidP="00DB1DB7">
      <w:pPr>
        <w:pStyle w:val="aa"/>
        <w:numPr>
          <w:ilvl w:val="0"/>
          <w:numId w:val="4"/>
        </w:numPr>
        <w:spacing w:before="0" w:beforeAutospacing="0" w:after="0" w:afterAutospacing="0"/>
      </w:pPr>
      <w:r>
        <w:t xml:space="preserve">Опрацьовано вимоги до коду програми, створено </w:t>
      </w:r>
      <w:proofErr w:type="spellStart"/>
      <w:r>
        <w:t>флоучартс</w:t>
      </w:r>
      <w:proofErr w:type="spellEnd"/>
      <w:r>
        <w:t xml:space="preserve"> для задачі з практичного заняття та 1 вправи лабораторної роботи №1. </w:t>
      </w:r>
    </w:p>
    <w:p w:rsidR="00DB1DB7" w:rsidRDefault="00DB1DB7" w:rsidP="00DB1DB7">
      <w:pPr>
        <w:pStyle w:val="aa"/>
        <w:ind w:left="720"/>
        <w:rPr>
          <w:b/>
        </w:rPr>
      </w:pPr>
      <w:r w:rsidRPr="00DB1DB7">
        <w:rPr>
          <w:b/>
        </w:rPr>
        <w:t>Зміст практичної задачі:</w:t>
      </w:r>
      <w:r>
        <w:rPr>
          <w:b/>
        </w:rPr>
        <w:t xml:space="preserve"> </w:t>
      </w:r>
      <w:r w:rsidRPr="00DB1DB7">
        <w:t>створюєте простий аналізатор надійності пароля. Користувач описує свій пароль, його довжину та які типи символів у ньому є, а програма визначає рівень надійності і видає рекомен</w:t>
      </w:r>
      <w:r>
        <w:t xml:space="preserve">дацію, що саме варто виправити. </w:t>
      </w:r>
      <w:r w:rsidRPr="00DB1DB7">
        <w:t>Програма не зчитує сам пароль, а працює з його характеристиками</w:t>
      </w:r>
      <w:r w:rsidRPr="00DB1DB7">
        <w:rPr>
          <w:b/>
        </w:rPr>
        <w:t>.</w:t>
      </w:r>
    </w:p>
    <w:p w:rsidR="00DB1DB7" w:rsidRDefault="00DB1DB7" w:rsidP="00DB1DB7">
      <w:pPr>
        <w:pStyle w:val="aa"/>
        <w:ind w:left="720"/>
        <w:rPr>
          <w:b/>
        </w:rPr>
      </w:pPr>
      <w:r>
        <w:rPr>
          <w:b/>
        </w:rPr>
        <w:lastRenderedPageBreak/>
        <w:t>Блок-схема до програми:</w:t>
      </w:r>
    </w:p>
    <w:p w:rsidR="00360763" w:rsidRDefault="00360763" w:rsidP="00DB1DB7">
      <w:pPr>
        <w:pStyle w:val="aa"/>
        <w:ind w:left="720"/>
        <w:rPr>
          <w:b/>
        </w:rPr>
      </w:pPr>
      <w:r>
        <w:rPr>
          <w:b/>
          <w:noProof/>
        </w:rPr>
        <w:drawing>
          <wp:inline distT="0" distB="0" distL="0" distR="0">
            <wp:extent cx="2931421" cy="4792980"/>
            <wp:effectExtent l="19050" t="0" r="2279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4098" cy="47973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360763">
        <w:rPr>
          <w:b/>
        </w:rPr>
        <w:t xml:space="preserve"> </w:t>
      </w:r>
      <w:r>
        <w:rPr>
          <w:b/>
          <w:noProof/>
        </w:rPr>
        <w:drawing>
          <wp:inline distT="0" distB="0" distL="0" distR="0">
            <wp:extent cx="2868930" cy="2696238"/>
            <wp:effectExtent l="19050" t="0" r="762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1050" cy="26982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1DB7" w:rsidRPr="00DB1DB7" w:rsidRDefault="00DB1DB7" w:rsidP="00DB1DB7">
      <w:pPr>
        <w:pStyle w:val="aa"/>
        <w:ind w:left="720"/>
        <w:jc w:val="center"/>
        <w:rPr>
          <w:i/>
          <w:color w:val="4F81BD" w:themeColor="accent1"/>
          <w:sz w:val="22"/>
          <w:szCs w:val="22"/>
        </w:rPr>
      </w:pPr>
      <w:r w:rsidRPr="00DB1DB7">
        <w:rPr>
          <w:i/>
          <w:color w:val="4F81BD" w:themeColor="accent1"/>
          <w:sz w:val="22"/>
          <w:szCs w:val="22"/>
        </w:rPr>
        <w:t>Рис.1 Блок-схема до практичної задачі:</w:t>
      </w:r>
    </w:p>
    <w:p w:rsidR="00DB1DB7" w:rsidRDefault="00DB1DB7" w:rsidP="00DB1DB7">
      <w:pPr>
        <w:pStyle w:val="aa"/>
        <w:ind w:left="720"/>
        <w:rPr>
          <w:b/>
        </w:rPr>
      </w:pPr>
      <w:r>
        <w:rPr>
          <w:b/>
        </w:rPr>
        <w:t xml:space="preserve">Орієнтовно закладений час: 30 </w:t>
      </w:r>
      <w:proofErr w:type="spellStart"/>
      <w:r>
        <w:rPr>
          <w:b/>
        </w:rPr>
        <w:t>хв</w:t>
      </w:r>
      <w:proofErr w:type="spellEnd"/>
    </w:p>
    <w:p w:rsidR="00DB1DB7" w:rsidRDefault="005F4156" w:rsidP="00DB1DB7">
      <w:pPr>
        <w:pStyle w:val="aa"/>
        <w:ind w:left="720"/>
        <w:rPr>
          <w:b/>
        </w:rPr>
      </w:pPr>
      <w:r>
        <w:rPr>
          <w:b/>
        </w:rPr>
        <w:lastRenderedPageBreak/>
        <w:t>Фактичний час виконання: 45</w:t>
      </w:r>
      <w:r w:rsidR="00DB1DB7">
        <w:rPr>
          <w:b/>
        </w:rPr>
        <w:t xml:space="preserve"> </w:t>
      </w:r>
      <w:proofErr w:type="spellStart"/>
      <w:r w:rsidR="00DB1DB7">
        <w:rPr>
          <w:b/>
        </w:rPr>
        <w:t>хв</w:t>
      </w:r>
      <w:proofErr w:type="spellEnd"/>
    </w:p>
    <w:p w:rsidR="00DB1DB7" w:rsidRDefault="00DB1DB7" w:rsidP="00DB1DB7">
      <w:pPr>
        <w:pStyle w:val="aa"/>
        <w:ind w:left="720"/>
      </w:pPr>
      <w:r w:rsidRPr="00DB1DB7">
        <w:rPr>
          <w:b/>
        </w:rPr>
        <w:t xml:space="preserve">Зміст </w:t>
      </w:r>
      <w:r>
        <w:rPr>
          <w:b/>
        </w:rPr>
        <w:t xml:space="preserve">лабораторної задачі 1: </w:t>
      </w:r>
      <w:r w:rsidRPr="00DB1DB7">
        <w:t xml:space="preserve"> Обчислити значення виразів. Пояснити отримані результати.</w:t>
      </w:r>
    </w:p>
    <w:p w:rsidR="00DB1DB7" w:rsidRDefault="00DB1DB7" w:rsidP="00DB1DB7">
      <w:pPr>
        <w:pStyle w:val="aa"/>
        <w:ind w:left="720"/>
        <w:rPr>
          <w:b/>
        </w:rPr>
      </w:pPr>
      <w:r>
        <w:rPr>
          <w:b/>
          <w:noProof/>
        </w:rPr>
        <w:drawing>
          <wp:inline distT="0" distB="0" distL="0" distR="0">
            <wp:extent cx="5733415" cy="2190209"/>
            <wp:effectExtent l="19050" t="0" r="635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1902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1DB7" w:rsidRDefault="00DB1DB7" w:rsidP="00DB1DB7">
      <w:pPr>
        <w:pStyle w:val="aa"/>
        <w:ind w:left="720"/>
        <w:rPr>
          <w:b/>
        </w:rPr>
      </w:pPr>
      <w:r>
        <w:rPr>
          <w:b/>
        </w:rPr>
        <w:t>Блок-схема до програми:</w:t>
      </w:r>
    </w:p>
    <w:p w:rsidR="00DB1DB7" w:rsidRDefault="00DD4F64" w:rsidP="00DB1DB7">
      <w:pPr>
        <w:pStyle w:val="aa"/>
        <w:ind w:left="720"/>
        <w:rPr>
          <w:b/>
        </w:rPr>
      </w:pPr>
      <w:r>
        <w:rPr>
          <w:b/>
          <w:noProof/>
        </w:rPr>
        <w:drawing>
          <wp:inline distT="0" distB="0" distL="0" distR="0">
            <wp:extent cx="5733415" cy="4135662"/>
            <wp:effectExtent l="1905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41356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1260" w:rsidRPr="00921260" w:rsidRDefault="00921260" w:rsidP="00DB1DB7">
      <w:pPr>
        <w:pStyle w:val="aa"/>
        <w:ind w:left="720"/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570220" cy="5669280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20" cy="5669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6EFD" w:rsidRDefault="00921260" w:rsidP="00921260">
      <w:pPr>
        <w:pStyle w:val="normal0"/>
        <w:spacing w:after="200"/>
        <w:jc w:val="center"/>
        <w:rPr>
          <w:rFonts w:ascii="Times New Roman" w:hAnsi="Times New Roman" w:cs="Times New Roman"/>
          <w:i/>
          <w:color w:val="4F81BD" w:themeColor="accent1"/>
        </w:rPr>
      </w:pPr>
      <w:r>
        <w:rPr>
          <w:rFonts w:ascii="Times New Roman" w:hAnsi="Times New Roman" w:cs="Times New Roman"/>
          <w:i/>
          <w:color w:val="4F81BD" w:themeColor="accent1"/>
        </w:rPr>
        <w:t xml:space="preserve">                 </w:t>
      </w:r>
      <w:r w:rsidRPr="00921260">
        <w:rPr>
          <w:rFonts w:ascii="Times New Roman" w:hAnsi="Times New Roman" w:cs="Times New Roman"/>
          <w:i/>
          <w:color w:val="4F81BD" w:themeColor="accent1"/>
        </w:rPr>
        <w:t>Рис. 2 Блок-схема до лабораторної задачі №1</w:t>
      </w:r>
      <w:r w:rsidR="00360763">
        <w:rPr>
          <w:rFonts w:ascii="Times New Roman" w:hAnsi="Times New Roman" w:cs="Times New Roman"/>
          <w:i/>
          <w:color w:val="4F81BD" w:themeColor="accent1"/>
        </w:rPr>
        <w:t xml:space="preserve"> (1)</w:t>
      </w:r>
    </w:p>
    <w:p w:rsidR="00921260" w:rsidRDefault="00921260" w:rsidP="00921260">
      <w:pPr>
        <w:pStyle w:val="aa"/>
        <w:ind w:left="720"/>
        <w:rPr>
          <w:b/>
        </w:rPr>
      </w:pPr>
      <w:r>
        <w:rPr>
          <w:b/>
        </w:rPr>
        <w:t xml:space="preserve">Орієнтовно закладений час: 30 </w:t>
      </w:r>
      <w:proofErr w:type="spellStart"/>
      <w:r>
        <w:rPr>
          <w:b/>
        </w:rPr>
        <w:t>хв</w:t>
      </w:r>
      <w:proofErr w:type="spellEnd"/>
    </w:p>
    <w:p w:rsidR="00921260" w:rsidRDefault="00921260" w:rsidP="00921260">
      <w:pPr>
        <w:pStyle w:val="aa"/>
        <w:ind w:left="720"/>
        <w:rPr>
          <w:b/>
        </w:rPr>
      </w:pPr>
      <w:r>
        <w:rPr>
          <w:b/>
        </w:rPr>
        <w:t xml:space="preserve">Фактичний час виконання: 30 </w:t>
      </w:r>
      <w:proofErr w:type="spellStart"/>
      <w:r>
        <w:rPr>
          <w:b/>
        </w:rPr>
        <w:t>хв</w:t>
      </w:r>
      <w:proofErr w:type="spellEnd"/>
    </w:p>
    <w:p w:rsidR="00BF140D" w:rsidRDefault="00921260" w:rsidP="00BF140D">
      <w:pPr>
        <w:pStyle w:val="normal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№3: Програмування: Лабораторна робота №1, завдання 1.</w:t>
      </w:r>
    </w:p>
    <w:p w:rsidR="00BF140D" w:rsidRPr="00BF140D" w:rsidRDefault="00BF140D" w:rsidP="00BF140D">
      <w:pPr>
        <w:pStyle w:val="normal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Умова</w:t>
      </w:r>
      <w:r>
        <w:rPr>
          <w:b/>
        </w:rPr>
        <w:t xml:space="preserve">: </w:t>
      </w:r>
      <w:r w:rsidRPr="00DB1DB7">
        <w:t xml:space="preserve"> </w:t>
      </w:r>
      <w:r w:rsidRPr="00BF140D">
        <w:rPr>
          <w:rFonts w:ascii="Times New Roman" w:hAnsi="Times New Roman" w:cs="Times New Roman"/>
          <w:sz w:val="24"/>
          <w:szCs w:val="24"/>
        </w:rPr>
        <w:t>Обчислити значення виразів. Пояснити отримані результати</w:t>
      </w:r>
      <w:r w:rsidRPr="00DB1DB7">
        <w:t>.</w:t>
      </w:r>
    </w:p>
    <w:p w:rsidR="00921260" w:rsidRDefault="00BF140D" w:rsidP="00921260">
      <w:pPr>
        <w:pStyle w:val="normal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F140D"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>
            <wp:extent cx="5733415" cy="2190209"/>
            <wp:effectExtent l="19050" t="0" r="635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1902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140D" w:rsidRPr="00481D99" w:rsidRDefault="00BF140D" w:rsidP="00BF140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BF140D">
        <w:rPr>
          <w:rFonts w:ascii="Times New Roman" w:eastAsia="Times New Roman" w:hAnsi="Times New Roman" w:cs="Times New Roman"/>
          <w:sz w:val="24"/>
          <w:szCs w:val="24"/>
        </w:rPr>
        <w:t xml:space="preserve">У ході роботи я виконала обчислення значення заданого математичного виразу: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(a-b)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3</m:t>
                </m:r>
              </m:sup>
            </m:s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-(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3</m:t>
                </m:r>
              </m:sup>
            </m:s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)</m:t>
            </m:r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b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3</m:t>
                </m:r>
              </m:sup>
            </m:s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-3a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b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-3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b</m:t>
            </m:r>
          </m:den>
        </m:f>
        <m:r>
          <w:rPr>
            <w:rFonts w:ascii="Cambria Math" w:eastAsia="Times New Roman" w:hAnsi="Cambria Math" w:cs="Times New Roman"/>
            <w:sz w:val="24"/>
            <w:szCs w:val="24"/>
          </w:rPr>
          <m:t xml:space="preserve">, </m:t>
        </m:r>
      </m:oMath>
      <w:r w:rsidRPr="00BF140D">
        <w:rPr>
          <w:rFonts w:ascii="Times New Roman" w:eastAsia="Times New Roman" w:hAnsi="Times New Roman" w:cs="Times New Roman"/>
          <w:sz w:val="24"/>
          <w:szCs w:val="24"/>
        </w:rPr>
        <w:t xml:space="preserve">а також операцій </w:t>
      </w:r>
      <w:proofErr w:type="spellStart"/>
      <w:r w:rsidRPr="00BF140D">
        <w:rPr>
          <w:rFonts w:ascii="Times New Roman" w:eastAsia="Times New Roman" w:hAnsi="Times New Roman" w:cs="Times New Roman"/>
          <w:sz w:val="24"/>
          <w:szCs w:val="24"/>
        </w:rPr>
        <w:t>інкременту</w:t>
      </w:r>
      <w:proofErr w:type="spellEnd"/>
      <w:r w:rsidRPr="00BF140D">
        <w:rPr>
          <w:rFonts w:ascii="Times New Roman" w:eastAsia="Times New Roman" w:hAnsi="Times New Roman" w:cs="Times New Roman"/>
          <w:sz w:val="24"/>
          <w:szCs w:val="24"/>
        </w:rPr>
        <w:t xml:space="preserve"> й </w:t>
      </w:r>
      <w:proofErr w:type="spellStart"/>
      <w:r w:rsidRPr="00BF140D">
        <w:rPr>
          <w:rFonts w:ascii="Times New Roman" w:eastAsia="Times New Roman" w:hAnsi="Times New Roman" w:cs="Times New Roman"/>
          <w:sz w:val="24"/>
          <w:szCs w:val="24"/>
        </w:rPr>
        <w:t>декременту</w:t>
      </w:r>
      <w:proofErr w:type="spellEnd"/>
      <w:r w:rsidRPr="00BF140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412235">
        <w:rPr>
          <w:rFonts w:ascii="Times New Roman" w:eastAsia="Times New Roman" w:hAnsi="Times New Roman" w:cs="Times New Roman"/>
          <w:sz w:val="24"/>
          <w:szCs w:val="24"/>
          <w:lang w:val="en-US"/>
        </w:rPr>
        <w:t>m</w:t>
      </w:r>
      <w:r w:rsidR="00412235" w:rsidRPr="00412235">
        <w:rPr>
          <w:rFonts w:ascii="Times New Roman" w:eastAsia="Times New Roman" w:hAnsi="Times New Roman" w:cs="Times New Roman"/>
          <w:sz w:val="24"/>
          <w:szCs w:val="24"/>
          <w:lang w:val="ru-RU"/>
        </w:rPr>
        <w:t>+ --</w:t>
      </w:r>
      <w:r w:rsidR="00412235">
        <w:rPr>
          <w:rFonts w:ascii="Times New Roman" w:eastAsia="Times New Roman" w:hAnsi="Times New Roman" w:cs="Times New Roman"/>
          <w:sz w:val="24"/>
          <w:szCs w:val="24"/>
          <w:lang w:val="en-US"/>
        </w:rPr>
        <w:t>n</w:t>
      </w:r>
      <w:r w:rsidR="00412235" w:rsidRPr="0041223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; </w:t>
      </w:r>
      <w:r w:rsidR="00412235">
        <w:rPr>
          <w:rFonts w:ascii="Times New Roman" w:eastAsia="Times New Roman" w:hAnsi="Times New Roman" w:cs="Times New Roman"/>
          <w:sz w:val="24"/>
          <w:szCs w:val="24"/>
          <w:lang w:val="en-US"/>
        </w:rPr>
        <w:t>m</w:t>
      </w:r>
      <w:r w:rsidR="00412235" w:rsidRPr="00412235">
        <w:rPr>
          <w:rFonts w:ascii="Times New Roman" w:eastAsia="Times New Roman" w:hAnsi="Times New Roman" w:cs="Times New Roman"/>
          <w:sz w:val="24"/>
          <w:szCs w:val="24"/>
          <w:lang w:val="ru-RU"/>
        </w:rPr>
        <w:t>++&lt;++</w:t>
      </w:r>
      <w:r w:rsidR="00412235">
        <w:rPr>
          <w:rFonts w:ascii="Times New Roman" w:eastAsia="Times New Roman" w:hAnsi="Times New Roman" w:cs="Times New Roman"/>
          <w:sz w:val="24"/>
          <w:szCs w:val="24"/>
          <w:lang w:val="en-US"/>
        </w:rPr>
        <w:t>n</w:t>
      </w:r>
      <w:r w:rsidR="00412235" w:rsidRPr="00412235">
        <w:rPr>
          <w:rFonts w:ascii="Times New Roman" w:eastAsia="Times New Roman" w:hAnsi="Times New Roman" w:cs="Times New Roman"/>
          <w:sz w:val="24"/>
          <w:szCs w:val="24"/>
          <w:lang w:val="ru-RU"/>
        </w:rPr>
        <w:t>;</w:t>
      </w:r>
    </w:p>
    <w:p w:rsidR="00412235" w:rsidRPr="00481D99" w:rsidRDefault="00412235" w:rsidP="00BF140D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:rsidR="00412235" w:rsidRDefault="00412235" w:rsidP="00412235">
      <w:pPr>
        <w:pStyle w:val="af0"/>
        <w:numPr>
          <w:ilvl w:val="0"/>
          <w:numId w:val="19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223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Для </w:t>
      </w:r>
      <w:proofErr w:type="spellStart"/>
      <w:r w:rsidRPr="00412235">
        <w:rPr>
          <w:rFonts w:ascii="Times New Roman" w:eastAsia="Times New Roman" w:hAnsi="Times New Roman" w:cs="Times New Roman"/>
          <w:sz w:val="24"/>
          <w:szCs w:val="24"/>
          <w:lang w:val="ru-RU"/>
        </w:rPr>
        <w:t>написання</w:t>
      </w:r>
      <w:proofErr w:type="spellEnd"/>
      <w:r w:rsidRPr="0041223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коду </w:t>
      </w:r>
      <w:proofErr w:type="spellStart"/>
      <w:r w:rsidRPr="00412235">
        <w:rPr>
          <w:rFonts w:ascii="Times New Roman" w:eastAsia="Times New Roman" w:hAnsi="Times New Roman" w:cs="Times New Roman"/>
          <w:sz w:val="24"/>
          <w:szCs w:val="24"/>
          <w:lang w:val="ru-RU"/>
        </w:rPr>
        <w:t>програми</w:t>
      </w:r>
      <w:proofErr w:type="spellEnd"/>
      <w:r w:rsidRPr="0041223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я </w:t>
      </w:r>
      <w:proofErr w:type="spellStart"/>
      <w:r w:rsidRPr="00412235">
        <w:rPr>
          <w:rFonts w:ascii="Times New Roman" w:eastAsia="Times New Roman" w:hAnsi="Times New Roman" w:cs="Times New Roman"/>
          <w:sz w:val="24"/>
          <w:szCs w:val="24"/>
          <w:lang w:val="ru-RU"/>
        </w:rPr>
        <w:t>використала</w:t>
      </w:r>
      <w:proofErr w:type="spellEnd"/>
      <w:r w:rsidRPr="0041223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12235">
        <w:rPr>
          <w:rFonts w:ascii="Times New Roman" w:eastAsia="Times New Roman" w:hAnsi="Times New Roman" w:cs="Times New Roman"/>
          <w:sz w:val="24"/>
          <w:szCs w:val="24"/>
          <w:lang w:val="ru-RU"/>
        </w:rPr>
        <w:t>зазначені</w:t>
      </w:r>
      <w:proofErr w:type="spellEnd"/>
      <w:r w:rsidRPr="0041223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gramStart"/>
      <w:r w:rsidRPr="00412235">
        <w:rPr>
          <w:rFonts w:ascii="Times New Roman" w:eastAsia="Times New Roman" w:hAnsi="Times New Roman" w:cs="Times New Roman"/>
          <w:sz w:val="24"/>
          <w:szCs w:val="24"/>
          <w:lang w:val="ru-RU"/>
        </w:rPr>
        <w:t>в</w:t>
      </w:r>
      <w:proofErr w:type="gramEnd"/>
      <w:r w:rsidRPr="0041223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12235">
        <w:rPr>
          <w:rFonts w:ascii="Times New Roman" w:eastAsia="Times New Roman" w:hAnsi="Times New Roman" w:cs="Times New Roman"/>
          <w:sz w:val="24"/>
          <w:szCs w:val="24"/>
          <w:lang w:val="ru-RU"/>
        </w:rPr>
        <w:t>умові</w:t>
      </w:r>
      <w:proofErr w:type="spellEnd"/>
      <w:r w:rsidRPr="0041223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412235">
        <w:rPr>
          <w:rFonts w:ascii="Times New Roman" w:eastAsia="Times New Roman" w:hAnsi="Times New Roman" w:cs="Times New Roman"/>
          <w:sz w:val="24"/>
          <w:szCs w:val="24"/>
          <w:lang w:val="ru-RU"/>
        </w:rPr>
        <w:t>дані</w:t>
      </w:r>
      <w:proofErr w:type="spellEnd"/>
      <w:r w:rsidRPr="0041223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412235">
        <w:rPr>
          <w:rFonts w:ascii="Times New Roman" w:eastAsia="Times New Roman" w:hAnsi="Times New Roman" w:cs="Times New Roman"/>
          <w:sz w:val="24"/>
          <w:szCs w:val="24"/>
          <w:lang w:val="en-US"/>
        </w:rPr>
        <w:t>a</w:t>
      </w:r>
      <w:r w:rsidRPr="00412235">
        <w:rPr>
          <w:rFonts w:ascii="Times New Roman" w:eastAsia="Times New Roman" w:hAnsi="Times New Roman" w:cs="Times New Roman"/>
          <w:sz w:val="24"/>
          <w:szCs w:val="24"/>
        </w:rPr>
        <w:t>=1000</w:t>
      </w:r>
      <w:r w:rsidRPr="00412235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та </w:t>
      </w:r>
      <w:r w:rsidRPr="00412235">
        <w:rPr>
          <w:rFonts w:ascii="Times New Roman" w:eastAsia="Times New Roman" w:hAnsi="Times New Roman" w:cs="Times New Roman"/>
          <w:sz w:val="24"/>
          <w:szCs w:val="24"/>
          <w:lang w:val="en-US"/>
        </w:rPr>
        <w:t>b</w:t>
      </w:r>
      <w:r w:rsidRPr="00412235">
        <w:rPr>
          <w:rFonts w:ascii="Times New Roman" w:eastAsia="Times New Roman" w:hAnsi="Times New Roman" w:cs="Times New Roman"/>
          <w:sz w:val="24"/>
          <w:szCs w:val="24"/>
        </w:rPr>
        <w:t>=0.0001</w:t>
      </w:r>
    </w:p>
    <w:p w:rsidR="00412235" w:rsidRDefault="00412235" w:rsidP="00412235">
      <w:pPr>
        <w:pStyle w:val="af0"/>
        <w:numPr>
          <w:ilvl w:val="0"/>
          <w:numId w:val="19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Розбила вираз на послідовні дії для полегшення та наочності обчислень</w:t>
      </w:r>
    </w:p>
    <w:p w:rsidR="00412235" w:rsidRDefault="00412235" w:rsidP="00412235">
      <w:pPr>
        <w:pStyle w:val="af0"/>
        <w:numPr>
          <w:ilvl w:val="0"/>
          <w:numId w:val="19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Використала типи даних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float</w:t>
      </w:r>
      <w:r w:rsidRPr="00412235">
        <w:rPr>
          <w:rFonts w:ascii="Times New Roman" w:eastAsia="Times New Roman" w:hAnsi="Times New Roman" w:cs="Times New Roman"/>
          <w:sz w:val="24"/>
          <w:szCs w:val="24"/>
          <w:lang w:val="ru-RU"/>
        </w:rPr>
        <w:t>/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double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та порівняла отримані результати</w:t>
      </w:r>
    </w:p>
    <w:p w:rsidR="00412235" w:rsidRDefault="00412235" w:rsidP="00412235">
      <w:pPr>
        <w:pStyle w:val="af0"/>
        <w:numPr>
          <w:ilvl w:val="0"/>
          <w:numId w:val="19"/>
        </w:num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Переконалась в пріоритетності дій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постфіксного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префіксного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представлення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інкеременту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декременту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порівняла результати</w:t>
      </w:r>
    </w:p>
    <w:p w:rsidR="00073FC2" w:rsidRDefault="00073FC2" w:rsidP="00073FC2">
      <w:pPr>
        <w:pStyle w:val="af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733415" cy="3225046"/>
            <wp:effectExtent l="19050" t="0" r="635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250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3FC2" w:rsidRPr="00073FC2" w:rsidRDefault="00073FC2" w:rsidP="00073FC2">
      <w:pPr>
        <w:pStyle w:val="af0"/>
        <w:spacing w:line="240" w:lineRule="auto"/>
        <w:jc w:val="center"/>
        <w:rPr>
          <w:rFonts w:ascii="Times New Roman" w:eastAsia="Times New Roman" w:hAnsi="Times New Roman" w:cs="Times New Roman"/>
          <w:i/>
          <w:color w:val="4F81BD" w:themeColor="accent1"/>
          <w:sz w:val="24"/>
          <w:szCs w:val="24"/>
        </w:rPr>
      </w:pPr>
      <w:r w:rsidRPr="00073FC2">
        <w:rPr>
          <w:rFonts w:ascii="Times New Roman" w:eastAsia="Times New Roman" w:hAnsi="Times New Roman" w:cs="Times New Roman"/>
          <w:i/>
          <w:color w:val="4F81BD" w:themeColor="accent1"/>
          <w:sz w:val="24"/>
          <w:szCs w:val="24"/>
        </w:rPr>
        <w:t xml:space="preserve">Рис </w:t>
      </w:r>
      <w:r>
        <w:rPr>
          <w:rFonts w:ascii="Times New Roman" w:eastAsia="Times New Roman" w:hAnsi="Times New Roman" w:cs="Times New Roman"/>
          <w:i/>
          <w:color w:val="4F81BD" w:themeColor="accent1"/>
          <w:sz w:val="24"/>
          <w:szCs w:val="24"/>
        </w:rPr>
        <w:t>3</w:t>
      </w:r>
      <w:r w:rsidRPr="00073FC2">
        <w:rPr>
          <w:rFonts w:ascii="Times New Roman" w:eastAsia="Times New Roman" w:hAnsi="Times New Roman" w:cs="Times New Roman"/>
          <w:i/>
          <w:color w:val="4F81BD" w:themeColor="accent1"/>
          <w:sz w:val="24"/>
          <w:szCs w:val="24"/>
        </w:rPr>
        <w:t>. Код програми</w:t>
      </w:r>
      <w:r w:rsidR="00860DC1">
        <w:rPr>
          <w:rFonts w:ascii="Times New Roman" w:eastAsia="Times New Roman" w:hAnsi="Times New Roman" w:cs="Times New Roman"/>
          <w:i/>
          <w:color w:val="4F81BD" w:themeColor="accent1"/>
          <w:sz w:val="24"/>
          <w:szCs w:val="24"/>
        </w:rPr>
        <w:t xml:space="preserve"> (Завдання 1 Лабораторної роботи №1)</w:t>
      </w:r>
    </w:p>
    <w:p w:rsidR="00073FC2" w:rsidRDefault="000F23E2" w:rsidP="00073FC2">
      <w:pPr>
        <w:pStyle w:val="af0"/>
        <w:spacing w:line="240" w:lineRule="auto"/>
        <w:rPr>
          <w:rFonts w:ascii="Times New Roman" w:eastAsia="Times New Roman" w:hAnsi="Times New Roman" w:cs="Times New Roman"/>
          <w:i/>
          <w:color w:val="1F497D" w:themeColor="text2"/>
          <w:sz w:val="24"/>
          <w:szCs w:val="24"/>
        </w:rPr>
      </w:pPr>
      <w:hyperlink r:id="rId30" w:anchor="diff-a89f5d368370fe622189ec49e6caec6c5a40a8ff5ee2607ec3d321730ecaa748" w:history="1">
        <w:r w:rsidR="00073FC2" w:rsidRPr="000F23E2">
          <w:rPr>
            <w:rStyle w:val="a8"/>
            <w:rFonts w:ascii="Times New Roman" w:eastAsia="Times New Roman" w:hAnsi="Times New Roman" w:cs="Times New Roman"/>
            <w:i/>
            <w:sz w:val="24"/>
            <w:szCs w:val="24"/>
          </w:rPr>
          <w:t xml:space="preserve">Посилання на файл коду в </w:t>
        </w:r>
        <w:proofErr w:type="spellStart"/>
        <w:r w:rsidR="00073FC2" w:rsidRPr="000F23E2">
          <w:rPr>
            <w:rStyle w:val="a8"/>
            <w:rFonts w:ascii="Times New Roman" w:eastAsia="Times New Roman" w:hAnsi="Times New Roman" w:cs="Times New Roman"/>
            <w:i/>
            <w:sz w:val="24"/>
            <w:szCs w:val="24"/>
          </w:rPr>
          <w:t>пр</w:t>
        </w:r>
        <w:proofErr w:type="spellEnd"/>
      </w:hyperlink>
    </w:p>
    <w:p w:rsidR="00073FC2" w:rsidRDefault="00073FC2" w:rsidP="00073FC2">
      <w:pPr>
        <w:pStyle w:val="af0"/>
        <w:spacing w:line="240" w:lineRule="auto"/>
        <w:jc w:val="center"/>
        <w:rPr>
          <w:rFonts w:ascii="Times New Roman" w:eastAsia="Times New Roman" w:hAnsi="Times New Roman" w:cs="Times New Roman"/>
          <w:i/>
          <w:color w:val="4F81BD" w:themeColor="accent1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noProof/>
          <w:color w:val="4F81BD" w:themeColor="accent1"/>
          <w:sz w:val="24"/>
          <w:szCs w:val="24"/>
        </w:rPr>
        <w:lastRenderedPageBreak/>
        <w:drawing>
          <wp:inline distT="0" distB="0" distL="0" distR="0">
            <wp:extent cx="5733415" cy="3225046"/>
            <wp:effectExtent l="19050" t="0" r="635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250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3FC2" w:rsidRDefault="00073FC2" w:rsidP="00073FC2">
      <w:pPr>
        <w:pStyle w:val="af0"/>
        <w:spacing w:line="240" w:lineRule="auto"/>
        <w:jc w:val="center"/>
        <w:rPr>
          <w:rFonts w:ascii="Times New Roman" w:eastAsia="Times New Roman" w:hAnsi="Times New Roman" w:cs="Times New Roman"/>
          <w:i/>
          <w:color w:val="4F81BD" w:themeColor="accent1"/>
          <w:sz w:val="24"/>
          <w:szCs w:val="24"/>
        </w:rPr>
      </w:pPr>
      <w:r w:rsidRPr="00073FC2">
        <w:rPr>
          <w:rFonts w:ascii="Times New Roman" w:eastAsia="Times New Roman" w:hAnsi="Times New Roman" w:cs="Times New Roman"/>
          <w:i/>
          <w:color w:val="4F81BD" w:themeColor="accent1"/>
          <w:sz w:val="24"/>
          <w:szCs w:val="24"/>
        </w:rPr>
        <w:t xml:space="preserve">Рис </w:t>
      </w:r>
      <w:r>
        <w:rPr>
          <w:rFonts w:ascii="Times New Roman" w:eastAsia="Times New Roman" w:hAnsi="Times New Roman" w:cs="Times New Roman"/>
          <w:i/>
          <w:color w:val="4F81BD" w:themeColor="accent1"/>
          <w:sz w:val="24"/>
          <w:szCs w:val="24"/>
        </w:rPr>
        <w:t>4</w:t>
      </w:r>
      <w:r w:rsidRPr="00073FC2">
        <w:rPr>
          <w:rFonts w:ascii="Times New Roman" w:eastAsia="Times New Roman" w:hAnsi="Times New Roman" w:cs="Times New Roman"/>
          <w:i/>
          <w:color w:val="4F81BD" w:themeColor="accent1"/>
          <w:sz w:val="24"/>
          <w:szCs w:val="24"/>
        </w:rPr>
        <w:t>. Код програми</w:t>
      </w:r>
      <w:r>
        <w:rPr>
          <w:rFonts w:ascii="Times New Roman" w:eastAsia="Times New Roman" w:hAnsi="Times New Roman" w:cs="Times New Roman"/>
          <w:i/>
          <w:color w:val="4F81BD" w:themeColor="accent1"/>
          <w:sz w:val="24"/>
          <w:szCs w:val="24"/>
        </w:rPr>
        <w:t xml:space="preserve"> </w:t>
      </w:r>
      <w:r w:rsidR="00860DC1">
        <w:rPr>
          <w:rFonts w:ascii="Times New Roman" w:eastAsia="Times New Roman" w:hAnsi="Times New Roman" w:cs="Times New Roman"/>
          <w:i/>
          <w:color w:val="4F81BD" w:themeColor="accent1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4F81BD" w:themeColor="accent1"/>
          <w:sz w:val="24"/>
          <w:szCs w:val="24"/>
        </w:rPr>
        <w:t>2 завдання</w:t>
      </w:r>
      <w:r w:rsidR="00860DC1">
        <w:rPr>
          <w:rFonts w:ascii="Times New Roman" w:eastAsia="Times New Roman" w:hAnsi="Times New Roman" w:cs="Times New Roman"/>
          <w:i/>
          <w:color w:val="4F81BD" w:themeColor="accent1"/>
          <w:sz w:val="24"/>
          <w:szCs w:val="24"/>
        </w:rPr>
        <w:t xml:space="preserve"> Лабораторної роботи №1)</w:t>
      </w:r>
    </w:p>
    <w:p w:rsidR="00073FC2" w:rsidRDefault="000F23E2" w:rsidP="00073FC2">
      <w:pPr>
        <w:pStyle w:val="af0"/>
        <w:spacing w:line="240" w:lineRule="auto"/>
        <w:rPr>
          <w:rFonts w:ascii="Times New Roman" w:eastAsia="Times New Roman" w:hAnsi="Times New Roman" w:cs="Times New Roman"/>
          <w:i/>
          <w:color w:val="1F497D" w:themeColor="text2"/>
          <w:sz w:val="24"/>
          <w:szCs w:val="24"/>
        </w:rPr>
      </w:pPr>
      <w:hyperlink r:id="rId32" w:anchor="diff-2887085fa5e3cff4bf53415a2f45ec67d522b58718d7ec2a66be8072ca48ad92" w:history="1">
        <w:r w:rsidR="00073FC2" w:rsidRPr="000F23E2">
          <w:rPr>
            <w:rStyle w:val="a8"/>
            <w:rFonts w:ascii="Times New Roman" w:eastAsia="Times New Roman" w:hAnsi="Times New Roman" w:cs="Times New Roman"/>
            <w:i/>
            <w:sz w:val="24"/>
            <w:szCs w:val="24"/>
          </w:rPr>
          <w:t xml:space="preserve">Посилання на файл коду в </w:t>
        </w:r>
        <w:proofErr w:type="spellStart"/>
        <w:r w:rsidR="00073FC2" w:rsidRPr="000F23E2">
          <w:rPr>
            <w:rStyle w:val="a8"/>
            <w:rFonts w:ascii="Times New Roman" w:eastAsia="Times New Roman" w:hAnsi="Times New Roman" w:cs="Times New Roman"/>
            <w:i/>
            <w:sz w:val="24"/>
            <w:szCs w:val="24"/>
          </w:rPr>
          <w:t>пр</w:t>
        </w:r>
        <w:proofErr w:type="spellEnd"/>
      </w:hyperlink>
    </w:p>
    <w:p w:rsidR="00073FC2" w:rsidRPr="00073FC2" w:rsidRDefault="000F23E2" w:rsidP="000F23E2">
      <w:pPr>
        <w:pStyle w:val="af0"/>
        <w:tabs>
          <w:tab w:val="left" w:pos="3120"/>
        </w:tabs>
        <w:spacing w:line="240" w:lineRule="auto"/>
        <w:rPr>
          <w:rFonts w:ascii="Times New Roman" w:eastAsia="Times New Roman" w:hAnsi="Times New Roman" w:cs="Times New Roman"/>
          <w:i/>
          <w:color w:val="4F81BD" w:themeColor="accent1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4F81BD" w:themeColor="accent1"/>
          <w:sz w:val="24"/>
          <w:szCs w:val="24"/>
        </w:rPr>
        <w:tab/>
      </w:r>
    </w:p>
    <w:p w:rsidR="00412235" w:rsidRDefault="00412235" w:rsidP="00412235">
      <w:pPr>
        <w:pStyle w:val="aa"/>
      </w:pPr>
      <w:r w:rsidRPr="00412235">
        <w:rPr>
          <w:b/>
        </w:rPr>
        <w:t xml:space="preserve">Висновок: </w:t>
      </w:r>
      <w:r>
        <w:t xml:space="preserve">Під час </w:t>
      </w:r>
      <w:r w:rsidR="000B2142">
        <w:t>написання коду програми</w:t>
      </w:r>
      <w:r>
        <w:t xml:space="preserve"> я закріпила практичні навички роботи з типами даних</w:t>
      </w:r>
      <w:r w:rsidR="000B2142">
        <w:t xml:space="preserve"> (</w:t>
      </w:r>
      <w:r w:rsidR="000B2142">
        <w:rPr>
          <w:lang w:val="en-US"/>
        </w:rPr>
        <w:t>float</w:t>
      </w:r>
      <w:r w:rsidR="000B2142" w:rsidRPr="000B2142">
        <w:rPr>
          <w:lang w:val="ru-RU"/>
        </w:rPr>
        <w:t>/</w:t>
      </w:r>
      <w:r w:rsidR="000B2142">
        <w:rPr>
          <w:lang w:val="en-US"/>
        </w:rPr>
        <w:t>double</w:t>
      </w:r>
      <w:r w:rsidR="000B2142" w:rsidRPr="000B2142">
        <w:rPr>
          <w:lang w:val="ru-RU"/>
        </w:rPr>
        <w:t xml:space="preserve">) </w:t>
      </w:r>
      <w:r>
        <w:t xml:space="preserve"> </w:t>
      </w:r>
      <w:r w:rsidR="000B2142">
        <w:t xml:space="preserve">у </w:t>
      </w:r>
      <w:r>
        <w:t xml:space="preserve">мові C++, а також дослідила особливості виконання арифметичних операцій </w:t>
      </w:r>
      <w:proofErr w:type="spellStart"/>
      <w:r>
        <w:t>інкременту</w:t>
      </w:r>
      <w:proofErr w:type="spellEnd"/>
      <w:r>
        <w:t xml:space="preserve"> й </w:t>
      </w:r>
      <w:proofErr w:type="spellStart"/>
      <w:r>
        <w:t>декременту</w:t>
      </w:r>
      <w:proofErr w:type="spellEnd"/>
      <w:r>
        <w:t>.</w:t>
      </w:r>
    </w:p>
    <w:p w:rsidR="00412235" w:rsidRPr="00481D99" w:rsidRDefault="00412235" w:rsidP="00412235">
      <w:pPr>
        <w:pStyle w:val="aa"/>
        <w:rPr>
          <w:lang w:val="ru-RU"/>
        </w:rPr>
      </w:pPr>
      <w:r>
        <w:t>У ході обчислень я переконалася, що вибір типу даних суттєво впливає на точність результату, особливо при роботі з дуже малими числами та складними математичними ви</w:t>
      </w:r>
      <w:r w:rsidR="000B2142">
        <w:t xml:space="preserve">разами через похибки округлення; </w:t>
      </w:r>
      <w:r>
        <w:t xml:space="preserve">розробила структурований алгоритм і побудувала детальну блок-схему у середовищі </w:t>
      </w:r>
      <w:proofErr w:type="spellStart"/>
      <w:r>
        <w:t>draw.io</w:t>
      </w:r>
      <w:proofErr w:type="spellEnd"/>
      <w:r>
        <w:t>, яка повністю відображає послідовність кроків програми, ініціалізацію змінних та виведення результатів для порівняння.</w:t>
      </w:r>
    </w:p>
    <w:p w:rsidR="000B2142" w:rsidRDefault="000B2142" w:rsidP="00412235">
      <w:pPr>
        <w:pStyle w:val="aa"/>
        <w:rPr>
          <w:b/>
        </w:rPr>
      </w:pPr>
      <w:r>
        <w:rPr>
          <w:b/>
        </w:rPr>
        <w:t xml:space="preserve">Завдання №5: Програмування: </w:t>
      </w:r>
      <w:proofErr w:type="spellStart"/>
      <w:r>
        <w:rPr>
          <w:b/>
        </w:rPr>
        <w:t>Алготестер</w:t>
      </w:r>
      <w:proofErr w:type="spellEnd"/>
      <w:r>
        <w:rPr>
          <w:b/>
        </w:rPr>
        <w:t xml:space="preserve"> лабораторна задача №1, завдання 1</w:t>
      </w:r>
    </w:p>
    <w:p w:rsidR="000B2142" w:rsidRPr="000B2142" w:rsidRDefault="000B2142" w:rsidP="000B2142">
      <w:pPr>
        <w:pStyle w:val="aa"/>
        <w:rPr>
          <w:b/>
        </w:rPr>
      </w:pPr>
      <w:r>
        <w:rPr>
          <w:b/>
        </w:rPr>
        <w:t xml:space="preserve">Умова: </w:t>
      </w:r>
      <w:r w:rsidRPr="000B2142">
        <w:t xml:space="preserve">У вашого персонажа є H </w:t>
      </w:r>
      <w:proofErr w:type="spellStart"/>
      <w:r w:rsidRPr="000B2142">
        <w:t>хітпойнтів</w:t>
      </w:r>
      <w:proofErr w:type="spellEnd"/>
      <w:r w:rsidRPr="000B2142">
        <w:t xml:space="preserve"> та M мани. Персонаж 3 рази використає закляття, кожне з яких може використати </w:t>
      </w:r>
      <w:proofErr w:type="spellStart"/>
      <w:r w:rsidRPr="000B2142">
        <w:t>хітпойнти</w:t>
      </w:r>
      <w:proofErr w:type="spellEnd"/>
      <w:r w:rsidRPr="000B2142">
        <w:t xml:space="preserve"> та ману одночасно. Якщо якесь закляття забирає і </w:t>
      </w:r>
      <w:proofErr w:type="spellStart"/>
      <w:r w:rsidRPr="000B2142">
        <w:t>хітпойнти</w:t>
      </w:r>
      <w:proofErr w:type="spellEnd"/>
      <w:r w:rsidRPr="000B2142">
        <w:t xml:space="preserve"> і ману - ваш персонаж програє, отже для виграшу треба використовувати при одному заклинанні АБО </w:t>
      </w:r>
      <w:proofErr w:type="spellStart"/>
      <w:r w:rsidRPr="000B2142">
        <w:t>хітпойнти</w:t>
      </w:r>
      <w:proofErr w:type="spellEnd"/>
      <w:r w:rsidRPr="000B2142">
        <w:t xml:space="preserve">, АБО ману. Якщо в кінці персонаж буде мати </w:t>
      </w:r>
      <w:proofErr w:type="spellStart"/>
      <w:r w:rsidRPr="000B2142">
        <w:t>додатню</w:t>
      </w:r>
      <w:proofErr w:type="spellEnd"/>
      <w:r w:rsidRPr="000B2142">
        <w:t xml:space="preserve"> кількість </w:t>
      </w:r>
      <w:proofErr w:type="spellStart"/>
      <w:r w:rsidRPr="000B2142">
        <w:t>хітпойнтів</w:t>
      </w:r>
      <w:proofErr w:type="spellEnd"/>
      <w:r w:rsidRPr="000B2142">
        <w:t xml:space="preserve"> та мани (</w:t>
      </w:r>
      <w:r w:rsidRPr="000B2142">
        <w:rPr>
          <w:rFonts w:ascii="Cambria Math" w:hAnsi="Cambria Math" w:cs="Cambria Math"/>
        </w:rPr>
        <w:t>𝐻</w:t>
      </w:r>
      <w:r w:rsidRPr="000B2142">
        <w:t>,</w:t>
      </w:r>
      <w:r w:rsidRPr="000B2142">
        <w:rPr>
          <w:rFonts w:ascii="Cambria Math" w:hAnsi="Cambria Math" w:cs="Cambria Math"/>
        </w:rPr>
        <w:t>𝑀</w:t>
      </w:r>
      <w:r w:rsidRPr="000B2142">
        <w:t xml:space="preserve"> &gt;0) - він виграє, в іншому випадку програє. Ваше завдання у випадку виграшу персонажа вивести YES, вивести NO у іншому випадку.</w:t>
      </w:r>
    </w:p>
    <w:p w:rsidR="000B2142" w:rsidRPr="000B2142" w:rsidRDefault="000B2142" w:rsidP="000B2142">
      <w:pPr>
        <w:pStyle w:val="aa"/>
        <w:rPr>
          <w:b/>
        </w:rPr>
      </w:pPr>
      <w:r w:rsidRPr="000B2142">
        <w:rPr>
          <w:b/>
        </w:rPr>
        <w:t>Вхідні дані</w:t>
      </w:r>
    </w:p>
    <w:p w:rsidR="000B2142" w:rsidRPr="000B2142" w:rsidRDefault="000B2142" w:rsidP="000B2142">
      <w:pPr>
        <w:pStyle w:val="aa"/>
      </w:pPr>
      <w:r w:rsidRPr="000B2142">
        <w:t xml:space="preserve">2 цілих числа </w:t>
      </w:r>
      <w:r w:rsidRPr="000B2142">
        <w:rPr>
          <w:rFonts w:ascii="Cambria Math" w:hAnsi="Cambria Math" w:cs="Cambria Math"/>
        </w:rPr>
        <w:t>𝐻</w:t>
      </w:r>
      <w:r w:rsidRPr="000B2142">
        <w:t xml:space="preserve"> та </w:t>
      </w:r>
      <w:r w:rsidRPr="000B2142">
        <w:rPr>
          <w:rFonts w:ascii="Cambria Math" w:hAnsi="Cambria Math" w:cs="Cambria Math"/>
        </w:rPr>
        <w:t>𝑀</w:t>
      </w:r>
      <w:r w:rsidRPr="000B2142">
        <w:t xml:space="preserve"> - </w:t>
      </w:r>
      <w:proofErr w:type="spellStart"/>
      <w:r w:rsidRPr="000B2142">
        <w:t>хітпойнти</w:t>
      </w:r>
      <w:proofErr w:type="spellEnd"/>
      <w:r w:rsidRPr="000B2142">
        <w:t xml:space="preserve"> та мана персонажа</w:t>
      </w:r>
    </w:p>
    <w:p w:rsidR="000230C3" w:rsidRPr="000B2142" w:rsidRDefault="000B2142" w:rsidP="000B2142">
      <w:pPr>
        <w:pStyle w:val="aa"/>
      </w:pPr>
      <w:r w:rsidRPr="000B2142">
        <w:t xml:space="preserve">3 рядки по 2 цілих числа, </w:t>
      </w:r>
      <w:r w:rsidRPr="000B2142">
        <w:rPr>
          <w:rFonts w:ascii="Cambria Math" w:hAnsi="Cambria Math" w:cs="Cambria Math"/>
        </w:rPr>
        <w:t>ℎ𝑖</w:t>
      </w:r>
      <w:r w:rsidRPr="000B2142">
        <w:t xml:space="preserve"> та </w:t>
      </w:r>
      <w:r w:rsidRPr="000B2142">
        <w:rPr>
          <w:rFonts w:ascii="Cambria Math" w:hAnsi="Cambria Math" w:cs="Cambria Math"/>
        </w:rPr>
        <w:t>𝑚𝑖</w:t>
      </w:r>
      <w:r w:rsidRPr="000B2142">
        <w:t xml:space="preserve"> - кількість </w:t>
      </w:r>
      <w:proofErr w:type="spellStart"/>
      <w:r w:rsidRPr="000B2142">
        <w:t>хітпойнтів</w:t>
      </w:r>
      <w:proofErr w:type="spellEnd"/>
      <w:r w:rsidRPr="000B2142">
        <w:t xml:space="preserve"> та мани, які ваш персонаж потратить за хід на </w:t>
      </w:r>
      <w:r w:rsidRPr="000B2142">
        <w:rPr>
          <w:rFonts w:ascii="Cambria Math" w:hAnsi="Cambria Math" w:cs="Cambria Math"/>
        </w:rPr>
        <w:t>𝑖</w:t>
      </w:r>
      <w:r w:rsidRPr="000B2142">
        <w:t xml:space="preserve"> заклинанн</w:t>
      </w:r>
      <w:r w:rsidR="000230C3">
        <w:t>я</w:t>
      </w:r>
    </w:p>
    <w:p w:rsidR="000B2142" w:rsidRPr="000B2142" w:rsidRDefault="000B2142" w:rsidP="000B2142">
      <w:pPr>
        <w:pStyle w:val="aa"/>
        <w:rPr>
          <w:b/>
        </w:rPr>
      </w:pPr>
    </w:p>
    <w:p w:rsidR="000B2142" w:rsidRPr="000B2142" w:rsidRDefault="000B2142" w:rsidP="000B2142">
      <w:pPr>
        <w:pStyle w:val="aa"/>
        <w:rPr>
          <w:b/>
        </w:rPr>
      </w:pPr>
      <w:r w:rsidRPr="000B2142">
        <w:rPr>
          <w:b/>
        </w:rPr>
        <w:t>Вихідні дані</w:t>
      </w:r>
    </w:p>
    <w:p w:rsidR="000B2142" w:rsidRDefault="000B2142" w:rsidP="000B2142">
      <w:pPr>
        <w:pStyle w:val="aa"/>
      </w:pPr>
      <w:r w:rsidRPr="000B2142">
        <w:rPr>
          <w:rFonts w:ascii="Cambria Math" w:hAnsi="Cambria Math" w:cs="Cambria Math"/>
        </w:rPr>
        <w:t>𝑌𝐸𝑆</w:t>
      </w:r>
      <w:r w:rsidRPr="000B2142">
        <w:t xml:space="preserve"> - якщо ваш персонаж виграє, </w:t>
      </w:r>
      <w:r w:rsidRPr="000B2142">
        <w:rPr>
          <w:rFonts w:ascii="Cambria Math" w:hAnsi="Cambria Math" w:cs="Cambria Math"/>
        </w:rPr>
        <w:t>𝑁𝑂</w:t>
      </w:r>
      <w:r w:rsidRPr="000B2142">
        <w:t xml:space="preserve"> - у всіх інших випадках</w:t>
      </w:r>
    </w:p>
    <w:p w:rsidR="000230C3" w:rsidRDefault="000230C3" w:rsidP="000230C3">
      <w:pPr>
        <w:pStyle w:val="aa"/>
      </w:pPr>
      <w:r w:rsidRPr="000230C3">
        <w:rPr>
          <w:b/>
        </w:rPr>
        <w:t>Під час написання програми я:</w:t>
      </w:r>
    </w:p>
    <w:p w:rsidR="000230C3" w:rsidRDefault="000230C3" w:rsidP="000230C3">
      <w:pPr>
        <w:pStyle w:val="aa"/>
        <w:numPr>
          <w:ilvl w:val="0"/>
          <w:numId w:val="21"/>
        </w:numPr>
      </w:pPr>
      <w:r>
        <w:t xml:space="preserve">Навчилася використовувати цикл </w:t>
      </w:r>
      <w:proofErr w:type="spellStart"/>
      <w:r>
        <w:t>for</w:t>
      </w:r>
      <w:proofErr w:type="spellEnd"/>
      <w:r>
        <w:t>, щоб програма кілька разів читала числа і додавала їх одне до одного.</w:t>
      </w:r>
    </w:p>
    <w:p w:rsidR="000230C3" w:rsidRDefault="000230C3" w:rsidP="000230C3">
      <w:pPr>
        <w:pStyle w:val="aa"/>
        <w:numPr>
          <w:ilvl w:val="0"/>
          <w:numId w:val="21"/>
        </w:numPr>
      </w:pPr>
      <w:r>
        <w:t xml:space="preserve">Використовувала тип даних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long</w:t>
      </w:r>
      <w:proofErr w:type="spellEnd"/>
      <w:r>
        <w:t>, щоб програма не зламалася від великих чисел.</w:t>
      </w:r>
    </w:p>
    <w:p w:rsidR="000230C3" w:rsidRDefault="000230C3" w:rsidP="000B2142">
      <w:pPr>
        <w:pStyle w:val="aa"/>
        <w:numPr>
          <w:ilvl w:val="0"/>
          <w:numId w:val="21"/>
        </w:numPr>
      </w:pPr>
      <w:r>
        <w:t>Налаштувала перевірку, чи вистачає початкових значень (H та M) після того, як ми віднімемо від них усі введені числа. Якщо персонаж виграє — виводиться YES, якщо ні — NO.</w:t>
      </w:r>
    </w:p>
    <w:p w:rsidR="000230C3" w:rsidRDefault="000230C3" w:rsidP="000B2142">
      <w:pPr>
        <w:pStyle w:val="aa"/>
      </w:pPr>
      <w:r>
        <w:rPr>
          <w:noProof/>
        </w:rPr>
        <w:drawing>
          <wp:inline distT="0" distB="0" distL="0" distR="0">
            <wp:extent cx="5733415" cy="4916674"/>
            <wp:effectExtent l="19050" t="0" r="63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49166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1327" w:rsidRDefault="00073FC2" w:rsidP="000230C3">
      <w:pPr>
        <w:pStyle w:val="aa"/>
        <w:jc w:val="center"/>
        <w:rPr>
          <w:i/>
          <w:color w:val="4F81BD" w:themeColor="accent1"/>
        </w:rPr>
      </w:pPr>
      <w:r>
        <w:rPr>
          <w:i/>
          <w:color w:val="4F81BD" w:themeColor="accent1"/>
        </w:rPr>
        <w:t>Рис. 5</w:t>
      </w:r>
      <w:r w:rsidR="000230C3" w:rsidRPr="00921260">
        <w:rPr>
          <w:i/>
          <w:color w:val="4F81BD" w:themeColor="accent1"/>
        </w:rPr>
        <w:t xml:space="preserve"> </w:t>
      </w:r>
      <w:r w:rsidR="000230C3">
        <w:rPr>
          <w:i/>
          <w:color w:val="4F81BD" w:themeColor="accent1"/>
        </w:rPr>
        <w:t xml:space="preserve">Приклад роботи програми з </w:t>
      </w:r>
      <w:proofErr w:type="spellStart"/>
      <w:r w:rsidR="000230C3">
        <w:rPr>
          <w:i/>
          <w:color w:val="4F81BD" w:themeColor="accent1"/>
        </w:rPr>
        <w:t>контесту</w:t>
      </w:r>
      <w:proofErr w:type="spellEnd"/>
      <w:r w:rsidR="000230C3">
        <w:rPr>
          <w:i/>
          <w:color w:val="4F81BD" w:themeColor="accent1"/>
        </w:rPr>
        <w:t xml:space="preserve"> </w:t>
      </w:r>
      <w:proofErr w:type="spellStart"/>
      <w:r w:rsidR="000230C3">
        <w:rPr>
          <w:i/>
          <w:color w:val="4F81BD" w:themeColor="accent1"/>
        </w:rPr>
        <w:t>Алготестера</w:t>
      </w:r>
      <w:proofErr w:type="spellEnd"/>
      <w:r w:rsidR="000230C3">
        <w:rPr>
          <w:i/>
          <w:color w:val="4F81BD" w:themeColor="accent1"/>
        </w:rPr>
        <w:t>:</w:t>
      </w:r>
    </w:p>
    <w:p w:rsidR="00360763" w:rsidRPr="00360763" w:rsidRDefault="000F23E2" w:rsidP="00360763">
      <w:pPr>
        <w:pStyle w:val="aa"/>
        <w:rPr>
          <w:i/>
          <w:color w:val="1F497D" w:themeColor="text2"/>
        </w:rPr>
      </w:pPr>
      <w:hyperlink r:id="rId34" w:anchor="diff-caa015d00a0edad1e2061953387c9ff6611a104fb3f3dd672b3255c872428b4a" w:history="1">
        <w:r w:rsidR="00360763" w:rsidRPr="000F23E2">
          <w:rPr>
            <w:rStyle w:val="a8"/>
            <w:i/>
          </w:rPr>
          <w:t xml:space="preserve">Посилання на файл коду в </w:t>
        </w:r>
        <w:proofErr w:type="spellStart"/>
        <w:r w:rsidR="00360763" w:rsidRPr="000F23E2">
          <w:rPr>
            <w:rStyle w:val="a8"/>
            <w:i/>
          </w:rPr>
          <w:t>пр</w:t>
        </w:r>
        <w:proofErr w:type="spellEnd"/>
      </w:hyperlink>
    </w:p>
    <w:p w:rsidR="000230C3" w:rsidRDefault="000230C3" w:rsidP="000230C3">
      <w:pPr>
        <w:pStyle w:val="aa"/>
      </w:pPr>
      <w:r w:rsidRPr="000230C3">
        <w:rPr>
          <w:b/>
        </w:rPr>
        <w:lastRenderedPageBreak/>
        <w:t>Висновок:</w:t>
      </w:r>
      <w:r w:rsidR="007E77AC" w:rsidRPr="007E77AC">
        <w:t xml:space="preserve"> </w:t>
      </w:r>
      <w:r w:rsidR="007E77AC">
        <w:t xml:space="preserve">Під час розв'язання алгоритмічної задачі на платформі </w:t>
      </w:r>
      <w:proofErr w:type="spellStart"/>
      <w:r w:rsidR="007E77AC">
        <w:t>Алготестер</w:t>
      </w:r>
      <w:proofErr w:type="spellEnd"/>
      <w:r w:rsidR="007E77AC">
        <w:t xml:space="preserve"> було закріплено навички роботи з циклами (</w:t>
      </w:r>
      <w:proofErr w:type="spellStart"/>
      <w:r w:rsidR="007E77AC" w:rsidRPr="007E77AC">
        <w:rPr>
          <w:rStyle w:val="HTML"/>
          <w:rFonts w:ascii="Times New Roman" w:hAnsi="Times New Roman" w:cs="Times New Roman"/>
        </w:rPr>
        <w:t>for</w:t>
      </w:r>
      <w:proofErr w:type="spellEnd"/>
      <w:r w:rsidR="007E77AC">
        <w:t>), умовними операторами (</w:t>
      </w:r>
      <w:proofErr w:type="spellStart"/>
      <w:r w:rsidR="00077C65">
        <w:rPr>
          <w:rStyle w:val="HTML"/>
          <w:rFonts w:ascii="Times New Roman" w:hAnsi="Times New Roman" w:cs="Times New Roman"/>
        </w:rPr>
        <w:t>if</w:t>
      </w:r>
      <w:proofErr w:type="spellEnd"/>
      <w:r w:rsidR="00077C65">
        <w:rPr>
          <w:rStyle w:val="HTML"/>
          <w:rFonts w:ascii="Times New Roman" w:hAnsi="Times New Roman" w:cs="Times New Roman"/>
        </w:rPr>
        <w:t xml:space="preserve"> </w:t>
      </w:r>
      <w:proofErr w:type="spellStart"/>
      <w:r w:rsidR="007E77AC" w:rsidRPr="00077C65">
        <w:rPr>
          <w:rStyle w:val="HTML"/>
          <w:rFonts w:ascii="Times New Roman" w:hAnsi="Times New Roman" w:cs="Times New Roman"/>
        </w:rPr>
        <w:t>else</w:t>
      </w:r>
      <w:proofErr w:type="spellEnd"/>
      <w:r w:rsidR="007E77AC">
        <w:t>) та типами даних (</w:t>
      </w:r>
      <w:proofErr w:type="spellStart"/>
      <w:r w:rsidR="007E77AC" w:rsidRPr="007E77AC">
        <w:rPr>
          <w:rStyle w:val="HTML"/>
          <w:rFonts w:ascii="Times New Roman" w:hAnsi="Times New Roman" w:cs="Times New Roman"/>
        </w:rPr>
        <w:t>long</w:t>
      </w:r>
      <w:proofErr w:type="spellEnd"/>
      <w:r w:rsidR="007E77AC" w:rsidRPr="007E77AC">
        <w:rPr>
          <w:rStyle w:val="HTML"/>
          <w:rFonts w:ascii="Times New Roman" w:hAnsi="Times New Roman" w:cs="Times New Roman"/>
        </w:rPr>
        <w:t xml:space="preserve"> </w:t>
      </w:r>
      <w:proofErr w:type="spellStart"/>
      <w:r w:rsidR="007E77AC" w:rsidRPr="007E77AC">
        <w:rPr>
          <w:rStyle w:val="HTML"/>
          <w:rFonts w:ascii="Times New Roman" w:hAnsi="Times New Roman" w:cs="Times New Roman"/>
        </w:rPr>
        <w:t>long</w:t>
      </w:r>
      <w:proofErr w:type="spellEnd"/>
      <w:r w:rsidR="007E77AC">
        <w:t>).</w:t>
      </w:r>
    </w:p>
    <w:p w:rsidR="000230C3" w:rsidRDefault="000230C3" w:rsidP="000230C3">
      <w:pPr>
        <w:pStyle w:val="aa"/>
        <w:rPr>
          <w:b/>
        </w:rPr>
      </w:pPr>
      <w:r>
        <w:rPr>
          <w:b/>
        </w:rPr>
        <w:t>Завдання №6: Системи числення та практична взаємодія з ними:</w:t>
      </w:r>
    </w:p>
    <w:p w:rsidR="003B1392" w:rsidRPr="003B1392" w:rsidRDefault="000230C3" w:rsidP="003B1392">
      <w:pPr>
        <w:pStyle w:val="aa"/>
        <w:rPr>
          <w:b/>
        </w:rPr>
      </w:pPr>
      <w:r>
        <w:rPr>
          <w:b/>
        </w:rPr>
        <w:t>Умова завдання:</w:t>
      </w:r>
      <w:r w:rsidR="003B1392">
        <w:rPr>
          <w:b/>
        </w:rPr>
        <w:t xml:space="preserve"> </w:t>
      </w:r>
      <w:r w:rsidR="003B1392" w:rsidRPr="003B1392">
        <w:rPr>
          <w:b/>
        </w:rPr>
        <w:t>Завдання на калькуляції в двійковій системі:</w:t>
      </w:r>
    </w:p>
    <w:p w:rsidR="003B1392" w:rsidRPr="003B1392" w:rsidRDefault="003B1392" w:rsidP="003B1392">
      <w:pPr>
        <w:pStyle w:val="aa"/>
        <w:numPr>
          <w:ilvl w:val="0"/>
          <w:numId w:val="22"/>
        </w:numPr>
      </w:pPr>
      <w:r w:rsidRPr="003B1392">
        <w:t xml:space="preserve">Згенерувати в </w:t>
      </w:r>
      <w:proofErr w:type="spellStart"/>
      <w:r w:rsidRPr="003B1392">
        <w:t>рандомайзері</w:t>
      </w:r>
      <w:proofErr w:type="spellEnd"/>
      <w:r w:rsidRPr="003B1392">
        <w:t xml:space="preserve"> десяткове число y від 15 до 89</w:t>
      </w:r>
    </w:p>
    <w:p w:rsidR="003B1392" w:rsidRPr="003B1392" w:rsidRDefault="003B1392" w:rsidP="003B1392">
      <w:pPr>
        <w:pStyle w:val="aa"/>
        <w:numPr>
          <w:ilvl w:val="0"/>
          <w:numId w:val="22"/>
        </w:numPr>
      </w:pPr>
      <w:r w:rsidRPr="003B1392">
        <w:t xml:space="preserve">Згенерувати в </w:t>
      </w:r>
      <w:proofErr w:type="spellStart"/>
      <w:r w:rsidRPr="003B1392">
        <w:t>рандомайзері</w:t>
      </w:r>
      <w:proofErr w:type="spellEnd"/>
      <w:r w:rsidRPr="003B1392">
        <w:t xml:space="preserve"> десяткове число x від 15 до 89</w:t>
      </w:r>
    </w:p>
    <w:p w:rsidR="003B1392" w:rsidRPr="003B1392" w:rsidRDefault="003B1392" w:rsidP="003B1392">
      <w:pPr>
        <w:pStyle w:val="aa"/>
        <w:numPr>
          <w:ilvl w:val="0"/>
          <w:numId w:val="22"/>
        </w:numPr>
      </w:pPr>
      <w:r w:rsidRPr="003B1392">
        <w:t>Перевести y у двійкову систему числення</w:t>
      </w:r>
    </w:p>
    <w:p w:rsidR="003B1392" w:rsidRPr="003B1392" w:rsidRDefault="003B1392" w:rsidP="003B1392">
      <w:pPr>
        <w:pStyle w:val="aa"/>
        <w:numPr>
          <w:ilvl w:val="0"/>
          <w:numId w:val="22"/>
        </w:numPr>
      </w:pPr>
      <w:r w:rsidRPr="003B1392">
        <w:t>Перевести x у двійкову систему числення</w:t>
      </w:r>
    </w:p>
    <w:p w:rsidR="003B1392" w:rsidRPr="003B1392" w:rsidRDefault="003B1392" w:rsidP="003B1392">
      <w:pPr>
        <w:pStyle w:val="aa"/>
        <w:numPr>
          <w:ilvl w:val="0"/>
          <w:numId w:val="22"/>
        </w:numPr>
      </w:pPr>
      <w:r w:rsidRPr="003B1392">
        <w:t>Додати два двійкових числа x та y</w:t>
      </w:r>
    </w:p>
    <w:p w:rsidR="003B1392" w:rsidRPr="003B1392" w:rsidRDefault="003B1392" w:rsidP="003B1392">
      <w:pPr>
        <w:pStyle w:val="aa"/>
        <w:numPr>
          <w:ilvl w:val="0"/>
          <w:numId w:val="22"/>
        </w:numPr>
      </w:pPr>
      <w:r w:rsidRPr="003B1392">
        <w:t xml:space="preserve">Поділити отриману суму на менше </w:t>
      </w:r>
      <w:proofErr w:type="spellStart"/>
      <w:r w:rsidRPr="003B1392">
        <w:t>згенероване</w:t>
      </w:r>
      <w:proofErr w:type="spellEnd"/>
      <w:r w:rsidRPr="003B1392">
        <w:t xml:space="preserve"> число</w:t>
      </w:r>
    </w:p>
    <w:p w:rsidR="000230C3" w:rsidRDefault="003B1392" w:rsidP="003B1392">
      <w:pPr>
        <w:pStyle w:val="aa"/>
        <w:numPr>
          <w:ilvl w:val="0"/>
          <w:numId w:val="22"/>
        </w:numPr>
      </w:pPr>
      <w:r w:rsidRPr="003B1392">
        <w:t>Перевести результат ділення в десяткове число</w:t>
      </w:r>
    </w:p>
    <w:p w:rsidR="003B1392" w:rsidRDefault="003B1392" w:rsidP="003B1392">
      <w:pPr>
        <w:pStyle w:val="aa"/>
        <w:rPr>
          <w:b/>
        </w:rPr>
      </w:pPr>
      <w:r w:rsidRPr="003B1392">
        <w:rPr>
          <w:b/>
        </w:rPr>
        <w:t>Хід роботи:</w:t>
      </w:r>
    </w:p>
    <w:p w:rsidR="003B1392" w:rsidRDefault="003B1392" w:rsidP="003B1392">
      <w:pPr>
        <w:pStyle w:val="aa"/>
        <w:rPr>
          <w:b/>
        </w:rPr>
      </w:pPr>
      <w:r>
        <w:rPr>
          <w:b/>
          <w:noProof/>
        </w:rPr>
        <w:drawing>
          <wp:inline distT="0" distB="0" distL="0" distR="0">
            <wp:extent cx="5733415" cy="3225046"/>
            <wp:effectExtent l="19050" t="0" r="63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250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1392" w:rsidRDefault="003B1392" w:rsidP="003B1392">
      <w:pPr>
        <w:pStyle w:val="aa"/>
        <w:rPr>
          <w:b/>
        </w:rPr>
      </w:pPr>
      <w:r>
        <w:rPr>
          <w:b/>
          <w:noProof/>
        </w:rPr>
        <w:lastRenderedPageBreak/>
        <w:drawing>
          <wp:inline distT="0" distB="0" distL="0" distR="0">
            <wp:extent cx="5733415" cy="3225046"/>
            <wp:effectExtent l="19050" t="0" r="63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250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1392" w:rsidRPr="003B1392" w:rsidRDefault="00073FC2" w:rsidP="003B1392">
      <w:pPr>
        <w:pStyle w:val="aa"/>
        <w:jc w:val="center"/>
        <w:rPr>
          <w:i/>
          <w:color w:val="4F81BD" w:themeColor="accent1"/>
        </w:rPr>
      </w:pPr>
      <w:r>
        <w:rPr>
          <w:i/>
          <w:color w:val="4F81BD" w:themeColor="accent1"/>
        </w:rPr>
        <w:t>Рис. 6</w:t>
      </w:r>
      <w:r w:rsidR="003B1392" w:rsidRPr="003B1392">
        <w:rPr>
          <w:i/>
          <w:color w:val="4F81BD" w:themeColor="accent1"/>
        </w:rPr>
        <w:t xml:space="preserve"> Результати </w:t>
      </w:r>
      <w:proofErr w:type="spellStart"/>
      <w:r w:rsidR="003B1392" w:rsidRPr="003B1392">
        <w:rPr>
          <w:i/>
          <w:color w:val="4F81BD" w:themeColor="accent1"/>
        </w:rPr>
        <w:t>рандомайзера</w:t>
      </w:r>
      <w:proofErr w:type="spellEnd"/>
      <w:r w:rsidR="003B1392" w:rsidRPr="003B1392">
        <w:rPr>
          <w:i/>
          <w:color w:val="4F81BD" w:themeColor="accent1"/>
        </w:rPr>
        <w:t>:</w:t>
      </w:r>
    </w:p>
    <w:p w:rsidR="003B1392" w:rsidRDefault="003B1392" w:rsidP="003B1392">
      <w:pPr>
        <w:pStyle w:val="aa"/>
        <w:rPr>
          <w:b/>
        </w:rPr>
      </w:pPr>
      <w:r>
        <w:rPr>
          <w:b/>
          <w:noProof/>
        </w:rPr>
        <w:drawing>
          <wp:inline distT="0" distB="0" distL="0" distR="0">
            <wp:extent cx="5733415" cy="4506106"/>
            <wp:effectExtent l="19050" t="0" r="63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45061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1392" w:rsidRDefault="00073FC2" w:rsidP="003B1392">
      <w:pPr>
        <w:pStyle w:val="aa"/>
        <w:jc w:val="center"/>
        <w:rPr>
          <w:i/>
          <w:color w:val="4F81BD" w:themeColor="accent1"/>
        </w:rPr>
      </w:pPr>
      <w:r>
        <w:rPr>
          <w:i/>
          <w:color w:val="4F81BD" w:themeColor="accent1"/>
        </w:rPr>
        <w:t>Рис. 7</w:t>
      </w:r>
      <w:r w:rsidR="003B1392">
        <w:rPr>
          <w:i/>
          <w:color w:val="4F81BD" w:themeColor="accent1"/>
        </w:rPr>
        <w:t xml:space="preserve"> Результати обчислень</w:t>
      </w:r>
      <w:r w:rsidR="003B1392" w:rsidRPr="003B1392">
        <w:rPr>
          <w:i/>
          <w:color w:val="4F81BD" w:themeColor="accent1"/>
        </w:rPr>
        <w:t>:</w:t>
      </w:r>
    </w:p>
    <w:p w:rsidR="003B1392" w:rsidRDefault="003B1392" w:rsidP="003B1392">
      <w:pPr>
        <w:pStyle w:val="aa"/>
        <w:rPr>
          <w:color w:val="000000" w:themeColor="text1"/>
        </w:rPr>
      </w:pPr>
      <w:r w:rsidRPr="003B1392">
        <w:rPr>
          <w:b/>
          <w:color w:val="000000" w:themeColor="text1"/>
        </w:rPr>
        <w:lastRenderedPageBreak/>
        <w:t xml:space="preserve">Висновок: </w:t>
      </w:r>
      <w:r w:rsidRPr="003B1392">
        <w:rPr>
          <w:color w:val="000000" w:themeColor="text1"/>
        </w:rPr>
        <w:t>Під час викона</w:t>
      </w:r>
      <w:r>
        <w:rPr>
          <w:color w:val="000000" w:themeColor="text1"/>
        </w:rPr>
        <w:t xml:space="preserve">ння цього завдання я </w:t>
      </w:r>
      <w:r w:rsidRPr="003B1392">
        <w:rPr>
          <w:color w:val="000000" w:themeColor="text1"/>
        </w:rPr>
        <w:t xml:space="preserve"> закріпила навички роботи з різними системами чис</w:t>
      </w:r>
      <w:r>
        <w:rPr>
          <w:color w:val="000000" w:themeColor="text1"/>
        </w:rPr>
        <w:t xml:space="preserve">лення. Зокрема, навчилася </w:t>
      </w:r>
      <w:r w:rsidRPr="003B1392">
        <w:rPr>
          <w:color w:val="000000" w:themeColor="text1"/>
        </w:rPr>
        <w:t>переводити числа з десяткової системи у двійкову, а також виконувати основні арифметичні дії над двійковими числами: додавання, віднімання та ділення. Це допомогло краще зрозуміти, як саме комп'ютери опрацьовують інформацію на найнижчому рівні.</w:t>
      </w:r>
    </w:p>
    <w:p w:rsidR="003B1392" w:rsidRDefault="003B1392" w:rsidP="003B1392">
      <w:pPr>
        <w:pStyle w:val="aa"/>
        <w:rPr>
          <w:b/>
          <w:color w:val="000000" w:themeColor="text1"/>
        </w:rPr>
      </w:pPr>
      <w:r w:rsidRPr="003B1392">
        <w:rPr>
          <w:b/>
          <w:color w:val="000000" w:themeColor="text1"/>
        </w:rPr>
        <w:t>Завдання №7: Програмування: Практична задача №1</w:t>
      </w:r>
    </w:p>
    <w:p w:rsidR="00E459B4" w:rsidRDefault="003B1392" w:rsidP="003B1392">
      <w:pPr>
        <w:pStyle w:val="aa"/>
        <w:rPr>
          <w:color w:val="000000" w:themeColor="text1"/>
        </w:rPr>
      </w:pPr>
      <w:r>
        <w:rPr>
          <w:b/>
          <w:color w:val="000000" w:themeColor="text1"/>
        </w:rPr>
        <w:t xml:space="preserve">Умова задачі: </w:t>
      </w:r>
      <w:r w:rsidRPr="00E459B4">
        <w:rPr>
          <w:color w:val="000000" w:themeColor="text1"/>
        </w:rPr>
        <w:t>Ви створюєте простий аналізатор надійності пароля. Користувач описує свій пароль, його довжину та які типи символів у ньому є, а програма визначає рівень надійності і видає рекомендацію, що саме в</w:t>
      </w:r>
      <w:r w:rsidR="00E459B4">
        <w:rPr>
          <w:color w:val="000000" w:themeColor="text1"/>
        </w:rPr>
        <w:t xml:space="preserve">арто виправити. </w:t>
      </w:r>
      <w:r w:rsidRPr="00E459B4">
        <w:rPr>
          <w:color w:val="000000" w:themeColor="text1"/>
        </w:rPr>
        <w:t>Програма не зчитує сам пароль, а працює з його характеристиками.</w:t>
      </w:r>
    </w:p>
    <w:p w:rsidR="003B1392" w:rsidRDefault="003B1392" w:rsidP="003B1392">
      <w:pPr>
        <w:pStyle w:val="aa"/>
        <w:rPr>
          <w:color w:val="000000" w:themeColor="text1"/>
        </w:rPr>
      </w:pPr>
      <w:r w:rsidRPr="003B1392">
        <w:rPr>
          <w:b/>
          <w:color w:val="000000" w:themeColor="text1"/>
        </w:rPr>
        <w:t xml:space="preserve">Обмеження: </w:t>
      </w:r>
      <w:r w:rsidRPr="00E459B4">
        <w:rPr>
          <w:color w:val="000000" w:themeColor="text1"/>
        </w:rPr>
        <w:t>сторонні бібліотеки використовувати заборонено.</w:t>
      </w:r>
    </w:p>
    <w:p w:rsidR="007E77AC" w:rsidRDefault="007E77AC" w:rsidP="003B1392">
      <w:pPr>
        <w:pStyle w:val="aa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>
            <wp:extent cx="5733415" cy="2448723"/>
            <wp:effectExtent l="19050" t="0" r="63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4487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77AC" w:rsidRDefault="007E77AC" w:rsidP="003B1392">
      <w:pPr>
        <w:pStyle w:val="aa"/>
        <w:rPr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inline distT="0" distB="0" distL="0" distR="0">
            <wp:extent cx="5733415" cy="5481560"/>
            <wp:effectExtent l="19050" t="0" r="63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54815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59B4" w:rsidRDefault="00E459B4" w:rsidP="003B1392">
      <w:pPr>
        <w:pStyle w:val="aa"/>
        <w:rPr>
          <w:color w:val="000000" w:themeColor="text1"/>
        </w:rPr>
      </w:pPr>
      <w:r w:rsidRPr="00E459B4">
        <w:rPr>
          <w:b/>
          <w:color w:val="000000" w:themeColor="text1"/>
        </w:rPr>
        <w:t>Хід роботи:</w:t>
      </w:r>
      <w:r w:rsidR="007E77AC">
        <w:rPr>
          <w:b/>
          <w:color w:val="000000" w:themeColor="text1"/>
        </w:rPr>
        <w:t xml:space="preserve"> </w:t>
      </w:r>
      <w:r w:rsidR="007E77AC">
        <w:rPr>
          <w:color w:val="000000" w:themeColor="text1"/>
        </w:rPr>
        <w:t xml:space="preserve">Написала програму з використанням типів змінних </w:t>
      </w:r>
      <w:r w:rsidR="007E77AC" w:rsidRPr="007E77AC">
        <w:rPr>
          <w:color w:val="000000" w:themeColor="text1"/>
        </w:rPr>
        <w:t xml:space="preserve"> </w:t>
      </w:r>
      <w:proofErr w:type="spellStart"/>
      <w:r w:rsidR="007E77AC">
        <w:rPr>
          <w:color w:val="000000" w:themeColor="text1"/>
          <w:lang w:val="en-US"/>
        </w:rPr>
        <w:t>int</w:t>
      </w:r>
      <w:proofErr w:type="spellEnd"/>
      <w:r w:rsidR="007E77AC" w:rsidRPr="007E77AC">
        <w:rPr>
          <w:color w:val="000000" w:themeColor="text1"/>
        </w:rPr>
        <w:t xml:space="preserve">, </w:t>
      </w:r>
      <w:r w:rsidR="007E77AC">
        <w:rPr>
          <w:color w:val="000000" w:themeColor="text1"/>
          <w:lang w:val="en-US"/>
        </w:rPr>
        <w:t>char</w:t>
      </w:r>
      <w:r w:rsidR="007E77AC" w:rsidRPr="007E77AC">
        <w:rPr>
          <w:color w:val="000000" w:themeColor="text1"/>
        </w:rPr>
        <w:t xml:space="preserve">, </w:t>
      </w:r>
      <w:proofErr w:type="spellStart"/>
      <w:r w:rsidR="007E77AC">
        <w:rPr>
          <w:color w:val="000000" w:themeColor="text1"/>
          <w:lang w:val="en-US"/>
        </w:rPr>
        <w:t>bool</w:t>
      </w:r>
      <w:proofErr w:type="spellEnd"/>
      <w:r w:rsidR="007E77AC" w:rsidRPr="007E77AC">
        <w:rPr>
          <w:color w:val="000000" w:themeColor="text1"/>
        </w:rPr>
        <w:t xml:space="preserve"> </w:t>
      </w:r>
      <w:r w:rsidR="007E77AC">
        <w:rPr>
          <w:color w:val="000000" w:themeColor="text1"/>
        </w:rPr>
        <w:t xml:space="preserve">та умовного оператора </w:t>
      </w:r>
      <w:r w:rsidR="007E77AC">
        <w:rPr>
          <w:color w:val="000000" w:themeColor="text1"/>
          <w:lang w:val="en-US"/>
        </w:rPr>
        <w:t>if</w:t>
      </w:r>
      <w:r w:rsidR="007E77AC" w:rsidRPr="007E77AC">
        <w:rPr>
          <w:color w:val="000000" w:themeColor="text1"/>
        </w:rPr>
        <w:t xml:space="preserve"> / </w:t>
      </w:r>
      <w:r w:rsidR="007E77AC">
        <w:rPr>
          <w:color w:val="000000" w:themeColor="text1"/>
          <w:lang w:val="en-US"/>
        </w:rPr>
        <w:t>if</w:t>
      </w:r>
      <w:r w:rsidR="007E77AC" w:rsidRPr="007E77AC">
        <w:rPr>
          <w:color w:val="000000" w:themeColor="text1"/>
        </w:rPr>
        <w:t xml:space="preserve"> </w:t>
      </w:r>
      <w:r w:rsidR="007E77AC">
        <w:rPr>
          <w:color w:val="000000" w:themeColor="text1"/>
          <w:lang w:val="en-US"/>
        </w:rPr>
        <w:t>else</w:t>
      </w:r>
      <w:r w:rsidR="007E77AC" w:rsidRPr="007E77AC">
        <w:rPr>
          <w:color w:val="000000" w:themeColor="text1"/>
        </w:rPr>
        <w:t xml:space="preserve">,  для </w:t>
      </w:r>
      <w:r w:rsidR="007E77AC">
        <w:rPr>
          <w:color w:val="000000" w:themeColor="text1"/>
        </w:rPr>
        <w:t xml:space="preserve"> рекомендацій використала конструкцію розгалужень </w:t>
      </w:r>
      <w:r w:rsidR="007E77AC">
        <w:rPr>
          <w:color w:val="000000" w:themeColor="text1"/>
          <w:lang w:val="en-US"/>
        </w:rPr>
        <w:t>switch</w:t>
      </w:r>
      <w:r w:rsidR="007E77AC" w:rsidRPr="007E77AC">
        <w:rPr>
          <w:color w:val="000000" w:themeColor="text1"/>
        </w:rPr>
        <w:t xml:space="preserve"> </w:t>
      </w:r>
      <w:r w:rsidR="007E77AC">
        <w:rPr>
          <w:color w:val="000000" w:themeColor="text1"/>
          <w:lang w:val="en-US"/>
        </w:rPr>
        <w:t>case</w:t>
      </w:r>
      <w:r w:rsidR="007E77AC" w:rsidRPr="007E77AC">
        <w:rPr>
          <w:color w:val="000000" w:themeColor="text1"/>
        </w:rPr>
        <w:t xml:space="preserve">. </w:t>
      </w:r>
      <w:r w:rsidR="007E77AC">
        <w:rPr>
          <w:color w:val="000000" w:themeColor="text1"/>
        </w:rPr>
        <w:t xml:space="preserve">Виконала </w:t>
      </w:r>
      <w:proofErr w:type="spellStart"/>
      <w:r w:rsidR="007E77AC">
        <w:rPr>
          <w:color w:val="000000" w:themeColor="text1"/>
        </w:rPr>
        <w:t>валідацію</w:t>
      </w:r>
      <w:proofErr w:type="spellEnd"/>
      <w:r w:rsidR="007E77AC">
        <w:rPr>
          <w:color w:val="000000" w:themeColor="text1"/>
        </w:rPr>
        <w:t xml:space="preserve"> коду та прокоментувала кожен блок дій. Виконала 16 </w:t>
      </w:r>
      <w:proofErr w:type="spellStart"/>
      <w:r w:rsidR="007E77AC">
        <w:rPr>
          <w:color w:val="000000" w:themeColor="text1"/>
        </w:rPr>
        <w:t>тесткейсів</w:t>
      </w:r>
      <w:proofErr w:type="spellEnd"/>
      <w:r w:rsidR="007E77AC">
        <w:rPr>
          <w:color w:val="000000" w:themeColor="text1"/>
        </w:rPr>
        <w:t>.</w:t>
      </w:r>
    </w:p>
    <w:p w:rsidR="007E77AC" w:rsidRDefault="007E77AC" w:rsidP="003B1392">
      <w:pPr>
        <w:pStyle w:val="aa"/>
        <w:rPr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inline distT="0" distB="0" distL="0" distR="0">
            <wp:extent cx="5733415" cy="3225046"/>
            <wp:effectExtent l="19050" t="0" r="63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250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77AC" w:rsidRDefault="00073FC2" w:rsidP="007E77AC">
      <w:pPr>
        <w:pStyle w:val="aa"/>
        <w:jc w:val="center"/>
        <w:rPr>
          <w:i/>
          <w:color w:val="4F81BD" w:themeColor="accent1"/>
        </w:rPr>
      </w:pPr>
      <w:r>
        <w:rPr>
          <w:i/>
          <w:color w:val="4F81BD" w:themeColor="accent1"/>
        </w:rPr>
        <w:t>Рис. 8</w:t>
      </w:r>
      <w:r w:rsidR="007E77AC">
        <w:rPr>
          <w:i/>
          <w:color w:val="4F81BD" w:themeColor="accent1"/>
        </w:rPr>
        <w:t xml:space="preserve"> Результати запуску програми</w:t>
      </w:r>
      <w:r w:rsidR="007E77AC" w:rsidRPr="003B1392">
        <w:rPr>
          <w:i/>
          <w:color w:val="4F81BD" w:themeColor="accent1"/>
        </w:rPr>
        <w:t>:</w:t>
      </w:r>
    </w:p>
    <w:p w:rsidR="007E77AC" w:rsidRPr="00481D99" w:rsidRDefault="000F23E2" w:rsidP="003B1392">
      <w:pPr>
        <w:pStyle w:val="aa"/>
        <w:rPr>
          <w:b/>
          <w:i/>
          <w:color w:val="1F497D" w:themeColor="text2"/>
          <w:lang w:val="ru-RU"/>
        </w:rPr>
      </w:pPr>
      <w:hyperlink r:id="rId41" w:anchor="diff-9cac6a841e8435c604cef8a8590822b0b899cb95b50a715c1a5826921a6248f0" w:history="1">
        <w:r w:rsidR="00077C65" w:rsidRPr="000F23E2">
          <w:rPr>
            <w:rStyle w:val="a8"/>
            <w:i/>
          </w:rPr>
          <w:t xml:space="preserve">Посилання на файл коду в </w:t>
        </w:r>
        <w:proofErr w:type="spellStart"/>
        <w:r w:rsidR="00077C65" w:rsidRPr="000F23E2">
          <w:rPr>
            <w:rStyle w:val="a8"/>
            <w:i/>
          </w:rPr>
          <w:t>пр</w:t>
        </w:r>
        <w:proofErr w:type="spellEnd"/>
      </w:hyperlink>
    </w:p>
    <w:p w:rsidR="00E459B4" w:rsidRDefault="00E459B4" w:rsidP="003B1392">
      <w:pPr>
        <w:pStyle w:val="aa"/>
        <w:rPr>
          <w:b/>
          <w:color w:val="000000" w:themeColor="text1"/>
        </w:rPr>
      </w:pPr>
      <w:r>
        <w:rPr>
          <w:b/>
          <w:color w:val="000000" w:themeColor="text1"/>
        </w:rPr>
        <w:t>Висновок:</w:t>
      </w:r>
      <w:r w:rsidR="00077C65">
        <w:rPr>
          <w:b/>
          <w:color w:val="000000" w:themeColor="text1"/>
        </w:rPr>
        <w:t xml:space="preserve"> </w:t>
      </w:r>
      <w:r w:rsidR="00077C65" w:rsidRPr="00077C65">
        <w:rPr>
          <w:color w:val="000000" w:themeColor="text1"/>
        </w:rPr>
        <w:t>Закріпила теоретичні знання практичним опрацюванням.</w:t>
      </w:r>
    </w:p>
    <w:p w:rsidR="00E459B4" w:rsidRDefault="00E459B4" w:rsidP="003B1392">
      <w:pPr>
        <w:pStyle w:val="aa"/>
        <w:rPr>
          <w:b/>
          <w:color w:val="000000" w:themeColor="text1"/>
          <w:lang w:val="en-US"/>
        </w:rPr>
      </w:pPr>
      <w:r>
        <w:rPr>
          <w:b/>
          <w:color w:val="000000" w:themeColor="text1"/>
        </w:rPr>
        <w:t xml:space="preserve">Завдання №8: Програмування: </w:t>
      </w:r>
      <w:proofErr w:type="spellStart"/>
      <w:r>
        <w:rPr>
          <w:b/>
          <w:color w:val="000000" w:themeColor="text1"/>
        </w:rPr>
        <w:t>Алготестер</w:t>
      </w:r>
      <w:proofErr w:type="spellEnd"/>
      <w:r>
        <w:rPr>
          <w:b/>
          <w:color w:val="000000" w:themeColor="text1"/>
        </w:rPr>
        <w:t xml:space="preserve"> </w:t>
      </w:r>
      <w:proofErr w:type="spellStart"/>
      <w:r>
        <w:rPr>
          <w:b/>
          <w:color w:val="000000" w:themeColor="text1"/>
        </w:rPr>
        <w:t>самоопрацювання</w:t>
      </w:r>
      <w:proofErr w:type="spellEnd"/>
      <w:r>
        <w:rPr>
          <w:b/>
          <w:color w:val="000000" w:themeColor="text1"/>
        </w:rPr>
        <w:t xml:space="preserve"> задач</w:t>
      </w:r>
    </w:p>
    <w:p w:rsidR="00DE6CB7" w:rsidRPr="00360763" w:rsidRDefault="00DE6CB7" w:rsidP="003B1392">
      <w:pPr>
        <w:pStyle w:val="aa"/>
        <w:rPr>
          <w:b/>
          <w:color w:val="000000" w:themeColor="text1"/>
        </w:rPr>
      </w:pPr>
      <w:r>
        <w:rPr>
          <w:b/>
          <w:noProof/>
          <w:color w:val="000000" w:themeColor="text1"/>
        </w:rPr>
        <w:drawing>
          <wp:inline distT="0" distB="0" distL="0" distR="0">
            <wp:extent cx="5733415" cy="3225046"/>
            <wp:effectExtent l="19050" t="0" r="63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250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6CB7" w:rsidRDefault="00DE6CB7" w:rsidP="003B1392">
      <w:pPr>
        <w:pStyle w:val="aa"/>
        <w:rPr>
          <w:b/>
          <w:color w:val="000000" w:themeColor="text1"/>
          <w:lang w:val="en-US"/>
        </w:rPr>
      </w:pPr>
      <w:r>
        <w:rPr>
          <w:b/>
          <w:noProof/>
          <w:color w:val="000000" w:themeColor="text1"/>
        </w:rPr>
        <w:lastRenderedPageBreak/>
        <w:drawing>
          <wp:inline distT="0" distB="0" distL="0" distR="0">
            <wp:extent cx="5733415" cy="3225046"/>
            <wp:effectExtent l="19050" t="0" r="63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250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E6CB7" w:rsidRDefault="00073FC2" w:rsidP="00DE6CB7">
      <w:pPr>
        <w:pStyle w:val="aa"/>
        <w:jc w:val="center"/>
        <w:rPr>
          <w:i/>
          <w:color w:val="4F81BD" w:themeColor="accent1"/>
        </w:rPr>
      </w:pPr>
      <w:r>
        <w:rPr>
          <w:i/>
          <w:color w:val="4F81BD" w:themeColor="accent1"/>
        </w:rPr>
        <w:t>Рис. 9</w:t>
      </w:r>
      <w:r w:rsidR="00DE6CB7">
        <w:rPr>
          <w:i/>
          <w:color w:val="4F81BD" w:themeColor="accent1"/>
        </w:rPr>
        <w:t xml:space="preserve"> Результати запуску програми</w:t>
      </w:r>
      <w:r w:rsidR="00DE6CB7" w:rsidRPr="003B1392">
        <w:rPr>
          <w:i/>
          <w:color w:val="4F81BD" w:themeColor="accent1"/>
        </w:rPr>
        <w:t>:</w:t>
      </w:r>
    </w:p>
    <w:p w:rsidR="00360763" w:rsidRPr="00360763" w:rsidRDefault="000F23E2" w:rsidP="00360763">
      <w:pPr>
        <w:pStyle w:val="aa"/>
        <w:rPr>
          <w:i/>
          <w:color w:val="1F497D" w:themeColor="text2"/>
        </w:rPr>
      </w:pPr>
      <w:hyperlink r:id="rId44" w:anchor="diff-552e107f70e2c7c23385855513e43b9eb93c60b2d184297b275a26b1c5802983" w:history="1">
        <w:r w:rsidR="00360763" w:rsidRPr="000F23E2">
          <w:rPr>
            <w:rStyle w:val="a8"/>
            <w:i/>
          </w:rPr>
          <w:t xml:space="preserve">Посилання на файл коду в </w:t>
        </w:r>
        <w:proofErr w:type="spellStart"/>
        <w:r w:rsidR="00360763" w:rsidRPr="000F23E2">
          <w:rPr>
            <w:rStyle w:val="a8"/>
            <w:i/>
          </w:rPr>
          <w:t>пр</w:t>
        </w:r>
        <w:proofErr w:type="spellEnd"/>
      </w:hyperlink>
    </w:p>
    <w:p w:rsidR="00DE6CB7" w:rsidRPr="00DE6CB7" w:rsidRDefault="00DE6CB7" w:rsidP="003B1392">
      <w:pPr>
        <w:pStyle w:val="aa"/>
        <w:rPr>
          <w:b/>
          <w:color w:val="000000" w:themeColor="text1"/>
          <w:lang w:val="ru-RU"/>
        </w:rPr>
      </w:pPr>
    </w:p>
    <w:p w:rsidR="00E459B4" w:rsidRDefault="00E459B4" w:rsidP="00E459B4">
      <w:pPr>
        <w:pStyle w:val="aa"/>
        <w:jc w:val="center"/>
        <w:rPr>
          <w:b/>
          <w:color w:val="000000" w:themeColor="text1"/>
          <w:sz w:val="28"/>
          <w:szCs w:val="28"/>
        </w:rPr>
      </w:pPr>
      <w:r w:rsidRPr="00E459B4">
        <w:rPr>
          <w:b/>
          <w:color w:val="000000" w:themeColor="text1"/>
          <w:sz w:val="28"/>
          <w:szCs w:val="28"/>
        </w:rPr>
        <w:t>Кооперація з командою:</w:t>
      </w:r>
    </w:p>
    <w:p w:rsidR="00E459B4" w:rsidRDefault="00E459B4" w:rsidP="00E459B4">
      <w:pPr>
        <w:pStyle w:val="aa"/>
        <w:rPr>
          <w:color w:val="000000" w:themeColor="text1"/>
        </w:rPr>
      </w:pPr>
      <w:r w:rsidRPr="00E459B4">
        <w:rPr>
          <w:color w:val="000000" w:themeColor="text1"/>
        </w:rPr>
        <w:t>Протягом</w:t>
      </w:r>
      <w:r>
        <w:rPr>
          <w:color w:val="000000" w:themeColor="text1"/>
        </w:rPr>
        <w:t xml:space="preserve"> виконання лабораторних та практичних завдань, обговорювали всі питання з командою №5. Також перевіряли </w:t>
      </w:r>
      <w:proofErr w:type="spellStart"/>
      <w:r>
        <w:rPr>
          <w:color w:val="000000" w:themeColor="text1"/>
        </w:rPr>
        <w:t>пулл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реквести</w:t>
      </w:r>
      <w:proofErr w:type="spellEnd"/>
      <w:r>
        <w:rPr>
          <w:color w:val="000000" w:themeColor="text1"/>
        </w:rPr>
        <w:t xml:space="preserve"> одне одного та </w:t>
      </w:r>
      <w:proofErr w:type="spellStart"/>
      <w:r>
        <w:rPr>
          <w:color w:val="000000" w:themeColor="text1"/>
        </w:rPr>
        <w:t>апрували</w:t>
      </w:r>
      <w:proofErr w:type="spellEnd"/>
      <w:r>
        <w:rPr>
          <w:color w:val="000000" w:themeColor="text1"/>
        </w:rPr>
        <w:t xml:space="preserve"> їх, якщо все гаразд:</w:t>
      </w:r>
    </w:p>
    <w:p w:rsidR="00E459B4" w:rsidRDefault="00E459B4" w:rsidP="00E459B4">
      <w:pPr>
        <w:pStyle w:val="aa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>
            <wp:extent cx="4561074" cy="2759450"/>
            <wp:effectExtent l="19050" t="0" r="0" b="0"/>
            <wp:docPr id="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3200" cy="27607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59B4" w:rsidRDefault="00E459B4" w:rsidP="00E459B4">
      <w:pPr>
        <w:pStyle w:val="aa"/>
        <w:rPr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inline distT="0" distB="0" distL="0" distR="0">
            <wp:extent cx="4803649" cy="3002280"/>
            <wp:effectExtent l="1905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6310" cy="30039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6CE7" w:rsidRPr="00E459B4" w:rsidRDefault="00486CE7" w:rsidP="00E459B4">
      <w:pPr>
        <w:pStyle w:val="aa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>
            <wp:extent cx="5733415" cy="3468716"/>
            <wp:effectExtent l="19050" t="0" r="63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4687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59B4" w:rsidRDefault="00073FC2" w:rsidP="00E459B4">
      <w:pPr>
        <w:pStyle w:val="aa"/>
        <w:jc w:val="center"/>
        <w:rPr>
          <w:i/>
          <w:color w:val="4F81BD" w:themeColor="accent1"/>
        </w:rPr>
      </w:pPr>
      <w:r>
        <w:rPr>
          <w:i/>
          <w:color w:val="4F81BD" w:themeColor="accent1"/>
        </w:rPr>
        <w:t>Рис. 10, 11, 12</w:t>
      </w:r>
      <w:r w:rsidR="00E459B4">
        <w:rPr>
          <w:i/>
          <w:color w:val="4F81BD" w:themeColor="accent1"/>
        </w:rPr>
        <w:t xml:space="preserve">  </w:t>
      </w:r>
      <w:r w:rsidR="00486CE7">
        <w:rPr>
          <w:i/>
          <w:color w:val="4F81BD" w:themeColor="accent1"/>
        </w:rPr>
        <w:t xml:space="preserve">Перша, друга та третя зустрічі </w:t>
      </w:r>
      <w:r w:rsidR="00E459B4">
        <w:rPr>
          <w:i/>
          <w:color w:val="4F81BD" w:themeColor="accent1"/>
        </w:rPr>
        <w:t>з командою:</w:t>
      </w:r>
    </w:p>
    <w:p w:rsidR="00486CE7" w:rsidRDefault="00486CE7" w:rsidP="00486CE7">
      <w:pPr>
        <w:pStyle w:val="aa"/>
        <w:rPr>
          <w:color w:val="000000" w:themeColor="text1"/>
        </w:rPr>
      </w:pPr>
      <w:r w:rsidRPr="00486CE7">
        <w:rPr>
          <w:color w:val="000000" w:themeColor="text1"/>
        </w:rPr>
        <w:t xml:space="preserve">Також використовували платформу </w:t>
      </w:r>
      <w:proofErr w:type="spellStart"/>
      <w:r w:rsidRPr="00486CE7">
        <w:rPr>
          <w:color w:val="000000" w:themeColor="text1"/>
        </w:rPr>
        <w:t>трелло</w:t>
      </w:r>
      <w:proofErr w:type="spellEnd"/>
      <w:r w:rsidRPr="00486CE7">
        <w:rPr>
          <w:color w:val="000000" w:themeColor="text1"/>
        </w:rPr>
        <w:t xml:space="preserve"> для </w:t>
      </w:r>
      <w:proofErr w:type="spellStart"/>
      <w:r w:rsidRPr="00486CE7">
        <w:rPr>
          <w:color w:val="000000" w:themeColor="text1"/>
        </w:rPr>
        <w:t>відслідковування</w:t>
      </w:r>
      <w:proofErr w:type="spellEnd"/>
      <w:r w:rsidRPr="00486CE7">
        <w:rPr>
          <w:color w:val="000000" w:themeColor="text1"/>
        </w:rPr>
        <w:t xml:space="preserve"> успішності кожного члена команди:</w:t>
      </w:r>
    </w:p>
    <w:p w:rsidR="00486CE7" w:rsidRDefault="00486CE7" w:rsidP="00486CE7">
      <w:pPr>
        <w:pStyle w:val="aa"/>
        <w:rPr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inline distT="0" distB="0" distL="0" distR="0">
            <wp:extent cx="5733415" cy="3440049"/>
            <wp:effectExtent l="19050" t="0" r="63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4400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6CE7" w:rsidRDefault="00073FC2" w:rsidP="00486CE7">
      <w:pPr>
        <w:pStyle w:val="aa"/>
        <w:jc w:val="center"/>
        <w:rPr>
          <w:i/>
          <w:color w:val="4F81BD" w:themeColor="accent1"/>
        </w:rPr>
      </w:pPr>
      <w:r>
        <w:rPr>
          <w:i/>
          <w:color w:val="4F81BD" w:themeColor="accent1"/>
        </w:rPr>
        <w:t>Рис.13</w:t>
      </w:r>
      <w:r w:rsidR="00486CE7">
        <w:rPr>
          <w:i/>
          <w:color w:val="4F81BD" w:themeColor="accent1"/>
        </w:rPr>
        <w:t xml:space="preserve"> Фото дошки з </w:t>
      </w:r>
      <w:proofErr w:type="spellStart"/>
      <w:r w:rsidR="00486CE7">
        <w:rPr>
          <w:i/>
          <w:color w:val="4F81BD" w:themeColor="accent1"/>
        </w:rPr>
        <w:t>тасками</w:t>
      </w:r>
      <w:proofErr w:type="spellEnd"/>
      <w:r w:rsidR="00486CE7">
        <w:rPr>
          <w:i/>
          <w:color w:val="4F81BD" w:themeColor="accent1"/>
        </w:rPr>
        <w:t xml:space="preserve"> :</w:t>
      </w:r>
    </w:p>
    <w:p w:rsidR="00486CE7" w:rsidRPr="00486CE7" w:rsidRDefault="00486CE7" w:rsidP="00486CE7">
      <w:pPr>
        <w:pStyle w:val="aa"/>
        <w:rPr>
          <w:color w:val="000000" w:themeColor="text1"/>
        </w:rPr>
      </w:pPr>
    </w:p>
    <w:p w:rsidR="003B1392" w:rsidRPr="003B1392" w:rsidRDefault="003B1392" w:rsidP="003B1392">
      <w:pPr>
        <w:pStyle w:val="aa"/>
        <w:rPr>
          <w:b/>
        </w:rPr>
      </w:pPr>
    </w:p>
    <w:p w:rsidR="00412235" w:rsidRPr="00412235" w:rsidRDefault="00412235" w:rsidP="00412235">
      <w:pPr>
        <w:pStyle w:val="af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F140D" w:rsidRDefault="00BF140D" w:rsidP="00921260">
      <w:pPr>
        <w:pStyle w:val="normal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921260" w:rsidRPr="00921260" w:rsidRDefault="00921260" w:rsidP="00921260">
      <w:pPr>
        <w:pStyle w:val="normal0"/>
        <w:spacing w:after="200"/>
        <w:rPr>
          <w:rFonts w:ascii="Times New Roman" w:eastAsia="Times New Roman" w:hAnsi="Times New Roman" w:cs="Times New Roman"/>
          <w:iCs/>
          <w:sz w:val="20"/>
          <w:szCs w:val="20"/>
        </w:rPr>
      </w:pPr>
    </w:p>
    <w:p w:rsidR="00406EFD" w:rsidRDefault="009F24ED">
      <w:pPr>
        <w:pStyle w:val="1"/>
        <w:spacing w:before="240" w:after="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Висновки: </w:t>
      </w:r>
    </w:p>
    <w:p w:rsidR="00406EFD" w:rsidRPr="003B46F1" w:rsidRDefault="00AF0B01">
      <w:pPr>
        <w:pStyle w:val="normal0"/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</w:t>
      </w:r>
      <w:r w:rsidR="00132758">
        <w:rPr>
          <w:rFonts w:ascii="Times New Roman" w:eastAsia="Times New Roman" w:hAnsi="Times New Roman" w:cs="Times New Roman"/>
          <w:sz w:val="24"/>
          <w:szCs w:val="24"/>
        </w:rPr>
        <w:t xml:space="preserve"> результаті виконання лабораторної</w:t>
      </w:r>
      <w:r w:rsidR="00486CE7">
        <w:rPr>
          <w:rFonts w:ascii="Times New Roman" w:eastAsia="Times New Roman" w:hAnsi="Times New Roman" w:cs="Times New Roman"/>
          <w:sz w:val="24"/>
          <w:szCs w:val="24"/>
        </w:rPr>
        <w:t xml:space="preserve"> та практичної робіт</w:t>
      </w:r>
      <w:r w:rsidR="00132758">
        <w:rPr>
          <w:rFonts w:ascii="Times New Roman" w:eastAsia="Times New Roman" w:hAnsi="Times New Roman" w:cs="Times New Roman"/>
          <w:sz w:val="24"/>
          <w:szCs w:val="24"/>
        </w:rPr>
        <w:t xml:space="preserve"> я</w:t>
      </w:r>
      <w:r w:rsidR="00486CE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577C9">
        <w:rPr>
          <w:rFonts w:ascii="Times New Roman" w:eastAsia="Times New Roman" w:hAnsi="Times New Roman" w:cs="Times New Roman"/>
          <w:sz w:val="24"/>
          <w:szCs w:val="24"/>
        </w:rPr>
        <w:t>поглибилась у вивчення мови С++ та отримала фундаментальні знання з написання базових задач з використанням змінних, констант, типів даних, систем числення, умовних та логічних операторів, коментарів.</w:t>
      </w:r>
    </w:p>
    <w:p w:rsidR="00486CE7" w:rsidRDefault="00486CE7" w:rsidP="00486CE7">
      <w:pPr>
        <w:pStyle w:val="aa"/>
        <w:numPr>
          <w:ilvl w:val="0"/>
          <w:numId w:val="23"/>
        </w:numPr>
      </w:pPr>
      <w:r>
        <w:rPr>
          <w:b/>
          <w:bCs/>
        </w:rPr>
        <w:t>Системи числення та двійкова арифметика:</w:t>
      </w:r>
    </w:p>
    <w:p w:rsidR="00486CE7" w:rsidRDefault="00486CE7" w:rsidP="00486CE7">
      <w:pPr>
        <w:pStyle w:val="aa"/>
        <w:numPr>
          <w:ilvl w:val="1"/>
          <w:numId w:val="23"/>
        </w:numPr>
      </w:pPr>
      <w:r>
        <w:t xml:space="preserve">Засвоїла поняття та різновиди систем числення (двійкова, </w:t>
      </w:r>
      <w:proofErr w:type="spellStart"/>
      <w:r>
        <w:t>вісімкова</w:t>
      </w:r>
      <w:proofErr w:type="spellEnd"/>
      <w:r>
        <w:t xml:space="preserve">, десяткова, </w:t>
      </w:r>
      <w:proofErr w:type="spellStart"/>
      <w:r>
        <w:t>шістнадцяткова</w:t>
      </w:r>
      <w:proofErr w:type="spellEnd"/>
      <w:r>
        <w:t>).</w:t>
      </w:r>
    </w:p>
    <w:p w:rsidR="00486CE7" w:rsidRDefault="00486CE7" w:rsidP="00486CE7">
      <w:pPr>
        <w:pStyle w:val="aa"/>
        <w:numPr>
          <w:ilvl w:val="1"/>
          <w:numId w:val="23"/>
        </w:numPr>
      </w:pPr>
      <w:r>
        <w:t>Навчилася переводити числа між різними системами числення (зокрема з десяткової в двійкову).</w:t>
      </w:r>
    </w:p>
    <w:p w:rsidR="00486CE7" w:rsidRDefault="00486CE7" w:rsidP="00486CE7">
      <w:pPr>
        <w:pStyle w:val="aa"/>
        <w:numPr>
          <w:ilvl w:val="1"/>
          <w:numId w:val="23"/>
        </w:numPr>
      </w:pPr>
      <w:r>
        <w:t>Опанувала виконання базових арифметичних дій над двійковими числами (додавання, віднімання, ділення</w:t>
      </w:r>
      <w:r w:rsidR="009577C9">
        <w:t>, множення</w:t>
      </w:r>
      <w:r>
        <w:t>) та зрозуміла їх практичне застосування в програмуванні.</w:t>
      </w:r>
    </w:p>
    <w:p w:rsidR="00486CE7" w:rsidRDefault="00486CE7" w:rsidP="00486CE7">
      <w:pPr>
        <w:pStyle w:val="aa"/>
        <w:numPr>
          <w:ilvl w:val="0"/>
          <w:numId w:val="23"/>
        </w:numPr>
      </w:pPr>
      <w:r>
        <w:rPr>
          <w:b/>
          <w:bCs/>
        </w:rPr>
        <w:t>Змінні, константи та типи даних:</w:t>
      </w:r>
    </w:p>
    <w:p w:rsidR="00486CE7" w:rsidRDefault="00486CE7" w:rsidP="00486CE7">
      <w:pPr>
        <w:pStyle w:val="aa"/>
        <w:numPr>
          <w:ilvl w:val="1"/>
          <w:numId w:val="23"/>
        </w:numPr>
      </w:pPr>
      <w:r>
        <w:t>Навчилася правильно визначати та оголошувати змінні й константи.</w:t>
      </w:r>
    </w:p>
    <w:p w:rsidR="00486CE7" w:rsidRDefault="00486CE7" w:rsidP="00486CE7">
      <w:pPr>
        <w:pStyle w:val="aa"/>
        <w:numPr>
          <w:ilvl w:val="1"/>
          <w:numId w:val="23"/>
        </w:numPr>
      </w:pPr>
      <w:r>
        <w:lastRenderedPageBreak/>
        <w:t>Ознайомилася з основними типами даних у C++ (</w:t>
      </w:r>
      <w:proofErr w:type="spellStart"/>
      <w:r w:rsidRPr="009577C9">
        <w:rPr>
          <w:rStyle w:val="HTML"/>
          <w:rFonts w:ascii="Times New Roman" w:hAnsi="Times New Roman" w:cs="Times New Roman"/>
          <w:sz w:val="24"/>
          <w:szCs w:val="24"/>
        </w:rPr>
        <w:t>int</w:t>
      </w:r>
      <w:proofErr w:type="spellEnd"/>
      <w:r w:rsidRPr="009577C9">
        <w:t xml:space="preserve">, </w:t>
      </w:r>
      <w:proofErr w:type="spellStart"/>
      <w:r w:rsidRPr="009577C9">
        <w:rPr>
          <w:rStyle w:val="HTML"/>
          <w:rFonts w:ascii="Times New Roman" w:hAnsi="Times New Roman" w:cs="Times New Roman"/>
          <w:sz w:val="24"/>
          <w:szCs w:val="24"/>
        </w:rPr>
        <w:t>char</w:t>
      </w:r>
      <w:proofErr w:type="spellEnd"/>
      <w:r w:rsidRPr="009577C9">
        <w:t xml:space="preserve">, </w:t>
      </w:r>
      <w:proofErr w:type="spellStart"/>
      <w:r w:rsidRPr="009577C9">
        <w:rPr>
          <w:rStyle w:val="HTML"/>
          <w:rFonts w:ascii="Times New Roman" w:hAnsi="Times New Roman" w:cs="Times New Roman"/>
          <w:sz w:val="24"/>
          <w:szCs w:val="24"/>
        </w:rPr>
        <w:t>float</w:t>
      </w:r>
      <w:proofErr w:type="spellEnd"/>
      <w:r w:rsidRPr="009577C9">
        <w:t xml:space="preserve">, </w:t>
      </w:r>
      <w:proofErr w:type="spellStart"/>
      <w:r w:rsidRPr="009577C9">
        <w:rPr>
          <w:rStyle w:val="HTML"/>
          <w:rFonts w:ascii="Times New Roman" w:hAnsi="Times New Roman" w:cs="Times New Roman"/>
          <w:sz w:val="24"/>
          <w:szCs w:val="24"/>
        </w:rPr>
        <w:t>double</w:t>
      </w:r>
      <w:proofErr w:type="spellEnd"/>
      <w:r w:rsidRPr="009577C9">
        <w:t xml:space="preserve">, </w:t>
      </w:r>
      <w:proofErr w:type="spellStart"/>
      <w:r w:rsidRPr="009577C9">
        <w:rPr>
          <w:rStyle w:val="HTML"/>
          <w:rFonts w:ascii="Times New Roman" w:hAnsi="Times New Roman" w:cs="Times New Roman"/>
          <w:sz w:val="24"/>
          <w:szCs w:val="24"/>
        </w:rPr>
        <w:t>long</w:t>
      </w:r>
      <w:proofErr w:type="spellEnd"/>
      <w:r w:rsidRPr="009577C9">
        <w:rPr>
          <w:rStyle w:val="HTML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77C9">
        <w:rPr>
          <w:rStyle w:val="HTML"/>
          <w:rFonts w:ascii="Times New Roman" w:hAnsi="Times New Roman" w:cs="Times New Roman"/>
          <w:sz w:val="24"/>
          <w:szCs w:val="24"/>
        </w:rPr>
        <w:t>long</w:t>
      </w:r>
      <w:proofErr w:type="spellEnd"/>
      <w:r>
        <w:t xml:space="preserve"> тощо) та особливостями їх представлення у двійковій системі пам'яті.</w:t>
      </w:r>
    </w:p>
    <w:p w:rsidR="00486CE7" w:rsidRDefault="00486CE7" w:rsidP="00486CE7">
      <w:pPr>
        <w:pStyle w:val="aa"/>
        <w:numPr>
          <w:ilvl w:val="1"/>
          <w:numId w:val="23"/>
        </w:numPr>
      </w:pPr>
      <w:r>
        <w:t>Навчилася порівнювати різні типи даних і свідомо обирати найбільш підходящий тип для ефективного розв'язання конкретних задач.</w:t>
      </w:r>
    </w:p>
    <w:p w:rsidR="00486CE7" w:rsidRDefault="00486CE7" w:rsidP="00486CE7">
      <w:pPr>
        <w:pStyle w:val="aa"/>
        <w:numPr>
          <w:ilvl w:val="0"/>
          <w:numId w:val="23"/>
        </w:numPr>
      </w:pPr>
      <w:r>
        <w:rPr>
          <w:b/>
          <w:bCs/>
        </w:rPr>
        <w:t>Бібліотеки та ввід-вивід даних у C++:</w:t>
      </w:r>
    </w:p>
    <w:p w:rsidR="00486CE7" w:rsidRDefault="00486CE7" w:rsidP="00486CE7">
      <w:pPr>
        <w:pStyle w:val="aa"/>
        <w:numPr>
          <w:ilvl w:val="1"/>
          <w:numId w:val="23"/>
        </w:numPr>
      </w:pPr>
      <w:r>
        <w:t>Зрозуміла поняття бібліотек та правила їх підключення й використання.</w:t>
      </w:r>
    </w:p>
    <w:p w:rsidR="00486CE7" w:rsidRDefault="00486CE7" w:rsidP="00486CE7">
      <w:pPr>
        <w:pStyle w:val="aa"/>
        <w:numPr>
          <w:ilvl w:val="1"/>
          <w:numId w:val="23"/>
        </w:numPr>
      </w:pPr>
      <w:r>
        <w:t xml:space="preserve">Опанувала роботу зі стандартними бібліотеками, такими як </w:t>
      </w:r>
      <w:proofErr w:type="spellStart"/>
      <w:r w:rsidRPr="009577C9">
        <w:rPr>
          <w:rStyle w:val="HTML"/>
          <w:rFonts w:ascii="Times New Roman" w:hAnsi="Times New Roman" w:cs="Times New Roman"/>
          <w:sz w:val="24"/>
          <w:szCs w:val="24"/>
        </w:rPr>
        <w:t>iostream</w:t>
      </w:r>
      <w:proofErr w:type="spellEnd"/>
      <w:r w:rsidR="009577C9" w:rsidRPr="009577C9">
        <w:rPr>
          <w:lang w:val="ru-RU"/>
        </w:rPr>
        <w:t xml:space="preserve"> </w:t>
      </w:r>
      <w:r>
        <w:t xml:space="preserve">та </w:t>
      </w:r>
      <w:proofErr w:type="spellStart"/>
      <w:r w:rsidRPr="009577C9">
        <w:rPr>
          <w:rStyle w:val="HTML"/>
          <w:rFonts w:ascii="Times New Roman" w:hAnsi="Times New Roman" w:cs="Times New Roman"/>
          <w:sz w:val="24"/>
          <w:szCs w:val="24"/>
        </w:rPr>
        <w:t>cmath</w:t>
      </w:r>
      <w:proofErr w:type="spellEnd"/>
      <w:r w:rsidRPr="009577C9">
        <w:t>.</w:t>
      </w:r>
    </w:p>
    <w:p w:rsidR="00486CE7" w:rsidRDefault="00486CE7" w:rsidP="00486CE7">
      <w:pPr>
        <w:pStyle w:val="aa"/>
        <w:numPr>
          <w:ilvl w:val="1"/>
          <w:numId w:val="23"/>
        </w:numPr>
      </w:pPr>
    </w:p>
    <w:p w:rsidR="00486CE7" w:rsidRDefault="00486CE7" w:rsidP="00486CE7">
      <w:pPr>
        <w:pStyle w:val="aa"/>
        <w:numPr>
          <w:ilvl w:val="0"/>
          <w:numId w:val="23"/>
        </w:numPr>
      </w:pPr>
      <w:r>
        <w:rPr>
          <w:b/>
          <w:bCs/>
        </w:rPr>
        <w:t>Базові операції та вбудовані функції:</w:t>
      </w:r>
    </w:p>
    <w:p w:rsidR="00486CE7" w:rsidRDefault="00486CE7" w:rsidP="00486CE7">
      <w:pPr>
        <w:pStyle w:val="aa"/>
        <w:numPr>
          <w:ilvl w:val="1"/>
          <w:numId w:val="23"/>
        </w:numPr>
      </w:pPr>
      <w:r>
        <w:t>Закрила навички використання арифметичних та побітових операцій.</w:t>
      </w:r>
    </w:p>
    <w:p w:rsidR="00486CE7" w:rsidRDefault="00486CE7" w:rsidP="00486CE7">
      <w:pPr>
        <w:pStyle w:val="aa"/>
        <w:numPr>
          <w:ilvl w:val="1"/>
          <w:numId w:val="23"/>
        </w:numPr>
      </w:pPr>
      <w:r>
        <w:t xml:space="preserve">Навчилася застосовувати вбудовані математичні функції (такі як </w:t>
      </w:r>
      <w:proofErr w:type="spellStart"/>
      <w:r w:rsidRPr="009577C9">
        <w:rPr>
          <w:rStyle w:val="HTML"/>
          <w:rFonts w:ascii="Times New Roman" w:hAnsi="Times New Roman" w:cs="Times New Roman"/>
          <w:sz w:val="24"/>
          <w:szCs w:val="24"/>
        </w:rPr>
        <w:t>sqrt</w:t>
      </w:r>
      <w:proofErr w:type="spellEnd"/>
      <w:r w:rsidRPr="009577C9">
        <w:t xml:space="preserve">, </w:t>
      </w:r>
      <w:proofErr w:type="spellStart"/>
      <w:r w:rsidRPr="009577C9">
        <w:rPr>
          <w:rStyle w:val="HTML"/>
          <w:rFonts w:ascii="Times New Roman" w:hAnsi="Times New Roman" w:cs="Times New Roman"/>
          <w:sz w:val="24"/>
          <w:szCs w:val="24"/>
        </w:rPr>
        <w:t>pow</w:t>
      </w:r>
      <w:proofErr w:type="spellEnd"/>
      <w:r>
        <w:t>) для обчислень.</w:t>
      </w:r>
    </w:p>
    <w:p w:rsidR="00486CE7" w:rsidRDefault="00486CE7" w:rsidP="00486CE7">
      <w:pPr>
        <w:pStyle w:val="aa"/>
        <w:numPr>
          <w:ilvl w:val="1"/>
          <w:numId w:val="23"/>
        </w:numPr>
      </w:pPr>
      <w:r>
        <w:t>Навчилася писати якісні коментарі різних видів для документування та пояснення свого коду.</w:t>
      </w:r>
    </w:p>
    <w:p w:rsidR="00486CE7" w:rsidRDefault="00486CE7" w:rsidP="00486CE7">
      <w:pPr>
        <w:pStyle w:val="aa"/>
        <w:numPr>
          <w:ilvl w:val="0"/>
          <w:numId w:val="23"/>
        </w:numPr>
      </w:pPr>
      <w:r>
        <w:rPr>
          <w:b/>
          <w:bCs/>
        </w:rPr>
        <w:t>Алгоритми та керування структурою програми:</w:t>
      </w:r>
    </w:p>
    <w:p w:rsidR="00486CE7" w:rsidRDefault="00486CE7" w:rsidP="00486CE7">
      <w:pPr>
        <w:pStyle w:val="aa"/>
        <w:numPr>
          <w:ilvl w:val="1"/>
          <w:numId w:val="23"/>
        </w:numPr>
      </w:pPr>
      <w:r>
        <w:t>Ознайомилася з поняттям, структурою та властивостями лінійних алгоритмів і навчилася реалізовувати їх на C++.</w:t>
      </w:r>
    </w:p>
    <w:p w:rsidR="00486CE7" w:rsidRDefault="00486CE7" w:rsidP="00486CE7">
      <w:pPr>
        <w:pStyle w:val="aa"/>
        <w:numPr>
          <w:ilvl w:val="1"/>
          <w:numId w:val="23"/>
        </w:numPr>
      </w:pPr>
      <w:r>
        <w:t>Опанувала розгалужені алгоритми, поняття області видимості та використання умовних операторів (</w:t>
      </w:r>
      <w:proofErr w:type="spellStart"/>
      <w:r w:rsidRPr="009577C9">
        <w:rPr>
          <w:rStyle w:val="HTML"/>
          <w:rFonts w:ascii="Times New Roman" w:hAnsi="Times New Roman" w:cs="Times New Roman"/>
          <w:sz w:val="24"/>
          <w:szCs w:val="24"/>
        </w:rPr>
        <w:t>if</w:t>
      </w:r>
      <w:proofErr w:type="spellEnd"/>
      <w:r w:rsidRPr="009577C9">
        <w:t xml:space="preserve">, </w:t>
      </w:r>
      <w:proofErr w:type="spellStart"/>
      <w:r w:rsidRPr="009577C9">
        <w:rPr>
          <w:rStyle w:val="HTML"/>
          <w:rFonts w:ascii="Times New Roman" w:hAnsi="Times New Roman" w:cs="Times New Roman"/>
          <w:sz w:val="24"/>
          <w:szCs w:val="24"/>
        </w:rPr>
        <w:t>else</w:t>
      </w:r>
      <w:proofErr w:type="spellEnd"/>
      <w:r w:rsidRPr="009577C9">
        <w:t xml:space="preserve">, </w:t>
      </w:r>
      <w:proofErr w:type="spellStart"/>
      <w:r w:rsidRPr="009577C9">
        <w:rPr>
          <w:rStyle w:val="HTML"/>
          <w:rFonts w:ascii="Times New Roman" w:hAnsi="Times New Roman" w:cs="Times New Roman"/>
          <w:sz w:val="24"/>
          <w:szCs w:val="24"/>
        </w:rPr>
        <w:t>else</w:t>
      </w:r>
      <w:proofErr w:type="spellEnd"/>
      <w:r w:rsidRPr="009577C9">
        <w:rPr>
          <w:rStyle w:val="HTML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577C9">
        <w:rPr>
          <w:rStyle w:val="HTML"/>
          <w:rFonts w:ascii="Times New Roman" w:hAnsi="Times New Roman" w:cs="Times New Roman"/>
          <w:sz w:val="24"/>
          <w:szCs w:val="24"/>
        </w:rPr>
        <w:t>if</w:t>
      </w:r>
      <w:proofErr w:type="spellEnd"/>
      <w:r w:rsidRPr="009577C9">
        <w:t xml:space="preserve">, </w:t>
      </w:r>
      <w:r w:rsidRPr="009577C9">
        <w:rPr>
          <w:rStyle w:val="HTML"/>
          <w:rFonts w:ascii="Times New Roman" w:hAnsi="Times New Roman" w:cs="Times New Roman"/>
          <w:sz w:val="24"/>
          <w:szCs w:val="24"/>
        </w:rPr>
        <w:t>switch-case</w:t>
      </w:r>
      <w:r>
        <w:t xml:space="preserve">, а також </w:t>
      </w:r>
      <w:proofErr w:type="spellStart"/>
      <w:r>
        <w:t>тернарного</w:t>
      </w:r>
      <w:proofErr w:type="spellEnd"/>
      <w:r>
        <w:t xml:space="preserve"> оператора </w:t>
      </w:r>
      <w:r>
        <w:rPr>
          <w:rStyle w:val="HTML"/>
        </w:rPr>
        <w:t>?</w:t>
      </w:r>
      <w:r>
        <w:t>).</w:t>
      </w:r>
    </w:p>
    <w:p w:rsidR="00486CE7" w:rsidRDefault="00486CE7" w:rsidP="00486CE7">
      <w:pPr>
        <w:pStyle w:val="aa"/>
        <w:numPr>
          <w:ilvl w:val="1"/>
          <w:numId w:val="23"/>
        </w:numPr>
      </w:pPr>
      <w:r>
        <w:t>Навчилася застосовувати логічні оператори (AND, OR, NOT) у складних умовах для керування ходом виконання програми.</w:t>
      </w:r>
    </w:p>
    <w:p w:rsidR="00406EFD" w:rsidRDefault="00406EFD">
      <w:pPr>
        <w:pStyle w:val="normal0"/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06EFD" w:rsidRDefault="00406EFD">
      <w:pPr>
        <w:pStyle w:val="normal0"/>
        <w:spacing w:after="200" w:line="360" w:lineRule="auto"/>
        <w:jc w:val="both"/>
        <w:rPr>
          <w:rFonts w:ascii="Times New Roman" w:eastAsia="Times New Roman" w:hAnsi="Times New Roman" w:cs="Times New Roman"/>
        </w:rPr>
      </w:pPr>
    </w:p>
    <w:p w:rsidR="00406EFD" w:rsidRDefault="00406EFD">
      <w:pPr>
        <w:pStyle w:val="normal0"/>
        <w:jc w:val="both"/>
      </w:pPr>
    </w:p>
    <w:p w:rsidR="00406EFD" w:rsidRDefault="00406EFD">
      <w:pPr>
        <w:pStyle w:val="normal0"/>
      </w:pPr>
    </w:p>
    <w:sectPr w:rsidR="00406EFD" w:rsidSect="00406EFD">
      <w:headerReference w:type="even" r:id="rId49"/>
      <w:headerReference w:type="default" r:id="rId50"/>
      <w:footerReference w:type="even" r:id="rId51"/>
      <w:footerReference w:type="default" r:id="rId52"/>
      <w:headerReference w:type="first" r:id="rId53"/>
      <w:footerReference w:type="first" r:id="rId54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522B3" w:rsidRDefault="006522B3" w:rsidP="00406EFD">
      <w:pPr>
        <w:spacing w:line="240" w:lineRule="auto"/>
      </w:pPr>
      <w:r>
        <w:separator/>
      </w:r>
    </w:p>
  </w:endnote>
  <w:endnote w:type="continuationSeparator" w:id="0">
    <w:p w:rsidR="006522B3" w:rsidRDefault="006522B3" w:rsidP="00406EFD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1" w:fontKey="{433C5430-2B2C-47B3-AE7E-25C006C3BD81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7391CD9C-2430-4D49-B6F5-1BB83ED39479}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541101B4-09A7-4BBB-9DF5-F767418E779A}"/>
    <w:embedItalic r:id="rId4" w:fontKey="{3E74D6B0-5EB0-43C3-84E9-C1086F45E7C5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EDFF4E92-4C53-4487-BBF0-12D846186A93}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D72B0" w:rsidRDefault="001D72B0">
    <w:pPr>
      <w:pStyle w:val="ad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tag w:val="goog_rdk_10"/>
      <w:id w:val="-1634290716"/>
    </w:sdtPr>
    <w:sdtContent>
      <w:p w:rsidR="001D72B0" w:rsidRDefault="003929F9">
        <w:pPr>
          <w:pStyle w:val="normal0"/>
          <w:rPr>
            <w:ins w:id="2" w:author="Максим Барановський" w:date="2026-09-12T07:50:00Z"/>
          </w:rPr>
        </w:pPr>
        <w:sdt>
          <w:sdtPr>
            <w:tag w:val="goog_rdk_8"/>
            <w:id w:val="373108719"/>
          </w:sdtPr>
          <w:sdtContent>
            <w:sdt>
              <w:sdtPr>
                <w:tag w:val="goog_rdk_9"/>
                <w:id w:val="1147184309"/>
              </w:sdtPr>
              <w:sdtContent/>
            </w:sdt>
          </w:sdtContent>
        </w:sdt>
      </w:p>
    </w:sdtContent>
  </w:sdt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D72B0" w:rsidRDefault="001D72B0">
    <w:pPr>
      <w:pStyle w:val="normal0"/>
      <w:jc w:val="center"/>
    </w:pPr>
    <w:r>
      <w:t>Львів 2026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522B3" w:rsidRDefault="006522B3" w:rsidP="00406EFD">
      <w:pPr>
        <w:spacing w:line="240" w:lineRule="auto"/>
      </w:pPr>
      <w:r>
        <w:separator/>
      </w:r>
    </w:p>
  </w:footnote>
  <w:footnote w:type="continuationSeparator" w:id="0">
    <w:p w:rsidR="006522B3" w:rsidRDefault="006522B3" w:rsidP="00406EFD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D72B0" w:rsidRDefault="001D72B0">
    <w:pPr>
      <w:pStyle w:val="ab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D72B0" w:rsidRDefault="001D72B0">
    <w:pPr>
      <w:pStyle w:val="ab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D72B0" w:rsidRDefault="001D72B0">
    <w:pPr>
      <w:pStyle w:val="ab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397970"/>
    <w:multiLevelType w:val="multilevel"/>
    <w:tmpl w:val="1480DD1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>
    <w:nsid w:val="06465313"/>
    <w:multiLevelType w:val="multilevel"/>
    <w:tmpl w:val="AA5658C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nsid w:val="0C8A2C18"/>
    <w:multiLevelType w:val="multilevel"/>
    <w:tmpl w:val="9BDE00F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nsid w:val="0E0C0EAB"/>
    <w:multiLevelType w:val="multilevel"/>
    <w:tmpl w:val="B6BCC9C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nsid w:val="10DD15A3"/>
    <w:multiLevelType w:val="multilevel"/>
    <w:tmpl w:val="6958D33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nsid w:val="14343474"/>
    <w:multiLevelType w:val="multilevel"/>
    <w:tmpl w:val="1D22E7C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nsid w:val="158B1C05"/>
    <w:multiLevelType w:val="multilevel"/>
    <w:tmpl w:val="2278AA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223A39DA"/>
    <w:multiLevelType w:val="multilevel"/>
    <w:tmpl w:val="2FE0E96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nsid w:val="223F70FC"/>
    <w:multiLevelType w:val="multilevel"/>
    <w:tmpl w:val="73389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65D7CC3"/>
    <w:multiLevelType w:val="multilevel"/>
    <w:tmpl w:val="421A383E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nsid w:val="29F729CC"/>
    <w:multiLevelType w:val="multilevel"/>
    <w:tmpl w:val="47923CE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nsid w:val="3DA52A25"/>
    <w:multiLevelType w:val="multilevel"/>
    <w:tmpl w:val="09A41B34"/>
    <w:lvl w:ilvl="0"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2">
    <w:nsid w:val="47414507"/>
    <w:multiLevelType w:val="hybridMultilevel"/>
    <w:tmpl w:val="C834F04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E7A701D"/>
    <w:multiLevelType w:val="multilevel"/>
    <w:tmpl w:val="F840561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nsid w:val="52A2664E"/>
    <w:multiLevelType w:val="multilevel"/>
    <w:tmpl w:val="57828AB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color w:val="000000" w:themeColor="text1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5">
    <w:nsid w:val="565135C0"/>
    <w:multiLevelType w:val="multilevel"/>
    <w:tmpl w:val="A67A3D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nsid w:val="58B60F36"/>
    <w:multiLevelType w:val="multilevel"/>
    <w:tmpl w:val="707E0B8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nsid w:val="5E384E6B"/>
    <w:multiLevelType w:val="multilevel"/>
    <w:tmpl w:val="5C5E1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00C693C"/>
    <w:multiLevelType w:val="multilevel"/>
    <w:tmpl w:val="D9E0041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nsid w:val="611103F7"/>
    <w:multiLevelType w:val="multilevel"/>
    <w:tmpl w:val="A30A585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nsid w:val="64C11A93"/>
    <w:multiLevelType w:val="multilevel"/>
    <w:tmpl w:val="439C0EC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nsid w:val="650429B0"/>
    <w:multiLevelType w:val="hybridMultilevel"/>
    <w:tmpl w:val="0B261A9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7263063"/>
    <w:multiLevelType w:val="hybridMultilevel"/>
    <w:tmpl w:val="FF34121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7"/>
  </w:num>
  <w:num w:numId="3">
    <w:abstractNumId w:val="16"/>
  </w:num>
  <w:num w:numId="4">
    <w:abstractNumId w:val="10"/>
  </w:num>
  <w:num w:numId="5">
    <w:abstractNumId w:val="18"/>
  </w:num>
  <w:num w:numId="6">
    <w:abstractNumId w:val="14"/>
  </w:num>
  <w:num w:numId="7">
    <w:abstractNumId w:val="19"/>
  </w:num>
  <w:num w:numId="8">
    <w:abstractNumId w:val="1"/>
  </w:num>
  <w:num w:numId="9">
    <w:abstractNumId w:val="9"/>
  </w:num>
  <w:num w:numId="10">
    <w:abstractNumId w:val="3"/>
  </w:num>
  <w:num w:numId="11">
    <w:abstractNumId w:val="2"/>
  </w:num>
  <w:num w:numId="12">
    <w:abstractNumId w:val="5"/>
  </w:num>
  <w:num w:numId="13">
    <w:abstractNumId w:val="11"/>
  </w:num>
  <w:num w:numId="14">
    <w:abstractNumId w:val="0"/>
  </w:num>
  <w:num w:numId="15">
    <w:abstractNumId w:val="20"/>
  </w:num>
  <w:num w:numId="16">
    <w:abstractNumId w:val="4"/>
  </w:num>
  <w:num w:numId="17">
    <w:abstractNumId w:val="6"/>
  </w:num>
  <w:num w:numId="18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9">
    <w:abstractNumId w:val="22"/>
  </w:num>
  <w:num w:numId="20">
    <w:abstractNumId w:val="21"/>
  </w:num>
  <w:num w:numId="21">
    <w:abstractNumId w:val="12"/>
  </w:num>
  <w:num w:numId="22">
    <w:abstractNumId w:val="15"/>
  </w:num>
  <w:num w:numId="23">
    <w:abstractNumId w:val="1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06EFD"/>
    <w:rsid w:val="000230C3"/>
    <w:rsid w:val="00042230"/>
    <w:rsid w:val="00073FC2"/>
    <w:rsid w:val="00077C65"/>
    <w:rsid w:val="000A1AD0"/>
    <w:rsid w:val="000B2142"/>
    <w:rsid w:val="000B6ADD"/>
    <w:rsid w:val="000C1F71"/>
    <w:rsid w:val="000C6DE3"/>
    <w:rsid w:val="000F23E2"/>
    <w:rsid w:val="000F459E"/>
    <w:rsid w:val="001253C8"/>
    <w:rsid w:val="00132758"/>
    <w:rsid w:val="00151FC9"/>
    <w:rsid w:val="001A1979"/>
    <w:rsid w:val="001A2090"/>
    <w:rsid w:val="001D72B0"/>
    <w:rsid w:val="001E0CCB"/>
    <w:rsid w:val="001E45A0"/>
    <w:rsid w:val="001F6B09"/>
    <w:rsid w:val="0022564F"/>
    <w:rsid w:val="0023256C"/>
    <w:rsid w:val="00241D16"/>
    <w:rsid w:val="00271CAE"/>
    <w:rsid w:val="00347EF7"/>
    <w:rsid w:val="003504BE"/>
    <w:rsid w:val="00360763"/>
    <w:rsid w:val="003929F9"/>
    <w:rsid w:val="00397DC2"/>
    <w:rsid w:val="003B1392"/>
    <w:rsid w:val="003B46F1"/>
    <w:rsid w:val="003B7983"/>
    <w:rsid w:val="00406EFD"/>
    <w:rsid w:val="004121C3"/>
    <w:rsid w:val="00412235"/>
    <w:rsid w:val="00423592"/>
    <w:rsid w:val="00463B23"/>
    <w:rsid w:val="004656E0"/>
    <w:rsid w:val="00471ABD"/>
    <w:rsid w:val="00475D0B"/>
    <w:rsid w:val="00481BBB"/>
    <w:rsid w:val="00481D99"/>
    <w:rsid w:val="00486CE7"/>
    <w:rsid w:val="004941CC"/>
    <w:rsid w:val="004E2E6C"/>
    <w:rsid w:val="004E34A3"/>
    <w:rsid w:val="00535E46"/>
    <w:rsid w:val="00546019"/>
    <w:rsid w:val="00546C87"/>
    <w:rsid w:val="005729A2"/>
    <w:rsid w:val="005E0851"/>
    <w:rsid w:val="005F3CF6"/>
    <w:rsid w:val="005F4156"/>
    <w:rsid w:val="00646BCF"/>
    <w:rsid w:val="006522B3"/>
    <w:rsid w:val="00654A9E"/>
    <w:rsid w:val="00656478"/>
    <w:rsid w:val="006721EB"/>
    <w:rsid w:val="006737DB"/>
    <w:rsid w:val="00683807"/>
    <w:rsid w:val="006E1846"/>
    <w:rsid w:val="006E3DEF"/>
    <w:rsid w:val="007519C3"/>
    <w:rsid w:val="007673AD"/>
    <w:rsid w:val="007A21B3"/>
    <w:rsid w:val="007B3C80"/>
    <w:rsid w:val="007D1C8D"/>
    <w:rsid w:val="007D2D39"/>
    <w:rsid w:val="007E1B5B"/>
    <w:rsid w:val="007E77AC"/>
    <w:rsid w:val="0081483C"/>
    <w:rsid w:val="00860DC1"/>
    <w:rsid w:val="00890C4A"/>
    <w:rsid w:val="008A467D"/>
    <w:rsid w:val="008B298E"/>
    <w:rsid w:val="008C1327"/>
    <w:rsid w:val="009161C5"/>
    <w:rsid w:val="00921260"/>
    <w:rsid w:val="0092736E"/>
    <w:rsid w:val="009323C4"/>
    <w:rsid w:val="009577C9"/>
    <w:rsid w:val="00973A2E"/>
    <w:rsid w:val="009F24ED"/>
    <w:rsid w:val="00A00870"/>
    <w:rsid w:val="00A16C8F"/>
    <w:rsid w:val="00A35C18"/>
    <w:rsid w:val="00AA6C8C"/>
    <w:rsid w:val="00AE32CD"/>
    <w:rsid w:val="00AF0B01"/>
    <w:rsid w:val="00B009E3"/>
    <w:rsid w:val="00B75B81"/>
    <w:rsid w:val="00BB3CE0"/>
    <w:rsid w:val="00BB6850"/>
    <w:rsid w:val="00BD629E"/>
    <w:rsid w:val="00BF140D"/>
    <w:rsid w:val="00BF30D1"/>
    <w:rsid w:val="00C143A0"/>
    <w:rsid w:val="00C1501B"/>
    <w:rsid w:val="00C236B2"/>
    <w:rsid w:val="00C300D0"/>
    <w:rsid w:val="00CD3357"/>
    <w:rsid w:val="00CF767A"/>
    <w:rsid w:val="00DB1DB7"/>
    <w:rsid w:val="00DD4F64"/>
    <w:rsid w:val="00DD5931"/>
    <w:rsid w:val="00DE6CB7"/>
    <w:rsid w:val="00DF136F"/>
    <w:rsid w:val="00DF4103"/>
    <w:rsid w:val="00E07535"/>
    <w:rsid w:val="00E14960"/>
    <w:rsid w:val="00E21E38"/>
    <w:rsid w:val="00E459B4"/>
    <w:rsid w:val="00E56230"/>
    <w:rsid w:val="00E7135F"/>
    <w:rsid w:val="00EB3888"/>
    <w:rsid w:val="00F175F2"/>
    <w:rsid w:val="00F24F8A"/>
    <w:rsid w:val="00F86E01"/>
    <w:rsid w:val="00F943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uk-UA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A467D"/>
  </w:style>
  <w:style w:type="paragraph" w:styleId="1">
    <w:name w:val="heading 1"/>
    <w:basedOn w:val="normal"/>
    <w:next w:val="normal"/>
    <w:rsid w:val="00406EFD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normal"/>
    <w:next w:val="normal"/>
    <w:rsid w:val="00406EFD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normal"/>
    <w:next w:val="normal"/>
    <w:rsid w:val="00406EFD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normal"/>
    <w:next w:val="normal"/>
    <w:rsid w:val="00406EFD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normal"/>
    <w:next w:val="normal"/>
    <w:rsid w:val="00406EFD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normal"/>
    <w:next w:val="normal"/>
    <w:rsid w:val="00406EFD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rsid w:val="00406EFD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">
    <w:name w:val="normal"/>
    <w:rsid w:val="00406EFD"/>
  </w:style>
  <w:style w:type="paragraph" w:styleId="a3">
    <w:name w:val="Title"/>
    <w:basedOn w:val="normal"/>
    <w:next w:val="normal"/>
    <w:rsid w:val="00406EFD"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rsid w:val="00406EFD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406EFD"/>
  </w:style>
  <w:style w:type="paragraph" w:styleId="a4">
    <w:name w:val="Subtitle"/>
    <w:basedOn w:val="normal0"/>
    <w:next w:val="normal0"/>
    <w:rsid w:val="00406EFD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link w:val="a6"/>
    <w:uiPriority w:val="99"/>
    <w:semiHidden/>
    <w:unhideWhenUsed/>
    <w:rsid w:val="00C236B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236B2"/>
    <w:rPr>
      <w:rFonts w:ascii="Tahoma" w:hAnsi="Tahoma" w:cs="Tahoma"/>
      <w:sz w:val="16"/>
      <w:szCs w:val="16"/>
    </w:rPr>
  </w:style>
  <w:style w:type="paragraph" w:styleId="a7">
    <w:name w:val="Revision"/>
    <w:hidden/>
    <w:uiPriority w:val="99"/>
    <w:semiHidden/>
    <w:rsid w:val="00C236B2"/>
    <w:pPr>
      <w:spacing w:line="240" w:lineRule="auto"/>
    </w:pPr>
  </w:style>
  <w:style w:type="character" w:styleId="a8">
    <w:name w:val="Hyperlink"/>
    <w:basedOn w:val="a0"/>
    <w:uiPriority w:val="99"/>
    <w:unhideWhenUsed/>
    <w:rsid w:val="00C236B2"/>
    <w:rPr>
      <w:color w:val="0000FF" w:themeColor="hyperlink"/>
      <w:u w:val="single"/>
    </w:rPr>
  </w:style>
  <w:style w:type="character" w:styleId="a9">
    <w:name w:val="FollowedHyperlink"/>
    <w:basedOn w:val="a0"/>
    <w:uiPriority w:val="99"/>
    <w:semiHidden/>
    <w:unhideWhenUsed/>
    <w:rsid w:val="00347EF7"/>
    <w:rPr>
      <w:color w:val="800080" w:themeColor="followedHyperlink"/>
      <w:u w:val="single"/>
    </w:rPr>
  </w:style>
  <w:style w:type="paragraph" w:styleId="aa">
    <w:name w:val="Normal (Web)"/>
    <w:basedOn w:val="a"/>
    <w:uiPriority w:val="99"/>
    <w:unhideWhenUsed/>
    <w:rsid w:val="007E1B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b">
    <w:name w:val="header"/>
    <w:basedOn w:val="a"/>
    <w:link w:val="ac"/>
    <w:uiPriority w:val="99"/>
    <w:semiHidden/>
    <w:unhideWhenUsed/>
    <w:rsid w:val="00BB3CE0"/>
    <w:pPr>
      <w:tabs>
        <w:tab w:val="center" w:pos="4819"/>
        <w:tab w:val="right" w:pos="9639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semiHidden/>
    <w:rsid w:val="00BB3CE0"/>
  </w:style>
  <w:style w:type="paragraph" w:styleId="ad">
    <w:name w:val="footer"/>
    <w:basedOn w:val="a"/>
    <w:link w:val="ae"/>
    <w:uiPriority w:val="99"/>
    <w:semiHidden/>
    <w:unhideWhenUsed/>
    <w:rsid w:val="00BB3CE0"/>
    <w:pPr>
      <w:tabs>
        <w:tab w:val="center" w:pos="4819"/>
        <w:tab w:val="right" w:pos="9639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semiHidden/>
    <w:rsid w:val="00BB3CE0"/>
  </w:style>
  <w:style w:type="character" w:customStyle="1" w:styleId="apple-tab-span">
    <w:name w:val="apple-tab-span"/>
    <w:basedOn w:val="a0"/>
    <w:rsid w:val="009161C5"/>
  </w:style>
  <w:style w:type="character" w:customStyle="1" w:styleId="math-inline">
    <w:name w:val="math-inline"/>
    <w:basedOn w:val="a0"/>
    <w:rsid w:val="00BF140D"/>
  </w:style>
  <w:style w:type="character" w:styleId="af">
    <w:name w:val="Placeholder Text"/>
    <w:basedOn w:val="a0"/>
    <w:uiPriority w:val="99"/>
    <w:semiHidden/>
    <w:rsid w:val="00BF140D"/>
    <w:rPr>
      <w:color w:val="808080"/>
    </w:rPr>
  </w:style>
  <w:style w:type="paragraph" w:styleId="af0">
    <w:name w:val="List Paragraph"/>
    <w:basedOn w:val="a"/>
    <w:uiPriority w:val="34"/>
    <w:qFormat/>
    <w:rsid w:val="00412235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41223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7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2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93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3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1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6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0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2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7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4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47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6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57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3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1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3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7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5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5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6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93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76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0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youtu.be/gKOPbcW4uH4?si=gK7_8aViL4z1zjI3" TargetMode="External"/><Relationship Id="rId18" Type="http://schemas.openxmlformats.org/officeDocument/2006/relationships/hyperlink" Target="https://acode.com.ua/urok-12-komentari/" TargetMode="External"/><Relationship Id="rId26" Type="http://schemas.openxmlformats.org/officeDocument/2006/relationships/image" Target="media/image4.png"/><Relationship Id="rId39" Type="http://schemas.openxmlformats.org/officeDocument/2006/relationships/image" Target="media/image14.png"/><Relationship Id="rId21" Type="http://schemas.openxmlformats.org/officeDocument/2006/relationships/hyperlink" Target="https://youtu.be/TSj_CSb24fw?si=ZYhIkdj6yLfqjH9V" TargetMode="External"/><Relationship Id="rId34" Type="http://schemas.openxmlformats.org/officeDocument/2006/relationships/hyperlink" Target="https://github.com/artificial-intelligence-department/ai_programming_playground_2026/pull/294/changes" TargetMode="External"/><Relationship Id="rId42" Type="http://schemas.openxmlformats.org/officeDocument/2006/relationships/image" Target="media/image16.png"/><Relationship Id="rId47" Type="http://schemas.openxmlformats.org/officeDocument/2006/relationships/image" Target="media/image20.png"/><Relationship Id="rId50" Type="http://schemas.openxmlformats.org/officeDocument/2006/relationships/header" Target="header2.xml"/><Relationship Id="rId55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hyperlink" Target="https://ru.scribd.com/presentation/775013752/2-%D0%A2%D0%B8%D0%BF%D0%B8-%D0%B4%D0%B0%D0%BD%D0%B8%D1%85-%D1%82%D0%B0-%D0%B7%D0%BC%D1%96%D0%BD%D1%96-%D0%B2-%D1%81-ppt" TargetMode="External"/><Relationship Id="rId17" Type="http://schemas.openxmlformats.org/officeDocument/2006/relationships/hyperlink" Target="https://youtu.be/q3GPKxRsgsM?si=LoKNFWuBNRJJEXuO" TargetMode="External"/><Relationship Id="rId25" Type="http://schemas.openxmlformats.org/officeDocument/2006/relationships/image" Target="media/image3.png"/><Relationship Id="rId33" Type="http://schemas.openxmlformats.org/officeDocument/2006/relationships/image" Target="media/image9.png"/><Relationship Id="rId38" Type="http://schemas.openxmlformats.org/officeDocument/2006/relationships/image" Target="media/image13.png"/><Relationship Id="rId46" Type="http://schemas.openxmlformats.org/officeDocument/2006/relationships/image" Target="media/image19.png"/><Relationship Id="rId2" Type="http://schemas.openxmlformats.org/officeDocument/2006/relationships/customXml" Target="../customXml/item2.xml"/><Relationship Id="rId16" Type="http://schemas.openxmlformats.org/officeDocument/2006/relationships/hyperlink" Target="https://youtu.be/HtIENkCg3TM?si=m01t98yuRuEjEnJI" TargetMode="External"/><Relationship Id="rId20" Type="http://schemas.openxmlformats.org/officeDocument/2006/relationships/hyperlink" Target="https://youtu.be/7KLhjsZ3yQE?si=zvV-CC7CAFRoxtYs" TargetMode="External"/><Relationship Id="rId29" Type="http://schemas.openxmlformats.org/officeDocument/2006/relationships/image" Target="media/image7.png"/><Relationship Id="rId41" Type="http://schemas.openxmlformats.org/officeDocument/2006/relationships/hyperlink" Target="https://github.com/artificial-intelligence-department/ai_programming_playground_2026/pull/294/changes" TargetMode="External"/><Relationship Id="rId54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youtu.be/1gJSVxylvQY?si=ZizTmpmVkSrn_Zet" TargetMode="External"/><Relationship Id="rId24" Type="http://schemas.openxmlformats.org/officeDocument/2006/relationships/image" Target="media/image2.png"/><Relationship Id="rId32" Type="http://schemas.openxmlformats.org/officeDocument/2006/relationships/hyperlink" Target="https://github.com/artificial-intelligence-department/ai_programming_playground_2026/pull/294/changes" TargetMode="External"/><Relationship Id="rId37" Type="http://schemas.openxmlformats.org/officeDocument/2006/relationships/image" Target="media/image12.png"/><Relationship Id="rId40" Type="http://schemas.openxmlformats.org/officeDocument/2006/relationships/image" Target="media/image15.png"/><Relationship Id="rId45" Type="http://schemas.openxmlformats.org/officeDocument/2006/relationships/image" Target="media/image18.png"/><Relationship Id="rId53" Type="http://schemas.openxmlformats.org/officeDocument/2006/relationships/header" Target="header3.xml"/><Relationship Id="rId5" Type="http://schemas.openxmlformats.org/officeDocument/2006/relationships/settings" Target="settings.xml"/><Relationship Id="rId15" Type="http://schemas.openxmlformats.org/officeDocument/2006/relationships/hyperlink" Target="https://youtu.be/iEpGVKURsL4?si=yhGjdKeScK24nWOw" TargetMode="External"/><Relationship Id="rId23" Type="http://schemas.openxmlformats.org/officeDocument/2006/relationships/hyperlink" Target="https://www.youtube.com/watch?v=1gJSVxylvQY" TargetMode="External"/><Relationship Id="rId28" Type="http://schemas.openxmlformats.org/officeDocument/2006/relationships/image" Target="media/image6.png"/><Relationship Id="rId36" Type="http://schemas.openxmlformats.org/officeDocument/2006/relationships/image" Target="media/image11.png"/><Relationship Id="rId49" Type="http://schemas.openxmlformats.org/officeDocument/2006/relationships/header" Target="header1.xml"/><Relationship Id="rId10" Type="http://schemas.openxmlformats.org/officeDocument/2006/relationships/hyperlink" Target="https://youtu.be/i1hC4EjJG9k?si=tijdEOEPV-fNWnVM" TargetMode="External"/><Relationship Id="rId19" Type="http://schemas.openxmlformats.org/officeDocument/2006/relationships/hyperlink" Target="https://youtu.be/RIU2y1EkS1U?si=GLrxAZWGjGW42UvB" TargetMode="External"/><Relationship Id="rId31" Type="http://schemas.openxmlformats.org/officeDocument/2006/relationships/image" Target="media/image8.png"/><Relationship Id="rId44" Type="http://schemas.openxmlformats.org/officeDocument/2006/relationships/hyperlink" Target="https://github.com/artificial-intelligence-department/ai_programming_playground_2026/pull/294/changes" TargetMode="External"/><Relationship Id="rId52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hyperlink" Target="https://youtu.be/zkQhBECLBd0?si=EyMb6AnYb9-qkXQ8" TargetMode="External"/><Relationship Id="rId22" Type="http://schemas.openxmlformats.org/officeDocument/2006/relationships/hyperlink" Target="https://uk.wikipedia.org/wiki/%D0%91%D0%BB%D0%BE%D0%BA-%D1%81%D1%85%D0%B5%D0%BC%D0%B0" TargetMode="External"/><Relationship Id="rId27" Type="http://schemas.openxmlformats.org/officeDocument/2006/relationships/image" Target="media/image5.png"/><Relationship Id="rId30" Type="http://schemas.openxmlformats.org/officeDocument/2006/relationships/hyperlink" Target="https://github.com/artificial-intelligence-department/ai_programming_playground_2026/pull/294/changes" TargetMode="External"/><Relationship Id="rId35" Type="http://schemas.openxmlformats.org/officeDocument/2006/relationships/image" Target="media/image10.png"/><Relationship Id="rId43" Type="http://schemas.openxmlformats.org/officeDocument/2006/relationships/image" Target="media/image17.png"/><Relationship Id="rId48" Type="http://schemas.openxmlformats.org/officeDocument/2006/relationships/image" Target="media/image21.png"/><Relationship Id="rId56" Type="http://schemas.openxmlformats.org/officeDocument/2006/relationships/theme" Target="theme/theme1.xml"/><Relationship Id="rId8" Type="http://schemas.openxmlformats.org/officeDocument/2006/relationships/endnotes" Target="endnotes.xml"/><Relationship Id="rId51" Type="http://schemas.openxmlformats.org/officeDocument/2006/relationships/footer" Target="footer1.xml"/><Relationship Id="rId3" Type="http://schemas.openxmlformats.org/officeDocument/2006/relationships/numbering" Target="numbering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289IICGJumt2Ng9hjlng233wBw==">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AB81F67A-1F8B-40CC-AB6F-9FDD763235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</Pages>
  <Words>11640</Words>
  <Characters>6635</Characters>
  <Application>Microsoft Office Word</Application>
  <DocSecurity>0</DocSecurity>
  <Lines>55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ADDMIN</dc:creator>
  <cp:lastModifiedBy>ADDMIN</cp:lastModifiedBy>
  <cp:revision>6</cp:revision>
  <dcterms:created xsi:type="dcterms:W3CDTF">2026-10-06T02:11:00Z</dcterms:created>
  <dcterms:modified xsi:type="dcterms:W3CDTF">2026-10-06T20:40:00Z</dcterms:modified>
</cp:coreProperties>
</file>