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009459826"/>
        <w:tag w:val="goog_rdk_3"/>
      </w:sdtPr>
      <w:sdtContent>
        <w:p w:rsidR="00000000" w:rsidDel="00000000" w:rsidP="00000000" w:rsidRDefault="00000000" w:rsidRPr="00000000" w14:paraId="00000001">
          <w:pPr>
            <w:pStyle w:val="Heading1"/>
            <w:rPr>
              <w:ins w:author="Андрій Сачковський" w:id="0" w:date="2026-09-11T19:22:16Z"/>
              <w:rFonts w:ascii="Times New Roman" w:cs="Times New Roman" w:eastAsia="Times New Roman" w:hAnsi="Times New Roman"/>
              <w:b w:val="1"/>
              <w:bCs w:val="1"/>
              <w:color w:val="000000"/>
              <w:rPrChange w:author="Андрій Сачковський" w:id="1" w:date="2026-09-11T19:22:16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352175137"/>
              <w:tag w:val="goog_rdk_1"/>
            </w:sdtPr>
            <w:sdtContent>
              <w:ins w:author="Андрій Сачковський" w:id="0" w:date="2026-09-11T19:22:16Z"/>
              <w:sdt>
                <w:sdtPr>
                  <w:id w:val="-1739130643"/>
                  <w:tag w:val="goog_rdk_2"/>
                </w:sdtPr>
                <w:sdtContent>
                  <w:ins w:author="Андрій Сачковський" w:id="0" w:date="2026-09-11T19:22:1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Андрій Сачковський" w:id="0" w:date="2026-09-11T19:22:16Z">
                <w:bookmarkStart w:colFirst="0" w:colLast="0" w:name="_heading=h.7qk0h6n0hwb0" w:id="0"/>
                <w:bookmarkEnd w:id="0"/>
              </w:ins>
            </w:sdtContent>
          </w:sdt>
        </w:p>
      </w:sdtContent>
    </w:sdt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28" name="image1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Михайловська Анна Віталіївна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 програми: Visual Studio Code, Git, Github, Algotester, Linux Console Commands, FlowCharts, Draw.io, Google Docs, дошка Trello. Програмування: алгоритм, програма,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aj4d8g9v8f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</w:p>
    <w:p w:rsidR="00000000" w:rsidDel="00000000" w:rsidP="00000000" w:rsidRDefault="00000000" w:rsidRPr="00000000" w14:paraId="00000028">
      <w:pPr>
        <w:spacing w:after="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Console Commands  в Linux-подібному терміналі. Встановити Visual Studio Code та розширення для C++ на нього. Ознайомитись з дебагером та лінтером для C++. Встановити та ознайомитись з Git та його командами. Зареєструватися в GitHub та ознайомитися з GitHub пул-реквестами та код-рев'ю. Зареєструватися та ознайомитись з Trello та з Algotester. Ознайомитись з FlowCharts,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 Word та навчитися створювати звіти на практичні та лабораторні. Запустити програмний код C++ в  робочому середовищі та оформити звіт </w:t>
      </w:r>
    </w:p>
    <w:p w:rsidR="00000000" w:rsidDel="00000000" w:rsidP="00000000" w:rsidRDefault="00000000" w:rsidRPr="00000000" w14:paraId="00000029">
      <w:pPr>
        <w:spacing w:after="0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Commands в Linux-подібному терміналі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Базові поняття мови програмування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та Github, репозиторій, гілки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FlowCharts і Draw.io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Word</w:t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Rule="auto"/>
        <w:ind w:left="708.661417322834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Commands  в Linux-подібному терміналі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відео</w:t>
      </w:r>
    </w:p>
    <w:p w:rsidR="00000000" w:rsidDel="00000000" w:rsidP="00000000" w:rsidRDefault="00000000" w:rsidRPr="00000000" w14:paraId="00000039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Основні команди Linux: швидкий гайд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</w:t>
      </w:r>
    </w:p>
    <w:p w:rsidR="00000000" w:rsidDel="00000000" w:rsidP="00000000" w:rsidRDefault="00000000" w:rsidRPr="00000000" w14:paraId="0000003B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Базові команди в Linux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E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базовими командами навігації в терміналі</w:t>
      </w:r>
    </w:p>
    <w:p w:rsidR="00000000" w:rsidDel="00000000" w:rsidP="00000000" w:rsidRDefault="00000000" w:rsidRPr="00000000" w14:paraId="0000003F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Package Managers OS</w:t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Ознайомлен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12.09.2026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13.09.2026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поняття мови програмування C++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2"/>
          <w:numId w:val="11"/>
        </w:numPr>
        <w:shd w:fill="ffffff" w:val="clear"/>
        <w:spacing w:after="300" w:before="0" w:line="48.00000000000001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hg12mqcjaty" w:id="2"/>
      <w:bookmarkEnd w:id="2"/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Плейлист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ютубі від Школи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spacing w:after="300" w:line="48.00000000000001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</w:t>
      </w:r>
    </w:p>
    <w:p w:rsidR="00000000" w:rsidDel="00000000" w:rsidP="00000000" w:rsidRDefault="00000000" w:rsidRPr="00000000" w14:paraId="0000004A">
      <w:pPr>
        <w:spacing w:after="300" w:line="48.00000000000001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Уроки програмування на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 Interactive Materials</w:t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spacing w:after="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зі структурою програмного коду мовою C++, основними типами даних, принципами використання змінних і бібліотекою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базові оператори введення та виведення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також навчилася застосовувати умовний оператор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цикл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10.09.2026  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17.09.2026</w:t>
      </w:r>
    </w:p>
    <w:p w:rsidR="00000000" w:rsidDel="00000000" w:rsidP="00000000" w:rsidRDefault="00000000" w:rsidRPr="00000000" w14:paraId="00000054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Середовище розробки Visual Studio Code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 </w:t>
      </w:r>
    </w:p>
    <w:p w:rsidR="00000000" w:rsidDel="00000000" w:rsidP="00000000" w:rsidRDefault="00000000" w:rsidRPr="00000000" w14:paraId="00000058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Epic 1 - Environment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</w:t>
      </w:r>
    </w:p>
    <w:p w:rsidR="00000000" w:rsidDel="00000000" w:rsidP="00000000" w:rsidRDefault="00000000" w:rsidRPr="00000000" w14:paraId="0000005A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Using GCC with MinGW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Встановлювила Visual Studio Code та розширення для роботи з мовою C++ </w:t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Запустила першу програму</w:t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працювати з терміналом і дебагером.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11.09.2026</w:t>
      </w:r>
    </w:p>
    <w:p w:rsidR="00000000" w:rsidDel="00000000" w:rsidP="00000000" w:rsidRDefault="00000000" w:rsidRPr="00000000" w14:paraId="00000062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Github, репозиторій, гілки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відео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08.5714285714286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bookmarkStart w:colFirst="0" w:colLast="0" w:name="_heading=h.1hw6638wc2cs" w:id="3"/>
      <w:bookmarkEnd w:id="3"/>
      <w:r w:rsidDel="00000000" w:rsidR="00000000" w:rsidRPr="00000000">
        <w:fldChar w:fldCharType="begin"/>
        <w:instrText xml:space="preserve"> HYPERLINK "https://www.youtube.com/watch?v=TCEWU5CEf_A"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Старт роботи з Git та Github з нуля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Git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Завантажила Git та зареєструвалася в Github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поняттями локального й віддаленого репозиторію, коміту, гілки та історії змін</w:t>
      </w:r>
    </w:p>
    <w:p w:rsidR="00000000" w:rsidDel="00000000" w:rsidP="00000000" w:rsidRDefault="00000000" w:rsidRPr="00000000" w14:paraId="0000006C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основні команди: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зі створенням гілок та перемиканням між ними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13.09.2026</w:t>
      </w:r>
    </w:p>
    <w:p w:rsidR="00000000" w:rsidDel="00000000" w:rsidP="00000000" w:rsidRDefault="00000000" w:rsidRPr="00000000" w14:paraId="00000071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Trello navigation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Trello як інструментом для планування завдань і командної роботи.</w:t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структуру робочого простору: дошки, списки та картки.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картки та переміщати їх між списками відповідно до стану виконання завдання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11.09.2026</w:t>
      </w:r>
    </w:p>
    <w:p w:rsidR="00000000" w:rsidDel="00000000" w:rsidP="00000000" w:rsidRDefault="00000000" w:rsidRPr="00000000" w14:paraId="0000007C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Cайт Algotester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1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в Algotester та приєдналась до контесту</w:t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інтерфейсом сайту та виконала кілька тестових задач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 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17.09.2026</w:t>
      </w:r>
    </w:p>
    <w:p w:rsidR="00000000" w:rsidDel="00000000" w:rsidP="00000000" w:rsidRDefault="00000000" w:rsidRPr="00000000" w14:paraId="00000086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FlowCharts і Draw.io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8A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C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із поняттям блок-схеми та з її основними елементами: початок і кінець, введення або виведення даних, умова, підрахунки та стрілки переходів.</w:t>
      </w:r>
    </w:p>
    <w:p w:rsidR="00000000" w:rsidDel="00000000" w:rsidP="00000000" w:rsidRDefault="00000000" w:rsidRPr="00000000" w14:paraId="0000008D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сама створювати блок-схему під конкретну практичну задачу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 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17.09.2026</w:t>
      </w:r>
    </w:p>
    <w:p w:rsidR="00000000" w:rsidDel="00000000" w:rsidP="00000000" w:rsidRDefault="00000000" w:rsidRPr="00000000" w14:paraId="00000091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Word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4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Як користуватися Google Документами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6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зі створенням і редагуванням онлайн-документів.</w:t>
      </w:r>
    </w:p>
    <w:p w:rsidR="00000000" w:rsidDel="00000000" w:rsidP="00000000" w:rsidRDefault="00000000" w:rsidRPr="00000000" w14:paraId="00000097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форматувати текст, додавати списки та зображення </w:t>
      </w:r>
    </w:p>
    <w:p w:rsidR="00000000" w:rsidDel="00000000" w:rsidP="00000000" w:rsidRDefault="00000000" w:rsidRPr="00000000" w14:paraId="00000098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перший звіт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13.09.2026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Requirements management and design activities with Draw.io 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Намалювати блок-схему під практичну задачу 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навчитися створювати звіти в Google Docs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Trello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в Trello, підʼєднатися до командної дошки, створити свої картки із завданнями та відслідковувати свій прогрес і прогрес команди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базові Linux Console Commands та вміти їх використовувати в терміналі</w:t>
      </w:r>
    </w:p>
    <w:p w:rsidR="00000000" w:rsidDel="00000000" w:rsidP="00000000" w:rsidRDefault="00000000" w:rsidRPr="00000000" w14:paraId="000000A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Visual Studio Code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Visual Studio Code, виконати початкове налаштування робочого середовища, перевірити роботу редактора, інтегрованого термінала, налаштувань і панелі розширень.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VSC C/C++ Extensions, IntelliSense, Code Runner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у Visual Studio Code розширення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C/C++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Налаштувати IntelliSense, підключити встановлений компілятор C++ і перевірити запуск тестової програми.</w:t>
      </w:r>
    </w:p>
    <w:p w:rsidR="00000000" w:rsidDel="00000000" w:rsidP="00000000" w:rsidRDefault="00000000" w:rsidRPr="00000000" w14:paraId="000000A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GitHub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на GitHub, налаштувати профіль та ознайомитися з гілками, pull request і code review.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Git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Установити Git, приєднати Git та GitHub, опрацювати основні команди: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Algotester аккаунт, ознайомитись з інтерфейсом, приєднатись до контесту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Сonfiguration: Create Own Git Repo and Exchange Files with Teammate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Git-репозиторій, додати файли та організувати обмін змінами з учасником команди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Experimental Exercises Activities - Run First Program (задача про автономність портативної зарядної станції)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C">
      <w:pPr>
        <w:spacing w:after="12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 На реальний час роботи впливають дві втрати. По-перше, акумулятор з роками втрачає ємність приблизно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2 % на рік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задачі:</w:t>
      </w:r>
    </w:p>
    <w:p w:rsidR="00000000" w:rsidDel="00000000" w:rsidP="00000000" w:rsidRDefault="00000000" w:rsidRPr="00000000" w14:paraId="000000BE">
      <w:pPr>
        <w:spacing w:after="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</w:t>
        <w:br w:type="textWrapping"/>
        <w:t xml:space="preserve">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початку файлу,  блок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назвою задачі, прізвищем автора і номером групи.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кожним кроком обчислення: рядковий коментар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пояснює, що саме обчислюємо і в яких одиницях.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Біля кожної константи, що вона означає: не просто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відсоток втрати ємності за рік.</w:t>
      </w:r>
    </w:p>
    <w:p w:rsidR="00000000" w:rsidDel="00000000" w:rsidP="00000000" w:rsidRDefault="00000000" w:rsidRPr="00000000" w14:paraId="000000C2">
      <w:pPr>
        <w:spacing w:after="12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a+b)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Дано два цілих числа 𝑎 та 𝑏. Ваше завдання — обчислити їхню суму.</w:t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про хелловін)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A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Зеника і Марічки на Хелловін завітав їхній старий друг Андрій. Офіційна причина його візиту — дізнатися про справи друзів та просто побалакати з ними. Але Зенику і Марічці добре відомі справжні наміри Андрія — він просто хоче дістати від друзів цукерок.</w:t>
      </w:r>
    </w:p>
    <w:p w:rsidR="00000000" w:rsidDel="00000000" w:rsidP="00000000" w:rsidRDefault="00000000" w:rsidRPr="00000000" w14:paraId="000000CB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Зеника і Марічки є по одному мішку цукерок. Усього в мішку Зеника є 𝑛</w:t>
      </w:r>
    </w:p>
    <w:p w:rsidR="00000000" w:rsidDel="00000000" w:rsidP="00000000" w:rsidRDefault="00000000" w:rsidRPr="00000000" w14:paraId="000000CC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цукерок, причому 𝑖 -та із них коштує 𝑎𝑖  гривень. Аналогічно, у мішку Марічки є 𝑚 цукерок, і ціна 𝑖 рівна 𝑏𝑖 гривень. Вони хочуть дати Андрію дві цукерки — одну з мішка Зеника, а іншу — з мішка Марічки.</w:t>
      </w:r>
    </w:p>
    <w:p w:rsidR="00000000" w:rsidDel="00000000" w:rsidP="00000000" w:rsidRDefault="00000000" w:rsidRPr="00000000" w14:paraId="000000CD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доволі жадібними, воно готові віддати Андрію лише найдешевші цукерки. Тобто, як і з першого мішка, так і з другого, вони виберуть по найдешевшій цукерці. Якою буде вартість отриманого Андрієм подарунка? Іншими словами, знайдіть сумарну вартість двох цукерок, які отримає Андрій.</w:t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“Скільки заплатити?” )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0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свій день народження Зеник вирішив запросити Марічку до ресторану. Оскільки хотілося чогось вишуканого, його вибір впав на ресторан із цікавою назвою «Шаверма-Кебаб».</w:t>
      </w:r>
    </w:p>
    <w:p w:rsidR="00000000" w:rsidDel="00000000" w:rsidP="00000000" w:rsidRDefault="00000000" w:rsidRPr="00000000" w14:paraId="000000D1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Наївшись досхочу котятини, молоді люди вирішили покинути гостинне місце й узяли рахунок для оплати. Але чи то офіціант з’їв не тих грибів, чи то в цьому вишуканому закладі так прийнято, замість рахунку їм принесли аркуш паперу, на якому було написано два різні числа 𝑎 й 𝑏</w:t>
      </w:r>
    </w:p>
    <w:p w:rsidR="00000000" w:rsidDel="00000000" w:rsidP="00000000" w:rsidRDefault="00000000" w:rsidRPr="00000000" w14:paraId="000000D2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Головні герої нічого не зрозуміли, та й уже було темно за вікном, тому вони вирішили розрахуватися такою цілою сумою (у гривнях, без копійок), щоб вона була строго більшою за одне з цих чисел і строго меншою за інше.</w:t>
      </w:r>
    </w:p>
    <w:p w:rsidR="00000000" w:rsidDel="00000000" w:rsidP="00000000" w:rsidRDefault="00000000" w:rsidRPr="00000000" w14:paraId="000000D3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Скільки ж грошей вони могли заплатити?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про перехід дороги)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6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Зеник і Марічка мають відвідати кожного однокласника і переконати в тому, що треба готуватися до ЗНО, добре його скласти, вступити до університету, а там уже можна готуватися і до студентських олімпіад. На щастя, їм не доведеться ходити по всьому місту, адже всі однокласники живуть на одній вулиці. З одного боку вулиці всі будинки мають парні номери, а з іншого — непарні.</w:t>
      </w:r>
    </w:p>
    <w:p w:rsidR="00000000" w:rsidDel="00000000" w:rsidP="00000000" w:rsidRDefault="00000000" w:rsidRPr="00000000" w14:paraId="000000D7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Усього треба відвідати 𝑛 однокласників. Зеник і Марічка будуть відвідувати їх у такому порядку, в якому вони записані у списку учнів класу 𝑖 -ий у списку однокласник мешкає в будинку з номером 𝑎𝑖 </w:t>
      </w:r>
    </w:p>
    <w:p w:rsidR="00000000" w:rsidDel="00000000" w:rsidP="00000000" w:rsidRDefault="00000000" w:rsidRPr="00000000" w14:paraId="000000D8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Зеник і Марічка пропонують вам теж приєднатися до підготовки. Для початку розв’яжіть простеньку задачку — порахуйте, скільки разів їм доведеться перейти дорогу.</w:t>
      </w:r>
    </w:p>
    <w:p w:rsidR="00000000" w:rsidDel="00000000" w:rsidP="00000000" w:rsidRDefault="00000000" w:rsidRPr="00000000" w14:paraId="000000D9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Задача про автономність портативної зарядної станції</w:t>
      </w:r>
    </w:p>
    <w:p w:rsidR="00000000" w:rsidDel="00000000" w:rsidP="00000000" w:rsidRDefault="00000000" w:rsidRPr="00000000" w14:paraId="000000D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7797" cy="731424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797" cy="7314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058977" cy="889664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124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977" cy="889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020381" cy="7552372"/>
            <wp:effectExtent b="0" l="0" r="0" t="0"/>
            <wp:docPr id="2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1"/>
                    <a:srcRect b="710" l="0" r="0" t="262"/>
                    <a:stretch>
                      <a:fillRect/>
                    </a:stretch>
                  </pic:blipFill>
                  <pic:spPr>
                    <a:xfrm>
                      <a:off x="0" y="0"/>
                      <a:ext cx="7020381" cy="7552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141.73228346456688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5369379" cy="5637847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26134"/>
                    <a:stretch>
                      <a:fillRect/>
                    </a:stretch>
                  </pic:blipFill>
                  <pic:spPr>
                    <a:xfrm>
                      <a:off x="0" y="0"/>
                      <a:ext cx="5369379" cy="5637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1. Блоксхема до задачі про 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втономність портативної зарядної станції</w:t>
      </w:r>
    </w:p>
    <w:p w:rsidR="00000000" w:rsidDel="00000000" w:rsidP="00000000" w:rsidRDefault="00000000" w:rsidRPr="00000000" w14:paraId="000000ED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Важливі деталі для врахування в імплементації: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використати елементи блок-схеми (овал, прямокутник, ромб та паралелограм)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and design activities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Cкачала Draw.io на свій ноутбук і намалювала блок-схему до задачі</w:t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35951" cy="3475672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951" cy="3475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141.73228346456688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2. Створення блоксхеми в Draw.io</w:t>
      </w:r>
    </w:p>
    <w:p w:rsidR="00000000" w:rsidDel="00000000" w:rsidP="00000000" w:rsidRDefault="00000000" w:rsidRPr="00000000" w14:paraId="000000F7">
      <w:pPr>
        <w:spacing w:after="0" w:line="240" w:lineRule="auto"/>
        <w:ind w:left="141.73228346456688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Trello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в Trello, підʼєдналася до командної дошки, створила свої картки із завданнями та відслідковувала свій прогрес</w:t>
      </w:r>
    </w:p>
    <w:p w:rsidR="00000000" w:rsidDel="00000000" w:rsidP="00000000" w:rsidRDefault="00000000" w:rsidRPr="00000000" w14:paraId="000000F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71225" cy="3613108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225" cy="3613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3. Дошка Trello із завданнями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Linux Console Commands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користуватися базовими лінукс командами</w:t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52173" cy="27043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5829" l="0" r="319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173" cy="270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4. Виконання команд в терміналі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59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Visual Studio Code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Завантажила Visual Studio Code та перевірила роботу редактора</w:t>
      </w:r>
    </w:p>
    <w:p w:rsidR="00000000" w:rsidDel="00000000" w:rsidP="00000000" w:rsidRDefault="00000000" w:rsidRPr="00000000" w14:paraId="00000104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23" cy="332847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23" cy="3328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5. Завантажений Visual Studio Code</w:t>
      </w:r>
    </w:p>
    <w:p w:rsidR="00000000" w:rsidDel="00000000" w:rsidP="00000000" w:rsidRDefault="00000000" w:rsidRPr="00000000" w14:paraId="00000106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VSC C/C++ Extensions, IntelliSense, Code Runner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розширення для C/С++</w:t>
      </w:r>
    </w:p>
    <w:p w:rsidR="00000000" w:rsidDel="00000000" w:rsidP="00000000" w:rsidRDefault="00000000" w:rsidRPr="00000000" w14:paraId="0000010C">
      <w:pPr>
        <w:spacing w:after="160" w:line="256.7994545454545" w:lineRule="auto"/>
        <w:ind w:left="283.46456692913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0867" cy="350572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0867" cy="350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6. Завантажене розширення C++ у Visual Studio Code</w:t>
      </w:r>
    </w:p>
    <w:p w:rsidR="00000000" w:rsidDel="00000000" w:rsidP="00000000" w:rsidRDefault="00000000" w:rsidRPr="00000000" w14:paraId="0000010E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GitHub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Github</w:t>
      </w:r>
    </w:p>
    <w:p w:rsidR="00000000" w:rsidDel="00000000" w:rsidP="00000000" w:rsidRDefault="00000000" w:rsidRPr="00000000" w14:paraId="00000111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1148" cy="3392304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148" cy="339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7. Мій акаунт на Github</w:t>
      </w:r>
    </w:p>
    <w:p w:rsidR="00000000" w:rsidDel="00000000" w:rsidP="00000000" w:rsidRDefault="00000000" w:rsidRPr="00000000" w14:paraId="00000113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2050" cy="191493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85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1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8. Мій ssh ключ на Github</w:t>
      </w:r>
    </w:p>
    <w:p w:rsidR="00000000" w:rsidDel="00000000" w:rsidP="00000000" w:rsidRDefault="00000000" w:rsidRPr="00000000" w14:paraId="00000117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Приєднала Git до свого Github. Попрактикувалася з git командами </w:t>
      </w:r>
    </w:p>
    <w:p w:rsidR="00000000" w:rsidDel="00000000" w:rsidP="00000000" w:rsidRDefault="00000000" w:rsidRPr="00000000" w14:paraId="0000011A">
      <w:pPr>
        <w:spacing w:after="160" w:line="256.7994545454545" w:lineRule="auto"/>
        <w:ind w:left="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85498" cy="2858161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498" cy="285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ind w:left="425.1968503937008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                                                Рис 9. Виконання git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Algotester та виконала пару тестових задач:</w:t>
      </w:r>
    </w:p>
    <w:p w:rsidR="00000000" w:rsidDel="00000000" w:rsidP="00000000" w:rsidRDefault="00000000" w:rsidRPr="00000000" w14:paraId="0000011F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8409" cy="2431573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409" cy="2431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10. Створений акаунт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Create Own Git Repo and Exchange Files with Teammate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свій власний, приватний репозиторій</w:t>
      </w:r>
    </w:p>
    <w:p w:rsidR="00000000" w:rsidDel="00000000" w:rsidP="00000000" w:rsidRDefault="00000000" w:rsidRPr="00000000" w14:paraId="00000124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4023" cy="30354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023" cy="3035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11. Створений  приватний репозиторій</w:t>
      </w:r>
    </w:p>
    <w:p w:rsidR="00000000" w:rsidDel="00000000" w:rsidP="00000000" w:rsidRDefault="00000000" w:rsidRPr="00000000" w14:paraId="00000126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Додалася до репозиторію, створеного тімлідом, у якому ми обмінялися файлами, створили пулреквести, прокоментували їх та підтвердили зміни</w:t>
      </w:r>
    </w:p>
    <w:p w:rsidR="00000000" w:rsidDel="00000000" w:rsidP="00000000" w:rsidRDefault="00000000" w:rsidRPr="00000000" w14:paraId="0000012A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2631" cy="2408938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631" cy="240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12. Дії в командному репозиторії </w:t>
      </w:r>
    </w:p>
    <w:p w:rsidR="00000000" w:rsidDel="00000000" w:rsidP="00000000" w:rsidRDefault="00000000" w:rsidRPr="00000000" w14:paraId="0000012C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 (задача про автономність портативної зарядної станції)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</w:rPr>
        <w:drawing>
          <wp:inline distB="114300" distT="114300" distL="114300" distR="114300">
            <wp:extent cx="5799773" cy="508188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773" cy="50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13 Код до задачі пр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о автономність портативної зарядної станції(частина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</w:rPr>
        <w:drawing>
          <wp:inline distB="114300" distT="114300" distL="114300" distR="114300">
            <wp:extent cx="6300160" cy="53721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14. Код до задачі пр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о автономність портативної зарядної станції(частина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https://github.com/artificial-intelligence-department/ai_programming_playground_2026/pull/99/changes#diff-ee0456b1e6e3a7f0188f8511abfdaf31d25308f4e5d3fe41e7613c004cd8827b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a+b)</w:t>
      </w:r>
    </w:p>
    <w:p w:rsidR="00000000" w:rsidDel="00000000" w:rsidP="00000000" w:rsidRDefault="00000000" w:rsidRPr="00000000" w14:paraId="00000136">
      <w:pPr>
        <w:spacing w:after="0" w:lineRule="auto"/>
        <w:ind w:left="2409.4488188976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18398" cy="1692878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35524"/>
                    <a:stretch>
                      <a:fillRect/>
                    </a:stretch>
                  </pic:blipFill>
                  <pic:spPr>
                    <a:xfrm>
                      <a:off x="0" y="0"/>
                      <a:ext cx="2418398" cy="1692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15. Код до задачі a+b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https://github.com/artificial-intelligence-department/ai_programming_playground_2026/pull/99/changes#diff-7e14027fdf4c8627ade3d8f9186bcadd6638e1c0cdc9b246370098953902480f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 self practice (задача про хелловін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ind w:left="1700.78740157480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5461" cy="564737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5461" cy="564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16. Код до задачі хелловін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https://github.com/artificial-intelligence-department/ai_programming_playground_2026/pull/99/changes#diff-2bc8b9368f066fa08d0548938be61307b313fbf3a6a536f38c73c473ae200fef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“Скільки заплатити?”</w:t>
      </w:r>
    </w:p>
    <w:p w:rsidR="00000000" w:rsidDel="00000000" w:rsidP="00000000" w:rsidRDefault="00000000" w:rsidRPr="00000000" w14:paraId="00000141">
      <w:pPr>
        <w:spacing w:after="0" w:lineRule="auto"/>
        <w:ind w:left="2692.913385826771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69366" cy="3170873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366" cy="317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17. Код до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“Cкільки заплатити?”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https://github.com/artificial-intelligence-department/ai_programming_playground_2026/pull/99/changes#diff-a3861fc784742fc5d73f717e9721741dcf70fd12d4c24f8f8784cea8f59b784a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про перехід дороги)</w:t>
      </w:r>
    </w:p>
    <w:p w:rsidR="00000000" w:rsidDel="00000000" w:rsidP="00000000" w:rsidRDefault="00000000" w:rsidRPr="00000000" w14:paraId="00000146">
      <w:pPr>
        <w:spacing w:after="0" w:lineRule="auto"/>
        <w:ind w:left="2409.4488188976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33013" cy="3913711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013" cy="391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18. Код до задачі про перехід дороги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https://github.com/artificial-intelligence-department/ai_programming_playground_2026/pull/99/changes#diff-6b3099937b3049f84783ab9a691d77d21e8ecbf296115b3ca372fa9332d4065d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 (задача про автономність портативної зарядної станції), виконання програми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62650" cy="3411580"/>
            <wp:effectExtent b="0" l="0" r="0" t="0"/>
            <wp:docPr id="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3330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41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19. Виконання задачі пр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a+b ), виконання програми:</w:t>
      </w:r>
    </w:p>
    <w:p w:rsidR="00000000" w:rsidDel="00000000" w:rsidP="00000000" w:rsidRDefault="00000000" w:rsidRPr="00000000" w14:paraId="00000151">
      <w:pPr>
        <w:ind w:left="1842.51968503936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70898" cy="2351986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45067"/>
                    <a:stretch>
                      <a:fillRect/>
                    </a:stretch>
                  </pic:blipFill>
                  <pic:spPr>
                    <a:xfrm>
                      <a:off x="0" y="0"/>
                      <a:ext cx="3370898" cy="235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20. Виконання задачі a+b</w:t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466273" cy="1966241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273" cy="1966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21. Зарахована задача на Algotester a+b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про хелловін), виконання програми:</w:t>
      </w:r>
    </w:p>
    <w:p w:rsidR="00000000" w:rsidDel="00000000" w:rsidP="00000000" w:rsidRDefault="00000000" w:rsidRPr="00000000" w14:paraId="00000158">
      <w:pPr>
        <w:ind w:left="1133.858267716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4423" cy="269556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20048"/>
                    <a:stretch>
                      <a:fillRect/>
                    </a:stretch>
                  </pic:blipFill>
                  <pic:spPr>
                    <a:xfrm>
                      <a:off x="0" y="0"/>
                      <a:ext cx="4904423" cy="269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22. Виконання задачі пр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о хелловін</w:t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104323" cy="201180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323" cy="2011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23. Зарахована задача на Algotester пр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о хелловін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“Скільки заплатити?” ), виконання програми:</w:t>
      </w:r>
    </w:p>
    <w:p w:rsidR="00000000" w:rsidDel="00000000" w:rsidP="00000000" w:rsidRDefault="00000000" w:rsidRPr="00000000" w14:paraId="0000015E">
      <w:pPr>
        <w:ind w:left="2976.377952755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30813" cy="238982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30166"/>
                    <a:stretch>
                      <a:fillRect/>
                    </a:stretch>
                  </pic:blipFill>
                  <pic:spPr>
                    <a:xfrm>
                      <a:off x="0" y="0"/>
                      <a:ext cx="2630813" cy="238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24.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“Cкільки заплатити?”</w:t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602317" cy="2050281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317" cy="2050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25. Зарахована задача на Algotester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“Cкільки заплатити?”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30хв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 self practice (задача про перехід дороги), виконання програми:</w:t>
      </w:r>
    </w:p>
    <w:p w:rsidR="00000000" w:rsidDel="00000000" w:rsidP="00000000" w:rsidRDefault="00000000" w:rsidRPr="00000000" w14:paraId="00000164">
      <w:pPr>
        <w:ind w:left="1700.78740157480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03994" cy="254195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994" cy="254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26.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перехід дороги</w:t>
      </w:r>
    </w:p>
    <w:p w:rsidR="00000000" w:rsidDel="00000000" w:rsidP="00000000" w:rsidRDefault="00000000" w:rsidRPr="00000000" w14:paraId="0000016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009073" cy="1934787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073" cy="193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27.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перехід дороги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30хв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4rg1fbwjtf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20.09.2026. Обговорюємо епік, як працювати з Github, як пушити код, працювати з репозиторієм та як писати код. Вчимося створювати pull request в спільному репозиторії</w:t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9175" cy="315069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175" cy="3150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28. Зустріч з командою в teams</w:t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095048" cy="3199669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048" cy="3199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29.  Дошка Trello на момент зустрічі з командою</w:t>
      </w:r>
    </w:p>
    <w:p w:rsidR="00000000" w:rsidDel="00000000" w:rsidP="00000000" w:rsidRDefault="00000000" w:rsidRPr="00000000" w14:paraId="0000017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00160" cy="47244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30.  Коментарі та апруви мого коду в пулреквесті від учасників команди</w:t>
      </w:r>
    </w:p>
    <w:p w:rsidR="00000000" w:rsidDel="00000000" w:rsidP="00000000" w:rsidRDefault="00000000" w:rsidRPr="00000000" w14:paraId="00000173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я ознайомилася з основними інструментами, необхідними для розробки програм мовою C++. Опанувала базові команди Linux-подібного термінала та навчилася працювати з файлами й операційною системою через командний рядок. Установила й налаштувала Visual Studio Code, а також необхідні розширення для роботи з C++. Ознайомилася із системою контролю версій Git і платформою GitHub, клонувала репозиторій та створила перші коміти. Навчилася використовувати Trello для планування завдань, Algotester — для надсилання й автоматичної перевірки програм, а Draw.io — для створення блок-схем і діаграм. Також опрацювала основні принципи двійкової системи числення, отримала базові знання про структуру програм мовою C++ та введення і виведення даних. У результаті написала й успішно запустила першу програму, а результати виконаної роботи оформила у вигляді звіту в Google Документах. Отримані знання та практичні навички стали основою для подальшого вивчення програмування і роботи над складнішими проєктами.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57" w:type="default"/>
      <w:footerReference r:id="rId58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99/changes#diff-2bc8b9368f066fa08d0548938be61307b313fbf3a6a536f38c73c473ae200fef" TargetMode="External"/><Relationship Id="rId42" Type="http://schemas.openxmlformats.org/officeDocument/2006/relationships/hyperlink" Target="https://github.com/artificial-intelligence-department/ai_programming_playground_2026/pull/99/changes#diff-a3861fc784742fc5d73f717e9721741dcf70fd12d4c24f8f8784cea8f59b784a" TargetMode="External"/><Relationship Id="rId41" Type="http://schemas.openxmlformats.org/officeDocument/2006/relationships/image" Target="media/image14.png"/><Relationship Id="rId44" Type="http://schemas.openxmlformats.org/officeDocument/2006/relationships/hyperlink" Target="https://github.com/artificial-intelligence-department/ai_programming_playground_2026/pull/99/changes#diff-6b3099937b3049f84783ab9a691d77d21e8ecbf296115b3ca372fa9332d4065d" TargetMode="External"/><Relationship Id="rId43" Type="http://schemas.openxmlformats.org/officeDocument/2006/relationships/image" Target="media/image28.png"/><Relationship Id="rId46" Type="http://schemas.openxmlformats.org/officeDocument/2006/relationships/image" Target="media/image23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basic-commands-linux/" TargetMode="External"/><Relationship Id="rId48" Type="http://schemas.openxmlformats.org/officeDocument/2006/relationships/image" Target="media/image21.png"/><Relationship Id="rId47" Type="http://schemas.openxmlformats.org/officeDocument/2006/relationships/image" Target="media/image26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jpg"/><Relationship Id="rId8" Type="http://schemas.openxmlformats.org/officeDocument/2006/relationships/hyperlink" Target="https://youtu.be/3Gg_WMlHpYc?si=xcbz00Qa1y-ZgXZD" TargetMode="External"/><Relationship Id="rId31" Type="http://schemas.openxmlformats.org/officeDocument/2006/relationships/image" Target="media/image29.png"/><Relationship Id="rId30" Type="http://schemas.openxmlformats.org/officeDocument/2006/relationships/image" Target="media/image25.png"/><Relationship Id="rId33" Type="http://schemas.openxmlformats.org/officeDocument/2006/relationships/image" Target="media/image10.png"/><Relationship Id="rId32" Type="http://schemas.openxmlformats.org/officeDocument/2006/relationships/image" Target="media/image4.png"/><Relationship Id="rId35" Type="http://schemas.openxmlformats.org/officeDocument/2006/relationships/image" Target="media/image34.png"/><Relationship Id="rId34" Type="http://schemas.openxmlformats.org/officeDocument/2006/relationships/image" Target="media/image32.png"/><Relationship Id="rId37" Type="http://schemas.openxmlformats.org/officeDocument/2006/relationships/image" Target="media/image27.png"/><Relationship Id="rId36" Type="http://schemas.openxmlformats.org/officeDocument/2006/relationships/hyperlink" Target="https://github.com/artificial-intelligence-department/ai_programming_playground_2026/pull/99/changes#diff-ee0456b1e6e3a7f0188f8511abfdaf31d25308f4e5d3fe41e7613c004cd8827b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github.com/artificial-intelligence-department/ai_programming_playground_2026/pull/99/changes#diff-7e14027fdf4c8627ade3d8f9186bcadd6638e1c0cdc9b246370098953902480f" TargetMode="External"/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30.jp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2.png"/><Relationship Id="rId28" Type="http://schemas.openxmlformats.org/officeDocument/2006/relationships/image" Target="media/image6.png"/><Relationship Id="rId27" Type="http://schemas.openxmlformats.org/officeDocument/2006/relationships/image" Target="media/image8.png"/><Relationship Id="rId29" Type="http://schemas.openxmlformats.org/officeDocument/2006/relationships/image" Target="media/image3.png"/><Relationship Id="rId51" Type="http://schemas.openxmlformats.org/officeDocument/2006/relationships/image" Target="media/image22.png"/><Relationship Id="rId50" Type="http://schemas.openxmlformats.org/officeDocument/2006/relationships/image" Target="media/image16.png"/><Relationship Id="rId53" Type="http://schemas.openxmlformats.org/officeDocument/2006/relationships/image" Target="media/image18.png"/><Relationship Id="rId52" Type="http://schemas.openxmlformats.org/officeDocument/2006/relationships/image" Target="media/image20.png"/><Relationship Id="rId11" Type="http://schemas.openxmlformats.org/officeDocument/2006/relationships/hyperlink" Target="https://acode.com.ua/uroki-po-cpp/" TargetMode="External"/><Relationship Id="rId55" Type="http://schemas.openxmlformats.org/officeDocument/2006/relationships/image" Target="media/image15.png"/><Relationship Id="rId10" Type="http://schemas.openxmlformats.org/officeDocument/2006/relationships/hyperlink" Target="https://youtu.be/Lo1UKhw52ig?si=wTgNERgLAGPBFtjM" TargetMode="External"/><Relationship Id="rId54" Type="http://schemas.openxmlformats.org/officeDocument/2006/relationships/image" Target="media/image7.png"/><Relationship Id="rId13" Type="http://schemas.openxmlformats.org/officeDocument/2006/relationships/hyperlink" Target="https://code.visualstudio.com/docs/cpp/config-mingw" TargetMode="External"/><Relationship Id="rId57" Type="http://schemas.openxmlformats.org/officeDocument/2006/relationships/footer" Target="footer1.xml"/><Relationship Id="rId12" Type="http://schemas.openxmlformats.org/officeDocument/2006/relationships/hyperlink" Target="https://docs.google.com/document/d/1-0Cm0X_Dm9zJNmEwVhfV8ULGjYUtSFFb/edit" TargetMode="External"/><Relationship Id="rId56" Type="http://schemas.openxmlformats.org/officeDocument/2006/relationships/image" Target="media/image31.png"/><Relationship Id="rId15" Type="http://schemas.openxmlformats.org/officeDocument/2006/relationships/hyperlink" Target="https://support.atlassian.com/trello/docs/navigation-in-trello/" TargetMode="External"/><Relationship Id="rId14" Type="http://schemas.openxmlformats.org/officeDocument/2006/relationships/hyperlink" Target="https://prog.academy/ua/blog/git-dlya-pochatkivtsiv" TargetMode="External"/><Relationship Id="rId58" Type="http://schemas.openxmlformats.org/officeDocument/2006/relationships/footer" Target="footer2.xml"/><Relationship Id="rId17" Type="http://schemas.openxmlformats.org/officeDocument/2006/relationships/hyperlink" Target="https://support.google.com/docs/answer/7068618?co=GENIE.Platform%3DDesktop&amp;hl=uk" TargetMode="External"/><Relationship Id="rId16" Type="http://schemas.openxmlformats.org/officeDocument/2006/relationships/hyperlink" Target="https://algotester.com/uk/Home/Help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+RNPIlT3ogpSx/EAQj+wBIeQSw==">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