
<file path=[Content_Types].xml><?xml version="1.0" encoding="utf-8"?>
<Types xmlns="http://schemas.openxmlformats.org/package/2006/content-types">
  <Override PartName="/customXml/itemProps2.xml" ContentType="application/vnd.openxmlformats-officedocument.customXmlProperties+xml"/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06EFD" w:rsidRDefault="009F24ED">
      <w:pPr>
        <w:pStyle w:val="normal0"/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Міністерство освіти і науки України</w:t>
      </w:r>
    </w:p>
    <w:p w:rsidR="00406EFD" w:rsidRDefault="009F24ED">
      <w:pPr>
        <w:pStyle w:val="normal0"/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Національний університет «Львівська політехніка»</w:t>
      </w:r>
    </w:p>
    <w:p w:rsidR="00406EFD" w:rsidRDefault="009F24ED">
      <w:pPr>
        <w:pStyle w:val="normal0"/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Кафедра систем штучного інтелекту</w:t>
      </w:r>
    </w:p>
    <w:p w:rsidR="00406EFD" w:rsidRDefault="00406EFD">
      <w:pPr>
        <w:pStyle w:val="normal0"/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:rsidR="00406EFD" w:rsidRDefault="009F24ED">
      <w:pPr>
        <w:pStyle w:val="normal0"/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posOffset>1381125</wp:posOffset>
            </wp:positionH>
            <wp:positionV relativeFrom="paragraph">
              <wp:posOffset>85725</wp:posOffset>
            </wp:positionV>
            <wp:extent cx="2727722" cy="2571750"/>
            <wp:effectExtent l="0" t="0" r="0" b="0"/>
            <wp:wrapNone/>
            <wp:docPr id="25" name="image9.jpg" descr="A blue and white logo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jpg" descr="A blue and white logo&#10;&#10;Description automatically generated"/>
                    <pic:cNvPicPr preferRelativeResize="0"/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727722" cy="25717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:rsidR="00406EFD" w:rsidRDefault="00406EFD">
      <w:pPr>
        <w:pStyle w:val="normal0"/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:rsidR="00406EFD" w:rsidRDefault="00406EFD">
      <w:pPr>
        <w:pStyle w:val="normal0"/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:rsidR="00406EFD" w:rsidRDefault="00406EFD">
      <w:pPr>
        <w:pStyle w:val="normal0"/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:rsidR="00406EFD" w:rsidRDefault="00406EFD">
      <w:pPr>
        <w:pStyle w:val="normal0"/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:rsidR="00406EFD" w:rsidRDefault="00406EFD">
      <w:pPr>
        <w:pStyle w:val="normal0"/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:rsidR="00406EFD" w:rsidRDefault="00406EFD">
      <w:pPr>
        <w:pStyle w:val="normal0"/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40"/>
          <w:szCs w:val="40"/>
        </w:rPr>
      </w:pPr>
    </w:p>
    <w:p w:rsidR="00406EFD" w:rsidRDefault="00406EFD">
      <w:pPr>
        <w:pStyle w:val="normal0"/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40"/>
          <w:szCs w:val="40"/>
        </w:rPr>
      </w:pPr>
    </w:p>
    <w:p w:rsidR="00406EFD" w:rsidRDefault="00406EFD">
      <w:pPr>
        <w:pStyle w:val="normal0"/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40"/>
          <w:szCs w:val="40"/>
        </w:rPr>
      </w:pPr>
    </w:p>
    <w:p w:rsidR="00406EFD" w:rsidRDefault="009F24ED">
      <w:pPr>
        <w:pStyle w:val="normal0"/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40"/>
          <w:szCs w:val="40"/>
        </w:rPr>
      </w:pPr>
      <w:r>
        <w:rPr>
          <w:rFonts w:ascii="Times New Roman" w:eastAsia="Times New Roman" w:hAnsi="Times New Roman" w:cs="Times New Roman"/>
          <w:b/>
          <w:bCs/>
          <w:sz w:val="40"/>
          <w:szCs w:val="40"/>
        </w:rPr>
        <w:t>Звіт</w:t>
      </w:r>
    </w:p>
    <w:p w:rsidR="00406EFD" w:rsidRDefault="009F24ED">
      <w:pPr>
        <w:pStyle w:val="normal0"/>
        <w:tabs>
          <w:tab w:val="center" w:pos="4819"/>
          <w:tab w:val="left" w:pos="7468"/>
        </w:tabs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ab/>
      </w:r>
    </w:p>
    <w:sdt>
      <w:sdtPr>
        <w:tag w:val="goog_rdk_2"/>
        <w:id w:val="145750138"/>
      </w:sdtPr>
      <w:sdtContent>
        <w:p w:rsidR="00406EFD" w:rsidRDefault="000F459E">
          <w:pPr>
            <w:pStyle w:val="normal0"/>
            <w:tabs>
              <w:tab w:val="center" w:pos="4819"/>
              <w:tab w:val="left" w:pos="7468"/>
            </w:tabs>
            <w:spacing w:line="240" w:lineRule="auto"/>
            <w:jc w:val="center"/>
            <w:rPr>
              <w:ins w:id="0" w:author="Матвій Белаш" w:date="2026-09-10T12:32:00Z"/>
              <w:rFonts w:ascii="Times New Roman" w:eastAsia="Times New Roman" w:hAnsi="Times New Roman" w:cs="Times New Roman"/>
              <w:b/>
              <w:bCs/>
              <w:sz w:val="28"/>
              <w:szCs w:val="28"/>
            </w:rPr>
          </w:pPr>
          <w:sdt>
            <w:sdtPr>
              <w:tag w:val="goog_rdk_1"/>
              <w:id w:val="-1224897454"/>
            </w:sdtPr>
            <w:sdtContent/>
          </w:sdt>
        </w:p>
      </w:sdtContent>
    </w:sdt>
    <w:p w:rsidR="00406EFD" w:rsidRDefault="00406EFD">
      <w:pPr>
        <w:pStyle w:val="normal0"/>
        <w:tabs>
          <w:tab w:val="center" w:pos="4819"/>
          <w:tab w:val="left" w:pos="7468"/>
        </w:tabs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:rsidR="00406EFD" w:rsidRDefault="00406EFD">
      <w:pPr>
        <w:pStyle w:val="normal0"/>
        <w:tabs>
          <w:tab w:val="center" w:pos="4819"/>
          <w:tab w:val="left" w:pos="7468"/>
        </w:tabs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:rsidR="00406EFD" w:rsidRDefault="00406EFD">
      <w:pPr>
        <w:pStyle w:val="normal0"/>
        <w:tabs>
          <w:tab w:val="center" w:pos="4819"/>
          <w:tab w:val="left" w:pos="7468"/>
        </w:tabs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:rsidR="00406EFD" w:rsidRDefault="00406EFD">
      <w:pPr>
        <w:pStyle w:val="normal0"/>
        <w:tabs>
          <w:tab w:val="center" w:pos="4819"/>
          <w:tab w:val="left" w:pos="7468"/>
        </w:tabs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:rsidR="00406EFD" w:rsidRDefault="009F24ED">
      <w:pPr>
        <w:pStyle w:val="normal0"/>
        <w:tabs>
          <w:tab w:val="center" w:pos="4819"/>
          <w:tab w:val="left" w:pos="7468"/>
        </w:tabs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56"/>
          <w:szCs w:val="56"/>
        </w:rPr>
        <w:t>Звіт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</w:p>
    <w:p w:rsidR="00406EFD" w:rsidRDefault="009F24ED">
      <w:pPr>
        <w:pStyle w:val="normal0"/>
        <w:tabs>
          <w:tab w:val="center" w:pos="4819"/>
          <w:tab w:val="left" w:pos="7468"/>
        </w:tabs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про виконання лабораторних та практичних робіт блоку № 1</w:t>
      </w:r>
    </w:p>
    <w:p w:rsidR="00406EFD" w:rsidRDefault="009F24ED">
      <w:pPr>
        <w:pStyle w:val="normal0"/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На тему:  «Розробка та середовище розробки. Програмування: алгоритм, програма, код.»</w:t>
      </w:r>
    </w:p>
    <w:p w:rsidR="00406EFD" w:rsidRDefault="009F24ED">
      <w:pPr>
        <w:pStyle w:val="normal0"/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</w:rPr>
        <w:t xml:space="preserve">з дисципліни: </w:t>
      </w:r>
      <w:r>
        <w:rPr>
          <w:rFonts w:ascii="Times New Roman" w:eastAsia="Times New Roman" w:hAnsi="Times New Roman" w:cs="Times New Roman"/>
          <w:sz w:val="28"/>
          <w:szCs w:val="28"/>
        </w:rPr>
        <w:t>«Основи програмування»</w:t>
      </w:r>
    </w:p>
    <w:p w:rsidR="00406EFD" w:rsidRDefault="009F24ED">
      <w:pPr>
        <w:pStyle w:val="normal0"/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до:</w:t>
      </w:r>
    </w:p>
    <w:p w:rsidR="00406EFD" w:rsidRDefault="009F24ED">
      <w:pPr>
        <w:pStyle w:val="normal0"/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Практичних Робіт до блоку № 1</w:t>
      </w:r>
    </w:p>
    <w:p w:rsidR="00406EFD" w:rsidRDefault="00406EFD">
      <w:pPr>
        <w:pStyle w:val="normal0"/>
        <w:spacing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406EFD" w:rsidRDefault="00406EFD">
      <w:pPr>
        <w:pStyle w:val="normal0"/>
        <w:spacing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406EFD" w:rsidRDefault="00406EFD">
      <w:pPr>
        <w:pStyle w:val="normal0"/>
        <w:spacing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406EFD" w:rsidRDefault="00406EFD">
      <w:pPr>
        <w:pStyle w:val="normal0"/>
        <w:spacing w:line="240" w:lineRule="auto"/>
        <w:jc w:val="both"/>
        <w:rPr>
          <w:rFonts w:ascii="Times New Roman" w:eastAsia="Times New Roman" w:hAnsi="Times New Roman" w:cs="Times New Roman"/>
          <w:b/>
          <w:bCs/>
          <w:smallCaps/>
          <w:sz w:val="28"/>
          <w:szCs w:val="28"/>
        </w:rPr>
      </w:pPr>
    </w:p>
    <w:p w:rsidR="00406EFD" w:rsidRDefault="00406EFD">
      <w:pPr>
        <w:pStyle w:val="normal0"/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406EFD" w:rsidRDefault="007D1C8D">
      <w:pPr>
        <w:pStyle w:val="normal0"/>
        <w:spacing w:line="240" w:lineRule="auto"/>
        <w:jc w:val="right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Виконала</w:t>
      </w:r>
      <w:r w:rsidR="009F24ED">
        <w:rPr>
          <w:rFonts w:ascii="Times New Roman" w:eastAsia="Times New Roman" w:hAnsi="Times New Roman" w:cs="Times New Roman"/>
          <w:b/>
          <w:bCs/>
          <w:sz w:val="28"/>
          <w:szCs w:val="28"/>
        </w:rPr>
        <w:t>:</w:t>
      </w:r>
    </w:p>
    <w:p w:rsidR="00406EFD" w:rsidRPr="00C236B2" w:rsidRDefault="009F24ED">
      <w:pPr>
        <w:pStyle w:val="normal0"/>
        <w:spacing w:line="240" w:lineRule="auto"/>
        <w:jc w:val="right"/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Студент</w:t>
      </w:r>
      <w:r w:rsidR="00C236B2">
        <w:rPr>
          <w:rFonts w:ascii="Times New Roman" w:eastAsia="Times New Roman" w:hAnsi="Times New Roman" w:cs="Times New Roman"/>
          <w:sz w:val="28"/>
          <w:szCs w:val="28"/>
        </w:rPr>
        <w:t>ка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групи ШІ-1</w:t>
      </w:r>
      <w:r w:rsidR="00C236B2">
        <w:rPr>
          <w:rFonts w:ascii="Times New Roman" w:eastAsia="Times New Roman" w:hAnsi="Times New Roman" w:cs="Times New Roman"/>
          <w:sz w:val="28"/>
          <w:szCs w:val="28"/>
        </w:rPr>
        <w:t>4</w:t>
      </w:r>
    </w:p>
    <w:p w:rsidR="00406EFD" w:rsidRPr="00C236B2" w:rsidRDefault="00C236B2">
      <w:pPr>
        <w:pStyle w:val="normal0"/>
        <w:spacing w:line="240" w:lineRule="auto"/>
        <w:jc w:val="right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Тимофієнко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Софія Олександрівна</w:t>
      </w:r>
    </w:p>
    <w:p w:rsidR="00406EFD" w:rsidRDefault="00406EFD">
      <w:pPr>
        <w:pStyle w:val="1"/>
        <w:spacing w:before="240" w:after="0"/>
        <w:jc w:val="both"/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:rsidR="00406EFD" w:rsidRDefault="00406EFD">
      <w:pPr>
        <w:pStyle w:val="normal0"/>
        <w:jc w:val="both"/>
      </w:pPr>
    </w:p>
    <w:p w:rsidR="00406EFD" w:rsidRDefault="009F24ED">
      <w:pPr>
        <w:pStyle w:val="1"/>
        <w:spacing w:before="240" w:after="0"/>
        <w:jc w:val="both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lastRenderedPageBreak/>
        <w:t xml:space="preserve">Тема роботи:  </w:t>
      </w:r>
    </w:p>
    <w:p w:rsidR="00406EFD" w:rsidRDefault="009F24ED">
      <w:pPr>
        <w:pStyle w:val="normal0"/>
        <w:spacing w:after="20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Програмування: алгоритм, програма, код. Системи числення. Двійкова система числення. Розробка та середовище розробки програми: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Visual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Studio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Code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FlowCharts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та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Draw.io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Git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Github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Algotester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Trello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Linux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Console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Commands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406EFD" w:rsidRDefault="009F24ED">
      <w:pPr>
        <w:pStyle w:val="1"/>
        <w:spacing w:after="200"/>
        <w:jc w:val="both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bookmarkStart w:id="1" w:name="_heading=h.j2v9n1zi5dx9" w:colFirst="0" w:colLast="0"/>
      <w:bookmarkEnd w:id="1"/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Мета роботи:</w:t>
      </w:r>
    </w:p>
    <w:p w:rsidR="00406EFD" w:rsidRPr="00C236B2" w:rsidRDefault="009F24ED">
      <w:pPr>
        <w:pStyle w:val="normal0"/>
        <w:spacing w:after="200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Завантажити середовище розробки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Visual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Studio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Code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встановити розширення для C++ на систему та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Visual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Studio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Code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ознайомитись з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дебагером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та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лінтером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для C++, ознайомитися з основними поняттями мови c/c++ Встановити та ознайомитись з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Git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та командами, Зареєструватись та ознайомитись з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GitHub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ознайомитись з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GitHub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пул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реквестами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та Код ревю, зареєструватись та ознайомитись з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Trello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зареєструватись та ознайомитись з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Algotester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ознайомитись з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FlowCharts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та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Draw.io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, ознайомитись з Word та створенням Звітів на Практичні та Лабораторні, запустити програмний код C++ в робочому середовищі та оформити звіт.</w:t>
      </w:r>
    </w:p>
    <w:p w:rsidR="00406EFD" w:rsidRDefault="009F24ED">
      <w:pPr>
        <w:pStyle w:val="1"/>
        <w:spacing w:before="240" w:after="0"/>
        <w:jc w:val="both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Теоретичні відомості:</w:t>
      </w:r>
    </w:p>
    <w:p w:rsidR="00406EFD" w:rsidRDefault="009F24ED">
      <w:pPr>
        <w:pStyle w:val="normal0"/>
        <w:numPr>
          <w:ilvl w:val="0"/>
          <w:numId w:val="9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Теоретичні відомості з переліком важливих тем:</w:t>
      </w:r>
    </w:p>
    <w:p w:rsidR="00406EFD" w:rsidRDefault="009F24ED">
      <w:pPr>
        <w:pStyle w:val="normal0"/>
        <w:numPr>
          <w:ilvl w:val="0"/>
          <w:numId w:val="6"/>
        </w:numPr>
        <w:spacing w:line="240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Тема №1: Основні поняття мови с/c++. </w:t>
      </w:r>
    </w:p>
    <w:p w:rsidR="00406EFD" w:rsidRDefault="009F24ED">
      <w:pPr>
        <w:pStyle w:val="normal0"/>
        <w:numPr>
          <w:ilvl w:val="0"/>
          <w:numId w:val="6"/>
        </w:numPr>
        <w:spacing w:line="240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Тема №2: </w:t>
      </w:r>
      <w:r w:rsidR="00656478" w:rsidRPr="00656478">
        <w:rPr>
          <w:rFonts w:ascii="Times New Roman" w:eastAsia="Times New Roman" w:hAnsi="Times New Roman" w:cs="Times New Roman"/>
          <w:sz w:val="24"/>
          <w:szCs w:val="24"/>
        </w:rPr>
        <w:t xml:space="preserve">Робота з </w:t>
      </w:r>
      <w:proofErr w:type="spellStart"/>
      <w:r w:rsidR="00656478" w:rsidRPr="00656478">
        <w:rPr>
          <w:rFonts w:ascii="Times New Roman" w:eastAsia="Times New Roman" w:hAnsi="Times New Roman" w:cs="Times New Roman"/>
          <w:sz w:val="24"/>
          <w:szCs w:val="24"/>
        </w:rPr>
        <w:t>FlowCharts</w:t>
      </w:r>
      <w:proofErr w:type="spellEnd"/>
      <w:r w:rsidR="00656478" w:rsidRPr="00656478">
        <w:rPr>
          <w:rFonts w:ascii="Times New Roman" w:eastAsia="Times New Roman" w:hAnsi="Times New Roman" w:cs="Times New Roman"/>
          <w:sz w:val="24"/>
          <w:szCs w:val="24"/>
        </w:rPr>
        <w:t xml:space="preserve"> та оформленням документації за допомогою </w:t>
      </w:r>
      <w:proofErr w:type="spellStart"/>
      <w:r w:rsidR="00656478" w:rsidRPr="00656478">
        <w:rPr>
          <w:rFonts w:ascii="Times New Roman" w:eastAsia="Times New Roman" w:hAnsi="Times New Roman" w:cs="Times New Roman"/>
          <w:sz w:val="24"/>
          <w:szCs w:val="24"/>
        </w:rPr>
        <w:t>Draw.io</w:t>
      </w:r>
      <w:proofErr w:type="spellEnd"/>
      <w:r w:rsidR="00656478" w:rsidRPr="00656478">
        <w:rPr>
          <w:rFonts w:ascii="Times New Roman" w:eastAsia="Times New Roman" w:hAnsi="Times New Roman" w:cs="Times New Roman"/>
          <w:sz w:val="24"/>
          <w:szCs w:val="24"/>
        </w:rPr>
        <w:t xml:space="preserve"> та </w:t>
      </w:r>
      <w:proofErr w:type="spellStart"/>
      <w:r w:rsidR="00656478" w:rsidRPr="00656478">
        <w:rPr>
          <w:rFonts w:ascii="Times New Roman" w:eastAsia="Times New Roman" w:hAnsi="Times New Roman" w:cs="Times New Roman"/>
          <w:sz w:val="24"/>
          <w:szCs w:val="24"/>
        </w:rPr>
        <w:t>Google</w:t>
      </w:r>
      <w:proofErr w:type="spellEnd"/>
      <w:r w:rsidR="00656478" w:rsidRPr="006564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656478" w:rsidRPr="00656478">
        <w:rPr>
          <w:rFonts w:ascii="Times New Roman" w:eastAsia="Times New Roman" w:hAnsi="Times New Roman" w:cs="Times New Roman"/>
          <w:sz w:val="24"/>
          <w:szCs w:val="24"/>
        </w:rPr>
        <w:t>Docs</w:t>
      </w:r>
      <w:proofErr w:type="spellEnd"/>
    </w:p>
    <w:p w:rsidR="00406EFD" w:rsidRDefault="009F24ED">
      <w:pPr>
        <w:pStyle w:val="normal0"/>
        <w:numPr>
          <w:ilvl w:val="0"/>
          <w:numId w:val="6"/>
        </w:numPr>
        <w:spacing w:line="240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Тема №3: </w:t>
      </w:r>
      <w:proofErr w:type="spellStart"/>
      <w:r w:rsidR="00656478">
        <w:rPr>
          <w:rFonts w:ascii="Times New Roman" w:eastAsia="Times New Roman" w:hAnsi="Times New Roman" w:cs="Times New Roman"/>
          <w:sz w:val="24"/>
          <w:szCs w:val="24"/>
          <w:lang w:val="en-US"/>
        </w:rPr>
        <w:t>Trello</w:t>
      </w:r>
      <w:proofErr w:type="spellEnd"/>
    </w:p>
    <w:p w:rsidR="00406EFD" w:rsidRDefault="00656478">
      <w:pPr>
        <w:pStyle w:val="normal0"/>
        <w:numPr>
          <w:ilvl w:val="0"/>
          <w:numId w:val="6"/>
        </w:numPr>
        <w:spacing w:line="240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Тема</w:t>
      </w:r>
      <w:r w:rsidRPr="00656478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="009F24ED">
        <w:rPr>
          <w:rFonts w:ascii="Times New Roman" w:eastAsia="Times New Roman" w:hAnsi="Times New Roman" w:cs="Times New Roman"/>
          <w:sz w:val="24"/>
          <w:szCs w:val="24"/>
        </w:rPr>
        <w:t xml:space="preserve">№4: </w:t>
      </w:r>
      <w:r w:rsidRPr="00656478">
        <w:rPr>
          <w:rFonts w:ascii="Times New Roman" w:eastAsia="Times New Roman" w:hAnsi="Times New Roman" w:cs="Times New Roman"/>
          <w:sz w:val="24"/>
          <w:szCs w:val="24"/>
        </w:rPr>
        <w:t xml:space="preserve">Встановлення WSL </w:t>
      </w:r>
      <w:proofErr w:type="spellStart"/>
      <w:r w:rsidRPr="00656478">
        <w:rPr>
          <w:rFonts w:ascii="Times New Roman" w:eastAsia="Times New Roman" w:hAnsi="Times New Roman" w:cs="Times New Roman"/>
          <w:sz w:val="24"/>
          <w:szCs w:val="24"/>
        </w:rPr>
        <w:t>Ubuntu</w:t>
      </w:r>
      <w:proofErr w:type="spellEnd"/>
      <w:r w:rsidRPr="00656478">
        <w:rPr>
          <w:rFonts w:ascii="Times New Roman" w:eastAsia="Times New Roman" w:hAnsi="Times New Roman" w:cs="Times New Roman"/>
          <w:sz w:val="24"/>
          <w:szCs w:val="24"/>
        </w:rPr>
        <w:t xml:space="preserve">, робота з базовими консольними командами </w:t>
      </w:r>
      <w:proofErr w:type="spellStart"/>
      <w:r w:rsidRPr="00656478">
        <w:rPr>
          <w:rFonts w:ascii="Times New Roman" w:eastAsia="Times New Roman" w:hAnsi="Times New Roman" w:cs="Times New Roman"/>
          <w:sz w:val="24"/>
          <w:szCs w:val="24"/>
        </w:rPr>
        <w:t>Linux</w:t>
      </w:r>
      <w:proofErr w:type="spellEnd"/>
    </w:p>
    <w:p w:rsidR="00406EFD" w:rsidRDefault="009F24ED">
      <w:pPr>
        <w:pStyle w:val="normal0"/>
        <w:numPr>
          <w:ilvl w:val="0"/>
          <w:numId w:val="6"/>
        </w:numPr>
        <w:spacing w:line="240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Тема №5: </w:t>
      </w:r>
      <w:r w:rsidR="00656478">
        <w:rPr>
          <w:rFonts w:ascii="Times New Roman" w:eastAsia="Times New Roman" w:hAnsi="Times New Roman" w:cs="Times New Roman"/>
          <w:sz w:val="24"/>
          <w:szCs w:val="24"/>
        </w:rPr>
        <w:t xml:space="preserve">Встановлення та конфігурація середовища розробки </w:t>
      </w:r>
      <w:r w:rsidR="00656478">
        <w:rPr>
          <w:rFonts w:ascii="Times New Roman" w:eastAsia="Times New Roman" w:hAnsi="Times New Roman" w:cs="Times New Roman"/>
          <w:sz w:val="24"/>
          <w:szCs w:val="24"/>
          <w:lang w:val="en-US"/>
        </w:rPr>
        <w:t>Visual</w:t>
      </w:r>
      <w:r w:rsidR="00656478" w:rsidRPr="00E562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656478">
        <w:rPr>
          <w:rFonts w:ascii="Times New Roman" w:eastAsia="Times New Roman" w:hAnsi="Times New Roman" w:cs="Times New Roman"/>
          <w:sz w:val="24"/>
          <w:szCs w:val="24"/>
          <w:lang w:val="en-US"/>
        </w:rPr>
        <w:t>Studio</w:t>
      </w:r>
      <w:r w:rsidR="00656478" w:rsidRPr="00E562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656478">
        <w:rPr>
          <w:rFonts w:ascii="Times New Roman" w:eastAsia="Times New Roman" w:hAnsi="Times New Roman" w:cs="Times New Roman"/>
          <w:sz w:val="24"/>
          <w:szCs w:val="24"/>
          <w:lang w:val="en-US"/>
        </w:rPr>
        <w:t>Code</w:t>
      </w:r>
    </w:p>
    <w:p w:rsidR="00406EFD" w:rsidRDefault="009F24ED">
      <w:pPr>
        <w:pStyle w:val="normal0"/>
        <w:numPr>
          <w:ilvl w:val="0"/>
          <w:numId w:val="6"/>
        </w:numPr>
        <w:spacing w:line="240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Тема №6: </w:t>
      </w:r>
      <w:r w:rsidR="00656478">
        <w:rPr>
          <w:rFonts w:ascii="Times New Roman" w:eastAsia="Times New Roman" w:hAnsi="Times New Roman" w:cs="Times New Roman"/>
          <w:sz w:val="24"/>
          <w:szCs w:val="24"/>
        </w:rPr>
        <w:t xml:space="preserve">Встановлення розширень та </w:t>
      </w:r>
      <w:proofErr w:type="spellStart"/>
      <w:r w:rsidR="00656478">
        <w:rPr>
          <w:rFonts w:ascii="Times New Roman" w:eastAsia="Times New Roman" w:hAnsi="Times New Roman" w:cs="Times New Roman"/>
          <w:sz w:val="24"/>
          <w:szCs w:val="24"/>
        </w:rPr>
        <w:t>автодоповнення</w:t>
      </w:r>
      <w:proofErr w:type="spellEnd"/>
      <w:r w:rsidR="00656478">
        <w:rPr>
          <w:rFonts w:ascii="Times New Roman" w:eastAsia="Times New Roman" w:hAnsi="Times New Roman" w:cs="Times New Roman"/>
          <w:sz w:val="24"/>
          <w:szCs w:val="24"/>
        </w:rPr>
        <w:t xml:space="preserve"> для мови С++</w:t>
      </w:r>
    </w:p>
    <w:p w:rsidR="00406EFD" w:rsidRDefault="009F24ED">
      <w:pPr>
        <w:pStyle w:val="normal0"/>
        <w:numPr>
          <w:ilvl w:val="0"/>
          <w:numId w:val="6"/>
        </w:numPr>
        <w:spacing w:line="240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Тема №7: </w:t>
      </w:r>
      <w:proofErr w:type="spellStart"/>
      <w:r w:rsidR="00656478">
        <w:rPr>
          <w:rFonts w:ascii="Times New Roman" w:eastAsia="Times New Roman" w:hAnsi="Times New Roman" w:cs="Times New Roman"/>
          <w:sz w:val="24"/>
          <w:szCs w:val="24"/>
          <w:lang w:val="en-US"/>
        </w:rPr>
        <w:t>GitHub</w:t>
      </w:r>
      <w:proofErr w:type="spellEnd"/>
    </w:p>
    <w:p w:rsidR="00406EFD" w:rsidRPr="00656478" w:rsidRDefault="009F24ED">
      <w:pPr>
        <w:pStyle w:val="normal0"/>
        <w:numPr>
          <w:ilvl w:val="0"/>
          <w:numId w:val="6"/>
        </w:numPr>
        <w:spacing w:line="240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Тема №8: </w:t>
      </w:r>
      <w:proofErr w:type="spellStart"/>
      <w:r w:rsidR="00656478">
        <w:rPr>
          <w:rFonts w:ascii="Times New Roman" w:eastAsia="Times New Roman" w:hAnsi="Times New Roman" w:cs="Times New Roman"/>
          <w:sz w:val="24"/>
          <w:szCs w:val="24"/>
          <w:lang w:val="en-US"/>
        </w:rPr>
        <w:t>Git</w:t>
      </w:r>
      <w:proofErr w:type="spellEnd"/>
    </w:p>
    <w:p w:rsidR="00406EFD" w:rsidRPr="00656478" w:rsidRDefault="00656478" w:rsidP="00656478">
      <w:pPr>
        <w:pStyle w:val="normal0"/>
        <w:numPr>
          <w:ilvl w:val="0"/>
          <w:numId w:val="6"/>
        </w:numPr>
        <w:spacing w:line="240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Тема №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9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Algotester</w:t>
      </w:r>
      <w:proofErr w:type="spellEnd"/>
    </w:p>
    <w:p w:rsidR="00656478" w:rsidRPr="00656478" w:rsidRDefault="00656478" w:rsidP="00656478">
      <w:pPr>
        <w:pStyle w:val="normal0"/>
        <w:numPr>
          <w:ilvl w:val="0"/>
          <w:numId w:val="6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Тема №</w:t>
      </w:r>
      <w:r w:rsidRPr="00656478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10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Створення власного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репозиторію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та обмін файлами з колегою по команді</w:t>
      </w:r>
    </w:p>
    <w:p w:rsidR="00656478" w:rsidRPr="00656478" w:rsidRDefault="00656478" w:rsidP="00656478">
      <w:pPr>
        <w:pStyle w:val="normal0"/>
        <w:numPr>
          <w:ilvl w:val="0"/>
          <w:numId w:val="6"/>
        </w:numPr>
        <w:spacing w:line="240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Тема №</w:t>
      </w:r>
      <w:r w:rsidRPr="004941CC">
        <w:rPr>
          <w:rFonts w:ascii="Times New Roman" w:eastAsia="Times New Roman" w:hAnsi="Times New Roman" w:cs="Times New Roman"/>
          <w:sz w:val="24"/>
          <w:szCs w:val="24"/>
          <w:lang w:val="ru-RU"/>
        </w:rPr>
        <w:t>11</w:t>
      </w:r>
      <w:r w:rsidR="004941CC" w:rsidRPr="004941CC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="004941CC">
        <w:rPr>
          <w:rFonts w:ascii="Times New Roman" w:eastAsia="Times New Roman" w:hAnsi="Times New Roman" w:cs="Times New Roman"/>
          <w:sz w:val="24"/>
          <w:szCs w:val="24"/>
        </w:rPr>
        <w:t>Розв</w:t>
      </w:r>
      <w:proofErr w:type="spellEnd"/>
      <w:r w:rsidR="004941CC" w:rsidRPr="004941CC">
        <w:rPr>
          <w:rFonts w:ascii="Times New Roman" w:eastAsia="Times New Roman" w:hAnsi="Times New Roman" w:cs="Times New Roman"/>
          <w:sz w:val="24"/>
          <w:szCs w:val="24"/>
          <w:lang w:val="ru-RU"/>
        </w:rPr>
        <w:t>’</w:t>
      </w:r>
      <w:proofErr w:type="spellStart"/>
      <w:r w:rsidR="004941CC">
        <w:rPr>
          <w:rFonts w:ascii="Times New Roman" w:eastAsia="Times New Roman" w:hAnsi="Times New Roman" w:cs="Times New Roman"/>
          <w:sz w:val="24"/>
          <w:szCs w:val="24"/>
        </w:rPr>
        <w:t>язок</w:t>
      </w:r>
      <w:proofErr w:type="spellEnd"/>
      <w:r w:rsidR="004941CC">
        <w:rPr>
          <w:rFonts w:ascii="Times New Roman" w:eastAsia="Times New Roman" w:hAnsi="Times New Roman" w:cs="Times New Roman"/>
          <w:sz w:val="24"/>
          <w:szCs w:val="24"/>
        </w:rPr>
        <w:t xml:space="preserve"> практичної задачі та запуск першої програми</w:t>
      </w:r>
    </w:p>
    <w:p w:rsidR="00656478" w:rsidRPr="00656478" w:rsidRDefault="00656478" w:rsidP="00656478">
      <w:pPr>
        <w:pStyle w:val="normal0"/>
        <w:numPr>
          <w:ilvl w:val="0"/>
          <w:numId w:val="6"/>
        </w:numPr>
        <w:spacing w:line="240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Тема №</w:t>
      </w:r>
      <w:r w:rsidRPr="004941CC">
        <w:rPr>
          <w:rFonts w:ascii="Times New Roman" w:eastAsia="Times New Roman" w:hAnsi="Times New Roman" w:cs="Times New Roman"/>
          <w:sz w:val="24"/>
          <w:szCs w:val="24"/>
          <w:lang w:val="ru-RU"/>
        </w:rPr>
        <w:t>12</w:t>
      </w:r>
      <w:r w:rsidR="004941CC" w:rsidRPr="004941CC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="004941CC">
        <w:rPr>
          <w:rFonts w:ascii="Times New Roman" w:eastAsia="Times New Roman" w:hAnsi="Times New Roman" w:cs="Times New Roman"/>
          <w:sz w:val="24"/>
          <w:szCs w:val="24"/>
        </w:rPr>
        <w:t>Оформлення звіту виконаної лабораторної роботи</w:t>
      </w:r>
    </w:p>
    <w:p w:rsidR="00656478" w:rsidRPr="00656478" w:rsidRDefault="00656478" w:rsidP="00656478">
      <w:pPr>
        <w:pStyle w:val="normal0"/>
        <w:numPr>
          <w:ilvl w:val="0"/>
          <w:numId w:val="6"/>
        </w:numPr>
        <w:spacing w:line="240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Тема №</w:t>
      </w:r>
      <w:r w:rsidRPr="004941CC">
        <w:rPr>
          <w:rFonts w:ascii="Times New Roman" w:eastAsia="Times New Roman" w:hAnsi="Times New Roman" w:cs="Times New Roman"/>
          <w:sz w:val="24"/>
          <w:szCs w:val="24"/>
          <w:lang w:val="ru-RU"/>
        </w:rPr>
        <w:t>13</w:t>
      </w:r>
      <w:r w:rsidR="004941CC" w:rsidRPr="004941CC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="004941CC">
        <w:rPr>
          <w:rFonts w:ascii="Times New Roman" w:eastAsia="Times New Roman" w:hAnsi="Times New Roman" w:cs="Times New Roman"/>
          <w:sz w:val="24"/>
          <w:szCs w:val="24"/>
        </w:rPr>
        <w:t>Розв</w:t>
      </w:r>
      <w:proofErr w:type="spellEnd"/>
      <w:r w:rsidR="004941CC" w:rsidRPr="003B7983">
        <w:rPr>
          <w:rFonts w:ascii="Times New Roman" w:eastAsia="Times New Roman" w:hAnsi="Times New Roman" w:cs="Times New Roman"/>
          <w:sz w:val="24"/>
          <w:szCs w:val="24"/>
          <w:lang w:val="ru-RU"/>
        </w:rPr>
        <w:t>’</w:t>
      </w:r>
      <w:proofErr w:type="spellStart"/>
      <w:r w:rsidR="004941CC">
        <w:rPr>
          <w:rFonts w:ascii="Times New Roman" w:eastAsia="Times New Roman" w:hAnsi="Times New Roman" w:cs="Times New Roman"/>
          <w:sz w:val="24"/>
          <w:szCs w:val="24"/>
        </w:rPr>
        <w:t>язок</w:t>
      </w:r>
      <w:proofErr w:type="spellEnd"/>
      <w:r w:rsidR="004941CC">
        <w:rPr>
          <w:rFonts w:ascii="Times New Roman" w:eastAsia="Times New Roman" w:hAnsi="Times New Roman" w:cs="Times New Roman"/>
          <w:sz w:val="24"/>
          <w:szCs w:val="24"/>
        </w:rPr>
        <w:t xml:space="preserve"> задач на платформі </w:t>
      </w:r>
      <w:proofErr w:type="spellStart"/>
      <w:r w:rsidR="004941CC">
        <w:rPr>
          <w:rFonts w:ascii="Times New Roman" w:eastAsia="Times New Roman" w:hAnsi="Times New Roman" w:cs="Times New Roman"/>
          <w:sz w:val="24"/>
          <w:szCs w:val="24"/>
        </w:rPr>
        <w:t>Алготестеру</w:t>
      </w:r>
      <w:proofErr w:type="spellEnd"/>
    </w:p>
    <w:p w:rsidR="00656478" w:rsidRPr="00656478" w:rsidRDefault="00656478" w:rsidP="00656478">
      <w:pPr>
        <w:pStyle w:val="normal0"/>
        <w:spacing w:line="240" w:lineRule="auto"/>
        <w:ind w:left="720"/>
        <w:jc w:val="both"/>
        <w:rPr>
          <w:rFonts w:ascii="Times New Roman" w:eastAsia="Times New Roman" w:hAnsi="Times New Roman" w:cs="Times New Roman"/>
          <w:sz w:val="20"/>
          <w:szCs w:val="20"/>
        </w:rPr>
      </w:pPr>
    </w:p>
    <w:p w:rsidR="00406EFD" w:rsidRDefault="009F24ED">
      <w:pPr>
        <w:pStyle w:val="normal0"/>
        <w:numPr>
          <w:ilvl w:val="0"/>
          <w:numId w:val="9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Індивідуальний план опрацювання теорії:</w:t>
      </w:r>
    </w:p>
    <w:p w:rsidR="00406EFD" w:rsidRDefault="009F24ED">
      <w:pPr>
        <w:pStyle w:val="normal0"/>
        <w:numPr>
          <w:ilvl w:val="0"/>
          <w:numId w:val="6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Тема №1: Основні поняття мови C/C++</w:t>
      </w:r>
    </w:p>
    <w:p w:rsidR="00406EFD" w:rsidRDefault="009F24ED">
      <w:pPr>
        <w:pStyle w:val="normal0"/>
        <w:numPr>
          <w:ilvl w:val="1"/>
          <w:numId w:val="6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Джерела Інформації</w:t>
      </w:r>
    </w:p>
    <w:p w:rsidR="004E34A3" w:rsidRDefault="000F459E" w:rsidP="004E34A3">
      <w:pPr>
        <w:pStyle w:val="normal0"/>
        <w:numPr>
          <w:ilvl w:val="2"/>
          <w:numId w:val="6"/>
        </w:numPr>
        <w:jc w:val="both"/>
        <w:rPr>
          <w:rFonts w:ascii="Times New Roman" w:eastAsia="Times New Roman" w:hAnsi="Times New Roman" w:cs="Times New Roman"/>
          <w:color w:val="0070C0"/>
          <w:sz w:val="24"/>
          <w:szCs w:val="24"/>
        </w:rPr>
      </w:pPr>
      <w:hyperlink r:id="rId10" w:anchor="google_vignette" w:history="1">
        <w:r w:rsidR="00C236B2" w:rsidRPr="00C236B2">
          <w:rPr>
            <w:rStyle w:val="a8"/>
            <w:rFonts w:ascii="Times New Roman" w:eastAsia="Times New Roman" w:hAnsi="Times New Roman" w:cs="Times New Roman"/>
            <w:color w:val="0070C0"/>
            <w:sz w:val="24"/>
            <w:szCs w:val="24"/>
          </w:rPr>
          <w:t>Інтернет ресурси</w:t>
        </w:r>
      </w:hyperlink>
    </w:p>
    <w:p w:rsidR="004E34A3" w:rsidRPr="004E34A3" w:rsidRDefault="004E34A3" w:rsidP="004E34A3">
      <w:pPr>
        <w:pStyle w:val="normal0"/>
        <w:numPr>
          <w:ilvl w:val="2"/>
          <w:numId w:val="6"/>
        </w:numPr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4E34A3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Лекції О.Пшеничного</w:t>
      </w:r>
    </w:p>
    <w:p w:rsidR="004E34A3" w:rsidRPr="004E34A3" w:rsidRDefault="004941CC" w:rsidP="004E34A3">
      <w:pPr>
        <w:pStyle w:val="normal0"/>
        <w:numPr>
          <w:ilvl w:val="2"/>
          <w:numId w:val="6"/>
        </w:numPr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Практичні заняття </w:t>
      </w:r>
    </w:p>
    <w:p w:rsidR="00406EFD" w:rsidRDefault="009F24ED">
      <w:pPr>
        <w:pStyle w:val="normal0"/>
        <w:numPr>
          <w:ilvl w:val="1"/>
          <w:numId w:val="6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Що опрацьовано:</w:t>
      </w:r>
    </w:p>
    <w:p w:rsidR="00406EFD" w:rsidRDefault="009F24ED">
      <w:pPr>
        <w:pStyle w:val="normal0"/>
        <w:numPr>
          <w:ilvl w:val="2"/>
          <w:numId w:val="6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Ознайомлена з</w:t>
      </w:r>
      <w:r w:rsidR="004E34A3">
        <w:rPr>
          <w:rFonts w:ascii="Times New Roman" w:eastAsia="Times New Roman" w:hAnsi="Times New Roman" w:cs="Times New Roman"/>
          <w:sz w:val="24"/>
          <w:szCs w:val="24"/>
        </w:rPr>
        <w:t xml:space="preserve"> структурою коду програми в мові С/C++, її базовим синтаксисом, основними типами даних,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використанням </w:t>
      </w:r>
      <w:r w:rsidR="005F3CF6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змінних, бібліотеками </w:t>
      </w:r>
      <w:proofErr w:type="spellStart"/>
      <w:r w:rsidR="005F3CF6">
        <w:rPr>
          <w:rFonts w:ascii="Times New Roman" w:eastAsia="Times New Roman" w:hAnsi="Times New Roman" w:cs="Times New Roman"/>
          <w:sz w:val="24"/>
          <w:szCs w:val="24"/>
        </w:rPr>
        <w:t>iostream</w:t>
      </w:r>
      <w:proofErr w:type="spellEnd"/>
      <w:r w:rsidR="005F3CF6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="005F3CF6">
        <w:rPr>
          <w:rFonts w:ascii="Times New Roman" w:eastAsia="Times New Roman" w:hAnsi="Times New Roman" w:cs="Times New Roman"/>
          <w:sz w:val="24"/>
          <w:szCs w:val="24"/>
          <w:lang w:val="en-US"/>
        </w:rPr>
        <w:t>cmath</w:t>
      </w:r>
      <w:proofErr w:type="spellEnd"/>
      <w:r w:rsidR="005F3CF6" w:rsidRPr="005F3CF6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="005F3CF6">
        <w:rPr>
          <w:rFonts w:ascii="Times New Roman" w:eastAsia="Times New Roman" w:hAnsi="Times New Roman" w:cs="Times New Roman"/>
          <w:sz w:val="24"/>
          <w:szCs w:val="24"/>
          <w:lang w:val="en-US"/>
        </w:rPr>
        <w:t>iomanip</w:t>
      </w:r>
      <w:proofErr w:type="spellEnd"/>
      <w:r w:rsidR="005F3CF6" w:rsidRPr="005F3CF6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="005F3CF6">
        <w:rPr>
          <w:rFonts w:ascii="Times New Roman" w:eastAsia="Times New Roman" w:hAnsi="Times New Roman" w:cs="Times New Roman"/>
          <w:sz w:val="24"/>
          <w:szCs w:val="24"/>
          <w:lang w:val="en-US"/>
        </w:rPr>
        <w:t>string</w:t>
      </w:r>
      <w:r w:rsidR="005F3CF6">
        <w:rPr>
          <w:rFonts w:ascii="Times New Roman" w:eastAsia="Times New Roman" w:hAnsi="Times New Roman" w:cs="Times New Roman"/>
          <w:sz w:val="24"/>
          <w:szCs w:val="24"/>
        </w:rPr>
        <w:t xml:space="preserve"> та</w:t>
      </w:r>
      <w:r w:rsidR="004E34A3">
        <w:rPr>
          <w:rFonts w:ascii="Times New Roman" w:eastAsia="Times New Roman" w:hAnsi="Times New Roman" w:cs="Times New Roman"/>
          <w:sz w:val="24"/>
          <w:szCs w:val="24"/>
        </w:rPr>
        <w:t xml:space="preserve"> поняттям алгоритму коду.</w:t>
      </w:r>
    </w:p>
    <w:p w:rsidR="00406EFD" w:rsidRDefault="009F24ED">
      <w:pPr>
        <w:pStyle w:val="normal0"/>
        <w:numPr>
          <w:ilvl w:val="1"/>
          <w:numId w:val="6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Статус: Ознайомлена</w:t>
      </w:r>
    </w:p>
    <w:p w:rsidR="00406EFD" w:rsidRDefault="005F3CF6">
      <w:pPr>
        <w:pStyle w:val="normal0"/>
        <w:numPr>
          <w:ilvl w:val="1"/>
          <w:numId w:val="6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Початок опрацювання теми: 10.09.26</w:t>
      </w:r>
      <w:r w:rsidR="009F24ED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</w:p>
    <w:p w:rsidR="00406EFD" w:rsidRDefault="009F24ED">
      <w:pPr>
        <w:pStyle w:val="normal0"/>
        <w:numPr>
          <w:ilvl w:val="1"/>
          <w:numId w:val="6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Звер</w:t>
      </w:r>
      <w:r w:rsidR="005F3CF6">
        <w:rPr>
          <w:rFonts w:ascii="Times New Roman" w:eastAsia="Times New Roman" w:hAnsi="Times New Roman" w:cs="Times New Roman"/>
          <w:sz w:val="24"/>
          <w:szCs w:val="24"/>
        </w:rPr>
        <w:t>шення опрацювання теми: 12.09.26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406EFD" w:rsidRDefault="009F24ED">
      <w:pPr>
        <w:pStyle w:val="normal0"/>
        <w:numPr>
          <w:ilvl w:val="0"/>
          <w:numId w:val="6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Тема №2: </w:t>
      </w:r>
      <w:r w:rsidR="000A1AD0">
        <w:rPr>
          <w:rFonts w:ascii="Times New Roman" w:eastAsia="Times New Roman" w:hAnsi="Times New Roman" w:cs="Times New Roman"/>
          <w:sz w:val="24"/>
          <w:szCs w:val="24"/>
        </w:rPr>
        <w:t xml:space="preserve">Робота з </w:t>
      </w:r>
      <w:proofErr w:type="spellStart"/>
      <w:r w:rsidR="000A1AD0">
        <w:rPr>
          <w:rFonts w:ascii="Times New Roman" w:eastAsia="Times New Roman" w:hAnsi="Times New Roman" w:cs="Times New Roman"/>
          <w:sz w:val="24"/>
          <w:szCs w:val="24"/>
          <w:lang w:val="en-US"/>
        </w:rPr>
        <w:t>FlowCharts</w:t>
      </w:r>
      <w:proofErr w:type="spellEnd"/>
      <w:r w:rsidR="000A1AD0" w:rsidRPr="000A1AD0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="000A1AD0">
        <w:rPr>
          <w:rFonts w:ascii="Times New Roman" w:eastAsia="Times New Roman" w:hAnsi="Times New Roman" w:cs="Times New Roman"/>
          <w:sz w:val="24"/>
          <w:szCs w:val="24"/>
        </w:rPr>
        <w:t xml:space="preserve">та оформленням документації </w:t>
      </w:r>
      <w:r w:rsidR="000A1AD0" w:rsidRPr="000A1AD0">
        <w:rPr>
          <w:rFonts w:ascii="Times New Roman" w:eastAsia="Times New Roman" w:hAnsi="Times New Roman" w:cs="Times New Roman"/>
          <w:sz w:val="24"/>
          <w:szCs w:val="24"/>
        </w:rPr>
        <w:t xml:space="preserve">за допомогою </w:t>
      </w:r>
      <w:proofErr w:type="spellStart"/>
      <w:r w:rsidR="000A1AD0" w:rsidRPr="000A1AD0">
        <w:rPr>
          <w:rFonts w:ascii="Times New Roman" w:eastAsia="Times New Roman" w:hAnsi="Times New Roman" w:cs="Times New Roman"/>
          <w:sz w:val="24"/>
          <w:szCs w:val="24"/>
        </w:rPr>
        <w:t>Draw.io</w:t>
      </w:r>
      <w:proofErr w:type="spellEnd"/>
      <w:r w:rsidR="000A1AD0" w:rsidRPr="000A1AD0">
        <w:rPr>
          <w:rFonts w:ascii="Times New Roman" w:eastAsia="Times New Roman" w:hAnsi="Times New Roman" w:cs="Times New Roman"/>
          <w:sz w:val="24"/>
          <w:szCs w:val="24"/>
        </w:rPr>
        <w:t xml:space="preserve"> та </w:t>
      </w:r>
      <w:proofErr w:type="spellStart"/>
      <w:r w:rsidR="000A1AD0" w:rsidRPr="000A1AD0">
        <w:rPr>
          <w:rFonts w:ascii="Times New Roman" w:eastAsia="Times New Roman" w:hAnsi="Times New Roman" w:cs="Times New Roman"/>
          <w:sz w:val="24"/>
          <w:szCs w:val="24"/>
        </w:rPr>
        <w:t>Google</w:t>
      </w:r>
      <w:proofErr w:type="spellEnd"/>
      <w:r w:rsidR="000A1AD0" w:rsidRPr="000A1AD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0A1AD0" w:rsidRPr="000A1AD0">
        <w:rPr>
          <w:rFonts w:ascii="Times New Roman" w:eastAsia="Times New Roman" w:hAnsi="Times New Roman" w:cs="Times New Roman"/>
          <w:sz w:val="24"/>
          <w:szCs w:val="24"/>
        </w:rPr>
        <w:t>Docs</w:t>
      </w:r>
      <w:proofErr w:type="spellEnd"/>
    </w:p>
    <w:p w:rsidR="00406EFD" w:rsidRDefault="009F24ED">
      <w:pPr>
        <w:pStyle w:val="normal0"/>
        <w:numPr>
          <w:ilvl w:val="1"/>
          <w:numId w:val="6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Джерела Інформації:</w:t>
      </w:r>
    </w:p>
    <w:p w:rsidR="000A1AD0" w:rsidRPr="00347EF7" w:rsidRDefault="006E1846">
      <w:pPr>
        <w:pStyle w:val="normal0"/>
        <w:numPr>
          <w:ilvl w:val="2"/>
          <w:numId w:val="6"/>
        </w:numPr>
        <w:spacing w:line="240" w:lineRule="auto"/>
        <w:jc w:val="both"/>
        <w:rPr>
          <w:rFonts w:ascii="Times New Roman" w:eastAsia="Times New Roman" w:hAnsi="Times New Roman" w:cs="Times New Roman"/>
          <w:color w:val="0070C0"/>
          <w:sz w:val="24"/>
          <w:szCs w:val="24"/>
        </w:rPr>
      </w:pPr>
      <w:proofErr w:type="spellStart"/>
      <w:r w:rsidRPr="006E1846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Ютуб</w:t>
      </w:r>
      <w:proofErr w:type="spellEnd"/>
      <w:r w:rsidRPr="006E1846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6E1846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туторіал</w:t>
      </w:r>
      <w:proofErr w:type="spellEnd"/>
      <w:r w:rsidRPr="006E184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ru-RU"/>
        </w:rPr>
        <w:t>:</w:t>
      </w:r>
      <w:r w:rsidRPr="006E1846">
        <w:rPr>
          <w:rFonts w:ascii="Times New Roman" w:eastAsia="Times New Roman" w:hAnsi="Times New Roman" w:cs="Times New Roman"/>
          <w:color w:val="0070C0"/>
          <w:sz w:val="24"/>
          <w:szCs w:val="24"/>
          <w:lang w:val="ru-RU"/>
        </w:rPr>
        <w:t xml:space="preserve"> </w:t>
      </w:r>
      <w:hyperlink r:id="rId11" w:history="1">
        <w:r w:rsidRPr="006E1846">
          <w:rPr>
            <w:rStyle w:val="a8"/>
            <w:rFonts w:ascii="Times New Roman" w:eastAsia="Times New Roman" w:hAnsi="Times New Roman" w:cs="Times New Roman"/>
            <w:color w:val="0070C0"/>
            <w:sz w:val="24"/>
            <w:szCs w:val="24"/>
            <w:lang w:val="en-US"/>
          </w:rPr>
          <w:t>Draw</w:t>
        </w:r>
        <w:r w:rsidRPr="006E1846">
          <w:rPr>
            <w:rStyle w:val="a8"/>
            <w:rFonts w:ascii="Times New Roman" w:eastAsia="Times New Roman" w:hAnsi="Times New Roman" w:cs="Times New Roman"/>
            <w:color w:val="0070C0"/>
            <w:sz w:val="24"/>
            <w:szCs w:val="24"/>
            <w:lang w:val="ru-RU"/>
          </w:rPr>
          <w:t>.</w:t>
        </w:r>
        <w:proofErr w:type="spellStart"/>
        <w:r w:rsidRPr="006E1846">
          <w:rPr>
            <w:rStyle w:val="a8"/>
            <w:rFonts w:ascii="Times New Roman" w:eastAsia="Times New Roman" w:hAnsi="Times New Roman" w:cs="Times New Roman"/>
            <w:color w:val="0070C0"/>
            <w:sz w:val="24"/>
            <w:szCs w:val="24"/>
            <w:lang w:val="en-US"/>
          </w:rPr>
          <w:t>io</w:t>
        </w:r>
        <w:proofErr w:type="spellEnd"/>
        <w:r w:rsidRPr="006E1846">
          <w:rPr>
            <w:rStyle w:val="a8"/>
            <w:rFonts w:ascii="Times New Roman" w:eastAsia="Times New Roman" w:hAnsi="Times New Roman" w:cs="Times New Roman"/>
            <w:color w:val="0070C0"/>
            <w:sz w:val="24"/>
            <w:szCs w:val="24"/>
            <w:lang w:val="ru-RU"/>
          </w:rPr>
          <w:t xml:space="preserve"> – </w:t>
        </w:r>
        <w:r w:rsidRPr="006E1846">
          <w:rPr>
            <w:rStyle w:val="a8"/>
            <w:rFonts w:ascii="Times New Roman" w:eastAsia="Times New Roman" w:hAnsi="Times New Roman" w:cs="Times New Roman"/>
            <w:color w:val="0070C0"/>
            <w:sz w:val="24"/>
            <w:szCs w:val="24"/>
          </w:rPr>
          <w:t>редактор діаграм</w:t>
        </w:r>
      </w:hyperlink>
    </w:p>
    <w:p w:rsidR="00406EFD" w:rsidRDefault="009F24ED">
      <w:pPr>
        <w:pStyle w:val="normal0"/>
        <w:numPr>
          <w:ilvl w:val="1"/>
          <w:numId w:val="6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Що опрацьовано:</w:t>
      </w:r>
    </w:p>
    <w:p w:rsidR="00406EFD" w:rsidRPr="00397DC2" w:rsidRDefault="004E2E6C" w:rsidP="00397DC2">
      <w:pPr>
        <w:pStyle w:val="normal0"/>
        <w:numPr>
          <w:ilvl w:val="2"/>
          <w:numId w:val="6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Ознайомлена з редактором діаграм 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Draw</w:t>
      </w:r>
      <w:r w:rsidRPr="004E2E6C">
        <w:rPr>
          <w:rFonts w:ascii="Times New Roman" w:eastAsia="Times New Roman" w:hAnsi="Times New Roman" w:cs="Times New Roman"/>
          <w:sz w:val="24"/>
          <w:szCs w:val="24"/>
          <w:lang w:val="ru-RU"/>
        </w:rPr>
        <w:t>.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io</w:t>
      </w:r>
      <w:proofErr w:type="spellEnd"/>
      <w:r w:rsidRPr="004E2E6C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та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ru-RU"/>
        </w:rPr>
        <w:t>його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ru-RU"/>
        </w:rPr>
        <w:t>функціоналом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ru-RU"/>
        </w:rPr>
        <w:t>навчилася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ru-RU"/>
        </w:rPr>
        <w:t>складати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ru-RU"/>
        </w:rPr>
        <w:t>алгоритми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до коду за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ru-RU"/>
        </w:rPr>
        <w:t>допомогою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FlowCharts</w:t>
      </w:r>
      <w:proofErr w:type="spellEnd"/>
      <w:r w:rsidRPr="004E2E6C">
        <w:rPr>
          <w:rFonts w:ascii="Times New Roman" w:eastAsia="Times New Roman" w:hAnsi="Times New Roman" w:cs="Times New Roman"/>
          <w:sz w:val="24"/>
          <w:szCs w:val="24"/>
          <w:lang w:val="ru-RU"/>
        </w:rPr>
        <w:t>,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оновила навички використання текстового редактору 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Microsoft</w:t>
      </w:r>
      <w:r w:rsidRPr="004E2E6C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Word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, такі як: </w:t>
      </w:r>
      <w:r w:rsidR="00397DC2">
        <w:rPr>
          <w:rFonts w:ascii="Times New Roman" w:eastAsia="Times New Roman" w:hAnsi="Times New Roman" w:cs="Times New Roman"/>
          <w:sz w:val="24"/>
          <w:szCs w:val="24"/>
        </w:rPr>
        <w:t xml:space="preserve">створення документів, перевірка правопису, </w:t>
      </w:r>
      <w:r>
        <w:rPr>
          <w:rFonts w:ascii="Times New Roman" w:eastAsia="Times New Roman" w:hAnsi="Times New Roman" w:cs="Times New Roman"/>
          <w:sz w:val="24"/>
          <w:szCs w:val="24"/>
        </w:rPr>
        <w:t>форматування тексту.</w:t>
      </w:r>
    </w:p>
    <w:p w:rsidR="00406EFD" w:rsidRDefault="009F24ED">
      <w:pPr>
        <w:pStyle w:val="normal0"/>
        <w:numPr>
          <w:ilvl w:val="1"/>
          <w:numId w:val="6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Статус: Ознайомлена</w:t>
      </w:r>
    </w:p>
    <w:p w:rsidR="00406EFD" w:rsidRDefault="000A1AD0">
      <w:pPr>
        <w:pStyle w:val="normal0"/>
        <w:numPr>
          <w:ilvl w:val="1"/>
          <w:numId w:val="6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Початок опрацювання теми: 10.09.26</w:t>
      </w:r>
      <w:r w:rsidR="009F24ED">
        <w:rPr>
          <w:rFonts w:ascii="Times New Roman" w:eastAsia="Times New Roman" w:hAnsi="Times New Roman" w:cs="Times New Roman"/>
          <w:sz w:val="24"/>
          <w:szCs w:val="24"/>
        </w:rPr>
        <w:t xml:space="preserve">   </w:t>
      </w:r>
    </w:p>
    <w:p w:rsidR="00406EFD" w:rsidRDefault="000A1AD0">
      <w:pPr>
        <w:pStyle w:val="normal0"/>
        <w:numPr>
          <w:ilvl w:val="1"/>
          <w:numId w:val="6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Звершення опрацювання теми: 13.09.26</w:t>
      </w:r>
      <w:r w:rsidR="009F24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406EFD" w:rsidRDefault="009F24ED">
      <w:pPr>
        <w:pStyle w:val="normal0"/>
        <w:numPr>
          <w:ilvl w:val="0"/>
          <w:numId w:val="6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Тема №3: </w:t>
      </w:r>
      <w:proofErr w:type="spellStart"/>
      <w:r w:rsidR="00397DC2">
        <w:rPr>
          <w:rFonts w:ascii="Times New Roman" w:eastAsia="Times New Roman" w:hAnsi="Times New Roman" w:cs="Times New Roman"/>
          <w:sz w:val="24"/>
          <w:szCs w:val="24"/>
          <w:lang w:val="en-US"/>
        </w:rPr>
        <w:t>Trello</w:t>
      </w:r>
      <w:proofErr w:type="spellEnd"/>
    </w:p>
    <w:p w:rsidR="00406EFD" w:rsidRDefault="009F24ED">
      <w:pPr>
        <w:pStyle w:val="normal0"/>
        <w:numPr>
          <w:ilvl w:val="1"/>
          <w:numId w:val="6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Джерела Інформації:</w:t>
      </w:r>
    </w:p>
    <w:p w:rsidR="00406EFD" w:rsidRPr="00EB3888" w:rsidRDefault="00397DC2" w:rsidP="00397DC2">
      <w:pPr>
        <w:pStyle w:val="normal0"/>
        <w:numPr>
          <w:ilvl w:val="2"/>
          <w:numId w:val="6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Сайт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Trello</w:t>
      </w:r>
      <w:proofErr w:type="spellEnd"/>
      <w:r w:rsidRPr="00397DC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з </w:t>
      </w:r>
      <w:hyperlink r:id="rId12" w:anchor="create-a-board" w:history="1">
        <w:r w:rsidRPr="00397DC2">
          <w:rPr>
            <w:rStyle w:val="a8"/>
            <w:rFonts w:ascii="Times New Roman" w:eastAsia="Times New Roman" w:hAnsi="Times New Roman" w:cs="Times New Roman"/>
            <w:color w:val="0070C0"/>
            <w:sz w:val="24"/>
            <w:szCs w:val="24"/>
          </w:rPr>
          <w:t>офіційною інструкцією використання</w:t>
        </w:r>
      </w:hyperlink>
    </w:p>
    <w:p w:rsidR="00EB3888" w:rsidRPr="00397DC2" w:rsidRDefault="00EB3888" w:rsidP="00397DC2">
      <w:pPr>
        <w:pStyle w:val="normal0"/>
        <w:numPr>
          <w:ilvl w:val="2"/>
          <w:numId w:val="6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Практичні заняття </w:t>
      </w:r>
    </w:p>
    <w:p w:rsidR="00406EFD" w:rsidRDefault="009F24ED">
      <w:pPr>
        <w:pStyle w:val="normal0"/>
        <w:numPr>
          <w:ilvl w:val="2"/>
          <w:numId w:val="6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Ютуб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hyperlink r:id="rId13" w:history="1">
        <w:r w:rsidR="00EB3888" w:rsidRPr="00EB3888">
          <w:rPr>
            <w:rStyle w:val="a8"/>
            <w:rFonts w:ascii="Times New Roman" w:eastAsia="Times New Roman" w:hAnsi="Times New Roman" w:cs="Times New Roman"/>
            <w:color w:val="0070C0"/>
            <w:sz w:val="24"/>
            <w:szCs w:val="24"/>
          </w:rPr>
          <w:t xml:space="preserve">створення </w:t>
        </w:r>
        <w:proofErr w:type="spellStart"/>
        <w:r w:rsidR="00EB3888" w:rsidRPr="00EB3888">
          <w:rPr>
            <w:rStyle w:val="a8"/>
            <w:rFonts w:ascii="Times New Roman" w:eastAsia="Times New Roman" w:hAnsi="Times New Roman" w:cs="Times New Roman"/>
            <w:color w:val="0070C0"/>
            <w:sz w:val="24"/>
            <w:szCs w:val="24"/>
          </w:rPr>
          <w:t>онлайн-дошки</w:t>
        </w:r>
        <w:proofErr w:type="spellEnd"/>
        <w:r w:rsidR="00EB3888" w:rsidRPr="00EB3888">
          <w:rPr>
            <w:rStyle w:val="a8"/>
            <w:rFonts w:ascii="Times New Roman" w:eastAsia="Times New Roman" w:hAnsi="Times New Roman" w:cs="Times New Roman"/>
            <w:color w:val="0070C0"/>
            <w:sz w:val="24"/>
            <w:szCs w:val="24"/>
          </w:rPr>
          <w:t xml:space="preserve"> за допомогою сервісу </w:t>
        </w:r>
        <w:proofErr w:type="spellStart"/>
        <w:r w:rsidR="00EB3888" w:rsidRPr="00EB3888">
          <w:rPr>
            <w:rStyle w:val="a8"/>
            <w:rFonts w:ascii="Times New Roman" w:eastAsia="Times New Roman" w:hAnsi="Times New Roman" w:cs="Times New Roman"/>
            <w:color w:val="0070C0"/>
            <w:sz w:val="24"/>
            <w:szCs w:val="24"/>
            <w:lang w:val="en-US"/>
          </w:rPr>
          <w:t>Trello</w:t>
        </w:r>
        <w:proofErr w:type="spellEnd"/>
      </w:hyperlink>
    </w:p>
    <w:p w:rsidR="00406EFD" w:rsidRDefault="009F24ED">
      <w:pPr>
        <w:pStyle w:val="normal0"/>
        <w:numPr>
          <w:ilvl w:val="1"/>
          <w:numId w:val="6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Що опрацьовано:</w:t>
      </w:r>
    </w:p>
    <w:p w:rsidR="00406EFD" w:rsidRDefault="00EB3888">
      <w:pPr>
        <w:pStyle w:val="normal0"/>
        <w:numPr>
          <w:ilvl w:val="2"/>
          <w:numId w:val="6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Ознайомлена з сервісом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Trello</w:t>
      </w:r>
      <w:proofErr w:type="spellEnd"/>
      <w:r w:rsidRPr="00EB3888">
        <w:rPr>
          <w:rFonts w:ascii="Times New Roman" w:eastAsia="Times New Roman" w:hAnsi="Times New Roman" w:cs="Times New Roman"/>
          <w:sz w:val="24"/>
          <w:szCs w:val="24"/>
        </w:rPr>
        <w:t>,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його функціоналом, призначенням та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візуалом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сайту. Навчилась створювати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таски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на дошці команди до поточних робочих завдань, відслідковувати робочий прогрес.</w:t>
      </w:r>
    </w:p>
    <w:p w:rsidR="00406EFD" w:rsidRDefault="009F24ED">
      <w:pPr>
        <w:pStyle w:val="normal0"/>
        <w:numPr>
          <w:ilvl w:val="1"/>
          <w:numId w:val="6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Статус: Ознайомлена</w:t>
      </w:r>
    </w:p>
    <w:p w:rsidR="00406EFD" w:rsidRDefault="00EB3888">
      <w:pPr>
        <w:pStyle w:val="normal0"/>
        <w:numPr>
          <w:ilvl w:val="1"/>
          <w:numId w:val="6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Початок опрацювання теми: 11.09.26</w:t>
      </w:r>
      <w:r w:rsidR="009F24ED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</w:p>
    <w:p w:rsidR="00406EFD" w:rsidRDefault="00EB3888">
      <w:pPr>
        <w:pStyle w:val="normal0"/>
        <w:numPr>
          <w:ilvl w:val="1"/>
          <w:numId w:val="6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Звершення опрацювання теми: 11.09.26</w:t>
      </w:r>
      <w:r w:rsidR="009F24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406EFD" w:rsidRDefault="009F24ED">
      <w:pPr>
        <w:pStyle w:val="normal0"/>
        <w:numPr>
          <w:ilvl w:val="0"/>
          <w:numId w:val="6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Тема №4 </w:t>
      </w:r>
      <w:r w:rsidR="00E14960">
        <w:rPr>
          <w:rFonts w:ascii="Times New Roman" w:eastAsia="Times New Roman" w:hAnsi="Times New Roman" w:cs="Times New Roman"/>
          <w:sz w:val="24"/>
          <w:szCs w:val="24"/>
        </w:rPr>
        <w:t xml:space="preserve">Встановлення </w:t>
      </w:r>
      <w:r w:rsidR="00E14960">
        <w:rPr>
          <w:rFonts w:ascii="Times New Roman" w:eastAsia="Times New Roman" w:hAnsi="Times New Roman" w:cs="Times New Roman"/>
          <w:sz w:val="24"/>
          <w:szCs w:val="24"/>
          <w:lang w:val="en-US"/>
        </w:rPr>
        <w:t>WSL</w:t>
      </w:r>
      <w:r w:rsidR="00E14960" w:rsidRPr="00E14960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="00E14960">
        <w:rPr>
          <w:rFonts w:ascii="Times New Roman" w:eastAsia="Times New Roman" w:hAnsi="Times New Roman" w:cs="Times New Roman"/>
          <w:sz w:val="24"/>
          <w:szCs w:val="24"/>
          <w:lang w:val="en-US"/>
        </w:rPr>
        <w:t>Ubuntu</w:t>
      </w:r>
      <w:proofErr w:type="spellEnd"/>
      <w:r w:rsidR="00E14960" w:rsidRPr="00E14960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, </w:t>
      </w:r>
      <w:r w:rsidR="00E14960">
        <w:rPr>
          <w:rFonts w:ascii="Times New Roman" w:eastAsia="Times New Roman" w:hAnsi="Times New Roman" w:cs="Times New Roman"/>
          <w:sz w:val="24"/>
          <w:szCs w:val="24"/>
        </w:rPr>
        <w:t xml:space="preserve">робота з базовими консольними командами </w:t>
      </w:r>
      <w:r w:rsidR="00E14960">
        <w:rPr>
          <w:rFonts w:ascii="Times New Roman" w:eastAsia="Times New Roman" w:hAnsi="Times New Roman" w:cs="Times New Roman"/>
          <w:sz w:val="24"/>
          <w:szCs w:val="24"/>
          <w:lang w:val="en-US"/>
        </w:rPr>
        <w:t>Linux</w:t>
      </w:r>
    </w:p>
    <w:p w:rsidR="00406EFD" w:rsidRDefault="009F24ED">
      <w:pPr>
        <w:pStyle w:val="normal0"/>
        <w:numPr>
          <w:ilvl w:val="1"/>
          <w:numId w:val="6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Джерела Інформації:</w:t>
      </w:r>
    </w:p>
    <w:p w:rsidR="00406EFD" w:rsidRDefault="00E14960">
      <w:pPr>
        <w:pStyle w:val="normal0"/>
        <w:numPr>
          <w:ilvl w:val="2"/>
          <w:numId w:val="6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Документ </w:t>
      </w:r>
      <w:hyperlink r:id="rId14" w:history="1">
        <w:r w:rsidRPr="00DD5931">
          <w:rPr>
            <w:rStyle w:val="a8"/>
            <w:rFonts w:ascii="Times New Roman" w:eastAsia="Times New Roman" w:hAnsi="Times New Roman" w:cs="Times New Roman"/>
            <w:color w:val="0070C0"/>
            <w:sz w:val="24"/>
            <w:szCs w:val="24"/>
            <w:lang w:val="ru-RU"/>
          </w:rPr>
          <w:t>“</w:t>
        </w:r>
        <w:r w:rsidR="00DD5931" w:rsidRPr="00DD5931">
          <w:rPr>
            <w:rStyle w:val="a8"/>
            <w:rFonts w:ascii="Times New Roman" w:eastAsia="Times New Roman" w:hAnsi="Times New Roman" w:cs="Times New Roman"/>
            <w:color w:val="0070C0"/>
            <w:sz w:val="24"/>
            <w:szCs w:val="24"/>
          </w:rPr>
          <w:t>Налаштування Середовища Розробки</w:t>
        </w:r>
        <w:r w:rsidR="00DD5931" w:rsidRPr="00DD5931">
          <w:rPr>
            <w:rStyle w:val="a8"/>
            <w:rFonts w:ascii="Times New Roman" w:eastAsia="Times New Roman" w:hAnsi="Times New Roman" w:cs="Times New Roman"/>
            <w:color w:val="0070C0"/>
            <w:sz w:val="24"/>
            <w:szCs w:val="24"/>
            <w:lang w:val="ru-RU"/>
          </w:rPr>
          <w:t>”</w:t>
        </w:r>
      </w:hyperlink>
      <w:r w:rsidR="00DD5931" w:rsidRPr="00DD5931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="00DD5931">
        <w:rPr>
          <w:rFonts w:ascii="Times New Roman" w:eastAsia="Times New Roman" w:hAnsi="Times New Roman" w:cs="Times New Roman"/>
          <w:sz w:val="24"/>
          <w:szCs w:val="24"/>
        </w:rPr>
        <w:t>наданий в інструкції до виконання лабораторної роботи.</w:t>
      </w:r>
    </w:p>
    <w:p w:rsidR="00DD5931" w:rsidRPr="00DD5931" w:rsidRDefault="000F459E">
      <w:pPr>
        <w:pStyle w:val="normal0"/>
        <w:numPr>
          <w:ilvl w:val="2"/>
          <w:numId w:val="6"/>
        </w:numPr>
        <w:spacing w:line="240" w:lineRule="auto"/>
        <w:jc w:val="both"/>
        <w:rPr>
          <w:rFonts w:ascii="Times New Roman" w:eastAsia="Times New Roman" w:hAnsi="Times New Roman" w:cs="Times New Roman"/>
          <w:color w:val="0070C0"/>
          <w:sz w:val="24"/>
          <w:szCs w:val="24"/>
        </w:rPr>
      </w:pPr>
      <w:hyperlink r:id="rId15" w:history="1">
        <w:r w:rsidR="00DD5931" w:rsidRPr="00DD5931">
          <w:rPr>
            <w:rStyle w:val="a8"/>
            <w:rFonts w:ascii="Times New Roman" w:eastAsia="Times New Roman" w:hAnsi="Times New Roman" w:cs="Times New Roman"/>
            <w:color w:val="0070C0"/>
            <w:sz w:val="24"/>
            <w:szCs w:val="24"/>
          </w:rPr>
          <w:t xml:space="preserve">Інтернет джерело з командами </w:t>
        </w:r>
        <w:r w:rsidR="00DD5931" w:rsidRPr="00DD5931">
          <w:rPr>
            <w:rStyle w:val="a8"/>
            <w:rFonts w:ascii="Times New Roman" w:eastAsia="Times New Roman" w:hAnsi="Times New Roman" w:cs="Times New Roman"/>
            <w:color w:val="0070C0"/>
            <w:sz w:val="24"/>
            <w:szCs w:val="24"/>
            <w:lang w:val="en-US"/>
          </w:rPr>
          <w:t>Linux</w:t>
        </w:r>
      </w:hyperlink>
    </w:p>
    <w:p w:rsidR="00406EFD" w:rsidRDefault="009F24ED">
      <w:pPr>
        <w:pStyle w:val="normal0"/>
        <w:numPr>
          <w:ilvl w:val="1"/>
          <w:numId w:val="6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Що опрацьовано:</w:t>
      </w:r>
    </w:p>
    <w:p w:rsidR="00406EFD" w:rsidRDefault="00DD5931">
      <w:pPr>
        <w:pStyle w:val="normal0"/>
        <w:numPr>
          <w:ilvl w:val="2"/>
          <w:numId w:val="6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Встановлено 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Windows</w:t>
      </w:r>
      <w:r w:rsidRPr="00DD593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Subsistem</w:t>
      </w:r>
      <w:proofErr w:type="spellEnd"/>
      <w:r w:rsidRPr="00DD593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for</w:t>
      </w:r>
      <w:r w:rsidRPr="00DD593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Linux</w:t>
      </w:r>
      <w:r w:rsidRPr="00DD5931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Ubuntu</w:t>
      </w:r>
      <w:proofErr w:type="spellEnd"/>
      <w:r w:rsidRPr="00DD5931">
        <w:rPr>
          <w:rFonts w:ascii="Times New Roman" w:eastAsia="Times New Roman" w:hAnsi="Times New Roman" w:cs="Times New Roman"/>
          <w:sz w:val="24"/>
          <w:szCs w:val="24"/>
        </w:rPr>
        <w:t xml:space="preserve">),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ознайомлена з базовими командами операційної системи 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Linux</w:t>
      </w:r>
      <w:r w:rsidRPr="00DD5931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такими як: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pwd</w:t>
      </w:r>
      <w:proofErr w:type="spellEnd"/>
      <w:r w:rsidRPr="00DD5931">
        <w:rPr>
          <w:rFonts w:ascii="Times New Roman" w:eastAsia="Times New Roman" w:hAnsi="Times New Roman" w:cs="Times New Roman"/>
          <w:sz w:val="24"/>
          <w:szCs w:val="24"/>
        </w:rPr>
        <w:t>,</w:t>
      </w:r>
      <w:r w:rsidR="00E56230" w:rsidRPr="00E562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E56230">
        <w:rPr>
          <w:rFonts w:ascii="Times New Roman" w:eastAsia="Times New Roman" w:hAnsi="Times New Roman" w:cs="Times New Roman"/>
          <w:sz w:val="24"/>
          <w:szCs w:val="24"/>
          <w:lang w:val="en-US"/>
        </w:rPr>
        <w:t>ls</w:t>
      </w:r>
      <w:proofErr w:type="spellEnd"/>
      <w:r w:rsidR="00E56230" w:rsidRPr="00E56230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="00E56230">
        <w:rPr>
          <w:rFonts w:ascii="Times New Roman" w:eastAsia="Times New Roman" w:hAnsi="Times New Roman" w:cs="Times New Roman"/>
          <w:sz w:val="24"/>
          <w:szCs w:val="24"/>
          <w:lang w:val="en-US"/>
        </w:rPr>
        <w:t>cd</w:t>
      </w:r>
      <w:proofErr w:type="spellEnd"/>
      <w:r w:rsidR="00E56230" w:rsidRPr="00E56230">
        <w:rPr>
          <w:rFonts w:ascii="Times New Roman" w:eastAsia="Times New Roman" w:hAnsi="Times New Roman" w:cs="Times New Roman"/>
          <w:sz w:val="24"/>
          <w:szCs w:val="24"/>
        </w:rPr>
        <w:t xml:space="preserve"> &lt;</w:t>
      </w:r>
      <w:r w:rsidR="00E56230">
        <w:rPr>
          <w:rFonts w:ascii="Times New Roman" w:eastAsia="Times New Roman" w:hAnsi="Times New Roman" w:cs="Times New Roman"/>
          <w:sz w:val="24"/>
          <w:szCs w:val="24"/>
        </w:rPr>
        <w:t>папка</w:t>
      </w:r>
      <w:r w:rsidR="00E56230" w:rsidRPr="00E56230">
        <w:rPr>
          <w:rFonts w:ascii="Times New Roman" w:eastAsia="Times New Roman" w:hAnsi="Times New Roman" w:cs="Times New Roman"/>
          <w:sz w:val="24"/>
          <w:szCs w:val="24"/>
        </w:rPr>
        <w:t xml:space="preserve">&gt;, </w:t>
      </w:r>
      <w:proofErr w:type="spellStart"/>
      <w:r w:rsidR="00E56230">
        <w:rPr>
          <w:rFonts w:ascii="Times New Roman" w:eastAsia="Times New Roman" w:hAnsi="Times New Roman" w:cs="Times New Roman"/>
          <w:sz w:val="24"/>
          <w:szCs w:val="24"/>
          <w:lang w:val="en-US"/>
        </w:rPr>
        <w:t>cd</w:t>
      </w:r>
      <w:proofErr w:type="spellEnd"/>
      <w:r w:rsidR="00E56230" w:rsidRPr="00E56230">
        <w:rPr>
          <w:rFonts w:ascii="Times New Roman" w:eastAsia="Times New Roman" w:hAnsi="Times New Roman" w:cs="Times New Roman"/>
          <w:sz w:val="24"/>
          <w:szCs w:val="24"/>
        </w:rPr>
        <w:t xml:space="preserve"> .., </w:t>
      </w:r>
      <w:proofErr w:type="spellStart"/>
      <w:proofErr w:type="gramStart"/>
      <w:r w:rsidR="00E56230">
        <w:rPr>
          <w:rFonts w:ascii="Times New Roman" w:eastAsia="Times New Roman" w:hAnsi="Times New Roman" w:cs="Times New Roman"/>
          <w:sz w:val="24"/>
          <w:szCs w:val="24"/>
          <w:lang w:val="en-US"/>
        </w:rPr>
        <w:t>mkdir</w:t>
      </w:r>
      <w:proofErr w:type="spellEnd"/>
      <w:proofErr w:type="gramEnd"/>
      <w:r w:rsidR="00E56230" w:rsidRPr="00E56230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r w:rsidR="00E56230">
        <w:rPr>
          <w:rFonts w:ascii="Times New Roman" w:eastAsia="Times New Roman" w:hAnsi="Times New Roman" w:cs="Times New Roman"/>
          <w:sz w:val="24"/>
          <w:szCs w:val="24"/>
        </w:rPr>
        <w:t xml:space="preserve">Використання терміналу </w:t>
      </w:r>
      <w:r w:rsidR="00E56230">
        <w:rPr>
          <w:rFonts w:ascii="Times New Roman" w:eastAsia="Times New Roman" w:hAnsi="Times New Roman" w:cs="Times New Roman"/>
          <w:sz w:val="24"/>
          <w:szCs w:val="24"/>
          <w:lang w:val="en-US"/>
        </w:rPr>
        <w:t>WSL</w:t>
      </w:r>
      <w:r w:rsidR="00E56230" w:rsidRPr="00E56230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spellStart"/>
      <w:r w:rsidR="00E56230">
        <w:rPr>
          <w:rFonts w:ascii="Times New Roman" w:eastAsia="Times New Roman" w:hAnsi="Times New Roman" w:cs="Times New Roman"/>
          <w:sz w:val="24"/>
          <w:szCs w:val="24"/>
          <w:lang w:val="en-US"/>
        </w:rPr>
        <w:t>Ubuntu</w:t>
      </w:r>
      <w:proofErr w:type="spellEnd"/>
      <w:r w:rsidR="00E56230" w:rsidRPr="00E56230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  <w:r w:rsidR="00E56230">
        <w:rPr>
          <w:rFonts w:ascii="Times New Roman" w:eastAsia="Times New Roman" w:hAnsi="Times New Roman" w:cs="Times New Roman"/>
          <w:sz w:val="24"/>
          <w:szCs w:val="24"/>
        </w:rPr>
        <w:t xml:space="preserve">для консольних команд під час написання коду у </w:t>
      </w:r>
      <w:r w:rsidR="00E56230">
        <w:rPr>
          <w:rFonts w:ascii="Times New Roman" w:eastAsia="Times New Roman" w:hAnsi="Times New Roman" w:cs="Times New Roman"/>
          <w:sz w:val="24"/>
          <w:szCs w:val="24"/>
          <w:lang w:val="en-US"/>
        </w:rPr>
        <w:t>Visual</w:t>
      </w:r>
      <w:r w:rsidR="00E56230" w:rsidRPr="00E562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E56230">
        <w:rPr>
          <w:rFonts w:ascii="Times New Roman" w:eastAsia="Times New Roman" w:hAnsi="Times New Roman" w:cs="Times New Roman"/>
          <w:sz w:val="24"/>
          <w:szCs w:val="24"/>
          <w:lang w:val="en-US"/>
        </w:rPr>
        <w:t>Studio</w:t>
      </w:r>
      <w:r w:rsidR="00E56230" w:rsidRPr="00E562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E56230">
        <w:rPr>
          <w:rFonts w:ascii="Times New Roman" w:eastAsia="Times New Roman" w:hAnsi="Times New Roman" w:cs="Times New Roman"/>
          <w:sz w:val="24"/>
          <w:szCs w:val="24"/>
          <w:lang w:val="en-US"/>
        </w:rPr>
        <w:t>Code</w:t>
      </w:r>
      <w:r w:rsidR="00E56230" w:rsidRPr="00E56230">
        <w:rPr>
          <w:rFonts w:ascii="Times New Roman" w:eastAsia="Times New Roman" w:hAnsi="Times New Roman" w:cs="Times New Roman"/>
          <w:sz w:val="24"/>
          <w:szCs w:val="24"/>
        </w:rPr>
        <w:t xml:space="preserve"> для </w:t>
      </w:r>
      <w:r w:rsidR="00E56230">
        <w:rPr>
          <w:rFonts w:ascii="Times New Roman" w:eastAsia="Times New Roman" w:hAnsi="Times New Roman" w:cs="Times New Roman"/>
          <w:sz w:val="24"/>
          <w:szCs w:val="24"/>
        </w:rPr>
        <w:t>більшої швидкості та зручності виконання робочих завдань.</w:t>
      </w:r>
    </w:p>
    <w:p w:rsidR="00406EFD" w:rsidRDefault="009F24ED">
      <w:pPr>
        <w:pStyle w:val="normal0"/>
        <w:numPr>
          <w:ilvl w:val="1"/>
          <w:numId w:val="6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Статус: Ознайомлена</w:t>
      </w:r>
    </w:p>
    <w:p w:rsidR="00406EFD" w:rsidRDefault="00E56230">
      <w:pPr>
        <w:pStyle w:val="normal0"/>
        <w:numPr>
          <w:ilvl w:val="1"/>
          <w:numId w:val="6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Початок опрацювання теми: 12.09.2026</w:t>
      </w:r>
      <w:r w:rsidR="009F24ED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</w:p>
    <w:p w:rsidR="00406EFD" w:rsidRDefault="009F24ED">
      <w:pPr>
        <w:pStyle w:val="normal0"/>
        <w:numPr>
          <w:ilvl w:val="1"/>
          <w:numId w:val="6"/>
        </w:numPr>
        <w:spacing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Зверше</w:t>
      </w:r>
      <w:r w:rsidR="00E56230">
        <w:rPr>
          <w:rFonts w:ascii="Times New Roman" w:eastAsia="Times New Roman" w:hAnsi="Times New Roman" w:cs="Times New Roman"/>
          <w:sz w:val="24"/>
          <w:szCs w:val="24"/>
        </w:rPr>
        <w:t>ння опрацювання теми: 12.09.2026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406EFD" w:rsidRDefault="009F24ED">
      <w:pPr>
        <w:pStyle w:val="normal0"/>
        <w:numPr>
          <w:ilvl w:val="0"/>
          <w:numId w:val="6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Тема №5 </w:t>
      </w:r>
      <w:r w:rsidR="00E56230">
        <w:rPr>
          <w:rFonts w:ascii="Times New Roman" w:eastAsia="Times New Roman" w:hAnsi="Times New Roman" w:cs="Times New Roman"/>
          <w:sz w:val="24"/>
          <w:szCs w:val="24"/>
        </w:rPr>
        <w:t>Встановлення</w:t>
      </w:r>
      <w:r w:rsidR="004E34A3">
        <w:rPr>
          <w:rFonts w:ascii="Times New Roman" w:eastAsia="Times New Roman" w:hAnsi="Times New Roman" w:cs="Times New Roman"/>
          <w:sz w:val="24"/>
          <w:szCs w:val="24"/>
        </w:rPr>
        <w:t xml:space="preserve"> та конфігурація</w:t>
      </w:r>
      <w:r w:rsidR="006E3DEF">
        <w:rPr>
          <w:rFonts w:ascii="Times New Roman" w:eastAsia="Times New Roman" w:hAnsi="Times New Roman" w:cs="Times New Roman"/>
          <w:sz w:val="24"/>
          <w:szCs w:val="24"/>
        </w:rPr>
        <w:t xml:space="preserve"> середовища розробки</w:t>
      </w:r>
      <w:r w:rsidR="00E562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E56230">
        <w:rPr>
          <w:rFonts w:ascii="Times New Roman" w:eastAsia="Times New Roman" w:hAnsi="Times New Roman" w:cs="Times New Roman"/>
          <w:sz w:val="24"/>
          <w:szCs w:val="24"/>
          <w:lang w:val="en-US"/>
        </w:rPr>
        <w:t>Visual</w:t>
      </w:r>
      <w:r w:rsidR="00E56230" w:rsidRPr="00E562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E56230">
        <w:rPr>
          <w:rFonts w:ascii="Times New Roman" w:eastAsia="Times New Roman" w:hAnsi="Times New Roman" w:cs="Times New Roman"/>
          <w:sz w:val="24"/>
          <w:szCs w:val="24"/>
          <w:lang w:val="en-US"/>
        </w:rPr>
        <w:t>Studio</w:t>
      </w:r>
      <w:r w:rsidR="00E56230" w:rsidRPr="00E562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E56230">
        <w:rPr>
          <w:rFonts w:ascii="Times New Roman" w:eastAsia="Times New Roman" w:hAnsi="Times New Roman" w:cs="Times New Roman"/>
          <w:sz w:val="24"/>
          <w:szCs w:val="24"/>
          <w:lang w:val="en-US"/>
        </w:rPr>
        <w:t>Code</w:t>
      </w:r>
    </w:p>
    <w:p w:rsidR="00406EFD" w:rsidRDefault="009F24ED">
      <w:pPr>
        <w:pStyle w:val="normal0"/>
        <w:numPr>
          <w:ilvl w:val="1"/>
          <w:numId w:val="6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Джерела Інформації:</w:t>
      </w:r>
    </w:p>
    <w:p w:rsidR="00406EFD" w:rsidRPr="006E3DEF" w:rsidRDefault="006E3DEF">
      <w:pPr>
        <w:pStyle w:val="normal0"/>
        <w:numPr>
          <w:ilvl w:val="2"/>
          <w:numId w:val="6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Ютуб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відео </w:t>
      </w:r>
      <w:hyperlink r:id="rId16" w:history="1">
        <w:r w:rsidRPr="006E3DEF">
          <w:rPr>
            <w:rStyle w:val="a8"/>
            <w:rFonts w:ascii="Times New Roman" w:eastAsia="Times New Roman" w:hAnsi="Times New Roman" w:cs="Times New Roman"/>
            <w:color w:val="0070C0"/>
            <w:sz w:val="24"/>
            <w:szCs w:val="24"/>
            <w:lang w:val="en-US"/>
          </w:rPr>
          <w:t>“How to set up C++ in Visual Studio Code”</w:t>
        </w:r>
      </w:hyperlink>
    </w:p>
    <w:p w:rsidR="006E3DEF" w:rsidRDefault="006E3DEF">
      <w:pPr>
        <w:pStyle w:val="normal0"/>
        <w:numPr>
          <w:ilvl w:val="2"/>
          <w:numId w:val="6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Документ</w:t>
      </w:r>
      <w:r w:rsidRPr="006E3DEF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hyperlink r:id="rId17" w:history="1">
        <w:r w:rsidRPr="006E3DEF">
          <w:rPr>
            <w:rStyle w:val="a8"/>
            <w:rFonts w:ascii="Times New Roman" w:eastAsia="Times New Roman" w:hAnsi="Times New Roman" w:cs="Times New Roman"/>
            <w:color w:val="0070C0"/>
            <w:sz w:val="24"/>
            <w:szCs w:val="24"/>
            <w:lang w:val="ru-RU"/>
          </w:rPr>
          <w:t>“</w:t>
        </w:r>
        <w:proofErr w:type="spellStart"/>
        <w:r w:rsidRPr="006E3DEF">
          <w:rPr>
            <w:rStyle w:val="a8"/>
            <w:rFonts w:ascii="Times New Roman" w:eastAsia="Times New Roman" w:hAnsi="Times New Roman" w:cs="Times New Roman"/>
            <w:color w:val="0070C0"/>
            <w:sz w:val="24"/>
            <w:szCs w:val="24"/>
            <w:lang w:val="ru-RU"/>
          </w:rPr>
          <w:t>Налаштування</w:t>
        </w:r>
        <w:proofErr w:type="spellEnd"/>
        <w:r w:rsidRPr="006E3DEF">
          <w:rPr>
            <w:rStyle w:val="a8"/>
            <w:rFonts w:ascii="Times New Roman" w:eastAsia="Times New Roman" w:hAnsi="Times New Roman" w:cs="Times New Roman"/>
            <w:color w:val="0070C0"/>
            <w:sz w:val="24"/>
            <w:szCs w:val="24"/>
            <w:lang w:val="ru-RU"/>
          </w:rPr>
          <w:t xml:space="preserve"> </w:t>
        </w:r>
        <w:proofErr w:type="spellStart"/>
        <w:r w:rsidRPr="006E3DEF">
          <w:rPr>
            <w:rStyle w:val="a8"/>
            <w:rFonts w:ascii="Times New Roman" w:eastAsia="Times New Roman" w:hAnsi="Times New Roman" w:cs="Times New Roman"/>
            <w:color w:val="0070C0"/>
            <w:sz w:val="24"/>
            <w:szCs w:val="24"/>
            <w:lang w:val="ru-RU"/>
          </w:rPr>
          <w:t>Середовища</w:t>
        </w:r>
        <w:proofErr w:type="spellEnd"/>
        <w:r w:rsidRPr="006E3DEF">
          <w:rPr>
            <w:rStyle w:val="a8"/>
            <w:rFonts w:ascii="Times New Roman" w:eastAsia="Times New Roman" w:hAnsi="Times New Roman" w:cs="Times New Roman"/>
            <w:color w:val="0070C0"/>
            <w:sz w:val="24"/>
            <w:szCs w:val="24"/>
            <w:lang w:val="ru-RU"/>
          </w:rPr>
          <w:t xml:space="preserve"> </w:t>
        </w:r>
        <w:proofErr w:type="spellStart"/>
        <w:r w:rsidRPr="006E3DEF">
          <w:rPr>
            <w:rStyle w:val="a8"/>
            <w:rFonts w:ascii="Times New Roman" w:eastAsia="Times New Roman" w:hAnsi="Times New Roman" w:cs="Times New Roman"/>
            <w:color w:val="0070C0"/>
            <w:sz w:val="24"/>
            <w:szCs w:val="24"/>
            <w:lang w:val="ru-RU"/>
          </w:rPr>
          <w:t>Розробки</w:t>
        </w:r>
        <w:proofErr w:type="spellEnd"/>
        <w:r w:rsidRPr="006E3DEF">
          <w:rPr>
            <w:rStyle w:val="a8"/>
            <w:rFonts w:ascii="Times New Roman" w:eastAsia="Times New Roman" w:hAnsi="Times New Roman" w:cs="Times New Roman"/>
            <w:color w:val="0070C0"/>
            <w:sz w:val="24"/>
            <w:szCs w:val="24"/>
            <w:lang w:val="ru-RU"/>
          </w:rPr>
          <w:t>”</w:t>
        </w:r>
      </w:hyperlink>
      <w:r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наданий в інструкції до виконання лабораторної роботи.</w:t>
      </w:r>
    </w:p>
    <w:p w:rsidR="00406EFD" w:rsidRDefault="009F24ED">
      <w:pPr>
        <w:pStyle w:val="normal0"/>
        <w:numPr>
          <w:ilvl w:val="1"/>
          <w:numId w:val="6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Що опрацьовано:</w:t>
      </w:r>
    </w:p>
    <w:p w:rsidR="00406EFD" w:rsidRDefault="006E3DEF">
      <w:pPr>
        <w:pStyle w:val="normal0"/>
        <w:numPr>
          <w:ilvl w:val="2"/>
          <w:numId w:val="6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Завантажено середовища розробки 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Visual</w:t>
      </w:r>
      <w:r w:rsidRPr="00E562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Studio</w:t>
      </w:r>
      <w:r w:rsidRPr="00E562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Code</w:t>
      </w:r>
    </w:p>
    <w:p w:rsidR="00406EFD" w:rsidRDefault="006E3DEF">
      <w:pPr>
        <w:pStyle w:val="normal0"/>
        <w:numPr>
          <w:ilvl w:val="2"/>
          <w:numId w:val="6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Встановлено</w:t>
      </w:r>
      <w:r w:rsidRPr="006E3DEF">
        <w:rPr>
          <w:rFonts w:ascii="Times New Roman" w:eastAsia="Times New Roman" w:hAnsi="Times New Roman" w:cs="Times New Roman"/>
          <w:sz w:val="24"/>
          <w:szCs w:val="24"/>
        </w:rPr>
        <w:t xml:space="preserve"> розширення для C++</w:t>
      </w:r>
      <w:r w:rsidR="00546C87">
        <w:rPr>
          <w:rFonts w:ascii="Times New Roman" w:eastAsia="Times New Roman" w:hAnsi="Times New Roman" w:cs="Times New Roman"/>
          <w:sz w:val="24"/>
          <w:szCs w:val="24"/>
        </w:rPr>
        <w:t xml:space="preserve"> у середовище розробки</w:t>
      </w:r>
    </w:p>
    <w:p w:rsidR="006E3DEF" w:rsidRDefault="006E3DEF">
      <w:pPr>
        <w:pStyle w:val="normal0"/>
        <w:numPr>
          <w:ilvl w:val="2"/>
          <w:numId w:val="6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Ознайомлена з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едітором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546C87">
        <w:rPr>
          <w:rFonts w:ascii="Times New Roman" w:eastAsia="Times New Roman" w:hAnsi="Times New Roman" w:cs="Times New Roman"/>
          <w:sz w:val="24"/>
          <w:szCs w:val="24"/>
          <w:lang w:val="en-US"/>
        </w:rPr>
        <w:t>VSCode</w:t>
      </w:r>
      <w:proofErr w:type="spellEnd"/>
      <w:r w:rsidR="00546C87" w:rsidRPr="00546C87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, </w:t>
      </w:r>
      <w:r w:rsidR="00546C87">
        <w:rPr>
          <w:rFonts w:ascii="Times New Roman" w:eastAsia="Times New Roman" w:hAnsi="Times New Roman" w:cs="Times New Roman"/>
          <w:sz w:val="24"/>
          <w:szCs w:val="24"/>
        </w:rPr>
        <w:t>базовим інтерфейсом програми</w:t>
      </w:r>
    </w:p>
    <w:p w:rsidR="00406EFD" w:rsidRDefault="009F24ED">
      <w:pPr>
        <w:pStyle w:val="normal0"/>
        <w:numPr>
          <w:ilvl w:val="1"/>
          <w:numId w:val="6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Статус: Ознайомлена</w:t>
      </w:r>
    </w:p>
    <w:p w:rsidR="00406EFD" w:rsidRDefault="00546C87">
      <w:pPr>
        <w:pStyle w:val="normal0"/>
        <w:numPr>
          <w:ilvl w:val="1"/>
          <w:numId w:val="6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Початок опрацювання теми: 11.09.2026</w:t>
      </w:r>
      <w:r w:rsidR="009F24ED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</w:p>
    <w:p w:rsidR="00406EFD" w:rsidRDefault="00546C87">
      <w:pPr>
        <w:pStyle w:val="normal0"/>
        <w:numPr>
          <w:ilvl w:val="1"/>
          <w:numId w:val="6"/>
        </w:numPr>
        <w:spacing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Звершення опрацювання теми: 11.09.2026</w:t>
      </w:r>
      <w:r w:rsidR="009F24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406EFD" w:rsidRDefault="00546C87">
      <w:pPr>
        <w:pStyle w:val="normal0"/>
        <w:numPr>
          <w:ilvl w:val="0"/>
          <w:numId w:val="6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Тема №6 Встановлення розширень та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автодоповнення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для мови С++</w:t>
      </w:r>
    </w:p>
    <w:p w:rsidR="00406EFD" w:rsidRDefault="009F24ED">
      <w:pPr>
        <w:pStyle w:val="normal0"/>
        <w:numPr>
          <w:ilvl w:val="1"/>
          <w:numId w:val="6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Джерела Інформації:</w:t>
      </w:r>
    </w:p>
    <w:p w:rsidR="00406EFD" w:rsidRDefault="00546C87">
      <w:pPr>
        <w:pStyle w:val="normal0"/>
        <w:numPr>
          <w:ilvl w:val="2"/>
          <w:numId w:val="6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Документ </w:t>
      </w:r>
      <w:hyperlink r:id="rId18" w:history="1">
        <w:r w:rsidRPr="005729A2">
          <w:rPr>
            <w:rStyle w:val="a8"/>
            <w:rFonts w:ascii="Times New Roman" w:eastAsia="Times New Roman" w:hAnsi="Times New Roman" w:cs="Times New Roman"/>
            <w:color w:val="0070C0"/>
            <w:sz w:val="24"/>
            <w:szCs w:val="24"/>
            <w:lang w:val="ru-RU"/>
          </w:rPr>
          <w:t>“</w:t>
        </w:r>
        <w:r w:rsidRPr="005729A2">
          <w:rPr>
            <w:rStyle w:val="a8"/>
            <w:rFonts w:ascii="Times New Roman" w:eastAsia="Times New Roman" w:hAnsi="Times New Roman" w:cs="Times New Roman"/>
            <w:color w:val="0070C0"/>
            <w:sz w:val="24"/>
            <w:szCs w:val="24"/>
          </w:rPr>
          <w:t>Налаштування Середовища розробки</w:t>
        </w:r>
        <w:r w:rsidRPr="005729A2">
          <w:rPr>
            <w:rStyle w:val="a8"/>
            <w:rFonts w:ascii="Times New Roman" w:eastAsia="Times New Roman" w:hAnsi="Times New Roman" w:cs="Times New Roman"/>
            <w:color w:val="0070C0"/>
            <w:sz w:val="24"/>
            <w:szCs w:val="24"/>
            <w:lang w:val="ru-RU"/>
          </w:rPr>
          <w:t>”</w:t>
        </w:r>
      </w:hyperlink>
      <w:r>
        <w:rPr>
          <w:rFonts w:ascii="Times New Roman" w:eastAsia="Times New Roman" w:hAnsi="Times New Roman" w:cs="Times New Roman"/>
          <w:sz w:val="24"/>
          <w:szCs w:val="24"/>
        </w:rPr>
        <w:t xml:space="preserve"> наданий в інструкції до виконання лабораторної роботи</w:t>
      </w:r>
    </w:p>
    <w:p w:rsidR="00406EFD" w:rsidRDefault="009F24ED">
      <w:pPr>
        <w:pStyle w:val="normal0"/>
        <w:numPr>
          <w:ilvl w:val="1"/>
          <w:numId w:val="6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Що опрацьовано:</w:t>
      </w:r>
    </w:p>
    <w:p w:rsidR="00406EFD" w:rsidRDefault="005729A2">
      <w:pPr>
        <w:pStyle w:val="normal0"/>
        <w:numPr>
          <w:ilvl w:val="2"/>
          <w:numId w:val="6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Встановлення розширень для мови С++</w:t>
      </w:r>
    </w:p>
    <w:p w:rsidR="005729A2" w:rsidRDefault="005729A2">
      <w:pPr>
        <w:pStyle w:val="normal0"/>
        <w:numPr>
          <w:ilvl w:val="2"/>
          <w:numId w:val="6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Встановлення 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IntelliSense</w:t>
      </w:r>
    </w:p>
    <w:p w:rsidR="00406EFD" w:rsidRDefault="009F24ED">
      <w:pPr>
        <w:pStyle w:val="normal0"/>
        <w:numPr>
          <w:ilvl w:val="1"/>
          <w:numId w:val="6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Статус: Ознайомлена</w:t>
      </w:r>
    </w:p>
    <w:p w:rsidR="00406EFD" w:rsidRDefault="005729A2">
      <w:pPr>
        <w:pStyle w:val="normal0"/>
        <w:numPr>
          <w:ilvl w:val="1"/>
          <w:numId w:val="6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Початок опрацювання теми: 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11</w:t>
      </w:r>
      <w:r>
        <w:rPr>
          <w:rFonts w:ascii="Times New Roman" w:eastAsia="Times New Roman" w:hAnsi="Times New Roman" w:cs="Times New Roman"/>
          <w:sz w:val="24"/>
          <w:szCs w:val="24"/>
        </w:rPr>
        <w:t>.09.202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6</w:t>
      </w:r>
      <w:r w:rsidR="009F24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406EFD" w:rsidRDefault="005729A2">
      <w:pPr>
        <w:pStyle w:val="normal0"/>
        <w:numPr>
          <w:ilvl w:val="1"/>
          <w:numId w:val="6"/>
        </w:numPr>
        <w:spacing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Звершення опрацювання теми: 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11</w:t>
      </w:r>
      <w:r>
        <w:rPr>
          <w:rFonts w:ascii="Times New Roman" w:eastAsia="Times New Roman" w:hAnsi="Times New Roman" w:cs="Times New Roman"/>
          <w:sz w:val="24"/>
          <w:szCs w:val="24"/>
        </w:rPr>
        <w:t>.09.202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6</w:t>
      </w:r>
      <w:r w:rsidR="009F24ED">
        <w:rPr>
          <w:rFonts w:ascii="Times New Roman" w:eastAsia="Times New Roman" w:hAnsi="Times New Roman" w:cs="Times New Roman"/>
          <w:sz w:val="24"/>
          <w:szCs w:val="24"/>
        </w:rPr>
        <w:t xml:space="preserve">   </w:t>
      </w:r>
    </w:p>
    <w:p w:rsidR="00406EFD" w:rsidRDefault="009F24ED">
      <w:pPr>
        <w:pStyle w:val="normal0"/>
        <w:numPr>
          <w:ilvl w:val="0"/>
          <w:numId w:val="6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Тема №7 </w:t>
      </w:r>
      <w:proofErr w:type="spellStart"/>
      <w:r w:rsidR="005729A2">
        <w:rPr>
          <w:rFonts w:ascii="Times New Roman" w:eastAsia="Times New Roman" w:hAnsi="Times New Roman" w:cs="Times New Roman"/>
          <w:sz w:val="24"/>
          <w:szCs w:val="24"/>
          <w:lang w:val="en-US"/>
        </w:rPr>
        <w:t>GitHub</w:t>
      </w:r>
      <w:proofErr w:type="spellEnd"/>
    </w:p>
    <w:p w:rsidR="00406EFD" w:rsidRDefault="009F24ED">
      <w:pPr>
        <w:pStyle w:val="normal0"/>
        <w:numPr>
          <w:ilvl w:val="1"/>
          <w:numId w:val="6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Джерела Інформації:</w:t>
      </w:r>
    </w:p>
    <w:p w:rsidR="00406EFD" w:rsidRPr="005729A2" w:rsidRDefault="005729A2">
      <w:pPr>
        <w:pStyle w:val="normal0"/>
        <w:numPr>
          <w:ilvl w:val="2"/>
          <w:numId w:val="6"/>
        </w:numPr>
        <w:spacing w:line="240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5729A2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Практичні заняття</w:t>
      </w:r>
    </w:p>
    <w:p w:rsidR="005729A2" w:rsidRPr="005729A2" w:rsidRDefault="005729A2">
      <w:pPr>
        <w:pStyle w:val="normal0"/>
        <w:numPr>
          <w:ilvl w:val="2"/>
          <w:numId w:val="6"/>
        </w:numPr>
        <w:spacing w:line="240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5729A2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Інтернет ресурс </w:t>
      </w:r>
      <w:hyperlink r:id="rId19" w:history="1">
        <w:r w:rsidRPr="00A35C18">
          <w:rPr>
            <w:rStyle w:val="a8"/>
            <w:rFonts w:ascii="Times New Roman" w:eastAsia="Times New Roman" w:hAnsi="Times New Roman" w:cs="Times New Roman"/>
            <w:color w:val="0070C0"/>
            <w:sz w:val="24"/>
            <w:szCs w:val="24"/>
          </w:rPr>
          <w:t>1</w:t>
        </w:r>
      </w:hyperlink>
    </w:p>
    <w:p w:rsidR="005729A2" w:rsidRPr="005729A2" w:rsidRDefault="005729A2">
      <w:pPr>
        <w:pStyle w:val="normal0"/>
        <w:numPr>
          <w:ilvl w:val="2"/>
          <w:numId w:val="6"/>
        </w:numPr>
        <w:spacing w:line="240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5729A2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Інтернет ресурс </w:t>
      </w:r>
      <w:hyperlink r:id="rId20" w:history="1">
        <w:r w:rsidRPr="00A35C18">
          <w:rPr>
            <w:rStyle w:val="a8"/>
            <w:rFonts w:ascii="Times New Roman" w:eastAsia="Times New Roman" w:hAnsi="Times New Roman" w:cs="Times New Roman"/>
            <w:color w:val="0070C0"/>
            <w:sz w:val="24"/>
            <w:szCs w:val="24"/>
          </w:rPr>
          <w:t>2</w:t>
        </w:r>
      </w:hyperlink>
    </w:p>
    <w:p w:rsidR="005729A2" w:rsidRPr="005729A2" w:rsidRDefault="005729A2">
      <w:pPr>
        <w:pStyle w:val="normal0"/>
        <w:numPr>
          <w:ilvl w:val="2"/>
          <w:numId w:val="6"/>
        </w:numPr>
        <w:spacing w:line="240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5729A2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Документ </w:t>
      </w:r>
      <w:hyperlink r:id="rId21" w:history="1">
        <w:r w:rsidRPr="005729A2">
          <w:rPr>
            <w:rStyle w:val="a8"/>
            <w:rFonts w:ascii="Times New Roman" w:eastAsia="Times New Roman" w:hAnsi="Times New Roman" w:cs="Times New Roman"/>
            <w:color w:val="0070C0"/>
            <w:sz w:val="24"/>
            <w:szCs w:val="24"/>
            <w:lang w:val="ru-RU"/>
          </w:rPr>
          <w:t>“</w:t>
        </w:r>
        <w:r w:rsidRPr="005729A2">
          <w:rPr>
            <w:rStyle w:val="a8"/>
            <w:rFonts w:ascii="Times New Roman" w:eastAsia="Times New Roman" w:hAnsi="Times New Roman" w:cs="Times New Roman"/>
            <w:color w:val="0070C0"/>
            <w:sz w:val="24"/>
            <w:szCs w:val="24"/>
          </w:rPr>
          <w:t>Налаштування Середовища Розробки</w:t>
        </w:r>
        <w:r w:rsidRPr="005729A2">
          <w:rPr>
            <w:rStyle w:val="a8"/>
            <w:rFonts w:ascii="Times New Roman" w:eastAsia="Times New Roman" w:hAnsi="Times New Roman" w:cs="Times New Roman"/>
            <w:color w:val="0070C0"/>
            <w:sz w:val="24"/>
            <w:szCs w:val="24"/>
            <w:lang w:val="ru-RU"/>
          </w:rPr>
          <w:t>”</w:t>
        </w:r>
      </w:hyperlink>
      <w:r w:rsidRPr="005729A2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наданий в інструкції до виконання лабораторної роботи</w:t>
      </w:r>
    </w:p>
    <w:p w:rsidR="00406EFD" w:rsidRDefault="009F24ED">
      <w:pPr>
        <w:pStyle w:val="normal0"/>
        <w:numPr>
          <w:ilvl w:val="1"/>
          <w:numId w:val="6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Що опрацьовано:</w:t>
      </w:r>
    </w:p>
    <w:p w:rsidR="00406EFD" w:rsidRPr="00A35C18" w:rsidRDefault="00A35C18" w:rsidP="00A35C18">
      <w:pPr>
        <w:pStyle w:val="normal0"/>
        <w:numPr>
          <w:ilvl w:val="2"/>
          <w:numId w:val="6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Зареєстрована на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GitHub</w:t>
      </w:r>
      <w:proofErr w:type="spellEnd"/>
    </w:p>
    <w:p w:rsidR="00A35C18" w:rsidRDefault="00A35C18" w:rsidP="00A35C18">
      <w:pPr>
        <w:pStyle w:val="normal0"/>
        <w:numPr>
          <w:ilvl w:val="2"/>
          <w:numId w:val="6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Навчилася працювати командою у хмарному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репозиторії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сервісу</w:t>
      </w:r>
    </w:p>
    <w:p w:rsidR="00A35C18" w:rsidRPr="00A35C18" w:rsidRDefault="00A35C18" w:rsidP="00A35C18">
      <w:pPr>
        <w:pStyle w:val="normal0"/>
        <w:numPr>
          <w:ilvl w:val="2"/>
          <w:numId w:val="6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Ознайомлена з поняттями: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пулл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реквест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мердж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коміт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репозиторій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пуш</w:t>
      </w:r>
      <w:proofErr w:type="spellEnd"/>
    </w:p>
    <w:p w:rsidR="00406EFD" w:rsidRDefault="009F24ED">
      <w:pPr>
        <w:pStyle w:val="normal0"/>
        <w:numPr>
          <w:ilvl w:val="1"/>
          <w:numId w:val="6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Статус: Ознайомлена</w:t>
      </w:r>
    </w:p>
    <w:p w:rsidR="00406EFD" w:rsidRDefault="00A35C18">
      <w:pPr>
        <w:pStyle w:val="normal0"/>
        <w:numPr>
          <w:ilvl w:val="1"/>
          <w:numId w:val="6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Початок опрацювання теми: 13.09.2026</w:t>
      </w:r>
      <w:r w:rsidR="009F24ED">
        <w:rPr>
          <w:rFonts w:ascii="Times New Roman" w:eastAsia="Times New Roman" w:hAnsi="Times New Roman" w:cs="Times New Roman"/>
          <w:sz w:val="24"/>
          <w:szCs w:val="24"/>
        </w:rPr>
        <w:t xml:space="preserve">   </w:t>
      </w:r>
    </w:p>
    <w:p w:rsidR="00406EFD" w:rsidRDefault="009F24ED">
      <w:pPr>
        <w:pStyle w:val="normal0"/>
        <w:numPr>
          <w:ilvl w:val="1"/>
          <w:numId w:val="6"/>
        </w:numPr>
        <w:spacing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Зверше</w:t>
      </w:r>
      <w:r w:rsidR="00A35C18">
        <w:rPr>
          <w:rFonts w:ascii="Times New Roman" w:eastAsia="Times New Roman" w:hAnsi="Times New Roman" w:cs="Times New Roman"/>
          <w:sz w:val="24"/>
          <w:szCs w:val="24"/>
        </w:rPr>
        <w:t>ння опрацювання теми: 13.09.2026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406EFD" w:rsidRDefault="009F24ED">
      <w:pPr>
        <w:pStyle w:val="normal0"/>
        <w:numPr>
          <w:ilvl w:val="0"/>
          <w:numId w:val="6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Тема №8 </w:t>
      </w:r>
      <w:proofErr w:type="spellStart"/>
      <w:r w:rsidR="00A35C18">
        <w:rPr>
          <w:rFonts w:ascii="Times New Roman" w:eastAsia="Times New Roman" w:hAnsi="Times New Roman" w:cs="Times New Roman"/>
          <w:sz w:val="24"/>
          <w:szCs w:val="24"/>
          <w:lang w:val="en-US"/>
        </w:rPr>
        <w:t>Git</w:t>
      </w:r>
      <w:proofErr w:type="spellEnd"/>
    </w:p>
    <w:p w:rsidR="00406EFD" w:rsidRDefault="009F24ED">
      <w:pPr>
        <w:pStyle w:val="normal0"/>
        <w:numPr>
          <w:ilvl w:val="1"/>
          <w:numId w:val="6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Джерела Інформації:</w:t>
      </w:r>
    </w:p>
    <w:p w:rsidR="00406EFD" w:rsidRDefault="00A35C18">
      <w:pPr>
        <w:pStyle w:val="normal0"/>
        <w:numPr>
          <w:ilvl w:val="2"/>
          <w:numId w:val="6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Документ </w:t>
      </w:r>
      <w:hyperlink r:id="rId22" w:history="1">
        <w:r w:rsidRPr="00A35C18">
          <w:rPr>
            <w:rStyle w:val="a8"/>
            <w:rFonts w:ascii="Times New Roman" w:eastAsia="Times New Roman" w:hAnsi="Times New Roman" w:cs="Times New Roman"/>
            <w:color w:val="0070C0"/>
            <w:sz w:val="24"/>
            <w:szCs w:val="24"/>
            <w:lang w:val="ru-RU"/>
          </w:rPr>
          <w:t>“</w:t>
        </w:r>
        <w:r w:rsidRPr="00A35C18">
          <w:rPr>
            <w:rStyle w:val="a8"/>
            <w:rFonts w:ascii="Times New Roman" w:eastAsia="Times New Roman" w:hAnsi="Times New Roman" w:cs="Times New Roman"/>
            <w:color w:val="0070C0"/>
            <w:sz w:val="24"/>
            <w:szCs w:val="24"/>
          </w:rPr>
          <w:t>Налаштування Середовища Розробки</w:t>
        </w:r>
        <w:r w:rsidRPr="00A35C18">
          <w:rPr>
            <w:rStyle w:val="a8"/>
            <w:rFonts w:ascii="Times New Roman" w:eastAsia="Times New Roman" w:hAnsi="Times New Roman" w:cs="Times New Roman"/>
            <w:color w:val="0070C0"/>
            <w:sz w:val="24"/>
            <w:szCs w:val="24"/>
            <w:lang w:val="ru-RU"/>
          </w:rPr>
          <w:t>”</w:t>
        </w:r>
      </w:hyperlink>
      <w:r>
        <w:rPr>
          <w:rFonts w:ascii="Times New Roman" w:eastAsia="Times New Roman" w:hAnsi="Times New Roman" w:cs="Times New Roman"/>
          <w:sz w:val="24"/>
          <w:szCs w:val="24"/>
        </w:rPr>
        <w:t xml:space="preserve"> наданий в інструкції до виконання лабораторної роботи</w:t>
      </w:r>
    </w:p>
    <w:p w:rsidR="00406EFD" w:rsidRDefault="009F24ED">
      <w:pPr>
        <w:pStyle w:val="normal0"/>
        <w:numPr>
          <w:ilvl w:val="1"/>
          <w:numId w:val="6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Що опрацьовано:</w:t>
      </w:r>
    </w:p>
    <w:p w:rsidR="00AA6C8C" w:rsidRDefault="00AA6C8C">
      <w:pPr>
        <w:pStyle w:val="normal0"/>
        <w:numPr>
          <w:ilvl w:val="2"/>
          <w:numId w:val="6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Завантажено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Git</w:t>
      </w:r>
      <w:proofErr w:type="spellEnd"/>
    </w:p>
    <w:p w:rsidR="00AA6C8C" w:rsidRDefault="00AA6C8C">
      <w:pPr>
        <w:pStyle w:val="normal0"/>
        <w:numPr>
          <w:ilvl w:val="2"/>
          <w:numId w:val="6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Налаштувала інтеграцію програми з середовищем розробки</w:t>
      </w:r>
    </w:p>
    <w:p w:rsidR="00AA6C8C" w:rsidRDefault="00AA6C8C">
      <w:pPr>
        <w:pStyle w:val="normal0"/>
        <w:numPr>
          <w:ilvl w:val="2"/>
          <w:numId w:val="6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Виконувала базові команди 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git</w:t>
      </w:r>
      <w:proofErr w:type="spellEnd"/>
      <w:r w:rsidRPr="00AA6C8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add</w:t>
      </w:r>
      <w:r w:rsidRPr="00AA6C8C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git</w:t>
      </w:r>
      <w:proofErr w:type="spellEnd"/>
      <w:r w:rsidRPr="00AA6C8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status</w:t>
      </w:r>
      <w:r w:rsidRPr="00AA6C8C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git</w:t>
      </w:r>
      <w:proofErr w:type="spellEnd"/>
      <w:r w:rsidRPr="00AA6C8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push,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git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branch,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git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commit –m)</w:t>
      </w:r>
    </w:p>
    <w:p w:rsidR="00406EFD" w:rsidRDefault="00AA6C8C">
      <w:pPr>
        <w:pStyle w:val="normal0"/>
        <w:numPr>
          <w:ilvl w:val="2"/>
          <w:numId w:val="6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Налаштувала 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SSH</w:t>
      </w:r>
      <w:r w:rsidRPr="00AA6C8C">
        <w:rPr>
          <w:rFonts w:ascii="Times New Roman" w:eastAsia="Times New Roman" w:hAnsi="Times New Roman" w:cs="Times New Roman"/>
          <w:sz w:val="24"/>
          <w:szCs w:val="24"/>
          <w:lang w:val="ru-RU"/>
        </w:rPr>
        <w:t>-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ключ для підключення до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GitHub</w:t>
      </w:r>
      <w:proofErr w:type="spellEnd"/>
    </w:p>
    <w:p w:rsidR="00406EFD" w:rsidRDefault="009F24ED">
      <w:pPr>
        <w:pStyle w:val="normal0"/>
        <w:numPr>
          <w:ilvl w:val="1"/>
          <w:numId w:val="6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Статус: Ознайомлена</w:t>
      </w:r>
    </w:p>
    <w:p w:rsidR="00406EFD" w:rsidRDefault="00AA6C8C">
      <w:pPr>
        <w:pStyle w:val="normal0"/>
        <w:numPr>
          <w:ilvl w:val="1"/>
          <w:numId w:val="6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Початок опрацювання теми: 15</w:t>
      </w:r>
      <w:r w:rsidR="00A00870">
        <w:rPr>
          <w:rFonts w:ascii="Times New Roman" w:eastAsia="Times New Roman" w:hAnsi="Times New Roman" w:cs="Times New Roman"/>
          <w:sz w:val="24"/>
          <w:szCs w:val="24"/>
        </w:rPr>
        <w:t>.09</w:t>
      </w:r>
      <w:r>
        <w:rPr>
          <w:rFonts w:ascii="Times New Roman" w:eastAsia="Times New Roman" w:hAnsi="Times New Roman" w:cs="Times New Roman"/>
          <w:sz w:val="24"/>
          <w:szCs w:val="24"/>
        </w:rPr>
        <w:t>.202</w:t>
      </w:r>
      <w:r w:rsidRPr="00A00870">
        <w:rPr>
          <w:rFonts w:ascii="Times New Roman" w:eastAsia="Times New Roman" w:hAnsi="Times New Roman" w:cs="Times New Roman"/>
          <w:sz w:val="24"/>
          <w:szCs w:val="24"/>
        </w:rPr>
        <w:t>6</w:t>
      </w:r>
      <w:r w:rsidR="009F24ED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</w:p>
    <w:p w:rsidR="00406EFD" w:rsidRPr="00AA6C8C" w:rsidRDefault="00AA6C8C">
      <w:pPr>
        <w:pStyle w:val="normal0"/>
        <w:numPr>
          <w:ilvl w:val="1"/>
          <w:numId w:val="6"/>
        </w:numPr>
        <w:spacing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Звершення опрацювання теми: </w:t>
      </w:r>
      <w:r w:rsidRPr="00A00870">
        <w:rPr>
          <w:rFonts w:ascii="Times New Roman" w:eastAsia="Times New Roman" w:hAnsi="Times New Roman" w:cs="Times New Roman"/>
          <w:sz w:val="24"/>
          <w:szCs w:val="24"/>
        </w:rPr>
        <w:t>15</w:t>
      </w:r>
      <w:r w:rsidR="00A00870">
        <w:rPr>
          <w:rFonts w:ascii="Times New Roman" w:eastAsia="Times New Roman" w:hAnsi="Times New Roman" w:cs="Times New Roman"/>
          <w:sz w:val="24"/>
          <w:szCs w:val="24"/>
        </w:rPr>
        <w:t>.09</w:t>
      </w:r>
      <w:r>
        <w:rPr>
          <w:rFonts w:ascii="Times New Roman" w:eastAsia="Times New Roman" w:hAnsi="Times New Roman" w:cs="Times New Roman"/>
          <w:sz w:val="24"/>
          <w:szCs w:val="24"/>
        </w:rPr>
        <w:t>.202</w:t>
      </w:r>
      <w:r w:rsidRPr="00A00870">
        <w:rPr>
          <w:rFonts w:ascii="Times New Roman" w:eastAsia="Times New Roman" w:hAnsi="Times New Roman" w:cs="Times New Roman"/>
          <w:sz w:val="24"/>
          <w:szCs w:val="24"/>
        </w:rPr>
        <w:t>6</w:t>
      </w:r>
      <w:r w:rsidR="009F24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AA6C8C" w:rsidRDefault="00AA6C8C" w:rsidP="00AA6C8C">
      <w:pPr>
        <w:pStyle w:val="normal0"/>
        <w:spacing w:line="240" w:lineRule="auto"/>
        <w:jc w:val="both"/>
        <w:rPr>
          <w:rFonts w:ascii="Times New Roman" w:eastAsia="Times New Roman" w:hAnsi="Times New Roman" w:cs="Times New Roman"/>
        </w:rPr>
      </w:pPr>
    </w:p>
    <w:p w:rsidR="00AA6C8C" w:rsidRDefault="00AA6C8C" w:rsidP="00AA6C8C">
      <w:pPr>
        <w:pStyle w:val="normal0"/>
        <w:numPr>
          <w:ilvl w:val="0"/>
          <w:numId w:val="6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Тема №</w:t>
      </w:r>
      <w:r w:rsidRPr="00A00870">
        <w:rPr>
          <w:rFonts w:ascii="Times New Roman" w:eastAsia="Times New Roman" w:hAnsi="Times New Roman" w:cs="Times New Roman"/>
          <w:sz w:val="24"/>
          <w:szCs w:val="24"/>
        </w:rPr>
        <w:t>9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Algotester</w:t>
      </w:r>
      <w:proofErr w:type="spellEnd"/>
    </w:p>
    <w:p w:rsidR="00AA6C8C" w:rsidRDefault="00AA6C8C" w:rsidP="00AA6C8C">
      <w:pPr>
        <w:pStyle w:val="normal0"/>
        <w:numPr>
          <w:ilvl w:val="1"/>
          <w:numId w:val="6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Джерела Інформації:</w:t>
      </w:r>
    </w:p>
    <w:p w:rsidR="00AA6C8C" w:rsidRPr="00AA6C8C" w:rsidRDefault="000F459E" w:rsidP="00AA6C8C">
      <w:pPr>
        <w:pStyle w:val="normal0"/>
        <w:numPr>
          <w:ilvl w:val="2"/>
          <w:numId w:val="6"/>
        </w:numPr>
        <w:spacing w:line="240" w:lineRule="auto"/>
        <w:jc w:val="both"/>
        <w:rPr>
          <w:rFonts w:ascii="Times New Roman" w:eastAsia="Times New Roman" w:hAnsi="Times New Roman" w:cs="Times New Roman"/>
          <w:color w:val="0070C0"/>
          <w:sz w:val="24"/>
          <w:szCs w:val="24"/>
        </w:rPr>
      </w:pPr>
      <w:hyperlink r:id="rId23" w:history="1">
        <w:r w:rsidR="00AA6C8C" w:rsidRPr="00AA6C8C">
          <w:rPr>
            <w:rStyle w:val="a8"/>
            <w:rFonts w:ascii="Times New Roman" w:eastAsia="Times New Roman" w:hAnsi="Times New Roman" w:cs="Times New Roman"/>
            <w:color w:val="0070C0"/>
            <w:sz w:val="24"/>
            <w:szCs w:val="24"/>
          </w:rPr>
          <w:t xml:space="preserve">Офіційний сайт </w:t>
        </w:r>
        <w:proofErr w:type="spellStart"/>
        <w:r w:rsidR="00AA6C8C" w:rsidRPr="00AA6C8C">
          <w:rPr>
            <w:rStyle w:val="a8"/>
            <w:rFonts w:ascii="Times New Roman" w:eastAsia="Times New Roman" w:hAnsi="Times New Roman" w:cs="Times New Roman"/>
            <w:color w:val="0070C0"/>
            <w:sz w:val="24"/>
            <w:szCs w:val="24"/>
            <w:lang w:val="en-US"/>
          </w:rPr>
          <w:t>Algotester</w:t>
        </w:r>
        <w:proofErr w:type="spellEnd"/>
      </w:hyperlink>
    </w:p>
    <w:p w:rsidR="00AA6C8C" w:rsidRDefault="00AA6C8C" w:rsidP="00AA6C8C">
      <w:pPr>
        <w:pStyle w:val="normal0"/>
        <w:numPr>
          <w:ilvl w:val="1"/>
          <w:numId w:val="6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Що опрацьовано:</w:t>
      </w:r>
    </w:p>
    <w:p w:rsidR="00AA6C8C" w:rsidRDefault="00AA6C8C" w:rsidP="00AA6C8C">
      <w:pPr>
        <w:pStyle w:val="normal0"/>
        <w:numPr>
          <w:ilvl w:val="2"/>
          <w:numId w:val="6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Ознайомлена з сайтом та його призначенням</w:t>
      </w:r>
    </w:p>
    <w:p w:rsidR="00AA6C8C" w:rsidRPr="00AA6C8C" w:rsidRDefault="00A00870" w:rsidP="00AA6C8C">
      <w:pPr>
        <w:pStyle w:val="normal0"/>
        <w:numPr>
          <w:ilvl w:val="2"/>
          <w:numId w:val="6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Практика базових задач та перевірка їх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розв</w:t>
      </w:r>
      <w:proofErr w:type="spellEnd"/>
      <w:r w:rsidRPr="00A00870">
        <w:rPr>
          <w:rFonts w:ascii="Times New Roman" w:eastAsia="Times New Roman" w:hAnsi="Times New Roman" w:cs="Times New Roman"/>
          <w:sz w:val="24"/>
          <w:szCs w:val="24"/>
          <w:lang w:val="ru-RU"/>
        </w:rPr>
        <w:t>’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язку</w:t>
      </w:r>
      <w:proofErr w:type="spellEnd"/>
    </w:p>
    <w:p w:rsidR="00AA6C8C" w:rsidRDefault="00AA6C8C" w:rsidP="00AA6C8C">
      <w:pPr>
        <w:pStyle w:val="normal0"/>
        <w:numPr>
          <w:ilvl w:val="1"/>
          <w:numId w:val="6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Статус: Ознайомлена</w:t>
      </w:r>
    </w:p>
    <w:p w:rsidR="00AA6C8C" w:rsidRDefault="00AA6C8C" w:rsidP="00AA6C8C">
      <w:pPr>
        <w:pStyle w:val="normal0"/>
        <w:numPr>
          <w:ilvl w:val="1"/>
          <w:numId w:val="6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Початок </w:t>
      </w:r>
      <w:r w:rsidR="00A00870">
        <w:rPr>
          <w:rFonts w:ascii="Times New Roman" w:eastAsia="Times New Roman" w:hAnsi="Times New Roman" w:cs="Times New Roman"/>
          <w:sz w:val="24"/>
          <w:szCs w:val="24"/>
        </w:rPr>
        <w:t>опрацювання теми: 14.09</w:t>
      </w:r>
      <w:r>
        <w:rPr>
          <w:rFonts w:ascii="Times New Roman" w:eastAsia="Times New Roman" w:hAnsi="Times New Roman" w:cs="Times New Roman"/>
          <w:sz w:val="24"/>
          <w:szCs w:val="24"/>
        </w:rPr>
        <w:t>.202</w:t>
      </w:r>
      <w:r w:rsidRPr="00A00870">
        <w:rPr>
          <w:rFonts w:ascii="Times New Roman" w:eastAsia="Times New Roman" w:hAnsi="Times New Roman" w:cs="Times New Roman"/>
          <w:sz w:val="24"/>
          <w:szCs w:val="24"/>
          <w:lang w:val="ru-RU"/>
        </w:rPr>
        <w:t>6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</w:p>
    <w:p w:rsidR="00AA6C8C" w:rsidRPr="00A00870" w:rsidRDefault="00AA6C8C" w:rsidP="00AA6C8C">
      <w:pPr>
        <w:pStyle w:val="normal0"/>
        <w:numPr>
          <w:ilvl w:val="1"/>
          <w:numId w:val="6"/>
        </w:numPr>
        <w:spacing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Звершення опрацювання теми: </w:t>
      </w:r>
      <w:r w:rsidR="00A00870" w:rsidRPr="00A00870">
        <w:rPr>
          <w:rFonts w:ascii="Times New Roman" w:eastAsia="Times New Roman" w:hAnsi="Times New Roman" w:cs="Times New Roman"/>
          <w:sz w:val="24"/>
          <w:szCs w:val="24"/>
        </w:rPr>
        <w:t>1</w:t>
      </w:r>
      <w:r w:rsidR="00A00870">
        <w:rPr>
          <w:rFonts w:ascii="Times New Roman" w:eastAsia="Times New Roman" w:hAnsi="Times New Roman" w:cs="Times New Roman"/>
          <w:sz w:val="24"/>
          <w:szCs w:val="24"/>
        </w:rPr>
        <w:t>4.09</w:t>
      </w:r>
      <w:r>
        <w:rPr>
          <w:rFonts w:ascii="Times New Roman" w:eastAsia="Times New Roman" w:hAnsi="Times New Roman" w:cs="Times New Roman"/>
          <w:sz w:val="24"/>
          <w:szCs w:val="24"/>
        </w:rPr>
        <w:t>.202</w:t>
      </w:r>
      <w:r w:rsidRPr="00A00870">
        <w:rPr>
          <w:rFonts w:ascii="Times New Roman" w:eastAsia="Times New Roman" w:hAnsi="Times New Roman" w:cs="Times New Roman"/>
          <w:sz w:val="24"/>
          <w:szCs w:val="24"/>
        </w:rPr>
        <w:t>6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A00870" w:rsidRPr="00A00870" w:rsidRDefault="00A00870" w:rsidP="00A00870">
      <w:pPr>
        <w:pStyle w:val="normal0"/>
        <w:spacing w:line="240" w:lineRule="auto"/>
        <w:ind w:left="1440"/>
        <w:jc w:val="both"/>
        <w:rPr>
          <w:rFonts w:ascii="Times New Roman" w:eastAsia="Times New Roman" w:hAnsi="Times New Roman" w:cs="Times New Roman"/>
        </w:rPr>
      </w:pPr>
    </w:p>
    <w:p w:rsidR="00A00870" w:rsidRDefault="00A00870" w:rsidP="00A00870">
      <w:pPr>
        <w:pStyle w:val="normal0"/>
        <w:numPr>
          <w:ilvl w:val="0"/>
          <w:numId w:val="6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Тема №10 Створення власного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репозиторію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та обмін файлами з колегою по команді</w:t>
      </w:r>
    </w:p>
    <w:p w:rsidR="00A00870" w:rsidRDefault="00A00870" w:rsidP="00A00870">
      <w:pPr>
        <w:pStyle w:val="normal0"/>
        <w:numPr>
          <w:ilvl w:val="1"/>
          <w:numId w:val="6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Джерела Інформації:</w:t>
      </w:r>
    </w:p>
    <w:p w:rsidR="00A00870" w:rsidRPr="00A00870" w:rsidRDefault="000F459E" w:rsidP="00A00870">
      <w:pPr>
        <w:pStyle w:val="normal0"/>
        <w:numPr>
          <w:ilvl w:val="2"/>
          <w:numId w:val="6"/>
        </w:numPr>
        <w:spacing w:line="240" w:lineRule="auto"/>
        <w:jc w:val="both"/>
        <w:rPr>
          <w:rFonts w:ascii="Times New Roman" w:eastAsia="Times New Roman" w:hAnsi="Times New Roman" w:cs="Times New Roman"/>
          <w:color w:val="0070C0"/>
          <w:sz w:val="24"/>
          <w:szCs w:val="24"/>
        </w:rPr>
      </w:pPr>
      <w:hyperlink r:id="rId24" w:history="1">
        <w:r w:rsidR="00A00870" w:rsidRPr="00A00870">
          <w:rPr>
            <w:rStyle w:val="a8"/>
            <w:rFonts w:ascii="Times New Roman" w:eastAsia="Times New Roman" w:hAnsi="Times New Roman" w:cs="Times New Roman"/>
            <w:color w:val="0070C0"/>
            <w:sz w:val="24"/>
            <w:szCs w:val="24"/>
          </w:rPr>
          <w:t xml:space="preserve">Сайт </w:t>
        </w:r>
        <w:proofErr w:type="spellStart"/>
        <w:r w:rsidR="00A00870" w:rsidRPr="00A00870">
          <w:rPr>
            <w:rStyle w:val="a8"/>
            <w:rFonts w:ascii="Times New Roman" w:eastAsia="Times New Roman" w:hAnsi="Times New Roman" w:cs="Times New Roman"/>
            <w:color w:val="0070C0"/>
            <w:sz w:val="24"/>
            <w:szCs w:val="24"/>
            <w:lang w:val="en-US"/>
          </w:rPr>
          <w:t>GitHub</w:t>
        </w:r>
        <w:proofErr w:type="spellEnd"/>
      </w:hyperlink>
    </w:p>
    <w:p w:rsidR="00A00870" w:rsidRDefault="00A00870" w:rsidP="00A00870">
      <w:pPr>
        <w:pStyle w:val="normal0"/>
        <w:numPr>
          <w:ilvl w:val="1"/>
          <w:numId w:val="6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Що опрацьовано:</w:t>
      </w:r>
    </w:p>
    <w:p w:rsidR="00A00870" w:rsidRDefault="00A00870" w:rsidP="00A00870">
      <w:pPr>
        <w:pStyle w:val="normal0"/>
        <w:numPr>
          <w:ilvl w:val="2"/>
          <w:numId w:val="6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Обмін файлами з командою №5 у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репозиторії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тімліда</w:t>
      </w:r>
      <w:proofErr w:type="spellEnd"/>
    </w:p>
    <w:p w:rsidR="00A00870" w:rsidRDefault="00A00870" w:rsidP="00A00870">
      <w:pPr>
        <w:pStyle w:val="normal0"/>
        <w:numPr>
          <w:ilvl w:val="1"/>
          <w:numId w:val="6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Статус: </w:t>
      </w:r>
      <w:r w:rsidR="003B7983">
        <w:rPr>
          <w:rFonts w:ascii="Times New Roman" w:eastAsia="Times New Roman" w:hAnsi="Times New Roman" w:cs="Times New Roman"/>
          <w:sz w:val="24"/>
          <w:szCs w:val="24"/>
        </w:rPr>
        <w:t>Виконано</w:t>
      </w:r>
    </w:p>
    <w:p w:rsidR="00A00870" w:rsidRDefault="00A00870" w:rsidP="00A00870">
      <w:pPr>
        <w:pStyle w:val="normal0"/>
        <w:numPr>
          <w:ilvl w:val="1"/>
          <w:numId w:val="6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Початок опрацювання теми: 14.09.202</w:t>
      </w:r>
      <w:r w:rsidRPr="00A00870">
        <w:rPr>
          <w:rFonts w:ascii="Times New Roman" w:eastAsia="Times New Roman" w:hAnsi="Times New Roman" w:cs="Times New Roman"/>
          <w:sz w:val="24"/>
          <w:szCs w:val="24"/>
          <w:lang w:val="ru-RU"/>
        </w:rPr>
        <w:t>6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</w:p>
    <w:p w:rsidR="00A00870" w:rsidRPr="001A1979" w:rsidRDefault="00A00870" w:rsidP="00A00870">
      <w:pPr>
        <w:pStyle w:val="normal0"/>
        <w:numPr>
          <w:ilvl w:val="1"/>
          <w:numId w:val="6"/>
        </w:numPr>
        <w:spacing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Звершення опрацювання теми: </w:t>
      </w:r>
      <w:r w:rsidRPr="00A00870">
        <w:rPr>
          <w:rFonts w:ascii="Times New Roman" w:eastAsia="Times New Roman" w:hAnsi="Times New Roman" w:cs="Times New Roman"/>
          <w:sz w:val="24"/>
          <w:szCs w:val="24"/>
        </w:rPr>
        <w:t>1</w:t>
      </w:r>
      <w:r>
        <w:rPr>
          <w:rFonts w:ascii="Times New Roman" w:eastAsia="Times New Roman" w:hAnsi="Times New Roman" w:cs="Times New Roman"/>
          <w:sz w:val="24"/>
          <w:szCs w:val="24"/>
        </w:rPr>
        <w:t>4.09.202</w:t>
      </w:r>
      <w:r w:rsidRPr="00A00870">
        <w:rPr>
          <w:rFonts w:ascii="Times New Roman" w:eastAsia="Times New Roman" w:hAnsi="Times New Roman" w:cs="Times New Roman"/>
          <w:sz w:val="24"/>
          <w:szCs w:val="24"/>
        </w:rPr>
        <w:t>6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1A1979" w:rsidRPr="001A1979" w:rsidRDefault="001A1979" w:rsidP="001A1979">
      <w:pPr>
        <w:pStyle w:val="normal0"/>
        <w:spacing w:line="240" w:lineRule="auto"/>
        <w:ind w:left="1440"/>
        <w:jc w:val="both"/>
        <w:rPr>
          <w:rFonts w:ascii="Times New Roman" w:eastAsia="Times New Roman" w:hAnsi="Times New Roman" w:cs="Times New Roman"/>
        </w:rPr>
      </w:pPr>
    </w:p>
    <w:p w:rsidR="001A1979" w:rsidRDefault="001A1979" w:rsidP="001A1979">
      <w:pPr>
        <w:pStyle w:val="normal0"/>
        <w:numPr>
          <w:ilvl w:val="0"/>
          <w:numId w:val="6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Тема №11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Розв</w:t>
      </w:r>
      <w:proofErr w:type="spellEnd"/>
      <w:r w:rsidRPr="001A1979">
        <w:rPr>
          <w:rFonts w:ascii="Times New Roman" w:eastAsia="Times New Roman" w:hAnsi="Times New Roman" w:cs="Times New Roman"/>
          <w:sz w:val="24"/>
          <w:szCs w:val="24"/>
          <w:lang w:val="ru-RU"/>
        </w:rPr>
        <w:t>’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язання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практичної задачі та запуск першої програми </w:t>
      </w:r>
    </w:p>
    <w:p w:rsidR="001A1979" w:rsidRDefault="001A1979" w:rsidP="001A1979">
      <w:pPr>
        <w:pStyle w:val="normal0"/>
        <w:numPr>
          <w:ilvl w:val="1"/>
          <w:numId w:val="6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Джерела Інформації:</w:t>
      </w:r>
    </w:p>
    <w:p w:rsidR="001A1979" w:rsidRPr="003B7983" w:rsidRDefault="001A1979" w:rsidP="001A1979">
      <w:pPr>
        <w:pStyle w:val="normal0"/>
        <w:numPr>
          <w:ilvl w:val="2"/>
          <w:numId w:val="6"/>
        </w:numPr>
        <w:spacing w:line="240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3B7983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Інтерактивна розгортка</w:t>
      </w:r>
    </w:p>
    <w:p w:rsidR="001A1979" w:rsidRPr="00A00870" w:rsidRDefault="003B7983" w:rsidP="001A1979">
      <w:pPr>
        <w:pStyle w:val="normal0"/>
        <w:numPr>
          <w:ilvl w:val="2"/>
          <w:numId w:val="6"/>
        </w:numPr>
        <w:spacing w:line="240" w:lineRule="auto"/>
        <w:jc w:val="both"/>
        <w:rPr>
          <w:rFonts w:ascii="Times New Roman" w:eastAsia="Times New Roman" w:hAnsi="Times New Roman" w:cs="Times New Roman"/>
          <w:color w:val="0070C0"/>
          <w:sz w:val="24"/>
          <w:szCs w:val="24"/>
        </w:rPr>
      </w:pPr>
      <w:r w:rsidRPr="003B7983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Посібник</w:t>
      </w:r>
      <w:r>
        <w:rPr>
          <w:rFonts w:ascii="Times New Roman" w:eastAsia="Times New Roman" w:hAnsi="Times New Roman" w:cs="Times New Roman"/>
          <w:color w:val="0070C0"/>
          <w:sz w:val="24"/>
          <w:szCs w:val="24"/>
        </w:rPr>
        <w:t xml:space="preserve"> </w:t>
      </w:r>
      <w:hyperlink r:id="rId25" w:history="1">
        <w:r w:rsidRPr="003B7983">
          <w:rPr>
            <w:rStyle w:val="a8"/>
            <w:rFonts w:ascii="Times New Roman" w:eastAsia="Times New Roman" w:hAnsi="Times New Roman" w:cs="Times New Roman"/>
            <w:color w:val="0070C0"/>
            <w:sz w:val="24"/>
            <w:szCs w:val="24"/>
          </w:rPr>
          <w:t>С в задачах і прикладах</w:t>
        </w:r>
      </w:hyperlink>
    </w:p>
    <w:p w:rsidR="001A1979" w:rsidRDefault="001A1979" w:rsidP="001A1979">
      <w:pPr>
        <w:pStyle w:val="normal0"/>
        <w:numPr>
          <w:ilvl w:val="1"/>
          <w:numId w:val="6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Що опрацьовано:</w:t>
      </w:r>
    </w:p>
    <w:p w:rsidR="001A1979" w:rsidRDefault="001A1979" w:rsidP="001A1979">
      <w:pPr>
        <w:pStyle w:val="normal0"/>
        <w:numPr>
          <w:ilvl w:val="2"/>
          <w:numId w:val="6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Опрацювала команди вводу/виводу тексту, застосування різних бібліотек для потрібних обчислень та форматування даних</w:t>
      </w:r>
    </w:p>
    <w:p w:rsidR="001A1979" w:rsidRDefault="001A1979" w:rsidP="001A1979">
      <w:pPr>
        <w:pStyle w:val="normal0"/>
        <w:numPr>
          <w:ilvl w:val="2"/>
          <w:numId w:val="6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Здобула практичні навички у написанні коду мовою С++</w:t>
      </w:r>
    </w:p>
    <w:p w:rsidR="001A1979" w:rsidRDefault="001A1979" w:rsidP="001A1979">
      <w:pPr>
        <w:pStyle w:val="normal0"/>
        <w:numPr>
          <w:ilvl w:val="1"/>
          <w:numId w:val="6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Статус: </w:t>
      </w:r>
      <w:r w:rsidR="003B7983">
        <w:rPr>
          <w:rFonts w:ascii="Times New Roman" w:eastAsia="Times New Roman" w:hAnsi="Times New Roman" w:cs="Times New Roman"/>
          <w:sz w:val="24"/>
          <w:szCs w:val="24"/>
        </w:rPr>
        <w:t>Виконано</w:t>
      </w:r>
    </w:p>
    <w:p w:rsidR="001A1979" w:rsidRDefault="001A1979" w:rsidP="001A1979">
      <w:pPr>
        <w:pStyle w:val="normal0"/>
        <w:numPr>
          <w:ilvl w:val="1"/>
          <w:numId w:val="6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Початок опрацювання теми: 13.09.202</w:t>
      </w:r>
      <w:r w:rsidRPr="00A00870">
        <w:rPr>
          <w:rFonts w:ascii="Times New Roman" w:eastAsia="Times New Roman" w:hAnsi="Times New Roman" w:cs="Times New Roman"/>
          <w:sz w:val="24"/>
          <w:szCs w:val="24"/>
          <w:lang w:val="ru-RU"/>
        </w:rPr>
        <w:t>6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</w:p>
    <w:p w:rsidR="001A1979" w:rsidRPr="001A1979" w:rsidRDefault="001A1979" w:rsidP="001A1979">
      <w:pPr>
        <w:pStyle w:val="normal0"/>
        <w:numPr>
          <w:ilvl w:val="1"/>
          <w:numId w:val="6"/>
        </w:numPr>
        <w:spacing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Звершення опрацювання теми: </w:t>
      </w:r>
      <w:r w:rsidRPr="00A00870">
        <w:rPr>
          <w:rFonts w:ascii="Times New Roman" w:eastAsia="Times New Roman" w:hAnsi="Times New Roman" w:cs="Times New Roman"/>
          <w:sz w:val="24"/>
          <w:szCs w:val="24"/>
        </w:rPr>
        <w:t>1</w:t>
      </w:r>
      <w:r>
        <w:rPr>
          <w:rFonts w:ascii="Times New Roman" w:eastAsia="Times New Roman" w:hAnsi="Times New Roman" w:cs="Times New Roman"/>
          <w:sz w:val="24"/>
          <w:szCs w:val="24"/>
        </w:rPr>
        <w:t>3.09.202</w:t>
      </w:r>
      <w:r w:rsidRPr="00A00870">
        <w:rPr>
          <w:rFonts w:ascii="Times New Roman" w:eastAsia="Times New Roman" w:hAnsi="Times New Roman" w:cs="Times New Roman"/>
          <w:sz w:val="24"/>
          <w:szCs w:val="24"/>
        </w:rPr>
        <w:t>6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1A1979" w:rsidRPr="001A1979" w:rsidRDefault="001A1979" w:rsidP="001A1979">
      <w:pPr>
        <w:pStyle w:val="normal0"/>
        <w:spacing w:line="240" w:lineRule="auto"/>
        <w:ind w:left="1440"/>
        <w:jc w:val="both"/>
        <w:rPr>
          <w:rFonts w:ascii="Times New Roman" w:eastAsia="Times New Roman" w:hAnsi="Times New Roman" w:cs="Times New Roman"/>
        </w:rPr>
      </w:pPr>
    </w:p>
    <w:p w:rsidR="001A1979" w:rsidRDefault="001A1979" w:rsidP="001A1979">
      <w:pPr>
        <w:pStyle w:val="normal0"/>
        <w:numPr>
          <w:ilvl w:val="0"/>
          <w:numId w:val="6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Тема №12 Оформлення звіту виконаної лабораторної роботи</w:t>
      </w:r>
    </w:p>
    <w:p w:rsidR="001A1979" w:rsidRDefault="001A1979" w:rsidP="001A1979">
      <w:pPr>
        <w:pStyle w:val="normal0"/>
        <w:numPr>
          <w:ilvl w:val="1"/>
          <w:numId w:val="6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Джерела Інформації:</w:t>
      </w:r>
    </w:p>
    <w:p w:rsidR="001A1979" w:rsidRPr="001A1979" w:rsidRDefault="001A1979" w:rsidP="001A1979">
      <w:pPr>
        <w:pStyle w:val="normal0"/>
        <w:numPr>
          <w:ilvl w:val="2"/>
          <w:numId w:val="6"/>
        </w:numPr>
        <w:spacing w:line="240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1A1979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Практичні заняття</w:t>
      </w:r>
    </w:p>
    <w:p w:rsidR="001A1979" w:rsidRDefault="001A1979" w:rsidP="001A1979">
      <w:pPr>
        <w:pStyle w:val="normal0"/>
        <w:numPr>
          <w:ilvl w:val="1"/>
          <w:numId w:val="6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Що опрацьовано:</w:t>
      </w:r>
    </w:p>
    <w:p w:rsidR="001A1979" w:rsidRDefault="003B7983" w:rsidP="001A1979">
      <w:pPr>
        <w:pStyle w:val="normal0"/>
        <w:numPr>
          <w:ilvl w:val="2"/>
          <w:numId w:val="6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Підбиті підсумки проробленої роботи, закріплення вивченого матеріалу</w:t>
      </w:r>
    </w:p>
    <w:p w:rsidR="001A1979" w:rsidRDefault="001A1979" w:rsidP="001A1979">
      <w:pPr>
        <w:pStyle w:val="normal0"/>
        <w:numPr>
          <w:ilvl w:val="1"/>
          <w:numId w:val="6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Статус: </w:t>
      </w:r>
      <w:r w:rsidR="003B7983">
        <w:rPr>
          <w:rFonts w:ascii="Times New Roman" w:eastAsia="Times New Roman" w:hAnsi="Times New Roman" w:cs="Times New Roman"/>
          <w:sz w:val="24"/>
          <w:szCs w:val="24"/>
        </w:rPr>
        <w:t>Виконано</w:t>
      </w:r>
    </w:p>
    <w:p w:rsidR="001A1979" w:rsidRDefault="001A1979" w:rsidP="001A1979">
      <w:pPr>
        <w:pStyle w:val="normal0"/>
        <w:numPr>
          <w:ilvl w:val="1"/>
          <w:numId w:val="6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Початок опр</w:t>
      </w:r>
      <w:r w:rsidR="003B7983">
        <w:rPr>
          <w:rFonts w:ascii="Times New Roman" w:eastAsia="Times New Roman" w:hAnsi="Times New Roman" w:cs="Times New Roman"/>
          <w:sz w:val="24"/>
          <w:szCs w:val="24"/>
        </w:rPr>
        <w:t>ацювання теми: 15</w:t>
      </w:r>
      <w:r>
        <w:rPr>
          <w:rFonts w:ascii="Times New Roman" w:eastAsia="Times New Roman" w:hAnsi="Times New Roman" w:cs="Times New Roman"/>
          <w:sz w:val="24"/>
          <w:szCs w:val="24"/>
        </w:rPr>
        <w:t>.09.202</w:t>
      </w:r>
      <w:r w:rsidRPr="00A00870">
        <w:rPr>
          <w:rFonts w:ascii="Times New Roman" w:eastAsia="Times New Roman" w:hAnsi="Times New Roman" w:cs="Times New Roman"/>
          <w:sz w:val="24"/>
          <w:szCs w:val="24"/>
          <w:lang w:val="ru-RU"/>
        </w:rPr>
        <w:t>6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</w:p>
    <w:p w:rsidR="003B7983" w:rsidRPr="003B7983" w:rsidRDefault="001A1979" w:rsidP="001A1979">
      <w:pPr>
        <w:pStyle w:val="normal0"/>
        <w:numPr>
          <w:ilvl w:val="1"/>
          <w:numId w:val="6"/>
        </w:numPr>
        <w:spacing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Звершення опрацювання теми: </w:t>
      </w:r>
      <w:r w:rsidRPr="00A00870">
        <w:rPr>
          <w:rFonts w:ascii="Times New Roman" w:eastAsia="Times New Roman" w:hAnsi="Times New Roman" w:cs="Times New Roman"/>
          <w:sz w:val="24"/>
          <w:szCs w:val="24"/>
        </w:rPr>
        <w:t>1</w:t>
      </w:r>
      <w:r w:rsidR="003B7983">
        <w:rPr>
          <w:rFonts w:ascii="Times New Roman" w:eastAsia="Times New Roman" w:hAnsi="Times New Roman" w:cs="Times New Roman"/>
          <w:sz w:val="24"/>
          <w:szCs w:val="24"/>
        </w:rPr>
        <w:t>5</w:t>
      </w:r>
      <w:r>
        <w:rPr>
          <w:rFonts w:ascii="Times New Roman" w:eastAsia="Times New Roman" w:hAnsi="Times New Roman" w:cs="Times New Roman"/>
          <w:sz w:val="24"/>
          <w:szCs w:val="24"/>
        </w:rPr>
        <w:t>.09.202</w:t>
      </w:r>
      <w:r w:rsidRPr="00A00870">
        <w:rPr>
          <w:rFonts w:ascii="Times New Roman" w:eastAsia="Times New Roman" w:hAnsi="Times New Roman" w:cs="Times New Roman"/>
          <w:sz w:val="24"/>
          <w:szCs w:val="24"/>
        </w:rPr>
        <w:t>6</w:t>
      </w:r>
    </w:p>
    <w:p w:rsidR="003B7983" w:rsidRPr="003B7983" w:rsidRDefault="003B7983" w:rsidP="003B7983">
      <w:pPr>
        <w:pStyle w:val="normal0"/>
        <w:spacing w:line="240" w:lineRule="auto"/>
        <w:ind w:left="1440"/>
        <w:jc w:val="both"/>
        <w:rPr>
          <w:rFonts w:ascii="Times New Roman" w:eastAsia="Times New Roman" w:hAnsi="Times New Roman" w:cs="Times New Roman"/>
        </w:rPr>
      </w:pPr>
    </w:p>
    <w:p w:rsidR="003B7983" w:rsidRPr="003B7983" w:rsidRDefault="003B7983" w:rsidP="003B7983">
      <w:pPr>
        <w:pStyle w:val="normal0"/>
        <w:numPr>
          <w:ilvl w:val="0"/>
          <w:numId w:val="6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Тема №13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Розв</w:t>
      </w:r>
      <w:proofErr w:type="spellEnd"/>
      <w:r w:rsidRPr="003B7983">
        <w:rPr>
          <w:rFonts w:ascii="Times New Roman" w:eastAsia="Times New Roman" w:hAnsi="Times New Roman" w:cs="Times New Roman"/>
          <w:sz w:val="24"/>
          <w:szCs w:val="24"/>
          <w:lang w:val="ru-RU"/>
        </w:rPr>
        <w:t>’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язок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задач на платформі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Алготестеру</w:t>
      </w:r>
      <w:proofErr w:type="spellEnd"/>
    </w:p>
    <w:p w:rsidR="003B7983" w:rsidRDefault="003B7983" w:rsidP="003B7983">
      <w:pPr>
        <w:pStyle w:val="normal0"/>
        <w:numPr>
          <w:ilvl w:val="1"/>
          <w:numId w:val="6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Що опрацьовано:</w:t>
      </w:r>
    </w:p>
    <w:p w:rsidR="003B7983" w:rsidRDefault="003B7983" w:rsidP="003B7983">
      <w:pPr>
        <w:pStyle w:val="normal0"/>
        <w:numPr>
          <w:ilvl w:val="2"/>
          <w:numId w:val="6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Практичний досвід у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розв</w:t>
      </w:r>
      <w:proofErr w:type="spellEnd"/>
      <w:r w:rsidRPr="003B7983">
        <w:rPr>
          <w:rFonts w:ascii="Times New Roman" w:eastAsia="Times New Roman" w:hAnsi="Times New Roman" w:cs="Times New Roman"/>
          <w:sz w:val="24"/>
          <w:szCs w:val="24"/>
          <w:lang w:val="ru-RU"/>
        </w:rPr>
        <w:t>’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язанні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базових задач</w:t>
      </w:r>
    </w:p>
    <w:p w:rsidR="003B7983" w:rsidRDefault="003B7983" w:rsidP="003B7983">
      <w:pPr>
        <w:pStyle w:val="normal0"/>
        <w:numPr>
          <w:ilvl w:val="1"/>
          <w:numId w:val="6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Статус: Виконано</w:t>
      </w:r>
    </w:p>
    <w:p w:rsidR="003B7983" w:rsidRDefault="003B7983" w:rsidP="003B7983">
      <w:pPr>
        <w:pStyle w:val="normal0"/>
        <w:numPr>
          <w:ilvl w:val="1"/>
          <w:numId w:val="6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Початок опрацювання теми: 14.09.202</w:t>
      </w:r>
      <w:r w:rsidRPr="00A00870">
        <w:rPr>
          <w:rFonts w:ascii="Times New Roman" w:eastAsia="Times New Roman" w:hAnsi="Times New Roman" w:cs="Times New Roman"/>
          <w:sz w:val="24"/>
          <w:szCs w:val="24"/>
          <w:lang w:val="ru-RU"/>
        </w:rPr>
        <w:t>6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</w:p>
    <w:p w:rsidR="001A1979" w:rsidRDefault="003B7983" w:rsidP="003B7983">
      <w:pPr>
        <w:pStyle w:val="normal0"/>
        <w:spacing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Звершення опрацювання теми: </w:t>
      </w:r>
      <w:r w:rsidRPr="00A00870">
        <w:rPr>
          <w:rFonts w:ascii="Times New Roman" w:eastAsia="Times New Roman" w:hAnsi="Times New Roman" w:cs="Times New Roman"/>
          <w:sz w:val="24"/>
          <w:szCs w:val="24"/>
        </w:rPr>
        <w:t>1</w:t>
      </w:r>
      <w:r>
        <w:rPr>
          <w:rFonts w:ascii="Times New Roman" w:eastAsia="Times New Roman" w:hAnsi="Times New Roman" w:cs="Times New Roman"/>
          <w:sz w:val="24"/>
          <w:szCs w:val="24"/>
        </w:rPr>
        <w:t>4.09.202</w:t>
      </w:r>
      <w:r w:rsidRPr="00A00870">
        <w:rPr>
          <w:rFonts w:ascii="Times New Roman" w:eastAsia="Times New Roman" w:hAnsi="Times New Roman" w:cs="Times New Roman"/>
          <w:sz w:val="24"/>
          <w:szCs w:val="24"/>
        </w:rPr>
        <w:t>6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1A197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1A1979" w:rsidRDefault="001A1979" w:rsidP="001A1979">
      <w:pPr>
        <w:pStyle w:val="normal0"/>
        <w:spacing w:line="240" w:lineRule="auto"/>
        <w:jc w:val="both"/>
        <w:rPr>
          <w:rFonts w:ascii="Times New Roman" w:eastAsia="Times New Roman" w:hAnsi="Times New Roman" w:cs="Times New Roman"/>
        </w:rPr>
      </w:pPr>
    </w:p>
    <w:p w:rsidR="001A1979" w:rsidRDefault="001A1979" w:rsidP="001A1979">
      <w:pPr>
        <w:pStyle w:val="normal0"/>
        <w:spacing w:line="240" w:lineRule="auto"/>
        <w:jc w:val="both"/>
        <w:rPr>
          <w:rFonts w:ascii="Times New Roman" w:eastAsia="Times New Roman" w:hAnsi="Times New Roman" w:cs="Times New Roman"/>
        </w:rPr>
      </w:pPr>
    </w:p>
    <w:p w:rsidR="00A00870" w:rsidRDefault="00A00870" w:rsidP="00A00870">
      <w:pPr>
        <w:pStyle w:val="normal0"/>
        <w:spacing w:line="240" w:lineRule="auto"/>
        <w:jc w:val="both"/>
        <w:rPr>
          <w:rFonts w:ascii="Times New Roman" w:eastAsia="Times New Roman" w:hAnsi="Times New Roman" w:cs="Times New Roman"/>
        </w:rPr>
      </w:pPr>
    </w:p>
    <w:p w:rsidR="00406EFD" w:rsidRDefault="00406EFD">
      <w:pPr>
        <w:pStyle w:val="normal0"/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406EFD" w:rsidRDefault="009F24ED">
      <w:pPr>
        <w:pStyle w:val="1"/>
        <w:spacing w:before="240" w:after="0"/>
        <w:jc w:val="both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lastRenderedPageBreak/>
        <w:t>Виконання роботи:</w:t>
      </w:r>
    </w:p>
    <w:p w:rsidR="00406EFD" w:rsidRDefault="009F24ED">
      <w:pPr>
        <w:pStyle w:val="2"/>
        <w:spacing w:before="40" w:after="0"/>
        <w:jc w:val="both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1. </w:t>
      </w: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ab/>
        <w:t xml:space="preserve">Опрацювання завдання та вимог до програм та середовища: </w:t>
      </w:r>
    </w:p>
    <w:p w:rsidR="00406EFD" w:rsidRDefault="00406EFD">
      <w:pPr>
        <w:pStyle w:val="normal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4941CC" w:rsidRPr="004941CC" w:rsidRDefault="009F24ED" w:rsidP="004941CC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Завдання №</w:t>
      </w:r>
      <w:r w:rsidR="004941CC">
        <w:rPr>
          <w:rFonts w:ascii="Times New Roman" w:eastAsia="Times New Roman" w:hAnsi="Times New Roman" w:cs="Times New Roman"/>
          <w:b/>
          <w:bCs/>
          <w:sz w:val="24"/>
          <w:szCs w:val="24"/>
        </w:rPr>
        <w:t>1</w:t>
      </w:r>
      <w:r w:rsidR="004941CC" w:rsidRPr="004941CC">
        <w:t xml:space="preserve"> </w:t>
      </w:r>
      <w:r w:rsidR="004941CC" w:rsidRPr="004941CC">
        <w:rPr>
          <w:rFonts w:ascii="Times New Roman" w:eastAsia="Times New Roman" w:hAnsi="Times New Roman" w:cs="Times New Roman"/>
          <w:b/>
          <w:sz w:val="24"/>
          <w:szCs w:val="24"/>
        </w:rPr>
        <w:t>Основні поняття мови с/c++</w:t>
      </w:r>
    </w:p>
    <w:p w:rsidR="00406EFD" w:rsidRPr="004941CC" w:rsidRDefault="00406EFD">
      <w:pPr>
        <w:pStyle w:val="normal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406EFD" w:rsidRDefault="004941CC">
      <w:pPr>
        <w:pStyle w:val="normal0"/>
        <w:numPr>
          <w:ilvl w:val="0"/>
          <w:numId w:val="12"/>
        </w:numPr>
        <w:spacing w:line="259" w:lineRule="auto"/>
        <w:jc w:val="both"/>
        <w:rPr>
          <w:rFonts w:ascii="Calibri" w:eastAsia="Calibri" w:hAnsi="Calibri" w:cs="Calibri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Знайомство з мовою програмування с++, її синтаксисом та перевагами над іншими мовами</w:t>
      </w:r>
      <w:r w:rsidR="00B75B81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r w:rsidR="00B75B81" w:rsidRPr="00B75B81">
        <w:rPr>
          <w:rFonts w:ascii="Times New Roman" w:eastAsia="Times New Roman" w:hAnsi="Times New Roman" w:cs="Times New Roman"/>
          <w:sz w:val="24"/>
          <w:szCs w:val="24"/>
        </w:rPr>
        <w:t>Принципи написання коду: YAGNI, DRY, KISS, Single-responsibility</w:t>
      </w:r>
    </w:p>
    <w:p w:rsidR="00406EFD" w:rsidRPr="004941CC" w:rsidRDefault="00406EFD">
      <w:pPr>
        <w:pStyle w:val="normal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406EFD" w:rsidRDefault="009F24ED">
      <w:pPr>
        <w:pStyle w:val="normal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Завдання №2 </w:t>
      </w:r>
      <w:r w:rsidR="004941CC" w:rsidRPr="004941CC">
        <w:rPr>
          <w:rFonts w:ascii="Times New Roman" w:eastAsia="Times New Roman" w:hAnsi="Times New Roman" w:cs="Times New Roman"/>
          <w:b/>
          <w:sz w:val="24"/>
          <w:szCs w:val="24"/>
        </w:rPr>
        <w:t xml:space="preserve">Робота з </w:t>
      </w:r>
      <w:proofErr w:type="spellStart"/>
      <w:r w:rsidR="004941CC" w:rsidRPr="004941CC">
        <w:rPr>
          <w:rFonts w:ascii="Times New Roman" w:eastAsia="Times New Roman" w:hAnsi="Times New Roman" w:cs="Times New Roman"/>
          <w:b/>
          <w:sz w:val="24"/>
          <w:szCs w:val="24"/>
        </w:rPr>
        <w:t>FlowCharts</w:t>
      </w:r>
      <w:proofErr w:type="spellEnd"/>
      <w:r w:rsidR="004941CC" w:rsidRPr="004941CC">
        <w:rPr>
          <w:rFonts w:ascii="Times New Roman" w:eastAsia="Times New Roman" w:hAnsi="Times New Roman" w:cs="Times New Roman"/>
          <w:b/>
          <w:sz w:val="24"/>
          <w:szCs w:val="24"/>
        </w:rPr>
        <w:t xml:space="preserve"> та оформленням документації за допомогою </w:t>
      </w:r>
      <w:proofErr w:type="spellStart"/>
      <w:r w:rsidR="004941CC" w:rsidRPr="004941CC">
        <w:rPr>
          <w:rFonts w:ascii="Times New Roman" w:eastAsia="Times New Roman" w:hAnsi="Times New Roman" w:cs="Times New Roman"/>
          <w:b/>
          <w:sz w:val="24"/>
          <w:szCs w:val="24"/>
        </w:rPr>
        <w:t>Draw.io</w:t>
      </w:r>
      <w:proofErr w:type="spellEnd"/>
      <w:r w:rsidR="004941CC" w:rsidRPr="004941CC">
        <w:rPr>
          <w:rFonts w:ascii="Times New Roman" w:eastAsia="Times New Roman" w:hAnsi="Times New Roman" w:cs="Times New Roman"/>
          <w:b/>
          <w:sz w:val="24"/>
          <w:szCs w:val="24"/>
        </w:rPr>
        <w:t xml:space="preserve"> та </w:t>
      </w:r>
      <w:proofErr w:type="spellStart"/>
      <w:r w:rsidR="004941CC" w:rsidRPr="004941CC">
        <w:rPr>
          <w:rFonts w:ascii="Times New Roman" w:eastAsia="Times New Roman" w:hAnsi="Times New Roman" w:cs="Times New Roman"/>
          <w:b/>
          <w:sz w:val="24"/>
          <w:szCs w:val="24"/>
        </w:rPr>
        <w:t>Google</w:t>
      </w:r>
      <w:proofErr w:type="spellEnd"/>
      <w:r w:rsidR="004941CC" w:rsidRPr="004941CC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proofErr w:type="spellStart"/>
      <w:r w:rsidR="004941CC" w:rsidRPr="004941CC">
        <w:rPr>
          <w:rFonts w:ascii="Times New Roman" w:eastAsia="Times New Roman" w:hAnsi="Times New Roman" w:cs="Times New Roman"/>
          <w:b/>
          <w:sz w:val="24"/>
          <w:szCs w:val="24"/>
        </w:rPr>
        <w:t>Docs</w:t>
      </w:r>
      <w:proofErr w:type="spellEnd"/>
    </w:p>
    <w:p w:rsidR="00406EFD" w:rsidRDefault="00B75B81">
      <w:pPr>
        <w:pStyle w:val="normal0"/>
        <w:numPr>
          <w:ilvl w:val="0"/>
          <w:numId w:val="13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Познайомитись з сайтом 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Draw</w:t>
      </w:r>
      <w:r w:rsidRPr="00B75B81">
        <w:rPr>
          <w:rFonts w:ascii="Times New Roman" w:eastAsia="Times New Roman" w:hAnsi="Times New Roman" w:cs="Times New Roman"/>
          <w:sz w:val="24"/>
          <w:szCs w:val="24"/>
        </w:rPr>
        <w:t>.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io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його функціоналом та призначенням. Навчитись створювати алгоритмічні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FlowCharts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, оформити звіт документально коректно</w:t>
      </w:r>
    </w:p>
    <w:p w:rsidR="00406EFD" w:rsidRDefault="00406EFD">
      <w:pPr>
        <w:pStyle w:val="normal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406EFD" w:rsidRPr="00B75B81" w:rsidRDefault="009F24ED">
      <w:pPr>
        <w:pStyle w:val="normal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Завдання №3 </w:t>
      </w:r>
      <w:proofErr w:type="spellStart"/>
      <w:r w:rsidR="00B75B81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Trello</w:t>
      </w:r>
      <w:proofErr w:type="spellEnd"/>
    </w:p>
    <w:p w:rsidR="00406EFD" w:rsidRDefault="00B75B81">
      <w:pPr>
        <w:pStyle w:val="normal0"/>
        <w:numPr>
          <w:ilvl w:val="0"/>
          <w:numId w:val="13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Робота з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тасками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та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відслідковування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прогресу команди</w:t>
      </w:r>
    </w:p>
    <w:p w:rsidR="00406EFD" w:rsidRDefault="00406EFD">
      <w:pPr>
        <w:pStyle w:val="normal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406EFD" w:rsidRDefault="009F24ED">
      <w:pPr>
        <w:pStyle w:val="normal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Завдання №4 </w:t>
      </w:r>
      <w:r w:rsidR="00B75B81" w:rsidRPr="00B75B8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Встановлення WSL </w:t>
      </w:r>
      <w:proofErr w:type="spellStart"/>
      <w:r w:rsidR="00B75B81" w:rsidRPr="00B75B81">
        <w:rPr>
          <w:rFonts w:ascii="Times New Roman" w:eastAsia="Times New Roman" w:hAnsi="Times New Roman" w:cs="Times New Roman"/>
          <w:b/>
          <w:bCs/>
          <w:sz w:val="24"/>
          <w:szCs w:val="24"/>
        </w:rPr>
        <w:t>Ubuntu</w:t>
      </w:r>
      <w:proofErr w:type="spellEnd"/>
      <w:r w:rsidR="00B75B81" w:rsidRPr="00B75B8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, робота з базовими консольними командами </w:t>
      </w:r>
      <w:proofErr w:type="spellStart"/>
      <w:r w:rsidR="00B75B81" w:rsidRPr="00B75B81">
        <w:rPr>
          <w:rFonts w:ascii="Times New Roman" w:eastAsia="Times New Roman" w:hAnsi="Times New Roman" w:cs="Times New Roman"/>
          <w:b/>
          <w:bCs/>
          <w:sz w:val="24"/>
          <w:szCs w:val="24"/>
        </w:rPr>
        <w:t>Linux</w:t>
      </w:r>
      <w:proofErr w:type="spellEnd"/>
    </w:p>
    <w:p w:rsidR="00406EFD" w:rsidRDefault="00B75B81">
      <w:pPr>
        <w:pStyle w:val="normal0"/>
        <w:numPr>
          <w:ilvl w:val="0"/>
          <w:numId w:val="13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Встановлення 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Windows</w:t>
      </w:r>
      <w:r w:rsidRPr="00DD593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Subsistem</w:t>
      </w:r>
      <w:proofErr w:type="spellEnd"/>
      <w:r w:rsidRPr="00DD593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for</w:t>
      </w:r>
      <w:r w:rsidRPr="00DD593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Linux</w:t>
      </w:r>
      <w:r w:rsidRPr="00DD5931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Ubuntu</w:t>
      </w:r>
      <w:proofErr w:type="spellEnd"/>
      <w:r w:rsidRPr="00DD5931">
        <w:rPr>
          <w:rFonts w:ascii="Times New Roman" w:eastAsia="Times New Roman" w:hAnsi="Times New Roman" w:cs="Times New Roman"/>
          <w:sz w:val="24"/>
          <w:szCs w:val="24"/>
        </w:rPr>
        <w:t xml:space="preserve">),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ознайомлена з базовими командами операційної системи 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Linux</w:t>
      </w:r>
      <w:r w:rsidRPr="00DD5931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такими як: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pwd</w:t>
      </w:r>
      <w:proofErr w:type="spellEnd"/>
      <w:r w:rsidRPr="00DD5931">
        <w:rPr>
          <w:rFonts w:ascii="Times New Roman" w:eastAsia="Times New Roman" w:hAnsi="Times New Roman" w:cs="Times New Roman"/>
          <w:sz w:val="24"/>
          <w:szCs w:val="24"/>
        </w:rPr>
        <w:t>,</w:t>
      </w:r>
      <w:r w:rsidRPr="00E562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ls</w:t>
      </w:r>
      <w:proofErr w:type="spellEnd"/>
      <w:r w:rsidRPr="00E56230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cd</w:t>
      </w:r>
      <w:proofErr w:type="spellEnd"/>
      <w:r w:rsidRPr="00E56230">
        <w:rPr>
          <w:rFonts w:ascii="Times New Roman" w:eastAsia="Times New Roman" w:hAnsi="Times New Roman" w:cs="Times New Roman"/>
          <w:sz w:val="24"/>
          <w:szCs w:val="24"/>
        </w:rPr>
        <w:t xml:space="preserve"> &lt;</w:t>
      </w:r>
      <w:r>
        <w:rPr>
          <w:rFonts w:ascii="Times New Roman" w:eastAsia="Times New Roman" w:hAnsi="Times New Roman" w:cs="Times New Roman"/>
          <w:sz w:val="24"/>
          <w:szCs w:val="24"/>
        </w:rPr>
        <w:t>папка</w:t>
      </w:r>
      <w:r w:rsidRPr="00E56230">
        <w:rPr>
          <w:rFonts w:ascii="Times New Roman" w:eastAsia="Times New Roman" w:hAnsi="Times New Roman" w:cs="Times New Roman"/>
          <w:sz w:val="24"/>
          <w:szCs w:val="24"/>
        </w:rPr>
        <w:t xml:space="preserve">&gt;,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cd</w:t>
      </w:r>
      <w:proofErr w:type="spellEnd"/>
      <w:r w:rsidRPr="00E56230">
        <w:rPr>
          <w:rFonts w:ascii="Times New Roman" w:eastAsia="Times New Roman" w:hAnsi="Times New Roman" w:cs="Times New Roman"/>
          <w:sz w:val="24"/>
          <w:szCs w:val="24"/>
        </w:rPr>
        <w:t xml:space="preserve"> ..,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mkdir</w:t>
      </w:r>
      <w:proofErr w:type="spellEnd"/>
      <w:r w:rsidRPr="00E56230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Використання терміналу 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WSL</w:t>
      </w:r>
      <w:r w:rsidRPr="00E56230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Ubuntu</w:t>
      </w:r>
      <w:proofErr w:type="spellEnd"/>
      <w:r w:rsidRPr="00E56230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для консольних команд під час написання коду у 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Visual</w:t>
      </w:r>
      <w:r w:rsidRPr="00E562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Studio</w:t>
      </w:r>
      <w:r w:rsidRPr="00E5623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Code</w:t>
      </w:r>
      <w:r w:rsidRPr="00E56230">
        <w:rPr>
          <w:rFonts w:ascii="Times New Roman" w:eastAsia="Times New Roman" w:hAnsi="Times New Roman" w:cs="Times New Roman"/>
          <w:sz w:val="24"/>
          <w:szCs w:val="24"/>
        </w:rPr>
        <w:t xml:space="preserve"> для </w:t>
      </w:r>
      <w:r>
        <w:rPr>
          <w:rFonts w:ascii="Times New Roman" w:eastAsia="Times New Roman" w:hAnsi="Times New Roman" w:cs="Times New Roman"/>
          <w:sz w:val="24"/>
          <w:szCs w:val="24"/>
        </w:rPr>
        <w:t>більшої швидкості та зручності виконання робочих завдань.</w:t>
      </w:r>
    </w:p>
    <w:p w:rsidR="00406EFD" w:rsidRDefault="00406EFD">
      <w:pPr>
        <w:pStyle w:val="normal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406EFD" w:rsidRPr="00B75B81" w:rsidRDefault="009F24ED">
      <w:pPr>
        <w:pStyle w:val="normal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75B8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Завдання №5 </w:t>
      </w:r>
      <w:r w:rsidR="00B75B81" w:rsidRPr="00B75B81">
        <w:rPr>
          <w:rFonts w:ascii="Times New Roman" w:eastAsia="Times New Roman" w:hAnsi="Times New Roman" w:cs="Times New Roman"/>
          <w:b/>
          <w:sz w:val="24"/>
          <w:szCs w:val="24"/>
        </w:rPr>
        <w:t xml:space="preserve">Встановлення та конфігурація середовища розробки </w:t>
      </w:r>
      <w:r w:rsidR="00B75B81" w:rsidRPr="00B75B81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Visual</w:t>
      </w:r>
      <w:r w:rsidR="00B75B81" w:rsidRPr="00B75B81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r w:rsidR="00B75B81" w:rsidRPr="00B75B81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Studio</w:t>
      </w:r>
      <w:r w:rsidR="00B75B81" w:rsidRPr="00B75B81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r w:rsidR="00B75B81" w:rsidRPr="00B75B81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Code</w:t>
      </w:r>
    </w:p>
    <w:p w:rsidR="00B75B81" w:rsidRPr="00B75B81" w:rsidRDefault="00B75B81" w:rsidP="00B75B81">
      <w:pPr>
        <w:pStyle w:val="normal0"/>
        <w:numPr>
          <w:ilvl w:val="0"/>
          <w:numId w:val="13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75B81">
        <w:rPr>
          <w:rFonts w:ascii="Times New Roman" w:eastAsia="Times New Roman" w:hAnsi="Times New Roman" w:cs="Times New Roman"/>
          <w:sz w:val="24"/>
          <w:szCs w:val="24"/>
        </w:rPr>
        <w:t xml:space="preserve">Завантажено середовища розробки </w:t>
      </w:r>
      <w:proofErr w:type="spellStart"/>
      <w:r w:rsidRPr="00B75B81">
        <w:rPr>
          <w:rFonts w:ascii="Times New Roman" w:eastAsia="Times New Roman" w:hAnsi="Times New Roman" w:cs="Times New Roman"/>
          <w:sz w:val="24"/>
          <w:szCs w:val="24"/>
        </w:rPr>
        <w:t>Visual</w:t>
      </w:r>
      <w:proofErr w:type="spellEnd"/>
      <w:r w:rsidRPr="00B75B8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75B81">
        <w:rPr>
          <w:rFonts w:ascii="Times New Roman" w:eastAsia="Times New Roman" w:hAnsi="Times New Roman" w:cs="Times New Roman"/>
          <w:sz w:val="24"/>
          <w:szCs w:val="24"/>
        </w:rPr>
        <w:t>Studio</w:t>
      </w:r>
      <w:proofErr w:type="spellEnd"/>
      <w:r w:rsidRPr="00B75B8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75B81">
        <w:rPr>
          <w:rFonts w:ascii="Times New Roman" w:eastAsia="Times New Roman" w:hAnsi="Times New Roman" w:cs="Times New Roman"/>
          <w:sz w:val="24"/>
          <w:szCs w:val="24"/>
        </w:rPr>
        <w:t>Code</w:t>
      </w:r>
      <w:proofErr w:type="spellEnd"/>
    </w:p>
    <w:p w:rsidR="00B75B81" w:rsidRPr="00B75B81" w:rsidRDefault="00B75B81" w:rsidP="00B75B81">
      <w:pPr>
        <w:pStyle w:val="normal0"/>
        <w:numPr>
          <w:ilvl w:val="0"/>
          <w:numId w:val="13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75B81">
        <w:rPr>
          <w:rFonts w:ascii="Times New Roman" w:eastAsia="Times New Roman" w:hAnsi="Times New Roman" w:cs="Times New Roman"/>
          <w:sz w:val="24"/>
          <w:szCs w:val="24"/>
        </w:rPr>
        <w:t>Встановлено розширення для C++ у середовище розробки</w:t>
      </w:r>
    </w:p>
    <w:p w:rsidR="00406EFD" w:rsidRDefault="00B75B81" w:rsidP="00B75B81">
      <w:pPr>
        <w:pStyle w:val="normal0"/>
        <w:numPr>
          <w:ilvl w:val="0"/>
          <w:numId w:val="13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75B81">
        <w:rPr>
          <w:rFonts w:ascii="Times New Roman" w:eastAsia="Times New Roman" w:hAnsi="Times New Roman" w:cs="Times New Roman"/>
          <w:sz w:val="24"/>
          <w:szCs w:val="24"/>
        </w:rPr>
        <w:t xml:space="preserve">Ознайомлена з </w:t>
      </w:r>
      <w:proofErr w:type="spellStart"/>
      <w:r w:rsidRPr="00B75B81">
        <w:rPr>
          <w:rFonts w:ascii="Times New Roman" w:eastAsia="Times New Roman" w:hAnsi="Times New Roman" w:cs="Times New Roman"/>
          <w:sz w:val="24"/>
          <w:szCs w:val="24"/>
        </w:rPr>
        <w:t>едітором</w:t>
      </w:r>
      <w:proofErr w:type="spellEnd"/>
      <w:r w:rsidRPr="00B75B8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B75B81">
        <w:rPr>
          <w:rFonts w:ascii="Times New Roman" w:eastAsia="Times New Roman" w:hAnsi="Times New Roman" w:cs="Times New Roman"/>
          <w:sz w:val="24"/>
          <w:szCs w:val="24"/>
        </w:rPr>
        <w:t>VSCode</w:t>
      </w:r>
      <w:proofErr w:type="spellEnd"/>
      <w:r w:rsidRPr="00B75B81">
        <w:rPr>
          <w:rFonts w:ascii="Times New Roman" w:eastAsia="Times New Roman" w:hAnsi="Times New Roman" w:cs="Times New Roman"/>
          <w:sz w:val="24"/>
          <w:szCs w:val="24"/>
        </w:rPr>
        <w:t>, базовим інтерфейсом програми</w:t>
      </w:r>
    </w:p>
    <w:p w:rsidR="00406EFD" w:rsidRDefault="00406EFD">
      <w:pPr>
        <w:pStyle w:val="normal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406EFD" w:rsidRDefault="009F24ED">
      <w:pPr>
        <w:pStyle w:val="normal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Завдання №6 </w:t>
      </w:r>
      <w:r w:rsidR="00CF767A" w:rsidRPr="00CF767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Встановлення розширень та </w:t>
      </w:r>
      <w:proofErr w:type="spellStart"/>
      <w:r w:rsidR="00CF767A" w:rsidRPr="00CF767A">
        <w:rPr>
          <w:rFonts w:ascii="Times New Roman" w:eastAsia="Times New Roman" w:hAnsi="Times New Roman" w:cs="Times New Roman"/>
          <w:b/>
          <w:bCs/>
          <w:sz w:val="24"/>
          <w:szCs w:val="24"/>
        </w:rPr>
        <w:t>автодоповнення</w:t>
      </w:r>
      <w:proofErr w:type="spellEnd"/>
      <w:r w:rsidR="00CF767A" w:rsidRPr="00CF767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для мови С++</w:t>
      </w:r>
    </w:p>
    <w:p w:rsidR="00CF767A" w:rsidRPr="00CF767A" w:rsidRDefault="00CF767A" w:rsidP="00CF767A">
      <w:pPr>
        <w:pStyle w:val="normal0"/>
        <w:numPr>
          <w:ilvl w:val="0"/>
          <w:numId w:val="13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Встановлення розширень для мови С++. </w:t>
      </w:r>
      <w:r w:rsidRPr="00CF767A">
        <w:rPr>
          <w:rFonts w:ascii="Times New Roman" w:eastAsia="Times New Roman" w:hAnsi="Times New Roman" w:cs="Times New Roman"/>
          <w:sz w:val="24"/>
          <w:szCs w:val="24"/>
        </w:rPr>
        <w:t xml:space="preserve">Встановлення </w:t>
      </w:r>
      <w:r w:rsidRPr="00CF767A">
        <w:rPr>
          <w:rFonts w:ascii="Times New Roman" w:eastAsia="Times New Roman" w:hAnsi="Times New Roman" w:cs="Times New Roman"/>
          <w:sz w:val="24"/>
          <w:szCs w:val="24"/>
          <w:lang w:val="en-US"/>
        </w:rPr>
        <w:t>IntelliSense</w:t>
      </w:r>
    </w:p>
    <w:p w:rsidR="00406EFD" w:rsidRPr="00CF767A" w:rsidRDefault="00406EFD" w:rsidP="00CF767A">
      <w:pPr>
        <w:pStyle w:val="normal0"/>
        <w:spacing w:line="240" w:lineRule="auto"/>
        <w:ind w:left="36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406EFD" w:rsidRPr="00CF767A" w:rsidRDefault="009F24ED">
      <w:pPr>
        <w:pStyle w:val="normal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Завдання №7 </w:t>
      </w:r>
      <w:proofErr w:type="spellStart"/>
      <w:r w:rsidR="00CF767A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GitHub</w:t>
      </w:r>
      <w:proofErr w:type="spellEnd"/>
    </w:p>
    <w:p w:rsidR="00406EFD" w:rsidRDefault="00CF767A">
      <w:pPr>
        <w:pStyle w:val="normal0"/>
        <w:numPr>
          <w:ilvl w:val="0"/>
          <w:numId w:val="13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Зареєструватись та ознайомитись з базовими функціями</w:t>
      </w:r>
    </w:p>
    <w:p w:rsidR="00406EFD" w:rsidRDefault="00406EFD">
      <w:pPr>
        <w:pStyle w:val="normal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CF767A" w:rsidRPr="00CF767A" w:rsidRDefault="009F24ED" w:rsidP="00CF767A">
      <w:pPr>
        <w:pStyle w:val="normal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Завдання №8 </w:t>
      </w:r>
      <w:proofErr w:type="spellStart"/>
      <w:r w:rsidR="00CF767A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Git</w:t>
      </w:r>
      <w:proofErr w:type="spellEnd"/>
    </w:p>
    <w:p w:rsidR="00406EFD" w:rsidRDefault="00CF767A">
      <w:pPr>
        <w:pStyle w:val="normal0"/>
        <w:numPr>
          <w:ilvl w:val="0"/>
          <w:numId w:val="13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Підключити гіт, створити 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SSH</w:t>
      </w:r>
      <w:proofErr w:type="spellStart"/>
      <w:r w:rsidRPr="00CF767A">
        <w:rPr>
          <w:rFonts w:ascii="Times New Roman" w:eastAsia="Times New Roman" w:hAnsi="Times New Roman" w:cs="Times New Roman"/>
          <w:sz w:val="24"/>
          <w:szCs w:val="24"/>
        </w:rPr>
        <w:t>-</w:t>
      </w:r>
      <w:r>
        <w:rPr>
          <w:rFonts w:ascii="Times New Roman" w:eastAsia="Times New Roman" w:hAnsi="Times New Roman" w:cs="Times New Roman"/>
          <w:sz w:val="24"/>
          <w:szCs w:val="24"/>
        </w:rPr>
        <w:t>ключ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для приєднання до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репозиторію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на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гітхабі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="0092736E">
        <w:rPr>
          <w:rFonts w:ascii="Times New Roman" w:eastAsia="Times New Roman" w:hAnsi="Times New Roman" w:cs="Times New Roman"/>
          <w:sz w:val="24"/>
          <w:szCs w:val="24"/>
        </w:rPr>
        <w:t>вивчити базові гіт команди</w:t>
      </w:r>
    </w:p>
    <w:p w:rsidR="00406EFD" w:rsidRDefault="00406EFD">
      <w:pPr>
        <w:pStyle w:val="normal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406EFD" w:rsidRPr="007673AD" w:rsidRDefault="009F24ED">
      <w:pPr>
        <w:pStyle w:val="normal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Завдання №9 </w:t>
      </w:r>
      <w:proofErr w:type="spellStart"/>
      <w:r w:rsidR="007673AD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Algotester</w:t>
      </w:r>
      <w:proofErr w:type="spellEnd"/>
    </w:p>
    <w:p w:rsidR="00406EFD" w:rsidRPr="007673AD" w:rsidRDefault="00546019" w:rsidP="007673AD">
      <w:pPr>
        <w:pStyle w:val="normal0"/>
        <w:numPr>
          <w:ilvl w:val="0"/>
          <w:numId w:val="13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Ознайомитись з сайтом та вирішити базові задачі мовою с++</w:t>
      </w:r>
      <w:r w:rsidR="009F24ED">
        <w:rPr>
          <w:rFonts w:ascii="Times New Roman" w:eastAsia="Times New Roman" w:hAnsi="Times New Roman" w:cs="Times New Roman"/>
          <w:sz w:val="24"/>
          <w:szCs w:val="24"/>
        </w:rPr>
        <w:tab/>
      </w:r>
    </w:p>
    <w:p w:rsidR="00406EFD" w:rsidRDefault="00406EFD">
      <w:pPr>
        <w:pStyle w:val="normal0"/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546019" w:rsidRDefault="00546019" w:rsidP="00546019">
      <w:pPr>
        <w:pStyle w:val="normal0"/>
        <w:numPr>
          <w:ilvl w:val="0"/>
          <w:numId w:val="6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Завдання №10</w:t>
      </w:r>
      <w:r w:rsidRPr="0054601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546019">
        <w:rPr>
          <w:rFonts w:ascii="Times New Roman" w:eastAsia="Times New Roman" w:hAnsi="Times New Roman" w:cs="Times New Roman"/>
          <w:b/>
          <w:sz w:val="24"/>
          <w:szCs w:val="24"/>
        </w:rPr>
        <w:t xml:space="preserve">Створення власного </w:t>
      </w:r>
      <w:proofErr w:type="spellStart"/>
      <w:r w:rsidRPr="00546019">
        <w:rPr>
          <w:rFonts w:ascii="Times New Roman" w:eastAsia="Times New Roman" w:hAnsi="Times New Roman" w:cs="Times New Roman"/>
          <w:b/>
          <w:sz w:val="24"/>
          <w:szCs w:val="24"/>
        </w:rPr>
        <w:t>репозит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орію</w:t>
      </w:r>
      <w:proofErr w:type="spellEnd"/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та обмін файлами з колегами </w:t>
      </w:r>
      <w:r w:rsidRPr="00546019">
        <w:rPr>
          <w:rFonts w:ascii="Times New Roman" w:eastAsia="Times New Roman" w:hAnsi="Times New Roman" w:cs="Times New Roman"/>
          <w:b/>
          <w:sz w:val="24"/>
          <w:szCs w:val="24"/>
        </w:rPr>
        <w:t>по команді</w:t>
      </w:r>
    </w:p>
    <w:p w:rsidR="00406EFD" w:rsidRDefault="00406EFD">
      <w:pPr>
        <w:pStyle w:val="normal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406EFD" w:rsidRPr="00546019" w:rsidRDefault="00546019" w:rsidP="00546019">
      <w:pPr>
        <w:pStyle w:val="normal0"/>
        <w:numPr>
          <w:ilvl w:val="0"/>
          <w:numId w:val="4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46019">
        <w:rPr>
          <w:rFonts w:ascii="Times New Roman" w:eastAsia="Times New Roman" w:hAnsi="Times New Roman" w:cs="Times New Roman"/>
          <w:iCs/>
          <w:sz w:val="24"/>
          <w:szCs w:val="24"/>
        </w:rPr>
        <w:t xml:space="preserve">Навчитись створювати </w:t>
      </w:r>
      <w:proofErr w:type="spellStart"/>
      <w:r w:rsidRPr="00546019">
        <w:rPr>
          <w:rFonts w:ascii="Times New Roman" w:eastAsia="Times New Roman" w:hAnsi="Times New Roman" w:cs="Times New Roman"/>
          <w:iCs/>
          <w:sz w:val="24"/>
          <w:szCs w:val="24"/>
        </w:rPr>
        <w:t>репозиторій</w:t>
      </w:r>
      <w:proofErr w:type="spellEnd"/>
      <w:r w:rsidRPr="00546019">
        <w:rPr>
          <w:rFonts w:ascii="Times New Roman" w:eastAsia="Times New Roman" w:hAnsi="Times New Roman" w:cs="Times New Roman"/>
          <w:iCs/>
          <w:sz w:val="24"/>
          <w:szCs w:val="24"/>
        </w:rPr>
        <w:t>, працювати з командою та обмінюватись файлами</w:t>
      </w:r>
      <w:r>
        <w:rPr>
          <w:rFonts w:ascii="Times New Roman" w:eastAsia="Times New Roman" w:hAnsi="Times New Roman" w:cs="Times New Roman"/>
          <w:iCs/>
          <w:sz w:val="24"/>
          <w:szCs w:val="24"/>
        </w:rPr>
        <w:t xml:space="preserve"> за допомогою гіту та </w:t>
      </w:r>
      <w:proofErr w:type="spellStart"/>
      <w:r>
        <w:rPr>
          <w:rFonts w:ascii="Times New Roman" w:eastAsia="Times New Roman" w:hAnsi="Times New Roman" w:cs="Times New Roman"/>
          <w:iCs/>
          <w:sz w:val="24"/>
          <w:szCs w:val="24"/>
        </w:rPr>
        <w:t>гітхабу</w:t>
      </w:r>
      <w:proofErr w:type="spellEnd"/>
    </w:p>
    <w:p w:rsidR="00546019" w:rsidRPr="00546019" w:rsidRDefault="00546019" w:rsidP="00546019">
      <w:pPr>
        <w:pStyle w:val="normal0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546019" w:rsidRDefault="00546019" w:rsidP="00546019">
      <w:pPr>
        <w:pStyle w:val="normal0"/>
        <w:ind w:left="720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7E1B5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Завдання №11 </w:t>
      </w:r>
      <w:proofErr w:type="spellStart"/>
      <w:r w:rsidR="007E1B5B" w:rsidRPr="007E1B5B">
        <w:rPr>
          <w:rFonts w:ascii="Times New Roman" w:eastAsia="Times New Roman" w:hAnsi="Times New Roman" w:cs="Times New Roman"/>
          <w:b/>
          <w:sz w:val="24"/>
          <w:szCs w:val="24"/>
        </w:rPr>
        <w:t>Розв</w:t>
      </w:r>
      <w:proofErr w:type="spellEnd"/>
      <w:r w:rsidR="007E1B5B" w:rsidRPr="007E1B5B">
        <w:rPr>
          <w:rFonts w:ascii="Times New Roman" w:eastAsia="Times New Roman" w:hAnsi="Times New Roman" w:cs="Times New Roman"/>
          <w:b/>
          <w:sz w:val="24"/>
          <w:szCs w:val="24"/>
          <w:lang w:val="ru-RU"/>
        </w:rPr>
        <w:t>’</w:t>
      </w:r>
      <w:proofErr w:type="spellStart"/>
      <w:r w:rsidR="007E1B5B" w:rsidRPr="007E1B5B">
        <w:rPr>
          <w:rFonts w:ascii="Times New Roman" w:eastAsia="Times New Roman" w:hAnsi="Times New Roman" w:cs="Times New Roman"/>
          <w:b/>
          <w:sz w:val="24"/>
          <w:szCs w:val="24"/>
        </w:rPr>
        <w:t>язання</w:t>
      </w:r>
      <w:proofErr w:type="spellEnd"/>
      <w:r w:rsidR="007E1B5B" w:rsidRPr="007E1B5B">
        <w:rPr>
          <w:rFonts w:ascii="Times New Roman" w:eastAsia="Times New Roman" w:hAnsi="Times New Roman" w:cs="Times New Roman"/>
          <w:b/>
          <w:sz w:val="24"/>
          <w:szCs w:val="24"/>
        </w:rPr>
        <w:t xml:space="preserve"> практичної задачі та запуск першої програми</w:t>
      </w:r>
    </w:p>
    <w:p w:rsidR="007E1B5B" w:rsidRPr="007E1B5B" w:rsidRDefault="007E1B5B" w:rsidP="007E1B5B">
      <w:pPr>
        <w:pStyle w:val="1"/>
        <w:spacing w:before="320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    </w:t>
      </w:r>
      <w:r w:rsidRPr="007E1B5B">
        <w:rPr>
          <w:rFonts w:ascii="Times New Roman" w:hAnsi="Times New Roman" w:cs="Times New Roman"/>
          <w:b/>
          <w:color w:val="000000"/>
          <w:sz w:val="24"/>
          <w:szCs w:val="24"/>
        </w:rPr>
        <w:t>Задача</w:t>
      </w:r>
    </w:p>
    <w:p w:rsidR="007E1B5B" w:rsidRDefault="007E1B5B" w:rsidP="007E1B5B">
      <w:pPr>
        <w:pStyle w:val="aa"/>
        <w:spacing w:before="0" w:beforeAutospacing="0" w:after="120" w:afterAutospacing="0"/>
      </w:pPr>
      <w:r>
        <w:rPr>
          <w:color w:val="000000"/>
        </w:rPr>
        <w:t>Обчислити, скільки часу портативна зарядна станція зможе живити прилад, враховуючи її ємність, вік, поточний рівень заряду та ККД інвертора.</w:t>
      </w:r>
    </w:p>
    <w:p w:rsidR="007E1B5B" w:rsidRDefault="007E1B5B" w:rsidP="007E1B5B">
      <w:pPr>
        <w:pStyle w:val="aa"/>
        <w:spacing w:before="0" w:beforeAutospacing="0" w:after="120" w:afterAutospacing="0"/>
      </w:pPr>
      <w:r>
        <w:rPr>
          <w:color w:val="000000"/>
        </w:rPr>
        <w:t xml:space="preserve">На реальний час роботи впливають дві втрати. По-перше, акумулятор з роками втрачає ємність приблизно </w:t>
      </w:r>
      <w:r>
        <w:rPr>
          <w:b/>
          <w:bCs/>
          <w:color w:val="000000"/>
        </w:rPr>
        <w:t>2 % на рік</w:t>
      </w:r>
      <w:r>
        <w:rPr>
          <w:color w:val="000000"/>
        </w:rPr>
        <w:t>, тому стара станція запасає менше, ніж написано на корпусі. По-друге, частина запасеної енергії втрачається на перетворенні напруги в інверторі. Програма має показати і фактичну ємність, і корисну енергію, і втрати.</w:t>
      </w:r>
      <w:r>
        <w:rPr>
          <w:color w:val="000000"/>
        </w:rPr>
        <w:br/>
      </w:r>
      <w:r>
        <w:rPr>
          <w:color w:val="000000"/>
        </w:rPr>
        <w:br/>
      </w:r>
      <w:r>
        <w:rPr>
          <w:b/>
          <w:bCs/>
          <w:color w:val="000000"/>
        </w:rPr>
        <w:t>Обмеження</w:t>
      </w:r>
      <w:r>
        <w:rPr>
          <w:color w:val="000000"/>
        </w:rPr>
        <w:t>: сторонні бібліотеки використовувати заборонено.</w:t>
      </w:r>
      <w:r>
        <w:rPr>
          <w:b/>
          <w:bCs/>
          <w:color w:val="000000"/>
        </w:rPr>
        <w:br/>
      </w:r>
      <w:r>
        <w:rPr>
          <w:b/>
          <w:bCs/>
          <w:i/>
          <w:iCs/>
          <w:color w:val="000000"/>
          <w:u w:val="single"/>
        </w:rPr>
        <w:br/>
      </w:r>
      <w:r>
        <w:rPr>
          <w:b/>
          <w:bCs/>
          <w:color w:val="000000"/>
        </w:rPr>
        <w:t>Мета задачі</w:t>
      </w:r>
    </w:p>
    <w:p w:rsidR="007E1B5B" w:rsidRDefault="007E1B5B" w:rsidP="007E1B5B">
      <w:pPr>
        <w:pStyle w:val="aa"/>
        <w:spacing w:before="0" w:beforeAutospacing="0" w:after="120" w:afterAutospacing="0"/>
      </w:pPr>
      <w:r>
        <w:rPr>
          <w:color w:val="000000"/>
        </w:rPr>
        <w:t xml:space="preserve">Написання першої програми. Навчитися користуватися функціями </w:t>
      </w:r>
      <w:proofErr w:type="spellStart"/>
      <w:r>
        <w:rPr>
          <w:color w:val="000000"/>
        </w:rPr>
        <w:t>форматованого</w:t>
      </w:r>
      <w:proofErr w:type="spellEnd"/>
      <w:r>
        <w:rPr>
          <w:color w:val="000000"/>
        </w:rPr>
        <w:t xml:space="preserve"> вводу-виводу: </w:t>
      </w:r>
      <w:proofErr w:type="spellStart"/>
      <w:r>
        <w:rPr>
          <w:i/>
          <w:iCs/>
          <w:color w:val="000000"/>
        </w:rPr>
        <w:t>cin</w:t>
      </w:r>
      <w:proofErr w:type="spellEnd"/>
      <w:r>
        <w:rPr>
          <w:i/>
          <w:iCs/>
          <w:color w:val="000000"/>
        </w:rPr>
        <w:t xml:space="preserve">, </w:t>
      </w:r>
      <w:proofErr w:type="spellStart"/>
      <w:r>
        <w:rPr>
          <w:i/>
          <w:iCs/>
          <w:color w:val="000000"/>
        </w:rPr>
        <w:t>cout</w:t>
      </w:r>
      <w:proofErr w:type="spellEnd"/>
    </w:p>
    <w:p w:rsidR="007E1B5B" w:rsidRPr="007E1B5B" w:rsidRDefault="007E1B5B" w:rsidP="00546019">
      <w:pPr>
        <w:pStyle w:val="normal0"/>
        <w:ind w:left="720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546019" w:rsidRDefault="00546019" w:rsidP="00546019">
      <w:pPr>
        <w:pStyle w:val="normal0"/>
        <w:ind w:left="720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546019" w:rsidRDefault="00546019" w:rsidP="007E1B5B">
      <w:pPr>
        <w:pStyle w:val="normal0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Завдання №12</w:t>
      </w:r>
      <w:r w:rsidRPr="0054601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="007E1B5B">
        <w:rPr>
          <w:rFonts w:ascii="Times New Roman" w:eastAsia="Times New Roman" w:hAnsi="Times New Roman" w:cs="Times New Roman"/>
          <w:b/>
          <w:sz w:val="24"/>
          <w:szCs w:val="24"/>
        </w:rPr>
        <w:t>Оформлення звіту щодо практичного завдання</w:t>
      </w:r>
    </w:p>
    <w:p w:rsidR="007E1B5B" w:rsidRPr="00F175F2" w:rsidRDefault="007E1B5B" w:rsidP="007E1B5B">
      <w:pPr>
        <w:pStyle w:val="normal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175F2">
        <w:rPr>
          <w:rFonts w:ascii="Times New Roman" w:eastAsia="Times New Roman" w:hAnsi="Times New Roman" w:cs="Times New Roman"/>
          <w:sz w:val="24"/>
          <w:szCs w:val="24"/>
        </w:rPr>
        <w:t xml:space="preserve">Створити </w:t>
      </w:r>
      <w:proofErr w:type="spellStart"/>
      <w:r w:rsidRPr="00F175F2">
        <w:rPr>
          <w:rFonts w:ascii="Times New Roman" w:eastAsia="Times New Roman" w:hAnsi="Times New Roman" w:cs="Times New Roman"/>
          <w:sz w:val="24"/>
          <w:szCs w:val="24"/>
        </w:rPr>
        <w:t>ворд</w:t>
      </w:r>
      <w:proofErr w:type="spellEnd"/>
      <w:r w:rsidRPr="00F175F2">
        <w:rPr>
          <w:rFonts w:ascii="Times New Roman" w:eastAsia="Times New Roman" w:hAnsi="Times New Roman" w:cs="Times New Roman"/>
          <w:sz w:val="24"/>
          <w:szCs w:val="24"/>
        </w:rPr>
        <w:t xml:space="preserve"> документ з описом алгоритму виконання лабораторної задачі. Прикріпити </w:t>
      </w:r>
      <w:proofErr w:type="spellStart"/>
      <w:r w:rsidRPr="00F175F2">
        <w:rPr>
          <w:rFonts w:ascii="Times New Roman" w:eastAsia="Times New Roman" w:hAnsi="Times New Roman" w:cs="Times New Roman"/>
          <w:sz w:val="24"/>
          <w:szCs w:val="24"/>
        </w:rPr>
        <w:t>скріншоти</w:t>
      </w:r>
      <w:proofErr w:type="spellEnd"/>
      <w:r w:rsidRPr="00F175F2">
        <w:rPr>
          <w:rFonts w:ascii="Times New Roman" w:eastAsia="Times New Roman" w:hAnsi="Times New Roman" w:cs="Times New Roman"/>
          <w:sz w:val="24"/>
          <w:szCs w:val="24"/>
        </w:rPr>
        <w:t xml:space="preserve"> зустрічей з командою під час вирішення завдань, обговорення їх розв’язків. Прикріпити </w:t>
      </w:r>
      <w:proofErr w:type="spellStart"/>
      <w:r w:rsidRPr="00F175F2">
        <w:rPr>
          <w:rFonts w:ascii="Times New Roman" w:eastAsia="Times New Roman" w:hAnsi="Times New Roman" w:cs="Times New Roman"/>
          <w:sz w:val="24"/>
          <w:szCs w:val="24"/>
        </w:rPr>
        <w:t>скріншоти</w:t>
      </w:r>
      <w:proofErr w:type="spellEnd"/>
      <w:r w:rsidRPr="00F175F2">
        <w:rPr>
          <w:rFonts w:ascii="Times New Roman" w:eastAsia="Times New Roman" w:hAnsi="Times New Roman" w:cs="Times New Roman"/>
          <w:sz w:val="24"/>
          <w:szCs w:val="24"/>
        </w:rPr>
        <w:t xml:space="preserve"> виконаних робіт з </w:t>
      </w:r>
      <w:proofErr w:type="spellStart"/>
      <w:r w:rsidRPr="00F175F2">
        <w:rPr>
          <w:rFonts w:ascii="Times New Roman" w:eastAsia="Times New Roman" w:hAnsi="Times New Roman" w:cs="Times New Roman"/>
          <w:sz w:val="24"/>
          <w:szCs w:val="24"/>
        </w:rPr>
        <w:t>алготестеру</w:t>
      </w:r>
      <w:proofErr w:type="spellEnd"/>
      <w:r w:rsidRPr="00F175F2">
        <w:rPr>
          <w:rFonts w:ascii="Times New Roman" w:eastAsia="Times New Roman" w:hAnsi="Times New Roman" w:cs="Times New Roman"/>
          <w:sz w:val="24"/>
          <w:szCs w:val="24"/>
        </w:rPr>
        <w:t xml:space="preserve">, діаграму </w:t>
      </w:r>
      <w:r w:rsidRPr="00F175F2">
        <w:rPr>
          <w:rFonts w:ascii="Times New Roman" w:eastAsia="Times New Roman" w:hAnsi="Times New Roman" w:cs="Times New Roman"/>
          <w:sz w:val="24"/>
          <w:szCs w:val="24"/>
          <w:lang w:val="en-US"/>
        </w:rPr>
        <w:t>Draw</w:t>
      </w:r>
      <w:r w:rsidRPr="00F175F2">
        <w:rPr>
          <w:rFonts w:ascii="Times New Roman" w:eastAsia="Times New Roman" w:hAnsi="Times New Roman" w:cs="Times New Roman"/>
          <w:sz w:val="24"/>
          <w:szCs w:val="24"/>
        </w:rPr>
        <w:t>.</w:t>
      </w:r>
      <w:proofErr w:type="spellStart"/>
      <w:r w:rsidRPr="00F175F2">
        <w:rPr>
          <w:rFonts w:ascii="Times New Roman" w:eastAsia="Times New Roman" w:hAnsi="Times New Roman" w:cs="Times New Roman"/>
          <w:sz w:val="24"/>
          <w:szCs w:val="24"/>
          <w:lang w:val="en-US"/>
        </w:rPr>
        <w:t>io</w:t>
      </w:r>
      <w:proofErr w:type="spellEnd"/>
      <w:r w:rsidRPr="00F175F2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="00F175F2" w:rsidRPr="00F175F2">
        <w:rPr>
          <w:rFonts w:ascii="Times New Roman" w:eastAsia="Times New Roman" w:hAnsi="Times New Roman" w:cs="Times New Roman"/>
          <w:sz w:val="24"/>
          <w:szCs w:val="24"/>
        </w:rPr>
        <w:t xml:space="preserve">код розв’язку практичної задачі та результати встановлення </w:t>
      </w:r>
      <w:r w:rsidR="00F175F2" w:rsidRPr="00F175F2">
        <w:rPr>
          <w:rFonts w:ascii="Times New Roman" w:eastAsia="Times New Roman" w:hAnsi="Times New Roman" w:cs="Times New Roman"/>
          <w:sz w:val="24"/>
          <w:szCs w:val="24"/>
          <w:lang w:val="en-US"/>
        </w:rPr>
        <w:t>WSL</w:t>
      </w:r>
      <w:r w:rsidR="00F175F2" w:rsidRPr="00F175F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F175F2" w:rsidRPr="00F175F2">
        <w:rPr>
          <w:rFonts w:ascii="Times New Roman" w:eastAsia="Times New Roman" w:hAnsi="Times New Roman" w:cs="Times New Roman"/>
          <w:sz w:val="24"/>
          <w:szCs w:val="24"/>
          <w:lang w:val="en-US"/>
        </w:rPr>
        <w:t>Ubuntu</w:t>
      </w:r>
      <w:proofErr w:type="spellEnd"/>
    </w:p>
    <w:p w:rsidR="00546019" w:rsidRDefault="00546019" w:rsidP="00546019">
      <w:pPr>
        <w:pStyle w:val="normal0"/>
        <w:ind w:left="720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546019" w:rsidRDefault="00546019" w:rsidP="00F175F2">
      <w:pPr>
        <w:pStyle w:val="normal0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Завдання №13</w:t>
      </w:r>
      <w:r w:rsidRPr="0054601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F175F2" w:rsidRPr="00F175F2">
        <w:rPr>
          <w:rFonts w:ascii="Times New Roman" w:eastAsia="Times New Roman" w:hAnsi="Times New Roman" w:cs="Times New Roman"/>
          <w:b/>
          <w:bCs/>
          <w:sz w:val="24"/>
          <w:szCs w:val="24"/>
        </w:rPr>
        <w:t>Розв</w:t>
      </w:r>
      <w:proofErr w:type="spellEnd"/>
      <w:r w:rsidR="00F175F2" w:rsidRPr="00F175F2">
        <w:rPr>
          <w:rFonts w:ascii="Times New Roman" w:eastAsia="Times New Roman" w:hAnsi="Times New Roman" w:cs="Times New Roman"/>
          <w:b/>
          <w:sz w:val="24"/>
          <w:szCs w:val="24"/>
          <w:lang w:val="ru-RU"/>
        </w:rPr>
        <w:t>’</w:t>
      </w:r>
      <w:proofErr w:type="spellStart"/>
      <w:r w:rsidR="00F175F2" w:rsidRPr="00F175F2">
        <w:rPr>
          <w:rFonts w:ascii="Times New Roman" w:eastAsia="Times New Roman" w:hAnsi="Times New Roman" w:cs="Times New Roman"/>
          <w:b/>
          <w:sz w:val="24"/>
          <w:szCs w:val="24"/>
        </w:rPr>
        <w:t>язок</w:t>
      </w:r>
      <w:proofErr w:type="spellEnd"/>
      <w:r w:rsidR="00F175F2" w:rsidRPr="00F175F2">
        <w:rPr>
          <w:rFonts w:ascii="Times New Roman" w:eastAsia="Times New Roman" w:hAnsi="Times New Roman" w:cs="Times New Roman"/>
          <w:b/>
          <w:sz w:val="24"/>
          <w:szCs w:val="24"/>
        </w:rPr>
        <w:t xml:space="preserve"> задач</w:t>
      </w:r>
      <w:r w:rsidR="00F175F2">
        <w:rPr>
          <w:rFonts w:ascii="Times New Roman" w:eastAsia="Times New Roman" w:hAnsi="Times New Roman" w:cs="Times New Roman"/>
          <w:b/>
          <w:sz w:val="24"/>
          <w:szCs w:val="24"/>
        </w:rPr>
        <w:t>і</w:t>
      </w:r>
      <w:r w:rsidR="00F175F2" w:rsidRPr="00F175F2">
        <w:rPr>
          <w:rFonts w:ascii="Times New Roman" w:eastAsia="Times New Roman" w:hAnsi="Times New Roman" w:cs="Times New Roman"/>
          <w:b/>
          <w:sz w:val="24"/>
          <w:szCs w:val="24"/>
        </w:rPr>
        <w:t xml:space="preserve"> на платформі </w:t>
      </w:r>
      <w:proofErr w:type="spellStart"/>
      <w:r w:rsidR="00F175F2" w:rsidRPr="00F175F2">
        <w:rPr>
          <w:rFonts w:ascii="Times New Roman" w:eastAsia="Times New Roman" w:hAnsi="Times New Roman" w:cs="Times New Roman"/>
          <w:b/>
          <w:sz w:val="24"/>
          <w:szCs w:val="24"/>
        </w:rPr>
        <w:t>Алготестеру</w:t>
      </w:r>
      <w:proofErr w:type="spellEnd"/>
    </w:p>
    <w:p w:rsidR="00F175F2" w:rsidRPr="00F175F2" w:rsidRDefault="00F175F2" w:rsidP="00F175F2">
      <w:pPr>
        <w:pStyle w:val="normal0"/>
        <w:jc w:val="both"/>
        <w:rPr>
          <w:rFonts w:ascii="Times New Roman" w:eastAsia="Times New Roman" w:hAnsi="Times New Roman" w:cs="Times New Roman"/>
          <w:b/>
          <w:sz w:val="24"/>
          <w:szCs w:val="24"/>
          <w:lang w:val="ru-RU"/>
        </w:rPr>
      </w:pPr>
      <w:r w:rsidRPr="00F175F2">
        <w:rPr>
          <w:rFonts w:ascii="Times New Roman" w:eastAsia="Times New Roman" w:hAnsi="Times New Roman" w:cs="Times New Roman"/>
          <w:b/>
          <w:sz w:val="24"/>
          <w:szCs w:val="24"/>
          <w:lang w:val="ru-RU"/>
        </w:rPr>
        <w:t>A плюс B</w:t>
      </w:r>
    </w:p>
    <w:p w:rsidR="00F175F2" w:rsidRPr="00F175F2" w:rsidRDefault="00F175F2" w:rsidP="00F175F2">
      <w:pPr>
        <w:pStyle w:val="normal0"/>
        <w:jc w:val="both"/>
        <w:rPr>
          <w:rFonts w:ascii="Times New Roman" w:eastAsia="Times New Roman" w:hAnsi="Times New Roman" w:cs="Times New Roman"/>
          <w:i/>
          <w:sz w:val="24"/>
          <w:szCs w:val="24"/>
          <w:lang w:val="ru-RU"/>
        </w:rPr>
      </w:pPr>
      <w:proofErr w:type="spellStart"/>
      <w:r w:rsidRPr="00F175F2">
        <w:rPr>
          <w:rFonts w:ascii="Times New Roman" w:eastAsia="Times New Roman" w:hAnsi="Times New Roman" w:cs="Times New Roman"/>
          <w:i/>
          <w:sz w:val="24"/>
          <w:szCs w:val="24"/>
          <w:lang w:val="ru-RU"/>
        </w:rPr>
        <w:t>Обмеження</w:t>
      </w:r>
      <w:proofErr w:type="spellEnd"/>
      <w:r w:rsidRPr="00F175F2">
        <w:rPr>
          <w:rFonts w:ascii="Times New Roman" w:eastAsia="Times New Roman" w:hAnsi="Times New Roman" w:cs="Times New Roman"/>
          <w:i/>
          <w:sz w:val="24"/>
          <w:szCs w:val="24"/>
          <w:lang w:val="ru-RU"/>
        </w:rPr>
        <w:t xml:space="preserve">: 2 сек., 256 </w:t>
      </w:r>
      <w:proofErr w:type="spellStart"/>
      <w:r w:rsidRPr="00F175F2">
        <w:rPr>
          <w:rFonts w:ascii="Times New Roman" w:eastAsia="Times New Roman" w:hAnsi="Times New Roman" w:cs="Times New Roman"/>
          <w:i/>
          <w:sz w:val="24"/>
          <w:szCs w:val="24"/>
          <w:lang w:val="ru-RU"/>
        </w:rPr>
        <w:t>МіБ</w:t>
      </w:r>
      <w:proofErr w:type="spellEnd"/>
    </w:p>
    <w:p w:rsidR="00F175F2" w:rsidRPr="00F175F2" w:rsidRDefault="00F175F2" w:rsidP="00F175F2">
      <w:pPr>
        <w:pStyle w:val="normal0"/>
        <w:jc w:val="both"/>
        <w:rPr>
          <w:rFonts w:ascii="Times New Roman" w:eastAsia="Times New Roman" w:hAnsi="Times New Roman" w:cs="Times New Roman"/>
          <w:i/>
          <w:sz w:val="24"/>
          <w:szCs w:val="24"/>
          <w:lang w:val="ru-RU"/>
        </w:rPr>
      </w:pPr>
      <w:r w:rsidRPr="00F175F2">
        <w:rPr>
          <w:rFonts w:ascii="Times New Roman" w:eastAsia="Times New Roman" w:hAnsi="Times New Roman" w:cs="Times New Roman"/>
          <w:i/>
          <w:sz w:val="24"/>
          <w:szCs w:val="24"/>
          <w:lang w:val="ru-RU"/>
        </w:rPr>
        <w:t xml:space="preserve">Дано два </w:t>
      </w:r>
      <w:proofErr w:type="spellStart"/>
      <w:r w:rsidRPr="00F175F2">
        <w:rPr>
          <w:rFonts w:ascii="Times New Roman" w:eastAsia="Times New Roman" w:hAnsi="Times New Roman" w:cs="Times New Roman"/>
          <w:i/>
          <w:sz w:val="24"/>
          <w:szCs w:val="24"/>
          <w:lang w:val="ru-RU"/>
        </w:rPr>
        <w:t>цілих</w:t>
      </w:r>
      <w:proofErr w:type="spellEnd"/>
      <w:r w:rsidRPr="00F175F2">
        <w:rPr>
          <w:rFonts w:ascii="Times New Roman" w:eastAsia="Times New Roman" w:hAnsi="Times New Roman" w:cs="Times New Roman"/>
          <w:i/>
          <w:sz w:val="24"/>
          <w:szCs w:val="24"/>
          <w:lang w:val="ru-RU"/>
        </w:rPr>
        <w:t xml:space="preserve"> числа </w:t>
      </w:r>
      <w:r w:rsidRPr="00F175F2">
        <w:rPr>
          <w:rFonts w:ascii="Cambria Math" w:eastAsia="Times New Roman" w:hAnsi="Cambria Math" w:cs="Cambria Math"/>
          <w:i/>
          <w:sz w:val="24"/>
          <w:szCs w:val="24"/>
          <w:lang w:val="ru-RU"/>
        </w:rPr>
        <w:t>𝑎</w:t>
      </w:r>
      <w:r w:rsidRPr="00F175F2">
        <w:rPr>
          <w:rFonts w:ascii="Times New Roman" w:eastAsia="Times New Roman" w:hAnsi="Times New Roman" w:cs="Times New Roman"/>
          <w:i/>
          <w:sz w:val="24"/>
          <w:szCs w:val="24"/>
          <w:lang w:val="ru-RU"/>
        </w:rPr>
        <w:t xml:space="preserve"> та </w:t>
      </w:r>
      <w:r w:rsidRPr="00F175F2">
        <w:rPr>
          <w:rFonts w:ascii="Cambria Math" w:eastAsia="Times New Roman" w:hAnsi="Cambria Math" w:cs="Cambria Math"/>
          <w:i/>
          <w:sz w:val="24"/>
          <w:szCs w:val="24"/>
          <w:lang w:val="ru-RU"/>
        </w:rPr>
        <w:t>𝑏</w:t>
      </w:r>
      <w:r w:rsidRPr="00F175F2">
        <w:rPr>
          <w:rFonts w:ascii="Times New Roman" w:eastAsia="Times New Roman" w:hAnsi="Times New Roman" w:cs="Times New Roman"/>
          <w:i/>
          <w:sz w:val="24"/>
          <w:szCs w:val="24"/>
          <w:lang w:val="ru-RU"/>
        </w:rPr>
        <w:t xml:space="preserve">. </w:t>
      </w:r>
      <w:proofErr w:type="gramStart"/>
      <w:r w:rsidRPr="00F175F2">
        <w:rPr>
          <w:rFonts w:ascii="Times New Roman" w:eastAsia="Times New Roman" w:hAnsi="Times New Roman" w:cs="Times New Roman"/>
          <w:i/>
          <w:sz w:val="24"/>
          <w:szCs w:val="24"/>
          <w:lang w:val="ru-RU"/>
        </w:rPr>
        <w:t>Ваше</w:t>
      </w:r>
      <w:proofErr w:type="gramEnd"/>
      <w:r w:rsidRPr="00F175F2">
        <w:rPr>
          <w:rFonts w:ascii="Times New Roman" w:eastAsia="Times New Roman" w:hAnsi="Times New Roman" w:cs="Times New Roman"/>
          <w:i/>
          <w:sz w:val="24"/>
          <w:szCs w:val="24"/>
          <w:lang w:val="ru-RU"/>
        </w:rPr>
        <w:t xml:space="preserve"> </w:t>
      </w:r>
      <w:proofErr w:type="spellStart"/>
      <w:r w:rsidRPr="00F175F2">
        <w:rPr>
          <w:rFonts w:ascii="Times New Roman" w:eastAsia="Times New Roman" w:hAnsi="Times New Roman" w:cs="Times New Roman"/>
          <w:i/>
          <w:sz w:val="24"/>
          <w:szCs w:val="24"/>
          <w:lang w:val="ru-RU"/>
        </w:rPr>
        <w:t>завдання</w:t>
      </w:r>
      <w:proofErr w:type="spellEnd"/>
      <w:r w:rsidRPr="00F175F2">
        <w:rPr>
          <w:rFonts w:ascii="Times New Roman" w:eastAsia="Times New Roman" w:hAnsi="Times New Roman" w:cs="Times New Roman"/>
          <w:i/>
          <w:sz w:val="24"/>
          <w:szCs w:val="24"/>
          <w:lang w:val="ru-RU"/>
        </w:rPr>
        <w:t xml:space="preserve"> — </w:t>
      </w:r>
      <w:proofErr w:type="spellStart"/>
      <w:r w:rsidRPr="00F175F2">
        <w:rPr>
          <w:rFonts w:ascii="Times New Roman" w:eastAsia="Times New Roman" w:hAnsi="Times New Roman" w:cs="Times New Roman"/>
          <w:i/>
          <w:sz w:val="24"/>
          <w:szCs w:val="24"/>
          <w:lang w:val="ru-RU"/>
        </w:rPr>
        <w:t>обчислити</w:t>
      </w:r>
      <w:proofErr w:type="spellEnd"/>
      <w:r w:rsidRPr="00F175F2">
        <w:rPr>
          <w:rFonts w:ascii="Times New Roman" w:eastAsia="Times New Roman" w:hAnsi="Times New Roman" w:cs="Times New Roman"/>
          <w:i/>
          <w:sz w:val="24"/>
          <w:szCs w:val="24"/>
          <w:lang w:val="ru-RU"/>
        </w:rPr>
        <w:t xml:space="preserve"> </w:t>
      </w:r>
      <w:proofErr w:type="spellStart"/>
      <w:r w:rsidRPr="00F175F2">
        <w:rPr>
          <w:rFonts w:ascii="Times New Roman" w:eastAsia="Times New Roman" w:hAnsi="Times New Roman" w:cs="Times New Roman"/>
          <w:i/>
          <w:sz w:val="24"/>
          <w:szCs w:val="24"/>
          <w:lang w:val="ru-RU"/>
        </w:rPr>
        <w:t>їхню</w:t>
      </w:r>
      <w:proofErr w:type="spellEnd"/>
      <w:r w:rsidRPr="00F175F2">
        <w:rPr>
          <w:rFonts w:ascii="Times New Roman" w:eastAsia="Times New Roman" w:hAnsi="Times New Roman" w:cs="Times New Roman"/>
          <w:i/>
          <w:sz w:val="24"/>
          <w:szCs w:val="24"/>
          <w:lang w:val="ru-RU"/>
        </w:rPr>
        <w:t xml:space="preserve"> суму.</w:t>
      </w:r>
    </w:p>
    <w:p w:rsidR="00F175F2" w:rsidRPr="00F175F2" w:rsidRDefault="00F175F2" w:rsidP="00F175F2">
      <w:pPr>
        <w:pStyle w:val="normal0"/>
        <w:jc w:val="both"/>
        <w:rPr>
          <w:rFonts w:ascii="Times New Roman" w:eastAsia="Times New Roman" w:hAnsi="Times New Roman" w:cs="Times New Roman"/>
          <w:i/>
          <w:sz w:val="24"/>
          <w:szCs w:val="24"/>
          <w:lang w:val="ru-RU"/>
        </w:rPr>
      </w:pPr>
      <w:proofErr w:type="spellStart"/>
      <w:r w:rsidRPr="00F175F2">
        <w:rPr>
          <w:rFonts w:ascii="Times New Roman" w:eastAsia="Times New Roman" w:hAnsi="Times New Roman" w:cs="Times New Roman"/>
          <w:i/>
          <w:sz w:val="24"/>
          <w:szCs w:val="24"/>
          <w:lang w:val="ru-RU"/>
        </w:rPr>
        <w:t>Вхідні</w:t>
      </w:r>
      <w:proofErr w:type="spellEnd"/>
      <w:r w:rsidRPr="00F175F2">
        <w:rPr>
          <w:rFonts w:ascii="Times New Roman" w:eastAsia="Times New Roman" w:hAnsi="Times New Roman" w:cs="Times New Roman"/>
          <w:i/>
          <w:sz w:val="24"/>
          <w:szCs w:val="24"/>
          <w:lang w:val="ru-RU"/>
        </w:rPr>
        <w:t xml:space="preserve"> </w:t>
      </w:r>
      <w:proofErr w:type="spellStart"/>
      <w:r w:rsidRPr="00F175F2">
        <w:rPr>
          <w:rFonts w:ascii="Times New Roman" w:eastAsia="Times New Roman" w:hAnsi="Times New Roman" w:cs="Times New Roman"/>
          <w:i/>
          <w:sz w:val="24"/>
          <w:szCs w:val="24"/>
          <w:lang w:val="ru-RU"/>
        </w:rPr>
        <w:t>дані</w:t>
      </w:r>
      <w:proofErr w:type="spellEnd"/>
    </w:p>
    <w:p w:rsidR="00F175F2" w:rsidRPr="00F175F2" w:rsidRDefault="00F175F2" w:rsidP="00F175F2">
      <w:pPr>
        <w:pStyle w:val="normal0"/>
        <w:jc w:val="both"/>
        <w:rPr>
          <w:rFonts w:ascii="Times New Roman" w:eastAsia="Times New Roman" w:hAnsi="Times New Roman" w:cs="Times New Roman"/>
          <w:i/>
          <w:sz w:val="24"/>
          <w:szCs w:val="24"/>
          <w:lang w:val="ru-RU"/>
        </w:rPr>
      </w:pPr>
      <w:r w:rsidRPr="00F175F2">
        <w:rPr>
          <w:rFonts w:ascii="Times New Roman" w:eastAsia="Times New Roman" w:hAnsi="Times New Roman" w:cs="Times New Roman"/>
          <w:i/>
          <w:sz w:val="24"/>
          <w:szCs w:val="24"/>
          <w:lang w:val="ru-RU"/>
        </w:rPr>
        <w:t xml:space="preserve">У </w:t>
      </w:r>
      <w:proofErr w:type="spellStart"/>
      <w:r w:rsidRPr="00F175F2">
        <w:rPr>
          <w:rFonts w:ascii="Times New Roman" w:eastAsia="Times New Roman" w:hAnsi="Times New Roman" w:cs="Times New Roman"/>
          <w:i/>
          <w:sz w:val="24"/>
          <w:szCs w:val="24"/>
          <w:lang w:val="ru-RU"/>
        </w:rPr>
        <w:t>єдиному</w:t>
      </w:r>
      <w:proofErr w:type="spellEnd"/>
      <w:r w:rsidRPr="00F175F2">
        <w:rPr>
          <w:rFonts w:ascii="Times New Roman" w:eastAsia="Times New Roman" w:hAnsi="Times New Roman" w:cs="Times New Roman"/>
          <w:i/>
          <w:sz w:val="24"/>
          <w:szCs w:val="24"/>
          <w:lang w:val="ru-RU"/>
        </w:rPr>
        <w:t xml:space="preserve"> рядку задано два </w:t>
      </w:r>
      <w:proofErr w:type="spellStart"/>
      <w:r w:rsidRPr="00F175F2">
        <w:rPr>
          <w:rFonts w:ascii="Times New Roman" w:eastAsia="Times New Roman" w:hAnsi="Times New Roman" w:cs="Times New Roman"/>
          <w:i/>
          <w:sz w:val="24"/>
          <w:szCs w:val="24"/>
          <w:lang w:val="ru-RU"/>
        </w:rPr>
        <w:t>цілих</w:t>
      </w:r>
      <w:proofErr w:type="spellEnd"/>
      <w:r w:rsidRPr="00F175F2">
        <w:rPr>
          <w:rFonts w:ascii="Times New Roman" w:eastAsia="Times New Roman" w:hAnsi="Times New Roman" w:cs="Times New Roman"/>
          <w:i/>
          <w:sz w:val="24"/>
          <w:szCs w:val="24"/>
          <w:lang w:val="ru-RU"/>
        </w:rPr>
        <w:t xml:space="preserve"> числа </w:t>
      </w:r>
      <w:r w:rsidRPr="00F175F2">
        <w:rPr>
          <w:rFonts w:ascii="Cambria Math" w:eastAsia="Times New Roman" w:hAnsi="Cambria Math" w:cs="Cambria Math"/>
          <w:i/>
          <w:sz w:val="24"/>
          <w:szCs w:val="24"/>
          <w:lang w:val="ru-RU"/>
        </w:rPr>
        <w:t>𝑎</w:t>
      </w:r>
      <w:r w:rsidRPr="00F175F2">
        <w:rPr>
          <w:rFonts w:ascii="Times New Roman" w:eastAsia="Times New Roman" w:hAnsi="Times New Roman" w:cs="Times New Roman"/>
          <w:i/>
          <w:sz w:val="24"/>
          <w:szCs w:val="24"/>
          <w:lang w:val="ru-RU"/>
        </w:rPr>
        <w:t xml:space="preserve"> та </w:t>
      </w:r>
      <w:r w:rsidRPr="00F175F2">
        <w:rPr>
          <w:rFonts w:ascii="Cambria Math" w:eastAsia="Times New Roman" w:hAnsi="Cambria Math" w:cs="Cambria Math"/>
          <w:i/>
          <w:sz w:val="24"/>
          <w:szCs w:val="24"/>
          <w:lang w:val="ru-RU"/>
        </w:rPr>
        <w:t>𝑏</w:t>
      </w:r>
      <w:r w:rsidRPr="00F175F2">
        <w:rPr>
          <w:rFonts w:ascii="Times New Roman" w:eastAsia="Times New Roman" w:hAnsi="Times New Roman" w:cs="Times New Roman"/>
          <w:i/>
          <w:sz w:val="24"/>
          <w:szCs w:val="24"/>
          <w:lang w:val="ru-RU"/>
        </w:rPr>
        <w:t xml:space="preserve">, </w:t>
      </w:r>
      <w:proofErr w:type="spellStart"/>
      <w:r w:rsidRPr="00F175F2">
        <w:rPr>
          <w:rFonts w:ascii="Times New Roman" w:eastAsia="Times New Roman" w:hAnsi="Times New Roman" w:cs="Times New Roman"/>
          <w:i/>
          <w:sz w:val="24"/>
          <w:szCs w:val="24"/>
          <w:lang w:val="ru-RU"/>
        </w:rPr>
        <w:t>які</w:t>
      </w:r>
      <w:proofErr w:type="spellEnd"/>
      <w:r w:rsidRPr="00F175F2">
        <w:rPr>
          <w:rFonts w:ascii="Times New Roman" w:eastAsia="Times New Roman" w:hAnsi="Times New Roman" w:cs="Times New Roman"/>
          <w:i/>
          <w:sz w:val="24"/>
          <w:szCs w:val="24"/>
          <w:lang w:val="ru-RU"/>
        </w:rPr>
        <w:t xml:space="preserve"> треба </w:t>
      </w:r>
      <w:proofErr w:type="spellStart"/>
      <w:r w:rsidRPr="00F175F2">
        <w:rPr>
          <w:rFonts w:ascii="Times New Roman" w:eastAsia="Times New Roman" w:hAnsi="Times New Roman" w:cs="Times New Roman"/>
          <w:i/>
          <w:sz w:val="24"/>
          <w:szCs w:val="24"/>
          <w:lang w:val="ru-RU"/>
        </w:rPr>
        <w:t>додати</w:t>
      </w:r>
      <w:proofErr w:type="spellEnd"/>
      <w:r w:rsidRPr="00F175F2">
        <w:rPr>
          <w:rFonts w:ascii="Times New Roman" w:eastAsia="Times New Roman" w:hAnsi="Times New Roman" w:cs="Times New Roman"/>
          <w:i/>
          <w:sz w:val="24"/>
          <w:szCs w:val="24"/>
          <w:lang w:val="ru-RU"/>
        </w:rPr>
        <w:t>.</w:t>
      </w:r>
    </w:p>
    <w:p w:rsidR="00F175F2" w:rsidRPr="00F175F2" w:rsidRDefault="00F175F2" w:rsidP="00F175F2">
      <w:pPr>
        <w:pStyle w:val="normal0"/>
        <w:jc w:val="both"/>
        <w:rPr>
          <w:rFonts w:ascii="Times New Roman" w:eastAsia="Times New Roman" w:hAnsi="Times New Roman" w:cs="Times New Roman"/>
          <w:i/>
          <w:sz w:val="24"/>
          <w:szCs w:val="24"/>
          <w:lang w:val="ru-RU"/>
        </w:rPr>
      </w:pPr>
      <w:proofErr w:type="spellStart"/>
      <w:r w:rsidRPr="00F175F2">
        <w:rPr>
          <w:rFonts w:ascii="Times New Roman" w:eastAsia="Times New Roman" w:hAnsi="Times New Roman" w:cs="Times New Roman"/>
          <w:i/>
          <w:sz w:val="24"/>
          <w:szCs w:val="24"/>
          <w:lang w:val="ru-RU"/>
        </w:rPr>
        <w:t>Вихідні</w:t>
      </w:r>
      <w:proofErr w:type="spellEnd"/>
      <w:r w:rsidRPr="00F175F2">
        <w:rPr>
          <w:rFonts w:ascii="Times New Roman" w:eastAsia="Times New Roman" w:hAnsi="Times New Roman" w:cs="Times New Roman"/>
          <w:i/>
          <w:sz w:val="24"/>
          <w:szCs w:val="24"/>
          <w:lang w:val="ru-RU"/>
        </w:rPr>
        <w:t xml:space="preserve"> </w:t>
      </w:r>
      <w:proofErr w:type="spellStart"/>
      <w:r w:rsidRPr="00F175F2">
        <w:rPr>
          <w:rFonts w:ascii="Times New Roman" w:eastAsia="Times New Roman" w:hAnsi="Times New Roman" w:cs="Times New Roman"/>
          <w:i/>
          <w:sz w:val="24"/>
          <w:szCs w:val="24"/>
          <w:lang w:val="ru-RU"/>
        </w:rPr>
        <w:t>дані</w:t>
      </w:r>
      <w:proofErr w:type="spellEnd"/>
    </w:p>
    <w:p w:rsidR="00F175F2" w:rsidRPr="00F175F2" w:rsidRDefault="00F175F2" w:rsidP="00F175F2">
      <w:pPr>
        <w:pStyle w:val="normal0"/>
        <w:jc w:val="both"/>
        <w:rPr>
          <w:rFonts w:ascii="Times New Roman" w:eastAsia="Times New Roman" w:hAnsi="Times New Roman" w:cs="Times New Roman"/>
          <w:i/>
          <w:sz w:val="24"/>
          <w:szCs w:val="24"/>
          <w:lang w:val="ru-RU"/>
        </w:rPr>
      </w:pPr>
      <w:r w:rsidRPr="00F175F2">
        <w:rPr>
          <w:rFonts w:ascii="Times New Roman" w:eastAsia="Times New Roman" w:hAnsi="Times New Roman" w:cs="Times New Roman"/>
          <w:i/>
          <w:sz w:val="24"/>
          <w:szCs w:val="24"/>
          <w:lang w:val="ru-RU"/>
        </w:rPr>
        <w:t xml:space="preserve">У </w:t>
      </w:r>
      <w:proofErr w:type="spellStart"/>
      <w:r w:rsidRPr="00F175F2">
        <w:rPr>
          <w:rFonts w:ascii="Times New Roman" w:eastAsia="Times New Roman" w:hAnsi="Times New Roman" w:cs="Times New Roman"/>
          <w:i/>
          <w:sz w:val="24"/>
          <w:szCs w:val="24"/>
          <w:lang w:val="ru-RU"/>
        </w:rPr>
        <w:t>єдиному</w:t>
      </w:r>
      <w:proofErr w:type="spellEnd"/>
      <w:r w:rsidRPr="00F175F2">
        <w:rPr>
          <w:rFonts w:ascii="Times New Roman" w:eastAsia="Times New Roman" w:hAnsi="Times New Roman" w:cs="Times New Roman"/>
          <w:i/>
          <w:sz w:val="24"/>
          <w:szCs w:val="24"/>
          <w:lang w:val="ru-RU"/>
        </w:rPr>
        <w:t xml:space="preserve"> рядку </w:t>
      </w:r>
      <w:proofErr w:type="spellStart"/>
      <w:r w:rsidRPr="00F175F2">
        <w:rPr>
          <w:rFonts w:ascii="Times New Roman" w:eastAsia="Times New Roman" w:hAnsi="Times New Roman" w:cs="Times New Roman"/>
          <w:i/>
          <w:sz w:val="24"/>
          <w:szCs w:val="24"/>
          <w:lang w:val="ru-RU"/>
        </w:rPr>
        <w:t>виведіть</w:t>
      </w:r>
      <w:proofErr w:type="spellEnd"/>
      <w:r w:rsidRPr="00F175F2">
        <w:rPr>
          <w:rFonts w:ascii="Times New Roman" w:eastAsia="Times New Roman" w:hAnsi="Times New Roman" w:cs="Times New Roman"/>
          <w:i/>
          <w:sz w:val="24"/>
          <w:szCs w:val="24"/>
          <w:lang w:val="ru-RU"/>
        </w:rPr>
        <w:t xml:space="preserve"> </w:t>
      </w:r>
      <w:proofErr w:type="spellStart"/>
      <w:r w:rsidRPr="00F175F2">
        <w:rPr>
          <w:rFonts w:ascii="Times New Roman" w:eastAsia="Times New Roman" w:hAnsi="Times New Roman" w:cs="Times New Roman"/>
          <w:i/>
          <w:sz w:val="24"/>
          <w:szCs w:val="24"/>
          <w:lang w:val="ru-RU"/>
        </w:rPr>
        <w:t>одне</w:t>
      </w:r>
      <w:proofErr w:type="spellEnd"/>
      <w:r w:rsidRPr="00F175F2">
        <w:rPr>
          <w:rFonts w:ascii="Times New Roman" w:eastAsia="Times New Roman" w:hAnsi="Times New Roman" w:cs="Times New Roman"/>
          <w:i/>
          <w:sz w:val="24"/>
          <w:szCs w:val="24"/>
          <w:lang w:val="ru-RU"/>
        </w:rPr>
        <w:t xml:space="preserve"> число — суму </w:t>
      </w:r>
      <w:r w:rsidRPr="00F175F2">
        <w:rPr>
          <w:rFonts w:ascii="Cambria Math" w:eastAsia="Times New Roman" w:hAnsi="Cambria Math" w:cs="Cambria Math"/>
          <w:i/>
          <w:sz w:val="24"/>
          <w:szCs w:val="24"/>
          <w:lang w:val="ru-RU"/>
        </w:rPr>
        <w:t>𝑎</w:t>
      </w:r>
      <w:r w:rsidRPr="00F175F2">
        <w:rPr>
          <w:rFonts w:ascii="Times New Roman" w:eastAsia="Times New Roman" w:hAnsi="Times New Roman" w:cs="Times New Roman"/>
          <w:i/>
          <w:sz w:val="24"/>
          <w:szCs w:val="24"/>
          <w:lang w:val="ru-RU"/>
        </w:rPr>
        <w:t xml:space="preserve"> та </w:t>
      </w:r>
      <w:r w:rsidRPr="00F175F2">
        <w:rPr>
          <w:rFonts w:ascii="Cambria Math" w:eastAsia="Times New Roman" w:hAnsi="Cambria Math" w:cs="Cambria Math"/>
          <w:i/>
          <w:sz w:val="24"/>
          <w:szCs w:val="24"/>
          <w:lang w:val="ru-RU"/>
        </w:rPr>
        <w:t>𝑏</w:t>
      </w:r>
      <w:r w:rsidRPr="00F175F2">
        <w:rPr>
          <w:rFonts w:ascii="Times New Roman" w:eastAsia="Times New Roman" w:hAnsi="Times New Roman" w:cs="Times New Roman"/>
          <w:i/>
          <w:sz w:val="24"/>
          <w:szCs w:val="24"/>
          <w:lang w:val="ru-RU"/>
        </w:rPr>
        <w:t>.</w:t>
      </w:r>
    </w:p>
    <w:p w:rsidR="00F175F2" w:rsidRPr="00F175F2" w:rsidRDefault="00F175F2" w:rsidP="00F175F2">
      <w:pPr>
        <w:pStyle w:val="normal0"/>
        <w:jc w:val="both"/>
        <w:rPr>
          <w:rFonts w:ascii="Times New Roman" w:eastAsia="Times New Roman" w:hAnsi="Times New Roman" w:cs="Times New Roman"/>
          <w:i/>
          <w:sz w:val="24"/>
          <w:szCs w:val="24"/>
          <w:lang w:val="ru-RU"/>
        </w:rPr>
      </w:pPr>
      <w:proofErr w:type="spellStart"/>
      <w:r w:rsidRPr="00F175F2">
        <w:rPr>
          <w:rFonts w:ascii="Times New Roman" w:eastAsia="Times New Roman" w:hAnsi="Times New Roman" w:cs="Times New Roman"/>
          <w:i/>
          <w:sz w:val="24"/>
          <w:szCs w:val="24"/>
          <w:lang w:val="ru-RU"/>
        </w:rPr>
        <w:t>Обмеження</w:t>
      </w:r>
      <w:proofErr w:type="spellEnd"/>
    </w:p>
    <w:p w:rsidR="00F175F2" w:rsidRPr="00F175F2" w:rsidRDefault="00F175F2" w:rsidP="00F175F2">
      <w:pPr>
        <w:pStyle w:val="normal0"/>
        <w:jc w:val="both"/>
        <w:rPr>
          <w:rFonts w:ascii="Times New Roman" w:eastAsia="Times New Roman" w:hAnsi="Times New Roman" w:cs="Times New Roman"/>
          <w:i/>
          <w:sz w:val="24"/>
          <w:szCs w:val="24"/>
          <w:lang w:val="ru-RU"/>
        </w:rPr>
      </w:pPr>
      <w:r w:rsidRPr="00F175F2">
        <w:rPr>
          <w:rFonts w:ascii="Times New Roman" w:eastAsia="Times New Roman" w:hAnsi="Times New Roman" w:cs="Times New Roman"/>
          <w:i/>
          <w:sz w:val="24"/>
          <w:szCs w:val="24"/>
          <w:lang w:val="ru-RU"/>
        </w:rPr>
        <w:t>0 ≤</w:t>
      </w:r>
      <w:r w:rsidRPr="00F175F2">
        <w:rPr>
          <w:rFonts w:ascii="Cambria Math" w:eastAsia="Times New Roman" w:hAnsi="Cambria Math" w:cs="Cambria Math"/>
          <w:i/>
          <w:sz w:val="24"/>
          <w:szCs w:val="24"/>
          <w:lang w:val="ru-RU"/>
        </w:rPr>
        <w:t>𝑎</w:t>
      </w:r>
      <w:r w:rsidRPr="00F175F2">
        <w:rPr>
          <w:rFonts w:ascii="Times New Roman" w:eastAsia="Times New Roman" w:hAnsi="Times New Roman" w:cs="Times New Roman"/>
          <w:i/>
          <w:sz w:val="24"/>
          <w:szCs w:val="24"/>
          <w:lang w:val="ru-RU"/>
        </w:rPr>
        <w:t>,</w:t>
      </w:r>
      <w:r w:rsidRPr="00F175F2">
        <w:rPr>
          <w:rFonts w:ascii="Cambria Math" w:eastAsia="Times New Roman" w:hAnsi="Cambria Math" w:cs="Cambria Math"/>
          <w:i/>
          <w:sz w:val="24"/>
          <w:szCs w:val="24"/>
          <w:lang w:val="ru-RU"/>
        </w:rPr>
        <w:t>𝑏</w:t>
      </w:r>
      <w:r w:rsidRPr="00F175F2">
        <w:rPr>
          <w:rFonts w:ascii="Times New Roman" w:eastAsia="Times New Roman" w:hAnsi="Times New Roman" w:cs="Times New Roman"/>
          <w:i/>
          <w:sz w:val="24"/>
          <w:szCs w:val="24"/>
          <w:lang w:val="ru-RU"/>
        </w:rPr>
        <w:t xml:space="preserve"> ≤100.</w:t>
      </w:r>
    </w:p>
    <w:p w:rsidR="00406EFD" w:rsidRDefault="00406EFD">
      <w:pPr>
        <w:pStyle w:val="normal0"/>
        <w:spacing w:after="200"/>
        <w:jc w:val="both"/>
        <w:rPr>
          <w:rFonts w:ascii="Times New Roman" w:eastAsia="Times New Roman" w:hAnsi="Times New Roman" w:cs="Times New Roman"/>
        </w:rPr>
      </w:pPr>
    </w:p>
    <w:p w:rsidR="00406EFD" w:rsidRDefault="009F24ED">
      <w:pPr>
        <w:pStyle w:val="2"/>
        <w:spacing w:before="40" w:after="0"/>
        <w:jc w:val="both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2.</w:t>
      </w: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ab/>
        <w:t xml:space="preserve">Дизайн та планована оцінка часу виконання завдань: </w:t>
      </w:r>
    </w:p>
    <w:p w:rsidR="00F175F2" w:rsidRPr="007B3C80" w:rsidRDefault="00F175F2" w:rsidP="00F175F2">
      <w:pPr>
        <w:pStyle w:val="normal0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Завдання № 2 </w:t>
      </w:r>
      <w:r w:rsidRPr="004941CC">
        <w:rPr>
          <w:rFonts w:ascii="Times New Roman" w:eastAsia="Times New Roman" w:hAnsi="Times New Roman" w:cs="Times New Roman"/>
          <w:b/>
          <w:sz w:val="24"/>
          <w:szCs w:val="24"/>
        </w:rPr>
        <w:t xml:space="preserve">Робота з </w:t>
      </w:r>
      <w:proofErr w:type="spellStart"/>
      <w:r w:rsidRPr="004941CC">
        <w:rPr>
          <w:rFonts w:ascii="Times New Roman" w:eastAsia="Times New Roman" w:hAnsi="Times New Roman" w:cs="Times New Roman"/>
          <w:b/>
          <w:sz w:val="24"/>
          <w:szCs w:val="24"/>
        </w:rPr>
        <w:t>FlowCharts</w:t>
      </w:r>
      <w:proofErr w:type="spellEnd"/>
      <w:r w:rsidRPr="004941CC">
        <w:rPr>
          <w:rFonts w:ascii="Times New Roman" w:eastAsia="Times New Roman" w:hAnsi="Times New Roman" w:cs="Times New Roman"/>
          <w:b/>
          <w:sz w:val="24"/>
          <w:szCs w:val="24"/>
        </w:rPr>
        <w:t xml:space="preserve"> та оформленням документації за допомогою </w:t>
      </w:r>
      <w:proofErr w:type="spellStart"/>
      <w:r w:rsidRPr="004941CC">
        <w:rPr>
          <w:rFonts w:ascii="Times New Roman" w:eastAsia="Times New Roman" w:hAnsi="Times New Roman" w:cs="Times New Roman"/>
          <w:b/>
          <w:sz w:val="24"/>
          <w:szCs w:val="24"/>
        </w:rPr>
        <w:t>Draw.io</w:t>
      </w:r>
      <w:proofErr w:type="spellEnd"/>
      <w:r w:rsidRPr="004941CC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r w:rsidR="00151FC9">
        <w:rPr>
          <w:rFonts w:ascii="Times New Roman" w:eastAsia="Times New Roman" w:hAnsi="Times New Roman" w:cs="Times New Roman"/>
          <w:b/>
          <w:sz w:val="24"/>
          <w:szCs w:val="24"/>
        </w:rPr>
        <w:t xml:space="preserve">та </w:t>
      </w:r>
      <w:r w:rsidR="00151FC9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Microsoft</w:t>
      </w:r>
      <w:r w:rsidR="00151FC9" w:rsidRPr="007B3C80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r w:rsidR="00151FC9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Word</w:t>
      </w:r>
    </w:p>
    <w:p w:rsidR="006721EB" w:rsidRPr="006721EB" w:rsidRDefault="00BB3CE0" w:rsidP="00F175F2">
      <w:pPr>
        <w:pStyle w:val="normal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lastRenderedPageBreak/>
        <w:drawing>
          <wp:anchor distT="0" distB="0" distL="114300" distR="114300" simplePos="0" relativeHeight="251659264" behindDoc="0" locked="0" layoutInCell="1" allowOverlap="1">
            <wp:simplePos x="0" y="0"/>
            <wp:positionH relativeFrom="margin">
              <wp:align>left</wp:align>
            </wp:positionH>
            <wp:positionV relativeFrom="margin">
              <wp:align>top</wp:align>
            </wp:positionV>
            <wp:extent cx="2994660" cy="7625080"/>
            <wp:effectExtent l="19050" t="0" r="0" b="0"/>
            <wp:wrapSquare wrapText="bothSides"/>
            <wp:docPr id="4" name="Рисунок 3" descr="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.PNG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94660" cy="76250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6721EB" w:rsidRPr="006721EB">
        <w:rPr>
          <w:rFonts w:ascii="Times New Roman" w:eastAsia="Times New Roman" w:hAnsi="Times New Roman" w:cs="Times New Roman"/>
          <w:sz w:val="24"/>
          <w:szCs w:val="24"/>
        </w:rPr>
        <w:t xml:space="preserve">Зареєструвалась на платформі </w:t>
      </w:r>
      <w:r w:rsidR="006721EB" w:rsidRPr="006721EB">
        <w:rPr>
          <w:rFonts w:ascii="Times New Roman" w:eastAsia="Times New Roman" w:hAnsi="Times New Roman" w:cs="Times New Roman"/>
          <w:sz w:val="24"/>
          <w:szCs w:val="24"/>
          <w:lang w:val="en-US"/>
        </w:rPr>
        <w:t>Draw</w:t>
      </w:r>
      <w:r w:rsidR="006721EB" w:rsidRPr="007B3C80">
        <w:rPr>
          <w:rFonts w:ascii="Times New Roman" w:eastAsia="Times New Roman" w:hAnsi="Times New Roman" w:cs="Times New Roman"/>
          <w:sz w:val="24"/>
          <w:szCs w:val="24"/>
        </w:rPr>
        <w:t>.</w:t>
      </w:r>
      <w:proofErr w:type="spellStart"/>
      <w:r w:rsidR="006721EB" w:rsidRPr="006721EB">
        <w:rPr>
          <w:rFonts w:ascii="Times New Roman" w:eastAsia="Times New Roman" w:hAnsi="Times New Roman" w:cs="Times New Roman"/>
          <w:sz w:val="24"/>
          <w:szCs w:val="24"/>
          <w:lang w:val="en-US"/>
        </w:rPr>
        <w:t>io</w:t>
      </w:r>
      <w:proofErr w:type="spellEnd"/>
      <w:r w:rsidR="006721EB" w:rsidRPr="007B3C8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6721EB">
        <w:rPr>
          <w:rFonts w:ascii="Times New Roman" w:eastAsia="Times New Roman" w:hAnsi="Times New Roman" w:cs="Times New Roman"/>
          <w:sz w:val="24"/>
          <w:szCs w:val="24"/>
        </w:rPr>
        <w:t xml:space="preserve">та виконала алгоритмічну </w:t>
      </w:r>
      <w:proofErr w:type="spellStart"/>
      <w:r w:rsidR="006721EB">
        <w:rPr>
          <w:rFonts w:ascii="Times New Roman" w:eastAsia="Times New Roman" w:hAnsi="Times New Roman" w:cs="Times New Roman"/>
          <w:sz w:val="24"/>
          <w:szCs w:val="24"/>
        </w:rPr>
        <w:t>блокс</w:t>
      </w:r>
      <w:r w:rsidR="006721EB" w:rsidRPr="006721EB">
        <w:rPr>
          <w:rFonts w:ascii="Times New Roman" w:eastAsia="Times New Roman" w:hAnsi="Times New Roman" w:cs="Times New Roman"/>
          <w:sz w:val="24"/>
          <w:szCs w:val="24"/>
        </w:rPr>
        <w:t>хему</w:t>
      </w:r>
      <w:proofErr w:type="spellEnd"/>
      <w:r w:rsidR="006721EB" w:rsidRPr="006721EB">
        <w:rPr>
          <w:rFonts w:ascii="Times New Roman" w:eastAsia="Times New Roman" w:hAnsi="Times New Roman" w:cs="Times New Roman"/>
          <w:sz w:val="24"/>
          <w:szCs w:val="24"/>
        </w:rPr>
        <w:t xml:space="preserve"> до задачі з завдання №11</w:t>
      </w:r>
    </w:p>
    <w:p w:rsidR="00406EFD" w:rsidRDefault="00654A9E" w:rsidP="006721EB">
      <w:pPr>
        <w:pStyle w:val="normal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>
            <wp:extent cx="3413252" cy="7018020"/>
            <wp:effectExtent l="19050" t="0" r="0" b="0"/>
            <wp:docPr id="7" name="Рисунок 6" descr="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.PNG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22307" cy="70366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B3CE0">
        <w:rPr>
          <w:rFonts w:ascii="Times New Roman" w:eastAsia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>
            <wp:extent cx="2625090" cy="2991382"/>
            <wp:effectExtent l="19050" t="0" r="3810" b="0"/>
            <wp:docPr id="9" name="Рисунок 8" descr="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.PNG"/>
                    <pic:cNvPicPr/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25090" cy="29913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06EFD" w:rsidRDefault="00406EFD">
      <w:pPr>
        <w:pStyle w:val="normal0"/>
        <w:spacing w:line="240" w:lineRule="auto"/>
        <w:ind w:left="720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:rsidR="00406EFD" w:rsidRDefault="009F24ED">
      <w:pPr>
        <w:pStyle w:val="normal0"/>
        <w:spacing w:line="240" w:lineRule="auto"/>
        <w:ind w:left="720"/>
        <w:jc w:val="center"/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</w:rPr>
      </w:pPr>
      <w:r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</w:rPr>
        <w:t>Рис 1.</w:t>
      </w:r>
      <w:r w:rsidR="00F175F2"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</w:rPr>
        <w:t xml:space="preserve"> </w:t>
      </w:r>
      <w:proofErr w:type="spellStart"/>
      <w:r w:rsidR="00F175F2"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</w:rPr>
        <w:t>Блоксхема</w:t>
      </w:r>
      <w:proofErr w:type="spellEnd"/>
      <w:r w:rsidR="00F175F2"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</w:rPr>
        <w:t xml:space="preserve"> до задачі про </w:t>
      </w:r>
      <w:r w:rsidR="006721EB"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</w:rPr>
        <w:t>розрахунок автономності портативної зарядної станції</w:t>
      </w:r>
    </w:p>
    <w:p w:rsidR="00406EFD" w:rsidRDefault="00406EFD">
      <w:pPr>
        <w:pStyle w:val="normal0"/>
        <w:spacing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406EFD" w:rsidRDefault="009F24ED">
      <w:pPr>
        <w:pStyle w:val="normal0"/>
        <w:numPr>
          <w:ilvl w:val="0"/>
          <w:numId w:val="13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Планований час на реалізацію: 20хв</w:t>
      </w:r>
    </w:p>
    <w:p w:rsidR="00406EFD" w:rsidRPr="006721EB" w:rsidRDefault="006721EB" w:rsidP="006721EB">
      <w:pPr>
        <w:pStyle w:val="normal0"/>
        <w:numPr>
          <w:ilvl w:val="0"/>
          <w:numId w:val="13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Фактичний час реалізації: 45хв</w:t>
      </w:r>
    </w:p>
    <w:p w:rsidR="00406EFD" w:rsidRDefault="00406EFD">
      <w:pPr>
        <w:pStyle w:val="normal0"/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406EFD" w:rsidRDefault="009F24ED">
      <w:pPr>
        <w:pStyle w:val="2"/>
        <w:spacing w:before="40" w:after="0"/>
        <w:jc w:val="both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3.</w:t>
      </w: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ab/>
        <w:t>Конфігурація середовища до виконання завдань:</w:t>
      </w:r>
    </w:p>
    <w:p w:rsidR="00406EFD" w:rsidRDefault="00BB6850">
      <w:pPr>
        <w:pStyle w:val="normal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Завдання №4 </w:t>
      </w:r>
      <w:r w:rsidRPr="00B75B8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Встановлення WSL </w:t>
      </w:r>
      <w:proofErr w:type="spellStart"/>
      <w:r w:rsidRPr="00B75B81">
        <w:rPr>
          <w:rFonts w:ascii="Times New Roman" w:eastAsia="Times New Roman" w:hAnsi="Times New Roman" w:cs="Times New Roman"/>
          <w:b/>
          <w:bCs/>
          <w:sz w:val="24"/>
          <w:szCs w:val="24"/>
        </w:rPr>
        <w:t>Ubuntu</w:t>
      </w:r>
      <w:proofErr w:type="spellEnd"/>
      <w:r w:rsidRPr="00B75B8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, робота з базовими консольними командами </w:t>
      </w:r>
      <w:proofErr w:type="spellStart"/>
      <w:r w:rsidRPr="00B75B81">
        <w:rPr>
          <w:rFonts w:ascii="Times New Roman" w:eastAsia="Times New Roman" w:hAnsi="Times New Roman" w:cs="Times New Roman"/>
          <w:b/>
          <w:bCs/>
          <w:sz w:val="24"/>
          <w:szCs w:val="24"/>
        </w:rPr>
        <w:t>Linux</w:t>
      </w:r>
      <w:proofErr w:type="spellEnd"/>
    </w:p>
    <w:p w:rsidR="00406EFD" w:rsidRDefault="007B3C80">
      <w:pPr>
        <w:pStyle w:val="normal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>
            <wp:extent cx="5204460" cy="2019300"/>
            <wp:effectExtent l="19050" t="0" r="0" b="0"/>
            <wp:docPr id="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04460" cy="20193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B3C80" w:rsidRDefault="007B3C80">
      <w:pPr>
        <w:pStyle w:val="normal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>
            <wp:extent cx="5181600" cy="1363980"/>
            <wp:effectExtent l="19050" t="0" r="0" b="0"/>
            <wp:docPr id="3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3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81600" cy="13639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06EFD" w:rsidRDefault="00406EFD" w:rsidP="00BB6850">
      <w:pPr>
        <w:pStyle w:val="normal0"/>
        <w:spacing w:after="160" w:line="256" w:lineRule="auto"/>
        <w:ind w:left="720"/>
      </w:pPr>
    </w:p>
    <w:p w:rsidR="00406EFD" w:rsidRPr="007A21B3" w:rsidRDefault="009F24ED">
      <w:pPr>
        <w:pStyle w:val="normal0"/>
        <w:spacing w:line="240" w:lineRule="auto"/>
        <w:ind w:left="720"/>
        <w:jc w:val="center"/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</w:rPr>
      </w:pPr>
      <w:r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</w:rPr>
        <w:t xml:space="preserve">Рис 2. </w:t>
      </w:r>
      <w:r w:rsidR="007A21B3"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</w:rPr>
        <w:t xml:space="preserve">Виконання </w:t>
      </w:r>
      <w:r w:rsidR="007A21B3"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en-US"/>
        </w:rPr>
        <w:t>Linux</w:t>
      </w:r>
      <w:r w:rsidR="007A21B3" w:rsidRPr="007A21B3"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</w:rPr>
        <w:t xml:space="preserve"> </w:t>
      </w:r>
      <w:r w:rsidR="007A21B3"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</w:rPr>
        <w:t>команд</w:t>
      </w:r>
    </w:p>
    <w:p w:rsidR="00406EFD" w:rsidRDefault="00406EFD">
      <w:pPr>
        <w:pStyle w:val="normal0"/>
        <w:spacing w:after="20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406EFD" w:rsidRDefault="007A21B3">
      <w:pPr>
        <w:pStyle w:val="normal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Завдання №3</w:t>
      </w:r>
      <w:r w:rsidR="009F24E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9F24ED">
        <w:rPr>
          <w:rFonts w:ascii="Times New Roman" w:eastAsia="Times New Roman" w:hAnsi="Times New Roman" w:cs="Times New Roman"/>
          <w:b/>
          <w:bCs/>
          <w:sz w:val="24"/>
          <w:szCs w:val="24"/>
        </w:rPr>
        <w:t>Trellо</w:t>
      </w:r>
      <w:proofErr w:type="spellEnd"/>
    </w:p>
    <w:p w:rsidR="00406EFD" w:rsidRDefault="007A21B3">
      <w:pPr>
        <w:pStyle w:val="normal0"/>
        <w:numPr>
          <w:ilvl w:val="0"/>
          <w:numId w:val="10"/>
        </w:numPr>
        <w:spacing w:after="200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Тімлід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створив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борду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в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трелло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, команда доєдналась та створила свої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таски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відповідно до їх поточного стану: 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To</w:t>
      </w:r>
      <w:r w:rsidRPr="007A21B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do</w:t>
      </w:r>
      <w:r w:rsidRPr="007A21B3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In</w:t>
      </w:r>
      <w:r w:rsidRPr="007A21B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progress</w:t>
      </w:r>
      <w:r w:rsidRPr="007A21B3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Review</w:t>
      </w:r>
      <w:r w:rsidRPr="007A21B3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Done</w:t>
      </w:r>
      <w:r w:rsidRPr="007A21B3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Stuck</w:t>
      </w:r>
      <w:r w:rsidRPr="007A21B3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BB3CE0" w:rsidRDefault="00BB3CE0" w:rsidP="00BB3CE0">
      <w:pPr>
        <w:pStyle w:val="normal0"/>
        <w:spacing w:after="200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B3CE0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>
            <wp:extent cx="4339590" cy="2441110"/>
            <wp:effectExtent l="19050" t="0" r="3810" b="0"/>
            <wp:docPr id="12" name="Рисунок 1" descr="trello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rello.jpg"/>
                    <pic:cNvPicPr/>
                  </pic:nvPicPr>
                  <pic:blipFill>
                    <a:blip r:embed="rId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39590" cy="2441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B3CE0" w:rsidRDefault="00BB3CE0" w:rsidP="00BB3CE0">
      <w:pPr>
        <w:pStyle w:val="normal0"/>
        <w:spacing w:line="240" w:lineRule="auto"/>
        <w:ind w:left="720"/>
        <w:jc w:val="center"/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</w:rPr>
      </w:pPr>
      <w:r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</w:rPr>
        <w:t xml:space="preserve">Рис 3. Створена дошка в </w:t>
      </w:r>
      <w:proofErr w:type="spellStart"/>
      <w:r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</w:rPr>
        <w:t>Trello</w:t>
      </w:r>
      <w:proofErr w:type="spellEnd"/>
    </w:p>
    <w:p w:rsidR="00406EFD" w:rsidRPr="007D1C8D" w:rsidRDefault="00406EFD">
      <w:pPr>
        <w:pStyle w:val="normal0"/>
        <w:spacing w:after="20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406EFD" w:rsidRDefault="009F24ED">
      <w:pPr>
        <w:pStyle w:val="normal0"/>
        <w:spacing w:after="20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Завдання №</w:t>
      </w:r>
      <w:r w:rsidR="003504BE" w:rsidRPr="003504B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5 Встановлення та конфігурація середовища розробки </w:t>
      </w:r>
      <w:proofErr w:type="spellStart"/>
      <w:r w:rsidR="003504BE" w:rsidRPr="003504BE">
        <w:rPr>
          <w:rFonts w:ascii="Times New Roman" w:eastAsia="Times New Roman" w:hAnsi="Times New Roman" w:cs="Times New Roman"/>
          <w:b/>
          <w:bCs/>
          <w:sz w:val="24"/>
          <w:szCs w:val="24"/>
        </w:rPr>
        <w:t>Visual</w:t>
      </w:r>
      <w:proofErr w:type="spellEnd"/>
      <w:r w:rsidR="003504BE" w:rsidRPr="003504B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3504BE" w:rsidRPr="003504BE">
        <w:rPr>
          <w:rFonts w:ascii="Times New Roman" w:eastAsia="Times New Roman" w:hAnsi="Times New Roman" w:cs="Times New Roman"/>
          <w:b/>
          <w:bCs/>
          <w:sz w:val="24"/>
          <w:szCs w:val="24"/>
        </w:rPr>
        <w:t>Studio</w:t>
      </w:r>
      <w:proofErr w:type="spellEnd"/>
      <w:r w:rsidR="003504BE" w:rsidRPr="003504B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3504BE" w:rsidRPr="003504BE">
        <w:rPr>
          <w:rFonts w:ascii="Times New Roman" w:eastAsia="Times New Roman" w:hAnsi="Times New Roman" w:cs="Times New Roman"/>
          <w:b/>
          <w:bCs/>
          <w:sz w:val="24"/>
          <w:szCs w:val="24"/>
        </w:rPr>
        <w:t>Code</w:t>
      </w:r>
      <w:proofErr w:type="spellEnd"/>
    </w:p>
    <w:p w:rsidR="00406EFD" w:rsidRDefault="003504BE" w:rsidP="003504BE">
      <w:pPr>
        <w:pStyle w:val="normal0"/>
        <w:numPr>
          <w:ilvl w:val="0"/>
          <w:numId w:val="8"/>
        </w:numPr>
        <w:spacing w:after="20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Встановила середовище розробки </w:t>
      </w:r>
      <w:proofErr w:type="spellStart"/>
      <w:r w:rsidR="000B6ADD">
        <w:rPr>
          <w:rFonts w:ascii="Times New Roman" w:eastAsia="Times New Roman" w:hAnsi="Times New Roman" w:cs="Times New Roman"/>
          <w:sz w:val="24"/>
          <w:szCs w:val="24"/>
          <w:lang w:val="en-US"/>
        </w:rPr>
        <w:t>VSCode</w:t>
      </w:r>
      <w:proofErr w:type="spellEnd"/>
    </w:p>
    <w:p w:rsidR="003504BE" w:rsidRPr="003504BE" w:rsidRDefault="000B6ADD" w:rsidP="003504BE">
      <w:pPr>
        <w:pStyle w:val="normal0"/>
        <w:numPr>
          <w:ilvl w:val="0"/>
          <w:numId w:val="8"/>
        </w:numPr>
        <w:spacing w:after="20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>
            <wp:extent cx="5337387" cy="3002280"/>
            <wp:effectExtent l="19050" t="0" r="0" b="0"/>
            <wp:docPr id="5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3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40345" cy="300394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06EFD" w:rsidRPr="000B6ADD" w:rsidRDefault="009F24ED" w:rsidP="000B6ADD">
      <w:pPr>
        <w:pStyle w:val="normal0"/>
        <w:spacing w:after="20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</w:rPr>
        <w:t xml:space="preserve">Рис 5. </w:t>
      </w:r>
      <w:r w:rsidR="003504BE"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</w:rPr>
        <w:t xml:space="preserve">Зображення робочого простору </w:t>
      </w:r>
      <w:proofErr w:type="spellStart"/>
      <w:r w:rsidR="003504BE"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</w:rPr>
        <w:t>вскод</w:t>
      </w:r>
      <w:proofErr w:type="spellEnd"/>
      <w:r w:rsidR="003504BE"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</w:rPr>
        <w:t>:</w:t>
      </w:r>
    </w:p>
    <w:p w:rsidR="00406EFD" w:rsidRDefault="00406EFD">
      <w:pPr>
        <w:pStyle w:val="normal0"/>
        <w:spacing w:after="20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406EFD" w:rsidRDefault="009F24ED">
      <w:pPr>
        <w:pStyle w:val="normal0"/>
        <w:spacing w:after="20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Завдання №</w:t>
      </w:r>
      <w:r w:rsidR="000B6ADD">
        <w:rPr>
          <w:rFonts w:ascii="Times New Roman" w:eastAsia="Times New Roman" w:hAnsi="Times New Roman" w:cs="Times New Roman"/>
          <w:b/>
          <w:bCs/>
          <w:sz w:val="24"/>
          <w:szCs w:val="24"/>
        </w:rPr>
        <w:t>6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="000B6ADD" w:rsidRPr="00CF767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Встановлення розширень та </w:t>
      </w:r>
      <w:proofErr w:type="spellStart"/>
      <w:r w:rsidR="000B6ADD" w:rsidRPr="00CF767A">
        <w:rPr>
          <w:rFonts w:ascii="Times New Roman" w:eastAsia="Times New Roman" w:hAnsi="Times New Roman" w:cs="Times New Roman"/>
          <w:b/>
          <w:bCs/>
          <w:sz w:val="24"/>
          <w:szCs w:val="24"/>
        </w:rPr>
        <w:t>автодоповнення</w:t>
      </w:r>
      <w:proofErr w:type="spellEnd"/>
      <w:r w:rsidR="000B6ADD" w:rsidRPr="00CF767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для мови С++</w:t>
      </w:r>
    </w:p>
    <w:p w:rsidR="00406EFD" w:rsidRDefault="009F24ED">
      <w:pPr>
        <w:pStyle w:val="normal0"/>
        <w:numPr>
          <w:ilvl w:val="0"/>
          <w:numId w:val="1"/>
        </w:numPr>
        <w:spacing w:after="160" w:line="25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Встановила розширення для C/С++</w:t>
      </w:r>
    </w:p>
    <w:p w:rsidR="00406EFD" w:rsidRDefault="000B6ADD">
      <w:pPr>
        <w:pStyle w:val="normal0"/>
        <w:spacing w:after="20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>
            <wp:extent cx="5733415" cy="2654772"/>
            <wp:effectExtent l="19050" t="0" r="635" b="0"/>
            <wp:docPr id="6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3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3415" cy="265477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06EFD" w:rsidRDefault="009F24ED">
      <w:pPr>
        <w:pStyle w:val="normal0"/>
        <w:spacing w:line="240" w:lineRule="auto"/>
        <w:ind w:left="72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</w:rPr>
        <w:t xml:space="preserve">Рис 6. Встановлені розширення у </w:t>
      </w:r>
      <w:proofErr w:type="spellStart"/>
      <w:r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</w:rPr>
        <w:t>Visual</w:t>
      </w:r>
      <w:proofErr w:type="spellEnd"/>
      <w:r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</w:rPr>
        <w:t>Studio</w:t>
      </w:r>
      <w:proofErr w:type="spellEnd"/>
      <w:r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</w:rPr>
        <w:t>Code</w:t>
      </w:r>
      <w:proofErr w:type="spellEnd"/>
      <w:r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</w:rPr>
        <w:t xml:space="preserve"> </w:t>
      </w:r>
    </w:p>
    <w:p w:rsidR="00406EFD" w:rsidRDefault="00406EFD">
      <w:pPr>
        <w:pStyle w:val="2"/>
        <w:keepNext w:val="0"/>
        <w:keepLines w:val="0"/>
        <w:spacing w:before="40" w:after="0" w:line="196" w:lineRule="auto"/>
        <w:jc w:val="both"/>
        <w:rPr>
          <w:color w:val="2F5496"/>
          <w:sz w:val="26"/>
          <w:szCs w:val="26"/>
        </w:rPr>
      </w:pPr>
      <w:bookmarkStart w:id="2" w:name="_heading=h.c2k67t2k90gt" w:colFirst="0" w:colLast="0"/>
      <w:bookmarkEnd w:id="2"/>
    </w:p>
    <w:p w:rsidR="00406EFD" w:rsidRDefault="000B6ADD">
      <w:pPr>
        <w:pStyle w:val="normal0"/>
        <w:numPr>
          <w:ilvl w:val="0"/>
          <w:numId w:val="3"/>
        </w:numPr>
        <w:spacing w:before="40" w:line="19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>
            <wp:extent cx="5229778" cy="1414890"/>
            <wp:effectExtent l="19050" t="0" r="8972" b="0"/>
            <wp:docPr id="8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3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26543" cy="141401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06EFD" w:rsidRDefault="00406EFD">
      <w:pPr>
        <w:pStyle w:val="normal0"/>
        <w:spacing w:after="200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:rsidR="00406EFD" w:rsidRDefault="009F24ED">
      <w:pPr>
        <w:pStyle w:val="normal0"/>
        <w:spacing w:line="240" w:lineRule="auto"/>
        <w:ind w:left="720"/>
        <w:jc w:val="center"/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</w:rPr>
      </w:pPr>
      <w:r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</w:rPr>
        <w:t>Рис 7.</w:t>
      </w:r>
      <w:r w:rsidR="001E45A0"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</w:rPr>
        <w:t xml:space="preserve"> Встановлений компілятор</w:t>
      </w:r>
    </w:p>
    <w:p w:rsidR="00406EFD" w:rsidRDefault="00406EFD">
      <w:pPr>
        <w:pStyle w:val="normal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406EFD" w:rsidRDefault="009F24ED">
      <w:pPr>
        <w:pStyle w:val="normal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Завдання №</w:t>
      </w:r>
      <w:r w:rsidR="001E45A0">
        <w:rPr>
          <w:rFonts w:ascii="Times New Roman" w:eastAsia="Times New Roman" w:hAnsi="Times New Roman" w:cs="Times New Roman"/>
          <w:b/>
          <w:bCs/>
          <w:sz w:val="24"/>
          <w:szCs w:val="24"/>
        </w:rPr>
        <w:t>8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Git</w:t>
      </w:r>
      <w:proofErr w:type="spellEnd"/>
    </w:p>
    <w:p w:rsidR="001E45A0" w:rsidRPr="001E45A0" w:rsidRDefault="009F24ED" w:rsidP="001E45A0">
      <w:pPr>
        <w:pStyle w:val="normal0"/>
        <w:numPr>
          <w:ilvl w:val="0"/>
          <w:numId w:val="16"/>
        </w:numPr>
        <w:spacing w:after="160" w:line="25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приєднала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Git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до свого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Github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 На фото показана історія роботи з гітом.</w:t>
      </w:r>
    </w:p>
    <w:p w:rsidR="00F86E01" w:rsidRPr="00F86E01" w:rsidRDefault="001E45A0" w:rsidP="00F86E01">
      <w:pPr>
        <w:pStyle w:val="normal0"/>
        <w:spacing w:after="160" w:line="25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>
            <wp:extent cx="4648200" cy="2972347"/>
            <wp:effectExtent l="19050" t="0" r="0" b="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3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50039" cy="297352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06EFD" w:rsidRDefault="009F24ED" w:rsidP="001E45A0">
      <w:pPr>
        <w:pStyle w:val="normal0"/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</w:rPr>
        <w:t>Рис 8. Істор</w:t>
      </w:r>
      <w:r w:rsidR="001E45A0"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</w:rPr>
        <w:t>ія роботи з гітом</w:t>
      </w:r>
    </w:p>
    <w:p w:rsidR="00406EFD" w:rsidRDefault="009F24ED">
      <w:pPr>
        <w:pStyle w:val="normal0"/>
        <w:spacing w:after="20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Завдання №</w:t>
      </w:r>
      <w:r w:rsidR="00973A2E">
        <w:rPr>
          <w:rFonts w:ascii="Times New Roman" w:eastAsia="Times New Roman" w:hAnsi="Times New Roman" w:cs="Times New Roman"/>
          <w:b/>
          <w:bCs/>
          <w:sz w:val="24"/>
          <w:szCs w:val="24"/>
        </w:rPr>
        <w:t>7</w:t>
      </w:r>
      <w:r w:rsidR="00973A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GitHub</w:t>
      </w:r>
      <w:proofErr w:type="spellEnd"/>
    </w:p>
    <w:p w:rsidR="00406EFD" w:rsidRDefault="009F24ED">
      <w:pPr>
        <w:pStyle w:val="normal0"/>
        <w:numPr>
          <w:ilvl w:val="0"/>
          <w:numId w:val="11"/>
        </w:numPr>
        <w:spacing w:after="20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Зареєструвалась на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GitHub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406EFD" w:rsidRDefault="00973A2E">
      <w:pPr>
        <w:pStyle w:val="normal0"/>
        <w:spacing w:after="20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>
            <wp:extent cx="5733415" cy="3225046"/>
            <wp:effectExtent l="19050" t="0" r="635" b="0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3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3415" cy="322504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06EFD" w:rsidRDefault="009F24ED">
      <w:pPr>
        <w:pStyle w:val="normal0"/>
        <w:spacing w:line="240" w:lineRule="auto"/>
        <w:ind w:left="720"/>
        <w:jc w:val="center"/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</w:rPr>
      </w:pPr>
      <w:r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</w:rPr>
        <w:t xml:space="preserve">Рис 9. Створений </w:t>
      </w:r>
      <w:proofErr w:type="spellStart"/>
      <w:r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</w:rPr>
        <w:t>GitHub</w:t>
      </w:r>
      <w:proofErr w:type="spellEnd"/>
      <w:r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</w:rPr>
        <w:t>аккаунт</w:t>
      </w:r>
      <w:proofErr w:type="spellEnd"/>
    </w:p>
    <w:p w:rsidR="00406EFD" w:rsidRDefault="009F24ED">
      <w:pPr>
        <w:pStyle w:val="normal0"/>
        <w:numPr>
          <w:ilvl w:val="0"/>
          <w:numId w:val="14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Створила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ssh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ключ</w:t>
      </w:r>
    </w:p>
    <w:p w:rsidR="00406EFD" w:rsidRDefault="00BF30D1">
      <w:pPr>
        <w:pStyle w:val="normal0"/>
        <w:ind w:left="72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>
            <wp:extent cx="5221176" cy="2106603"/>
            <wp:effectExtent l="19050" t="0" r="0" b="0"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3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23420" cy="210750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06EFD" w:rsidRDefault="009F24ED">
      <w:pPr>
        <w:pStyle w:val="normal0"/>
        <w:spacing w:line="240" w:lineRule="auto"/>
        <w:ind w:left="720"/>
        <w:jc w:val="center"/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</w:rPr>
      </w:pPr>
      <w:r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</w:rPr>
        <w:t xml:space="preserve">Рис 10. Створений </w:t>
      </w:r>
      <w:proofErr w:type="spellStart"/>
      <w:r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</w:rPr>
        <w:t>ssh</w:t>
      </w:r>
      <w:proofErr w:type="spellEnd"/>
      <w:r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</w:rPr>
        <w:t xml:space="preserve"> ключ</w:t>
      </w:r>
    </w:p>
    <w:p w:rsidR="00406EFD" w:rsidRDefault="00406EFD">
      <w:pPr>
        <w:pStyle w:val="normal0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406EFD" w:rsidRDefault="009F24ED">
      <w:pPr>
        <w:pStyle w:val="normal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Завдання №</w:t>
      </w:r>
      <w:r w:rsidR="00BF30D1">
        <w:rPr>
          <w:rFonts w:ascii="Times New Roman" w:eastAsia="Times New Roman" w:hAnsi="Times New Roman" w:cs="Times New Roman"/>
          <w:b/>
          <w:bCs/>
          <w:sz w:val="24"/>
          <w:szCs w:val="24"/>
        </w:rPr>
        <w:t>9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Algotester</w:t>
      </w:r>
      <w:proofErr w:type="spellEnd"/>
    </w:p>
    <w:p w:rsidR="00406EFD" w:rsidRDefault="009F24ED">
      <w:pPr>
        <w:pStyle w:val="normal0"/>
        <w:numPr>
          <w:ilvl w:val="0"/>
          <w:numId w:val="7"/>
        </w:numPr>
        <w:spacing w:after="160" w:line="25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Зареєструвалася на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алготестері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та виконала </w:t>
      </w:r>
      <w:r w:rsidR="00BF30D1">
        <w:rPr>
          <w:rFonts w:ascii="Times New Roman" w:eastAsia="Times New Roman" w:hAnsi="Times New Roman" w:cs="Times New Roman"/>
          <w:sz w:val="24"/>
          <w:szCs w:val="24"/>
        </w:rPr>
        <w:t>базову задачу:</w:t>
      </w:r>
    </w:p>
    <w:p w:rsidR="00406EFD" w:rsidRDefault="00BF30D1">
      <w:pPr>
        <w:pStyle w:val="normal0"/>
        <w:spacing w:after="20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>
            <wp:extent cx="5733415" cy="3225046"/>
            <wp:effectExtent l="19050" t="0" r="635" b="0"/>
            <wp:docPr id="40" name="Рисунок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3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3415" cy="322504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06EFD" w:rsidRDefault="009F24ED">
      <w:pPr>
        <w:pStyle w:val="normal0"/>
        <w:spacing w:line="240" w:lineRule="auto"/>
        <w:ind w:left="720"/>
        <w:jc w:val="center"/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</w:rPr>
      </w:pPr>
      <w:r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</w:rPr>
        <w:t xml:space="preserve">Рис 11. </w:t>
      </w:r>
      <w:r w:rsidR="00BF30D1"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</w:rPr>
        <w:t>Умова задачі</w:t>
      </w:r>
    </w:p>
    <w:p w:rsidR="00BF30D1" w:rsidRDefault="00BF30D1" w:rsidP="00BF30D1">
      <w:pPr>
        <w:pStyle w:val="normal0"/>
        <w:spacing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>
            <wp:extent cx="5256107" cy="2956560"/>
            <wp:effectExtent l="19050" t="0" r="1693" b="0"/>
            <wp:docPr id="43" name="Рисунок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3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9019" cy="295819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F30D1" w:rsidRDefault="00423592" w:rsidP="00BF30D1">
      <w:pPr>
        <w:pStyle w:val="normal0"/>
        <w:spacing w:line="240" w:lineRule="auto"/>
        <w:ind w:left="720"/>
        <w:jc w:val="center"/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</w:rPr>
      </w:pPr>
      <w:r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</w:rPr>
        <w:t>Рис 12</w:t>
      </w:r>
      <w:r w:rsidR="00BF30D1"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</w:rPr>
        <w:t>. Розв’язання задачі</w:t>
      </w:r>
    </w:p>
    <w:p w:rsidR="00406EFD" w:rsidRDefault="00406EFD">
      <w:pPr>
        <w:pStyle w:val="normal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406EFD" w:rsidRDefault="009F24ED">
      <w:pPr>
        <w:pStyle w:val="normal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Завдання №</w:t>
      </w:r>
      <w:r w:rsidR="00BF30D1">
        <w:rPr>
          <w:rFonts w:ascii="Times New Roman" w:eastAsia="Times New Roman" w:hAnsi="Times New Roman" w:cs="Times New Roman"/>
          <w:b/>
          <w:bCs/>
          <w:sz w:val="24"/>
          <w:szCs w:val="24"/>
        </w:rPr>
        <w:t>10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BF30D1" w:rsidRPr="00BF30D1">
        <w:rPr>
          <w:rFonts w:ascii="Times New Roman" w:eastAsia="Times New Roman" w:hAnsi="Times New Roman" w:cs="Times New Roman"/>
          <w:b/>
          <w:sz w:val="24"/>
          <w:szCs w:val="24"/>
        </w:rPr>
        <w:t xml:space="preserve">Створення </w:t>
      </w:r>
      <w:proofErr w:type="spellStart"/>
      <w:r w:rsidR="00BF30D1" w:rsidRPr="00BF30D1">
        <w:rPr>
          <w:rFonts w:ascii="Times New Roman" w:eastAsia="Times New Roman" w:hAnsi="Times New Roman" w:cs="Times New Roman"/>
          <w:b/>
          <w:sz w:val="24"/>
          <w:szCs w:val="24"/>
        </w:rPr>
        <w:t>репозиторію</w:t>
      </w:r>
      <w:proofErr w:type="spellEnd"/>
      <w:r w:rsidR="00BF30D1" w:rsidRPr="00BF30D1">
        <w:rPr>
          <w:rFonts w:ascii="Times New Roman" w:eastAsia="Times New Roman" w:hAnsi="Times New Roman" w:cs="Times New Roman"/>
          <w:b/>
          <w:sz w:val="24"/>
          <w:szCs w:val="24"/>
        </w:rPr>
        <w:t xml:space="preserve"> та обмін файлами</w:t>
      </w:r>
    </w:p>
    <w:p w:rsidR="00406EFD" w:rsidRDefault="009F24ED">
      <w:pPr>
        <w:pStyle w:val="normal0"/>
        <w:numPr>
          <w:ilvl w:val="0"/>
          <w:numId w:val="15"/>
        </w:numPr>
        <w:spacing w:after="160" w:line="25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Створила свій власний</w:t>
      </w:r>
      <w:r w:rsidR="0042359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репозиторій</w:t>
      </w:r>
      <w:proofErr w:type="spellEnd"/>
    </w:p>
    <w:p w:rsidR="00423592" w:rsidRDefault="00423592">
      <w:pPr>
        <w:pStyle w:val="normal0"/>
        <w:numPr>
          <w:ilvl w:val="0"/>
          <w:numId w:val="15"/>
        </w:numPr>
        <w:spacing w:after="160" w:line="25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>
            <wp:extent cx="5215466" cy="2933700"/>
            <wp:effectExtent l="19050" t="0" r="4234" b="0"/>
            <wp:docPr id="46" name="Рисунок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/>
                    <pic:cNvPicPr>
                      <a:picLocks noChangeAspect="1" noChangeArrowheads="1"/>
                    </pic:cNvPicPr>
                  </pic:nvPicPr>
                  <pic:blipFill>
                    <a:blip r:embed="rId4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18356" cy="293532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06EFD" w:rsidRDefault="00406EFD">
      <w:pPr>
        <w:pStyle w:val="normal0"/>
        <w:spacing w:after="160" w:line="256" w:lineRule="auto"/>
        <w:ind w:left="720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406EFD" w:rsidRDefault="00423592">
      <w:pPr>
        <w:pStyle w:val="normal0"/>
        <w:spacing w:line="240" w:lineRule="auto"/>
        <w:ind w:left="72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</w:rPr>
        <w:t xml:space="preserve">Рис 13. Створений </w:t>
      </w:r>
      <w:proofErr w:type="spellStart"/>
      <w:r w:rsidR="009F24ED"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</w:rPr>
        <w:t>репозиторій</w:t>
      </w:r>
      <w:proofErr w:type="spellEnd"/>
    </w:p>
    <w:p w:rsidR="00406EFD" w:rsidRDefault="00463B23">
      <w:pPr>
        <w:pStyle w:val="2"/>
        <w:spacing w:before="40" w:after="0"/>
        <w:jc w:val="both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noProof/>
          <w:sz w:val="26"/>
          <w:szCs w:val="26"/>
        </w:rPr>
        <w:lastRenderedPageBreak/>
        <w:drawing>
          <wp:inline distT="0" distB="0" distL="0" distR="0">
            <wp:extent cx="5733415" cy="3225046"/>
            <wp:effectExtent l="19050" t="0" r="635" b="0"/>
            <wp:docPr id="52" name="Рисунок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/>
                    <pic:cNvPicPr>
                      <a:picLocks noChangeAspect="1" noChangeArrowheads="1"/>
                    </pic:cNvPicPr>
                  </pic:nvPicPr>
                  <pic:blipFill>
                    <a:blip r:embed="rId4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3415" cy="322504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63B23" w:rsidRDefault="00463B23" w:rsidP="00463B23">
      <w:pPr>
        <w:pStyle w:val="normal0"/>
        <w:spacing w:line="240" w:lineRule="auto"/>
        <w:ind w:left="72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</w:rPr>
        <w:t xml:space="preserve">Рис 14. Командний </w:t>
      </w:r>
      <w:proofErr w:type="spellStart"/>
      <w:r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</w:rPr>
        <w:t>репозиторій</w:t>
      </w:r>
      <w:proofErr w:type="spellEnd"/>
    </w:p>
    <w:p w:rsidR="00463B23" w:rsidRDefault="00463B23">
      <w:pPr>
        <w:pStyle w:val="2"/>
        <w:spacing w:before="40" w:after="0"/>
        <w:jc w:val="both"/>
        <w:rPr>
          <w:rFonts w:ascii="Times New Roman" w:eastAsia="Times New Roman" w:hAnsi="Times New Roman" w:cs="Times New Roman"/>
          <w:b/>
          <w:bCs/>
          <w:sz w:val="26"/>
          <w:szCs w:val="26"/>
        </w:rPr>
      </w:pPr>
    </w:p>
    <w:p w:rsidR="00406EFD" w:rsidRDefault="00463B23">
      <w:pPr>
        <w:pStyle w:val="2"/>
        <w:spacing w:before="40" w:after="0"/>
        <w:jc w:val="both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4. </w:t>
      </w: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ab/>
        <w:t>Код програми:</w:t>
      </w:r>
    </w:p>
    <w:p w:rsidR="00406EFD" w:rsidRPr="00423592" w:rsidRDefault="00423592" w:rsidP="00423592">
      <w:pPr>
        <w:pStyle w:val="normal0"/>
        <w:spacing w:after="200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Завдання №11</w:t>
      </w:r>
      <w:r w:rsidR="009F24ED"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Запустити першу програму (Автономність зарядної станції)</w:t>
      </w:r>
    </w:p>
    <w:p w:rsidR="00406EFD" w:rsidRDefault="009F24ED">
      <w:pPr>
        <w:pStyle w:val="normal0"/>
        <w:spacing w:after="200"/>
        <w:jc w:val="center"/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</w:rPr>
      </w:pP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sdt>
        <w:sdtPr>
          <w:tag w:val="goog_rdk_3"/>
          <w:id w:val="1359776406"/>
          <w:showingPlcHdr/>
        </w:sdtPr>
        <w:sdtContent>
          <w:r w:rsidR="00423592">
            <w:t xml:space="preserve">     </w:t>
          </w:r>
        </w:sdtContent>
      </w:sdt>
      <w:sdt>
        <w:sdtPr>
          <w:tag w:val="goog_rdk_5"/>
          <w:id w:val="-1680190310"/>
          <w:showingPlcHdr/>
        </w:sdtPr>
        <w:sdtContent>
          <w:r w:rsidR="00423592">
            <w:t xml:space="preserve">     </w:t>
          </w:r>
        </w:sdtContent>
      </w:sdt>
    </w:p>
    <w:p w:rsidR="00406EFD" w:rsidRDefault="000F459E">
      <w:pPr>
        <w:pStyle w:val="normal0"/>
        <w:spacing w:after="20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hyperlink r:id="rId42">
        <w:r w:rsidR="009F24ED">
          <w:rPr>
            <w:rFonts w:ascii="Times New Roman" w:eastAsia="Times New Roman" w:hAnsi="Times New Roman" w:cs="Times New Roman"/>
            <w:color w:val="1155CC"/>
            <w:sz w:val="24"/>
            <w:szCs w:val="24"/>
            <w:u w:val="single"/>
          </w:rPr>
          <w:t xml:space="preserve"> </w:t>
        </w:r>
      </w:hyperlink>
      <w:r w:rsidR="00423592" w:rsidRPr="00423592">
        <w:t xml:space="preserve"> </w:t>
      </w:r>
      <w:r w:rsidR="00423592">
        <w:rPr>
          <w:noProof/>
        </w:rPr>
        <w:drawing>
          <wp:inline distT="0" distB="0" distL="0" distR="0">
            <wp:extent cx="5733415" cy="3225046"/>
            <wp:effectExtent l="19050" t="0" r="635" b="0"/>
            <wp:docPr id="49" name="Рисунок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4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3415" cy="322504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06EFD" w:rsidRDefault="00463B23" w:rsidP="00423592">
      <w:pPr>
        <w:pStyle w:val="normal0"/>
        <w:spacing w:line="240" w:lineRule="auto"/>
        <w:ind w:left="720"/>
        <w:jc w:val="center"/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</w:rPr>
      </w:pPr>
      <w:r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</w:rPr>
        <w:t>Рис 15</w:t>
      </w:r>
      <w:r w:rsidR="00423592"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</w:rPr>
        <w:t xml:space="preserve">. Код програми для </w:t>
      </w:r>
      <w:proofErr w:type="spellStart"/>
      <w:r w:rsidR="00423592"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</w:rPr>
        <w:t>розв</w:t>
      </w:r>
      <w:proofErr w:type="spellEnd"/>
      <w:r w:rsidR="00423592" w:rsidRPr="00423592"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ru-RU"/>
        </w:rPr>
        <w:t>’</w:t>
      </w:r>
      <w:proofErr w:type="spellStart"/>
      <w:r w:rsidR="00423592"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</w:rPr>
        <w:t>язку</w:t>
      </w:r>
      <w:proofErr w:type="spellEnd"/>
      <w:r w:rsidR="00423592"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</w:rPr>
        <w:t xml:space="preserve"> задачі</w:t>
      </w:r>
    </w:p>
    <w:p w:rsidR="00463B23" w:rsidRPr="00463B23" w:rsidRDefault="00463B23" w:rsidP="00463B23">
      <w:pPr>
        <w:pStyle w:val="normal0"/>
        <w:spacing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463B23">
        <w:rPr>
          <w:rFonts w:ascii="Times New Roman" w:hAnsi="Times New Roman" w:cs="Times New Roman"/>
          <w:color w:val="000000"/>
          <w:sz w:val="24"/>
          <w:szCs w:val="24"/>
        </w:rPr>
        <w:t xml:space="preserve">Час затрачений на виконання завдання: </w:t>
      </w:r>
      <w:r>
        <w:rPr>
          <w:rFonts w:ascii="Times New Roman" w:hAnsi="Times New Roman" w:cs="Times New Roman"/>
          <w:color w:val="000000"/>
          <w:sz w:val="24"/>
          <w:szCs w:val="24"/>
        </w:rPr>
        <w:t>5 годин</w:t>
      </w:r>
    </w:p>
    <w:p w:rsidR="00406EFD" w:rsidRDefault="00406EFD">
      <w:pPr>
        <w:pStyle w:val="normal0"/>
        <w:spacing w:after="200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:rsidR="00406EFD" w:rsidRPr="00423592" w:rsidRDefault="00423592" w:rsidP="00423592">
      <w:pPr>
        <w:pStyle w:val="normal0"/>
        <w:spacing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bookmarkStart w:id="3" w:name="_heading=h.zfnj8lsy0kef" w:colFirst="0" w:colLast="0"/>
      <w:bookmarkEnd w:id="3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lastRenderedPageBreak/>
        <w:t>5</w:t>
      </w:r>
      <w:r w:rsidR="009F24ED">
        <w:rPr>
          <w:rFonts w:ascii="Times New Roman" w:eastAsia="Times New Roman" w:hAnsi="Times New Roman" w:cs="Times New Roman"/>
          <w:b/>
          <w:bCs/>
          <w:sz w:val="26"/>
          <w:szCs w:val="26"/>
        </w:rPr>
        <w:t>.</w:t>
      </w:r>
      <w:r w:rsidR="009F24ED">
        <w:rPr>
          <w:rFonts w:ascii="Times New Roman" w:eastAsia="Times New Roman" w:hAnsi="Times New Roman" w:cs="Times New Roman"/>
          <w:b/>
          <w:bCs/>
          <w:sz w:val="26"/>
          <w:szCs w:val="26"/>
        </w:rPr>
        <w:tab/>
        <w:t>Кооперація з командою:</w:t>
      </w:r>
    </w:p>
    <w:p w:rsidR="00406EFD" w:rsidRDefault="00AF0B01" w:rsidP="00AF0B01">
      <w:pPr>
        <w:pStyle w:val="normal0"/>
        <w:numPr>
          <w:ilvl w:val="0"/>
          <w:numId w:val="2"/>
        </w:numPr>
        <w:rPr>
          <w:rFonts w:ascii="Calibri" w:eastAsia="Calibri" w:hAnsi="Calibri" w:cs="Calibri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Перша зустріч </w:t>
      </w:r>
      <w:r w:rsidRPr="00AF0B01">
        <w:rPr>
          <w:rFonts w:ascii="Times New Roman" w:eastAsia="Times New Roman" w:hAnsi="Times New Roman" w:cs="Times New Roman"/>
          <w:sz w:val="24"/>
          <w:szCs w:val="24"/>
        </w:rPr>
        <w:t>15</w:t>
      </w:r>
      <w:r w:rsidR="009F24ED">
        <w:rPr>
          <w:rFonts w:ascii="Times New Roman" w:eastAsia="Times New Roman" w:hAnsi="Times New Roman" w:cs="Times New Roman"/>
          <w:sz w:val="24"/>
          <w:szCs w:val="24"/>
        </w:rPr>
        <w:t>.09. Обговорюємо епік,</w:t>
      </w:r>
      <w:r w:rsidRPr="00AF0B0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створюємо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борду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та визначаємо шляхи вирішення практичної задачі.</w:t>
      </w:r>
      <w:r>
        <w:rPr>
          <w:rFonts w:ascii="Calibri" w:eastAsia="Calibri" w:hAnsi="Calibri" w:cs="Calibri"/>
          <w:noProof/>
          <w:sz w:val="24"/>
          <w:szCs w:val="24"/>
        </w:rPr>
        <w:drawing>
          <wp:inline distT="0" distB="0" distL="0" distR="0">
            <wp:extent cx="5733415" cy="3489325"/>
            <wp:effectExtent l="19050" t="0" r="635" b="0"/>
            <wp:docPr id="1" name="Рисунок 0" descr="командний зідзвон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командний зідзвон.jpg"/>
                    <pic:cNvPicPr/>
                  </pic:nvPicPr>
                  <pic:blipFill>
                    <a:blip r:embed="rId4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489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06EFD" w:rsidRDefault="00406EFD">
      <w:pPr>
        <w:pStyle w:val="normal0"/>
        <w:jc w:val="both"/>
        <w:rPr>
          <w:rFonts w:ascii="Calibri" w:eastAsia="Calibri" w:hAnsi="Calibri" w:cs="Calibri"/>
        </w:rPr>
      </w:pPr>
    </w:p>
    <w:p w:rsidR="00406EFD" w:rsidRDefault="009F24ED">
      <w:pPr>
        <w:pStyle w:val="normal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  <w:r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</w:rPr>
        <w:t xml:space="preserve">Рис 15. </w:t>
      </w:r>
      <w:proofErr w:type="spellStart"/>
      <w:r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</w:rPr>
        <w:t>Скрін</w:t>
      </w:r>
      <w:proofErr w:type="spellEnd"/>
      <w:r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</w:rPr>
        <w:t xml:space="preserve"> першої зустрічі в</w:t>
      </w:r>
      <w:r w:rsidR="00AF0B01"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</w:rPr>
        <w:t xml:space="preserve"> телеграм групі.</w:t>
      </w:r>
    </w:p>
    <w:p w:rsidR="00406EFD" w:rsidRDefault="00406EFD">
      <w:pPr>
        <w:pStyle w:val="normal0"/>
        <w:jc w:val="both"/>
        <w:rPr>
          <w:rFonts w:ascii="Calibri" w:eastAsia="Calibri" w:hAnsi="Calibri" w:cs="Calibri"/>
        </w:rPr>
      </w:pPr>
    </w:p>
    <w:p w:rsidR="00406EFD" w:rsidRDefault="007D2D39" w:rsidP="007D2D39">
      <w:pPr>
        <w:pStyle w:val="normal0"/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noProof/>
        </w:rPr>
        <w:drawing>
          <wp:inline distT="0" distB="0" distL="0" distR="0">
            <wp:extent cx="5733415" cy="3225046"/>
            <wp:effectExtent l="19050" t="0" r="635" b="0"/>
            <wp:docPr id="1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3415" cy="322504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06EFD" w:rsidRDefault="00463B23">
      <w:pPr>
        <w:pStyle w:val="normal0"/>
        <w:ind w:left="720"/>
        <w:jc w:val="center"/>
        <w:rPr>
          <w:rFonts w:ascii="Calibri" w:eastAsia="Calibri" w:hAnsi="Calibri" w:cs="Calibri"/>
        </w:rPr>
      </w:pPr>
      <w:r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</w:rPr>
        <w:t>Рис 17</w:t>
      </w:r>
      <w:r w:rsidR="009F24ED"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</w:rPr>
        <w:t xml:space="preserve">. </w:t>
      </w:r>
      <w:proofErr w:type="spellStart"/>
      <w:r w:rsidR="009F24ED"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</w:rPr>
        <w:t>Скрін</w:t>
      </w:r>
      <w:proofErr w:type="spellEnd"/>
      <w:r w:rsidR="009F24ED"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</w:rPr>
        <w:t xml:space="preserve"> коментарів в </w:t>
      </w:r>
      <w:proofErr w:type="spellStart"/>
      <w:r w:rsidR="009F24ED"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</w:rPr>
        <w:t>пулреквесті</w:t>
      </w:r>
      <w:proofErr w:type="spellEnd"/>
    </w:p>
    <w:p w:rsidR="00406EFD" w:rsidRDefault="009F24ED">
      <w:pPr>
        <w:pStyle w:val="1"/>
        <w:spacing w:before="240" w:after="0"/>
        <w:jc w:val="both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lastRenderedPageBreak/>
        <w:t xml:space="preserve">Висновки: </w:t>
      </w:r>
    </w:p>
    <w:p w:rsidR="00406EFD" w:rsidRPr="003B46F1" w:rsidRDefault="00AF0B01">
      <w:pPr>
        <w:pStyle w:val="normal0"/>
        <w:spacing w:before="240" w:after="24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У</w:t>
      </w:r>
      <w:r w:rsidR="00132758">
        <w:rPr>
          <w:rFonts w:ascii="Times New Roman" w:eastAsia="Times New Roman" w:hAnsi="Times New Roman" w:cs="Times New Roman"/>
          <w:sz w:val="24"/>
          <w:szCs w:val="24"/>
        </w:rPr>
        <w:t xml:space="preserve"> результаті виконання лабораторної роботи я налаштувала робоче середовище для розробки коду мовою с++, вивчила базові команди вводу/виводу даної мови та початки синтаксису. Завантажила розширення та авто доповнення до мови с++. Ознайомлена з платформою </w:t>
      </w:r>
      <w:r w:rsidR="00132758">
        <w:rPr>
          <w:rFonts w:ascii="Times New Roman" w:eastAsia="Times New Roman" w:hAnsi="Times New Roman" w:cs="Times New Roman"/>
          <w:sz w:val="24"/>
          <w:szCs w:val="24"/>
          <w:lang w:val="en-US"/>
        </w:rPr>
        <w:t>Draw</w:t>
      </w:r>
      <w:r w:rsidR="00132758" w:rsidRPr="00132758">
        <w:rPr>
          <w:rFonts w:ascii="Times New Roman" w:eastAsia="Times New Roman" w:hAnsi="Times New Roman" w:cs="Times New Roman"/>
          <w:sz w:val="24"/>
          <w:szCs w:val="24"/>
          <w:lang w:val="ru-RU"/>
        </w:rPr>
        <w:t>.</w:t>
      </w:r>
      <w:proofErr w:type="spellStart"/>
      <w:r w:rsidR="00132758">
        <w:rPr>
          <w:rFonts w:ascii="Times New Roman" w:eastAsia="Times New Roman" w:hAnsi="Times New Roman" w:cs="Times New Roman"/>
          <w:sz w:val="24"/>
          <w:szCs w:val="24"/>
          <w:lang w:val="en-US"/>
        </w:rPr>
        <w:t>io</w:t>
      </w:r>
      <w:proofErr w:type="spellEnd"/>
      <w:r w:rsidR="00132758">
        <w:rPr>
          <w:rFonts w:ascii="Times New Roman" w:eastAsia="Times New Roman" w:hAnsi="Times New Roman" w:cs="Times New Roman"/>
          <w:sz w:val="24"/>
          <w:szCs w:val="24"/>
        </w:rPr>
        <w:t xml:space="preserve"> та її функціоналом, практично перевірила знання під час розробки алгоритму до коду задачі №11. Встановила </w:t>
      </w:r>
      <w:r w:rsidR="00132758">
        <w:rPr>
          <w:rFonts w:ascii="Times New Roman" w:eastAsia="Times New Roman" w:hAnsi="Times New Roman" w:cs="Times New Roman"/>
          <w:sz w:val="24"/>
          <w:szCs w:val="24"/>
          <w:lang w:val="en-US"/>
        </w:rPr>
        <w:t>WSL</w:t>
      </w:r>
      <w:r w:rsidR="00132758" w:rsidRPr="00132758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="00132758">
        <w:rPr>
          <w:rFonts w:ascii="Times New Roman" w:eastAsia="Times New Roman" w:hAnsi="Times New Roman" w:cs="Times New Roman"/>
          <w:sz w:val="24"/>
          <w:szCs w:val="24"/>
          <w:lang w:val="en-US"/>
        </w:rPr>
        <w:t>Ubuntu</w:t>
      </w:r>
      <w:proofErr w:type="spellEnd"/>
      <w:r w:rsidR="00132758">
        <w:rPr>
          <w:rFonts w:ascii="Times New Roman" w:eastAsia="Times New Roman" w:hAnsi="Times New Roman" w:cs="Times New Roman"/>
          <w:sz w:val="24"/>
          <w:szCs w:val="24"/>
        </w:rPr>
        <w:t xml:space="preserve"> та ознайомилась з базовими командами </w:t>
      </w:r>
      <w:proofErr w:type="spellStart"/>
      <w:r w:rsidR="00132758">
        <w:rPr>
          <w:rFonts w:ascii="Times New Roman" w:eastAsia="Times New Roman" w:hAnsi="Times New Roman" w:cs="Times New Roman"/>
          <w:sz w:val="24"/>
          <w:szCs w:val="24"/>
        </w:rPr>
        <w:t>лінукс</w:t>
      </w:r>
      <w:proofErr w:type="spellEnd"/>
      <w:r w:rsidR="00132758">
        <w:rPr>
          <w:rFonts w:ascii="Times New Roman" w:eastAsia="Times New Roman" w:hAnsi="Times New Roman" w:cs="Times New Roman"/>
          <w:sz w:val="24"/>
          <w:szCs w:val="24"/>
        </w:rPr>
        <w:t xml:space="preserve"> для зручного консольного вводу. Зареєструвалась на сайті </w:t>
      </w:r>
      <w:proofErr w:type="spellStart"/>
      <w:r w:rsidR="00132758">
        <w:rPr>
          <w:rFonts w:ascii="Times New Roman" w:eastAsia="Times New Roman" w:hAnsi="Times New Roman" w:cs="Times New Roman"/>
          <w:sz w:val="24"/>
          <w:szCs w:val="24"/>
          <w:lang w:val="en-US"/>
        </w:rPr>
        <w:t>GitHub</w:t>
      </w:r>
      <w:proofErr w:type="spellEnd"/>
      <w:r w:rsidR="00132758" w:rsidRPr="00132758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, </w:t>
      </w:r>
      <w:r w:rsidR="00132758">
        <w:rPr>
          <w:rFonts w:ascii="Times New Roman" w:eastAsia="Times New Roman" w:hAnsi="Times New Roman" w:cs="Times New Roman"/>
          <w:sz w:val="24"/>
          <w:szCs w:val="24"/>
        </w:rPr>
        <w:t xml:space="preserve">ознайомлена з його функціоналом та призначенням. Навчилась створювати гілки, пул </w:t>
      </w:r>
      <w:proofErr w:type="spellStart"/>
      <w:r w:rsidR="00132758">
        <w:rPr>
          <w:rFonts w:ascii="Times New Roman" w:eastAsia="Times New Roman" w:hAnsi="Times New Roman" w:cs="Times New Roman"/>
          <w:sz w:val="24"/>
          <w:szCs w:val="24"/>
        </w:rPr>
        <w:t>ревести</w:t>
      </w:r>
      <w:proofErr w:type="spellEnd"/>
      <w:r w:rsidR="00132758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="00132758">
        <w:rPr>
          <w:rFonts w:ascii="Times New Roman" w:eastAsia="Times New Roman" w:hAnsi="Times New Roman" w:cs="Times New Roman"/>
          <w:sz w:val="24"/>
          <w:szCs w:val="24"/>
        </w:rPr>
        <w:t>пулити</w:t>
      </w:r>
      <w:proofErr w:type="spellEnd"/>
      <w:r w:rsidR="00132758">
        <w:rPr>
          <w:rFonts w:ascii="Times New Roman" w:eastAsia="Times New Roman" w:hAnsi="Times New Roman" w:cs="Times New Roman"/>
          <w:sz w:val="24"/>
          <w:szCs w:val="24"/>
        </w:rPr>
        <w:t xml:space="preserve"> та пушити файли. Налаштувала </w:t>
      </w:r>
      <w:proofErr w:type="spellStart"/>
      <w:r w:rsidR="00132758">
        <w:rPr>
          <w:rFonts w:ascii="Times New Roman" w:eastAsia="Times New Roman" w:hAnsi="Times New Roman" w:cs="Times New Roman"/>
          <w:sz w:val="24"/>
          <w:szCs w:val="24"/>
          <w:lang w:val="en-US"/>
        </w:rPr>
        <w:t>Git</w:t>
      </w:r>
      <w:proofErr w:type="spellEnd"/>
      <w:r w:rsidR="00132758">
        <w:rPr>
          <w:rFonts w:ascii="Times New Roman" w:eastAsia="Times New Roman" w:hAnsi="Times New Roman" w:cs="Times New Roman"/>
          <w:sz w:val="24"/>
          <w:szCs w:val="24"/>
        </w:rPr>
        <w:t xml:space="preserve"> всередині робочого середовища </w:t>
      </w:r>
      <w:r w:rsidR="003B46F1">
        <w:rPr>
          <w:rFonts w:ascii="Times New Roman" w:eastAsia="Times New Roman" w:hAnsi="Times New Roman" w:cs="Times New Roman"/>
          <w:sz w:val="24"/>
          <w:szCs w:val="24"/>
        </w:rPr>
        <w:t xml:space="preserve">для швидкого обміну файлами з </w:t>
      </w:r>
      <w:proofErr w:type="spellStart"/>
      <w:r w:rsidR="003B46F1">
        <w:rPr>
          <w:rFonts w:ascii="Times New Roman" w:eastAsia="Times New Roman" w:hAnsi="Times New Roman" w:cs="Times New Roman"/>
          <w:sz w:val="24"/>
          <w:szCs w:val="24"/>
          <w:lang w:val="en-US"/>
        </w:rPr>
        <w:t>GitHub</w:t>
      </w:r>
      <w:proofErr w:type="spellEnd"/>
      <w:r w:rsidR="003B46F1">
        <w:rPr>
          <w:rFonts w:ascii="Times New Roman" w:eastAsia="Times New Roman" w:hAnsi="Times New Roman" w:cs="Times New Roman"/>
          <w:sz w:val="24"/>
          <w:szCs w:val="24"/>
        </w:rPr>
        <w:t>, вивчила базові консольні команди:</w:t>
      </w:r>
      <w:r w:rsidR="003B46F1" w:rsidRPr="003B46F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="003B46F1">
        <w:rPr>
          <w:rFonts w:ascii="Times New Roman" w:eastAsia="Times New Roman" w:hAnsi="Times New Roman" w:cs="Times New Roman"/>
          <w:sz w:val="24"/>
          <w:szCs w:val="24"/>
          <w:lang w:val="en-US"/>
        </w:rPr>
        <w:t>git</w:t>
      </w:r>
      <w:proofErr w:type="spellEnd"/>
      <w:r w:rsidR="003B46F1" w:rsidRPr="003B46F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3B46F1">
        <w:rPr>
          <w:rFonts w:ascii="Times New Roman" w:eastAsia="Times New Roman" w:hAnsi="Times New Roman" w:cs="Times New Roman"/>
          <w:sz w:val="24"/>
          <w:szCs w:val="24"/>
          <w:lang w:val="en-US"/>
        </w:rPr>
        <w:t>add</w:t>
      </w:r>
      <w:r w:rsidR="003B46F1" w:rsidRPr="003B46F1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="003B46F1">
        <w:rPr>
          <w:rFonts w:ascii="Times New Roman" w:eastAsia="Times New Roman" w:hAnsi="Times New Roman" w:cs="Times New Roman"/>
          <w:sz w:val="24"/>
          <w:szCs w:val="24"/>
          <w:lang w:val="en-US"/>
        </w:rPr>
        <w:t>git</w:t>
      </w:r>
      <w:proofErr w:type="spellEnd"/>
      <w:r w:rsidR="003B46F1" w:rsidRPr="003B46F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3B46F1">
        <w:rPr>
          <w:rFonts w:ascii="Times New Roman" w:eastAsia="Times New Roman" w:hAnsi="Times New Roman" w:cs="Times New Roman"/>
          <w:sz w:val="24"/>
          <w:szCs w:val="24"/>
          <w:lang w:val="en-US"/>
        </w:rPr>
        <w:t>status</w:t>
      </w:r>
      <w:r w:rsidR="003B46F1" w:rsidRPr="003B46F1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="003B46F1">
        <w:rPr>
          <w:rFonts w:ascii="Times New Roman" w:eastAsia="Times New Roman" w:hAnsi="Times New Roman" w:cs="Times New Roman"/>
          <w:sz w:val="24"/>
          <w:szCs w:val="24"/>
          <w:lang w:val="en-US"/>
        </w:rPr>
        <w:t>git</w:t>
      </w:r>
      <w:proofErr w:type="spellEnd"/>
      <w:r w:rsidR="003B46F1" w:rsidRPr="003B46F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3B46F1">
        <w:rPr>
          <w:rFonts w:ascii="Times New Roman" w:eastAsia="Times New Roman" w:hAnsi="Times New Roman" w:cs="Times New Roman"/>
          <w:sz w:val="24"/>
          <w:szCs w:val="24"/>
          <w:lang w:val="en-US"/>
        </w:rPr>
        <w:t>commit</w:t>
      </w:r>
      <w:r w:rsidR="003B46F1" w:rsidRPr="003B46F1">
        <w:rPr>
          <w:rFonts w:ascii="Times New Roman" w:eastAsia="Times New Roman" w:hAnsi="Times New Roman" w:cs="Times New Roman"/>
          <w:sz w:val="24"/>
          <w:szCs w:val="24"/>
        </w:rPr>
        <w:t xml:space="preserve"> –</w:t>
      </w:r>
      <w:r w:rsidR="003B46F1">
        <w:rPr>
          <w:rFonts w:ascii="Times New Roman" w:eastAsia="Times New Roman" w:hAnsi="Times New Roman" w:cs="Times New Roman"/>
          <w:sz w:val="24"/>
          <w:szCs w:val="24"/>
          <w:lang w:val="en-US"/>
        </w:rPr>
        <w:t>m</w:t>
      </w:r>
      <w:r w:rsidR="003B46F1" w:rsidRPr="003B46F1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="003B46F1">
        <w:rPr>
          <w:rFonts w:ascii="Times New Roman" w:eastAsia="Times New Roman" w:hAnsi="Times New Roman" w:cs="Times New Roman"/>
          <w:sz w:val="24"/>
          <w:szCs w:val="24"/>
          <w:lang w:val="en-US"/>
        </w:rPr>
        <w:t>git</w:t>
      </w:r>
      <w:proofErr w:type="spellEnd"/>
      <w:r w:rsidR="003B46F1" w:rsidRPr="003B46F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3B46F1">
        <w:rPr>
          <w:rFonts w:ascii="Times New Roman" w:eastAsia="Times New Roman" w:hAnsi="Times New Roman" w:cs="Times New Roman"/>
          <w:sz w:val="24"/>
          <w:szCs w:val="24"/>
          <w:lang w:val="en-US"/>
        </w:rPr>
        <w:t>pull</w:t>
      </w:r>
      <w:r w:rsidR="003B46F1" w:rsidRPr="003B46F1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="003B46F1">
        <w:rPr>
          <w:rFonts w:ascii="Times New Roman" w:eastAsia="Times New Roman" w:hAnsi="Times New Roman" w:cs="Times New Roman"/>
          <w:sz w:val="24"/>
          <w:szCs w:val="24"/>
          <w:lang w:val="en-US"/>
        </w:rPr>
        <w:t>git</w:t>
      </w:r>
      <w:proofErr w:type="spellEnd"/>
      <w:r w:rsidR="003B46F1" w:rsidRPr="003B46F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3B46F1">
        <w:rPr>
          <w:rFonts w:ascii="Times New Roman" w:eastAsia="Times New Roman" w:hAnsi="Times New Roman" w:cs="Times New Roman"/>
          <w:sz w:val="24"/>
          <w:szCs w:val="24"/>
          <w:lang w:val="en-US"/>
        </w:rPr>
        <w:t>log</w:t>
      </w:r>
      <w:r w:rsidR="003B46F1" w:rsidRPr="003B46F1">
        <w:rPr>
          <w:rFonts w:ascii="Times New Roman" w:eastAsia="Times New Roman" w:hAnsi="Times New Roman" w:cs="Times New Roman"/>
          <w:sz w:val="24"/>
          <w:szCs w:val="24"/>
        </w:rPr>
        <w:t>.</w:t>
      </w:r>
      <w:r w:rsidR="003B46F1">
        <w:rPr>
          <w:rFonts w:ascii="Times New Roman" w:eastAsia="Times New Roman" w:hAnsi="Times New Roman" w:cs="Times New Roman"/>
          <w:sz w:val="24"/>
          <w:szCs w:val="24"/>
        </w:rPr>
        <w:t xml:space="preserve"> Зареєструвалась на сайті </w:t>
      </w:r>
      <w:proofErr w:type="spellStart"/>
      <w:r w:rsidR="003B46F1">
        <w:rPr>
          <w:rFonts w:ascii="Times New Roman" w:eastAsia="Times New Roman" w:hAnsi="Times New Roman" w:cs="Times New Roman"/>
          <w:sz w:val="24"/>
          <w:szCs w:val="24"/>
          <w:lang w:val="en-US"/>
        </w:rPr>
        <w:t>Algotester</w:t>
      </w:r>
      <w:proofErr w:type="spellEnd"/>
      <w:r w:rsidR="003B46F1" w:rsidRPr="003B46F1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="003B46F1">
        <w:rPr>
          <w:rFonts w:ascii="Times New Roman" w:eastAsia="Times New Roman" w:hAnsi="Times New Roman" w:cs="Times New Roman"/>
          <w:sz w:val="24"/>
          <w:szCs w:val="24"/>
        </w:rPr>
        <w:t xml:space="preserve">та вирішила задачу на додавання змінних, перевірила код. Ознайомлена з поняттям </w:t>
      </w:r>
      <w:proofErr w:type="spellStart"/>
      <w:r w:rsidR="003B46F1">
        <w:rPr>
          <w:rFonts w:ascii="Times New Roman" w:eastAsia="Times New Roman" w:hAnsi="Times New Roman" w:cs="Times New Roman"/>
          <w:sz w:val="24"/>
          <w:szCs w:val="24"/>
        </w:rPr>
        <w:t>репозиторію</w:t>
      </w:r>
      <w:proofErr w:type="spellEnd"/>
      <w:r w:rsidR="003B46F1">
        <w:rPr>
          <w:rFonts w:ascii="Times New Roman" w:eastAsia="Times New Roman" w:hAnsi="Times New Roman" w:cs="Times New Roman"/>
          <w:sz w:val="24"/>
          <w:szCs w:val="24"/>
        </w:rPr>
        <w:t xml:space="preserve">, створила власний та була додана в командний. Запустила першу програму мовою с++, </w:t>
      </w:r>
      <w:proofErr w:type="spellStart"/>
      <w:r w:rsidR="003B46F1">
        <w:rPr>
          <w:rFonts w:ascii="Times New Roman" w:eastAsia="Times New Roman" w:hAnsi="Times New Roman" w:cs="Times New Roman"/>
          <w:sz w:val="24"/>
          <w:szCs w:val="24"/>
        </w:rPr>
        <w:t>валідувала</w:t>
      </w:r>
      <w:proofErr w:type="spellEnd"/>
      <w:r w:rsidR="003B46F1">
        <w:rPr>
          <w:rFonts w:ascii="Times New Roman" w:eastAsia="Times New Roman" w:hAnsi="Times New Roman" w:cs="Times New Roman"/>
          <w:sz w:val="24"/>
          <w:szCs w:val="24"/>
        </w:rPr>
        <w:t xml:space="preserve"> її.</w:t>
      </w:r>
    </w:p>
    <w:p w:rsidR="00406EFD" w:rsidRDefault="009F24ED">
      <w:pPr>
        <w:pStyle w:val="normal0"/>
        <w:spacing w:before="240" w:after="24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Здобуті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навчики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406EFD" w:rsidRPr="003B46F1" w:rsidRDefault="003B46F1" w:rsidP="003B46F1">
      <w:pPr>
        <w:pStyle w:val="normal0"/>
        <w:numPr>
          <w:ilvl w:val="0"/>
          <w:numId w:val="17"/>
        </w:numPr>
        <w:spacing w:before="24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Основні поняття мови с++:</w:t>
      </w:r>
    </w:p>
    <w:p w:rsidR="003B46F1" w:rsidRPr="003B46F1" w:rsidRDefault="003B46F1" w:rsidP="003B46F1">
      <w:pPr>
        <w:pStyle w:val="normal0"/>
        <w:spacing w:before="240"/>
        <w:ind w:left="720"/>
        <w:jc w:val="both"/>
        <w:rPr>
          <w:rFonts w:ascii="Times New Roman" w:eastAsia="Times New Roman" w:hAnsi="Times New Roman" w:cs="Times New Roman"/>
          <w:i/>
          <w:sz w:val="28"/>
          <w:szCs w:val="28"/>
        </w:rPr>
      </w:pPr>
      <w:r w:rsidRPr="003B46F1">
        <w:rPr>
          <w:rFonts w:ascii="Times New Roman" w:eastAsia="Times New Roman" w:hAnsi="Times New Roman" w:cs="Times New Roman"/>
          <w:bCs/>
          <w:i/>
          <w:sz w:val="24"/>
          <w:szCs w:val="24"/>
        </w:rPr>
        <w:t>Знання команд ввід/вивід, базового синтаксису, використання бібліотек.</w:t>
      </w:r>
    </w:p>
    <w:p w:rsidR="003B46F1" w:rsidRPr="003B46F1" w:rsidRDefault="003B46F1" w:rsidP="003B46F1">
      <w:pPr>
        <w:pStyle w:val="normal0"/>
        <w:numPr>
          <w:ilvl w:val="0"/>
          <w:numId w:val="17"/>
        </w:numPr>
        <w:spacing w:before="24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Розуміння роботи алгоритму: </w:t>
      </w:r>
    </w:p>
    <w:p w:rsidR="003B46F1" w:rsidRPr="00471ABD" w:rsidRDefault="003B46F1" w:rsidP="003B46F1">
      <w:pPr>
        <w:pStyle w:val="normal0"/>
        <w:spacing w:before="240"/>
        <w:ind w:left="720"/>
        <w:jc w:val="both"/>
        <w:rPr>
          <w:rFonts w:ascii="Times New Roman" w:eastAsia="Times New Roman" w:hAnsi="Times New Roman" w:cs="Times New Roman"/>
          <w:i/>
          <w:sz w:val="28"/>
          <w:szCs w:val="28"/>
        </w:rPr>
      </w:pPr>
      <w:r w:rsidRPr="00471ABD">
        <w:rPr>
          <w:rFonts w:ascii="Times New Roman" w:eastAsia="Times New Roman" w:hAnsi="Times New Roman" w:cs="Times New Roman"/>
          <w:bCs/>
          <w:i/>
          <w:sz w:val="24"/>
          <w:szCs w:val="24"/>
        </w:rPr>
        <w:t xml:space="preserve">Знаю за що відповідають фігури в алгоритмах, вмію будувати </w:t>
      </w:r>
      <w:r w:rsidR="00471ABD" w:rsidRPr="00471ABD">
        <w:rPr>
          <w:rFonts w:ascii="Times New Roman" w:eastAsia="Times New Roman" w:hAnsi="Times New Roman" w:cs="Times New Roman"/>
          <w:bCs/>
          <w:i/>
          <w:sz w:val="24"/>
          <w:szCs w:val="24"/>
        </w:rPr>
        <w:t xml:space="preserve">блок-схеми на сайті </w:t>
      </w:r>
      <w:r w:rsidR="00471ABD" w:rsidRPr="00471ABD">
        <w:rPr>
          <w:rFonts w:ascii="Times New Roman" w:eastAsia="Times New Roman" w:hAnsi="Times New Roman" w:cs="Times New Roman"/>
          <w:bCs/>
          <w:i/>
          <w:sz w:val="24"/>
          <w:szCs w:val="24"/>
          <w:lang w:val="en-US"/>
        </w:rPr>
        <w:t>Draw</w:t>
      </w:r>
      <w:r w:rsidR="00471ABD" w:rsidRPr="00471ABD">
        <w:rPr>
          <w:rFonts w:ascii="Times New Roman" w:eastAsia="Times New Roman" w:hAnsi="Times New Roman" w:cs="Times New Roman"/>
          <w:bCs/>
          <w:i/>
          <w:sz w:val="24"/>
          <w:szCs w:val="24"/>
          <w:lang w:val="ru-RU"/>
        </w:rPr>
        <w:t>.</w:t>
      </w:r>
      <w:proofErr w:type="spellStart"/>
      <w:r w:rsidR="00471ABD" w:rsidRPr="00471ABD">
        <w:rPr>
          <w:rFonts w:ascii="Times New Roman" w:eastAsia="Times New Roman" w:hAnsi="Times New Roman" w:cs="Times New Roman"/>
          <w:bCs/>
          <w:i/>
          <w:sz w:val="24"/>
          <w:szCs w:val="24"/>
          <w:lang w:val="en-US"/>
        </w:rPr>
        <w:t>i</w:t>
      </w:r>
      <w:proofErr w:type="spellEnd"/>
      <w:r w:rsidR="00471ABD">
        <w:rPr>
          <w:rFonts w:ascii="Times New Roman" w:eastAsia="Times New Roman" w:hAnsi="Times New Roman" w:cs="Times New Roman"/>
          <w:bCs/>
          <w:i/>
          <w:sz w:val="24"/>
          <w:szCs w:val="24"/>
        </w:rPr>
        <w:t>о</w:t>
      </w:r>
    </w:p>
    <w:p w:rsidR="003B46F1" w:rsidRPr="00471ABD" w:rsidRDefault="003B46F1" w:rsidP="003B46F1">
      <w:pPr>
        <w:pStyle w:val="normal0"/>
        <w:numPr>
          <w:ilvl w:val="0"/>
          <w:numId w:val="17"/>
        </w:numPr>
        <w:spacing w:before="24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Платформи для командної роботи:</w:t>
      </w:r>
    </w:p>
    <w:p w:rsidR="00471ABD" w:rsidRPr="00471ABD" w:rsidRDefault="00471ABD" w:rsidP="00471ABD">
      <w:pPr>
        <w:pStyle w:val="normal0"/>
        <w:spacing w:before="240"/>
        <w:ind w:left="720"/>
        <w:jc w:val="both"/>
        <w:rPr>
          <w:rFonts w:ascii="Times New Roman" w:eastAsia="Times New Roman" w:hAnsi="Times New Roman" w:cs="Times New Roman"/>
          <w:i/>
          <w:sz w:val="28"/>
          <w:szCs w:val="28"/>
        </w:rPr>
      </w:pPr>
      <w:r>
        <w:rPr>
          <w:rFonts w:ascii="Times New Roman" w:eastAsia="Times New Roman" w:hAnsi="Times New Roman" w:cs="Times New Roman"/>
          <w:bCs/>
          <w:i/>
          <w:sz w:val="24"/>
          <w:szCs w:val="24"/>
        </w:rPr>
        <w:t xml:space="preserve">Ознайомлена з платформою </w:t>
      </w:r>
      <w:proofErr w:type="spellStart"/>
      <w:r>
        <w:rPr>
          <w:rFonts w:ascii="Times New Roman" w:eastAsia="Times New Roman" w:hAnsi="Times New Roman" w:cs="Times New Roman"/>
          <w:bCs/>
          <w:i/>
          <w:sz w:val="24"/>
          <w:szCs w:val="24"/>
          <w:lang w:val="en-US"/>
        </w:rPr>
        <w:t>Trello</w:t>
      </w:r>
      <w:proofErr w:type="spellEnd"/>
      <w:r>
        <w:rPr>
          <w:rFonts w:ascii="Times New Roman" w:eastAsia="Times New Roman" w:hAnsi="Times New Roman" w:cs="Times New Roman"/>
          <w:bCs/>
          <w:i/>
          <w:sz w:val="24"/>
          <w:szCs w:val="24"/>
        </w:rPr>
        <w:t>, яка дозволяє зручно виконувати командну роботу та відслідковувати прогрес учасників.</w:t>
      </w:r>
    </w:p>
    <w:p w:rsidR="003B46F1" w:rsidRPr="00471ABD" w:rsidRDefault="003B46F1" w:rsidP="003B46F1">
      <w:pPr>
        <w:pStyle w:val="normal0"/>
        <w:numPr>
          <w:ilvl w:val="0"/>
          <w:numId w:val="17"/>
        </w:numPr>
        <w:spacing w:before="24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Налаштування середовища:</w:t>
      </w:r>
    </w:p>
    <w:p w:rsidR="00471ABD" w:rsidRPr="00471ABD" w:rsidRDefault="00471ABD" w:rsidP="00471ABD">
      <w:pPr>
        <w:pStyle w:val="normal0"/>
        <w:spacing w:before="240"/>
        <w:ind w:left="720"/>
        <w:jc w:val="both"/>
        <w:rPr>
          <w:rFonts w:ascii="Times New Roman" w:eastAsia="Times New Roman" w:hAnsi="Times New Roman" w:cs="Times New Roman"/>
          <w:i/>
          <w:sz w:val="28"/>
          <w:szCs w:val="28"/>
        </w:rPr>
      </w:pPr>
      <w:r>
        <w:rPr>
          <w:rFonts w:ascii="Times New Roman" w:eastAsia="Times New Roman" w:hAnsi="Times New Roman" w:cs="Times New Roman"/>
          <w:bCs/>
          <w:i/>
          <w:sz w:val="24"/>
          <w:szCs w:val="24"/>
        </w:rPr>
        <w:t xml:space="preserve">Встановила та налаштувала середовище розробки </w:t>
      </w:r>
      <w:proofErr w:type="spellStart"/>
      <w:r>
        <w:rPr>
          <w:rFonts w:ascii="Times New Roman" w:eastAsia="Times New Roman" w:hAnsi="Times New Roman" w:cs="Times New Roman"/>
          <w:bCs/>
          <w:i/>
          <w:sz w:val="24"/>
          <w:szCs w:val="24"/>
          <w:lang w:val="en-US"/>
        </w:rPr>
        <w:t>VisualStudio</w:t>
      </w:r>
      <w:proofErr w:type="spellEnd"/>
      <w:r w:rsidRPr="00471ABD">
        <w:rPr>
          <w:rFonts w:ascii="Times New Roman" w:eastAsia="Times New Roman" w:hAnsi="Times New Roman" w:cs="Times New Roman"/>
          <w:bCs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Cs/>
          <w:i/>
          <w:sz w:val="24"/>
          <w:szCs w:val="24"/>
          <w:lang w:val="en-US"/>
        </w:rPr>
        <w:t>Code</w:t>
      </w:r>
      <w:r w:rsidRPr="00471ABD">
        <w:rPr>
          <w:rFonts w:ascii="Times New Roman" w:eastAsia="Times New Roman" w:hAnsi="Times New Roman" w:cs="Times New Roman"/>
          <w:bCs/>
          <w:i/>
          <w:sz w:val="24"/>
          <w:szCs w:val="24"/>
        </w:rPr>
        <w:t xml:space="preserve">, </w:t>
      </w:r>
      <w:r>
        <w:rPr>
          <w:rFonts w:ascii="Times New Roman" w:eastAsia="Times New Roman" w:hAnsi="Times New Roman" w:cs="Times New Roman"/>
          <w:bCs/>
          <w:i/>
          <w:sz w:val="24"/>
          <w:szCs w:val="24"/>
          <w:lang w:val="en-US"/>
        </w:rPr>
        <w:t>WSL</w:t>
      </w:r>
      <w:r w:rsidRPr="00471ABD">
        <w:rPr>
          <w:rFonts w:ascii="Times New Roman" w:eastAsia="Times New Roman" w:hAnsi="Times New Roman" w:cs="Times New Roman"/>
          <w:bCs/>
          <w:i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i/>
          <w:sz w:val="24"/>
          <w:szCs w:val="24"/>
          <w:lang w:val="en-US"/>
        </w:rPr>
        <w:t>Ubuntu</w:t>
      </w:r>
      <w:proofErr w:type="spellEnd"/>
      <w:r>
        <w:rPr>
          <w:rFonts w:ascii="Times New Roman" w:eastAsia="Times New Roman" w:hAnsi="Times New Roman" w:cs="Times New Roman"/>
          <w:bCs/>
          <w:i/>
          <w:sz w:val="24"/>
          <w:szCs w:val="24"/>
        </w:rPr>
        <w:t xml:space="preserve">, додала розширення для мови с++, ознайомлена з поняттям та використанням </w:t>
      </w:r>
      <w:proofErr w:type="spellStart"/>
      <w:r>
        <w:rPr>
          <w:rFonts w:ascii="Times New Roman" w:eastAsia="Times New Roman" w:hAnsi="Times New Roman" w:cs="Times New Roman"/>
          <w:bCs/>
          <w:i/>
          <w:sz w:val="24"/>
          <w:szCs w:val="24"/>
        </w:rPr>
        <w:t>лінкера</w:t>
      </w:r>
      <w:proofErr w:type="spellEnd"/>
      <w:r>
        <w:rPr>
          <w:rFonts w:ascii="Times New Roman" w:eastAsia="Times New Roman" w:hAnsi="Times New Roman" w:cs="Times New Roman"/>
          <w:bCs/>
          <w:i/>
          <w:sz w:val="24"/>
          <w:szCs w:val="24"/>
        </w:rPr>
        <w:t xml:space="preserve"> та </w:t>
      </w:r>
      <w:proofErr w:type="spellStart"/>
      <w:r>
        <w:rPr>
          <w:rFonts w:ascii="Times New Roman" w:eastAsia="Times New Roman" w:hAnsi="Times New Roman" w:cs="Times New Roman"/>
          <w:bCs/>
          <w:i/>
          <w:sz w:val="24"/>
          <w:szCs w:val="24"/>
        </w:rPr>
        <w:t>дебагера</w:t>
      </w:r>
      <w:proofErr w:type="spellEnd"/>
      <w:r>
        <w:rPr>
          <w:rFonts w:ascii="Times New Roman" w:eastAsia="Times New Roman" w:hAnsi="Times New Roman" w:cs="Times New Roman"/>
          <w:bCs/>
          <w:i/>
          <w:sz w:val="24"/>
          <w:szCs w:val="24"/>
        </w:rPr>
        <w:t>.</w:t>
      </w:r>
    </w:p>
    <w:p w:rsidR="003B46F1" w:rsidRPr="00471ABD" w:rsidRDefault="003B46F1" w:rsidP="003B46F1">
      <w:pPr>
        <w:pStyle w:val="normal0"/>
        <w:numPr>
          <w:ilvl w:val="0"/>
          <w:numId w:val="17"/>
        </w:numPr>
        <w:spacing w:before="24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Сервіси для обміну файлами:</w:t>
      </w:r>
    </w:p>
    <w:p w:rsidR="00471ABD" w:rsidRPr="00471ABD" w:rsidRDefault="00471ABD" w:rsidP="00471ABD">
      <w:pPr>
        <w:pStyle w:val="normal0"/>
        <w:spacing w:before="240"/>
        <w:ind w:left="720"/>
        <w:jc w:val="both"/>
        <w:rPr>
          <w:rFonts w:ascii="Times New Roman" w:eastAsia="Times New Roman" w:hAnsi="Times New Roman" w:cs="Times New Roman"/>
          <w:i/>
          <w:sz w:val="28"/>
          <w:szCs w:val="28"/>
        </w:rPr>
      </w:pPr>
      <w:r>
        <w:rPr>
          <w:rFonts w:ascii="Times New Roman" w:eastAsia="Times New Roman" w:hAnsi="Times New Roman" w:cs="Times New Roman"/>
          <w:bCs/>
          <w:i/>
          <w:sz w:val="24"/>
          <w:szCs w:val="24"/>
        </w:rPr>
        <w:t xml:space="preserve">Зареєструвалась на платформі </w:t>
      </w:r>
      <w:proofErr w:type="spellStart"/>
      <w:r>
        <w:rPr>
          <w:rFonts w:ascii="Times New Roman" w:eastAsia="Times New Roman" w:hAnsi="Times New Roman" w:cs="Times New Roman"/>
          <w:bCs/>
          <w:i/>
          <w:sz w:val="24"/>
          <w:szCs w:val="24"/>
          <w:lang w:val="en-US"/>
        </w:rPr>
        <w:t>GitHub</w:t>
      </w:r>
      <w:proofErr w:type="spellEnd"/>
      <w:r>
        <w:rPr>
          <w:rFonts w:ascii="Times New Roman" w:eastAsia="Times New Roman" w:hAnsi="Times New Roman" w:cs="Times New Roman"/>
          <w:bCs/>
          <w:i/>
          <w:sz w:val="24"/>
          <w:szCs w:val="24"/>
        </w:rPr>
        <w:t>, приєднала до неї свій локальний</w:t>
      </w:r>
      <w:r w:rsidRPr="00471ABD">
        <w:rPr>
          <w:rFonts w:ascii="Times New Roman" w:eastAsia="Times New Roman" w:hAnsi="Times New Roman" w:cs="Times New Roman"/>
          <w:bCs/>
          <w:i/>
          <w:sz w:val="24"/>
          <w:szCs w:val="24"/>
          <w:lang w:val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i/>
          <w:sz w:val="24"/>
          <w:szCs w:val="24"/>
          <w:lang w:val="en-US"/>
        </w:rPr>
        <w:t>Git</w:t>
      </w:r>
      <w:proofErr w:type="spellEnd"/>
      <w:r>
        <w:rPr>
          <w:rFonts w:ascii="Times New Roman" w:eastAsia="Times New Roman" w:hAnsi="Times New Roman" w:cs="Times New Roman"/>
          <w:bCs/>
          <w:i/>
          <w:sz w:val="24"/>
          <w:szCs w:val="24"/>
        </w:rPr>
        <w:t xml:space="preserve"> за допомогою консольних команд терміналу </w:t>
      </w:r>
      <w:proofErr w:type="spellStart"/>
      <w:r>
        <w:rPr>
          <w:rFonts w:ascii="Times New Roman" w:eastAsia="Times New Roman" w:hAnsi="Times New Roman" w:cs="Times New Roman"/>
          <w:bCs/>
          <w:i/>
          <w:sz w:val="24"/>
          <w:szCs w:val="24"/>
        </w:rPr>
        <w:t>лінукс</w:t>
      </w:r>
      <w:proofErr w:type="spellEnd"/>
      <w:r>
        <w:rPr>
          <w:rFonts w:ascii="Times New Roman" w:eastAsia="Times New Roman" w:hAnsi="Times New Roman" w:cs="Times New Roman"/>
          <w:bCs/>
          <w:i/>
          <w:sz w:val="24"/>
          <w:szCs w:val="24"/>
        </w:rPr>
        <w:t xml:space="preserve">. </w:t>
      </w:r>
    </w:p>
    <w:p w:rsidR="003B46F1" w:rsidRPr="00471ABD" w:rsidRDefault="003B46F1" w:rsidP="003B46F1">
      <w:pPr>
        <w:pStyle w:val="normal0"/>
        <w:numPr>
          <w:ilvl w:val="0"/>
          <w:numId w:val="17"/>
        </w:numPr>
        <w:spacing w:before="24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Сервіси для розв’язання задач та авто перевіркою:</w:t>
      </w:r>
      <w:r w:rsidR="00471AB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</w:p>
    <w:p w:rsidR="00471ABD" w:rsidRPr="00471ABD" w:rsidRDefault="00471ABD" w:rsidP="00471ABD">
      <w:pPr>
        <w:pStyle w:val="normal0"/>
        <w:spacing w:before="240"/>
        <w:ind w:left="720"/>
        <w:jc w:val="both"/>
        <w:rPr>
          <w:rFonts w:ascii="Times New Roman" w:eastAsia="Times New Roman" w:hAnsi="Times New Roman" w:cs="Times New Roman"/>
          <w:i/>
          <w:sz w:val="28"/>
          <w:szCs w:val="28"/>
        </w:rPr>
      </w:pPr>
      <w:r>
        <w:rPr>
          <w:rFonts w:ascii="Times New Roman" w:eastAsia="Times New Roman" w:hAnsi="Times New Roman" w:cs="Times New Roman"/>
          <w:bCs/>
          <w:i/>
          <w:sz w:val="24"/>
          <w:szCs w:val="24"/>
        </w:rPr>
        <w:lastRenderedPageBreak/>
        <w:t xml:space="preserve">Зареєстрована на </w:t>
      </w:r>
      <w:proofErr w:type="spellStart"/>
      <w:r>
        <w:rPr>
          <w:rFonts w:ascii="Times New Roman" w:eastAsia="Times New Roman" w:hAnsi="Times New Roman" w:cs="Times New Roman"/>
          <w:bCs/>
          <w:i/>
          <w:sz w:val="24"/>
          <w:szCs w:val="24"/>
        </w:rPr>
        <w:t>алготестері</w:t>
      </w:r>
      <w:proofErr w:type="spellEnd"/>
      <w:r>
        <w:rPr>
          <w:rFonts w:ascii="Times New Roman" w:eastAsia="Times New Roman" w:hAnsi="Times New Roman" w:cs="Times New Roman"/>
          <w:bCs/>
          <w:i/>
          <w:sz w:val="24"/>
          <w:szCs w:val="24"/>
        </w:rPr>
        <w:t>, виконала задачу та перевірила код на платформі.</w:t>
      </w:r>
    </w:p>
    <w:p w:rsidR="003B46F1" w:rsidRPr="00471ABD" w:rsidRDefault="003B46F1" w:rsidP="003B46F1">
      <w:pPr>
        <w:pStyle w:val="normal0"/>
        <w:numPr>
          <w:ilvl w:val="0"/>
          <w:numId w:val="17"/>
        </w:numPr>
        <w:spacing w:before="24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Перша програма мовою с++:</w:t>
      </w:r>
    </w:p>
    <w:p w:rsidR="00471ABD" w:rsidRPr="00471ABD" w:rsidRDefault="00471ABD" w:rsidP="00471ABD">
      <w:pPr>
        <w:pStyle w:val="normal0"/>
        <w:spacing w:before="240"/>
        <w:ind w:left="720"/>
        <w:jc w:val="both"/>
        <w:rPr>
          <w:rFonts w:ascii="Times New Roman" w:eastAsia="Times New Roman" w:hAnsi="Times New Roman" w:cs="Times New Roman"/>
          <w:i/>
          <w:sz w:val="28"/>
          <w:szCs w:val="28"/>
        </w:rPr>
      </w:pPr>
      <w:r>
        <w:rPr>
          <w:rFonts w:ascii="Times New Roman" w:eastAsia="Times New Roman" w:hAnsi="Times New Roman" w:cs="Times New Roman"/>
          <w:bCs/>
          <w:i/>
          <w:sz w:val="24"/>
          <w:szCs w:val="24"/>
        </w:rPr>
        <w:t xml:space="preserve">Створила першу програму, </w:t>
      </w:r>
      <w:proofErr w:type="spellStart"/>
      <w:r>
        <w:rPr>
          <w:rFonts w:ascii="Times New Roman" w:eastAsia="Times New Roman" w:hAnsi="Times New Roman" w:cs="Times New Roman"/>
          <w:bCs/>
          <w:i/>
          <w:sz w:val="24"/>
          <w:szCs w:val="24"/>
        </w:rPr>
        <w:t>валідувала</w:t>
      </w:r>
      <w:proofErr w:type="spellEnd"/>
      <w:r>
        <w:rPr>
          <w:rFonts w:ascii="Times New Roman" w:eastAsia="Times New Roman" w:hAnsi="Times New Roman" w:cs="Times New Roman"/>
          <w:bCs/>
          <w:i/>
          <w:sz w:val="24"/>
          <w:szCs w:val="24"/>
        </w:rPr>
        <w:t xml:space="preserve"> її та </w:t>
      </w:r>
      <w:proofErr w:type="spellStart"/>
      <w:r>
        <w:rPr>
          <w:rFonts w:ascii="Times New Roman" w:eastAsia="Times New Roman" w:hAnsi="Times New Roman" w:cs="Times New Roman"/>
          <w:bCs/>
          <w:i/>
          <w:sz w:val="24"/>
          <w:szCs w:val="24"/>
        </w:rPr>
        <w:t>тестила</w:t>
      </w:r>
      <w:proofErr w:type="spellEnd"/>
      <w:r>
        <w:rPr>
          <w:rFonts w:ascii="Times New Roman" w:eastAsia="Times New Roman" w:hAnsi="Times New Roman" w:cs="Times New Roman"/>
          <w:bCs/>
          <w:i/>
          <w:sz w:val="24"/>
          <w:szCs w:val="24"/>
        </w:rPr>
        <w:t xml:space="preserve"> на ній команди </w:t>
      </w:r>
      <w:proofErr w:type="spellStart"/>
      <w:r>
        <w:rPr>
          <w:rFonts w:ascii="Times New Roman" w:eastAsia="Times New Roman" w:hAnsi="Times New Roman" w:cs="Times New Roman"/>
          <w:bCs/>
          <w:i/>
          <w:sz w:val="24"/>
          <w:szCs w:val="24"/>
        </w:rPr>
        <w:t>лінукс</w:t>
      </w:r>
      <w:proofErr w:type="spellEnd"/>
      <w:r>
        <w:rPr>
          <w:rFonts w:ascii="Times New Roman" w:eastAsia="Times New Roman" w:hAnsi="Times New Roman" w:cs="Times New Roman"/>
          <w:bCs/>
          <w:i/>
          <w:sz w:val="24"/>
          <w:szCs w:val="24"/>
        </w:rPr>
        <w:t xml:space="preserve"> та гіт.</w:t>
      </w:r>
    </w:p>
    <w:p w:rsidR="00406EFD" w:rsidRDefault="00406EFD">
      <w:pPr>
        <w:pStyle w:val="normal0"/>
        <w:spacing w:after="200" w:line="360" w:lineRule="auto"/>
        <w:jc w:val="both"/>
        <w:rPr>
          <w:rFonts w:ascii="Times New Roman" w:eastAsia="Times New Roman" w:hAnsi="Times New Roman" w:cs="Times New Roman"/>
        </w:rPr>
      </w:pPr>
    </w:p>
    <w:p w:rsidR="00406EFD" w:rsidRDefault="00406EFD">
      <w:pPr>
        <w:pStyle w:val="normal0"/>
        <w:jc w:val="both"/>
      </w:pPr>
    </w:p>
    <w:p w:rsidR="00406EFD" w:rsidRDefault="00406EFD">
      <w:pPr>
        <w:pStyle w:val="normal0"/>
      </w:pPr>
    </w:p>
    <w:sectPr w:rsidR="00406EFD" w:rsidSect="00406EFD">
      <w:headerReference w:type="even" r:id="rId46"/>
      <w:headerReference w:type="default" r:id="rId47"/>
      <w:footerReference w:type="even" r:id="rId48"/>
      <w:footerReference w:type="default" r:id="rId49"/>
      <w:headerReference w:type="first" r:id="rId50"/>
      <w:footerReference w:type="first" r:id="rId51"/>
      <w:pgSz w:w="11909" w:h="16834"/>
      <w:pgMar w:top="1440" w:right="1440" w:bottom="1440" w:left="1440" w:header="720" w:footer="720" w:gutter="0"/>
      <w:pgNumType w:start="1"/>
      <w:cols w:space="720"/>
      <w:titlePg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E07535" w:rsidRDefault="00E07535" w:rsidP="00406EFD">
      <w:pPr>
        <w:spacing w:line="240" w:lineRule="auto"/>
      </w:pPr>
      <w:r>
        <w:separator/>
      </w:r>
    </w:p>
  </w:endnote>
  <w:endnote w:type="continuationSeparator" w:id="0">
    <w:p w:rsidR="00E07535" w:rsidRDefault="00E07535" w:rsidP="00406EFD">
      <w:pPr>
        <w:spacing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  <w:embedRegular r:id="rId1" w:fontKey="{966AF433-D70E-40AD-B711-27F5C3840969}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  <w:embedRegular r:id="rId2" w:fontKey="{3A975E67-82F9-407B-ABAD-40E66784A6EE}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3" w:fontKey="{BE479D42-1F6F-4F02-B8FA-D1D304DE0E08}"/>
    <w:embedItalic r:id="rId4" w:fontKey="{E388DE50-D5B9-4A0C-97E5-F38120E20A60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5" w:fontKey="{939146FD-E45A-4574-BF6A-93E5C1FDADC5}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BB3CE0" w:rsidRDefault="00BB3CE0">
    <w:pPr>
      <w:pStyle w:val="ad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tag w:val="goog_rdk_10"/>
      <w:id w:val="-1634290716"/>
    </w:sdtPr>
    <w:sdtContent>
      <w:p w:rsidR="007E1B5B" w:rsidRDefault="000F459E">
        <w:pPr>
          <w:pStyle w:val="normal0"/>
          <w:rPr>
            <w:ins w:id="4" w:author="Максим Барановський" w:date="2026-09-12T07:50:00Z"/>
          </w:rPr>
        </w:pPr>
        <w:sdt>
          <w:sdtPr>
            <w:tag w:val="goog_rdk_8"/>
            <w:id w:val="373108719"/>
          </w:sdtPr>
          <w:sdtContent>
            <w:sdt>
              <w:sdtPr>
                <w:tag w:val="goog_rdk_9"/>
                <w:id w:val="1147184309"/>
              </w:sdtPr>
              <w:sdtContent/>
            </w:sdt>
          </w:sdtContent>
        </w:sdt>
      </w:p>
    </w:sdtContent>
  </w:sdt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7E1B5B" w:rsidRDefault="007E1B5B">
    <w:pPr>
      <w:pStyle w:val="normal0"/>
      <w:jc w:val="center"/>
    </w:pPr>
    <w:r>
      <w:t>Львів 2026</w:t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E07535" w:rsidRDefault="00E07535" w:rsidP="00406EFD">
      <w:pPr>
        <w:spacing w:line="240" w:lineRule="auto"/>
      </w:pPr>
      <w:r>
        <w:separator/>
      </w:r>
    </w:p>
  </w:footnote>
  <w:footnote w:type="continuationSeparator" w:id="0">
    <w:p w:rsidR="00E07535" w:rsidRDefault="00E07535" w:rsidP="00406EFD">
      <w:pPr>
        <w:spacing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BB3CE0" w:rsidRDefault="00BB3CE0">
    <w:pPr>
      <w:pStyle w:val="ab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BB3CE0" w:rsidRDefault="00BB3CE0">
    <w:pPr>
      <w:pStyle w:val="ab"/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BB3CE0" w:rsidRDefault="00BB3CE0">
    <w:pPr>
      <w:pStyle w:val="ab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6397970"/>
    <w:multiLevelType w:val="multilevel"/>
    <w:tmpl w:val="1480DD1A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">
    <w:nsid w:val="06465313"/>
    <w:multiLevelType w:val="multilevel"/>
    <w:tmpl w:val="AA5658C0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nsid w:val="0C8A2C18"/>
    <w:multiLevelType w:val="multilevel"/>
    <w:tmpl w:val="9BDE00FC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nsid w:val="0E0C0EAB"/>
    <w:multiLevelType w:val="multilevel"/>
    <w:tmpl w:val="B6BCC9CC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nsid w:val="10DD15A3"/>
    <w:multiLevelType w:val="multilevel"/>
    <w:tmpl w:val="6958D334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>
    <w:nsid w:val="14343474"/>
    <w:multiLevelType w:val="multilevel"/>
    <w:tmpl w:val="1D22E7C8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">
    <w:nsid w:val="158B1C05"/>
    <w:multiLevelType w:val="multilevel"/>
    <w:tmpl w:val="2278AA3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nsid w:val="223A39DA"/>
    <w:multiLevelType w:val="multilevel"/>
    <w:tmpl w:val="2FE0E966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8">
    <w:nsid w:val="265D7CC3"/>
    <w:multiLevelType w:val="multilevel"/>
    <w:tmpl w:val="421A383E"/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9">
    <w:nsid w:val="29F729CC"/>
    <w:multiLevelType w:val="multilevel"/>
    <w:tmpl w:val="47923CEE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0">
    <w:nsid w:val="3DA52A25"/>
    <w:multiLevelType w:val="multilevel"/>
    <w:tmpl w:val="09A41B34"/>
    <w:lvl w:ilvl="0"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11">
    <w:nsid w:val="4E7A701D"/>
    <w:multiLevelType w:val="multilevel"/>
    <w:tmpl w:val="F840561E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2">
    <w:nsid w:val="52A2664E"/>
    <w:multiLevelType w:val="multilevel"/>
    <w:tmpl w:val="57828ABE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color w:val="000000" w:themeColor="text1"/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13">
    <w:nsid w:val="58B60F36"/>
    <w:multiLevelType w:val="multilevel"/>
    <w:tmpl w:val="707E0B86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4">
    <w:nsid w:val="600C693C"/>
    <w:multiLevelType w:val="multilevel"/>
    <w:tmpl w:val="D9E0041A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5">
    <w:nsid w:val="611103F7"/>
    <w:multiLevelType w:val="multilevel"/>
    <w:tmpl w:val="A30A585A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6">
    <w:nsid w:val="64C11A93"/>
    <w:multiLevelType w:val="multilevel"/>
    <w:tmpl w:val="439C0EC6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1"/>
  </w:num>
  <w:num w:numId="2">
    <w:abstractNumId w:val="7"/>
  </w:num>
  <w:num w:numId="3">
    <w:abstractNumId w:val="13"/>
  </w:num>
  <w:num w:numId="4">
    <w:abstractNumId w:val="9"/>
  </w:num>
  <w:num w:numId="5">
    <w:abstractNumId w:val="14"/>
  </w:num>
  <w:num w:numId="6">
    <w:abstractNumId w:val="12"/>
  </w:num>
  <w:num w:numId="7">
    <w:abstractNumId w:val="15"/>
  </w:num>
  <w:num w:numId="8">
    <w:abstractNumId w:val="1"/>
  </w:num>
  <w:num w:numId="9">
    <w:abstractNumId w:val="8"/>
  </w:num>
  <w:num w:numId="10">
    <w:abstractNumId w:val="3"/>
  </w:num>
  <w:num w:numId="11">
    <w:abstractNumId w:val="2"/>
  </w:num>
  <w:num w:numId="12">
    <w:abstractNumId w:val="5"/>
  </w:num>
  <w:num w:numId="13">
    <w:abstractNumId w:val="10"/>
  </w:num>
  <w:num w:numId="14">
    <w:abstractNumId w:val="0"/>
  </w:num>
  <w:num w:numId="15">
    <w:abstractNumId w:val="16"/>
  </w:num>
  <w:num w:numId="16">
    <w:abstractNumId w:val="4"/>
  </w:num>
  <w:num w:numId="17">
    <w:abstractNumId w:val="6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406EFD"/>
    <w:rsid w:val="00042230"/>
    <w:rsid w:val="000A1AD0"/>
    <w:rsid w:val="000B6ADD"/>
    <w:rsid w:val="000C1F71"/>
    <w:rsid w:val="000F459E"/>
    <w:rsid w:val="00132758"/>
    <w:rsid w:val="00151FC9"/>
    <w:rsid w:val="001A1979"/>
    <w:rsid w:val="001A2090"/>
    <w:rsid w:val="001E45A0"/>
    <w:rsid w:val="0022564F"/>
    <w:rsid w:val="0023256C"/>
    <w:rsid w:val="00271CAE"/>
    <w:rsid w:val="00347EF7"/>
    <w:rsid w:val="003504BE"/>
    <w:rsid w:val="00397DC2"/>
    <w:rsid w:val="003B46F1"/>
    <w:rsid w:val="003B7983"/>
    <w:rsid w:val="00406EFD"/>
    <w:rsid w:val="004121C3"/>
    <w:rsid w:val="00423592"/>
    <w:rsid w:val="00463B23"/>
    <w:rsid w:val="00471ABD"/>
    <w:rsid w:val="00475D0B"/>
    <w:rsid w:val="004941CC"/>
    <w:rsid w:val="004E2E6C"/>
    <w:rsid w:val="004E34A3"/>
    <w:rsid w:val="00546019"/>
    <w:rsid w:val="00546C87"/>
    <w:rsid w:val="005729A2"/>
    <w:rsid w:val="005E0851"/>
    <w:rsid w:val="005F3CF6"/>
    <w:rsid w:val="00654A9E"/>
    <w:rsid w:val="00656478"/>
    <w:rsid w:val="006721EB"/>
    <w:rsid w:val="00683807"/>
    <w:rsid w:val="006E1846"/>
    <w:rsid w:val="006E3DEF"/>
    <w:rsid w:val="007673AD"/>
    <w:rsid w:val="007A21B3"/>
    <w:rsid w:val="007B3C80"/>
    <w:rsid w:val="007D1C8D"/>
    <w:rsid w:val="007D2D39"/>
    <w:rsid w:val="007E1B5B"/>
    <w:rsid w:val="008A467D"/>
    <w:rsid w:val="0092736E"/>
    <w:rsid w:val="00973A2E"/>
    <w:rsid w:val="009F24ED"/>
    <w:rsid w:val="00A00870"/>
    <w:rsid w:val="00A35C18"/>
    <w:rsid w:val="00AA6C8C"/>
    <w:rsid w:val="00AF0B01"/>
    <w:rsid w:val="00B75B81"/>
    <w:rsid w:val="00BB3CE0"/>
    <w:rsid w:val="00BB6850"/>
    <w:rsid w:val="00BD629E"/>
    <w:rsid w:val="00BF30D1"/>
    <w:rsid w:val="00C143A0"/>
    <w:rsid w:val="00C1501B"/>
    <w:rsid w:val="00C236B2"/>
    <w:rsid w:val="00CF767A"/>
    <w:rsid w:val="00DD5931"/>
    <w:rsid w:val="00E07535"/>
    <w:rsid w:val="00E14960"/>
    <w:rsid w:val="00E21E38"/>
    <w:rsid w:val="00E56230"/>
    <w:rsid w:val="00E7135F"/>
    <w:rsid w:val="00EB3888"/>
    <w:rsid w:val="00F175F2"/>
    <w:rsid w:val="00F24F8A"/>
    <w:rsid w:val="00F86E01"/>
    <w:rsid w:val="00F943F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9218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eastAsia="Arial" w:hAnsi="Arial" w:cs="Arial"/>
        <w:sz w:val="22"/>
        <w:szCs w:val="22"/>
        <w:lang w:val="uk-UA" w:eastAsia="uk-UA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8A467D"/>
  </w:style>
  <w:style w:type="paragraph" w:styleId="1">
    <w:name w:val="heading 1"/>
    <w:basedOn w:val="normal"/>
    <w:next w:val="normal"/>
    <w:rsid w:val="00406EFD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normal"/>
    <w:next w:val="normal"/>
    <w:rsid w:val="00406EFD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normal"/>
    <w:next w:val="normal"/>
    <w:rsid w:val="00406EFD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normal"/>
    <w:next w:val="normal"/>
    <w:rsid w:val="00406EFD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normal"/>
    <w:next w:val="normal"/>
    <w:rsid w:val="00406EFD"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normal"/>
    <w:next w:val="normal"/>
    <w:rsid w:val="00406EFD"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rsid w:val="00406EFD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customStyle="1" w:styleId="normal">
    <w:name w:val="normal"/>
    <w:rsid w:val="00406EFD"/>
  </w:style>
  <w:style w:type="paragraph" w:styleId="a3">
    <w:name w:val="Title"/>
    <w:basedOn w:val="normal"/>
    <w:next w:val="normal"/>
    <w:rsid w:val="00406EFD"/>
    <w:pPr>
      <w:keepNext/>
      <w:keepLines/>
      <w:spacing w:after="60"/>
    </w:pPr>
    <w:rPr>
      <w:sz w:val="52"/>
      <w:szCs w:val="52"/>
    </w:rPr>
  </w:style>
  <w:style w:type="table" w:customStyle="1" w:styleId="TableNormal0">
    <w:name w:val="TableNormal"/>
    <w:rsid w:val="00406EFD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customStyle="1" w:styleId="normal0">
    <w:name w:val="normal"/>
    <w:rsid w:val="00406EFD"/>
  </w:style>
  <w:style w:type="paragraph" w:styleId="a4">
    <w:name w:val="Subtitle"/>
    <w:basedOn w:val="normal0"/>
    <w:next w:val="normal0"/>
    <w:rsid w:val="00406EFD"/>
    <w:pPr>
      <w:keepNext/>
      <w:keepLines/>
      <w:spacing w:after="320"/>
    </w:pPr>
    <w:rPr>
      <w:color w:val="666666"/>
      <w:sz w:val="30"/>
      <w:szCs w:val="30"/>
    </w:rPr>
  </w:style>
  <w:style w:type="paragraph" w:styleId="a5">
    <w:name w:val="Balloon Text"/>
    <w:basedOn w:val="a"/>
    <w:link w:val="a6"/>
    <w:uiPriority w:val="99"/>
    <w:semiHidden/>
    <w:unhideWhenUsed/>
    <w:rsid w:val="00C236B2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C236B2"/>
    <w:rPr>
      <w:rFonts w:ascii="Tahoma" w:hAnsi="Tahoma" w:cs="Tahoma"/>
      <w:sz w:val="16"/>
      <w:szCs w:val="16"/>
    </w:rPr>
  </w:style>
  <w:style w:type="paragraph" w:styleId="a7">
    <w:name w:val="Revision"/>
    <w:hidden/>
    <w:uiPriority w:val="99"/>
    <w:semiHidden/>
    <w:rsid w:val="00C236B2"/>
    <w:pPr>
      <w:spacing w:line="240" w:lineRule="auto"/>
    </w:pPr>
  </w:style>
  <w:style w:type="character" w:styleId="a8">
    <w:name w:val="Hyperlink"/>
    <w:basedOn w:val="a0"/>
    <w:uiPriority w:val="99"/>
    <w:unhideWhenUsed/>
    <w:rsid w:val="00C236B2"/>
    <w:rPr>
      <w:color w:val="0000FF" w:themeColor="hyperlink"/>
      <w:u w:val="single"/>
    </w:rPr>
  </w:style>
  <w:style w:type="character" w:styleId="a9">
    <w:name w:val="FollowedHyperlink"/>
    <w:basedOn w:val="a0"/>
    <w:uiPriority w:val="99"/>
    <w:semiHidden/>
    <w:unhideWhenUsed/>
    <w:rsid w:val="00347EF7"/>
    <w:rPr>
      <w:color w:val="800080" w:themeColor="followedHyperlink"/>
      <w:u w:val="single"/>
    </w:rPr>
  </w:style>
  <w:style w:type="paragraph" w:styleId="aa">
    <w:name w:val="Normal (Web)"/>
    <w:basedOn w:val="a"/>
    <w:uiPriority w:val="99"/>
    <w:semiHidden/>
    <w:unhideWhenUsed/>
    <w:rsid w:val="007E1B5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ab">
    <w:name w:val="header"/>
    <w:basedOn w:val="a"/>
    <w:link w:val="ac"/>
    <w:uiPriority w:val="99"/>
    <w:semiHidden/>
    <w:unhideWhenUsed/>
    <w:rsid w:val="00BB3CE0"/>
    <w:pPr>
      <w:tabs>
        <w:tab w:val="center" w:pos="4819"/>
        <w:tab w:val="right" w:pos="9639"/>
      </w:tabs>
      <w:spacing w:line="240" w:lineRule="auto"/>
    </w:pPr>
  </w:style>
  <w:style w:type="character" w:customStyle="1" w:styleId="ac">
    <w:name w:val="Верхний колонтитул Знак"/>
    <w:basedOn w:val="a0"/>
    <w:link w:val="ab"/>
    <w:uiPriority w:val="99"/>
    <w:semiHidden/>
    <w:rsid w:val="00BB3CE0"/>
  </w:style>
  <w:style w:type="paragraph" w:styleId="ad">
    <w:name w:val="footer"/>
    <w:basedOn w:val="a"/>
    <w:link w:val="ae"/>
    <w:uiPriority w:val="99"/>
    <w:semiHidden/>
    <w:unhideWhenUsed/>
    <w:rsid w:val="00BB3CE0"/>
    <w:pPr>
      <w:tabs>
        <w:tab w:val="center" w:pos="4819"/>
        <w:tab w:val="right" w:pos="9639"/>
      </w:tabs>
      <w:spacing w:line="240" w:lineRule="auto"/>
    </w:pPr>
  </w:style>
  <w:style w:type="character" w:customStyle="1" w:styleId="ae">
    <w:name w:val="Нижний колонтитул Знак"/>
    <w:basedOn w:val="a0"/>
    <w:link w:val="ad"/>
    <w:uiPriority w:val="99"/>
    <w:semiHidden/>
    <w:rsid w:val="00BB3CE0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31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776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217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449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800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674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563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youtu.be/7CcrrAY9rRU?si=Ba_D8MEbaQFCZ3sO" TargetMode="External"/><Relationship Id="rId18" Type="http://schemas.openxmlformats.org/officeDocument/2006/relationships/hyperlink" Target="https://docs.google.com/document/d/1-0Cm0X_Dm9zJNmEwVhfV8ULGjYUtSFFb/edit" TargetMode="External"/><Relationship Id="rId26" Type="http://schemas.openxmlformats.org/officeDocument/2006/relationships/image" Target="media/image2.jpeg"/><Relationship Id="rId39" Type="http://schemas.openxmlformats.org/officeDocument/2006/relationships/image" Target="media/image15.png"/><Relationship Id="rId3" Type="http://schemas.openxmlformats.org/officeDocument/2006/relationships/numbering" Target="numbering.xml"/><Relationship Id="rId21" Type="http://schemas.openxmlformats.org/officeDocument/2006/relationships/hyperlink" Target="https://docs.google.com/document/d/1-0Cm0X_Dm9zJNmEwVhfV8ULGjYUtSFFb/edit" TargetMode="External"/><Relationship Id="rId34" Type="http://schemas.openxmlformats.org/officeDocument/2006/relationships/image" Target="media/image10.png"/><Relationship Id="rId42" Type="http://schemas.openxmlformats.org/officeDocument/2006/relationships/hyperlink" Target="https://github.com/artificial-intelligence-department/ai_programming_playground_2024/blob/epic_1_practice_and_labs_olesia_kostak/ai_12/olesia_kostak/epic_1/epic_1_practice_and_labs_report_olesia_kostak.docx.docx" TargetMode="External"/><Relationship Id="rId47" Type="http://schemas.openxmlformats.org/officeDocument/2006/relationships/header" Target="header2.xml"/><Relationship Id="rId50" Type="http://schemas.openxmlformats.org/officeDocument/2006/relationships/header" Target="header3.xml"/><Relationship Id="rId7" Type="http://schemas.openxmlformats.org/officeDocument/2006/relationships/footnotes" Target="footnotes.xml"/><Relationship Id="rId12" Type="http://schemas.openxmlformats.org/officeDocument/2006/relationships/hyperlink" Target="https://trello.com/guide/create-project" TargetMode="External"/><Relationship Id="rId17" Type="http://schemas.openxmlformats.org/officeDocument/2006/relationships/hyperlink" Target="https://docs.google.com/document/d/1-0Cm0X_Dm9zJNmEwVhfV8ULGjYUtSFFb/edit" TargetMode="External"/><Relationship Id="rId25" Type="http://schemas.openxmlformats.org/officeDocument/2006/relationships/hyperlink" Target="https://mp.mechmat.knu.ua/images/library/Krenevych_Obvintsev_2012_C_Lang_Tutor.pdf" TargetMode="External"/><Relationship Id="rId33" Type="http://schemas.openxmlformats.org/officeDocument/2006/relationships/image" Target="media/image9.png"/><Relationship Id="rId38" Type="http://schemas.openxmlformats.org/officeDocument/2006/relationships/image" Target="media/image14.png"/><Relationship Id="rId46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hyperlink" Target="https://www.youtube.com/watch?v=DMWD7wfhgNY" TargetMode="External"/><Relationship Id="rId20" Type="http://schemas.openxmlformats.org/officeDocument/2006/relationships/hyperlink" Target="https://www.youtube.com/watch?v=wpISo9TNjfU" TargetMode="External"/><Relationship Id="rId29" Type="http://schemas.openxmlformats.org/officeDocument/2006/relationships/image" Target="media/image5.png"/><Relationship Id="rId41" Type="http://schemas.openxmlformats.org/officeDocument/2006/relationships/image" Target="media/image17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yperlink" Target="https://www.youtube.com/watch?v=NlsqSbhEpEM" TargetMode="External"/><Relationship Id="rId24" Type="http://schemas.openxmlformats.org/officeDocument/2006/relationships/hyperlink" Target="https://docs.github.com/en/repositories/creating-and-managing-repositories/cloning-a-repository" TargetMode="External"/><Relationship Id="rId32" Type="http://schemas.openxmlformats.org/officeDocument/2006/relationships/image" Target="media/image8.png"/><Relationship Id="rId37" Type="http://schemas.openxmlformats.org/officeDocument/2006/relationships/image" Target="media/image13.png"/><Relationship Id="rId40" Type="http://schemas.openxmlformats.org/officeDocument/2006/relationships/image" Target="media/image16.png"/><Relationship Id="rId45" Type="http://schemas.openxmlformats.org/officeDocument/2006/relationships/image" Target="media/image20.png"/><Relationship Id="rId53" Type="http://schemas.openxmlformats.org/officeDocument/2006/relationships/theme" Target="theme/theme1.xml"/><Relationship Id="rId5" Type="http://schemas.openxmlformats.org/officeDocument/2006/relationships/settings" Target="settings.xml"/><Relationship Id="rId15" Type="http://schemas.openxmlformats.org/officeDocument/2006/relationships/hyperlink" Target="https://www.freecodecamp.org/news/the-linux-commands-handbook/" TargetMode="External"/><Relationship Id="rId23" Type="http://schemas.openxmlformats.org/officeDocument/2006/relationships/hyperlink" Target="https://algotester.com/en" TargetMode="External"/><Relationship Id="rId28" Type="http://schemas.openxmlformats.org/officeDocument/2006/relationships/image" Target="media/image4.jpeg"/><Relationship Id="rId36" Type="http://schemas.openxmlformats.org/officeDocument/2006/relationships/image" Target="media/image12.png"/><Relationship Id="rId49" Type="http://schemas.openxmlformats.org/officeDocument/2006/relationships/footer" Target="footer2.xml"/><Relationship Id="rId10" Type="http://schemas.openxmlformats.org/officeDocument/2006/relationships/hyperlink" Target="https://w3schoolsua.github.io/cpp/index.html" TargetMode="External"/><Relationship Id="rId19" Type="http://schemas.openxmlformats.org/officeDocument/2006/relationships/hyperlink" Target="https://git-scm.com/" TargetMode="External"/><Relationship Id="rId31" Type="http://schemas.openxmlformats.org/officeDocument/2006/relationships/image" Target="media/image7.jpeg"/><Relationship Id="rId44" Type="http://schemas.openxmlformats.org/officeDocument/2006/relationships/image" Target="media/image19.jpeg"/><Relationship Id="rId52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image" Target="media/image1.jpeg"/><Relationship Id="rId14" Type="http://schemas.openxmlformats.org/officeDocument/2006/relationships/hyperlink" Target="https://docs.google.com/document/d/1-0Cm0X_Dm9zJNmEwVhfV8ULGjYUtSFFb/edit" TargetMode="External"/><Relationship Id="rId22" Type="http://schemas.openxmlformats.org/officeDocument/2006/relationships/hyperlink" Target="https://docs.google.com/document/d/1-0Cm0X_Dm9zJNmEwVhfV8ULGjYUtSFFb/edit" TargetMode="External"/><Relationship Id="rId27" Type="http://schemas.openxmlformats.org/officeDocument/2006/relationships/image" Target="media/image3.jpeg"/><Relationship Id="rId30" Type="http://schemas.openxmlformats.org/officeDocument/2006/relationships/image" Target="media/image6.png"/><Relationship Id="rId35" Type="http://schemas.openxmlformats.org/officeDocument/2006/relationships/image" Target="media/image11.png"/><Relationship Id="rId43" Type="http://schemas.openxmlformats.org/officeDocument/2006/relationships/image" Target="media/image18.png"/><Relationship Id="rId48" Type="http://schemas.openxmlformats.org/officeDocument/2006/relationships/footer" Target="footer1.xml"/><Relationship Id="rId8" Type="http://schemas.openxmlformats.org/officeDocument/2006/relationships/endnotes" Target="endnotes.xml"/><Relationship Id="rId51" Type="http://schemas.openxmlformats.org/officeDocument/2006/relationships/footer" Target="footer3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2289IICGJumt2Ng9hjlng233wBw==">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84522A61-4C4E-48E5-9AE4-82AE3BA85E8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1067</TotalTime>
  <Pages>1</Pages>
  <Words>10282</Words>
  <Characters>5862</Characters>
  <Application>Microsoft Office Word</Application>
  <DocSecurity>0</DocSecurity>
  <Lines>48</Lines>
  <Paragraphs>32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16112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ADDMIN</cp:lastModifiedBy>
  <cp:revision>17</cp:revision>
  <dcterms:created xsi:type="dcterms:W3CDTF">2026-09-15T08:30:00Z</dcterms:created>
  <dcterms:modified xsi:type="dcterms:W3CDTF">2026-09-20T11:10:00Z</dcterms:modified>
</cp:coreProperties>
</file>