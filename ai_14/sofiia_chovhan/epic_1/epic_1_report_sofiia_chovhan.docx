
<file path=[Content_Types].xml><?xml version="1.0" encoding="utf-8"?>
<Types xmlns="http://schemas.openxmlformats.org/package/2006/content-types">
  <Default Extension="jpg" ContentType="image/jpeg"/>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d41a3db300b41fd" /><Relationship Type="http://schemas.openxmlformats.org/package/2006/relationships/metadata/core-properties" Target="package/services/metadata/core-properties/5f10b028d700444791630498a92c215f.psmdcp" Id="R126e1644900346e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Міністерство освіти і науки України</w:t>
      </w:r>
    </w:p>
    <w:p xmlns:wp14="http://schemas.microsoft.com/office/word/2010/wordml" w:rsidRDefault="00000000" w14:paraId="00000002"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Національний університет «Львівська політехніка»</w:t>
      </w:r>
    </w:p>
    <w:p xmlns:wp14="http://schemas.microsoft.com/office/word/2010/wordml" w:rsidRDefault="00000000" w14:paraId="00000003" wp14:textId="77777777">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Кафедра систем штучного інтелекту</w:t>
      </w:r>
    </w:p>
    <w:p xmlns:wp14="http://schemas.microsoft.com/office/word/2010/wordml" w:rsidRDefault="00000000" w14:paraId="00000004"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05" wp14:textId="77777777">
      <w:pPr>
        <w:spacing w:line="240" w:lineRule="auto"/>
        <w:jc w:val="center"/>
        <w:rPr>
          <w:rFonts w:ascii="Times New Roman" w:hAnsi="Times New Roman" w:eastAsia="Times New Roman" w:cs="Times New Roman"/>
          <w:sz w:val="24"/>
          <w:szCs w:val="24"/>
        </w:rPr>
      </w:pPr>
      <w:r>
        <w:rPr>
          <w:rtl w:val="0"/>
        </w:rPr>
      </w:r>
      <w:r>
        <w:drawing>
          <wp:anchor xmlns:wp14="http://schemas.microsoft.com/office/word/2010/wordprocessingDrawing" distT="0" distB="0" distL="114300" distR="114300" simplePos="0" relativeHeight="0" behindDoc="0" locked="0" layoutInCell="1" hidden="0" allowOverlap="1" wp14:anchorId="6146653B" wp14:editId="7777777">
            <wp:simplePos x="0" y="0"/>
            <wp:positionH relativeFrom="column">
              <wp:posOffset>1381125</wp:posOffset>
            </wp:positionH>
            <wp:positionV relativeFrom="paragraph">
              <wp:posOffset>85725</wp:posOffset>
            </wp:positionV>
            <wp:extent cx="2727722" cy="2571750"/>
            <wp:effectExtent l="0" t="0" r="0" b="0"/>
            <wp:wrapNone/>
            <wp:docPr id="25" name="image2.jpg" descr="A blue and white logo&#10;&#10;Description automatically generated"/>
            <a:graphic>
              <a:graphicData uri="http://schemas.openxmlformats.org/drawingml/2006/picture">
                <pic:pic>
                  <pic:nvPicPr>
                    <pic:cNvPr id="0" name="image2.jpg" descr="A blue and white logo&#10;&#10;Description automatically generated"/>
                    <pic:cNvPicPr preferRelativeResize="0"/>
                  </pic:nvPicPr>
                  <pic:blipFill>
                    <a:blip r:embed="rId7"/>
                    <a:srcRect l="0" t="0" r="0" b="0"/>
                    <a:stretch>
                      <a:fillRect/>
                    </a:stretch>
                  </pic:blipFill>
                  <pic:spPr>
                    <a:xfrm>
                      <a:off x="0" y="0"/>
                      <a:ext cx="2727722" cy="2571750"/>
                    </a:xfrm>
                    <a:prstGeom prst="rect"/>
                    <a:ln/>
                  </pic:spPr>
                </pic:pic>
              </a:graphicData>
            </a:graphic>
          </wp:anchor>
        </w:drawing>
      </w:r>
    </w:p>
    <w:p xmlns:wp14="http://schemas.microsoft.com/office/word/2010/wordml" w:rsidRDefault="00000000" w14:paraId="00000006"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07"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08"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09"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0A"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0B" wp14:textId="77777777">
      <w:pPr>
        <w:spacing w:line="240" w:lineRule="auto"/>
        <w:jc w:val="center"/>
        <w:rPr>
          <w:rFonts w:ascii="Times New Roman" w:hAnsi="Times New Roman" w:eastAsia="Times New Roman" w:cs="Times New Roman"/>
          <w:b w:val="1"/>
          <w:bCs w:val="1"/>
          <w:sz w:val="40"/>
          <w:szCs w:val="40"/>
        </w:rPr>
      </w:pPr>
      <w:r>
        <w:rPr>
          <w:rtl w:val="0"/>
        </w:rPr>
      </w:r>
    </w:p>
    <w:p xmlns:wp14="http://schemas.microsoft.com/office/word/2010/wordml" w:rsidRDefault="00000000" w14:paraId="0000000C" wp14:textId="77777777">
      <w:pPr>
        <w:spacing w:line="240" w:lineRule="auto"/>
        <w:jc w:val="center"/>
        <w:rPr>
          <w:rFonts w:ascii="Times New Roman" w:hAnsi="Times New Roman" w:eastAsia="Times New Roman" w:cs="Times New Roman"/>
          <w:b w:val="1"/>
          <w:bCs w:val="1"/>
          <w:sz w:val="40"/>
          <w:szCs w:val="40"/>
        </w:rPr>
      </w:pPr>
      <w:r>
        <w:rPr>
          <w:rtl w:val="0"/>
        </w:rPr>
      </w:r>
    </w:p>
    <w:p xmlns:wp14="http://schemas.microsoft.com/office/word/2010/wordml" w:rsidRDefault="00000000" w14:paraId="0000000D" wp14:textId="77777777">
      <w:pPr>
        <w:spacing w:line="240" w:lineRule="auto"/>
        <w:jc w:val="center"/>
        <w:rPr>
          <w:rFonts w:ascii="Times New Roman" w:hAnsi="Times New Roman" w:eastAsia="Times New Roman" w:cs="Times New Roman"/>
          <w:b w:val="1"/>
          <w:bCs w:val="1"/>
          <w:sz w:val="40"/>
          <w:szCs w:val="40"/>
        </w:rPr>
      </w:pPr>
      <w:r>
        <w:rPr>
          <w:rtl w:val="0"/>
        </w:rPr>
      </w:r>
    </w:p>
    <w:p xmlns:wp14="http://schemas.microsoft.com/office/word/2010/wordml" w:rsidRDefault="00000000" w14:paraId="0000000E" wp14:textId="77777777">
      <w:pPr>
        <w:spacing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Звіт</w:t>
      </w:r>
    </w:p>
    <w:p xmlns:wp14="http://schemas.microsoft.com/office/word/2010/wordml" w:rsidRDefault="00000000" w14:paraId="0000000F"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ab/>
      </w:r>
    </w:p>
    <w:sdt>
      <w:sdtPr>
        <w:id w:val="-1483703976"/>
        <w:tag w:val="goog_rdk_2"/>
        <w:placeholder>
          <w:docPart w:val="DefaultPlaceholder_1081868574"/>
        </w:placeholder>
      </w:sdtPr>
      <w:sdtContent>
        <w:p xmlns:wp14="http://schemas.microsoft.com/office/word/2010/wordml" w:rsidRDefault="00000000" w14:paraId="00000010" wp14:textId="77777777">
          <w:pPr>
            <w:tabs>
              <w:tab w:val="center" w:leader="none" w:pos="4819"/>
              <w:tab w:val="left" w:leader="none" w:pos="7468"/>
            </w:tabs>
            <w:spacing w:line="240" w:lineRule="auto"/>
            <w:jc w:val="center"/>
            <w:rPr>
              <w:ins w:author="Матвій Белаш" w:date="2026-09-10T12:32:46Z" w:id="1"/>
              <w:rFonts w:ascii="Times New Roman" w:hAnsi="Times New Roman" w:eastAsia="Times New Roman" w:cs="Times New Roman"/>
              <w:b w:val="1"/>
              <w:bCs w:val="1"/>
              <w:sz w:val="28"/>
              <w:szCs w:val="28"/>
            </w:rPr>
          </w:pPr>
          <w:sdt>
            <w:sdtPr>
              <w:id w:val="-463391799"/>
              <w:tag w:val="goog_rdk_1"/>
            </w:sdtPr>
            <w:sdtContent>
              <w:ins w:author="Матвій Белаш" w:date="2026-09-10T12:32:46Z" w:id="1">
                <w:r>
                  <w:rPr>
                    <w:rtl w:val="0"/>
                  </w:rPr>
                </w:r>
              </w:ins>
            </w:sdtContent>
          </w:sdt>
        </w:p>
      </w:sdtContent>
    </w:sdt>
    <w:p xmlns:wp14="http://schemas.microsoft.com/office/word/2010/wordml" w:rsidRDefault="00000000" w14:paraId="00000011"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12"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13"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14"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15"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56"/>
          <w:szCs w:val="56"/>
          <w:rtl w:val="0"/>
        </w:rPr>
        <w:t xml:space="preserve">Звіт</w:t>
      </w:r>
      <w:r>
        <w:rPr>
          <w:rFonts w:ascii="Times New Roman" w:hAnsi="Times New Roman" w:eastAsia="Times New Roman" w:cs="Times New Roman"/>
          <w:b w:val="1"/>
          <w:bCs w:val="1"/>
          <w:sz w:val="28"/>
          <w:szCs w:val="28"/>
          <w:rtl w:val="0"/>
        </w:rPr>
        <w:t xml:space="preserve"> </w:t>
      </w:r>
    </w:p>
    <w:p xmlns:wp14="http://schemas.microsoft.com/office/word/2010/wordml" w:rsidRDefault="00000000" w14:paraId="00000016"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про виконання лабораторних та практичних робіт блоку № 1</w:t>
      </w:r>
    </w:p>
    <w:p xmlns:wp14="http://schemas.microsoft.com/office/word/2010/wordml" w:rsidRDefault="00000000" w14:paraId="00000017"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На тему:  «Розробка та середовище розробки. Програмування: алгоритм, програма, код.»</w:t>
      </w:r>
    </w:p>
    <w:p xmlns:wp14="http://schemas.microsoft.com/office/word/2010/wordml" w:rsidRDefault="00000000" w14:paraId="00000018"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val="1"/>
          <w:bCs w:val="1"/>
          <w:i w:val="1"/>
          <w:iCs w:val="1"/>
          <w:sz w:val="28"/>
          <w:szCs w:val="28"/>
          <w:rtl w:val="0"/>
        </w:rPr>
        <w:t xml:space="preserve">з дисципліни: </w:t>
      </w:r>
      <w:r>
        <w:rPr>
          <w:rFonts w:ascii="Times New Roman" w:hAnsi="Times New Roman" w:eastAsia="Times New Roman" w:cs="Times New Roman"/>
          <w:sz w:val="28"/>
          <w:szCs w:val="28"/>
          <w:rtl w:val="0"/>
        </w:rPr>
        <w:t xml:space="preserve">«Основи програмування»</w:t>
      </w:r>
    </w:p>
    <w:p xmlns:wp14="http://schemas.microsoft.com/office/word/2010/wordml" w:rsidRDefault="00000000" w14:paraId="00000019"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до:</w:t>
      </w:r>
    </w:p>
    <w:p xmlns:wp14="http://schemas.microsoft.com/office/word/2010/wordml" w:rsidRDefault="00000000" w14:paraId="0000001A"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Практичних Робіт до блоку № 1</w:t>
      </w:r>
    </w:p>
    <w:p xmlns:wp14="http://schemas.microsoft.com/office/word/2010/wordml" w:rsidRDefault="00000000" w14:paraId="0000001B" wp14:textId="77777777">
      <w:pPr>
        <w:spacing w:line="240" w:lineRule="auto"/>
        <w:jc w:val="both"/>
        <w:rPr>
          <w:rFonts w:ascii="Times New Roman" w:hAnsi="Times New Roman" w:eastAsia="Times New Roman" w:cs="Times New Roman"/>
          <w:sz w:val="28"/>
          <w:szCs w:val="28"/>
        </w:rPr>
      </w:pPr>
      <w:r>
        <w:rPr>
          <w:rtl w:val="0"/>
        </w:rPr>
      </w:r>
    </w:p>
    <w:p xmlns:wp14="http://schemas.microsoft.com/office/word/2010/wordml" w:rsidRDefault="00000000" w14:paraId="0000001C" wp14:textId="77777777">
      <w:pPr>
        <w:spacing w:line="240" w:lineRule="auto"/>
        <w:jc w:val="both"/>
        <w:rPr>
          <w:rFonts w:ascii="Times New Roman" w:hAnsi="Times New Roman" w:eastAsia="Times New Roman" w:cs="Times New Roman"/>
          <w:sz w:val="28"/>
          <w:szCs w:val="28"/>
        </w:rPr>
      </w:pPr>
      <w:r>
        <w:rPr>
          <w:rtl w:val="0"/>
        </w:rPr>
      </w:r>
    </w:p>
    <w:p xmlns:wp14="http://schemas.microsoft.com/office/word/2010/wordml" w:rsidRDefault="00000000" w14:paraId="0000001D" wp14:textId="77777777">
      <w:pPr>
        <w:spacing w:line="240" w:lineRule="auto"/>
        <w:jc w:val="both"/>
        <w:rPr>
          <w:rFonts w:ascii="Times New Roman" w:hAnsi="Times New Roman" w:eastAsia="Times New Roman" w:cs="Times New Roman"/>
          <w:sz w:val="28"/>
          <w:szCs w:val="28"/>
        </w:rPr>
      </w:pPr>
      <w:r>
        <w:rPr>
          <w:rtl w:val="0"/>
        </w:rPr>
      </w:r>
    </w:p>
    <w:p xmlns:wp14="http://schemas.microsoft.com/office/word/2010/wordml" w:rsidRDefault="00000000" w14:paraId="0000001E" wp14:textId="77777777">
      <w:pPr>
        <w:spacing w:line="240" w:lineRule="auto"/>
        <w:jc w:val="both"/>
        <w:rPr>
          <w:rFonts w:ascii="Times New Roman" w:hAnsi="Times New Roman" w:eastAsia="Times New Roman" w:cs="Times New Roman"/>
          <w:b w:val="1"/>
          <w:bCs w:val="1"/>
          <w:smallCaps w:val="1"/>
          <w:sz w:val="28"/>
          <w:szCs w:val="28"/>
        </w:rPr>
      </w:pPr>
      <w:r>
        <w:rPr>
          <w:rtl w:val="0"/>
        </w:rPr>
      </w:r>
    </w:p>
    <w:p xmlns:wp14="http://schemas.microsoft.com/office/word/2010/wordml" w:rsidRDefault="00000000" w14:paraId="0000001F" wp14:textId="77777777">
      <w:pPr>
        <w:spacing w:line="360" w:lineRule="auto"/>
        <w:jc w:val="both"/>
        <w:rPr>
          <w:rFonts w:ascii="Times New Roman" w:hAnsi="Times New Roman" w:eastAsia="Times New Roman" w:cs="Times New Roman"/>
          <w:sz w:val="28"/>
          <w:szCs w:val="28"/>
        </w:rPr>
      </w:pPr>
      <w:r>
        <w:rPr>
          <w:rtl w:val="0"/>
        </w:rPr>
      </w:r>
    </w:p>
    <w:p xmlns:wp14="http://schemas.microsoft.com/office/word/2010/wordml" w:rsidRDefault="00000000" w14:paraId="00000020" wp14:textId="5E2AA4E9">
      <w:pPr>
        <w:spacing w:line="240" w:lineRule="auto"/>
        <w:jc w:val="right"/>
        <w:rPr>
          <w:rFonts w:ascii="Times New Roman" w:hAnsi="Times New Roman" w:eastAsia="Times New Roman" w:cs="Times New Roman"/>
          <w:b w:val="1"/>
          <w:bCs w:val="1"/>
          <w:sz w:val="28"/>
          <w:szCs w:val="28"/>
        </w:rPr>
      </w:pPr>
      <w:r w:rsidRPr="1C207B4F" w:rsidR="1C207B4F">
        <w:rPr>
          <w:rFonts w:ascii="Times New Roman" w:hAnsi="Times New Roman" w:eastAsia="Times New Roman" w:cs="Times New Roman"/>
          <w:b w:val="1"/>
          <w:bCs w:val="1"/>
          <w:sz w:val="28"/>
          <w:szCs w:val="28"/>
        </w:rPr>
        <w:t>Виконала:</w:t>
      </w:r>
    </w:p>
    <w:p xmlns:wp14="http://schemas.microsoft.com/office/word/2010/wordml" w:rsidRDefault="00000000" wp14:textId="77777777" w14:paraId="63C969C0">
      <w:pPr>
        <w:spacing w:line="240" w:lineRule="auto"/>
        <w:jc w:val="right"/>
      </w:pPr>
      <w:r w:rsidRPr="1C207B4F" w:rsidR="1C207B4F">
        <w:rPr>
          <w:rFonts w:ascii="Times New Roman" w:hAnsi="Times New Roman" w:eastAsia="Times New Roman" w:cs="Times New Roman"/>
          <w:b w:val="1"/>
          <w:bCs w:val="1"/>
          <w:i w:val="1"/>
          <w:iCs w:val="1"/>
          <w:sz w:val="28"/>
          <w:szCs w:val="28"/>
        </w:rPr>
        <w:t xml:space="preserve"> </w:t>
      </w:r>
      <w:r w:rsidR="1C207B4F">
        <w:rPr>
          <w:rFonts w:ascii="Times New Roman" w:hAnsi="Times New Roman" w:eastAsia="Times New Roman" w:cs="Times New Roman"/>
          <w:sz w:val="28"/>
          <w:szCs w:val="28"/>
        </w:rPr>
        <w:t xml:space="preserve">Студентка групи ШІ-14</w:t>
      </w:r>
    </w:p>
    <w:p xmlns:wp14="http://schemas.microsoft.com/office/word/2010/wordml" w:rsidRDefault="00000000" w14:paraId="63BADB82" wp14:textId="750AF2E4">
      <w:pPr>
        <w:spacing w:line="240" w:lineRule="auto"/>
        <w:jc w:val="right"/>
      </w:pPr>
      <w:r w:rsidRPr="1C207B4F" w:rsidR="4F8F453C">
        <w:rPr>
          <w:rFonts w:ascii="Times New Roman" w:hAnsi="Times New Roman" w:eastAsia="Times New Roman" w:cs="Times New Roman"/>
          <w:sz w:val="28"/>
          <w:szCs w:val="28"/>
        </w:rPr>
        <w:t>Човган Софія Сергіївна</w:t>
      </w:r>
      <w:r>
        <w:rPr>
          <w:rtl w:val="0"/>
        </w:rPr>
      </w:r>
      <w:r>
        <w:rPr>
          <w:rtl w:val="0"/>
        </w:rPr>
      </w:r>
    </w:p>
    <w:p xmlns:wp14="http://schemas.microsoft.com/office/word/2010/wordml" w:rsidRDefault="00000000" w14:paraId="00000024" wp14:textId="77777777">
      <w:pPr>
        <w:jc w:val="both"/>
        <w:rPr/>
      </w:pPr>
      <w:r>
        <w:rPr>
          <w:rtl w:val="0"/>
        </w:rPr>
      </w:r>
    </w:p>
    <w:p xmlns:wp14="http://schemas.microsoft.com/office/word/2010/wordml" w:rsidRDefault="00000000" w14:paraId="00000025" wp14:textId="77777777">
      <w:pPr>
        <w:pStyle w:val="Heading1"/>
        <w:spacing w:before="240" w:after="0" w:line="276" w:lineRule="auto"/>
        <w:jc w:val="both"/>
        <w:rPr>
          <w:rFonts w:ascii="Times New Roman" w:hAnsi="Times New Roman" w:eastAsia="Times New Roman" w:cs="Times New Roman"/>
          <w:b w:val="1"/>
          <w:bCs w:val="1"/>
          <w:sz w:val="32"/>
          <w:szCs w:val="32"/>
        </w:rPr>
      </w:pPr>
      <w:r w:rsidRPr="1C207B4F" w:rsidR="1C207B4F">
        <w:rPr>
          <w:rFonts w:ascii="Times New Roman" w:hAnsi="Times New Roman" w:eastAsia="Times New Roman" w:cs="Times New Roman"/>
          <w:b w:val="1"/>
          <w:bCs w:val="1"/>
          <w:sz w:val="32"/>
          <w:szCs w:val="32"/>
        </w:rPr>
        <w:t xml:space="preserve">Тема роботи:  </w:t>
      </w:r>
    </w:p>
    <w:p xmlns:wp14="http://schemas.microsoft.com/office/word/2010/wordml" w:rsidRDefault="00000000" w14:paraId="4120D8E9" wp14:textId="0A2667AB">
      <w:pPr>
        <w:pStyle w:val="Heading1"/>
        <w:spacing w:after="200" w:line="276" w:lineRule="auto"/>
        <w:jc w:val="both"/>
      </w:pPr>
      <w:r w:rsidRPr="1C207B4F" w:rsidR="2EA35B58">
        <w:rPr>
          <w:rFonts w:ascii="Times New Roman" w:hAnsi="Times New Roman" w:eastAsia="Times New Roman" w:cs="Times New Roman"/>
          <w:noProof w:val="0"/>
          <w:color w:val="000000" w:themeColor="text1" w:themeTint="FF" w:themeShade="FF"/>
          <w:sz w:val="28"/>
          <w:szCs w:val="28"/>
          <w:lang w:val="uk"/>
        </w:rPr>
        <w:t>Налаштування та використання основних інструментів для розробки програмного забезпечення.</w:t>
      </w:r>
      <w:r w:rsidRPr="1C207B4F" w:rsidR="2EA35B58">
        <w:rPr>
          <w:rFonts w:ascii="Times New Roman" w:hAnsi="Times New Roman" w:eastAsia="Times New Roman" w:cs="Times New Roman"/>
          <w:b w:val="1"/>
          <w:bCs w:val="1"/>
          <w:sz w:val="28"/>
          <w:szCs w:val="28"/>
        </w:rPr>
        <w:t xml:space="preserve"> </w:t>
      </w:r>
      <w:bookmarkStart w:name="_heading=h.j2v9n1zi5dx9" w:id="84037926"/>
      <w:bookmarkEnd w:id="84037926"/>
    </w:p>
    <w:p xmlns:wp14="http://schemas.microsoft.com/office/word/2010/wordml" w:rsidRDefault="00000000" w14:paraId="00000027" wp14:textId="313D2D13">
      <w:pPr>
        <w:pStyle w:val="Heading1"/>
        <w:spacing w:after="200" w:line="276" w:lineRule="auto"/>
        <w:jc w:val="both"/>
      </w:pPr>
      <w:r w:rsidRPr="1C207B4F" w:rsidR="1C207B4F">
        <w:rPr>
          <w:rFonts w:ascii="Times New Roman" w:hAnsi="Times New Roman" w:eastAsia="Times New Roman" w:cs="Times New Roman"/>
          <w:b w:val="1"/>
          <w:bCs w:val="1"/>
          <w:sz w:val="32"/>
          <w:szCs w:val="32"/>
        </w:rPr>
        <w:t>Мета роботи:</w:t>
      </w:r>
    </w:p>
    <w:p w:rsidR="4FC168C7" w:rsidP="1C207B4F" w:rsidRDefault="4FC168C7" w14:paraId="33524356" w14:textId="17892B48">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uk"/>
        </w:rPr>
      </w:pPr>
      <w:r w:rsidRPr="1C207B4F" w:rsidR="4FC168C7">
        <w:rPr>
          <w:rFonts w:ascii="Times New Roman" w:hAnsi="Times New Roman" w:eastAsia="Times New Roman" w:cs="Times New Roman"/>
          <w:noProof w:val="0"/>
          <w:color w:val="000000" w:themeColor="text1" w:themeTint="FF" w:themeShade="FF"/>
          <w:sz w:val="28"/>
          <w:szCs w:val="28"/>
          <w:lang w:val="uk"/>
        </w:rPr>
        <w:t>Навчитися працювати з основними програмами та інструментами, які використовуються під час розробки програм. Освоїти роботу з Draw.io, Trello, Terminal, Visual Studio Code, Git і GitHub. Навчитися створювати та налаштовувати репозиторії, працювати з основними командами Git, запускати програми мовою C++ та використовувати дебаггер для пошуку помилок у коді. Отримані знання застосувати на практиці під час створення власної програми.</w:t>
      </w:r>
    </w:p>
    <w:p w:rsidR="1C207B4F" w:rsidP="1C207B4F" w:rsidRDefault="1C207B4F" w14:paraId="5F280880" w14:textId="53728DD4">
      <w:pPr>
        <w:pStyle w:val="Normal"/>
      </w:pPr>
    </w:p>
    <w:p xmlns:wp14="http://schemas.microsoft.com/office/word/2010/wordml" w:rsidRDefault="00000000" w14:paraId="00000029" wp14:textId="77777777">
      <w:pPr>
        <w:pStyle w:val="Heading1"/>
        <w:spacing w:before="240" w:after="0" w:line="276" w:lineRule="auto"/>
        <w:jc w:val="both"/>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Теоретичні відомості:</w:t>
      </w:r>
    </w:p>
    <w:p xmlns:wp14="http://schemas.microsoft.com/office/word/2010/wordml" w:rsidRDefault="00000000" w14:paraId="0000002A" wp14:textId="77777777">
      <w:pPr>
        <w:numPr>
          <w:ilvl w:val="0"/>
          <w:numId w:val="9"/>
        </w:numPr>
        <w:spacing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Теоретичні відомості з переліком важливих тем:</w:t>
      </w:r>
    </w:p>
    <w:p xmlns:wp14="http://schemas.microsoft.com/office/word/2010/wordml" w:rsidRDefault="00000000" w14:paraId="0000002B" wp14:textId="77777777">
      <w:pPr>
        <w:numPr>
          <w:ilvl w:val="0"/>
          <w:numId w:val="6"/>
        </w:numPr>
        <w:spacing w:line="240" w:lineRule="auto"/>
        <w:ind w:left="720" w:hanging="360"/>
        <w:jc w:val="both"/>
        <w:rPr>
          <w:rFonts w:ascii="Times New Roman" w:hAnsi="Times New Roman" w:eastAsia="Times New Roman" w:cs="Times New Roman"/>
          <w:sz w:val="20"/>
          <w:szCs w:val="20"/>
        </w:rPr>
      </w:pPr>
      <w:r>
        <w:rPr>
          <w:rFonts w:ascii="Times New Roman" w:hAnsi="Times New Roman" w:eastAsia="Times New Roman" w:cs="Times New Roman"/>
          <w:sz w:val="24"/>
          <w:szCs w:val="24"/>
          <w:rtl w:val="0"/>
        </w:rPr>
        <w:t xml:space="preserve">Тема №1: Основні поняття мови с/c++. </w:t>
      </w:r>
      <w:r>
        <w:rPr>
          <w:rtl w:val="0"/>
        </w:rPr>
      </w:r>
    </w:p>
    <w:p xmlns:wp14="http://schemas.microsoft.com/office/word/2010/wordml" w:rsidRDefault="00000000" w14:paraId="0000002C" wp14:textId="77777777">
      <w:pPr>
        <w:numPr>
          <w:ilvl w:val="0"/>
          <w:numId w:val="6"/>
        </w:numPr>
        <w:spacing w:line="240" w:lineRule="auto"/>
        <w:ind w:left="720" w:hanging="360"/>
        <w:jc w:val="both"/>
        <w:rPr>
          <w:rFonts w:ascii="Times New Roman" w:hAnsi="Times New Roman" w:eastAsia="Times New Roman" w:cs="Times New Roman"/>
          <w:sz w:val="20"/>
          <w:szCs w:val="20"/>
        </w:rPr>
      </w:pPr>
      <w:r w:rsidR="1C207B4F">
        <w:rPr>
          <w:rFonts w:ascii="Times New Roman" w:hAnsi="Times New Roman" w:eastAsia="Times New Roman" w:cs="Times New Roman"/>
          <w:sz w:val="24"/>
          <w:szCs w:val="24"/>
        </w:rPr>
        <w:t xml:space="preserve">Тема №2: Середовище розробки Visual Studio Code.</w:t>
      </w:r>
      <w:r>
        <w:rPr>
          <w:rtl w:val="0"/>
        </w:rPr>
      </w:r>
    </w:p>
    <w:p xmlns:wp14="http://schemas.microsoft.com/office/word/2010/wordml" w:rsidRDefault="00000000" w14:paraId="0000002E" wp14:textId="504D0A5C">
      <w:pPr>
        <w:numPr>
          <w:ilvl w:val="0"/>
          <w:numId w:val="6"/>
        </w:numPr>
        <w:spacing w:line="240" w:lineRule="auto"/>
        <w:ind w:left="720" w:hanging="360"/>
        <w:jc w:val="both"/>
        <w:rPr>
          <w:rFonts w:ascii="Times New Roman" w:hAnsi="Times New Roman" w:eastAsia="Times New Roman" w:cs="Times New Roman"/>
          <w:sz w:val="20"/>
          <w:szCs w:val="20"/>
        </w:rPr>
      </w:pPr>
      <w:r w:rsidR="1C207B4F">
        <w:rPr>
          <w:rFonts w:ascii="Times New Roman" w:hAnsi="Times New Roman" w:eastAsia="Times New Roman" w:cs="Times New Roman"/>
          <w:sz w:val="24"/>
          <w:szCs w:val="24"/>
        </w:rPr>
        <w:t xml:space="preserve">Тема №</w:t>
      </w:r>
      <w:r w:rsidRPr="1C207B4F" w:rsidR="7552CC74">
        <w:rPr>
          <w:rFonts w:ascii="Times New Roman" w:hAnsi="Times New Roman" w:eastAsia="Times New Roman" w:cs="Times New Roman"/>
          <w:sz w:val="24"/>
          <w:szCs w:val="24"/>
        </w:rPr>
        <w:t>3</w:t>
      </w:r>
      <w:r w:rsidRPr="1C207B4F" w:rsidR="1C207B4F">
        <w:rPr>
          <w:rFonts w:ascii="Times New Roman" w:hAnsi="Times New Roman" w:eastAsia="Times New Roman" w:cs="Times New Roman"/>
          <w:sz w:val="24"/>
          <w:szCs w:val="24"/>
        </w:rPr>
        <w:t>: FlowCharts та Draw.io.</w:t>
      </w:r>
      <w:r>
        <w:rPr>
          <w:rtl w:val="0"/>
        </w:rPr>
      </w:r>
    </w:p>
    <w:p xmlns:wp14="http://schemas.microsoft.com/office/word/2010/wordml" w:rsidRDefault="00000000" w14:paraId="0000002F" wp14:textId="1EEEC3CE">
      <w:pPr>
        <w:numPr>
          <w:ilvl w:val="0"/>
          <w:numId w:val="6"/>
        </w:numPr>
        <w:spacing w:line="240" w:lineRule="auto"/>
        <w:ind w:left="720" w:hanging="360"/>
        <w:jc w:val="both"/>
        <w:rPr>
          <w:rFonts w:ascii="Times New Roman" w:hAnsi="Times New Roman" w:eastAsia="Times New Roman" w:cs="Times New Roman"/>
          <w:sz w:val="20"/>
          <w:szCs w:val="20"/>
        </w:rPr>
      </w:pPr>
      <w:r w:rsidR="1C207B4F">
        <w:rPr>
          <w:rFonts w:ascii="Times New Roman" w:hAnsi="Times New Roman" w:eastAsia="Times New Roman" w:cs="Times New Roman"/>
          <w:sz w:val="24"/>
          <w:szCs w:val="24"/>
        </w:rPr>
        <w:t xml:space="preserve">Тема №</w:t>
      </w:r>
      <w:r w:rsidRPr="1C207B4F" w:rsidR="3B744BB8">
        <w:rPr>
          <w:rFonts w:ascii="Times New Roman" w:hAnsi="Times New Roman" w:eastAsia="Times New Roman" w:cs="Times New Roman"/>
          <w:sz w:val="24"/>
          <w:szCs w:val="24"/>
        </w:rPr>
        <w:t>4</w:t>
      </w:r>
      <w:r w:rsidRPr="1C207B4F" w:rsidR="1C207B4F">
        <w:rPr>
          <w:rFonts w:ascii="Times New Roman" w:hAnsi="Times New Roman" w:eastAsia="Times New Roman" w:cs="Times New Roman"/>
          <w:sz w:val="24"/>
          <w:szCs w:val="24"/>
        </w:rPr>
        <w:t>: Git та Github.</w:t>
      </w:r>
      <w:r>
        <w:rPr>
          <w:rtl w:val="0"/>
        </w:rPr>
      </w:r>
    </w:p>
    <w:p xmlns:wp14="http://schemas.microsoft.com/office/word/2010/wordml" w:rsidRDefault="00000000" w14:paraId="00000030" wp14:textId="311614AC">
      <w:pPr>
        <w:numPr>
          <w:ilvl w:val="0"/>
          <w:numId w:val="6"/>
        </w:numPr>
        <w:spacing w:line="240" w:lineRule="auto"/>
        <w:ind w:left="720" w:hanging="360"/>
        <w:jc w:val="both"/>
        <w:rPr>
          <w:rFonts w:ascii="Times New Roman" w:hAnsi="Times New Roman" w:eastAsia="Times New Roman" w:cs="Times New Roman"/>
          <w:sz w:val="20"/>
          <w:szCs w:val="20"/>
        </w:rPr>
      </w:pPr>
      <w:r w:rsidR="1C207B4F">
        <w:rPr>
          <w:rFonts w:ascii="Times New Roman" w:hAnsi="Times New Roman" w:eastAsia="Times New Roman" w:cs="Times New Roman"/>
          <w:sz w:val="24"/>
          <w:szCs w:val="24"/>
        </w:rPr>
        <w:t xml:space="preserve">Тема №</w:t>
      </w:r>
      <w:r w:rsidRPr="1C207B4F" w:rsidR="26DF5F44">
        <w:rPr>
          <w:rFonts w:ascii="Times New Roman" w:hAnsi="Times New Roman" w:eastAsia="Times New Roman" w:cs="Times New Roman"/>
          <w:sz w:val="24"/>
          <w:szCs w:val="24"/>
        </w:rPr>
        <w:t>5</w:t>
      </w:r>
      <w:r w:rsidRPr="1C207B4F" w:rsidR="1C207B4F">
        <w:rPr>
          <w:rFonts w:ascii="Times New Roman" w:hAnsi="Times New Roman" w:eastAsia="Times New Roman" w:cs="Times New Roman"/>
          <w:sz w:val="24"/>
          <w:szCs w:val="24"/>
        </w:rPr>
        <w:t>: Algotester.</w:t>
      </w:r>
      <w:r>
        <w:rPr>
          <w:rtl w:val="0"/>
        </w:rPr>
      </w:r>
    </w:p>
    <w:p xmlns:wp14="http://schemas.microsoft.com/office/word/2010/wordml" w:rsidRDefault="00000000" w14:paraId="00000031" wp14:textId="5CC51FAA">
      <w:pPr>
        <w:numPr>
          <w:ilvl w:val="0"/>
          <w:numId w:val="6"/>
        </w:numPr>
        <w:spacing w:line="240" w:lineRule="auto"/>
        <w:ind w:left="720" w:hanging="360"/>
        <w:jc w:val="both"/>
        <w:rPr>
          <w:rFonts w:ascii="Times New Roman" w:hAnsi="Times New Roman" w:eastAsia="Times New Roman" w:cs="Times New Roman"/>
          <w:sz w:val="20"/>
          <w:szCs w:val="20"/>
        </w:rPr>
      </w:pPr>
      <w:r w:rsidR="1C207B4F">
        <w:rPr>
          <w:rFonts w:ascii="Times New Roman" w:hAnsi="Times New Roman" w:eastAsia="Times New Roman" w:cs="Times New Roman"/>
          <w:sz w:val="24"/>
          <w:szCs w:val="24"/>
        </w:rPr>
        <w:t xml:space="preserve">Тема №</w:t>
      </w:r>
      <w:r w:rsidRPr="1C207B4F" w:rsidR="753E3DDC">
        <w:rPr>
          <w:rFonts w:ascii="Times New Roman" w:hAnsi="Times New Roman" w:eastAsia="Times New Roman" w:cs="Times New Roman"/>
          <w:sz w:val="24"/>
          <w:szCs w:val="24"/>
        </w:rPr>
        <w:t>6</w:t>
      </w:r>
      <w:r w:rsidRPr="1C207B4F" w:rsidR="1C207B4F">
        <w:rPr>
          <w:rFonts w:ascii="Times New Roman" w:hAnsi="Times New Roman" w:eastAsia="Times New Roman" w:cs="Times New Roman"/>
          <w:sz w:val="24"/>
          <w:szCs w:val="24"/>
        </w:rPr>
        <w:t>: Trello.</w:t>
      </w:r>
      <w:r>
        <w:rPr>
          <w:rtl w:val="0"/>
        </w:rPr>
      </w:r>
    </w:p>
    <w:p xmlns:wp14="http://schemas.microsoft.com/office/word/2010/wordml" w:rsidRDefault="00000000" w14:paraId="00000032" wp14:textId="3FDE3A3B">
      <w:pPr>
        <w:numPr>
          <w:ilvl w:val="0"/>
          <w:numId w:val="6"/>
        </w:numPr>
        <w:spacing w:line="240" w:lineRule="auto"/>
        <w:ind w:left="720" w:hanging="360"/>
        <w:jc w:val="both"/>
        <w:rPr>
          <w:rFonts w:ascii="Times New Roman" w:hAnsi="Times New Roman" w:eastAsia="Times New Roman" w:cs="Times New Roman"/>
          <w:sz w:val="20"/>
          <w:szCs w:val="20"/>
        </w:rPr>
      </w:pPr>
      <w:r w:rsidR="1C207B4F">
        <w:rPr>
          <w:rFonts w:ascii="Times New Roman" w:hAnsi="Times New Roman" w:eastAsia="Times New Roman" w:cs="Times New Roman"/>
          <w:sz w:val="24"/>
          <w:szCs w:val="24"/>
        </w:rPr>
        <w:t xml:space="preserve">Тема №</w:t>
      </w:r>
      <w:r w:rsidRPr="1C207B4F" w:rsidR="58A5599F">
        <w:rPr>
          <w:rFonts w:ascii="Times New Roman" w:hAnsi="Times New Roman" w:eastAsia="Times New Roman" w:cs="Times New Roman"/>
          <w:sz w:val="24"/>
          <w:szCs w:val="24"/>
        </w:rPr>
        <w:t>7</w:t>
      </w:r>
      <w:r w:rsidRPr="1C207B4F" w:rsidR="1C207B4F">
        <w:rPr>
          <w:rFonts w:ascii="Times New Roman" w:hAnsi="Times New Roman" w:eastAsia="Times New Roman" w:cs="Times New Roman"/>
          <w:sz w:val="24"/>
          <w:szCs w:val="24"/>
        </w:rPr>
        <w:t>: Linux Console Commands.</w:t>
      </w:r>
      <w:r>
        <w:rPr>
          <w:rtl w:val="0"/>
        </w:rPr>
      </w:r>
    </w:p>
    <w:p xmlns:wp14="http://schemas.microsoft.com/office/word/2010/wordml" w:rsidRDefault="00000000" w14:paraId="00000033" wp14:textId="77777777">
      <w:pPr>
        <w:spacing w:line="240" w:lineRule="auto"/>
        <w:ind w:left="720" w:firstLine="0"/>
        <w:jc w:val="both"/>
        <w:rPr>
          <w:rFonts w:ascii="Times New Roman" w:hAnsi="Times New Roman" w:eastAsia="Times New Roman" w:cs="Times New Roman"/>
          <w:sz w:val="24"/>
          <w:szCs w:val="24"/>
        </w:rPr>
      </w:pPr>
      <w:r>
        <w:rPr>
          <w:rtl w:val="0"/>
        </w:rPr>
      </w:r>
    </w:p>
    <w:p xmlns:wp14="http://schemas.microsoft.com/office/word/2010/wordml" w:rsidRDefault="00000000" w14:paraId="00000034" wp14:textId="77777777">
      <w:pPr>
        <w:numPr>
          <w:ilvl w:val="0"/>
          <w:numId w:val="9"/>
        </w:numPr>
        <w:spacing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Індивідуальний план опрацювання теорії:</w:t>
      </w:r>
    </w:p>
    <w:p xmlns:wp14="http://schemas.microsoft.com/office/word/2010/wordml" w:rsidRDefault="00000000" w14:paraId="00000035" wp14:textId="77777777">
      <w:pPr>
        <w:numPr>
          <w:ilvl w:val="0"/>
          <w:numId w:val="6"/>
        </w:numPr>
        <w:spacing w:line="24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Тема №1: Основні поняття мови C/C++</w:t>
      </w:r>
    </w:p>
    <w:p xmlns:wp14="http://schemas.microsoft.com/office/word/2010/wordml" w:rsidRDefault="00000000" w14:paraId="00000036"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Джерела Інформації</w:t>
      </w:r>
    </w:p>
    <w:p xmlns:wp14="http://schemas.microsoft.com/office/word/2010/wordml" w:rsidRDefault="00000000" w14:paraId="00000037" wp14:textId="0DD05D75">
      <w:pPr>
        <w:numPr>
          <w:ilvl w:val="2"/>
          <w:numId w:val="6"/>
        </w:numPr>
        <w:spacing w:line="276" w:lineRule="auto"/>
        <w:ind w:left="2160" w:hanging="360"/>
        <w:jc w:val="both"/>
        <w:rPr>
          <w:rFonts w:ascii="Times New Roman" w:hAnsi="Times New Roman" w:eastAsia="Times New Roman" w:cs="Times New Roman"/>
          <w:sz w:val="24"/>
          <w:szCs w:val="24"/>
        </w:rPr>
      </w:pPr>
      <w:hyperlink r:id="R0650d78f3a3d44be">
        <w:r w:rsidRPr="1C207B4F" w:rsidR="70A36D2C">
          <w:rPr>
            <w:rStyle w:val="Hyperlink"/>
          </w:rPr>
          <w:t>C++ tutorial for begginers playlist</w:t>
        </w:r>
      </w:hyperlink>
    </w:p>
    <w:p w:rsidR="4A13CDC9" w:rsidP="1C207B4F" w:rsidRDefault="4A13CDC9" w14:paraId="65CDD164" w14:textId="7DCED863">
      <w:pPr>
        <w:numPr>
          <w:ilvl w:val="2"/>
          <w:numId w:val="6"/>
        </w:numPr>
        <w:spacing w:line="276" w:lineRule="auto"/>
        <w:ind w:left="2160" w:hanging="360"/>
        <w:jc w:val="both"/>
        <w:rPr>
          <w:rFonts w:ascii="Times New Roman" w:hAnsi="Times New Roman" w:eastAsia="Times New Roman" w:cs="Times New Roman"/>
          <w:sz w:val="24"/>
          <w:szCs w:val="24"/>
        </w:rPr>
      </w:pPr>
      <w:hyperlink r:id="Rd408db4e8dd34b8d">
        <w:r w:rsidRPr="1C207B4F" w:rsidR="4A13CDC9">
          <w:rPr>
            <w:rStyle w:val="Hyperlink"/>
          </w:rPr>
          <w:t>C++ lessons playlist</w:t>
        </w:r>
      </w:hyperlink>
      <w:r w:rsidRPr="1C207B4F" w:rsidR="4A13CDC9">
        <w:rPr>
          <w:rFonts w:ascii="Times New Roman" w:hAnsi="Times New Roman" w:eastAsia="Times New Roman" w:cs="Times New Roman"/>
          <w:sz w:val="24"/>
          <w:szCs w:val="24"/>
        </w:rPr>
        <w:t xml:space="preserve"> </w:t>
      </w:r>
    </w:p>
    <w:p xmlns:wp14="http://schemas.microsoft.com/office/word/2010/wordml" w:rsidRDefault="00000000" w14:paraId="00000038"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Що опрацьовано:</w:t>
      </w:r>
    </w:p>
    <w:p xmlns:wp14="http://schemas.microsoft.com/office/word/2010/wordml" w:rsidRDefault="00000000" w14:paraId="00000039" wp14:textId="77777777">
      <w:pPr>
        <w:numPr>
          <w:ilvl w:val="2"/>
          <w:numId w:val="6"/>
        </w:numPr>
        <w:spacing w:line="276"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Ознайомлена з структурою коду програми в мові C++, з основними типами даних, з використанням змінних, бібліотекою iostream, з поняттям алгоритму.</w:t>
      </w:r>
    </w:p>
    <w:p xmlns:wp14="http://schemas.microsoft.com/office/word/2010/wordml" w:rsidRDefault="00000000" w14:paraId="0000003A"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Статус: Ознайомлена</w:t>
      </w:r>
    </w:p>
    <w:p xmlns:wp14="http://schemas.microsoft.com/office/word/2010/wordml" w:rsidRDefault="00000000" w14:paraId="0000003B" wp14:textId="34053997">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Початок опрацювання теми: </w:t>
      </w:r>
      <w:r w:rsidRPr="1C207B4F" w:rsidR="7690E6E3">
        <w:rPr>
          <w:rFonts w:ascii="Times New Roman" w:hAnsi="Times New Roman" w:eastAsia="Times New Roman" w:cs="Times New Roman"/>
          <w:sz w:val="24"/>
          <w:szCs w:val="24"/>
        </w:rPr>
        <w:t>10.09.2026</w:t>
      </w:r>
      <w:r w:rsidRPr="1C207B4F" w:rsidR="1C207B4F">
        <w:rPr>
          <w:rFonts w:ascii="Times New Roman" w:hAnsi="Times New Roman" w:eastAsia="Times New Roman" w:cs="Times New Roman"/>
          <w:sz w:val="24"/>
          <w:szCs w:val="24"/>
        </w:rPr>
        <w:t xml:space="preserve"> </w:t>
      </w:r>
    </w:p>
    <w:p xmlns:wp14="http://schemas.microsoft.com/office/word/2010/wordml" w:rsidRDefault="00000000" w14:paraId="0000003C" wp14:textId="44F0616E">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Звершення опрацювання теми: </w:t>
      </w:r>
      <w:r w:rsidRPr="1C207B4F" w:rsidR="7AD27A5F">
        <w:rPr>
          <w:rFonts w:ascii="Times New Roman" w:hAnsi="Times New Roman" w:eastAsia="Times New Roman" w:cs="Times New Roman"/>
          <w:sz w:val="24"/>
          <w:szCs w:val="24"/>
        </w:rPr>
        <w:t>1</w:t>
      </w:r>
      <w:r w:rsidRPr="1C207B4F" w:rsidR="23837FC0">
        <w:rPr>
          <w:rFonts w:ascii="Times New Roman" w:hAnsi="Times New Roman" w:eastAsia="Times New Roman" w:cs="Times New Roman"/>
          <w:sz w:val="24"/>
          <w:szCs w:val="24"/>
        </w:rPr>
        <w:t>4.</w:t>
      </w:r>
      <w:r w:rsidRPr="1C207B4F" w:rsidR="7AD27A5F">
        <w:rPr>
          <w:rFonts w:ascii="Times New Roman" w:hAnsi="Times New Roman" w:eastAsia="Times New Roman" w:cs="Times New Roman"/>
          <w:sz w:val="24"/>
          <w:szCs w:val="24"/>
        </w:rPr>
        <w:t>09.2026</w:t>
      </w:r>
    </w:p>
    <w:p xmlns:wp14="http://schemas.microsoft.com/office/word/2010/wordml" w:rsidRDefault="00000000" w14:paraId="0000003D" wp14:textId="77777777">
      <w:pPr>
        <w:numPr>
          <w:ilvl w:val="0"/>
          <w:numId w:val="6"/>
        </w:numPr>
        <w:spacing w:line="24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Тема №2: Середовище розробки Visual Studio Code</w:t>
      </w:r>
    </w:p>
    <w:p xmlns:wp14="http://schemas.microsoft.com/office/word/2010/wordml" w:rsidRDefault="00000000" w14:paraId="0000003E" wp14:textId="77777777">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Джерела Інформації:</w:t>
      </w:r>
    </w:p>
    <w:p w:rsidR="1C207B4F" w:rsidP="1C207B4F" w:rsidRDefault="1C207B4F" w14:paraId="46F2FB8B" w14:textId="663A42CE">
      <w:pPr>
        <w:spacing w:line="240" w:lineRule="auto"/>
        <w:ind w:left="2160" w:hanging="360"/>
        <w:jc w:val="both"/>
      </w:pPr>
      <w:r w:rsidRPr="1C207B4F" w:rsidR="1C207B4F">
        <w:rPr>
          <w:rFonts w:ascii="Times New Roman" w:hAnsi="Times New Roman" w:eastAsia="Times New Roman" w:cs="Times New Roman"/>
          <w:sz w:val="24"/>
          <w:szCs w:val="24"/>
        </w:rPr>
        <w:t>Ютуб туторіали:</w:t>
      </w:r>
    </w:p>
    <w:p w:rsidR="5C1A7A8C" w:rsidP="1C207B4F" w:rsidRDefault="5C1A7A8C" w14:paraId="51334116" w14:textId="0E86DBDB">
      <w:pPr>
        <w:pStyle w:val="ListParagraph"/>
        <w:numPr>
          <w:ilvl w:val="0"/>
          <w:numId w:val="29"/>
        </w:numPr>
        <w:spacing w:line="240" w:lineRule="auto"/>
        <w:jc w:val="both"/>
        <w:rPr>
          <w:rFonts w:ascii="Times New Roman" w:hAnsi="Times New Roman" w:eastAsia="Times New Roman" w:cs="Times New Roman"/>
          <w:sz w:val="24"/>
          <w:szCs w:val="24"/>
          <w:rtl w:val="0"/>
        </w:rPr>
      </w:pPr>
      <w:hyperlink r:id="R66e2a53da4da49ce">
        <w:r w:rsidRPr="1C207B4F" w:rsidR="5C1A7A8C">
          <w:rPr>
            <w:rStyle w:val="Hyperlink"/>
          </w:rPr>
          <w:t>How to set up VScode</w:t>
        </w:r>
      </w:hyperlink>
    </w:p>
    <w:p xmlns:wp14="http://schemas.microsoft.com/office/word/2010/wordml" w:rsidRDefault="00000000" w14:paraId="00000047"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Що опрацьовано:</w:t>
      </w:r>
    </w:p>
    <w:p xmlns:wp14="http://schemas.microsoft.com/office/word/2010/wordml" w:rsidRDefault="00000000" w14:paraId="00000048"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інстальовано VS Code</w:t>
      </w:r>
    </w:p>
    <w:p xmlns:wp14="http://schemas.microsoft.com/office/word/2010/wordml" w:rsidRDefault="00000000" w14:paraId="00000049"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встановлено розширення для C++ на систему та Visual Studio Code</w:t>
      </w:r>
    </w:p>
    <w:p xmlns:wp14="http://schemas.microsoft.com/office/word/2010/wordml" w:rsidRDefault="00000000" w14:paraId="0000004A"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ознайомлена з лінтером і дебагером</w:t>
      </w:r>
    </w:p>
    <w:p xmlns:wp14="http://schemas.microsoft.com/office/word/2010/wordml" w:rsidRDefault="00000000" w14:paraId="0000004B"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Статус: Ознайомлена</w:t>
      </w:r>
    </w:p>
    <w:p xmlns:wp14="http://schemas.microsoft.com/office/word/2010/wordml" w:rsidRDefault="00000000" w14:paraId="0000004C" wp14:textId="3F13643F">
      <w:pPr>
        <w:numPr>
          <w:ilvl w:val="1"/>
          <w:numId w:val="6"/>
        </w:numPr>
        <w:spacing w:line="240" w:lineRule="auto"/>
        <w:ind w:left="1440" w:hanging="360"/>
        <w:jc w:val="both"/>
        <w:rPr>
          <w:rFonts w:ascii="Times New Roman" w:hAnsi="Times New Roman" w:eastAsia="Times New Roman" w:cs="Times New Roman"/>
          <w:sz w:val="24"/>
          <w:szCs w:val="24"/>
          <w:rtl w:val="0"/>
        </w:rPr>
      </w:pPr>
      <w:r w:rsidRPr="1C207B4F" w:rsidR="1C207B4F">
        <w:rPr>
          <w:rFonts w:ascii="Times New Roman" w:hAnsi="Times New Roman" w:eastAsia="Times New Roman" w:cs="Times New Roman"/>
          <w:sz w:val="24"/>
          <w:szCs w:val="24"/>
        </w:rPr>
        <w:t xml:space="preserve">Початок опрацювання теми: </w:t>
      </w:r>
      <w:r w:rsidRPr="1C207B4F" w:rsidR="61F898A2">
        <w:rPr>
          <w:rFonts w:ascii="Times New Roman" w:hAnsi="Times New Roman" w:eastAsia="Times New Roman" w:cs="Times New Roman"/>
          <w:sz w:val="24"/>
          <w:szCs w:val="24"/>
        </w:rPr>
        <w:t>10.09.2026</w:t>
      </w:r>
      <w:r w:rsidRPr="1C207B4F" w:rsidR="1C207B4F">
        <w:rPr>
          <w:rFonts w:ascii="Times New Roman" w:hAnsi="Times New Roman" w:eastAsia="Times New Roman" w:cs="Times New Roman"/>
          <w:sz w:val="24"/>
          <w:szCs w:val="24"/>
        </w:rPr>
        <w:t xml:space="preserve"> </w:t>
      </w:r>
    </w:p>
    <w:p xmlns:wp14="http://schemas.microsoft.com/office/word/2010/wordml" w:rsidRDefault="00000000" w14:paraId="0000004D" wp14:textId="6BF7EB34">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Звершення опрацювання теми: 1</w:t>
      </w:r>
      <w:r w:rsidRPr="1C207B4F" w:rsidR="21AC44E3">
        <w:rPr>
          <w:rFonts w:ascii="Times New Roman" w:hAnsi="Times New Roman" w:eastAsia="Times New Roman" w:cs="Times New Roman"/>
          <w:sz w:val="24"/>
          <w:szCs w:val="24"/>
        </w:rPr>
        <w:t>1.09.2026</w:t>
      </w:r>
    </w:p>
    <w:p xmlns:wp14="http://schemas.microsoft.com/office/word/2010/wordml" w:rsidRDefault="00000000" w14:paraId="00000059" wp14:textId="502568CA">
      <w:pPr>
        <w:numPr>
          <w:ilvl w:val="0"/>
          <w:numId w:val="6"/>
        </w:numPr>
        <w:spacing w:line="240"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Тема №</w:t>
      </w:r>
      <w:r w:rsidRPr="1C207B4F" w:rsidR="35390854">
        <w:rPr>
          <w:rFonts w:ascii="Times New Roman" w:hAnsi="Times New Roman" w:eastAsia="Times New Roman" w:cs="Times New Roman"/>
          <w:sz w:val="24"/>
          <w:szCs w:val="24"/>
        </w:rPr>
        <w:t>3</w:t>
      </w:r>
      <w:r w:rsidRPr="1C207B4F" w:rsidR="1C207B4F">
        <w:rPr>
          <w:rFonts w:ascii="Times New Roman" w:hAnsi="Times New Roman" w:eastAsia="Times New Roman" w:cs="Times New Roman"/>
          <w:sz w:val="24"/>
          <w:szCs w:val="24"/>
        </w:rPr>
        <w:t xml:space="preserve"> FlowCharts та Draw.io</w:t>
      </w:r>
    </w:p>
    <w:p xmlns:wp14="http://schemas.microsoft.com/office/word/2010/wordml" w:rsidRDefault="00000000" w14:paraId="0000005A"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Джерела Інформації:</w:t>
      </w:r>
    </w:p>
    <w:p xmlns:wp14="http://schemas.microsoft.com/office/word/2010/wordml" w:rsidRDefault="00000000" w14:paraId="0000005B" wp14:textId="77777777">
      <w:pPr>
        <w:numPr>
          <w:ilvl w:val="2"/>
          <w:numId w:val="6"/>
        </w:numPr>
        <w:spacing w:line="240" w:lineRule="auto"/>
        <w:ind w:left="216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Практичні заняття. </w:t>
      </w:r>
    </w:p>
    <w:p w:rsidR="5D5C93E6" w:rsidP="1C207B4F" w:rsidRDefault="5D5C93E6" w14:paraId="4CD98694" w14:textId="34EE2800">
      <w:pPr>
        <w:numPr>
          <w:ilvl w:val="2"/>
          <w:numId w:val="6"/>
        </w:numPr>
        <w:spacing w:line="240" w:lineRule="auto"/>
        <w:ind w:left="2160" w:hanging="360"/>
        <w:jc w:val="both"/>
        <w:rPr>
          <w:rFonts w:ascii="Times New Roman" w:hAnsi="Times New Roman" w:eastAsia="Times New Roman" w:cs="Times New Roman"/>
          <w:sz w:val="24"/>
          <w:szCs w:val="24"/>
        </w:rPr>
      </w:pPr>
      <w:hyperlink r:id="Rf7af9a5b19cf436c">
        <w:r w:rsidRPr="1C207B4F" w:rsidR="5D5C93E6">
          <w:rPr>
            <w:rStyle w:val="Hyperlink"/>
          </w:rPr>
          <w:t>Розгортка</w:t>
        </w:r>
      </w:hyperlink>
    </w:p>
    <w:p xmlns:wp14="http://schemas.microsoft.com/office/word/2010/wordml" w:rsidRDefault="00000000" w14:paraId="0000005E"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Що опрацьовано:</w:t>
      </w:r>
    </w:p>
    <w:p xmlns:wp14="http://schemas.microsoft.com/office/word/2010/wordml" w:rsidRDefault="00000000" w14:paraId="0000005F"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ознайомлена з поняттям FlowChart</w:t>
      </w:r>
    </w:p>
    <w:p xmlns:wp14="http://schemas.microsoft.com/office/word/2010/wordml" w:rsidRDefault="00000000" w14:paraId="00000060"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навчилася створювати FlowChart у draw.io</w:t>
      </w:r>
    </w:p>
    <w:p xmlns:wp14="http://schemas.microsoft.com/office/word/2010/wordml" w:rsidRDefault="00000000" w14:paraId="00000061" wp14:textId="58204FC1">
      <w:pPr>
        <w:numPr>
          <w:ilvl w:val="2"/>
          <w:numId w:val="6"/>
        </w:numPr>
        <w:spacing w:line="240" w:lineRule="auto"/>
        <w:ind w:left="216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створила блок-схему до коду</w:t>
      </w:r>
    </w:p>
    <w:p xmlns:wp14="http://schemas.microsoft.com/office/word/2010/wordml" w:rsidRDefault="00000000" w14:paraId="00000062"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Статус: Ознайомлена</w:t>
      </w:r>
    </w:p>
    <w:p xmlns:wp14="http://schemas.microsoft.com/office/word/2010/wordml" w:rsidRDefault="00000000" w14:paraId="00000063" wp14:textId="6A35505E">
      <w:pPr>
        <w:numPr>
          <w:ilvl w:val="1"/>
          <w:numId w:val="6"/>
        </w:numPr>
        <w:spacing w:line="240" w:lineRule="auto"/>
        <w:ind w:left="1440" w:hanging="360"/>
        <w:jc w:val="both"/>
        <w:rPr>
          <w:rFonts w:ascii="Times New Roman" w:hAnsi="Times New Roman" w:eastAsia="Times New Roman" w:cs="Times New Roman"/>
          <w:sz w:val="24"/>
          <w:szCs w:val="24"/>
          <w:rtl w:val="0"/>
        </w:rPr>
      </w:pPr>
      <w:r w:rsidRPr="1C207B4F" w:rsidR="1C207B4F">
        <w:rPr>
          <w:rFonts w:ascii="Times New Roman" w:hAnsi="Times New Roman" w:eastAsia="Times New Roman" w:cs="Times New Roman"/>
          <w:sz w:val="24"/>
          <w:szCs w:val="24"/>
        </w:rPr>
        <w:t xml:space="preserve">Початок опрацювання теми: </w:t>
      </w:r>
      <w:r w:rsidRPr="1C207B4F" w:rsidR="719FDE34">
        <w:rPr>
          <w:rFonts w:ascii="Times New Roman" w:hAnsi="Times New Roman" w:eastAsia="Times New Roman" w:cs="Times New Roman"/>
          <w:sz w:val="24"/>
          <w:szCs w:val="24"/>
        </w:rPr>
        <w:t>11.09.2026</w:t>
      </w:r>
    </w:p>
    <w:p xmlns:wp14="http://schemas.microsoft.com/office/word/2010/wordml" w:rsidRDefault="00000000" w14:paraId="00000064" wp14:textId="450A8017">
      <w:pPr>
        <w:numPr>
          <w:ilvl w:val="1"/>
          <w:numId w:val="6"/>
        </w:numPr>
        <w:spacing w:line="240" w:lineRule="auto"/>
        <w:ind w:left="1440" w:hanging="360"/>
        <w:jc w:val="both"/>
        <w:rPr>
          <w:rFonts w:ascii="Times New Roman" w:hAnsi="Times New Roman" w:eastAsia="Times New Roman" w:cs="Times New Roman"/>
        </w:rPr>
      </w:pPr>
      <w:r w:rsidR="1C207B4F">
        <w:rPr>
          <w:rFonts w:ascii="Times New Roman" w:hAnsi="Times New Roman" w:eastAsia="Times New Roman" w:cs="Times New Roman"/>
          <w:sz w:val="24"/>
          <w:szCs w:val="24"/>
        </w:rPr>
        <w:t xml:space="preserve">Звершення опрацювання теми: </w:t>
      </w:r>
      <w:r w:rsidRPr="1C207B4F" w:rsidR="1D506667">
        <w:rPr>
          <w:rFonts w:ascii="Times New Roman" w:hAnsi="Times New Roman" w:eastAsia="Times New Roman" w:cs="Times New Roman"/>
          <w:sz w:val="24"/>
          <w:szCs w:val="24"/>
        </w:rPr>
        <w:t>12.09.2026</w:t>
      </w:r>
      <w:r>
        <w:rPr>
          <w:rtl w:val="0"/>
        </w:rPr>
      </w:r>
    </w:p>
    <w:p xmlns:wp14="http://schemas.microsoft.com/office/word/2010/wordml" w:rsidRDefault="00000000" w14:paraId="00000065" wp14:textId="7CCD576A">
      <w:pPr>
        <w:numPr>
          <w:ilvl w:val="0"/>
          <w:numId w:val="6"/>
        </w:numPr>
        <w:spacing w:line="240"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Тема №</w:t>
      </w:r>
      <w:r w:rsidRPr="1C207B4F" w:rsidR="5DE80F02">
        <w:rPr>
          <w:rFonts w:ascii="Times New Roman" w:hAnsi="Times New Roman" w:eastAsia="Times New Roman" w:cs="Times New Roman"/>
          <w:sz w:val="24"/>
          <w:szCs w:val="24"/>
        </w:rPr>
        <w:t>4</w:t>
      </w:r>
      <w:r w:rsidRPr="1C207B4F" w:rsidR="1C207B4F">
        <w:rPr>
          <w:rFonts w:ascii="Times New Roman" w:hAnsi="Times New Roman" w:eastAsia="Times New Roman" w:cs="Times New Roman"/>
          <w:sz w:val="24"/>
          <w:szCs w:val="24"/>
        </w:rPr>
        <w:t xml:space="preserve"> Git та Github</w:t>
      </w:r>
    </w:p>
    <w:p xmlns:wp14="http://schemas.microsoft.com/office/word/2010/wordml" w:rsidRDefault="00000000" w14:paraId="00000066" wp14:textId="77777777">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Джерела Інформації:</w:t>
      </w:r>
    </w:p>
    <w:p w:rsidR="017E59F2" w:rsidP="1C207B4F" w:rsidRDefault="017E59F2" w14:paraId="19CD20BD" w14:textId="6848C62E">
      <w:pPr>
        <w:numPr>
          <w:ilvl w:val="2"/>
          <w:numId w:val="6"/>
        </w:numPr>
        <w:spacing w:line="240" w:lineRule="auto"/>
        <w:ind w:left="2160" w:hanging="360"/>
        <w:jc w:val="both"/>
        <w:rPr>
          <w:rFonts w:ascii="Times New Roman" w:hAnsi="Times New Roman" w:eastAsia="Times New Roman" w:cs="Times New Roman"/>
          <w:sz w:val="24"/>
          <w:szCs w:val="24"/>
        </w:rPr>
      </w:pPr>
      <w:hyperlink r:id="R92e2429a59e64aed">
        <w:r w:rsidRPr="1C207B4F" w:rsidR="017E59F2">
          <w:rPr>
            <w:rStyle w:val="Hyperlink"/>
          </w:rPr>
          <w:t>Base of git</w:t>
        </w:r>
      </w:hyperlink>
    </w:p>
    <w:p xmlns:wp14="http://schemas.microsoft.com/office/word/2010/wordml" w:rsidRDefault="00000000" w14:paraId="00000068" wp14:textId="77777777">
      <w:pPr>
        <w:numPr>
          <w:ilvl w:val="2"/>
          <w:numId w:val="6"/>
        </w:numPr>
        <w:spacing w:line="240" w:lineRule="auto"/>
        <w:ind w:left="216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Практичні та лабораторні заняття</w:t>
      </w:r>
    </w:p>
    <w:p xmlns:wp14="http://schemas.microsoft.com/office/word/2010/wordml" w:rsidP="1C207B4F" w:rsidRDefault="00000000" w14:paraId="47B22227" wp14:textId="654B7310">
      <w:pPr>
        <w:numPr>
          <w:ilvl w:val="2"/>
          <w:numId w:val="6"/>
        </w:numPr>
        <w:spacing w:line="240" w:lineRule="auto"/>
        <w:ind w:left="2160" w:hanging="360"/>
        <w:jc w:val="both"/>
        <w:rPr>
          <w:rFonts w:ascii="Times New Roman" w:hAnsi="Times New Roman" w:eastAsia="Times New Roman" w:cs="Times New Roman"/>
          <w:sz w:val="24"/>
          <w:szCs w:val="24"/>
        </w:rPr>
      </w:pPr>
      <w:hyperlink r:id="R3ac1c7589e7147a1">
        <w:r w:rsidRPr="1C207B4F" w:rsidR="0674FBBC">
          <w:rPr>
            <w:rStyle w:val="Hyperlink"/>
          </w:rPr>
          <w:t>How to connect git to github</w:t>
        </w:r>
      </w:hyperlink>
    </w:p>
    <w:p xmlns:wp14="http://schemas.microsoft.com/office/word/2010/wordml" w:rsidRDefault="00000000" w14:paraId="0000006C" wp14:textId="6FC23416">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Що опрацьовано:</w:t>
      </w:r>
    </w:p>
    <w:p xmlns:wp14="http://schemas.microsoft.com/office/word/2010/wordml" w:rsidRDefault="00000000" w14:paraId="0000006D"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завантажено Git </w:t>
      </w:r>
    </w:p>
    <w:p xmlns:wp14="http://schemas.microsoft.com/office/word/2010/wordml" w:rsidRDefault="00000000" w14:paraId="0000006E"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вивчила базові git команди</w:t>
      </w:r>
    </w:p>
    <w:p xmlns:wp14="http://schemas.microsoft.com/office/word/2010/wordml" w:rsidRDefault="00000000" w14:paraId="0000006F" wp14:textId="77777777">
      <w:pPr>
        <w:numPr>
          <w:ilvl w:val="2"/>
          <w:numId w:val="6"/>
        </w:numPr>
        <w:spacing w:line="240" w:lineRule="auto"/>
        <w:ind w:left="216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зареєстровано на Github</w:t>
      </w:r>
    </w:p>
    <w:p w:rsidR="7529E671" w:rsidP="1C207B4F" w:rsidRDefault="7529E671" w14:paraId="2635854B" w14:textId="07C1C745">
      <w:pPr>
        <w:numPr>
          <w:ilvl w:val="2"/>
          <w:numId w:val="6"/>
        </w:numPr>
        <w:spacing w:line="240" w:lineRule="auto"/>
        <w:ind w:left="2160" w:hanging="360"/>
        <w:jc w:val="both"/>
        <w:rPr>
          <w:rFonts w:ascii="Times New Roman" w:hAnsi="Times New Roman" w:eastAsia="Times New Roman" w:cs="Times New Roman"/>
          <w:sz w:val="24"/>
          <w:szCs w:val="24"/>
          <w:rtl w:val="0"/>
        </w:rPr>
      </w:pPr>
      <w:r w:rsidRPr="1C207B4F" w:rsidR="7529E671">
        <w:rPr>
          <w:rFonts w:ascii="Times New Roman" w:hAnsi="Times New Roman" w:eastAsia="Times New Roman" w:cs="Times New Roman"/>
          <w:sz w:val="24"/>
          <w:szCs w:val="24"/>
        </w:rPr>
        <w:t>с</w:t>
      </w:r>
      <w:r w:rsidRPr="1C207B4F" w:rsidR="604F0B5C">
        <w:rPr>
          <w:rFonts w:ascii="Times New Roman" w:hAnsi="Times New Roman" w:eastAsia="Times New Roman" w:cs="Times New Roman"/>
          <w:sz w:val="24"/>
          <w:szCs w:val="24"/>
        </w:rPr>
        <w:t>творила та приєднала s</w:t>
      </w:r>
      <w:r w:rsidRPr="1C207B4F" w:rsidR="133A83A4">
        <w:rPr>
          <w:rFonts w:ascii="Times New Roman" w:hAnsi="Times New Roman" w:eastAsia="Times New Roman" w:cs="Times New Roman"/>
          <w:sz w:val="24"/>
          <w:szCs w:val="24"/>
        </w:rPr>
        <w:t>s</w:t>
      </w:r>
      <w:r w:rsidRPr="1C207B4F" w:rsidR="604F0B5C">
        <w:rPr>
          <w:rFonts w:ascii="Times New Roman" w:hAnsi="Times New Roman" w:eastAsia="Times New Roman" w:cs="Times New Roman"/>
          <w:sz w:val="24"/>
          <w:szCs w:val="24"/>
        </w:rPr>
        <w:t>h ключ</w:t>
      </w:r>
    </w:p>
    <w:p xmlns:wp14="http://schemas.microsoft.com/office/word/2010/wordml" w:rsidRDefault="00000000" w14:paraId="00000070"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навчилася створювати репозиторії, бренчі, додавати, комітити та пушити зміни, робити пул реквест</w:t>
      </w:r>
    </w:p>
    <w:p xmlns:wp14="http://schemas.microsoft.com/office/word/2010/wordml" w:rsidRDefault="00000000" w14:paraId="00000071"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Статус: Ознайомлена</w:t>
      </w:r>
    </w:p>
    <w:p xmlns:wp14="http://schemas.microsoft.com/office/word/2010/wordml" w:rsidRDefault="00000000" w14:paraId="00000072" wp14:textId="270F77A0">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Початок опрацювання теми: </w:t>
      </w:r>
      <w:r w:rsidRPr="1C207B4F" w:rsidR="0349D847">
        <w:rPr>
          <w:rFonts w:ascii="Times New Roman" w:hAnsi="Times New Roman" w:eastAsia="Times New Roman" w:cs="Times New Roman"/>
          <w:sz w:val="24"/>
          <w:szCs w:val="24"/>
        </w:rPr>
        <w:t>1</w:t>
      </w:r>
      <w:r w:rsidRPr="1C207B4F" w:rsidR="72FC7C9B">
        <w:rPr>
          <w:rFonts w:ascii="Times New Roman" w:hAnsi="Times New Roman" w:eastAsia="Times New Roman" w:cs="Times New Roman"/>
          <w:sz w:val="24"/>
          <w:szCs w:val="24"/>
        </w:rPr>
        <w:t>2</w:t>
      </w:r>
      <w:r w:rsidRPr="1C207B4F" w:rsidR="0349D847">
        <w:rPr>
          <w:rFonts w:ascii="Times New Roman" w:hAnsi="Times New Roman" w:eastAsia="Times New Roman" w:cs="Times New Roman"/>
          <w:sz w:val="24"/>
          <w:szCs w:val="24"/>
        </w:rPr>
        <w:t>.09.2026</w:t>
      </w:r>
      <w:r w:rsidRPr="1C207B4F" w:rsidR="1C207B4F">
        <w:rPr>
          <w:rFonts w:ascii="Times New Roman" w:hAnsi="Times New Roman" w:eastAsia="Times New Roman" w:cs="Times New Roman"/>
          <w:sz w:val="24"/>
          <w:szCs w:val="24"/>
        </w:rPr>
        <w:t xml:space="preserve">  </w:t>
      </w:r>
    </w:p>
    <w:p xmlns:wp14="http://schemas.microsoft.com/office/word/2010/wordml" w:rsidRDefault="00000000" w14:paraId="00000073" wp14:textId="4752DB8A">
      <w:pPr>
        <w:numPr>
          <w:ilvl w:val="1"/>
          <w:numId w:val="6"/>
        </w:numPr>
        <w:spacing w:line="240" w:lineRule="auto"/>
        <w:ind w:left="1440" w:hanging="360"/>
        <w:jc w:val="both"/>
        <w:rPr>
          <w:rFonts w:ascii="Times New Roman" w:hAnsi="Times New Roman" w:eastAsia="Times New Roman" w:cs="Times New Roman"/>
        </w:rPr>
      </w:pPr>
      <w:r w:rsidR="1C207B4F">
        <w:rPr>
          <w:rFonts w:ascii="Times New Roman" w:hAnsi="Times New Roman" w:eastAsia="Times New Roman" w:cs="Times New Roman"/>
          <w:sz w:val="24"/>
          <w:szCs w:val="24"/>
        </w:rPr>
        <w:t xml:space="preserve">Звершення опрацювання теми: </w:t>
      </w:r>
      <w:r w:rsidRPr="1C207B4F" w:rsidR="0F8BF787">
        <w:rPr>
          <w:rFonts w:ascii="Times New Roman" w:hAnsi="Times New Roman" w:eastAsia="Times New Roman" w:cs="Times New Roman"/>
          <w:sz w:val="24"/>
          <w:szCs w:val="24"/>
        </w:rPr>
        <w:t>1</w:t>
      </w:r>
      <w:r w:rsidRPr="1C207B4F" w:rsidR="271ADAF5">
        <w:rPr>
          <w:rFonts w:ascii="Times New Roman" w:hAnsi="Times New Roman" w:eastAsia="Times New Roman" w:cs="Times New Roman"/>
          <w:sz w:val="24"/>
          <w:szCs w:val="24"/>
        </w:rPr>
        <w:t>6</w:t>
      </w:r>
      <w:r w:rsidRPr="1C207B4F" w:rsidR="0F8BF787">
        <w:rPr>
          <w:rFonts w:ascii="Times New Roman" w:hAnsi="Times New Roman" w:eastAsia="Times New Roman" w:cs="Times New Roman"/>
          <w:sz w:val="24"/>
          <w:szCs w:val="24"/>
        </w:rPr>
        <w:t>.09.2026</w:t>
      </w:r>
      <w:r>
        <w:rPr>
          <w:rtl w:val="0"/>
        </w:rPr>
      </w:r>
    </w:p>
    <w:p xmlns:wp14="http://schemas.microsoft.com/office/word/2010/wordml" w:rsidRDefault="00000000" w14:paraId="00000074" wp14:textId="76A576C7">
      <w:pPr>
        <w:numPr>
          <w:ilvl w:val="0"/>
          <w:numId w:val="6"/>
        </w:numPr>
        <w:spacing w:line="240"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Тема №</w:t>
      </w:r>
      <w:r w:rsidRPr="1C207B4F" w:rsidR="71710ECF">
        <w:rPr>
          <w:rFonts w:ascii="Times New Roman" w:hAnsi="Times New Roman" w:eastAsia="Times New Roman" w:cs="Times New Roman"/>
          <w:sz w:val="24"/>
          <w:szCs w:val="24"/>
        </w:rPr>
        <w:t xml:space="preserve">5 </w:t>
      </w:r>
      <w:r w:rsidRPr="1C207B4F" w:rsidR="1C207B4F">
        <w:rPr>
          <w:rFonts w:ascii="Times New Roman" w:hAnsi="Times New Roman" w:eastAsia="Times New Roman" w:cs="Times New Roman"/>
          <w:sz w:val="24"/>
          <w:szCs w:val="24"/>
        </w:rPr>
        <w:t>Algotester</w:t>
      </w:r>
    </w:p>
    <w:p xmlns:wp14="http://schemas.microsoft.com/office/word/2010/wordml" w:rsidRDefault="00000000" w14:paraId="00000075"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Джерела Інформації:</w:t>
      </w:r>
    </w:p>
    <w:p xmlns:wp14="http://schemas.microsoft.com/office/word/2010/wordml" w:rsidRDefault="00000000" w14:paraId="00000076"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Лекції Пшеничного</w:t>
      </w:r>
    </w:p>
    <w:p xmlns:wp14="http://schemas.microsoft.com/office/word/2010/wordml" w:rsidRDefault="00000000" w14:paraId="00000077" wp14:textId="77777777">
      <w:pPr>
        <w:numPr>
          <w:ilvl w:val="2"/>
          <w:numId w:val="6"/>
        </w:numPr>
        <w:spacing w:line="240" w:lineRule="auto"/>
        <w:ind w:left="216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algotester.com/en</w:t>
      </w:r>
    </w:p>
    <w:p xmlns:wp14="http://schemas.microsoft.com/office/word/2010/wordml" w:rsidRDefault="00000000" w14:paraId="00000079"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Що опрацьовано:</w:t>
      </w:r>
    </w:p>
    <w:p xmlns:wp14="http://schemas.microsoft.com/office/word/2010/wordml" w:rsidRDefault="00000000" w14:paraId="0000007A"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зареєстровано на Algotester</w:t>
      </w:r>
    </w:p>
    <w:p xmlns:wp14="http://schemas.microsoft.com/office/word/2010/wordml" w:rsidRDefault="00000000" w14:paraId="0000007B" wp14:textId="300063DA">
      <w:pPr>
        <w:numPr>
          <w:ilvl w:val="2"/>
          <w:numId w:val="6"/>
        </w:numPr>
        <w:spacing w:line="240" w:lineRule="auto"/>
        <w:ind w:left="2160" w:hanging="360"/>
        <w:jc w:val="both"/>
        <w:rPr>
          <w:rFonts w:ascii="Times New Roman" w:hAnsi="Times New Roman" w:eastAsia="Times New Roman" w:cs="Times New Roman"/>
          <w:sz w:val="24"/>
          <w:szCs w:val="24"/>
          <w:rtl w:val="0"/>
        </w:rPr>
      </w:pPr>
      <w:r w:rsidRPr="1C207B4F" w:rsidR="3E99EBDF">
        <w:rPr>
          <w:rFonts w:ascii="Times New Roman" w:hAnsi="Times New Roman" w:eastAsia="Times New Roman" w:cs="Times New Roman"/>
          <w:sz w:val="24"/>
          <w:szCs w:val="24"/>
        </w:rPr>
        <w:t>В</w:t>
      </w:r>
      <w:r w:rsidRPr="1C207B4F" w:rsidR="1C207B4F">
        <w:rPr>
          <w:rFonts w:ascii="Times New Roman" w:hAnsi="Times New Roman" w:eastAsia="Times New Roman" w:cs="Times New Roman"/>
          <w:sz w:val="24"/>
          <w:szCs w:val="24"/>
        </w:rPr>
        <w:t>иконан</w:t>
      </w:r>
      <w:r w:rsidRPr="1C207B4F" w:rsidR="3E99EBDF">
        <w:rPr>
          <w:rFonts w:ascii="Times New Roman" w:hAnsi="Times New Roman" w:eastAsia="Times New Roman" w:cs="Times New Roman"/>
          <w:sz w:val="24"/>
          <w:szCs w:val="24"/>
        </w:rPr>
        <w:t>і завдання</w:t>
      </w:r>
    </w:p>
    <w:p xmlns:wp14="http://schemas.microsoft.com/office/word/2010/wordml" w:rsidRDefault="00000000" w14:paraId="0000007C"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Статус: Ознайомлена</w:t>
      </w:r>
    </w:p>
    <w:p xmlns:wp14="http://schemas.microsoft.com/office/word/2010/wordml" w:rsidRDefault="00000000" w14:paraId="0000007D" wp14:textId="1EEA7329">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Початок опрацювання теми: </w:t>
      </w:r>
      <w:r w:rsidRPr="1C207B4F" w:rsidR="62C2FBD4">
        <w:rPr>
          <w:rFonts w:ascii="Times New Roman" w:hAnsi="Times New Roman" w:eastAsia="Times New Roman" w:cs="Times New Roman"/>
          <w:sz w:val="24"/>
          <w:szCs w:val="24"/>
        </w:rPr>
        <w:t>09</w:t>
      </w:r>
      <w:r w:rsidRPr="1C207B4F" w:rsidR="1C207B4F">
        <w:rPr>
          <w:rFonts w:ascii="Times New Roman" w:hAnsi="Times New Roman" w:eastAsia="Times New Roman" w:cs="Times New Roman"/>
          <w:sz w:val="24"/>
          <w:szCs w:val="24"/>
        </w:rPr>
        <w:t>.09.202</w:t>
      </w:r>
      <w:r w:rsidRPr="1C207B4F" w:rsidR="7F3C88C3">
        <w:rPr>
          <w:rFonts w:ascii="Times New Roman" w:hAnsi="Times New Roman" w:eastAsia="Times New Roman" w:cs="Times New Roman"/>
          <w:sz w:val="24"/>
          <w:szCs w:val="24"/>
        </w:rPr>
        <w:t>6</w:t>
      </w:r>
    </w:p>
    <w:p xmlns:wp14="http://schemas.microsoft.com/office/word/2010/wordml" w:rsidRDefault="00000000" w14:paraId="0000007E" wp14:textId="3670DA59">
      <w:pPr>
        <w:numPr>
          <w:ilvl w:val="1"/>
          <w:numId w:val="6"/>
        </w:numPr>
        <w:spacing w:line="240" w:lineRule="auto"/>
        <w:ind w:left="1440" w:hanging="360"/>
        <w:jc w:val="both"/>
        <w:rPr>
          <w:rFonts w:ascii="Times New Roman" w:hAnsi="Times New Roman" w:eastAsia="Times New Roman" w:cs="Times New Roman"/>
        </w:rPr>
      </w:pPr>
      <w:r w:rsidR="1C207B4F">
        <w:rPr>
          <w:rFonts w:ascii="Times New Roman" w:hAnsi="Times New Roman" w:eastAsia="Times New Roman" w:cs="Times New Roman"/>
          <w:sz w:val="24"/>
          <w:szCs w:val="24"/>
        </w:rPr>
        <w:t xml:space="preserve">Звершення опрацювання теми: 20.09.202</w:t>
      </w:r>
      <w:r w:rsidRPr="1C207B4F" w:rsidR="57F76455">
        <w:rPr>
          <w:rFonts w:ascii="Times New Roman" w:hAnsi="Times New Roman" w:eastAsia="Times New Roman" w:cs="Times New Roman"/>
          <w:sz w:val="24"/>
          <w:szCs w:val="24"/>
        </w:rPr>
        <w:t>6</w:t>
      </w:r>
      <w:r w:rsidRPr="1C207B4F" w:rsidR="1C207B4F">
        <w:rPr>
          <w:rFonts w:ascii="Times New Roman" w:hAnsi="Times New Roman" w:eastAsia="Times New Roman" w:cs="Times New Roman"/>
          <w:sz w:val="24"/>
          <w:szCs w:val="24"/>
        </w:rPr>
        <w:t xml:space="preserve"> </w:t>
      </w:r>
      <w:r>
        <w:rPr>
          <w:rtl w:val="0"/>
        </w:rPr>
      </w:r>
    </w:p>
    <w:p xmlns:wp14="http://schemas.microsoft.com/office/word/2010/wordml" w:rsidRDefault="00000000" w14:paraId="0000007F" wp14:textId="3EFD06ED">
      <w:pPr>
        <w:numPr>
          <w:ilvl w:val="0"/>
          <w:numId w:val="6"/>
        </w:numPr>
        <w:spacing w:line="240"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Тема №</w:t>
      </w:r>
      <w:r w:rsidRPr="1C207B4F" w:rsidR="7B4D843B">
        <w:rPr>
          <w:rFonts w:ascii="Times New Roman" w:hAnsi="Times New Roman" w:eastAsia="Times New Roman" w:cs="Times New Roman"/>
          <w:sz w:val="24"/>
          <w:szCs w:val="24"/>
        </w:rPr>
        <w:t>6</w:t>
      </w:r>
      <w:r w:rsidRPr="1C207B4F" w:rsidR="1C207B4F">
        <w:rPr>
          <w:rFonts w:ascii="Times New Roman" w:hAnsi="Times New Roman" w:eastAsia="Times New Roman" w:cs="Times New Roman"/>
          <w:sz w:val="24"/>
          <w:szCs w:val="24"/>
        </w:rPr>
        <w:t xml:space="preserve"> Trello</w:t>
      </w:r>
    </w:p>
    <w:p xmlns:wp14="http://schemas.microsoft.com/office/word/2010/wordml" w:rsidRDefault="00000000" w14:paraId="00000080"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Джерела Інформації:</w:t>
      </w:r>
    </w:p>
    <w:p xmlns:wp14="http://schemas.microsoft.com/office/word/2010/wordml" w:rsidRDefault="00000000" w14:paraId="00000081"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color w:val="0563c1"/>
          <w:sz w:val="24"/>
          <w:szCs w:val="24"/>
          <w:rtl w:val="0"/>
        </w:rPr>
        <w:t xml:space="preserve">trello.com</w:t>
      </w:r>
      <w:r>
        <w:rPr>
          <w:rtl w:val="0"/>
        </w:rPr>
      </w:r>
    </w:p>
    <w:p xmlns:wp14="http://schemas.microsoft.com/office/word/2010/wordml" w:rsidRDefault="00000000" w14:paraId="00000082"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Що опрацьовано:</w:t>
      </w:r>
    </w:p>
    <w:p xmlns:wp14="http://schemas.microsoft.com/office/word/2010/wordml" w:rsidRDefault="00000000" w14:paraId="00000083" wp14:textId="65442C5F">
      <w:pPr>
        <w:numPr>
          <w:ilvl w:val="2"/>
          <w:numId w:val="6"/>
        </w:numPr>
        <w:spacing w:line="240" w:lineRule="auto"/>
        <w:ind w:left="2160" w:hanging="360"/>
        <w:jc w:val="both"/>
        <w:rPr>
          <w:rFonts w:ascii="Times New Roman" w:hAnsi="Times New Roman" w:eastAsia="Times New Roman" w:cs="Times New Roman"/>
          <w:sz w:val="24"/>
          <w:szCs w:val="24"/>
          <w:rtl w:val="0"/>
        </w:rPr>
      </w:pPr>
      <w:r w:rsidRPr="1C207B4F" w:rsidR="175BD5A5">
        <w:rPr>
          <w:rFonts w:ascii="Times New Roman" w:hAnsi="Times New Roman" w:eastAsia="Times New Roman" w:cs="Times New Roman"/>
          <w:sz w:val="24"/>
          <w:szCs w:val="24"/>
        </w:rPr>
        <w:t>Додалась до борду</w:t>
      </w:r>
    </w:p>
    <w:p xmlns:wp14="http://schemas.microsoft.com/office/word/2010/wordml" w:rsidRDefault="00000000" w14:paraId="00000084" wp14:textId="77777777">
      <w:pPr>
        <w:numPr>
          <w:ilvl w:val="2"/>
          <w:numId w:val="6"/>
        </w:numPr>
        <w:spacing w:line="240" w:lineRule="auto"/>
        <w:ind w:left="216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створено список моїх завдань</w:t>
      </w:r>
    </w:p>
    <w:p xmlns:wp14="http://schemas.microsoft.com/office/word/2010/wordml" w:rsidRDefault="00000000" w14:paraId="00000086"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Статус: Ознайомлена</w:t>
      </w:r>
    </w:p>
    <w:p xmlns:wp14="http://schemas.microsoft.com/office/word/2010/wordml" w:rsidRDefault="00000000" w14:paraId="00000087" wp14:textId="07D7852A">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Початок опрацювання теми: </w:t>
      </w:r>
      <w:r w:rsidRPr="1C207B4F" w:rsidR="13FB3281">
        <w:rPr>
          <w:rFonts w:ascii="Times New Roman" w:hAnsi="Times New Roman" w:eastAsia="Times New Roman" w:cs="Times New Roman"/>
          <w:sz w:val="24"/>
          <w:szCs w:val="24"/>
        </w:rPr>
        <w:t>12</w:t>
      </w:r>
      <w:r w:rsidRPr="1C207B4F" w:rsidR="1C207B4F">
        <w:rPr>
          <w:rFonts w:ascii="Times New Roman" w:hAnsi="Times New Roman" w:eastAsia="Times New Roman" w:cs="Times New Roman"/>
          <w:sz w:val="24"/>
          <w:szCs w:val="24"/>
        </w:rPr>
        <w:t>.09.202</w:t>
      </w:r>
      <w:r w:rsidRPr="1C207B4F" w:rsidR="0C57D75C">
        <w:rPr>
          <w:rFonts w:ascii="Times New Roman" w:hAnsi="Times New Roman" w:eastAsia="Times New Roman" w:cs="Times New Roman"/>
          <w:sz w:val="24"/>
          <w:szCs w:val="24"/>
        </w:rPr>
        <w:t>6</w:t>
      </w:r>
      <w:r w:rsidRPr="1C207B4F" w:rsidR="1C207B4F">
        <w:rPr>
          <w:rFonts w:ascii="Times New Roman" w:hAnsi="Times New Roman" w:eastAsia="Times New Roman" w:cs="Times New Roman"/>
          <w:sz w:val="24"/>
          <w:szCs w:val="24"/>
        </w:rPr>
        <w:t xml:space="preserve">   </w:t>
      </w:r>
    </w:p>
    <w:p xmlns:wp14="http://schemas.microsoft.com/office/word/2010/wordml" w:rsidRDefault="00000000" w14:paraId="00000088" wp14:textId="6BEE2927">
      <w:pPr>
        <w:numPr>
          <w:ilvl w:val="1"/>
          <w:numId w:val="6"/>
        </w:numPr>
        <w:spacing w:line="240" w:lineRule="auto"/>
        <w:ind w:left="1440" w:hanging="360"/>
        <w:jc w:val="both"/>
        <w:rPr>
          <w:rFonts w:ascii="Times New Roman" w:hAnsi="Times New Roman" w:eastAsia="Times New Roman" w:cs="Times New Roman"/>
        </w:rPr>
      </w:pPr>
      <w:r w:rsidR="1C207B4F">
        <w:rPr>
          <w:rFonts w:ascii="Times New Roman" w:hAnsi="Times New Roman" w:eastAsia="Times New Roman" w:cs="Times New Roman"/>
          <w:sz w:val="24"/>
          <w:szCs w:val="24"/>
        </w:rPr>
        <w:t xml:space="preserve">Звершення опрацювання теми: </w:t>
      </w:r>
      <w:r w:rsidRPr="1C207B4F" w:rsidR="0E616D7A">
        <w:rPr>
          <w:rFonts w:ascii="Times New Roman" w:hAnsi="Times New Roman" w:eastAsia="Times New Roman" w:cs="Times New Roman"/>
          <w:sz w:val="24"/>
          <w:szCs w:val="24"/>
        </w:rPr>
        <w:t>12</w:t>
      </w:r>
      <w:r w:rsidRPr="1C207B4F" w:rsidR="1C207B4F">
        <w:rPr>
          <w:rFonts w:ascii="Times New Roman" w:hAnsi="Times New Roman" w:eastAsia="Times New Roman" w:cs="Times New Roman"/>
          <w:sz w:val="24"/>
          <w:szCs w:val="24"/>
        </w:rPr>
        <w:t>.09.202</w:t>
      </w:r>
      <w:r w:rsidRPr="1C207B4F" w:rsidR="15936B5F">
        <w:rPr>
          <w:rFonts w:ascii="Times New Roman" w:hAnsi="Times New Roman" w:eastAsia="Times New Roman" w:cs="Times New Roman"/>
          <w:sz w:val="24"/>
          <w:szCs w:val="24"/>
        </w:rPr>
        <w:t>6</w:t>
      </w:r>
      <w:r>
        <w:rPr>
          <w:rtl w:val="0"/>
        </w:rPr>
      </w:r>
    </w:p>
    <w:p xmlns:wp14="http://schemas.microsoft.com/office/word/2010/wordml" w:rsidRDefault="00000000" w14:paraId="00000089" wp14:textId="70AD79EF">
      <w:pPr>
        <w:numPr>
          <w:ilvl w:val="0"/>
          <w:numId w:val="6"/>
        </w:numPr>
        <w:spacing w:line="240"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Тема №</w:t>
      </w:r>
      <w:r w:rsidRPr="1C207B4F" w:rsidR="2B7CE4BE">
        <w:rPr>
          <w:rFonts w:ascii="Times New Roman" w:hAnsi="Times New Roman" w:eastAsia="Times New Roman" w:cs="Times New Roman"/>
          <w:sz w:val="24"/>
          <w:szCs w:val="24"/>
        </w:rPr>
        <w:t>7</w:t>
      </w:r>
      <w:r w:rsidRPr="1C207B4F" w:rsidR="1C207B4F">
        <w:rPr>
          <w:rFonts w:ascii="Times New Roman" w:hAnsi="Times New Roman" w:eastAsia="Times New Roman" w:cs="Times New Roman"/>
          <w:sz w:val="24"/>
          <w:szCs w:val="24"/>
        </w:rPr>
        <w:t xml:space="preserve"> Linux Console Commands</w:t>
      </w:r>
    </w:p>
    <w:p xmlns:wp14="http://schemas.microsoft.com/office/word/2010/wordml" w:rsidRDefault="00000000" w14:paraId="0000008A"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Джерела Інформації:</w:t>
      </w:r>
    </w:p>
    <w:p xmlns:wp14="http://schemas.microsoft.com/office/word/2010/wordml" w:rsidP="1C207B4F" w:rsidRDefault="00000000" w14:paraId="0000008B" wp14:textId="128629E1">
      <w:pPr>
        <w:pStyle w:val="ListParagraph"/>
        <w:numPr>
          <w:ilvl w:val="0"/>
          <w:numId w:val="30"/>
        </w:numPr>
        <w:spacing w:line="240" w:lineRule="auto"/>
        <w:ind/>
        <w:jc w:val="both"/>
        <w:rPr>
          <w:rFonts w:ascii="Times New Roman" w:hAnsi="Times New Roman" w:eastAsia="Times New Roman" w:cs="Times New Roman"/>
          <w:color w:val="auto"/>
          <w:sz w:val="24"/>
          <w:szCs w:val="24"/>
          <w:u w:val="none"/>
          <w:rtl w:val="0"/>
        </w:rPr>
      </w:pPr>
      <w:hyperlink r:id="R025b61ef9ceb494b">
        <w:r w:rsidRPr="1C207B4F" w:rsidR="40EC2FA1">
          <w:rPr>
            <w:rStyle w:val="Hyperlink"/>
          </w:rPr>
          <w:t>Linux for hackers</w:t>
        </w:r>
      </w:hyperlink>
      <w:r w:rsidRPr="1C207B4F" w:rsidR="40EC2FA1">
        <w:rPr>
          <w:rFonts w:ascii="Times New Roman" w:hAnsi="Times New Roman" w:eastAsia="Times New Roman" w:cs="Times New Roman"/>
          <w:color w:val="auto"/>
          <w:sz w:val="24"/>
          <w:szCs w:val="24"/>
          <w:u w:val="none"/>
        </w:rPr>
        <w:t xml:space="preserve"> </w:t>
      </w:r>
      <w:r>
        <w:rPr>
          <w:rtl w:val="0"/>
        </w:rPr>
      </w:r>
    </w:p>
    <w:p xmlns:wp14="http://schemas.microsoft.com/office/word/2010/wordml" w:rsidRDefault="00000000" w14:paraId="0000008C" wp14:textId="77777777">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Що опрацьовано:</w:t>
      </w:r>
    </w:p>
    <w:p xmlns:wp14="http://schemas.microsoft.com/office/word/2010/wordml" w:rsidRDefault="00000000" w14:paraId="0000008E" wp14:textId="77777777">
      <w:pPr>
        <w:numPr>
          <w:ilvl w:val="2"/>
          <w:numId w:val="6"/>
        </w:numPr>
        <w:spacing w:line="240"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освоїла декілька базових команд</w:t>
      </w:r>
    </w:p>
    <w:p xmlns:wp14="http://schemas.microsoft.com/office/word/2010/wordml" w:rsidRDefault="00000000" w14:paraId="0000008F" wp14:textId="77777777">
      <w:pPr>
        <w:numPr>
          <w:ilvl w:val="1"/>
          <w:numId w:val="6"/>
        </w:numPr>
        <w:spacing w:line="240"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Статус: Ознайомлена</w:t>
      </w:r>
    </w:p>
    <w:p xmlns:wp14="http://schemas.microsoft.com/office/word/2010/wordml" w:rsidRDefault="00000000" w14:paraId="00000090" wp14:textId="4D972CAC">
      <w:pPr>
        <w:numPr>
          <w:ilvl w:val="1"/>
          <w:numId w:val="6"/>
        </w:numPr>
        <w:spacing w:line="240" w:lineRule="auto"/>
        <w:ind w:left="144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Початок опрацювання теми: </w:t>
      </w:r>
      <w:r w:rsidRPr="1C207B4F" w:rsidR="111FE29D">
        <w:rPr>
          <w:rFonts w:ascii="Times New Roman" w:hAnsi="Times New Roman" w:eastAsia="Times New Roman" w:cs="Times New Roman"/>
          <w:sz w:val="24"/>
          <w:szCs w:val="24"/>
        </w:rPr>
        <w:t>17.09.2026</w:t>
      </w:r>
      <w:r w:rsidRPr="1C207B4F" w:rsidR="1C207B4F">
        <w:rPr>
          <w:rFonts w:ascii="Times New Roman" w:hAnsi="Times New Roman" w:eastAsia="Times New Roman" w:cs="Times New Roman"/>
          <w:sz w:val="24"/>
          <w:szCs w:val="24"/>
        </w:rPr>
        <w:t xml:space="preserve">  </w:t>
      </w:r>
    </w:p>
    <w:p xmlns:wp14="http://schemas.microsoft.com/office/word/2010/wordml" w:rsidRDefault="00000000" w14:paraId="00000091" wp14:textId="5C7321B1">
      <w:pPr>
        <w:numPr>
          <w:ilvl w:val="1"/>
          <w:numId w:val="6"/>
        </w:numPr>
        <w:spacing w:line="240" w:lineRule="auto"/>
        <w:ind w:left="1440" w:hanging="360"/>
        <w:jc w:val="both"/>
        <w:rPr>
          <w:rFonts w:ascii="Times New Roman" w:hAnsi="Times New Roman" w:eastAsia="Times New Roman" w:cs="Times New Roman"/>
        </w:rPr>
      </w:pPr>
      <w:r w:rsidR="1C207B4F">
        <w:rPr>
          <w:rFonts w:ascii="Times New Roman" w:hAnsi="Times New Roman" w:eastAsia="Times New Roman" w:cs="Times New Roman"/>
          <w:sz w:val="24"/>
          <w:szCs w:val="24"/>
        </w:rPr>
        <w:t xml:space="preserve">Звершення опрацювання теми: </w:t>
      </w:r>
      <w:r w:rsidRPr="1C207B4F" w:rsidR="31DDBEBF">
        <w:rPr>
          <w:rFonts w:ascii="Times New Roman" w:hAnsi="Times New Roman" w:eastAsia="Times New Roman" w:cs="Times New Roman"/>
          <w:sz w:val="24"/>
          <w:szCs w:val="24"/>
        </w:rPr>
        <w:t>18.09.2026</w:t>
      </w:r>
      <w:r w:rsidRPr="1C207B4F" w:rsidR="1C207B4F">
        <w:rPr>
          <w:rFonts w:ascii="Times New Roman" w:hAnsi="Times New Roman" w:eastAsia="Times New Roman" w:cs="Times New Roman"/>
          <w:sz w:val="24"/>
          <w:szCs w:val="24"/>
        </w:rPr>
        <w:t xml:space="preserve"> </w:t>
      </w:r>
      <w:r>
        <w:rPr>
          <w:rtl w:val="0"/>
        </w:rPr>
      </w:r>
    </w:p>
    <w:p xmlns:wp14="http://schemas.microsoft.com/office/word/2010/wordml" w:rsidRDefault="00000000" w14:paraId="00000092" wp14:textId="77777777">
      <w:pPr>
        <w:spacing w:line="240"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93" wp14:textId="77777777">
      <w:pPr>
        <w:pStyle w:val="Heading1"/>
        <w:spacing w:before="240" w:after="0" w:line="276" w:lineRule="auto"/>
        <w:jc w:val="both"/>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Виконання роботи:</w:t>
      </w:r>
    </w:p>
    <w:p xmlns:wp14="http://schemas.microsoft.com/office/word/2010/wordml" w:rsidRDefault="00000000" w14:paraId="00000094" wp14:textId="77777777">
      <w:pPr>
        <w:pStyle w:val="Heading2"/>
        <w:spacing w:before="40" w:after="0" w:line="276" w:lineRule="auto"/>
        <w:jc w:val="both"/>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1. </w:t>
      </w:r>
      <w:r>
        <w:rPr>
          <w:rFonts w:ascii="Times New Roman" w:hAnsi="Times New Roman" w:eastAsia="Times New Roman" w:cs="Times New Roman"/>
          <w:b w:val="1"/>
          <w:bCs w:val="1"/>
          <w:sz w:val="26"/>
          <w:szCs w:val="26"/>
          <w:rtl w:val="0"/>
        </w:rPr>
        <w:tab/>
      </w:r>
      <w:r>
        <w:rPr>
          <w:rFonts w:ascii="Times New Roman" w:hAnsi="Times New Roman" w:eastAsia="Times New Roman" w:cs="Times New Roman"/>
          <w:b w:val="1"/>
          <w:bCs w:val="1"/>
          <w:sz w:val="26"/>
          <w:szCs w:val="26"/>
          <w:rtl w:val="0"/>
        </w:rPr>
        <w:t xml:space="preserve">Опрацювання завдання та вимог до програм та середовища: </w:t>
      </w:r>
    </w:p>
    <w:p xmlns:wp14="http://schemas.microsoft.com/office/word/2010/wordml" w:rsidRDefault="00000000" w14:paraId="00000095"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P="1C207B4F" w:rsidRDefault="00000000" w14:paraId="00000096" wp14:textId="4C5DABFD">
      <w:pPr>
        <w:spacing w:line="276" w:lineRule="auto"/>
        <w:ind w:left="0" w:firstLine="0"/>
        <w:jc w:val="both"/>
        <w:rPr>
          <w:rFonts w:ascii="Times New Roman" w:hAnsi="Times New Roman" w:eastAsia="Times New Roman" w:cs="Times New Roman"/>
          <w:b w:val="1"/>
          <w:bCs w:val="1"/>
          <w:sz w:val="24"/>
          <w:szCs w:val="24"/>
          <w:lang w:val="en-US"/>
        </w:rPr>
      </w:pPr>
      <w:r w:rsidRPr="1C207B4F" w:rsidR="1C207B4F">
        <w:rPr>
          <w:rFonts w:ascii="Times New Roman" w:hAnsi="Times New Roman" w:eastAsia="Times New Roman" w:cs="Times New Roman"/>
          <w:b w:val="1"/>
          <w:bCs w:val="1"/>
          <w:sz w:val="24"/>
          <w:szCs w:val="24"/>
          <w:lang w:val="en-US"/>
        </w:rPr>
        <w:t>Завдання №</w:t>
      </w:r>
      <w:r w:rsidRPr="1C207B4F" w:rsidR="77B3D843">
        <w:rPr>
          <w:rFonts w:ascii="Times New Roman" w:hAnsi="Times New Roman" w:eastAsia="Times New Roman" w:cs="Times New Roman"/>
          <w:b w:val="1"/>
          <w:bCs w:val="1"/>
          <w:sz w:val="24"/>
          <w:szCs w:val="24"/>
          <w:lang w:val="en-US"/>
        </w:rPr>
        <w:t>2</w:t>
      </w:r>
      <w:r w:rsidRPr="1C207B4F" w:rsidR="1C207B4F">
        <w:rPr>
          <w:rFonts w:ascii="Times New Roman" w:hAnsi="Times New Roman" w:eastAsia="Times New Roman" w:cs="Times New Roman"/>
          <w:b w:val="1"/>
          <w:bCs w:val="1"/>
          <w:sz w:val="24"/>
          <w:szCs w:val="24"/>
          <w:lang w:val="en-US"/>
        </w:rPr>
        <w:t xml:space="preserve"> Requirements management and design activities with  Draw.io  and Google Docs</w:t>
      </w:r>
    </w:p>
    <w:p xmlns:wp14="http://schemas.microsoft.com/office/word/2010/wordml" w:rsidRDefault="00000000" w14:paraId="00000097" wp14:textId="77777777">
      <w:pPr>
        <w:numPr>
          <w:ilvl w:val="0"/>
          <w:numId w:val="12"/>
        </w:numPr>
        <w:spacing w:line="259" w:lineRule="auto"/>
        <w:ind w:left="720" w:hanging="360"/>
        <w:jc w:val="both"/>
        <w:rPr>
          <w:rFonts w:ascii="Calibri" w:hAnsi="Calibri" w:eastAsia="Calibri" w:cs="Calibri"/>
        </w:rPr>
      </w:pPr>
      <w:r>
        <w:rPr>
          <w:rFonts w:ascii="Times New Roman" w:hAnsi="Times New Roman" w:eastAsia="Times New Roman" w:cs="Times New Roman"/>
          <w:sz w:val="24"/>
          <w:szCs w:val="24"/>
          <w:rtl w:val="0"/>
        </w:rPr>
        <w:t xml:space="preserve">Навчитись створювати блок схеми в </w:t>
      </w:r>
      <w:hyperlink r:id="rId22">
        <w:r>
          <w:rPr>
            <w:rFonts w:ascii="Times New Roman" w:hAnsi="Times New Roman" w:eastAsia="Times New Roman" w:cs="Times New Roman"/>
            <w:color w:val="1155cc"/>
            <w:sz w:val="24"/>
            <w:szCs w:val="24"/>
            <w:u w:val="single"/>
            <w:rtl w:val="0"/>
          </w:rPr>
          <w:t xml:space="preserve">Draw.io</w:t>
        </w:r>
      </w:hyperlink>
      <w:r>
        <w:rPr>
          <w:rFonts w:ascii="Times New Roman" w:hAnsi="Times New Roman" w:eastAsia="Times New Roman" w:cs="Times New Roman"/>
          <w:sz w:val="24"/>
          <w:szCs w:val="24"/>
          <w:rtl w:val="0"/>
        </w:rPr>
        <w:t xml:space="preserve"> і працювати з Word doc</w:t>
      </w:r>
      <w:r>
        <w:rPr>
          <w:rtl w:val="0"/>
        </w:rPr>
      </w:r>
    </w:p>
    <w:p xmlns:wp14="http://schemas.microsoft.com/office/word/2010/wordml" w:rsidRDefault="00000000" w14:paraId="00000098"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99" wp14:textId="0ED2F50E">
      <w:pPr>
        <w:spacing w:line="276" w:lineRule="auto"/>
        <w:ind w:left="0" w:firstLine="0"/>
        <w:jc w:val="both"/>
        <w:rPr>
          <w:rFonts w:ascii="Times New Roman" w:hAnsi="Times New Roman" w:eastAsia="Times New Roman" w:cs="Times New Roman"/>
          <w:b w:val="1"/>
          <w:bCs w:val="1"/>
          <w:sz w:val="24"/>
          <w:szCs w:val="24"/>
        </w:rPr>
      </w:pPr>
      <w:r w:rsidRPr="1C207B4F" w:rsidR="1C207B4F">
        <w:rPr>
          <w:rFonts w:ascii="Times New Roman" w:hAnsi="Times New Roman" w:eastAsia="Times New Roman" w:cs="Times New Roman"/>
          <w:b w:val="1"/>
          <w:bCs w:val="1"/>
          <w:sz w:val="24"/>
          <w:szCs w:val="24"/>
        </w:rPr>
        <w:t>Завдання №</w:t>
      </w:r>
      <w:r w:rsidRPr="1C207B4F" w:rsidR="6222A044">
        <w:rPr>
          <w:rFonts w:ascii="Times New Roman" w:hAnsi="Times New Roman" w:eastAsia="Times New Roman" w:cs="Times New Roman"/>
          <w:b w:val="1"/>
          <w:bCs w:val="1"/>
          <w:sz w:val="24"/>
          <w:szCs w:val="24"/>
        </w:rPr>
        <w:t xml:space="preserve">3 </w:t>
      </w:r>
      <w:r w:rsidRPr="1C207B4F" w:rsidR="1C207B4F">
        <w:rPr>
          <w:rFonts w:ascii="Times New Roman" w:hAnsi="Times New Roman" w:eastAsia="Times New Roman" w:cs="Times New Roman"/>
          <w:b w:val="1"/>
          <w:bCs w:val="1"/>
          <w:sz w:val="24"/>
          <w:szCs w:val="24"/>
        </w:rPr>
        <w:t>Configuration: Trellо</w:t>
      </w:r>
    </w:p>
    <w:p xmlns:wp14="http://schemas.microsoft.com/office/word/2010/wordml" w:rsidRDefault="00000000" w14:paraId="0000009A" wp14:textId="77777777">
      <w:pPr>
        <w:numPr>
          <w:ilvl w:val="0"/>
          <w:numId w:val="13"/>
        </w:numPr>
        <w:spacing w:line="24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Створити акаунт в Trello. Створити дошку для команди та додати свої завдання на дошку. Відслідковувати свій прогрес та прогрес команди.</w:t>
      </w:r>
    </w:p>
    <w:p xmlns:wp14="http://schemas.microsoft.com/office/word/2010/wordml" w:rsidRDefault="00000000" w14:paraId="0000009B"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9C" wp14:textId="0FB7F5F1">
      <w:pPr>
        <w:spacing w:line="276" w:lineRule="auto"/>
        <w:jc w:val="both"/>
        <w:rPr>
          <w:rFonts w:ascii="Times New Roman" w:hAnsi="Times New Roman" w:eastAsia="Times New Roman" w:cs="Times New Roman"/>
          <w:b w:val="1"/>
          <w:bCs w:val="1"/>
          <w:sz w:val="24"/>
          <w:szCs w:val="24"/>
        </w:rPr>
      </w:pPr>
      <w:r w:rsidRPr="1C207B4F" w:rsidR="1C207B4F">
        <w:rPr>
          <w:rFonts w:ascii="Times New Roman" w:hAnsi="Times New Roman" w:eastAsia="Times New Roman" w:cs="Times New Roman"/>
          <w:b w:val="1"/>
          <w:bCs w:val="1"/>
          <w:sz w:val="24"/>
          <w:szCs w:val="24"/>
        </w:rPr>
        <w:t>Завдання №</w:t>
      </w:r>
      <w:r w:rsidRPr="1C207B4F" w:rsidR="7C32EF38">
        <w:rPr>
          <w:rFonts w:ascii="Times New Roman" w:hAnsi="Times New Roman" w:eastAsia="Times New Roman" w:cs="Times New Roman"/>
          <w:b w:val="1"/>
          <w:bCs w:val="1"/>
          <w:sz w:val="24"/>
          <w:szCs w:val="24"/>
        </w:rPr>
        <w:t>4</w:t>
      </w:r>
      <w:r w:rsidRPr="1C207B4F" w:rsidR="1C207B4F">
        <w:rPr>
          <w:rFonts w:ascii="Times New Roman" w:hAnsi="Times New Roman" w:eastAsia="Times New Roman" w:cs="Times New Roman"/>
          <w:b w:val="1"/>
          <w:bCs w:val="1"/>
          <w:sz w:val="24"/>
          <w:szCs w:val="24"/>
        </w:rPr>
        <w:t xml:space="preserve"> Configuration: Linux Console Commands</w:t>
      </w:r>
    </w:p>
    <w:p xmlns:wp14="http://schemas.microsoft.com/office/word/2010/wordml" w:rsidRDefault="00000000" w14:paraId="0000009D" wp14:textId="2BFE5A91">
      <w:pPr>
        <w:numPr>
          <w:ilvl w:val="0"/>
          <w:numId w:val="13"/>
        </w:numPr>
        <w:spacing w:line="240"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 xml:space="preserve">Налаштувати </w:t>
      </w:r>
      <w:r w:rsidRPr="1C207B4F" w:rsidR="13729A50">
        <w:rPr>
          <w:rFonts w:ascii="Times New Roman" w:hAnsi="Times New Roman" w:eastAsia="Times New Roman" w:cs="Times New Roman"/>
          <w:sz w:val="24"/>
          <w:szCs w:val="24"/>
        </w:rPr>
        <w:t xml:space="preserve">Terminal на MacOS. </w:t>
      </w:r>
      <w:r w:rsidRPr="1C207B4F" w:rsidR="1C207B4F">
        <w:rPr>
          <w:rFonts w:ascii="Times New Roman" w:hAnsi="Times New Roman" w:eastAsia="Times New Roman" w:cs="Times New Roman"/>
          <w:sz w:val="24"/>
          <w:szCs w:val="24"/>
        </w:rPr>
        <w:t>Навчитись користуватись базовими консольними командами.</w:t>
      </w:r>
    </w:p>
    <w:p xmlns:wp14="http://schemas.microsoft.com/office/word/2010/wordml" w:rsidRDefault="00000000" w14:paraId="0000009E"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P="1C207B4F" w:rsidRDefault="00000000" w14:paraId="0000009F" wp14:textId="78FA2B16">
      <w:pPr>
        <w:spacing w:line="276" w:lineRule="auto"/>
        <w:jc w:val="both"/>
        <w:rPr>
          <w:rFonts w:ascii="Times New Roman" w:hAnsi="Times New Roman" w:eastAsia="Times New Roman" w:cs="Times New Roman"/>
          <w:b w:val="1"/>
          <w:bCs w:val="1"/>
          <w:sz w:val="24"/>
          <w:szCs w:val="24"/>
          <w:lang w:val="en-US"/>
        </w:rPr>
      </w:pPr>
      <w:r w:rsidRPr="1C207B4F" w:rsidR="1C207B4F">
        <w:rPr>
          <w:rFonts w:ascii="Times New Roman" w:hAnsi="Times New Roman" w:eastAsia="Times New Roman" w:cs="Times New Roman"/>
          <w:b w:val="1"/>
          <w:bCs w:val="1"/>
          <w:sz w:val="24"/>
          <w:szCs w:val="24"/>
          <w:lang w:val="en-US"/>
        </w:rPr>
        <w:t>Завдання</w:t>
      </w:r>
      <w:r w:rsidRPr="1C207B4F" w:rsidR="1C207B4F">
        <w:rPr>
          <w:rFonts w:ascii="Times New Roman" w:hAnsi="Times New Roman" w:eastAsia="Times New Roman" w:cs="Times New Roman"/>
          <w:b w:val="1"/>
          <w:bCs w:val="1"/>
          <w:sz w:val="24"/>
          <w:szCs w:val="24"/>
          <w:lang w:val="en-US"/>
        </w:rPr>
        <w:t xml:space="preserve"> №</w:t>
      </w:r>
      <w:r w:rsidRPr="1C207B4F" w:rsidR="1E1A0BF6">
        <w:rPr>
          <w:rFonts w:ascii="Times New Roman" w:hAnsi="Times New Roman" w:eastAsia="Times New Roman" w:cs="Times New Roman"/>
          <w:b w:val="1"/>
          <w:bCs w:val="1"/>
          <w:sz w:val="24"/>
          <w:szCs w:val="24"/>
          <w:lang w:val="en-US"/>
        </w:rPr>
        <w:t>5</w:t>
      </w:r>
      <w:r w:rsidRPr="1C207B4F" w:rsidR="1C207B4F">
        <w:rPr>
          <w:rFonts w:ascii="Times New Roman" w:hAnsi="Times New Roman" w:eastAsia="Times New Roman" w:cs="Times New Roman"/>
          <w:b w:val="1"/>
          <w:bCs w:val="1"/>
          <w:sz w:val="24"/>
          <w:szCs w:val="24"/>
          <w:lang w:val="en-US"/>
        </w:rPr>
        <w:t xml:space="preserve"> Configuration: Visual Studio Code</w:t>
      </w:r>
    </w:p>
    <w:p xmlns:wp14="http://schemas.microsoft.com/office/word/2010/wordml" w:rsidRDefault="00000000" w14:paraId="000000A0" wp14:textId="74EF882F">
      <w:pPr>
        <w:numPr>
          <w:ilvl w:val="0"/>
          <w:numId w:val="13"/>
        </w:numPr>
        <w:spacing w:line="240" w:lineRule="auto"/>
        <w:ind w:left="720" w:hanging="360"/>
        <w:jc w:val="both"/>
        <w:rPr>
          <w:rFonts w:ascii="Times New Roman" w:hAnsi="Times New Roman" w:eastAsia="Times New Roman" w:cs="Times New Roman"/>
          <w:sz w:val="24"/>
          <w:szCs w:val="24"/>
        </w:rPr>
      </w:pPr>
      <w:r w:rsidRPr="1C207B4F" w:rsidR="70A49619">
        <w:rPr>
          <w:rFonts w:ascii="Times New Roman" w:hAnsi="Times New Roman" w:eastAsia="Times New Roman" w:cs="Times New Roman"/>
          <w:sz w:val="24"/>
          <w:szCs w:val="24"/>
        </w:rPr>
        <w:t>Завантажити та н</w:t>
      </w:r>
      <w:r w:rsidRPr="1C207B4F" w:rsidR="1C207B4F">
        <w:rPr>
          <w:rFonts w:ascii="Times New Roman" w:hAnsi="Times New Roman" w:eastAsia="Times New Roman" w:cs="Times New Roman"/>
          <w:sz w:val="24"/>
          <w:szCs w:val="24"/>
        </w:rPr>
        <w:t>алаштувати Visual Studio Code</w:t>
      </w:r>
    </w:p>
    <w:p xmlns:wp14="http://schemas.microsoft.com/office/word/2010/wordml" w:rsidRDefault="00000000" w14:paraId="000000A1"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P="1C207B4F" w:rsidRDefault="00000000" w14:paraId="072146A3" wp14:textId="0DF5E277">
      <w:pPr>
        <w:pStyle w:val="Normal"/>
        <w:spacing w:line="276" w:lineRule="auto"/>
        <w:ind w:left="0"/>
        <w:jc w:val="both"/>
      </w:pPr>
      <w:r w:rsidRPr="1C207B4F" w:rsidR="1C207B4F">
        <w:rPr>
          <w:rFonts w:ascii="Times New Roman" w:hAnsi="Times New Roman" w:eastAsia="Times New Roman" w:cs="Times New Roman"/>
          <w:b w:val="1"/>
          <w:bCs w:val="1"/>
          <w:sz w:val="24"/>
          <w:szCs w:val="24"/>
          <w:lang w:val="en-US"/>
        </w:rPr>
        <w:t>Завдання</w:t>
      </w:r>
      <w:r w:rsidRPr="1C207B4F" w:rsidR="1C207B4F">
        <w:rPr>
          <w:rFonts w:ascii="Times New Roman" w:hAnsi="Times New Roman" w:eastAsia="Times New Roman" w:cs="Times New Roman"/>
          <w:b w:val="1"/>
          <w:bCs w:val="1"/>
          <w:sz w:val="24"/>
          <w:szCs w:val="24"/>
          <w:lang w:val="en-US"/>
        </w:rPr>
        <w:t xml:space="preserve"> №</w:t>
      </w:r>
      <w:r w:rsidRPr="1C207B4F" w:rsidR="5DD220C2">
        <w:rPr>
          <w:rFonts w:ascii="Times New Roman" w:hAnsi="Times New Roman" w:eastAsia="Times New Roman" w:cs="Times New Roman"/>
          <w:b w:val="1"/>
          <w:bCs w:val="1"/>
          <w:sz w:val="24"/>
          <w:szCs w:val="24"/>
          <w:lang w:val="en-US"/>
        </w:rPr>
        <w:t>6</w:t>
      </w:r>
      <w:r w:rsidRPr="1C207B4F" w:rsidR="1C207B4F">
        <w:rPr>
          <w:rFonts w:ascii="Times New Roman" w:hAnsi="Times New Roman" w:eastAsia="Times New Roman" w:cs="Times New Roman"/>
          <w:b w:val="1"/>
          <w:bCs w:val="1"/>
          <w:sz w:val="24"/>
          <w:szCs w:val="24"/>
          <w:lang w:val="en-US"/>
        </w:rPr>
        <w:t xml:space="preserve"> </w:t>
      </w:r>
      <w:r w:rsidRPr="1C207B4F" w:rsidR="4B52C2DF">
        <w:rPr>
          <w:rFonts w:ascii="Times New Roman" w:hAnsi="Times New Roman" w:eastAsia="Times New Roman" w:cs="Times New Roman"/>
          <w:b w:val="1"/>
          <w:bCs w:val="1"/>
          <w:noProof w:val="0"/>
          <w:color w:val="000000" w:themeColor="text1" w:themeTint="FF" w:themeShade="FF"/>
          <w:sz w:val="24"/>
          <w:szCs w:val="24"/>
          <w:lang w:val="en-US"/>
        </w:rPr>
        <w:t>VSC C/C++ Extensions, IntelliSense, Code Runner</w:t>
      </w:r>
      <w:r w:rsidRPr="1C207B4F" w:rsidR="12492C19">
        <w:rPr>
          <w:rFonts w:ascii="Times New Roman" w:hAnsi="Times New Roman" w:eastAsia="Times New Roman" w:cs="Times New Roman"/>
          <w:sz w:val="24"/>
          <w:szCs w:val="24"/>
        </w:rPr>
        <w:t xml:space="preserve"> </w:t>
      </w:r>
    </w:p>
    <w:p xmlns:wp14="http://schemas.microsoft.com/office/word/2010/wordml" w:rsidP="1C207B4F" w:rsidRDefault="00000000" w14:paraId="000000A3" wp14:textId="40D56342">
      <w:pPr>
        <w:pStyle w:val="ListParagraph"/>
        <w:numPr>
          <w:ilvl w:val="0"/>
          <w:numId w:val="22"/>
        </w:numPr>
        <w:spacing w:line="276" w:lineRule="auto"/>
        <w:ind/>
        <w:jc w:val="both"/>
        <w:rPr>
          <w:rFonts w:ascii="Times New Roman" w:hAnsi="Times New Roman" w:eastAsia="Times New Roman" w:cs="Times New Roman"/>
          <w:sz w:val="24"/>
          <w:szCs w:val="24"/>
        </w:rPr>
      </w:pPr>
      <w:r w:rsidRPr="1C207B4F" w:rsidR="12492C19">
        <w:rPr>
          <w:rFonts w:ascii="Times New Roman" w:hAnsi="Times New Roman" w:eastAsia="Times New Roman" w:cs="Times New Roman"/>
          <w:sz w:val="24"/>
          <w:szCs w:val="24"/>
        </w:rPr>
        <w:t xml:space="preserve">Вствновити </w:t>
      </w:r>
      <w:r w:rsidRPr="1C207B4F" w:rsidR="4B52C2DF">
        <w:rPr>
          <w:rFonts w:ascii="Times New Roman" w:hAnsi="Times New Roman" w:eastAsia="Times New Roman" w:cs="Times New Roman"/>
          <w:sz w:val="24"/>
          <w:szCs w:val="24"/>
        </w:rPr>
        <w:t>розширення для мови C/C++. Налаштувати конфігураційні файли tests.json та launch.json. Запустити свою першу програму. Навчитись запускати та користуватись дебаггером.</w:t>
      </w:r>
    </w:p>
    <w:p xmlns:wp14="http://schemas.microsoft.com/office/word/2010/wordml" w:rsidRDefault="00000000" w14:paraId="000000A4"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A5" wp14:textId="0712B984">
      <w:pPr>
        <w:spacing w:line="276" w:lineRule="auto"/>
        <w:jc w:val="both"/>
        <w:rPr>
          <w:rFonts w:ascii="Times New Roman" w:hAnsi="Times New Roman" w:eastAsia="Times New Roman" w:cs="Times New Roman"/>
          <w:b w:val="1"/>
          <w:bCs w:val="1"/>
          <w:sz w:val="24"/>
          <w:szCs w:val="24"/>
        </w:rPr>
      </w:pPr>
      <w:r w:rsidRPr="1C207B4F" w:rsidR="1C207B4F">
        <w:rPr>
          <w:rFonts w:ascii="Times New Roman" w:hAnsi="Times New Roman" w:eastAsia="Times New Roman" w:cs="Times New Roman"/>
          <w:b w:val="1"/>
          <w:bCs w:val="1"/>
          <w:sz w:val="24"/>
          <w:szCs w:val="24"/>
        </w:rPr>
        <w:t>Завдання №</w:t>
      </w:r>
      <w:r w:rsidRPr="1C207B4F" w:rsidR="4CA29E30">
        <w:rPr>
          <w:rFonts w:ascii="Times New Roman" w:hAnsi="Times New Roman" w:eastAsia="Times New Roman" w:cs="Times New Roman"/>
          <w:b w:val="1"/>
          <w:bCs w:val="1"/>
          <w:sz w:val="24"/>
          <w:szCs w:val="24"/>
        </w:rPr>
        <w:t>7</w:t>
      </w:r>
      <w:r w:rsidRPr="1C207B4F" w:rsidR="1C207B4F">
        <w:rPr>
          <w:rFonts w:ascii="Times New Roman" w:hAnsi="Times New Roman" w:eastAsia="Times New Roman" w:cs="Times New Roman"/>
          <w:b w:val="1"/>
          <w:bCs w:val="1"/>
          <w:sz w:val="24"/>
          <w:szCs w:val="24"/>
        </w:rPr>
        <w:t xml:space="preserve"> Configuration: GitHub</w:t>
      </w:r>
    </w:p>
    <w:p xmlns:wp14="http://schemas.microsoft.com/office/word/2010/wordml" w:rsidRDefault="00000000" w14:paraId="000000A6" wp14:textId="77777777">
      <w:pPr>
        <w:numPr>
          <w:ilvl w:val="0"/>
          <w:numId w:val="13"/>
        </w:numPr>
        <w:spacing w:line="240"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Створити GitHub аккаунт. Приєднати Git та GitHub. Навчитись створювати репозиторії, пулреквести, пушати та пулати код.</w:t>
      </w:r>
    </w:p>
    <w:p w:rsidR="1C207B4F" w:rsidP="1C207B4F" w:rsidRDefault="1C207B4F" w14:paraId="33D624F7" w14:textId="701FFAE5">
      <w:pPr>
        <w:spacing w:line="240" w:lineRule="auto"/>
        <w:ind w:left="720" w:hanging="360"/>
        <w:jc w:val="both"/>
        <w:rPr>
          <w:rFonts w:ascii="Times New Roman" w:hAnsi="Times New Roman" w:eastAsia="Times New Roman" w:cs="Times New Roman"/>
          <w:sz w:val="24"/>
          <w:szCs w:val="24"/>
        </w:rPr>
      </w:pPr>
    </w:p>
    <w:p w:rsidR="5C52888C" w:rsidP="1C207B4F" w:rsidRDefault="5C52888C" w14:paraId="1B683A3B" w14:textId="24D648E9">
      <w:pPr>
        <w:pStyle w:val="Normal"/>
        <w:spacing w:line="240" w:lineRule="auto"/>
        <w:ind w:left="0" w:hanging="0"/>
        <w:jc w:val="both"/>
      </w:pPr>
      <w:r w:rsidRPr="1C207B4F" w:rsidR="5C52888C">
        <w:rPr>
          <w:rFonts w:ascii="Times New Roman" w:hAnsi="Times New Roman" w:eastAsia="Times New Roman" w:cs="Times New Roman"/>
          <w:b w:val="1"/>
          <w:bCs w:val="1"/>
          <w:sz w:val="24"/>
          <w:szCs w:val="24"/>
        </w:rPr>
        <w:t xml:space="preserve">Завдання №8 </w:t>
      </w:r>
      <w:r w:rsidRPr="1C207B4F" w:rsidR="5C52888C">
        <w:rPr>
          <w:rFonts w:ascii="Times New Roman" w:hAnsi="Times New Roman" w:eastAsia="Times New Roman" w:cs="Times New Roman"/>
          <w:b w:val="1"/>
          <w:bCs w:val="1"/>
          <w:noProof w:val="0"/>
          <w:color w:val="000000" w:themeColor="text1" w:themeTint="FF" w:themeShade="FF"/>
          <w:sz w:val="24"/>
          <w:szCs w:val="24"/>
          <w:lang w:val="uk"/>
        </w:rPr>
        <w:t>Configuration: Git</w:t>
      </w:r>
    </w:p>
    <w:p w:rsidR="12B49FAE" w:rsidP="1C207B4F" w:rsidRDefault="12B49FAE" w14:paraId="3F7111CE" w14:textId="2F38CC38">
      <w:pPr>
        <w:pStyle w:val="ListParagraph"/>
        <w:numPr>
          <w:ilvl w:val="0"/>
          <w:numId w:val="23"/>
        </w:numPr>
        <w:spacing w:line="240" w:lineRule="auto"/>
        <w:jc w:val="both"/>
        <w:rPr>
          <w:rFonts w:ascii="Times New Roman" w:hAnsi="Times New Roman" w:eastAsia="Times New Roman" w:cs="Times New Roman"/>
          <w:noProof w:val="0"/>
          <w:sz w:val="24"/>
          <w:szCs w:val="24"/>
          <w:lang w:val="uk"/>
        </w:rPr>
      </w:pPr>
      <w:r w:rsidRPr="1C207B4F" w:rsidR="12B49FAE">
        <w:rPr>
          <w:rFonts w:ascii="Times New Roman" w:hAnsi="Times New Roman" w:eastAsia="Times New Roman" w:cs="Times New Roman"/>
          <w:noProof w:val="0"/>
          <w:sz w:val="24"/>
          <w:szCs w:val="24"/>
          <w:lang w:val="uk"/>
        </w:rPr>
        <w:t>Налаштувати Git на комп’ютері. Вивчити базові git команди та навчитись ними користуватись.</w:t>
      </w:r>
    </w:p>
    <w:p xmlns:wp14="http://schemas.microsoft.com/office/word/2010/wordml" w:rsidRDefault="00000000" w14:paraId="000000A7"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RDefault="00000000" w14:paraId="000000A8" wp14:textId="0CDBBCB2">
      <w:pPr>
        <w:spacing w:line="276" w:lineRule="auto"/>
        <w:jc w:val="both"/>
        <w:rPr>
          <w:rFonts w:ascii="Times New Roman" w:hAnsi="Times New Roman" w:eastAsia="Times New Roman" w:cs="Times New Roman"/>
          <w:b w:val="1"/>
          <w:bCs w:val="1"/>
          <w:sz w:val="24"/>
          <w:szCs w:val="24"/>
        </w:rPr>
      </w:pPr>
      <w:r w:rsidRPr="1C207B4F" w:rsidR="1C207B4F">
        <w:rPr>
          <w:rFonts w:ascii="Times New Roman" w:hAnsi="Times New Roman" w:eastAsia="Times New Roman" w:cs="Times New Roman"/>
          <w:b w:val="1"/>
          <w:bCs w:val="1"/>
          <w:sz w:val="24"/>
          <w:szCs w:val="24"/>
        </w:rPr>
        <w:t>Завдання №</w:t>
      </w:r>
      <w:r w:rsidRPr="1C207B4F" w:rsidR="301730D2">
        <w:rPr>
          <w:rFonts w:ascii="Times New Roman" w:hAnsi="Times New Roman" w:eastAsia="Times New Roman" w:cs="Times New Roman"/>
          <w:b w:val="1"/>
          <w:bCs w:val="1"/>
          <w:sz w:val="24"/>
          <w:szCs w:val="24"/>
        </w:rPr>
        <w:t xml:space="preserve">9 </w:t>
      </w:r>
      <w:r w:rsidRPr="1C207B4F" w:rsidR="1C207B4F">
        <w:rPr>
          <w:rFonts w:ascii="Times New Roman" w:hAnsi="Times New Roman" w:eastAsia="Times New Roman" w:cs="Times New Roman"/>
          <w:b w:val="1"/>
          <w:bCs w:val="1"/>
          <w:sz w:val="24"/>
          <w:szCs w:val="24"/>
        </w:rPr>
        <w:t>Configuration: Algotester</w:t>
      </w:r>
    </w:p>
    <w:p xmlns:wp14="http://schemas.microsoft.com/office/word/2010/wordml" w:rsidRDefault="00000000" w14:paraId="000000A9" wp14:textId="77777777">
      <w:pPr>
        <w:numPr>
          <w:ilvl w:val="0"/>
          <w:numId w:val="13"/>
        </w:numPr>
        <w:spacing w:line="24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Створити Algotester аккаунт. Приєднатись до контесту.</w:t>
      </w:r>
    </w:p>
    <w:p xmlns:wp14="http://schemas.microsoft.com/office/word/2010/wordml" w:rsidRDefault="00000000" w14:paraId="000000AA"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P="1C207B4F" w:rsidRDefault="00000000" w14:paraId="000000AB" wp14:textId="31E9FCD3">
      <w:pPr>
        <w:spacing w:line="276" w:lineRule="auto"/>
        <w:jc w:val="both"/>
        <w:rPr>
          <w:rFonts w:ascii="Times New Roman" w:hAnsi="Times New Roman" w:eastAsia="Times New Roman" w:cs="Times New Roman"/>
          <w:b w:val="1"/>
          <w:bCs w:val="1"/>
          <w:sz w:val="24"/>
          <w:szCs w:val="24"/>
          <w:lang w:val="en-US"/>
        </w:rPr>
      </w:pPr>
      <w:r w:rsidRPr="1C207B4F" w:rsidR="1C207B4F">
        <w:rPr>
          <w:rFonts w:ascii="Times New Roman" w:hAnsi="Times New Roman" w:eastAsia="Times New Roman" w:cs="Times New Roman"/>
          <w:b w:val="1"/>
          <w:bCs w:val="1"/>
          <w:sz w:val="24"/>
          <w:szCs w:val="24"/>
          <w:lang w:val="en-US"/>
        </w:rPr>
        <w:t>Завдання</w:t>
      </w:r>
      <w:r w:rsidRPr="1C207B4F" w:rsidR="1C207B4F">
        <w:rPr>
          <w:rFonts w:ascii="Times New Roman" w:hAnsi="Times New Roman" w:eastAsia="Times New Roman" w:cs="Times New Roman"/>
          <w:b w:val="1"/>
          <w:bCs w:val="1"/>
          <w:sz w:val="24"/>
          <w:szCs w:val="24"/>
          <w:lang w:val="en-US"/>
        </w:rPr>
        <w:t xml:space="preserve"> №</w:t>
      </w:r>
      <w:r w:rsidRPr="1C207B4F" w:rsidR="68B2C78D">
        <w:rPr>
          <w:rFonts w:ascii="Times New Roman" w:hAnsi="Times New Roman" w:eastAsia="Times New Roman" w:cs="Times New Roman"/>
          <w:b w:val="1"/>
          <w:bCs w:val="1"/>
          <w:sz w:val="24"/>
          <w:szCs w:val="24"/>
          <w:lang w:val="en-US"/>
        </w:rPr>
        <w:t xml:space="preserve">10 </w:t>
      </w:r>
      <w:r w:rsidRPr="1C207B4F" w:rsidR="1C207B4F">
        <w:rPr>
          <w:rFonts w:ascii="Times New Roman" w:hAnsi="Times New Roman" w:eastAsia="Times New Roman" w:cs="Times New Roman"/>
          <w:b w:val="1"/>
          <w:bCs w:val="1"/>
          <w:sz w:val="24"/>
          <w:szCs w:val="24"/>
          <w:lang w:val="en-US"/>
        </w:rPr>
        <w:t xml:space="preserve">Configuration: Create Own </w:t>
      </w:r>
      <w:r w:rsidRPr="1C207B4F" w:rsidR="1C207B4F">
        <w:rPr>
          <w:rFonts w:ascii="Times New Roman" w:hAnsi="Times New Roman" w:eastAsia="Times New Roman" w:cs="Times New Roman"/>
          <w:b w:val="1"/>
          <w:bCs w:val="1"/>
          <w:sz w:val="24"/>
          <w:szCs w:val="24"/>
          <w:lang w:val="en-US"/>
        </w:rPr>
        <w:t>Git</w:t>
      </w:r>
      <w:r w:rsidRPr="1C207B4F" w:rsidR="1C207B4F">
        <w:rPr>
          <w:rFonts w:ascii="Times New Roman" w:hAnsi="Times New Roman" w:eastAsia="Times New Roman" w:cs="Times New Roman"/>
          <w:b w:val="1"/>
          <w:bCs w:val="1"/>
          <w:sz w:val="24"/>
          <w:szCs w:val="24"/>
          <w:lang w:val="en-US"/>
        </w:rPr>
        <w:t xml:space="preserve"> Repo and Exchange Files with Teammate</w:t>
      </w:r>
    </w:p>
    <w:p xmlns:wp14="http://schemas.microsoft.com/office/word/2010/wordml" w:rsidRDefault="00000000" w14:paraId="000000AC" wp14:textId="77777777">
      <w:pPr>
        <w:numPr>
          <w:ilvl w:val="0"/>
          <w:numId w:val="13"/>
        </w:numPr>
        <w:spacing w:line="240"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Створити свій репозиторій. Створити спільний репозиторій з командою та пушнути код.</w:t>
      </w:r>
    </w:p>
    <w:p xmlns:wp14="http://schemas.microsoft.com/office/word/2010/wordml" w:rsidRDefault="00000000" w14:paraId="000000AD" wp14:textId="77777777">
      <w:pPr>
        <w:spacing w:line="276" w:lineRule="auto"/>
        <w:jc w:val="both"/>
        <w:rPr>
          <w:rFonts w:ascii="Times New Roman" w:hAnsi="Times New Roman" w:eastAsia="Times New Roman" w:cs="Times New Roman"/>
          <w:sz w:val="24"/>
          <w:szCs w:val="24"/>
        </w:rPr>
      </w:pPr>
      <w:r>
        <w:rPr>
          <w:rtl w:val="0"/>
        </w:rPr>
      </w:r>
    </w:p>
    <w:p xmlns:wp14="http://schemas.microsoft.com/office/word/2010/wordml" w:rsidP="1C207B4F" w:rsidRDefault="00000000" w14:paraId="000000AE" wp14:textId="4B2E8AFE">
      <w:pPr>
        <w:pStyle w:val="Normal"/>
        <w:spacing w:line="276" w:lineRule="auto"/>
        <w:jc w:val="both"/>
      </w:pPr>
      <w:r w:rsidRPr="1C207B4F" w:rsidR="1C207B4F">
        <w:rPr>
          <w:rFonts w:ascii="Times New Roman" w:hAnsi="Times New Roman" w:eastAsia="Times New Roman" w:cs="Times New Roman"/>
          <w:b w:val="1"/>
          <w:bCs w:val="1"/>
          <w:sz w:val="24"/>
          <w:szCs w:val="24"/>
          <w:lang w:val="en-US"/>
        </w:rPr>
        <w:t>Завдання</w:t>
      </w:r>
      <w:r w:rsidRPr="1C207B4F" w:rsidR="1C207B4F">
        <w:rPr>
          <w:rFonts w:ascii="Times New Roman" w:hAnsi="Times New Roman" w:eastAsia="Times New Roman" w:cs="Times New Roman"/>
          <w:b w:val="1"/>
          <w:bCs w:val="1"/>
          <w:sz w:val="24"/>
          <w:szCs w:val="24"/>
          <w:lang w:val="en-US"/>
        </w:rPr>
        <w:t xml:space="preserve"> №</w:t>
      </w:r>
      <w:r w:rsidRPr="1C207B4F" w:rsidR="0A711BA0">
        <w:rPr>
          <w:rFonts w:ascii="Times New Roman" w:hAnsi="Times New Roman" w:eastAsia="Times New Roman" w:cs="Times New Roman"/>
          <w:b w:val="1"/>
          <w:bCs w:val="1"/>
          <w:sz w:val="24"/>
          <w:szCs w:val="24"/>
          <w:lang w:val="en-US"/>
        </w:rPr>
        <w:t xml:space="preserve">11 </w:t>
      </w:r>
      <w:r w:rsidRPr="1C207B4F" w:rsidR="794E6B69">
        <w:rPr>
          <w:rFonts w:ascii="Times New Roman" w:hAnsi="Times New Roman" w:eastAsia="Times New Roman" w:cs="Times New Roman"/>
          <w:b w:val="1"/>
          <w:bCs w:val="1"/>
          <w:noProof w:val="0"/>
          <w:color w:val="000000" w:themeColor="text1" w:themeTint="FF" w:themeShade="FF"/>
          <w:sz w:val="24"/>
          <w:szCs w:val="24"/>
          <w:lang w:val="en-US"/>
        </w:rPr>
        <w:t>Experimental</w:t>
      </w:r>
      <w:r w:rsidRPr="1C207B4F" w:rsidR="794E6B69">
        <w:rPr>
          <w:rFonts w:ascii="Times New Roman" w:hAnsi="Times New Roman" w:eastAsia="Times New Roman" w:cs="Times New Roman"/>
          <w:b w:val="1"/>
          <w:bCs w:val="1"/>
          <w:noProof w:val="0"/>
          <w:color w:val="000000" w:themeColor="text1" w:themeTint="FF" w:themeShade="FF"/>
          <w:sz w:val="24"/>
          <w:szCs w:val="24"/>
          <w:lang w:val="en-US"/>
        </w:rPr>
        <w:t xml:space="preserve"> Exercises Activities - Run First Program</w:t>
      </w:r>
    </w:p>
    <w:p xmlns:wp14="http://schemas.microsoft.com/office/word/2010/wordml" w:rsidRDefault="00000000" w14:paraId="63B2CC2E" wp14:textId="05FCFB20">
      <w:pPr>
        <w:numPr>
          <w:ilvl w:val="0"/>
          <w:numId w:val="13"/>
        </w:numPr>
        <w:spacing w:line="240" w:lineRule="auto"/>
        <w:ind w:left="720" w:hanging="360"/>
        <w:jc w:val="both"/>
        <w:rPr/>
      </w:pPr>
      <w:r w:rsidRPr="1C207B4F" w:rsidR="1C207B4F">
        <w:rPr>
          <w:rFonts w:ascii="Times New Roman" w:hAnsi="Times New Roman" w:eastAsia="Times New Roman" w:cs="Times New Roman"/>
          <w:i w:val="1"/>
          <w:iCs w:val="1"/>
          <w:sz w:val="24"/>
          <w:szCs w:val="24"/>
        </w:rPr>
        <w:t>Деталі завдання:</w:t>
      </w:r>
      <w:r w:rsidRPr="1C207B4F" w:rsidR="6ADA6B25">
        <w:rPr>
          <w:rFonts w:ascii="Times New Roman" w:hAnsi="Times New Roman" w:eastAsia="Times New Roman" w:cs="Times New Roman"/>
          <w:i w:val="1"/>
          <w:iCs w:val="1"/>
          <w:sz w:val="24"/>
          <w:szCs w:val="24"/>
        </w:rPr>
        <w:t xml:space="preserve"> </w:t>
      </w:r>
      <w:r w:rsidRPr="1C207B4F" w:rsidR="6ADA6B25">
        <w:rPr>
          <w:rFonts w:ascii="Times New Roman" w:hAnsi="Times New Roman" w:eastAsia="Times New Roman" w:cs="Times New Roman"/>
          <w:noProof w:val="0"/>
          <w:color w:val="000000" w:themeColor="text1" w:themeTint="FF" w:themeShade="FF"/>
          <w:sz w:val="24"/>
          <w:szCs w:val="24"/>
          <w:lang w:val="uk"/>
        </w:rPr>
        <w:t>Обчислити, скільки часу портативна зарядна станція зможе живити прилад, враховуючи її ємність, вік, поточний рівень заряду та ККД інвертора.</w:t>
      </w:r>
    </w:p>
    <w:p xmlns:wp14="http://schemas.microsoft.com/office/word/2010/wordml" w:rsidP="1C207B4F" w:rsidRDefault="00000000" w14:paraId="6C55ECBA" wp14:textId="61531FBD">
      <w:pPr>
        <w:pStyle w:val="ListParagraph"/>
        <w:spacing w:before="0" w:beforeAutospacing="off" w:after="120" w:afterAutospacing="off" w:line="240" w:lineRule="auto"/>
        <w:ind w:left="720"/>
        <w:jc w:val="both"/>
      </w:pPr>
      <w:r w:rsidRPr="1C207B4F" w:rsidR="6ADA6B25">
        <w:rPr>
          <w:rFonts w:ascii="Times New Roman" w:hAnsi="Times New Roman" w:eastAsia="Times New Roman" w:cs="Times New Roman"/>
          <w:noProof w:val="0"/>
          <w:color w:val="000000" w:themeColor="text1" w:themeTint="FF" w:themeShade="FF"/>
          <w:sz w:val="24"/>
          <w:szCs w:val="24"/>
          <w:lang w:val="uk"/>
        </w:rPr>
        <w:t xml:space="preserve">На реальний час роботи впливають дві втрати. По-перше, акумулятор з роками втрачає ємність приблизно </w:t>
      </w:r>
      <w:r w:rsidRPr="1C207B4F" w:rsidR="6ADA6B25">
        <w:rPr>
          <w:rFonts w:ascii="Times New Roman" w:hAnsi="Times New Roman" w:eastAsia="Times New Roman" w:cs="Times New Roman"/>
          <w:b w:val="1"/>
          <w:bCs w:val="1"/>
          <w:noProof w:val="0"/>
          <w:color w:val="000000" w:themeColor="text1" w:themeTint="FF" w:themeShade="FF"/>
          <w:sz w:val="24"/>
          <w:szCs w:val="24"/>
          <w:lang w:val="uk"/>
        </w:rPr>
        <w:t>2 % на рік</w:t>
      </w:r>
      <w:r w:rsidRPr="1C207B4F" w:rsidR="6ADA6B25">
        <w:rPr>
          <w:rFonts w:ascii="Times New Roman" w:hAnsi="Times New Roman" w:eastAsia="Times New Roman" w:cs="Times New Roman"/>
          <w:noProof w:val="0"/>
          <w:color w:val="000000" w:themeColor="text1" w:themeTint="FF" w:themeShade="FF"/>
          <w:sz w:val="24"/>
          <w:szCs w:val="24"/>
          <w:lang w:val="uk"/>
        </w:rPr>
        <w:t>, тому стара станція запасає менше, ніж написано на корпусі. По-друге, частина запасеної енергії втрачається на перетворенні напруги в інверторі. Програма має показати і фактичну ємність, і корисну енергію, і втрати.</w:t>
      </w:r>
    </w:p>
    <w:p xmlns:wp14="http://schemas.microsoft.com/office/word/2010/wordml" w:rsidP="1C207B4F" w:rsidRDefault="00000000" w14:paraId="18ECD0FE" wp14:textId="67497018">
      <w:pPr>
        <w:pStyle w:val="ListParagraph"/>
        <w:spacing w:before="0" w:beforeAutospacing="off" w:after="120" w:afterAutospacing="off" w:line="240" w:lineRule="auto"/>
        <w:ind w:left="720"/>
        <w:jc w:val="both"/>
        <w:rPr>
          <w:rFonts w:ascii="Times New Roman" w:hAnsi="Times New Roman" w:eastAsia="Times New Roman" w:cs="Times New Roman"/>
          <w:noProof w:val="0"/>
          <w:color w:val="000000" w:themeColor="text1" w:themeTint="FF" w:themeShade="FF"/>
          <w:sz w:val="24"/>
          <w:szCs w:val="24"/>
          <w:lang w:val="uk"/>
        </w:rPr>
      </w:pPr>
    </w:p>
    <w:p xmlns:wp14="http://schemas.microsoft.com/office/word/2010/wordml" w:rsidP="1C207B4F" w:rsidRDefault="00000000" w14:paraId="06F3C848" wp14:textId="7BD2DE55">
      <w:pPr>
        <w:pStyle w:val="Normal"/>
        <w:spacing w:before="300" w:beforeAutospacing="off" w:after="150" w:afterAutospacing="off" w:line="240" w:lineRule="auto"/>
        <w:ind/>
        <w:jc w:val="both"/>
      </w:pPr>
      <w:r w:rsidRPr="1C207B4F" w:rsidR="600B62FF">
        <w:rPr>
          <w:rFonts w:ascii="Times New Roman" w:hAnsi="Times New Roman" w:eastAsia="Times New Roman" w:cs="Times New Roman"/>
          <w:b w:val="1"/>
          <w:bCs w:val="1"/>
          <w:sz w:val="24"/>
          <w:szCs w:val="24"/>
          <w:lang w:val="en-US"/>
        </w:rPr>
        <w:t>Завдання</w:t>
      </w:r>
      <w:r w:rsidRPr="1C207B4F" w:rsidR="600B62FF">
        <w:rPr>
          <w:rFonts w:ascii="Times New Roman" w:hAnsi="Times New Roman" w:eastAsia="Times New Roman" w:cs="Times New Roman"/>
          <w:b w:val="1"/>
          <w:bCs w:val="1"/>
          <w:sz w:val="24"/>
          <w:szCs w:val="24"/>
          <w:lang w:val="en-US"/>
        </w:rPr>
        <w:t xml:space="preserve"> №12 </w:t>
      </w:r>
      <w:r w:rsidRPr="1C207B4F" w:rsidR="600B62FF">
        <w:rPr>
          <w:rFonts w:ascii="Times New Roman" w:hAnsi="Times New Roman" w:eastAsia="Times New Roman" w:cs="Times New Roman"/>
          <w:b w:val="1"/>
          <w:bCs w:val="1"/>
          <w:sz w:val="24"/>
          <w:szCs w:val="24"/>
          <w:lang w:val="en-US"/>
        </w:rPr>
        <w:t>Algotester</w:t>
      </w:r>
      <w:r w:rsidRPr="1C207B4F" w:rsidR="600B62FF">
        <w:rPr>
          <w:rFonts w:ascii="Times New Roman" w:hAnsi="Times New Roman" w:eastAsia="Times New Roman" w:cs="Times New Roman"/>
          <w:b w:val="1"/>
          <w:bCs w:val="1"/>
          <w:sz w:val="24"/>
          <w:szCs w:val="24"/>
          <w:lang w:val="en-US"/>
        </w:rPr>
        <w:t xml:space="preserve"> Task #</w:t>
      </w:r>
      <w:r w:rsidRPr="1C207B4F" w:rsidR="5F76B806">
        <w:rPr>
          <w:rFonts w:ascii="Times New Roman" w:hAnsi="Times New Roman" w:eastAsia="Times New Roman" w:cs="Times New Roman"/>
          <w:b w:val="1"/>
          <w:bCs w:val="1"/>
          <w:sz w:val="24"/>
          <w:szCs w:val="24"/>
          <w:lang w:val="en-US"/>
        </w:rPr>
        <w:t>0163</w:t>
      </w:r>
      <w:r w:rsidRPr="1C207B4F" w:rsidR="600B62FF">
        <w:rPr>
          <w:rFonts w:ascii="Times New Roman" w:hAnsi="Times New Roman" w:eastAsia="Times New Roman" w:cs="Times New Roman"/>
          <w:b w:val="1"/>
          <w:bCs w:val="1"/>
          <w:noProof w:val="0"/>
          <w:color w:val="333333"/>
          <w:sz w:val="24"/>
          <w:szCs w:val="24"/>
          <w:lang w:val="en-US"/>
        </w:rPr>
        <w:t xml:space="preserve"> Hot Days of Penguins</w:t>
      </w:r>
    </w:p>
    <w:p xmlns:wp14="http://schemas.microsoft.com/office/word/2010/wordml" w:rsidP="1C207B4F" w:rsidRDefault="00000000" w14:paraId="4048AFF5" wp14:textId="69EFCC63">
      <w:pPr>
        <w:pStyle w:val="ListParagraph"/>
        <w:numPr>
          <w:ilvl w:val="0"/>
          <w:numId w:val="31"/>
        </w:numPr>
        <w:spacing w:before="300" w:beforeAutospacing="off" w:after="150" w:afterAutospacing="off" w:line="240" w:lineRule="auto"/>
        <w:ind/>
        <w:jc w:val="both"/>
        <w:rPr>
          <w:rFonts w:ascii="Times New Roman" w:hAnsi="Times New Roman" w:eastAsia="Times New Roman" w:cs="Times New Roman"/>
          <w:noProof w:val="0"/>
          <w:color w:val="333333"/>
          <w:sz w:val="24"/>
          <w:szCs w:val="24"/>
          <w:lang w:val="en-US"/>
        </w:rPr>
      </w:pPr>
      <w:r w:rsidRPr="1C207B4F" w:rsidR="2FF0E411">
        <w:rPr>
          <w:rFonts w:ascii="Times New Roman" w:hAnsi="Times New Roman" w:eastAsia="Times New Roman" w:cs="Times New Roman"/>
          <w:i w:val="1"/>
          <w:iCs w:val="1"/>
          <w:noProof w:val="0"/>
          <w:sz w:val="24"/>
          <w:szCs w:val="24"/>
          <w:lang w:val="en-US"/>
        </w:rPr>
        <w:t xml:space="preserve">Деталі </w:t>
      </w:r>
      <w:r w:rsidRPr="1C207B4F" w:rsidR="2FF0E411">
        <w:rPr>
          <w:rFonts w:ascii="Times New Roman" w:hAnsi="Times New Roman" w:eastAsia="Times New Roman" w:cs="Times New Roman"/>
          <w:i w:val="1"/>
          <w:iCs w:val="1"/>
          <w:noProof w:val="0"/>
          <w:sz w:val="24"/>
          <w:szCs w:val="24"/>
          <w:lang w:val="en-US"/>
        </w:rPr>
        <w:t>завдання</w:t>
      </w:r>
      <w:r w:rsidRPr="1C207B4F" w:rsidR="2FF0E411">
        <w:rPr>
          <w:rFonts w:ascii="Times New Roman" w:hAnsi="Times New Roman" w:eastAsia="Times New Roman" w:cs="Times New Roman"/>
          <w:i w:val="1"/>
          <w:iCs w:val="1"/>
          <w:noProof w:val="0"/>
          <w:sz w:val="24"/>
          <w:szCs w:val="24"/>
          <w:lang w:val="en-US"/>
        </w:rPr>
        <w:t xml:space="preserve">: </w:t>
      </w:r>
      <w:r w:rsidRPr="1C207B4F" w:rsidR="2FF0E411">
        <w:rPr>
          <w:rFonts w:ascii="Times New Roman" w:hAnsi="Times New Roman" w:eastAsia="Times New Roman" w:cs="Times New Roman"/>
          <w:noProof w:val="0"/>
          <w:color w:val="333333"/>
          <w:sz w:val="24"/>
          <w:szCs w:val="24"/>
          <w:lang w:val="en-US"/>
        </w:rPr>
        <w:t>You can’t even imagine how hot it is on the Madagascar. To cool themselves just a little bit down penguins decided to drink some non-alcoholic cocktails but even that is a problem – their hands aren’t used to activities like that. Your task is to find out whether the penguins can drink a cocktail on a table.</w:t>
      </w:r>
    </w:p>
    <w:p xmlns:wp14="http://schemas.microsoft.com/office/word/2010/wordml" w:rsidP="1C207B4F" w:rsidRDefault="00000000" w14:paraId="76B183EE" wp14:textId="20AAB930">
      <w:pPr>
        <w:pStyle w:val="ListParagraph"/>
        <w:spacing w:before="270" w:beforeAutospacing="off" w:after="150" w:afterAutospacing="off" w:line="240" w:lineRule="auto"/>
        <w:ind w:left="720"/>
        <w:rPr>
          <w:rFonts w:ascii="Times New Roman" w:hAnsi="Times New Roman" w:eastAsia="Times New Roman" w:cs="Times New Roman"/>
          <w:noProof w:val="0"/>
          <w:color w:val="333333"/>
          <w:sz w:val="24"/>
          <w:szCs w:val="24"/>
          <w:lang w:val="en-US"/>
        </w:rPr>
      </w:pPr>
      <w:r w:rsidRPr="1C207B4F" w:rsidR="2FF0E411">
        <w:rPr>
          <w:rFonts w:ascii="Times New Roman" w:hAnsi="Times New Roman" w:eastAsia="Times New Roman" w:cs="Times New Roman"/>
          <w:noProof w:val="0"/>
          <w:color w:val="333333"/>
          <w:sz w:val="24"/>
          <w:szCs w:val="24"/>
          <w:lang w:val="en-US"/>
        </w:rPr>
        <w:t>For the sake of simplicity we’ll consider a cocktail on a table as a circle of diameter 𝐿 and a penguin’s mouth at any moment of time as a rectangle 𝑊 inches wide rectangle. The sides of the rectangle are parallel to the axes. In the beginning the penguin’s mouth is closed so the rectangle is degenerate - it’s just a horizontal segment 𝑊 inches long segment. The upper jaw of the penguin can move at most 𝑈 inches up while the bottom one - at most 𝐷 inches down.</w:t>
      </w:r>
    </w:p>
    <w:p xmlns:wp14="http://schemas.microsoft.com/office/word/2010/wordml" w:rsidP="1C207B4F" w:rsidRDefault="00000000" w14:paraId="7485D861" wp14:textId="137D432F">
      <w:pPr>
        <w:pStyle w:val="ListParagraph"/>
        <w:spacing w:before="270" w:beforeAutospacing="off" w:after="150" w:afterAutospacing="off" w:line="240" w:lineRule="auto"/>
        <w:ind w:left="720"/>
      </w:pPr>
      <w:r w:rsidRPr="1C207B4F" w:rsidR="2FF0E411">
        <w:rPr>
          <w:rFonts w:ascii="Times New Roman" w:hAnsi="Times New Roman" w:eastAsia="Times New Roman" w:cs="Times New Roman"/>
          <w:noProof w:val="0"/>
          <w:color w:val="333333"/>
          <w:sz w:val="24"/>
          <w:szCs w:val="24"/>
          <w:lang w:val="en-US"/>
        </w:rPr>
        <w:t>The penguin is considered to be able to drink the cocktail if the circle can be completely placed inside the penguin’s rectangular mouth. Help the penguin to find if he can drink the cocktail.</w:t>
      </w:r>
    </w:p>
    <w:p xmlns:wp14="http://schemas.microsoft.com/office/word/2010/wordml" w:rsidP="1C207B4F" w:rsidRDefault="00000000" w14:paraId="207E9CA4" wp14:textId="4EA4DB95">
      <w:pPr>
        <w:pStyle w:val="Normal"/>
        <w:spacing w:before="270" w:beforeAutospacing="off" w:after="150" w:afterAutospacing="off" w:line="240" w:lineRule="auto"/>
        <w:ind w:left="0"/>
      </w:pPr>
      <w:r w:rsidRPr="1C207B4F" w:rsidR="2FF0E411">
        <w:rPr>
          <w:rFonts w:ascii="Times New Roman" w:hAnsi="Times New Roman" w:eastAsia="Times New Roman" w:cs="Times New Roman"/>
          <w:b w:val="1"/>
          <w:bCs w:val="1"/>
          <w:sz w:val="24"/>
          <w:szCs w:val="24"/>
          <w:lang w:val="en-US"/>
        </w:rPr>
        <w:t>Завдання</w:t>
      </w:r>
      <w:r w:rsidRPr="1C207B4F" w:rsidR="2FF0E411">
        <w:rPr>
          <w:rFonts w:ascii="Times New Roman" w:hAnsi="Times New Roman" w:eastAsia="Times New Roman" w:cs="Times New Roman"/>
          <w:b w:val="1"/>
          <w:bCs w:val="1"/>
          <w:sz w:val="24"/>
          <w:szCs w:val="24"/>
          <w:lang w:val="en-US"/>
        </w:rPr>
        <w:t xml:space="preserve"> №13 </w:t>
      </w:r>
      <w:r w:rsidRPr="1C207B4F" w:rsidR="2FF0E411">
        <w:rPr>
          <w:rFonts w:ascii="Times New Roman" w:hAnsi="Times New Roman" w:eastAsia="Times New Roman" w:cs="Times New Roman"/>
          <w:b w:val="1"/>
          <w:bCs w:val="1"/>
          <w:sz w:val="24"/>
          <w:szCs w:val="24"/>
          <w:lang w:val="en-US"/>
        </w:rPr>
        <w:t>Algotester</w:t>
      </w:r>
      <w:r w:rsidRPr="1C207B4F" w:rsidR="2FF0E411">
        <w:rPr>
          <w:rFonts w:ascii="Times New Roman" w:hAnsi="Times New Roman" w:eastAsia="Times New Roman" w:cs="Times New Roman"/>
          <w:b w:val="1"/>
          <w:bCs w:val="1"/>
          <w:sz w:val="24"/>
          <w:szCs w:val="24"/>
          <w:lang w:val="en-US"/>
        </w:rPr>
        <w:t xml:space="preserve"> Task #0001 A </w:t>
      </w:r>
      <w:r w:rsidRPr="1C207B4F" w:rsidR="2FF0E411">
        <w:rPr>
          <w:rFonts w:ascii="Times New Roman" w:hAnsi="Times New Roman" w:eastAsia="Times New Roman" w:cs="Times New Roman"/>
          <w:b w:val="1"/>
          <w:bCs w:val="1"/>
          <w:sz w:val="24"/>
          <w:szCs w:val="24"/>
          <w:lang w:val="en-US"/>
        </w:rPr>
        <w:t>Plus  B</w:t>
      </w:r>
    </w:p>
    <w:p xmlns:wp14="http://schemas.microsoft.com/office/word/2010/wordml" w:rsidP="1C207B4F" w:rsidRDefault="00000000" w14:paraId="45B62182" wp14:textId="3CA57042">
      <w:pPr>
        <w:pStyle w:val="ListParagraph"/>
        <w:numPr>
          <w:ilvl w:val="0"/>
          <w:numId w:val="32"/>
        </w:numPr>
        <w:spacing w:before="270" w:beforeAutospacing="off" w:after="150" w:afterAutospacing="off" w:line="240" w:lineRule="auto"/>
        <w:ind/>
        <w:rPr>
          <w:rFonts w:ascii="Times New Roman" w:hAnsi="Times New Roman" w:eastAsia="Times New Roman" w:cs="Times New Roman"/>
          <w:noProof w:val="0"/>
          <w:color w:val="333333"/>
          <w:sz w:val="28"/>
          <w:szCs w:val="28"/>
          <w:lang w:val="en-US"/>
        </w:rPr>
      </w:pPr>
      <w:r w:rsidRPr="1C207B4F" w:rsidR="2FF0E411">
        <w:rPr>
          <w:rFonts w:ascii="Times New Roman" w:hAnsi="Times New Roman" w:eastAsia="Times New Roman" w:cs="Times New Roman"/>
          <w:i w:val="1"/>
          <w:iCs w:val="1"/>
          <w:noProof w:val="0"/>
          <w:sz w:val="28"/>
          <w:szCs w:val="28"/>
          <w:lang w:val="en-US"/>
        </w:rPr>
        <w:t xml:space="preserve">Деталі завдання: </w:t>
      </w:r>
      <w:r w:rsidRPr="1C207B4F" w:rsidR="2FF0E411">
        <w:rPr>
          <w:rFonts w:ascii="Times New Roman" w:hAnsi="Times New Roman" w:eastAsia="Times New Roman" w:cs="Times New Roman"/>
          <w:noProof w:val="0"/>
          <w:color w:val="333333"/>
          <w:sz w:val="28"/>
          <w:szCs w:val="28"/>
          <w:lang w:val="en-US"/>
        </w:rPr>
        <w:t xml:space="preserve">You are given two integers </w:t>
      </w:r>
      <w:r w:rsidRPr="1C207B4F" w:rsidR="2FF0E411">
        <w:rPr>
          <w:rFonts w:ascii="Times New Roman" w:hAnsi="Times New Roman" w:eastAsia="Times New Roman" w:cs="Times New Roman"/>
          <w:b w:val="1"/>
          <w:bCs w:val="1"/>
          <w:noProof w:val="0"/>
          <w:color w:val="333333"/>
          <w:sz w:val="28"/>
          <w:szCs w:val="28"/>
          <w:lang w:val="en-US"/>
        </w:rPr>
        <w:t>A</w:t>
      </w:r>
      <w:r w:rsidRPr="1C207B4F" w:rsidR="2FF0E411">
        <w:rPr>
          <w:rFonts w:ascii="Times New Roman" w:hAnsi="Times New Roman" w:eastAsia="Times New Roman" w:cs="Times New Roman"/>
          <w:noProof w:val="0"/>
          <w:color w:val="333333"/>
          <w:sz w:val="28"/>
          <w:szCs w:val="28"/>
          <w:lang w:val="en-US"/>
        </w:rPr>
        <w:t xml:space="preserve"> and </w:t>
      </w:r>
      <w:r w:rsidRPr="1C207B4F" w:rsidR="2FF0E411">
        <w:rPr>
          <w:rFonts w:ascii="Times New Roman" w:hAnsi="Times New Roman" w:eastAsia="Times New Roman" w:cs="Times New Roman"/>
          <w:b w:val="1"/>
          <w:bCs w:val="1"/>
          <w:noProof w:val="0"/>
          <w:color w:val="333333"/>
          <w:sz w:val="28"/>
          <w:szCs w:val="28"/>
          <w:lang w:val="en-US"/>
        </w:rPr>
        <w:t>B</w:t>
      </w:r>
      <w:r w:rsidRPr="1C207B4F" w:rsidR="2FF0E411">
        <w:rPr>
          <w:rFonts w:ascii="Times New Roman" w:hAnsi="Times New Roman" w:eastAsia="Times New Roman" w:cs="Times New Roman"/>
          <w:noProof w:val="0"/>
          <w:color w:val="333333"/>
          <w:sz w:val="28"/>
          <w:szCs w:val="28"/>
          <w:lang w:val="en-US"/>
        </w:rPr>
        <w:t xml:space="preserve">. Your task is to calculate their </w:t>
      </w:r>
      <w:r w:rsidRPr="1C207B4F" w:rsidR="2FF0E411">
        <w:rPr>
          <w:rFonts w:ascii="Times New Roman" w:hAnsi="Times New Roman" w:eastAsia="Times New Roman" w:cs="Times New Roman"/>
          <w:noProof w:val="0"/>
          <w:color w:val="333333"/>
          <w:sz w:val="28"/>
          <w:szCs w:val="28"/>
          <w:lang w:val="en-US"/>
        </w:rPr>
        <w:t>sum.</w:t>
      </w:r>
      <w:r w:rsidRPr="1C207B4F" w:rsidR="2FF0E411">
        <w:rPr>
          <w:rFonts w:ascii="Times New Roman" w:hAnsi="Times New Roman" w:eastAsia="Times New Roman" w:cs="Times New Roman"/>
          <w:b w:val="1"/>
          <w:bCs w:val="1"/>
          <w:noProof w:val="0"/>
          <w:color w:val="333333"/>
          <w:sz w:val="28"/>
          <w:szCs w:val="28"/>
          <w:lang w:val="en-US"/>
        </w:rPr>
        <w:t>Input</w:t>
      </w:r>
      <w:r w:rsidRPr="1C207B4F" w:rsidR="2FF0E411">
        <w:rPr>
          <w:rFonts w:ascii="Times New Roman" w:hAnsi="Times New Roman" w:eastAsia="Times New Roman" w:cs="Times New Roman"/>
          <w:b w:val="1"/>
          <w:bCs w:val="1"/>
          <w:noProof w:val="0"/>
          <w:color w:val="333333"/>
          <w:sz w:val="28"/>
          <w:szCs w:val="28"/>
          <w:lang w:val="en-US"/>
        </w:rPr>
        <w:t xml:space="preserve"> </w:t>
      </w:r>
      <w:r w:rsidRPr="1C207B4F" w:rsidR="2FF0E411">
        <w:rPr>
          <w:rFonts w:ascii="Times New Roman" w:hAnsi="Times New Roman" w:eastAsia="Times New Roman" w:cs="Times New Roman"/>
          <w:noProof w:val="0"/>
          <w:color w:val="333333"/>
          <w:sz w:val="28"/>
          <w:szCs w:val="28"/>
          <w:lang w:val="en-US"/>
        </w:rPr>
        <w:t xml:space="preserve">Two integers </w:t>
      </w:r>
      <w:r w:rsidRPr="1C207B4F" w:rsidR="2FF0E411">
        <w:rPr>
          <w:rFonts w:ascii="Times New Roman" w:hAnsi="Times New Roman" w:eastAsia="Times New Roman" w:cs="Times New Roman"/>
          <w:b w:val="1"/>
          <w:bCs w:val="1"/>
          <w:noProof w:val="0"/>
          <w:color w:val="333333"/>
          <w:sz w:val="28"/>
          <w:szCs w:val="28"/>
          <w:lang w:val="en-US"/>
        </w:rPr>
        <w:t>A</w:t>
      </w:r>
      <w:r w:rsidRPr="1C207B4F" w:rsidR="2FF0E411">
        <w:rPr>
          <w:rFonts w:ascii="Times New Roman" w:hAnsi="Times New Roman" w:eastAsia="Times New Roman" w:cs="Times New Roman"/>
          <w:noProof w:val="0"/>
          <w:color w:val="333333"/>
          <w:sz w:val="28"/>
          <w:szCs w:val="28"/>
          <w:lang w:val="en-US"/>
        </w:rPr>
        <w:t xml:space="preserve"> and </w:t>
      </w:r>
      <w:r w:rsidRPr="1C207B4F" w:rsidR="2FF0E411">
        <w:rPr>
          <w:rFonts w:ascii="Times New Roman" w:hAnsi="Times New Roman" w:eastAsia="Times New Roman" w:cs="Times New Roman"/>
          <w:b w:val="1"/>
          <w:bCs w:val="1"/>
          <w:noProof w:val="0"/>
          <w:color w:val="333333"/>
          <w:sz w:val="28"/>
          <w:szCs w:val="28"/>
          <w:lang w:val="en-US"/>
        </w:rPr>
        <w:t>B</w:t>
      </w:r>
      <w:r w:rsidRPr="1C207B4F" w:rsidR="2FF0E411">
        <w:rPr>
          <w:rFonts w:ascii="Times New Roman" w:hAnsi="Times New Roman" w:eastAsia="Times New Roman" w:cs="Times New Roman"/>
          <w:noProof w:val="0"/>
          <w:color w:val="333333"/>
          <w:sz w:val="28"/>
          <w:szCs w:val="28"/>
          <w:lang w:val="en-US"/>
        </w:rPr>
        <w:t xml:space="preserve"> separated by a single space. </w:t>
      </w:r>
      <w:r w:rsidRPr="1C207B4F" w:rsidR="2FF0E411">
        <w:rPr>
          <w:rFonts w:ascii="Times New Roman" w:hAnsi="Times New Roman" w:eastAsia="Times New Roman" w:cs="Times New Roman"/>
          <w:b w:val="1"/>
          <w:bCs w:val="1"/>
          <w:noProof w:val="0"/>
          <w:color w:val="333333"/>
          <w:sz w:val="28"/>
          <w:szCs w:val="28"/>
          <w:lang w:val="en-US"/>
        </w:rPr>
        <w:t xml:space="preserve">Output </w:t>
      </w:r>
      <w:r w:rsidRPr="1C207B4F" w:rsidR="2FF0E411">
        <w:rPr>
          <w:rFonts w:ascii="Times New Roman" w:hAnsi="Times New Roman" w:eastAsia="Times New Roman" w:cs="Times New Roman"/>
          <w:noProof w:val="0"/>
          <w:color w:val="333333"/>
          <w:sz w:val="28"/>
          <w:szCs w:val="28"/>
          <w:lang w:val="en-US"/>
        </w:rPr>
        <w:t xml:space="preserve">The sum of </w:t>
      </w:r>
      <w:r w:rsidRPr="1C207B4F" w:rsidR="2FF0E411">
        <w:rPr>
          <w:rFonts w:ascii="Times New Roman" w:hAnsi="Times New Roman" w:eastAsia="Times New Roman" w:cs="Times New Roman"/>
          <w:b w:val="1"/>
          <w:bCs w:val="1"/>
          <w:noProof w:val="0"/>
          <w:color w:val="333333"/>
          <w:sz w:val="28"/>
          <w:szCs w:val="28"/>
          <w:lang w:val="en-US"/>
        </w:rPr>
        <w:t>A</w:t>
      </w:r>
      <w:r w:rsidRPr="1C207B4F" w:rsidR="2FF0E411">
        <w:rPr>
          <w:rFonts w:ascii="Times New Roman" w:hAnsi="Times New Roman" w:eastAsia="Times New Roman" w:cs="Times New Roman"/>
          <w:noProof w:val="0"/>
          <w:color w:val="333333"/>
          <w:sz w:val="28"/>
          <w:szCs w:val="28"/>
          <w:lang w:val="en-US"/>
        </w:rPr>
        <w:t xml:space="preserve"> and </w:t>
      </w:r>
      <w:r w:rsidRPr="1C207B4F" w:rsidR="2FF0E411">
        <w:rPr>
          <w:rFonts w:ascii="Times New Roman" w:hAnsi="Times New Roman" w:eastAsia="Times New Roman" w:cs="Times New Roman"/>
          <w:b w:val="1"/>
          <w:bCs w:val="1"/>
          <w:noProof w:val="0"/>
          <w:color w:val="333333"/>
          <w:sz w:val="28"/>
          <w:szCs w:val="28"/>
          <w:lang w:val="en-US"/>
        </w:rPr>
        <w:t>B</w:t>
      </w:r>
      <w:r w:rsidRPr="1C207B4F" w:rsidR="2FF0E411">
        <w:rPr>
          <w:rFonts w:ascii="Times New Roman" w:hAnsi="Times New Roman" w:eastAsia="Times New Roman" w:cs="Times New Roman"/>
          <w:noProof w:val="0"/>
          <w:color w:val="333333"/>
          <w:sz w:val="28"/>
          <w:szCs w:val="28"/>
          <w:lang w:val="en-US"/>
        </w:rPr>
        <w:t>.</w:t>
      </w:r>
    </w:p>
    <w:p xmlns:wp14="http://schemas.microsoft.com/office/word/2010/wordml" w:rsidP="1C207B4F" w:rsidRDefault="00000000" w14:paraId="0DB96A70" wp14:textId="2D65BB0F">
      <w:pPr>
        <w:pStyle w:val="Normal"/>
        <w:spacing w:before="270" w:beforeAutospacing="off" w:after="150" w:afterAutospacing="off" w:line="240" w:lineRule="auto"/>
        <w:ind/>
      </w:pPr>
      <w:r w:rsidRPr="1C207B4F" w:rsidR="2FF0E411">
        <w:rPr>
          <w:rFonts w:ascii="Times New Roman" w:hAnsi="Times New Roman" w:eastAsia="Times New Roman" w:cs="Times New Roman"/>
          <w:b w:val="1"/>
          <w:bCs w:val="1"/>
          <w:sz w:val="24"/>
          <w:szCs w:val="24"/>
          <w:lang w:val="en-US"/>
        </w:rPr>
        <w:t>Завдання</w:t>
      </w:r>
      <w:r w:rsidRPr="1C207B4F" w:rsidR="2FF0E411">
        <w:rPr>
          <w:rFonts w:ascii="Times New Roman" w:hAnsi="Times New Roman" w:eastAsia="Times New Roman" w:cs="Times New Roman"/>
          <w:b w:val="1"/>
          <w:bCs w:val="1"/>
          <w:sz w:val="24"/>
          <w:szCs w:val="24"/>
          <w:lang w:val="en-US"/>
        </w:rPr>
        <w:t xml:space="preserve"> №14 </w:t>
      </w:r>
      <w:r w:rsidRPr="1C207B4F" w:rsidR="2FF0E411">
        <w:rPr>
          <w:rFonts w:ascii="Times New Roman" w:hAnsi="Times New Roman" w:eastAsia="Times New Roman" w:cs="Times New Roman"/>
          <w:b w:val="1"/>
          <w:bCs w:val="1"/>
          <w:sz w:val="24"/>
          <w:szCs w:val="24"/>
          <w:lang w:val="en-US"/>
        </w:rPr>
        <w:t>Algotester</w:t>
      </w:r>
      <w:r w:rsidRPr="1C207B4F" w:rsidR="2FF0E411">
        <w:rPr>
          <w:rFonts w:ascii="Times New Roman" w:hAnsi="Times New Roman" w:eastAsia="Times New Roman" w:cs="Times New Roman"/>
          <w:b w:val="1"/>
          <w:bCs w:val="1"/>
          <w:sz w:val="24"/>
          <w:szCs w:val="24"/>
          <w:lang w:val="en-US"/>
        </w:rPr>
        <w:t xml:space="preserve"> Task #0481 Oranges</w:t>
      </w:r>
    </w:p>
    <w:p xmlns:wp14="http://schemas.microsoft.com/office/word/2010/wordml" w:rsidP="1C207B4F" w:rsidRDefault="00000000" w14:paraId="610D54BE" wp14:textId="2F9D7E5D">
      <w:pPr>
        <w:pStyle w:val="ListParagraph"/>
        <w:numPr>
          <w:ilvl w:val="0"/>
          <w:numId w:val="33"/>
        </w:numPr>
        <w:spacing w:before="270" w:beforeAutospacing="off" w:after="150" w:afterAutospacing="off" w:line="240" w:lineRule="auto"/>
        <w:ind/>
        <w:rPr>
          <w:rFonts w:ascii="Times New Roman" w:hAnsi="Times New Roman" w:eastAsia="Times New Roman" w:cs="Times New Roman"/>
          <w:noProof w:val="0"/>
          <w:color w:val="333333"/>
          <w:sz w:val="28"/>
          <w:szCs w:val="28"/>
          <w:lang w:val="en-US"/>
        </w:rPr>
      </w:pPr>
      <w:r w:rsidRPr="1C207B4F" w:rsidR="2FF0E411">
        <w:rPr>
          <w:rFonts w:ascii="Times New Roman" w:hAnsi="Times New Roman" w:eastAsia="Times New Roman" w:cs="Times New Roman"/>
          <w:i w:val="1"/>
          <w:iCs w:val="1"/>
          <w:noProof w:val="0"/>
          <w:sz w:val="28"/>
          <w:szCs w:val="28"/>
          <w:lang w:val="en-US"/>
        </w:rPr>
        <w:t xml:space="preserve">Деталі </w:t>
      </w:r>
      <w:r w:rsidRPr="1C207B4F" w:rsidR="2FF0E411">
        <w:rPr>
          <w:rFonts w:ascii="Times New Roman" w:hAnsi="Times New Roman" w:eastAsia="Times New Roman" w:cs="Times New Roman"/>
          <w:i w:val="1"/>
          <w:iCs w:val="1"/>
          <w:noProof w:val="0"/>
          <w:sz w:val="28"/>
          <w:szCs w:val="28"/>
          <w:lang w:val="en-US"/>
        </w:rPr>
        <w:t>завдання</w:t>
      </w:r>
      <w:r w:rsidRPr="1C207B4F" w:rsidR="2FF0E411">
        <w:rPr>
          <w:rFonts w:ascii="Times New Roman" w:hAnsi="Times New Roman" w:eastAsia="Times New Roman" w:cs="Times New Roman"/>
          <w:i w:val="1"/>
          <w:iCs w:val="1"/>
          <w:noProof w:val="0"/>
          <w:sz w:val="28"/>
          <w:szCs w:val="28"/>
          <w:lang w:val="en-US"/>
        </w:rPr>
        <w:t>:</w:t>
      </w:r>
      <w:r w:rsidRPr="1C207B4F" w:rsidR="2FF0E411">
        <w:rPr>
          <w:rFonts w:ascii="Times New Roman" w:hAnsi="Times New Roman" w:eastAsia="Times New Roman" w:cs="Times New Roman"/>
          <w:i w:val="1"/>
          <w:iCs w:val="1"/>
          <w:noProof w:val="0"/>
          <w:color w:val="333333"/>
          <w:sz w:val="28"/>
          <w:szCs w:val="28"/>
          <w:lang w:val="en-US"/>
        </w:rPr>
        <w:t xml:space="preserve"> </w:t>
      </w:r>
      <w:r w:rsidRPr="1C207B4F" w:rsidR="2FF0E411">
        <w:rPr>
          <w:rFonts w:ascii="Times New Roman" w:hAnsi="Times New Roman" w:eastAsia="Times New Roman" w:cs="Times New Roman"/>
          <w:noProof w:val="0"/>
          <w:color w:val="333333"/>
          <w:sz w:val="28"/>
          <w:szCs w:val="28"/>
          <w:lang w:val="en-US"/>
        </w:rPr>
        <w:t>Children measure themselves by various things. I</w:t>
      </w:r>
      <w:r w:rsidRPr="1C207B4F" w:rsidR="2FF0E411">
        <w:rPr>
          <w:rFonts w:ascii="Times New Roman" w:hAnsi="Times New Roman" w:eastAsia="Times New Roman" w:cs="Times New Roman"/>
          <w:noProof w:val="0"/>
          <w:color w:val="333333"/>
          <w:sz w:val="28"/>
          <w:szCs w:val="28"/>
          <w:lang w:val="en-US"/>
        </w:rPr>
        <w:t>n our problem — by</w:t>
      </w:r>
      <w:r w:rsidRPr="1C207B4F" w:rsidR="2FF0E411">
        <w:rPr>
          <w:rFonts w:ascii="Times New Roman" w:hAnsi="Times New Roman" w:eastAsia="Times New Roman" w:cs="Times New Roman"/>
          <w:noProof w:val="0"/>
          <w:color w:val="333333"/>
          <w:sz w:val="28"/>
          <w:szCs w:val="28"/>
          <w:lang w:val="en-US"/>
        </w:rPr>
        <w:t xml:space="preserve"> oranges. </w:t>
      </w:r>
      <w:r w:rsidRPr="1C207B4F" w:rsidR="2FF0E411">
        <w:rPr>
          <w:rFonts w:ascii="Times New Roman" w:hAnsi="Times New Roman" w:eastAsia="Times New Roman" w:cs="Times New Roman"/>
          <w:noProof w:val="0"/>
          <w:color w:val="333333"/>
          <w:sz w:val="28"/>
          <w:szCs w:val="28"/>
          <w:lang w:val="en-US"/>
        </w:rPr>
        <w:t>Marichka</w:t>
      </w:r>
      <w:r w:rsidRPr="1C207B4F" w:rsidR="2FF0E411">
        <w:rPr>
          <w:rFonts w:ascii="Times New Roman" w:hAnsi="Times New Roman" w:eastAsia="Times New Roman" w:cs="Times New Roman"/>
          <w:noProof w:val="0"/>
          <w:color w:val="333333"/>
          <w:sz w:val="28"/>
          <w:szCs w:val="28"/>
          <w:lang w:val="en-US"/>
        </w:rPr>
        <w:t xml:space="preserve"> and </w:t>
      </w:r>
      <w:r w:rsidRPr="1C207B4F" w:rsidR="2FF0E411">
        <w:rPr>
          <w:rFonts w:ascii="Times New Roman" w:hAnsi="Times New Roman" w:eastAsia="Times New Roman" w:cs="Times New Roman"/>
          <w:noProof w:val="0"/>
          <w:color w:val="333333"/>
          <w:sz w:val="28"/>
          <w:szCs w:val="28"/>
          <w:lang w:val="en-US"/>
        </w:rPr>
        <w:t>Sofiyka</w:t>
      </w:r>
      <w:r w:rsidRPr="1C207B4F" w:rsidR="2FF0E411">
        <w:rPr>
          <w:rFonts w:ascii="Times New Roman" w:hAnsi="Times New Roman" w:eastAsia="Times New Roman" w:cs="Times New Roman"/>
          <w:noProof w:val="0"/>
          <w:color w:val="333333"/>
          <w:sz w:val="28"/>
          <w:szCs w:val="28"/>
          <w:lang w:val="en-US"/>
        </w:rPr>
        <w:t xml:space="preserve"> are measuring themselves against </w:t>
      </w:r>
      <w:r w:rsidRPr="1C207B4F" w:rsidR="2FF0E411">
        <w:rPr>
          <w:rFonts w:ascii="Times New Roman" w:hAnsi="Times New Roman" w:eastAsia="Times New Roman" w:cs="Times New Roman"/>
          <w:noProof w:val="0"/>
          <w:color w:val="333333"/>
          <w:sz w:val="28"/>
          <w:szCs w:val="28"/>
          <w:lang w:val="en-US"/>
        </w:rPr>
        <w:t>Petryk.</w:t>
      </w:r>
      <w:r w:rsidRPr="1C207B4F" w:rsidR="2FF0E411">
        <w:rPr>
          <w:rFonts w:ascii="Times New Roman" w:hAnsi="Times New Roman" w:eastAsia="Times New Roman" w:cs="Times New Roman"/>
          <w:noProof w:val="0"/>
          <w:color w:val="333333"/>
          <w:sz w:val="28"/>
          <w:szCs w:val="28"/>
          <w:lang w:val="en-US"/>
        </w:rPr>
        <w:t>It</w:t>
      </w:r>
      <w:r w:rsidRPr="1C207B4F" w:rsidR="2FF0E411">
        <w:rPr>
          <w:rFonts w:ascii="Times New Roman" w:hAnsi="Times New Roman" w:eastAsia="Times New Roman" w:cs="Times New Roman"/>
          <w:noProof w:val="0"/>
          <w:color w:val="333333"/>
          <w:sz w:val="28"/>
          <w:szCs w:val="28"/>
          <w:lang w:val="en-US"/>
        </w:rPr>
        <w:t xml:space="preserve"> is necessary to </w:t>
      </w:r>
      <w:r w:rsidRPr="1C207B4F" w:rsidR="2FF0E411">
        <w:rPr>
          <w:rFonts w:ascii="Times New Roman" w:hAnsi="Times New Roman" w:eastAsia="Times New Roman" w:cs="Times New Roman"/>
          <w:noProof w:val="0"/>
          <w:color w:val="333333"/>
          <w:sz w:val="28"/>
          <w:szCs w:val="28"/>
          <w:lang w:val="en-US"/>
        </w:rPr>
        <w:t>determine</w:t>
      </w:r>
      <w:r w:rsidRPr="1C207B4F" w:rsidR="2FF0E411">
        <w:rPr>
          <w:rFonts w:ascii="Times New Roman" w:hAnsi="Times New Roman" w:eastAsia="Times New Roman" w:cs="Times New Roman"/>
          <w:noProof w:val="0"/>
          <w:color w:val="333333"/>
          <w:sz w:val="28"/>
          <w:szCs w:val="28"/>
          <w:lang w:val="en-US"/>
        </w:rPr>
        <w:t xml:space="preserve"> whether </w:t>
      </w:r>
      <w:r w:rsidRPr="1C207B4F" w:rsidR="2FF0E411">
        <w:rPr>
          <w:rFonts w:ascii="Times New Roman" w:hAnsi="Times New Roman" w:eastAsia="Times New Roman" w:cs="Times New Roman"/>
          <w:noProof w:val="0"/>
          <w:color w:val="333333"/>
          <w:sz w:val="28"/>
          <w:szCs w:val="28"/>
          <w:lang w:val="en-US"/>
        </w:rPr>
        <w:t>Marichka</w:t>
      </w:r>
      <w:r w:rsidRPr="1C207B4F" w:rsidR="2FF0E411">
        <w:rPr>
          <w:rFonts w:ascii="Times New Roman" w:hAnsi="Times New Roman" w:eastAsia="Times New Roman" w:cs="Times New Roman"/>
          <w:noProof w:val="0"/>
          <w:color w:val="333333"/>
          <w:sz w:val="28"/>
          <w:szCs w:val="28"/>
          <w:lang w:val="en-US"/>
        </w:rPr>
        <w:t xml:space="preserve"> and </w:t>
      </w:r>
      <w:r w:rsidRPr="1C207B4F" w:rsidR="2FF0E411">
        <w:rPr>
          <w:rFonts w:ascii="Times New Roman" w:hAnsi="Times New Roman" w:eastAsia="Times New Roman" w:cs="Times New Roman"/>
          <w:noProof w:val="0"/>
          <w:color w:val="333333"/>
          <w:sz w:val="28"/>
          <w:szCs w:val="28"/>
          <w:lang w:val="en-US"/>
        </w:rPr>
        <w:t>Sofiyka</w:t>
      </w:r>
      <w:r w:rsidRPr="1C207B4F" w:rsidR="2FF0E411">
        <w:rPr>
          <w:rFonts w:ascii="Times New Roman" w:hAnsi="Times New Roman" w:eastAsia="Times New Roman" w:cs="Times New Roman"/>
          <w:noProof w:val="0"/>
          <w:color w:val="333333"/>
          <w:sz w:val="28"/>
          <w:szCs w:val="28"/>
          <w:lang w:val="en-US"/>
        </w:rPr>
        <w:t xml:space="preserve"> together have more oranges than Petry</w:t>
      </w:r>
    </w:p>
    <w:p xmlns:wp14="http://schemas.microsoft.com/office/word/2010/wordml" w:rsidP="1C207B4F" w:rsidRDefault="00000000" w14:paraId="21297651" wp14:textId="70444527">
      <w:pPr>
        <w:pStyle w:val="Normal"/>
        <w:spacing w:before="270" w:beforeAutospacing="off" w:after="150" w:afterAutospacing="off" w:line="240" w:lineRule="auto"/>
        <w:ind w:left="0"/>
        <w:rPr>
          <w:rFonts w:ascii="Times New Roman" w:hAnsi="Times New Roman" w:eastAsia="Times New Roman" w:cs="Times New Roman"/>
          <w:b w:val="1"/>
          <w:bCs w:val="1"/>
          <w:sz w:val="24"/>
          <w:szCs w:val="24"/>
          <w:rtl w:val="0"/>
          <w:lang w:val="en-US"/>
        </w:rPr>
      </w:pPr>
    </w:p>
    <w:p xmlns:wp14="http://schemas.microsoft.com/office/word/2010/wordml" w:rsidP="1C207B4F" w:rsidRDefault="00000000" w14:paraId="56DDDC28" wp14:textId="04AF9752">
      <w:pPr>
        <w:pStyle w:val="ListParagraph"/>
        <w:spacing w:before="300" w:beforeAutospacing="off" w:after="150" w:afterAutospacing="off" w:line="240" w:lineRule="auto"/>
        <w:ind w:left="720"/>
        <w:jc w:val="both"/>
        <w:rPr>
          <w:rFonts w:ascii="Times New Roman" w:hAnsi="Times New Roman" w:eastAsia="Times New Roman" w:cs="Times New Roman"/>
          <w:i w:val="1"/>
          <w:iCs w:val="1"/>
          <w:noProof w:val="0"/>
          <w:sz w:val="24"/>
          <w:szCs w:val="24"/>
          <w:lang w:val="en-US"/>
        </w:rPr>
      </w:pPr>
    </w:p>
    <w:p xmlns:wp14="http://schemas.microsoft.com/office/word/2010/wordml" w:rsidP="1C207B4F" w:rsidRDefault="00000000" w14:paraId="000000AF" wp14:textId="57FE228D">
      <w:pPr>
        <w:pStyle w:val="Normal"/>
        <w:spacing w:line="240" w:lineRule="auto"/>
        <w:ind w:left="0"/>
        <w:jc w:val="both"/>
        <w:rPr>
          <w:sz w:val="22"/>
          <w:szCs w:val="22"/>
        </w:rPr>
      </w:pPr>
    </w:p>
    <w:p xmlns:wp14="http://schemas.microsoft.com/office/word/2010/wordml" w:rsidRDefault="00000000" w14:paraId="000000B4" wp14:textId="77777777">
      <w:pPr>
        <w:spacing w:line="240" w:lineRule="auto"/>
        <w:jc w:val="both"/>
        <w:rPr>
          <w:rFonts w:ascii="Times New Roman" w:hAnsi="Times New Roman" w:eastAsia="Times New Roman" w:cs="Times New Roman"/>
          <w:sz w:val="24"/>
          <w:szCs w:val="24"/>
        </w:rPr>
      </w:pPr>
    </w:p>
    <w:p xmlns:wp14="http://schemas.microsoft.com/office/word/2010/wordml" w:rsidRDefault="00000000" w14:paraId="000000C4" wp14:textId="05D49966">
      <w:pPr>
        <w:pStyle w:val="Heading2"/>
        <w:spacing w:before="40" w:after="0" w:line="276" w:lineRule="auto"/>
        <w:jc w:val="both"/>
        <w:rPr>
          <w:rFonts w:ascii="Times New Roman" w:hAnsi="Times New Roman" w:eastAsia="Times New Roman" w:cs="Times New Roman"/>
          <w:b w:val="1"/>
          <w:bCs w:val="1"/>
          <w:sz w:val="26"/>
          <w:szCs w:val="26"/>
        </w:rPr>
      </w:pPr>
      <w:r w:rsidRPr="1C207B4F" w:rsidR="1C207B4F">
        <w:rPr>
          <w:rFonts w:ascii="Times New Roman" w:hAnsi="Times New Roman" w:eastAsia="Times New Roman" w:cs="Times New Roman"/>
          <w:b w:val="1"/>
          <w:bCs w:val="1"/>
          <w:sz w:val="26"/>
          <w:szCs w:val="26"/>
        </w:rPr>
        <w:t>2</w:t>
      </w:r>
      <w:r w:rsidRPr="1C207B4F" w:rsidR="33DF81A2">
        <w:rPr>
          <w:rFonts w:ascii="Times New Roman" w:hAnsi="Times New Roman" w:eastAsia="Times New Roman" w:cs="Times New Roman"/>
          <w:b w:val="1"/>
          <w:bCs w:val="1"/>
          <w:sz w:val="26"/>
          <w:szCs w:val="26"/>
        </w:rPr>
        <w:t xml:space="preserve">  </w:t>
      </w:r>
      <w:r w:rsidRPr="1C207B4F" w:rsidR="1C207B4F">
        <w:rPr>
          <w:rFonts w:ascii="Times New Roman" w:hAnsi="Times New Roman" w:eastAsia="Times New Roman" w:cs="Times New Roman"/>
          <w:b w:val="1"/>
          <w:bCs w:val="1"/>
          <w:sz w:val="26"/>
          <w:szCs w:val="26"/>
        </w:rPr>
        <w:t>Конфігурація середовища до виконання завдань:</w:t>
      </w:r>
    </w:p>
    <w:p xmlns:wp14="http://schemas.microsoft.com/office/word/2010/wordml" w:rsidP="1C207B4F" w:rsidRDefault="00000000" w14:paraId="000000C5" wp14:textId="0A3F8139">
      <w:pPr>
        <w:spacing w:line="276" w:lineRule="auto"/>
        <w:jc w:val="both"/>
        <w:rPr>
          <w:rFonts w:ascii="Times New Roman" w:hAnsi="Times New Roman" w:eastAsia="Times New Roman" w:cs="Times New Roman"/>
          <w:b w:val="1"/>
          <w:bCs w:val="1"/>
          <w:sz w:val="24"/>
          <w:szCs w:val="24"/>
          <w:lang w:val="en-US"/>
        </w:rPr>
      </w:pPr>
      <w:r w:rsidRPr="1C207B4F" w:rsidR="1C207B4F">
        <w:rPr>
          <w:rFonts w:ascii="Times New Roman" w:hAnsi="Times New Roman" w:eastAsia="Times New Roman" w:cs="Times New Roman"/>
          <w:b w:val="1"/>
          <w:bCs w:val="1"/>
          <w:sz w:val="24"/>
          <w:szCs w:val="24"/>
          <w:lang w:val="en-US"/>
        </w:rPr>
        <w:t>Завдання №</w:t>
      </w:r>
      <w:r w:rsidRPr="1C207B4F" w:rsidR="76A7CC0B">
        <w:rPr>
          <w:rFonts w:ascii="Times New Roman" w:hAnsi="Times New Roman" w:eastAsia="Times New Roman" w:cs="Times New Roman"/>
          <w:b w:val="1"/>
          <w:bCs w:val="1"/>
          <w:sz w:val="24"/>
          <w:szCs w:val="24"/>
          <w:lang w:val="en-US"/>
        </w:rPr>
        <w:t>2</w:t>
      </w:r>
      <w:r w:rsidRPr="1C207B4F" w:rsidR="1C207B4F">
        <w:rPr>
          <w:rFonts w:ascii="Times New Roman" w:hAnsi="Times New Roman" w:eastAsia="Times New Roman" w:cs="Times New Roman"/>
          <w:b w:val="1"/>
          <w:bCs w:val="1"/>
          <w:sz w:val="24"/>
          <w:szCs w:val="24"/>
          <w:lang w:val="en-US"/>
        </w:rPr>
        <w:t xml:space="preserve"> Requirements management and design activities with  Draw.io  and Google Docs</w:t>
      </w:r>
    </w:p>
    <w:p xmlns:wp14="http://schemas.microsoft.com/office/word/2010/wordml" w:rsidRDefault="00000000" w14:paraId="000000C6" wp14:textId="77777777">
      <w:pPr>
        <w:spacing w:line="276" w:lineRule="auto"/>
        <w:jc w:val="both"/>
        <w:rPr>
          <w:rFonts w:ascii="Times New Roman" w:hAnsi="Times New Roman" w:eastAsia="Times New Roman" w:cs="Times New Roman"/>
          <w:b w:val="1"/>
          <w:bCs w:val="1"/>
          <w:sz w:val="24"/>
          <w:szCs w:val="24"/>
        </w:rPr>
      </w:pPr>
      <w:r>
        <w:rPr>
          <w:rtl w:val="0"/>
        </w:rPr>
      </w:r>
    </w:p>
    <w:p xmlns:wp14="http://schemas.microsoft.com/office/word/2010/wordml" w:rsidP="1C207B4F" w:rsidRDefault="00000000" w14:paraId="000000C7" wp14:textId="50D610E9">
      <w:pPr>
        <w:pStyle w:val="ListParagraph"/>
        <w:numPr>
          <w:ilvl w:val="0"/>
          <w:numId w:val="18"/>
        </w:numPr>
        <w:spacing w:after="160" w:line="256" w:lineRule="auto"/>
        <w:ind/>
        <w:jc w:val="both"/>
        <w:rPr>
          <w:rFonts w:ascii="Times New Roman" w:hAnsi="Times New Roman" w:eastAsia="Times New Roman" w:cs="Times New Roman"/>
          <w:sz w:val="24"/>
          <w:szCs w:val="24"/>
          <w:rtl w:val="0"/>
        </w:rPr>
      </w:pPr>
      <w:r w:rsidRPr="1C207B4F" w:rsidR="108EC984">
        <w:rPr>
          <w:rFonts w:ascii="Times New Roman" w:hAnsi="Times New Roman" w:eastAsia="Times New Roman" w:cs="Times New Roman"/>
          <w:sz w:val="24"/>
          <w:szCs w:val="24"/>
        </w:rPr>
        <w:t>Створення схеми майбутнього коду в Draw.io</w:t>
      </w:r>
      <w:r w:rsidRPr="1C207B4F" w:rsidR="06325CEF">
        <w:rPr>
          <w:rFonts w:ascii="Times New Roman" w:hAnsi="Times New Roman" w:eastAsia="Times New Roman" w:cs="Times New Roman"/>
          <w:sz w:val="24"/>
          <w:szCs w:val="24"/>
        </w:rPr>
        <w:t xml:space="preserve">. Розібралася в роботі середовища, навчилася </w:t>
      </w:r>
      <w:r w:rsidRPr="1C207B4F" w:rsidR="4DBF8051">
        <w:rPr>
          <w:rFonts w:ascii="Times New Roman" w:hAnsi="Times New Roman" w:eastAsia="Times New Roman" w:cs="Times New Roman"/>
          <w:sz w:val="24"/>
          <w:szCs w:val="24"/>
        </w:rPr>
        <w:t>розділяти всю задачу на окремі алгоритми.</w:t>
      </w:r>
    </w:p>
    <w:p w:rsidR="2DB7263B" w:rsidP="1C207B4F" w:rsidRDefault="2DB7263B" w14:paraId="6C0F4519" w14:textId="7593E8EF">
      <w:pPr>
        <w:pStyle w:val="ListParagraph"/>
        <w:numPr>
          <w:ilvl w:val="0"/>
          <w:numId w:val="18"/>
        </w:numPr>
        <w:spacing w:after="160" w:line="256" w:lineRule="auto"/>
        <w:jc w:val="both"/>
        <w:rPr>
          <w:rFonts w:ascii="Times New Roman" w:hAnsi="Times New Roman" w:eastAsia="Times New Roman" w:cs="Times New Roman"/>
          <w:b w:val="0"/>
          <w:bCs w:val="0"/>
          <w:noProof w:val="0"/>
          <w:color w:val="000000" w:themeColor="text1" w:themeTint="FF" w:themeShade="FF"/>
          <w:sz w:val="24"/>
          <w:szCs w:val="24"/>
          <w:lang w:val="en-US"/>
        </w:rPr>
      </w:pPr>
      <w:r w:rsidRPr="1C207B4F" w:rsidR="2DB7263B">
        <w:rPr>
          <w:rFonts w:ascii="Times New Roman" w:hAnsi="Times New Roman" w:eastAsia="Times New Roman" w:cs="Times New Roman"/>
          <w:sz w:val="24"/>
          <w:szCs w:val="24"/>
        </w:rPr>
        <w:t>Побудувала блоксхему для Завдання №11</w:t>
      </w:r>
      <w:r w:rsidRPr="1C207B4F" w:rsidR="255F70F9">
        <w:rPr>
          <w:rFonts w:ascii="Times New Roman" w:hAnsi="Times New Roman" w:eastAsia="Times New Roman" w:cs="Times New Roman"/>
          <w:sz w:val="24"/>
          <w:szCs w:val="24"/>
        </w:rPr>
        <w:t xml:space="preserve">; </w:t>
      </w:r>
      <w:r w:rsidRPr="1C207B4F" w:rsidR="2DB7263B">
        <w:rPr>
          <w:rFonts w:ascii="Times New Roman" w:hAnsi="Times New Roman" w:eastAsia="Times New Roman" w:cs="Times New Roman"/>
          <w:sz w:val="24"/>
          <w:szCs w:val="24"/>
        </w:rPr>
        <w:t xml:space="preserve"> задач</w:t>
      </w:r>
      <w:r w:rsidRPr="1C207B4F" w:rsidR="3E04348D">
        <w:rPr>
          <w:rFonts w:ascii="Times New Roman" w:hAnsi="Times New Roman" w:eastAsia="Times New Roman" w:cs="Times New Roman"/>
          <w:sz w:val="24"/>
          <w:szCs w:val="24"/>
        </w:rPr>
        <w:t xml:space="preserve">а про </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Автономні</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 xml:space="preserve">сть </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портати</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вної</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заря</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дної</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ста</w:t>
      </w:r>
      <w:r w:rsidRPr="1C207B4F" w:rsidR="3E04348D">
        <w:rPr>
          <w:rFonts w:ascii="Times New Roman" w:hAnsi="Times New Roman" w:eastAsia="Times New Roman" w:cs="Times New Roman"/>
          <w:b w:val="0"/>
          <w:bCs w:val="0"/>
          <w:noProof w:val="0"/>
          <w:color w:val="000000" w:themeColor="text1" w:themeTint="FF" w:themeShade="FF"/>
          <w:sz w:val="24"/>
          <w:szCs w:val="24"/>
          <w:lang w:val="en-US"/>
        </w:rPr>
        <w:t>нції</w:t>
      </w:r>
    </w:p>
    <w:p xmlns:wp14="http://schemas.microsoft.com/office/word/2010/wordml" w:rsidRDefault="00000000" w14:paraId="000000C8" wp14:textId="649F387E">
      <w:pPr>
        <w:jc w:val="center"/>
      </w:pPr>
      <w:r w:rsidR="607E63CB">
        <w:drawing>
          <wp:inline xmlns:wp14="http://schemas.microsoft.com/office/word/2010/wordprocessingDrawing" wp14:editId="275E75E2" wp14:anchorId="1DCB860F">
            <wp:extent cx="3038475" cy="5724525"/>
            <wp:effectExtent l="0" t="0" r="0" b="0"/>
            <wp:docPr id="780494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494649" name="Picture 780494649"/>
                    <pic:cNvPicPr/>
                  </pic:nvPicPr>
                  <pic:blipFill>
                    <a:blip xmlns:r="http://schemas.openxmlformats.org/officeDocument/2006/relationships" r:embed="rId1594351356">
                      <a:extLst>
                        <a:ext uri="{28A0092B-C50C-407E-A947-70E740481C1C}">
                          <a14:useLocalDpi xmlns:a14="http://schemas.microsoft.com/office/drawing/2010/main"/>
                        </a:ext>
                      </a:extLst>
                    </a:blip>
                    <a:stretch>
                      <a:fillRect/>
                    </a:stretch>
                  </pic:blipFill>
                  <pic:spPr>
                    <a:xfrm rot="0">
                      <a:off x="0" y="0"/>
                      <a:ext cx="3038475" cy="5724525"/>
                    </a:xfrm>
                    <a:prstGeom prst="rect">
                      <a:avLst/>
                    </a:prstGeom>
                  </pic:spPr>
                </pic:pic>
              </a:graphicData>
            </a:graphic>
          </wp:inline>
        </w:drawing>
      </w:r>
      <w:r>
        <w:rPr>
          <w:rtl w:val="0"/>
        </w:rPr>
      </w:r>
    </w:p>
    <w:p xmlns:wp14="http://schemas.microsoft.com/office/word/2010/wordml" w:rsidP="1C207B4F" w:rsidRDefault="00000000" w14:paraId="000000C9" wp14:textId="6BC7A54D">
      <w:pPr>
        <w:spacing w:line="240" w:lineRule="auto"/>
        <w:ind w:left="720" w:firstLine="0"/>
        <w:jc w:val="center"/>
        <w:rPr>
          <w:rFonts w:ascii="Times New Roman" w:hAnsi="Times New Roman" w:eastAsia="Times New Roman" w:cs="Times New Roman"/>
          <w:i w:val="1"/>
          <w:iCs w:val="1"/>
          <w:color w:val="3d85c6"/>
          <w:sz w:val="20"/>
          <w:szCs w:val="20"/>
        </w:rPr>
      </w:pPr>
      <w:r w:rsidRPr="1C207B4F" w:rsidR="1C207B4F">
        <w:rPr>
          <w:rFonts w:ascii="Times New Roman" w:hAnsi="Times New Roman" w:eastAsia="Times New Roman" w:cs="Times New Roman"/>
          <w:i w:val="1"/>
          <w:iCs w:val="1"/>
          <w:color w:val="3D85C6"/>
          <w:sz w:val="20"/>
          <w:szCs w:val="20"/>
        </w:rPr>
        <w:t xml:space="preserve">Рис </w:t>
      </w:r>
      <w:r w:rsidRPr="1C207B4F" w:rsidR="1637E730">
        <w:rPr>
          <w:rFonts w:ascii="Times New Roman" w:hAnsi="Times New Roman" w:eastAsia="Times New Roman" w:cs="Times New Roman"/>
          <w:i w:val="1"/>
          <w:iCs w:val="1"/>
          <w:color w:val="3D85C6"/>
          <w:sz w:val="20"/>
          <w:szCs w:val="20"/>
        </w:rPr>
        <w:t xml:space="preserve">1. </w:t>
      </w:r>
      <w:r w:rsidRPr="1C207B4F" w:rsidR="1C207B4F">
        <w:rPr>
          <w:rFonts w:ascii="Times New Roman" w:hAnsi="Times New Roman" w:eastAsia="Times New Roman" w:cs="Times New Roman"/>
          <w:i w:val="1"/>
          <w:iCs w:val="1"/>
          <w:color w:val="3D85C6"/>
          <w:sz w:val="20"/>
          <w:szCs w:val="20"/>
        </w:rPr>
        <w:t>Створення блоксхеми в Draw.io</w:t>
      </w:r>
    </w:p>
    <w:p w:rsidR="1C207B4F" w:rsidP="1C207B4F" w:rsidRDefault="1C207B4F" w14:paraId="17F5EC84" w14:textId="07752259">
      <w:pPr>
        <w:pStyle w:val="Normal"/>
        <w:spacing w:after="200" w:line="276" w:lineRule="auto"/>
        <w:jc w:val="both"/>
        <w:rPr>
          <w:rFonts w:ascii="Times New Roman" w:hAnsi="Times New Roman" w:eastAsia="Times New Roman" w:cs="Times New Roman"/>
          <w:b w:val="1"/>
          <w:bCs w:val="1"/>
          <w:sz w:val="24"/>
          <w:szCs w:val="24"/>
          <w:rtl w:val="0"/>
        </w:rPr>
      </w:pPr>
    </w:p>
    <w:p w:rsidR="1C207B4F" w:rsidP="1C207B4F" w:rsidRDefault="1C207B4F" w14:paraId="080F453C" w14:textId="145DE954">
      <w:pPr>
        <w:pStyle w:val="Normal"/>
        <w:spacing w:after="200" w:line="276" w:lineRule="auto"/>
        <w:jc w:val="both"/>
      </w:pPr>
      <w:r w:rsidRPr="1C207B4F" w:rsidR="1C207B4F">
        <w:rPr>
          <w:rFonts w:ascii="Times New Roman" w:hAnsi="Times New Roman" w:eastAsia="Times New Roman" w:cs="Times New Roman"/>
          <w:b w:val="1"/>
          <w:bCs w:val="1"/>
          <w:sz w:val="24"/>
          <w:szCs w:val="24"/>
        </w:rPr>
        <w:t>Завдання №</w:t>
      </w:r>
      <w:r w:rsidRPr="1C207B4F" w:rsidR="24AB818D">
        <w:rPr>
          <w:rFonts w:ascii="Times New Roman" w:hAnsi="Times New Roman" w:eastAsia="Times New Roman" w:cs="Times New Roman"/>
          <w:b w:val="1"/>
          <w:bCs w:val="1"/>
          <w:sz w:val="24"/>
          <w:szCs w:val="24"/>
        </w:rPr>
        <w:t>3</w:t>
      </w:r>
      <w:r w:rsidRPr="1C207B4F" w:rsidR="5BE486C4">
        <w:rPr>
          <w:rFonts w:ascii="Times New Roman" w:hAnsi="Times New Roman" w:eastAsia="Times New Roman" w:cs="Times New Roman"/>
          <w:b w:val="1"/>
          <w:bCs w:val="1"/>
          <w:sz w:val="24"/>
          <w:szCs w:val="24"/>
        </w:rPr>
        <w:t xml:space="preserve"> </w:t>
      </w:r>
      <w:r w:rsidRPr="1C207B4F" w:rsidR="1C207B4F">
        <w:rPr>
          <w:rFonts w:ascii="Times New Roman" w:hAnsi="Times New Roman" w:eastAsia="Times New Roman" w:cs="Times New Roman"/>
          <w:b w:val="1"/>
          <w:bCs w:val="1"/>
          <w:sz w:val="24"/>
          <w:szCs w:val="24"/>
        </w:rPr>
        <w:t>Configuration: Trell</w:t>
      </w:r>
      <w:r w:rsidRPr="1C207B4F" w:rsidR="46DDD422">
        <w:rPr>
          <w:rFonts w:ascii="Times New Roman" w:hAnsi="Times New Roman" w:eastAsia="Times New Roman" w:cs="Times New Roman"/>
          <w:b w:val="1"/>
          <w:bCs w:val="1"/>
          <w:sz w:val="24"/>
          <w:szCs w:val="24"/>
        </w:rPr>
        <w:t>о</w:t>
      </w:r>
    </w:p>
    <w:p w:rsidR="0D3AA69D" w:rsidP="1C207B4F" w:rsidRDefault="0D3AA69D" w14:paraId="2E7E619C" w14:textId="4C1C330D">
      <w:pPr>
        <w:pStyle w:val="ListParagraph"/>
        <w:numPr>
          <w:ilvl w:val="0"/>
          <w:numId w:val="26"/>
        </w:numPr>
        <w:spacing w:after="200" w:line="276" w:lineRule="auto"/>
        <w:jc w:val="both"/>
        <w:rPr>
          <w:rFonts w:ascii="Times New Roman" w:hAnsi="Times New Roman" w:eastAsia="Times New Roman" w:cs="Times New Roman"/>
          <w:b w:val="0"/>
          <w:bCs w:val="0"/>
          <w:sz w:val="24"/>
          <w:szCs w:val="24"/>
          <w:rtl w:val="0"/>
        </w:rPr>
      </w:pPr>
      <w:r w:rsidRPr="1C207B4F" w:rsidR="0D3AA69D">
        <w:rPr>
          <w:rFonts w:ascii="Times New Roman" w:hAnsi="Times New Roman" w:eastAsia="Times New Roman" w:cs="Times New Roman"/>
          <w:b w:val="0"/>
          <w:bCs w:val="0"/>
          <w:sz w:val="24"/>
          <w:szCs w:val="24"/>
        </w:rPr>
        <w:t>До</w:t>
      </w:r>
      <w:r w:rsidRPr="1C207B4F" w:rsidR="53F179AF">
        <w:rPr>
          <w:rFonts w:ascii="Times New Roman" w:hAnsi="Times New Roman" w:eastAsia="Times New Roman" w:cs="Times New Roman"/>
          <w:b w:val="0"/>
          <w:bCs w:val="0"/>
          <w:sz w:val="24"/>
          <w:szCs w:val="24"/>
        </w:rPr>
        <w:t xml:space="preserve">далась до борду в Trello, створену </w:t>
      </w:r>
      <w:r w:rsidRPr="1C207B4F" w:rsidR="5F118686">
        <w:rPr>
          <w:rFonts w:ascii="Times New Roman" w:hAnsi="Times New Roman" w:eastAsia="Times New Roman" w:cs="Times New Roman"/>
          <w:b w:val="0"/>
          <w:bCs w:val="0"/>
          <w:sz w:val="24"/>
          <w:szCs w:val="24"/>
        </w:rPr>
        <w:t xml:space="preserve">тімлідом. Додала свій To Do лист та завдання в ньому. До деяких з них додала </w:t>
      </w:r>
      <w:r w:rsidRPr="1C207B4F" w:rsidR="04C98BA8">
        <w:rPr>
          <w:rFonts w:ascii="Times New Roman" w:hAnsi="Times New Roman" w:eastAsia="Times New Roman" w:cs="Times New Roman"/>
          <w:b w:val="0"/>
          <w:bCs w:val="0"/>
          <w:sz w:val="24"/>
          <w:szCs w:val="24"/>
        </w:rPr>
        <w:t xml:space="preserve">чек-листи. </w:t>
      </w:r>
    </w:p>
    <w:p xmlns:wp14="http://schemas.microsoft.com/office/word/2010/wordml" w:rsidRDefault="00000000" w14:paraId="000000CD" wp14:textId="2D67190A">
      <w:pPr>
        <w:spacing w:after="200" w:line="276" w:lineRule="auto"/>
        <w:jc w:val="center"/>
      </w:pPr>
      <w:r w:rsidR="46805DB9">
        <w:drawing>
          <wp:inline xmlns:wp14="http://schemas.microsoft.com/office/word/2010/wordprocessingDrawing" wp14:editId="68033C05" wp14:anchorId="04275D4C">
            <wp:extent cx="5386820" cy="3468718"/>
            <wp:effectExtent l="0" t="0" r="0" b="0"/>
            <wp:docPr id="1323087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087656" name="Picture 1323087656"/>
                    <pic:cNvPicPr/>
                  </pic:nvPicPr>
                  <pic:blipFill>
                    <a:blip xmlns:r="http://schemas.openxmlformats.org/officeDocument/2006/relationships" r:embed="rId928958434">
                      <a:extLst>
                        <a:ext uri="{28A0092B-C50C-407E-A947-70E740481C1C}">
                          <a14:useLocalDpi xmlns:a14="http://schemas.microsoft.com/office/drawing/2010/main"/>
                        </a:ext>
                      </a:extLst>
                    </a:blip>
                    <a:stretch>
                      <a:fillRect/>
                    </a:stretch>
                  </pic:blipFill>
                  <pic:spPr>
                    <a:xfrm rot="0">
                      <a:off x="0" y="0"/>
                      <a:ext cx="5386820" cy="3468718"/>
                    </a:xfrm>
                    <a:prstGeom prst="rect">
                      <a:avLst/>
                    </a:prstGeom>
                  </pic:spPr>
                </pic:pic>
              </a:graphicData>
            </a:graphic>
          </wp:inline>
        </w:drawing>
      </w:r>
      <w:r>
        <w:rPr>
          <w:rtl w:val="0"/>
        </w:rPr>
      </w:r>
    </w:p>
    <w:p xmlns:wp14="http://schemas.microsoft.com/office/word/2010/wordml" w:rsidP="1C207B4F" w:rsidRDefault="00000000" w14:paraId="000000CE" wp14:textId="7BB0075B">
      <w:pPr>
        <w:spacing w:line="240" w:lineRule="auto"/>
        <w:ind w:left="720" w:firstLine="0"/>
        <w:jc w:val="center"/>
        <w:rPr>
          <w:rFonts w:ascii="Times New Roman" w:hAnsi="Times New Roman" w:eastAsia="Times New Roman" w:cs="Times New Roman"/>
          <w:i w:val="1"/>
          <w:iCs w:val="1"/>
          <w:color w:val="3d85c6"/>
          <w:sz w:val="20"/>
          <w:szCs w:val="20"/>
        </w:rPr>
      </w:pPr>
      <w:r w:rsidRPr="1C207B4F" w:rsidR="1C207B4F">
        <w:rPr>
          <w:rFonts w:ascii="Times New Roman" w:hAnsi="Times New Roman" w:eastAsia="Times New Roman" w:cs="Times New Roman"/>
          <w:i w:val="1"/>
          <w:iCs w:val="1"/>
          <w:color w:val="3D85C6"/>
          <w:sz w:val="20"/>
          <w:szCs w:val="20"/>
        </w:rPr>
        <w:t xml:space="preserve">Рис </w:t>
      </w:r>
      <w:r w:rsidRPr="1C207B4F" w:rsidR="7AAFF8BE">
        <w:rPr>
          <w:rFonts w:ascii="Times New Roman" w:hAnsi="Times New Roman" w:eastAsia="Times New Roman" w:cs="Times New Roman"/>
          <w:i w:val="1"/>
          <w:iCs w:val="1"/>
          <w:color w:val="3D85C6"/>
          <w:sz w:val="20"/>
          <w:szCs w:val="20"/>
        </w:rPr>
        <w:t>2.</w:t>
      </w:r>
      <w:r w:rsidRPr="1C207B4F" w:rsidR="6D2F9E4B">
        <w:rPr>
          <w:rFonts w:ascii="Times New Roman" w:hAnsi="Times New Roman" w:eastAsia="Times New Roman" w:cs="Times New Roman"/>
          <w:i w:val="1"/>
          <w:iCs w:val="1"/>
          <w:color w:val="3D85C6"/>
          <w:sz w:val="20"/>
          <w:szCs w:val="20"/>
        </w:rPr>
        <w:t>Дошка в Trello</w:t>
      </w:r>
    </w:p>
    <w:p xmlns:wp14="http://schemas.microsoft.com/office/word/2010/wordml" w:rsidRDefault="00000000" w14:paraId="000000CF" wp14:textId="77777777">
      <w:pPr>
        <w:spacing w:after="200" w:line="276" w:lineRule="auto"/>
        <w:jc w:val="both"/>
        <w:rPr>
          <w:rFonts w:ascii="Times New Roman" w:hAnsi="Times New Roman" w:eastAsia="Times New Roman" w:cs="Times New Roman"/>
          <w:sz w:val="24"/>
          <w:szCs w:val="24"/>
        </w:rPr>
      </w:pPr>
    </w:p>
    <w:p xmlns:wp14="http://schemas.microsoft.com/office/word/2010/wordml" w:rsidP="1C207B4F" w:rsidRDefault="00000000" w14:paraId="4ECA3D07" wp14:textId="2CE727E8">
      <w:pPr>
        <w:spacing w:after="200" w:line="276" w:lineRule="auto"/>
        <w:ind/>
        <w:jc w:val="center"/>
      </w:pPr>
      <w:r w:rsidR="7AAFF8BE">
        <w:drawing>
          <wp:inline xmlns:wp14="http://schemas.microsoft.com/office/word/2010/wordprocessingDrawing" wp14:editId="6B6ABDFB" wp14:anchorId="5FA08BC7">
            <wp:extent cx="4070363" cy="3408727"/>
            <wp:effectExtent l="0" t="0" r="0" b="0"/>
            <wp:docPr id="954042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042964" name="Picture 954042964"/>
                    <pic:cNvPicPr/>
                  </pic:nvPicPr>
                  <pic:blipFill>
                    <a:blip xmlns:r="http://schemas.openxmlformats.org/officeDocument/2006/relationships" r:embed="rId1954394914">
                      <a:extLst>
                        <a:ext uri="{28A0092B-C50C-407E-A947-70E740481C1C}">
                          <a14:useLocalDpi xmlns:a14="http://schemas.microsoft.com/office/drawing/2010/main"/>
                        </a:ext>
                      </a:extLst>
                    </a:blip>
                    <a:stretch>
                      <a:fillRect/>
                    </a:stretch>
                  </pic:blipFill>
                  <pic:spPr>
                    <a:xfrm rot="0">
                      <a:off x="0" y="0"/>
                      <a:ext cx="4070363" cy="3408727"/>
                    </a:xfrm>
                    <a:prstGeom prst="rect">
                      <a:avLst/>
                    </a:prstGeom>
                  </pic:spPr>
                </pic:pic>
              </a:graphicData>
            </a:graphic>
          </wp:inline>
        </w:drawing>
      </w:r>
    </w:p>
    <w:p xmlns:wp14="http://schemas.microsoft.com/office/word/2010/wordml" w:rsidP="1C207B4F" w:rsidRDefault="00000000" w14:paraId="000000D1" wp14:textId="3CA492C7">
      <w:pPr>
        <w:spacing w:after="200" w:line="276" w:lineRule="auto"/>
        <w:ind/>
        <w:jc w:val="center"/>
        <w:rPr>
          <w:rFonts w:ascii="Times New Roman" w:hAnsi="Times New Roman" w:eastAsia="Times New Roman" w:cs="Times New Roman"/>
          <w:sz w:val="20"/>
          <w:szCs w:val="20"/>
        </w:rPr>
      </w:pPr>
      <w:r w:rsidRPr="1C207B4F" w:rsidR="1C207B4F">
        <w:rPr>
          <w:rFonts w:ascii="Times New Roman" w:hAnsi="Times New Roman" w:eastAsia="Times New Roman" w:cs="Times New Roman"/>
          <w:i w:val="1"/>
          <w:iCs w:val="1"/>
          <w:color w:val="3D85C6"/>
          <w:sz w:val="20"/>
          <w:szCs w:val="20"/>
        </w:rPr>
        <w:t xml:space="preserve">Рис </w:t>
      </w:r>
      <w:r w:rsidRPr="1C207B4F" w:rsidR="3D71828D">
        <w:rPr>
          <w:rFonts w:ascii="Times New Roman" w:hAnsi="Times New Roman" w:eastAsia="Times New Roman" w:cs="Times New Roman"/>
          <w:i w:val="1"/>
          <w:iCs w:val="1"/>
          <w:color w:val="3D85C6"/>
          <w:sz w:val="20"/>
          <w:szCs w:val="20"/>
        </w:rPr>
        <w:t>3</w:t>
      </w:r>
      <w:r w:rsidRPr="1C207B4F" w:rsidR="1C207B4F">
        <w:rPr>
          <w:rFonts w:ascii="Times New Roman" w:hAnsi="Times New Roman" w:eastAsia="Times New Roman" w:cs="Times New Roman"/>
          <w:i w:val="1"/>
          <w:iCs w:val="1"/>
          <w:color w:val="3D85C6"/>
          <w:sz w:val="20"/>
          <w:szCs w:val="20"/>
        </w:rPr>
        <w:t>. Чеклист в тасках в Trello</w:t>
      </w:r>
      <w:r>
        <w:rPr>
          <w:rtl w:val="0"/>
        </w:rPr>
      </w:r>
    </w:p>
    <w:p xmlns:wp14="http://schemas.microsoft.com/office/word/2010/wordml" w:rsidRDefault="00000000" w14:paraId="000000D2" wp14:textId="77777777">
      <w:pPr>
        <w:spacing w:after="200" w:line="276" w:lineRule="auto"/>
        <w:jc w:val="both"/>
        <w:rPr>
          <w:rFonts w:ascii="Times New Roman" w:hAnsi="Times New Roman" w:eastAsia="Times New Roman" w:cs="Times New Roman"/>
          <w:b w:val="1"/>
          <w:bCs w:val="1"/>
          <w:sz w:val="24"/>
          <w:szCs w:val="24"/>
        </w:rPr>
      </w:pPr>
      <w:r>
        <w:rPr>
          <w:rtl w:val="0"/>
        </w:rPr>
      </w:r>
    </w:p>
    <w:p xmlns:wp14="http://schemas.microsoft.com/office/word/2010/wordml" w:rsidP="1C207B4F" w:rsidRDefault="00000000" w14:paraId="000000D3" wp14:textId="0AF92698">
      <w:pPr>
        <w:spacing w:after="200" w:line="276" w:lineRule="auto"/>
        <w:jc w:val="both"/>
        <w:rPr>
          <w:rFonts w:ascii="Times New Roman" w:hAnsi="Times New Roman" w:eastAsia="Times New Roman" w:cs="Times New Roman"/>
          <w:b w:val="1"/>
          <w:bCs w:val="1"/>
          <w:sz w:val="24"/>
          <w:szCs w:val="24"/>
          <w:lang w:val="en-US"/>
        </w:rPr>
      </w:pPr>
      <w:r w:rsidRPr="1C207B4F" w:rsidR="1C207B4F">
        <w:rPr>
          <w:rFonts w:ascii="Times New Roman" w:hAnsi="Times New Roman" w:eastAsia="Times New Roman" w:cs="Times New Roman"/>
          <w:b w:val="1"/>
          <w:bCs w:val="1"/>
          <w:sz w:val="24"/>
          <w:szCs w:val="24"/>
          <w:lang w:val="en-US"/>
        </w:rPr>
        <w:t>Завдання №</w:t>
      </w:r>
      <w:r w:rsidRPr="1C207B4F" w:rsidR="3B1D0F2B">
        <w:rPr>
          <w:rFonts w:ascii="Times New Roman" w:hAnsi="Times New Roman" w:eastAsia="Times New Roman" w:cs="Times New Roman"/>
          <w:b w:val="1"/>
          <w:bCs w:val="1"/>
          <w:sz w:val="24"/>
          <w:szCs w:val="24"/>
          <w:lang w:val="en-US"/>
        </w:rPr>
        <w:t>4</w:t>
      </w:r>
      <w:r w:rsidRPr="1C207B4F" w:rsidR="1C207B4F">
        <w:rPr>
          <w:rFonts w:ascii="Times New Roman" w:hAnsi="Times New Roman" w:eastAsia="Times New Roman" w:cs="Times New Roman"/>
          <w:b w:val="1"/>
          <w:bCs w:val="1"/>
          <w:sz w:val="24"/>
          <w:szCs w:val="24"/>
          <w:lang w:val="en-US"/>
        </w:rPr>
        <w:t xml:space="preserve"> </w:t>
      </w:r>
      <w:r w:rsidRPr="1C207B4F" w:rsidR="1C207B4F">
        <w:rPr>
          <w:rFonts w:ascii="Times New Roman" w:hAnsi="Times New Roman" w:eastAsia="Times New Roman" w:cs="Times New Roman"/>
          <w:b w:val="1"/>
          <w:bCs w:val="1"/>
          <w:sz w:val="24"/>
          <w:szCs w:val="24"/>
          <w:lang w:val="en-US"/>
        </w:rPr>
        <w:t>Configuration</w:t>
      </w:r>
      <w:r w:rsidRPr="1C207B4F" w:rsidR="1C207B4F">
        <w:rPr>
          <w:rFonts w:ascii="Times New Roman" w:hAnsi="Times New Roman" w:eastAsia="Times New Roman" w:cs="Times New Roman"/>
          <w:b w:val="1"/>
          <w:bCs w:val="1"/>
          <w:sz w:val="24"/>
          <w:szCs w:val="24"/>
          <w:lang w:val="en-US"/>
        </w:rPr>
        <w:t xml:space="preserve">: </w:t>
      </w:r>
      <w:r w:rsidRPr="1C207B4F" w:rsidR="1C207B4F">
        <w:rPr>
          <w:rFonts w:ascii="Times New Roman" w:hAnsi="Times New Roman" w:eastAsia="Times New Roman" w:cs="Times New Roman"/>
          <w:b w:val="1"/>
          <w:bCs w:val="1"/>
          <w:sz w:val="24"/>
          <w:szCs w:val="24"/>
          <w:lang w:val="en-US"/>
        </w:rPr>
        <w:t>Linux Console Commands</w:t>
      </w:r>
    </w:p>
    <w:p xmlns:wp14="http://schemas.microsoft.com/office/word/2010/wordml" w:rsidRDefault="00000000" w14:paraId="000000D4" wp14:textId="77777777">
      <w:pPr>
        <w:numPr>
          <w:ilvl w:val="0"/>
          <w:numId w:val="8"/>
        </w:numPr>
        <w:spacing w:after="20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Попрактикувала використання лінукс команд.</w:t>
      </w:r>
    </w:p>
    <w:p xmlns:wp14="http://schemas.microsoft.com/office/word/2010/wordml" w:rsidP="1C207B4F" w:rsidRDefault="00000000" w14:paraId="000000D6" wp14:textId="52E4AB70">
      <w:pPr>
        <w:spacing w:after="200" w:line="276" w:lineRule="auto"/>
        <w:ind/>
        <w:jc w:val="center"/>
      </w:pPr>
      <w:r w:rsidR="15D0D42C">
        <w:drawing>
          <wp:inline xmlns:wp14="http://schemas.microsoft.com/office/word/2010/wordprocessingDrawing" wp14:editId="51879BBB" wp14:anchorId="2AB9608B">
            <wp:extent cx="5629326" cy="2581275"/>
            <wp:effectExtent l="0" t="0" r="0" b="0"/>
            <wp:docPr id="1997802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802340" name="Picture 1997802340"/>
                    <pic:cNvPicPr/>
                  </pic:nvPicPr>
                  <pic:blipFill>
                    <a:blip xmlns:r="http://schemas.openxmlformats.org/officeDocument/2006/relationships" r:embed="rId1513723882">
                      <a:extLst>
                        <a:ext uri="{28A0092B-C50C-407E-A947-70E740481C1C}">
                          <a14:useLocalDpi xmlns:a14="http://schemas.microsoft.com/office/drawing/2010/main"/>
                        </a:ext>
                      </a:extLst>
                    </a:blip>
                    <a:srcRect l="0" t="0" r="1663" b="0"/>
                    <a:stretch>
                      <a:fillRect/>
                    </a:stretch>
                  </pic:blipFill>
                  <pic:spPr>
                    <a:xfrm rot="0">
                      <a:off x="0" y="0"/>
                      <a:ext cx="5629326" cy="2581275"/>
                    </a:xfrm>
                    <a:prstGeom prst="rect">
                      <a:avLst/>
                    </a:prstGeom>
                  </pic:spPr>
                </pic:pic>
              </a:graphicData>
            </a:graphic>
          </wp:inline>
        </w:drawing>
      </w:r>
      <w:r w:rsidRPr="1C207B4F" w:rsidR="1C207B4F">
        <w:rPr>
          <w:rFonts w:ascii="Times New Roman" w:hAnsi="Times New Roman" w:eastAsia="Times New Roman" w:cs="Times New Roman"/>
          <w:i w:val="1"/>
          <w:iCs w:val="1"/>
          <w:color w:val="3D85C6"/>
          <w:sz w:val="20"/>
          <w:szCs w:val="20"/>
        </w:rPr>
        <w:t xml:space="preserve">Рис </w:t>
      </w:r>
      <w:r w:rsidRPr="1C207B4F" w:rsidR="62678D7B">
        <w:rPr>
          <w:rFonts w:ascii="Times New Roman" w:hAnsi="Times New Roman" w:eastAsia="Times New Roman" w:cs="Times New Roman"/>
          <w:i w:val="1"/>
          <w:iCs w:val="1"/>
          <w:color w:val="3D85C6"/>
          <w:sz w:val="20"/>
          <w:szCs w:val="20"/>
        </w:rPr>
        <w:t>4</w:t>
      </w:r>
      <w:r w:rsidRPr="1C207B4F" w:rsidR="1C207B4F">
        <w:rPr>
          <w:rFonts w:ascii="Times New Roman" w:hAnsi="Times New Roman" w:eastAsia="Times New Roman" w:cs="Times New Roman"/>
          <w:i w:val="1"/>
          <w:iCs w:val="1"/>
          <w:color w:val="3D85C6"/>
          <w:sz w:val="20"/>
          <w:szCs w:val="20"/>
        </w:rPr>
        <w:t xml:space="preserve">. </w:t>
      </w:r>
      <w:r w:rsidRPr="1C207B4F" w:rsidR="1C207B4F">
        <w:rPr>
          <w:rFonts w:ascii="Times New Roman" w:hAnsi="Times New Roman" w:eastAsia="Times New Roman" w:cs="Times New Roman"/>
          <w:i w:val="1"/>
          <w:iCs w:val="1"/>
          <w:color w:val="548DD4" w:themeColor="text2" w:themeTint="99" w:themeShade="FF"/>
          <w:sz w:val="20"/>
          <w:szCs w:val="20"/>
        </w:rPr>
        <w:t xml:space="preserve">Виконання </w:t>
      </w:r>
      <w:r w:rsidRPr="1C207B4F" w:rsidR="1C207B4F">
        <w:rPr>
          <w:rFonts w:ascii="Times New Roman" w:hAnsi="Times New Roman" w:eastAsia="Times New Roman" w:cs="Times New Roman"/>
          <w:i w:val="1"/>
          <w:iCs w:val="1"/>
          <w:color w:val="3D85C6"/>
          <w:sz w:val="20"/>
          <w:szCs w:val="20"/>
        </w:rPr>
        <w:t>лінукс команд</w:t>
      </w:r>
      <w:r>
        <w:rPr>
          <w:rtl w:val="0"/>
        </w:rPr>
      </w:r>
    </w:p>
    <w:p w:rsidR="1C207B4F" w:rsidP="1C207B4F" w:rsidRDefault="1C207B4F" w14:paraId="0C47E028" w14:textId="086010AF">
      <w:pPr>
        <w:spacing w:after="200" w:line="276" w:lineRule="auto"/>
        <w:jc w:val="center"/>
        <w:rPr>
          <w:rFonts w:ascii="Times New Roman" w:hAnsi="Times New Roman" w:eastAsia="Times New Roman" w:cs="Times New Roman"/>
          <w:i w:val="1"/>
          <w:iCs w:val="1"/>
          <w:color w:val="3D85C6"/>
          <w:sz w:val="20"/>
          <w:szCs w:val="20"/>
          <w:rtl w:val="0"/>
        </w:rPr>
      </w:pPr>
    </w:p>
    <w:p w:rsidR="06EFEDC2" w:rsidP="1C207B4F" w:rsidRDefault="06EFEDC2" w14:paraId="7043F9CD" w14:textId="41E900E7">
      <w:pPr>
        <w:spacing w:after="200" w:line="276" w:lineRule="auto"/>
        <w:jc w:val="center"/>
      </w:pPr>
      <w:r w:rsidR="06EFEDC2">
        <w:drawing>
          <wp:inline wp14:editId="5245FF25" wp14:anchorId="1C2AC06C">
            <wp:extent cx="4794061" cy="1309352"/>
            <wp:effectExtent l="0" t="0" r="0" b="0"/>
            <wp:docPr id="187093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93976" name="Picture 187093976"/>
                    <pic:cNvPicPr/>
                  </pic:nvPicPr>
                  <pic:blipFill>
                    <a:blip xmlns:r="http://schemas.openxmlformats.org/officeDocument/2006/relationships" r:embed="rId1331879099">
                      <a:extLst>
                        <a:ext uri="{28A0092B-C50C-407E-A947-70E740481C1C}">
                          <a14:useLocalDpi xmlns:a14="http://schemas.microsoft.com/office/drawing/2010/main"/>
                        </a:ext>
                      </a:extLst>
                    </a:blip>
                    <a:srcRect l="0" t="0" r="16254" b="64662"/>
                    <a:stretch>
                      <a:fillRect/>
                    </a:stretch>
                  </pic:blipFill>
                  <pic:spPr>
                    <a:xfrm rot="0">
                      <a:off x="0" y="0"/>
                      <a:ext cx="4794061" cy="1309352"/>
                    </a:xfrm>
                    <a:prstGeom prst="rect">
                      <a:avLst/>
                    </a:prstGeom>
                  </pic:spPr>
                </pic:pic>
              </a:graphicData>
            </a:graphic>
          </wp:inline>
        </w:drawing>
      </w:r>
    </w:p>
    <w:p w:rsidR="73D18F16" w:rsidP="1C207B4F" w:rsidRDefault="73D18F16" w14:paraId="4A5A8671" w14:textId="23368550">
      <w:pPr>
        <w:spacing w:after="200" w:line="276" w:lineRule="auto"/>
        <w:jc w:val="center"/>
      </w:pPr>
      <w:r w:rsidRPr="1C207B4F" w:rsidR="73D18F16">
        <w:rPr>
          <w:rFonts w:ascii="Times New Roman" w:hAnsi="Times New Roman" w:eastAsia="Times New Roman" w:cs="Times New Roman"/>
          <w:i w:val="1"/>
          <w:iCs w:val="1"/>
          <w:color w:val="3D85C6"/>
          <w:sz w:val="20"/>
          <w:szCs w:val="20"/>
        </w:rPr>
        <w:t>Рис 5. Подальше виконання лінукс команд</w:t>
      </w:r>
    </w:p>
    <w:p xmlns:wp14="http://schemas.microsoft.com/office/word/2010/wordml" w:rsidRDefault="00000000" w14:paraId="0BCC9933" wp14:textId="7BF53C4E">
      <w:pPr>
        <w:spacing w:after="200" w:line="276" w:lineRule="auto"/>
        <w:jc w:val="both"/>
      </w:pPr>
      <w:r w:rsidRPr="1C207B4F" w:rsidR="20013566">
        <w:rPr>
          <w:rFonts w:ascii="Times New Roman" w:hAnsi="Times New Roman" w:eastAsia="Times New Roman" w:cs="Times New Roman"/>
          <w:b w:val="1"/>
          <w:bCs w:val="1"/>
          <w:sz w:val="24"/>
          <w:szCs w:val="24"/>
        </w:rPr>
        <w:t xml:space="preserve">Завдання №5 </w:t>
      </w:r>
      <w:r w:rsidRPr="1C207B4F" w:rsidR="20013566">
        <w:rPr>
          <w:rFonts w:ascii="Times New Roman" w:hAnsi="Times New Roman" w:eastAsia="Times New Roman" w:cs="Times New Roman"/>
          <w:b w:val="1"/>
          <w:bCs w:val="1"/>
          <w:sz w:val="24"/>
          <w:szCs w:val="24"/>
          <w:lang w:val="en-US"/>
        </w:rPr>
        <w:t>Configuration: Visual Studio Code</w:t>
      </w:r>
    </w:p>
    <w:p xmlns:wp14="http://schemas.microsoft.com/office/word/2010/wordml" w:rsidP="1C207B4F" w:rsidRDefault="00000000" w14:paraId="49E8FE35" wp14:textId="76B91A45">
      <w:pPr>
        <w:pStyle w:val="ListParagraph"/>
        <w:numPr>
          <w:ilvl w:val="0"/>
          <w:numId w:val="25"/>
        </w:numPr>
        <w:spacing w:after="200" w:line="276" w:lineRule="auto"/>
        <w:jc w:val="both"/>
        <w:rPr>
          <w:rFonts w:ascii="Times New Roman" w:hAnsi="Times New Roman" w:eastAsia="Times New Roman" w:cs="Times New Roman"/>
          <w:b w:val="0"/>
          <w:bCs w:val="0"/>
          <w:sz w:val="24"/>
          <w:szCs w:val="24"/>
          <w:rtl w:val="0"/>
          <w:lang w:val="en-US"/>
        </w:rPr>
      </w:pPr>
      <w:r w:rsidRPr="1C207B4F" w:rsidR="4ADBAE95">
        <w:rPr>
          <w:rFonts w:ascii="Times New Roman" w:hAnsi="Times New Roman" w:eastAsia="Times New Roman" w:cs="Times New Roman"/>
          <w:b w:val="0"/>
          <w:bCs w:val="0"/>
          <w:sz w:val="24"/>
          <w:szCs w:val="24"/>
          <w:lang w:val="en-US"/>
        </w:rPr>
        <w:t>Встановила</w:t>
      </w:r>
      <w:r w:rsidRPr="1C207B4F" w:rsidR="4ADBAE95">
        <w:rPr>
          <w:rFonts w:ascii="Times New Roman" w:hAnsi="Times New Roman" w:eastAsia="Times New Roman" w:cs="Times New Roman"/>
          <w:b w:val="0"/>
          <w:bCs w:val="0"/>
          <w:sz w:val="24"/>
          <w:szCs w:val="24"/>
          <w:lang w:val="en-US"/>
        </w:rPr>
        <w:t xml:space="preserve"> VS code</w:t>
      </w:r>
    </w:p>
    <w:p xmlns:wp14="http://schemas.microsoft.com/office/word/2010/wordml" w:rsidP="1C207B4F" w:rsidRDefault="00000000" w14:paraId="679B9FC1" wp14:textId="3CB58DFB">
      <w:pPr>
        <w:pStyle w:val="Normal"/>
        <w:spacing w:after="200" w:line="276" w:lineRule="auto"/>
        <w:ind w:left="720"/>
        <w:jc w:val="both"/>
        <w:rPr>
          <w:rFonts w:ascii="Times New Roman" w:hAnsi="Times New Roman" w:eastAsia="Times New Roman" w:cs="Times New Roman"/>
          <w:b w:val="0"/>
          <w:bCs w:val="0"/>
          <w:sz w:val="24"/>
          <w:szCs w:val="24"/>
          <w:rtl w:val="0"/>
          <w:lang w:val="en-US"/>
        </w:rPr>
      </w:pPr>
    </w:p>
    <w:p xmlns:wp14="http://schemas.microsoft.com/office/word/2010/wordml" w:rsidP="1C207B4F" w:rsidRDefault="00000000" w14:paraId="000000D7" wp14:textId="185DA6CC">
      <w:pPr>
        <w:pStyle w:val="ListParagraph"/>
        <w:spacing w:after="200" w:line="276" w:lineRule="auto"/>
        <w:ind w:left="720"/>
        <w:jc w:val="center"/>
      </w:pPr>
      <w:r w:rsidR="4ADBAE95">
        <w:drawing>
          <wp:inline xmlns:wp14="http://schemas.microsoft.com/office/word/2010/wordprocessingDrawing" wp14:editId="3985890F" wp14:anchorId="1960FD62">
            <wp:extent cx="5495925" cy="2886075"/>
            <wp:effectExtent l="0" t="0" r="0" b="0"/>
            <wp:docPr id="216118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118322" name="Picture 216118322"/>
                    <pic:cNvPicPr/>
                  </pic:nvPicPr>
                  <pic:blipFill>
                    <a:blip xmlns:r="http://schemas.openxmlformats.org/officeDocument/2006/relationships" r:embed="rId571121917">
                      <a:extLst>
                        <a:ext uri="{28A0092B-C50C-407E-A947-70E740481C1C}">
                          <a14:useLocalDpi xmlns:a14="http://schemas.microsoft.com/office/drawing/2010/main"/>
                        </a:ext>
                      </a:extLst>
                    </a:blip>
                    <a:stretch>
                      <a:fillRect/>
                    </a:stretch>
                  </pic:blipFill>
                  <pic:spPr>
                    <a:xfrm>
                      <a:off x="0" y="0"/>
                      <a:ext cx="5495925" cy="2886075"/>
                    </a:xfrm>
                    <a:prstGeom prst="rect">
                      <a:avLst/>
                    </a:prstGeom>
                  </pic:spPr>
                </pic:pic>
              </a:graphicData>
            </a:graphic>
          </wp:inline>
        </w:drawing>
      </w:r>
      <w:r w:rsidRPr="1C207B4F" w:rsidR="6C935FCD">
        <w:rPr>
          <w:rFonts w:ascii="Times New Roman" w:hAnsi="Times New Roman" w:eastAsia="Times New Roman" w:cs="Times New Roman"/>
          <w:i w:val="1"/>
          <w:iCs w:val="1"/>
          <w:color w:val="548DD4" w:themeColor="text2" w:themeTint="99" w:themeShade="FF"/>
          <w:sz w:val="20"/>
          <w:szCs w:val="20"/>
        </w:rPr>
        <w:t xml:space="preserve">Рис </w:t>
      </w:r>
      <w:r w:rsidRPr="1C207B4F" w:rsidR="51EECB5F">
        <w:rPr>
          <w:rFonts w:ascii="Times New Roman" w:hAnsi="Times New Roman" w:eastAsia="Times New Roman" w:cs="Times New Roman"/>
          <w:i w:val="1"/>
          <w:iCs w:val="1"/>
          <w:color w:val="548DD4" w:themeColor="text2" w:themeTint="99" w:themeShade="FF"/>
          <w:sz w:val="20"/>
          <w:szCs w:val="20"/>
        </w:rPr>
        <w:t>6</w:t>
      </w:r>
      <w:r w:rsidRPr="1C207B4F" w:rsidR="333D867F">
        <w:rPr>
          <w:rFonts w:ascii="Times New Roman" w:hAnsi="Times New Roman" w:eastAsia="Times New Roman" w:cs="Times New Roman"/>
          <w:i w:val="1"/>
          <w:iCs w:val="1"/>
          <w:color w:val="548DD4" w:themeColor="text2" w:themeTint="99" w:themeShade="FF"/>
          <w:sz w:val="20"/>
          <w:szCs w:val="20"/>
        </w:rPr>
        <w:t>.</w:t>
      </w:r>
      <w:r w:rsidRPr="1C207B4F" w:rsidR="6C935FCD">
        <w:rPr>
          <w:rFonts w:ascii="Times New Roman" w:hAnsi="Times New Roman" w:eastAsia="Times New Roman" w:cs="Times New Roman"/>
          <w:i w:val="1"/>
          <w:iCs w:val="1"/>
          <w:color w:val="548DD4" w:themeColor="text2" w:themeTint="99" w:themeShade="FF"/>
          <w:sz w:val="20"/>
          <w:szCs w:val="20"/>
        </w:rPr>
        <w:t xml:space="preserve"> Встановлення VS</w:t>
      </w:r>
      <w:r w:rsidRPr="1C207B4F" w:rsidR="7153E5F5">
        <w:rPr>
          <w:rFonts w:ascii="Times New Roman" w:hAnsi="Times New Roman" w:eastAsia="Times New Roman" w:cs="Times New Roman"/>
          <w:i w:val="1"/>
          <w:iCs w:val="1"/>
          <w:color w:val="548DD4" w:themeColor="text2" w:themeTint="99" w:themeShade="FF"/>
          <w:sz w:val="20"/>
          <w:szCs w:val="20"/>
        </w:rPr>
        <w:t xml:space="preserve"> </w:t>
      </w:r>
      <w:r w:rsidRPr="1C207B4F" w:rsidR="6C935FCD">
        <w:rPr>
          <w:rFonts w:ascii="Times New Roman" w:hAnsi="Times New Roman" w:eastAsia="Times New Roman" w:cs="Times New Roman"/>
          <w:i w:val="1"/>
          <w:iCs w:val="1"/>
          <w:color w:val="548DD4" w:themeColor="text2" w:themeTint="99" w:themeShade="FF"/>
          <w:sz w:val="20"/>
          <w:szCs w:val="20"/>
        </w:rPr>
        <w:t>code</w:t>
      </w:r>
    </w:p>
    <w:p w:rsidR="1C207B4F" w:rsidP="1C207B4F" w:rsidRDefault="1C207B4F" w14:paraId="7496E6CC" w14:textId="7BF40A0C">
      <w:pPr>
        <w:pStyle w:val="ListParagraph"/>
        <w:spacing w:line="276" w:lineRule="auto"/>
        <w:ind w:left="720"/>
        <w:jc w:val="center"/>
        <w:rPr>
          <w:rFonts w:ascii="Times New Roman" w:hAnsi="Times New Roman" w:eastAsia="Times New Roman" w:cs="Times New Roman"/>
          <w:i w:val="1"/>
          <w:iCs w:val="1"/>
          <w:color w:val="548DD4" w:themeColor="text2" w:themeTint="99" w:themeShade="FF"/>
          <w:sz w:val="20"/>
          <w:szCs w:val="20"/>
        </w:rPr>
      </w:pPr>
    </w:p>
    <w:p xmlns:wp14="http://schemas.microsoft.com/office/word/2010/wordml" w:rsidP="1C207B4F" w:rsidRDefault="00000000" w14:paraId="000000D8" wp14:textId="773B1D5A">
      <w:pPr>
        <w:spacing w:after="200" w:line="276" w:lineRule="auto"/>
        <w:jc w:val="both"/>
        <w:rPr>
          <w:rFonts w:ascii="Times New Roman" w:hAnsi="Times New Roman" w:eastAsia="Times New Roman" w:cs="Times New Roman"/>
          <w:b w:val="1"/>
          <w:bCs w:val="1"/>
          <w:sz w:val="24"/>
          <w:szCs w:val="24"/>
          <w:lang w:val="en-US"/>
        </w:rPr>
      </w:pPr>
      <w:r w:rsidRPr="1C207B4F" w:rsidR="1C207B4F">
        <w:rPr>
          <w:rFonts w:ascii="Times New Roman" w:hAnsi="Times New Roman" w:eastAsia="Times New Roman" w:cs="Times New Roman"/>
          <w:b w:val="1"/>
          <w:bCs w:val="1"/>
          <w:sz w:val="24"/>
          <w:szCs w:val="24"/>
          <w:lang w:val="en-US"/>
        </w:rPr>
        <w:t>Завдання №</w:t>
      </w:r>
      <w:r w:rsidRPr="1C207B4F" w:rsidR="1B21D2F0">
        <w:rPr>
          <w:rFonts w:ascii="Times New Roman" w:hAnsi="Times New Roman" w:eastAsia="Times New Roman" w:cs="Times New Roman"/>
          <w:b w:val="1"/>
          <w:bCs w:val="1"/>
          <w:sz w:val="24"/>
          <w:szCs w:val="24"/>
          <w:lang w:val="en-US"/>
        </w:rPr>
        <w:t>6</w:t>
      </w:r>
      <w:r w:rsidRPr="1C207B4F" w:rsidR="1C207B4F">
        <w:rPr>
          <w:rFonts w:ascii="Times New Roman" w:hAnsi="Times New Roman" w:eastAsia="Times New Roman" w:cs="Times New Roman"/>
          <w:sz w:val="24"/>
          <w:szCs w:val="24"/>
          <w:lang w:val="en-US"/>
        </w:rPr>
        <w:t xml:space="preserve"> </w:t>
      </w:r>
      <w:r w:rsidRPr="1C207B4F" w:rsidR="1C207B4F">
        <w:rPr>
          <w:rFonts w:ascii="Times New Roman" w:hAnsi="Times New Roman" w:eastAsia="Times New Roman" w:cs="Times New Roman"/>
          <w:b w:val="1"/>
          <w:bCs w:val="1"/>
          <w:sz w:val="24"/>
          <w:szCs w:val="24"/>
          <w:lang w:val="en-US"/>
        </w:rPr>
        <w:t>Configuration: Visual Studio Code, VSC C/C++ Extensions, IntelliSense, Code Runner, debugger</w:t>
      </w:r>
    </w:p>
    <w:p xmlns:wp14="http://schemas.microsoft.com/office/word/2010/wordml" w:rsidRDefault="00000000" w14:paraId="000000D9" wp14:textId="77777777">
      <w:pPr>
        <w:numPr>
          <w:ilvl w:val="0"/>
          <w:numId w:val="1"/>
        </w:numPr>
        <w:spacing w:after="160" w:line="256"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Встановила розширення для C/С++</w:t>
      </w:r>
    </w:p>
    <w:p w:rsidR="16289DB2" w:rsidP="1C207B4F" w:rsidRDefault="16289DB2" w14:paraId="40A71596" w14:textId="5BBF3402">
      <w:pPr>
        <w:numPr>
          <w:ilvl w:val="0"/>
          <w:numId w:val="1"/>
        </w:numPr>
        <w:spacing w:after="160" w:line="256" w:lineRule="auto"/>
        <w:ind w:left="720" w:hanging="360"/>
        <w:jc w:val="both"/>
        <w:rPr>
          <w:rFonts w:ascii="Times New Roman" w:hAnsi="Times New Roman" w:eastAsia="Times New Roman" w:cs="Times New Roman"/>
          <w:sz w:val="24"/>
          <w:szCs w:val="24"/>
        </w:rPr>
      </w:pPr>
      <w:r w:rsidRPr="1C207B4F" w:rsidR="16289DB2">
        <w:rPr>
          <w:rFonts w:ascii="Times New Roman" w:hAnsi="Times New Roman" w:eastAsia="Times New Roman" w:cs="Times New Roman"/>
          <w:sz w:val="24"/>
          <w:szCs w:val="24"/>
        </w:rPr>
        <w:t>Запустила першу програму</w:t>
      </w:r>
    </w:p>
    <w:p xmlns:wp14="http://schemas.microsoft.com/office/word/2010/wordml" w:rsidP="1C207B4F" w:rsidRDefault="00000000" w14:paraId="13650ADF" wp14:textId="6130292F">
      <w:pPr>
        <w:spacing w:after="200" w:line="276" w:lineRule="auto"/>
        <w:ind/>
        <w:jc w:val="center"/>
      </w:pPr>
      <w:r w:rsidR="32062BC9">
        <w:drawing>
          <wp:inline xmlns:wp14="http://schemas.microsoft.com/office/word/2010/wordprocessingDrawing" wp14:editId="5B0D253F" wp14:anchorId="43E81867">
            <wp:extent cx="3855931" cy="1406439"/>
            <wp:effectExtent l="0" t="0" r="0" b="0"/>
            <wp:docPr id="86095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95386" name="Picture 86095386"/>
                    <pic:cNvPicPr/>
                  </pic:nvPicPr>
                  <pic:blipFill>
                    <a:blip xmlns:r="http://schemas.openxmlformats.org/officeDocument/2006/relationships" r:embed="rId590903887">
                      <a:extLst>
                        <a:ext uri="{28A0092B-C50C-407E-A947-70E740481C1C}">
                          <a14:useLocalDpi xmlns:a14="http://schemas.microsoft.com/office/drawing/2010/main"/>
                        </a:ext>
                      </a:extLst>
                    </a:blip>
                    <a:srcRect l="4941" t="0" r="0" b="0"/>
                    <a:stretch>
                      <a:fillRect/>
                    </a:stretch>
                  </pic:blipFill>
                  <pic:spPr>
                    <a:xfrm rot="0">
                      <a:off x="0" y="0"/>
                      <a:ext cx="3855931" cy="1406439"/>
                    </a:xfrm>
                    <a:prstGeom prst="rect">
                      <a:avLst/>
                    </a:prstGeom>
                  </pic:spPr>
                </pic:pic>
              </a:graphicData>
            </a:graphic>
          </wp:inline>
        </w:drawing>
      </w:r>
    </w:p>
    <w:p xmlns:wp14="http://schemas.microsoft.com/office/word/2010/wordml" w:rsidP="1C207B4F" w:rsidRDefault="00000000" w14:paraId="000000DF" wp14:textId="3884D3E2">
      <w:pPr>
        <w:spacing w:after="200" w:line="276" w:lineRule="auto"/>
        <w:ind/>
        <w:jc w:val="center"/>
      </w:pPr>
      <w:r w:rsidRPr="1C207B4F" w:rsidR="1C207B4F">
        <w:rPr>
          <w:rFonts w:ascii="Times New Roman" w:hAnsi="Times New Roman" w:eastAsia="Times New Roman" w:cs="Times New Roman"/>
          <w:i w:val="1"/>
          <w:iCs w:val="1"/>
          <w:color w:val="3D85C6"/>
          <w:sz w:val="20"/>
          <w:szCs w:val="20"/>
        </w:rPr>
        <w:t xml:space="preserve">Рис </w:t>
      </w:r>
      <w:r w:rsidRPr="1C207B4F" w:rsidR="58C4F1EC">
        <w:rPr>
          <w:rFonts w:ascii="Times New Roman" w:hAnsi="Times New Roman" w:eastAsia="Times New Roman" w:cs="Times New Roman"/>
          <w:i w:val="1"/>
          <w:iCs w:val="1"/>
          <w:color w:val="3D85C6"/>
          <w:sz w:val="20"/>
          <w:szCs w:val="20"/>
        </w:rPr>
        <w:t>7</w:t>
      </w:r>
      <w:r w:rsidRPr="1C207B4F" w:rsidR="1C207B4F">
        <w:rPr>
          <w:rFonts w:ascii="Times New Roman" w:hAnsi="Times New Roman" w:eastAsia="Times New Roman" w:cs="Times New Roman"/>
          <w:i w:val="1"/>
          <w:iCs w:val="1"/>
          <w:color w:val="3D85C6"/>
          <w:sz w:val="20"/>
          <w:szCs w:val="20"/>
        </w:rPr>
        <w:t xml:space="preserve">. Встановлені розширення у Visual Studio Code </w:t>
      </w:r>
      <w:bookmarkStart w:name="_heading=h.c2k67t2k90gt" w:id="1990520399"/>
      <w:bookmarkEnd w:id="1990520399"/>
    </w:p>
    <w:p w:rsidR="1C207B4F" w:rsidP="1C207B4F" w:rsidRDefault="1C207B4F" w14:paraId="67570C4C" w14:textId="3EB37D72">
      <w:pPr>
        <w:spacing w:line="240" w:lineRule="auto"/>
        <w:ind w:left="0" w:firstLine="0"/>
        <w:jc w:val="center"/>
        <w:rPr>
          <w:rFonts w:ascii="Times New Roman" w:hAnsi="Times New Roman" w:eastAsia="Times New Roman" w:cs="Times New Roman"/>
          <w:i w:val="1"/>
          <w:iCs w:val="1"/>
          <w:color w:val="3D85C6"/>
          <w:sz w:val="20"/>
          <w:szCs w:val="20"/>
          <w:rtl w:val="0"/>
        </w:rPr>
      </w:pPr>
    </w:p>
    <w:p w:rsidR="1C207B4F" w:rsidP="1C207B4F" w:rsidRDefault="1C207B4F" w14:paraId="75BAEA33" w14:textId="49AEF405">
      <w:pPr>
        <w:spacing w:line="240" w:lineRule="auto"/>
        <w:ind w:left="0" w:firstLine="0"/>
        <w:jc w:val="center"/>
        <w:rPr>
          <w:rFonts w:ascii="Times New Roman" w:hAnsi="Times New Roman" w:eastAsia="Times New Roman" w:cs="Times New Roman"/>
          <w:i w:val="1"/>
          <w:iCs w:val="1"/>
          <w:color w:val="3D85C6"/>
          <w:sz w:val="20"/>
          <w:szCs w:val="20"/>
          <w:rtl w:val="0"/>
        </w:rPr>
      </w:pPr>
    </w:p>
    <w:p w:rsidR="151B9BF2" w:rsidP="1C207B4F" w:rsidRDefault="151B9BF2" w14:paraId="3A29B794" w14:textId="21D31F50">
      <w:pPr>
        <w:spacing w:line="240" w:lineRule="auto"/>
        <w:ind w:left="720" w:firstLine="0"/>
        <w:jc w:val="center"/>
        <w:rPr>
          <w:rFonts w:ascii="Times New Roman" w:hAnsi="Times New Roman" w:eastAsia="Times New Roman" w:cs="Times New Roman"/>
          <w:i w:val="1"/>
          <w:iCs w:val="1"/>
          <w:color w:val="3D85C6"/>
          <w:sz w:val="20"/>
          <w:szCs w:val="20"/>
          <w:rtl w:val="0"/>
        </w:rPr>
      </w:pPr>
      <w:r w:rsidR="151B9BF2">
        <w:drawing>
          <wp:inline wp14:editId="52BAD139" wp14:anchorId="197813AC">
            <wp:extent cx="3822407" cy="3468762"/>
            <wp:effectExtent l="0" t="0" r="0" b="0"/>
            <wp:docPr id="1881345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345767" name="Picture 1881345767"/>
                    <pic:cNvPicPr/>
                  </pic:nvPicPr>
                  <pic:blipFill>
                    <a:blip xmlns:r="http://schemas.openxmlformats.org/officeDocument/2006/relationships" r:embed="rId578679230">
                      <a:extLst>
                        <a:ext uri="{28A0092B-C50C-407E-A947-70E740481C1C}">
                          <a14:useLocalDpi xmlns:a14="http://schemas.microsoft.com/office/drawing/2010/main"/>
                        </a:ext>
                      </a:extLst>
                    </a:blip>
                    <a:srcRect l="0" t="0" r="11709" b="8800"/>
                    <a:stretch>
                      <a:fillRect/>
                    </a:stretch>
                  </pic:blipFill>
                  <pic:spPr>
                    <a:xfrm rot="0">
                      <a:off x="0" y="0"/>
                      <a:ext cx="3822407" cy="3468762"/>
                    </a:xfrm>
                    <a:prstGeom prst="rect">
                      <a:avLst/>
                    </a:prstGeom>
                  </pic:spPr>
                </pic:pic>
              </a:graphicData>
            </a:graphic>
          </wp:inline>
        </w:drawing>
      </w:r>
    </w:p>
    <w:p w:rsidR="3AC231A7" w:rsidP="1C207B4F" w:rsidRDefault="3AC231A7" w14:paraId="170BD19B" w14:textId="01462D64">
      <w:pPr>
        <w:spacing w:line="240" w:lineRule="auto"/>
        <w:ind w:left="720" w:firstLine="0"/>
        <w:jc w:val="center"/>
      </w:pPr>
      <w:r w:rsidRPr="1C207B4F" w:rsidR="3AC231A7">
        <w:rPr>
          <w:rFonts w:ascii="Times New Roman" w:hAnsi="Times New Roman" w:eastAsia="Times New Roman" w:cs="Times New Roman"/>
          <w:i w:val="1"/>
          <w:iCs w:val="1"/>
          <w:color w:val="3D85C6"/>
          <w:sz w:val="20"/>
          <w:szCs w:val="20"/>
        </w:rPr>
        <w:t xml:space="preserve">Рис </w:t>
      </w:r>
      <w:r w:rsidRPr="1C207B4F" w:rsidR="58D8D177">
        <w:rPr>
          <w:rFonts w:ascii="Times New Roman" w:hAnsi="Times New Roman" w:eastAsia="Times New Roman" w:cs="Times New Roman"/>
          <w:i w:val="1"/>
          <w:iCs w:val="1"/>
          <w:color w:val="3D85C6"/>
          <w:sz w:val="20"/>
          <w:szCs w:val="20"/>
        </w:rPr>
        <w:t>8</w:t>
      </w:r>
      <w:r w:rsidRPr="1C207B4F" w:rsidR="3AC231A7">
        <w:rPr>
          <w:rFonts w:ascii="Times New Roman" w:hAnsi="Times New Roman" w:eastAsia="Times New Roman" w:cs="Times New Roman"/>
          <w:i w:val="1"/>
          <w:iCs w:val="1"/>
          <w:color w:val="3D85C6"/>
          <w:sz w:val="20"/>
          <w:szCs w:val="20"/>
        </w:rPr>
        <w:t>. Запуск першої програми</w:t>
      </w:r>
    </w:p>
    <w:p xmlns:wp14="http://schemas.microsoft.com/office/word/2010/wordml" w:rsidRDefault="00000000" w14:paraId="000000E0" wp14:textId="77777777">
      <w:pPr>
        <w:spacing w:line="276" w:lineRule="auto"/>
        <w:jc w:val="both"/>
        <w:rPr>
          <w:rFonts w:ascii="Times New Roman" w:hAnsi="Times New Roman" w:eastAsia="Times New Roman" w:cs="Times New Roman"/>
          <w:b w:val="1"/>
          <w:bCs w:val="1"/>
          <w:sz w:val="24"/>
          <w:szCs w:val="24"/>
        </w:rPr>
      </w:pPr>
    </w:p>
    <w:p xmlns:wp14="http://schemas.microsoft.com/office/word/2010/wordml" w:rsidR="1C207B4F" w:rsidP="1C207B4F" w:rsidRDefault="1C207B4F" w14:paraId="6E084912" wp14:textId="77777777">
      <w:pPr>
        <w:spacing w:after="200" w:line="276" w:lineRule="auto"/>
        <w:jc w:val="both"/>
        <w:rPr>
          <w:rFonts w:ascii="Times New Roman" w:hAnsi="Times New Roman" w:eastAsia="Times New Roman" w:cs="Times New Roman"/>
          <w:b w:val="1"/>
          <w:bCs w:val="1"/>
          <w:sz w:val="24"/>
          <w:szCs w:val="24"/>
        </w:rPr>
      </w:pPr>
    </w:p>
    <w:p w:rsidR="5EF7E084" w:rsidP="1C207B4F" w:rsidRDefault="5EF7E084" w14:paraId="6D3F8BA8" w14:textId="01AF80FF">
      <w:pPr>
        <w:spacing w:after="200" w:line="276" w:lineRule="auto"/>
        <w:jc w:val="both"/>
        <w:rPr>
          <w:rFonts w:ascii="Times New Roman" w:hAnsi="Times New Roman" w:eastAsia="Times New Roman" w:cs="Times New Roman"/>
          <w:sz w:val="24"/>
          <w:szCs w:val="24"/>
        </w:rPr>
      </w:pPr>
      <w:r w:rsidRPr="1C207B4F" w:rsidR="5EF7E084">
        <w:rPr>
          <w:rFonts w:ascii="Times New Roman" w:hAnsi="Times New Roman" w:eastAsia="Times New Roman" w:cs="Times New Roman"/>
          <w:b w:val="1"/>
          <w:bCs w:val="1"/>
          <w:sz w:val="24"/>
          <w:szCs w:val="24"/>
        </w:rPr>
        <w:t>Завдання №</w:t>
      </w:r>
      <w:r w:rsidRPr="1C207B4F" w:rsidR="515977EE">
        <w:rPr>
          <w:rFonts w:ascii="Times New Roman" w:hAnsi="Times New Roman" w:eastAsia="Times New Roman" w:cs="Times New Roman"/>
          <w:b w:val="1"/>
          <w:bCs w:val="1"/>
          <w:sz w:val="24"/>
          <w:szCs w:val="24"/>
        </w:rPr>
        <w:t>7</w:t>
      </w:r>
      <w:r w:rsidRPr="1C207B4F" w:rsidR="5EF7E084">
        <w:rPr>
          <w:rFonts w:ascii="Times New Roman" w:hAnsi="Times New Roman" w:eastAsia="Times New Roman" w:cs="Times New Roman"/>
          <w:sz w:val="24"/>
          <w:szCs w:val="24"/>
        </w:rPr>
        <w:t xml:space="preserve"> </w:t>
      </w:r>
      <w:r w:rsidRPr="1C207B4F" w:rsidR="5EF7E084">
        <w:rPr>
          <w:rFonts w:ascii="Times New Roman" w:hAnsi="Times New Roman" w:eastAsia="Times New Roman" w:cs="Times New Roman"/>
          <w:b w:val="1"/>
          <w:bCs w:val="1"/>
          <w:sz w:val="24"/>
          <w:szCs w:val="24"/>
        </w:rPr>
        <w:t>Configuration: GitHub</w:t>
      </w:r>
    </w:p>
    <w:p xmlns:wp14="http://schemas.microsoft.com/office/word/2010/wordml" w:rsidR="5EF7E084" w:rsidP="1C207B4F" w:rsidRDefault="5EF7E084" w14:paraId="1F4CB095" wp14:textId="77777777">
      <w:pPr>
        <w:numPr>
          <w:ilvl w:val="0"/>
          <w:numId w:val="11"/>
        </w:numPr>
        <w:spacing w:after="200" w:line="276" w:lineRule="auto"/>
        <w:ind w:left="720" w:hanging="360"/>
        <w:jc w:val="both"/>
        <w:rPr>
          <w:rFonts w:ascii="Times New Roman" w:hAnsi="Times New Roman" w:eastAsia="Times New Roman" w:cs="Times New Roman"/>
          <w:sz w:val="24"/>
          <w:szCs w:val="24"/>
        </w:rPr>
      </w:pPr>
      <w:r w:rsidRPr="1C207B4F" w:rsidR="5EF7E084">
        <w:rPr>
          <w:rFonts w:ascii="Times New Roman" w:hAnsi="Times New Roman" w:eastAsia="Times New Roman" w:cs="Times New Roman"/>
          <w:sz w:val="24"/>
          <w:szCs w:val="24"/>
        </w:rPr>
        <w:t>Зареєструвалась на GitHub:</w:t>
      </w:r>
    </w:p>
    <w:p w:rsidR="5EF7E084" w:rsidP="1C207B4F" w:rsidRDefault="5EF7E084" w14:paraId="4095C2A1" w14:textId="22172AD3">
      <w:pPr>
        <w:spacing w:after="200" w:line="276" w:lineRule="auto"/>
        <w:jc w:val="center"/>
        <w:rPr>
          <w:rFonts w:ascii="Times New Roman" w:hAnsi="Times New Roman" w:eastAsia="Times New Roman" w:cs="Times New Roman"/>
          <w:i w:val="1"/>
          <w:iCs w:val="1"/>
          <w:color w:val="3D85C6"/>
          <w:sz w:val="20"/>
          <w:szCs w:val="20"/>
        </w:rPr>
      </w:pPr>
      <w:r w:rsidR="5EF7E084">
        <w:drawing>
          <wp:inline wp14:editId="62F0CE63" wp14:anchorId="3AA8B3F0">
            <wp:extent cx="5724525" cy="2543175"/>
            <wp:effectExtent l="0" t="0" r="0" b="0"/>
            <wp:docPr id="710508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057696" name="Picture 1947057696"/>
                    <pic:cNvPicPr/>
                  </pic:nvPicPr>
                  <pic:blipFill>
                    <a:blip xmlns:r="http://schemas.openxmlformats.org/officeDocument/2006/relationships" r:embed="rId252967494">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r w:rsidRPr="1C207B4F" w:rsidR="5EF7E084">
        <w:rPr>
          <w:rFonts w:ascii="Times New Roman" w:hAnsi="Times New Roman" w:eastAsia="Times New Roman" w:cs="Times New Roman"/>
          <w:i w:val="1"/>
          <w:iCs w:val="1"/>
          <w:color w:val="3D85C6"/>
          <w:sz w:val="20"/>
          <w:szCs w:val="20"/>
        </w:rPr>
        <w:t>Рис 9. Створений GitHub аккаунт</w:t>
      </w:r>
    </w:p>
    <w:p w:rsidR="5EF7E084" w:rsidP="1C207B4F" w:rsidRDefault="5EF7E084" w14:paraId="749EBC05" w14:textId="3ECDC05C">
      <w:pPr>
        <w:numPr>
          <w:ilvl w:val="0"/>
          <w:numId w:val="14"/>
        </w:numPr>
        <w:spacing w:line="276" w:lineRule="auto"/>
        <w:ind w:left="720" w:hanging="360"/>
        <w:jc w:val="both"/>
        <w:rPr>
          <w:rFonts w:ascii="Times New Roman" w:hAnsi="Times New Roman" w:eastAsia="Times New Roman" w:cs="Times New Roman"/>
          <w:sz w:val="24"/>
          <w:szCs w:val="24"/>
          <w:rtl w:val="0"/>
        </w:rPr>
      </w:pPr>
      <w:r w:rsidRPr="1C207B4F" w:rsidR="5EF7E084">
        <w:rPr>
          <w:rFonts w:ascii="Times New Roman" w:hAnsi="Times New Roman" w:eastAsia="Times New Roman" w:cs="Times New Roman"/>
          <w:sz w:val="24"/>
          <w:szCs w:val="24"/>
        </w:rPr>
        <w:t>Створила ssh ключ</w:t>
      </w:r>
    </w:p>
    <w:p w:rsidR="5EF7E084" w:rsidP="1C207B4F" w:rsidRDefault="5EF7E084" w14:paraId="79C7A326" w14:textId="292C3DB5">
      <w:pPr>
        <w:spacing w:line="276" w:lineRule="auto"/>
        <w:ind w:left="720" w:firstLine="0"/>
        <w:jc w:val="center"/>
        <w:rPr>
          <w:rFonts w:ascii="Times New Roman" w:hAnsi="Times New Roman" w:eastAsia="Times New Roman" w:cs="Times New Roman"/>
          <w:i w:val="1"/>
          <w:iCs w:val="1"/>
          <w:color w:val="3D85C6"/>
          <w:sz w:val="20"/>
          <w:szCs w:val="20"/>
        </w:rPr>
      </w:pPr>
      <w:r w:rsidR="5EF7E084">
        <w:drawing>
          <wp:inline wp14:editId="72169A9F" wp14:anchorId="02151209">
            <wp:extent cx="5724525" cy="1571625"/>
            <wp:effectExtent l="0" t="0" r="0" b="0"/>
            <wp:docPr id="773018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540287" name="Picture 1853540287"/>
                    <pic:cNvPicPr/>
                  </pic:nvPicPr>
                  <pic:blipFill>
                    <a:blip xmlns:r="http://schemas.openxmlformats.org/officeDocument/2006/relationships" r:embed="rId92879249">
                      <a:extLst>
                        <a:ext uri="{28A0092B-C50C-407E-A947-70E740481C1C}">
                          <a14:useLocalDpi xmlns:a14="http://schemas.microsoft.com/office/drawing/2010/main"/>
                        </a:ext>
                      </a:extLst>
                    </a:blip>
                    <a:stretch>
                      <a:fillRect/>
                    </a:stretch>
                  </pic:blipFill>
                  <pic:spPr>
                    <a:xfrm>
                      <a:off x="0" y="0"/>
                      <a:ext cx="5724525" cy="1571625"/>
                    </a:xfrm>
                    <a:prstGeom prst="rect">
                      <a:avLst/>
                    </a:prstGeom>
                  </pic:spPr>
                </pic:pic>
              </a:graphicData>
            </a:graphic>
          </wp:inline>
        </w:drawing>
      </w:r>
      <w:r w:rsidRPr="1C207B4F" w:rsidR="5EF7E084">
        <w:rPr>
          <w:rFonts w:ascii="Times New Roman" w:hAnsi="Times New Roman" w:eastAsia="Times New Roman" w:cs="Times New Roman"/>
          <w:i w:val="1"/>
          <w:iCs w:val="1"/>
          <w:color w:val="3D85C6"/>
          <w:sz w:val="20"/>
          <w:szCs w:val="20"/>
        </w:rPr>
        <w:t>Рис 10. Створений ssh ключ</w:t>
      </w:r>
    </w:p>
    <w:p w:rsidR="1C207B4F" w:rsidP="1C207B4F" w:rsidRDefault="1C207B4F" w14:paraId="1243D732" w14:textId="5C310402">
      <w:pPr>
        <w:spacing w:line="276" w:lineRule="auto"/>
        <w:jc w:val="both"/>
        <w:rPr>
          <w:rFonts w:ascii="Times New Roman" w:hAnsi="Times New Roman" w:eastAsia="Times New Roman" w:cs="Times New Roman"/>
          <w:b w:val="1"/>
          <w:bCs w:val="1"/>
          <w:sz w:val="24"/>
          <w:szCs w:val="24"/>
        </w:rPr>
      </w:pPr>
    </w:p>
    <w:p xmlns:wp14="http://schemas.microsoft.com/office/word/2010/wordml" w:rsidP="1C207B4F" w:rsidRDefault="00000000" w14:paraId="000000E1" wp14:textId="4D9AE517">
      <w:pPr>
        <w:spacing w:line="276" w:lineRule="auto"/>
        <w:jc w:val="both"/>
        <w:rPr>
          <w:rFonts w:ascii="Times New Roman" w:hAnsi="Times New Roman" w:eastAsia="Times New Roman" w:cs="Times New Roman"/>
          <w:b w:val="1"/>
          <w:bCs w:val="1"/>
          <w:sz w:val="24"/>
          <w:szCs w:val="24"/>
          <w:rtl w:val="0"/>
        </w:rPr>
      </w:pPr>
      <w:r w:rsidRPr="1C207B4F" w:rsidR="1C207B4F">
        <w:rPr>
          <w:rFonts w:ascii="Times New Roman" w:hAnsi="Times New Roman" w:eastAsia="Times New Roman" w:cs="Times New Roman"/>
          <w:b w:val="1"/>
          <w:bCs w:val="1"/>
          <w:sz w:val="24"/>
          <w:szCs w:val="24"/>
        </w:rPr>
        <w:t>Завдання №</w:t>
      </w:r>
      <w:r w:rsidRPr="1C207B4F" w:rsidR="7E365CF0">
        <w:rPr>
          <w:rFonts w:ascii="Times New Roman" w:hAnsi="Times New Roman" w:eastAsia="Times New Roman" w:cs="Times New Roman"/>
          <w:b w:val="1"/>
          <w:bCs w:val="1"/>
          <w:sz w:val="24"/>
          <w:szCs w:val="24"/>
        </w:rPr>
        <w:t>8</w:t>
      </w:r>
      <w:r w:rsidRPr="1C207B4F" w:rsidR="4B3EEEED">
        <w:rPr>
          <w:rFonts w:ascii="Times New Roman" w:hAnsi="Times New Roman" w:eastAsia="Times New Roman" w:cs="Times New Roman"/>
          <w:b w:val="1"/>
          <w:bCs w:val="1"/>
          <w:sz w:val="24"/>
          <w:szCs w:val="24"/>
        </w:rPr>
        <w:t xml:space="preserve"> </w:t>
      </w:r>
      <w:r w:rsidRPr="1C207B4F" w:rsidR="1C207B4F">
        <w:rPr>
          <w:rFonts w:ascii="Times New Roman" w:hAnsi="Times New Roman" w:eastAsia="Times New Roman" w:cs="Times New Roman"/>
          <w:b w:val="1"/>
          <w:bCs w:val="1"/>
          <w:sz w:val="24"/>
          <w:szCs w:val="24"/>
        </w:rPr>
        <w:t>Configuration: Git</w:t>
      </w:r>
    </w:p>
    <w:p xmlns:wp14="http://schemas.microsoft.com/office/word/2010/wordml" w:rsidRDefault="00000000" w14:paraId="000000E2" wp14:textId="77777777">
      <w:pPr>
        <w:numPr>
          <w:ilvl w:val="0"/>
          <w:numId w:val="16"/>
        </w:numPr>
        <w:spacing w:after="160" w:line="256.7994545454545"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приєднала Git до свого Github. На фото показана історія роботи з гітом.</w:t>
      </w:r>
    </w:p>
    <w:p xmlns:wp14="http://schemas.microsoft.com/office/word/2010/wordml" w:rsidP="1C207B4F" w:rsidRDefault="00000000" w14:paraId="000000E4" wp14:textId="63089649">
      <w:pPr>
        <w:spacing w:after="200" w:line="276" w:lineRule="auto"/>
        <w:ind/>
        <w:jc w:val="center"/>
        <w:rPr>
          <w:rFonts w:ascii="Times New Roman" w:hAnsi="Times New Roman" w:eastAsia="Times New Roman" w:cs="Times New Roman"/>
          <w:i w:val="1"/>
          <w:iCs w:val="1"/>
          <w:color w:val="3d85c6"/>
          <w:sz w:val="20"/>
          <w:szCs w:val="20"/>
          <w:rtl w:val="0"/>
        </w:rPr>
      </w:pPr>
      <w:r w:rsidR="7A77DEA1">
        <w:drawing>
          <wp:inline xmlns:wp14="http://schemas.microsoft.com/office/word/2010/wordprocessingDrawing" wp14:editId="56124312" wp14:anchorId="0FCA94FF">
            <wp:extent cx="5724525" cy="3705225"/>
            <wp:effectExtent l="0" t="0" r="0" b="0"/>
            <wp:docPr id="648184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184775" name="Picture 648184775"/>
                    <pic:cNvPicPr/>
                  </pic:nvPicPr>
                  <pic:blipFill>
                    <a:blip xmlns:r="http://schemas.openxmlformats.org/officeDocument/2006/relationships" r:embed="rId1493612366">
                      <a:extLst>
                        <a:ext uri="{28A0092B-C50C-407E-A947-70E740481C1C}">
                          <a14:useLocalDpi xmlns:a14="http://schemas.microsoft.com/office/drawing/2010/main"/>
                        </a:ext>
                      </a:extLst>
                    </a:blip>
                    <a:stretch>
                      <a:fillRect/>
                    </a:stretch>
                  </pic:blipFill>
                  <pic:spPr>
                    <a:xfrm>
                      <a:off x="0" y="0"/>
                      <a:ext cx="5724525" cy="3705225"/>
                    </a:xfrm>
                    <a:prstGeom prst="rect">
                      <a:avLst/>
                    </a:prstGeom>
                  </pic:spPr>
                </pic:pic>
              </a:graphicData>
            </a:graphic>
          </wp:inline>
        </w:drawing>
      </w:r>
      <w:r w:rsidRPr="1C207B4F" w:rsidR="2260438C">
        <w:rPr>
          <w:rFonts w:ascii="Times New Roman" w:hAnsi="Times New Roman" w:eastAsia="Times New Roman" w:cs="Times New Roman"/>
          <w:i w:val="1"/>
          <w:iCs w:val="1"/>
          <w:color w:val="3D85C6"/>
          <w:sz w:val="20"/>
          <w:szCs w:val="20"/>
        </w:rPr>
        <w:t>Рис 11</w:t>
      </w:r>
      <w:r w:rsidRPr="1C207B4F" w:rsidR="1C207B4F">
        <w:rPr>
          <w:rFonts w:ascii="Times New Roman" w:hAnsi="Times New Roman" w:eastAsia="Times New Roman" w:cs="Times New Roman"/>
          <w:i w:val="1"/>
          <w:iCs w:val="1"/>
          <w:color w:val="3D85C6"/>
          <w:sz w:val="20"/>
          <w:szCs w:val="20"/>
        </w:rPr>
        <w:t>. Історія виконаних команд Git</w:t>
      </w:r>
    </w:p>
    <w:p xmlns:wp14="http://schemas.microsoft.com/office/word/2010/wordml" w:rsidRDefault="00000000" w14:paraId="000000E5" wp14:textId="77777777">
      <w:pPr>
        <w:spacing w:after="200" w:line="276" w:lineRule="auto"/>
        <w:jc w:val="both"/>
        <w:rPr>
          <w:rFonts w:ascii="Times New Roman" w:hAnsi="Times New Roman" w:eastAsia="Times New Roman" w:cs="Times New Roman"/>
          <w:b w:val="1"/>
          <w:bCs w:val="1"/>
          <w:sz w:val="24"/>
          <w:szCs w:val="24"/>
        </w:rPr>
      </w:pPr>
    </w:p>
    <w:p xmlns:wp14="http://schemas.microsoft.com/office/word/2010/wordml" w:rsidP="1C207B4F" w:rsidRDefault="00000000" w14:paraId="000000EB" wp14:textId="688B7089">
      <w:pPr>
        <w:spacing w:line="276" w:lineRule="auto"/>
        <w:ind w:left="0" w:firstLine="0"/>
        <w:jc w:val="center"/>
      </w:pPr>
    </w:p>
    <w:p xmlns:wp14="http://schemas.microsoft.com/office/word/2010/wordml" w:rsidP="1C207B4F" w:rsidRDefault="00000000" w14:paraId="000000EC" wp14:textId="00FC1733">
      <w:pPr>
        <w:spacing w:line="240" w:lineRule="auto"/>
        <w:ind w:left="720" w:firstLine="0"/>
        <w:jc w:val="center"/>
        <w:rPr>
          <w:rFonts w:ascii="Times New Roman" w:hAnsi="Times New Roman" w:eastAsia="Times New Roman" w:cs="Times New Roman"/>
          <w:i w:val="1"/>
          <w:iCs w:val="1"/>
          <w:color w:val="3d85c6"/>
          <w:sz w:val="20"/>
          <w:szCs w:val="20"/>
          <w:rtl w:val="0"/>
        </w:rPr>
      </w:pPr>
    </w:p>
    <w:p xmlns:wp14="http://schemas.microsoft.com/office/word/2010/wordml" w:rsidRDefault="00000000" w14:paraId="000000ED" wp14:textId="77777777">
      <w:pPr>
        <w:spacing w:line="276" w:lineRule="auto"/>
        <w:ind w:left="720" w:firstLine="0"/>
        <w:jc w:val="both"/>
        <w:rPr>
          <w:rFonts w:ascii="Times New Roman" w:hAnsi="Times New Roman" w:eastAsia="Times New Roman" w:cs="Times New Roman"/>
          <w:sz w:val="24"/>
          <w:szCs w:val="24"/>
        </w:rPr>
      </w:pPr>
      <w:r>
        <w:rPr>
          <w:rtl w:val="0"/>
        </w:rPr>
      </w:r>
    </w:p>
    <w:p xmlns:wp14="http://schemas.microsoft.com/office/word/2010/wordml" w:rsidRDefault="00000000" w14:paraId="000000EE" wp14:textId="303473AA">
      <w:pPr>
        <w:spacing w:line="276" w:lineRule="auto"/>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b w:val="1"/>
          <w:bCs w:val="1"/>
          <w:sz w:val="24"/>
          <w:szCs w:val="24"/>
        </w:rPr>
        <w:t>Завдання №</w:t>
      </w:r>
      <w:r w:rsidRPr="1C207B4F" w:rsidR="7653E4BB">
        <w:rPr>
          <w:rFonts w:ascii="Times New Roman" w:hAnsi="Times New Roman" w:eastAsia="Times New Roman" w:cs="Times New Roman"/>
          <w:b w:val="1"/>
          <w:bCs w:val="1"/>
          <w:sz w:val="24"/>
          <w:szCs w:val="24"/>
        </w:rPr>
        <w:t>9</w:t>
      </w:r>
      <w:r w:rsidRPr="1C207B4F" w:rsidR="1C207B4F">
        <w:rPr>
          <w:rFonts w:ascii="Times New Roman" w:hAnsi="Times New Roman" w:eastAsia="Times New Roman" w:cs="Times New Roman"/>
          <w:sz w:val="24"/>
          <w:szCs w:val="24"/>
        </w:rPr>
        <w:t xml:space="preserve"> </w:t>
      </w:r>
      <w:r w:rsidRPr="1C207B4F" w:rsidR="1C207B4F">
        <w:rPr>
          <w:rFonts w:ascii="Times New Roman" w:hAnsi="Times New Roman" w:eastAsia="Times New Roman" w:cs="Times New Roman"/>
          <w:b w:val="1"/>
          <w:bCs w:val="1"/>
          <w:sz w:val="24"/>
          <w:szCs w:val="24"/>
        </w:rPr>
        <w:t>Configuration: Algotester</w:t>
      </w:r>
    </w:p>
    <w:p xmlns:wp14="http://schemas.microsoft.com/office/word/2010/wordml" w:rsidRDefault="00000000" w14:paraId="000000EF" wp14:textId="5495D93B">
      <w:pPr>
        <w:numPr>
          <w:ilvl w:val="0"/>
          <w:numId w:val="7"/>
        </w:numPr>
        <w:spacing w:after="160" w:line="256"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Зареєструвалася на алготестері</w:t>
      </w:r>
    </w:p>
    <w:p w:rsidR="1891F95D" w:rsidP="1C207B4F" w:rsidRDefault="1891F95D" w14:paraId="5A5C806D" w14:textId="316AFE9F">
      <w:pPr>
        <w:numPr>
          <w:ilvl w:val="0"/>
          <w:numId w:val="7"/>
        </w:numPr>
        <w:spacing w:after="160" w:line="256" w:lineRule="auto"/>
        <w:ind w:left="720" w:hanging="360"/>
        <w:jc w:val="both"/>
        <w:rPr>
          <w:rFonts w:ascii="Times New Roman" w:hAnsi="Times New Roman" w:eastAsia="Times New Roman" w:cs="Times New Roman"/>
          <w:sz w:val="24"/>
          <w:szCs w:val="24"/>
        </w:rPr>
      </w:pPr>
      <w:r w:rsidRPr="1C207B4F" w:rsidR="1891F95D">
        <w:rPr>
          <w:rFonts w:ascii="Times New Roman" w:hAnsi="Times New Roman" w:eastAsia="Times New Roman" w:cs="Times New Roman"/>
          <w:sz w:val="24"/>
          <w:szCs w:val="24"/>
        </w:rPr>
        <w:t>Виконала декілька завдань</w:t>
      </w:r>
    </w:p>
    <w:p w:rsidR="281A5C64" w:rsidP="1C207B4F" w:rsidRDefault="281A5C64" w14:paraId="770FAAF1" w14:textId="263A29C0">
      <w:pPr>
        <w:spacing w:after="160" w:line="256" w:lineRule="auto"/>
        <w:ind w:left="720" w:hanging="360"/>
        <w:jc w:val="center"/>
      </w:pPr>
      <w:r w:rsidR="281A5C64">
        <w:drawing>
          <wp:inline wp14:editId="5216F82E" wp14:anchorId="7FFFFD40">
            <wp:extent cx="5724525" cy="2390775"/>
            <wp:effectExtent l="0" t="0" r="0" b="0"/>
            <wp:docPr id="165115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155357" name="Picture 1651155357"/>
                    <pic:cNvPicPr/>
                  </pic:nvPicPr>
                  <pic:blipFill>
                    <a:blip xmlns:r="http://schemas.openxmlformats.org/officeDocument/2006/relationships" r:embed="rId1368796722">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r w:rsidRPr="1C207B4F" w:rsidR="1C207B4F">
        <w:rPr>
          <w:rFonts w:ascii="Times New Roman" w:hAnsi="Times New Roman" w:eastAsia="Times New Roman" w:cs="Times New Roman"/>
          <w:i w:val="1"/>
          <w:iCs w:val="1"/>
          <w:color w:val="3D85C6"/>
          <w:sz w:val="20"/>
          <w:szCs w:val="20"/>
        </w:rPr>
        <w:t>Рис 1</w:t>
      </w:r>
      <w:r w:rsidRPr="1C207B4F" w:rsidR="3D757CBB">
        <w:rPr>
          <w:rFonts w:ascii="Times New Roman" w:hAnsi="Times New Roman" w:eastAsia="Times New Roman" w:cs="Times New Roman"/>
          <w:i w:val="1"/>
          <w:iCs w:val="1"/>
          <w:color w:val="3D85C6"/>
          <w:sz w:val="20"/>
          <w:szCs w:val="20"/>
        </w:rPr>
        <w:t>2</w:t>
      </w:r>
      <w:r w:rsidRPr="1C207B4F" w:rsidR="1C207B4F">
        <w:rPr>
          <w:rFonts w:ascii="Times New Roman" w:hAnsi="Times New Roman" w:eastAsia="Times New Roman" w:cs="Times New Roman"/>
          <w:i w:val="1"/>
          <w:iCs w:val="1"/>
          <w:color w:val="3D85C6"/>
          <w:sz w:val="20"/>
          <w:szCs w:val="20"/>
        </w:rPr>
        <w:t>. Створений</w:t>
      </w:r>
      <w:r w:rsidRPr="1C207B4F" w:rsidR="4E85390A">
        <w:rPr>
          <w:rFonts w:ascii="Times New Roman" w:hAnsi="Times New Roman" w:eastAsia="Times New Roman" w:cs="Times New Roman"/>
          <w:i w:val="1"/>
          <w:iCs w:val="1"/>
          <w:color w:val="3D85C6"/>
          <w:sz w:val="20"/>
          <w:szCs w:val="20"/>
        </w:rPr>
        <w:t xml:space="preserve"> </w:t>
      </w:r>
      <w:r w:rsidRPr="1C207B4F" w:rsidR="1C207B4F">
        <w:rPr>
          <w:rFonts w:ascii="Times New Roman" w:hAnsi="Times New Roman" w:eastAsia="Times New Roman" w:cs="Times New Roman"/>
          <w:i w:val="1"/>
          <w:iCs w:val="1"/>
          <w:color w:val="3D85C6"/>
          <w:sz w:val="20"/>
          <w:szCs w:val="20"/>
        </w:rPr>
        <w:t>Algotester аккаунт</w:t>
      </w:r>
    </w:p>
    <w:p xmlns:wp14="http://schemas.microsoft.com/office/word/2010/wordml" w:rsidRDefault="00000000" w14:paraId="000000F2" wp14:textId="77777777">
      <w:pPr>
        <w:spacing w:line="276" w:lineRule="auto"/>
        <w:jc w:val="both"/>
        <w:rPr>
          <w:rFonts w:ascii="Times New Roman" w:hAnsi="Times New Roman" w:eastAsia="Times New Roman" w:cs="Times New Roman"/>
          <w:b w:val="1"/>
          <w:bCs w:val="1"/>
          <w:sz w:val="24"/>
          <w:szCs w:val="24"/>
        </w:rPr>
      </w:pPr>
      <w:r>
        <w:rPr>
          <w:rtl w:val="0"/>
        </w:rPr>
      </w:r>
    </w:p>
    <w:p xmlns:wp14="http://schemas.microsoft.com/office/word/2010/wordml" w:rsidP="1C207B4F" w:rsidRDefault="00000000" w14:paraId="000000F3" wp14:textId="39E5EEBD">
      <w:pPr>
        <w:spacing w:line="276" w:lineRule="auto"/>
        <w:jc w:val="both"/>
        <w:rPr>
          <w:rFonts w:ascii="Times New Roman" w:hAnsi="Times New Roman" w:eastAsia="Times New Roman" w:cs="Times New Roman"/>
          <w:sz w:val="24"/>
          <w:szCs w:val="24"/>
          <w:lang w:val="en-US"/>
        </w:rPr>
      </w:pPr>
      <w:r w:rsidRPr="1C207B4F" w:rsidR="1C207B4F">
        <w:rPr>
          <w:rFonts w:ascii="Times New Roman" w:hAnsi="Times New Roman" w:eastAsia="Times New Roman" w:cs="Times New Roman"/>
          <w:b w:val="1"/>
          <w:bCs w:val="1"/>
          <w:sz w:val="24"/>
          <w:szCs w:val="24"/>
          <w:lang w:val="en-US"/>
        </w:rPr>
        <w:t>Завдання</w:t>
      </w:r>
      <w:r w:rsidRPr="1C207B4F" w:rsidR="1C207B4F">
        <w:rPr>
          <w:rFonts w:ascii="Times New Roman" w:hAnsi="Times New Roman" w:eastAsia="Times New Roman" w:cs="Times New Roman"/>
          <w:b w:val="1"/>
          <w:bCs w:val="1"/>
          <w:sz w:val="24"/>
          <w:szCs w:val="24"/>
          <w:lang w:val="en-US"/>
        </w:rPr>
        <w:t xml:space="preserve"> №</w:t>
      </w:r>
      <w:r w:rsidRPr="1C207B4F" w:rsidR="141A8FB1">
        <w:rPr>
          <w:rFonts w:ascii="Times New Roman" w:hAnsi="Times New Roman" w:eastAsia="Times New Roman" w:cs="Times New Roman"/>
          <w:b w:val="1"/>
          <w:bCs w:val="1"/>
          <w:sz w:val="24"/>
          <w:szCs w:val="24"/>
          <w:lang w:val="en-US"/>
        </w:rPr>
        <w:t xml:space="preserve">10 </w:t>
      </w:r>
      <w:r w:rsidRPr="1C207B4F" w:rsidR="1C207B4F">
        <w:rPr>
          <w:rFonts w:ascii="Times New Roman" w:hAnsi="Times New Roman" w:eastAsia="Times New Roman" w:cs="Times New Roman"/>
          <w:b w:val="1"/>
          <w:bCs w:val="1"/>
          <w:sz w:val="24"/>
          <w:szCs w:val="24"/>
          <w:lang w:val="en-US"/>
        </w:rPr>
        <w:t xml:space="preserve">Configuration: Create Own </w:t>
      </w:r>
      <w:r w:rsidRPr="1C207B4F" w:rsidR="1C207B4F">
        <w:rPr>
          <w:rFonts w:ascii="Times New Roman" w:hAnsi="Times New Roman" w:eastAsia="Times New Roman" w:cs="Times New Roman"/>
          <w:b w:val="1"/>
          <w:bCs w:val="1"/>
          <w:sz w:val="24"/>
          <w:szCs w:val="24"/>
          <w:lang w:val="en-US"/>
        </w:rPr>
        <w:t>Git</w:t>
      </w:r>
      <w:r w:rsidRPr="1C207B4F" w:rsidR="1C207B4F">
        <w:rPr>
          <w:rFonts w:ascii="Times New Roman" w:hAnsi="Times New Roman" w:eastAsia="Times New Roman" w:cs="Times New Roman"/>
          <w:b w:val="1"/>
          <w:bCs w:val="1"/>
          <w:sz w:val="24"/>
          <w:szCs w:val="24"/>
          <w:lang w:val="en-US"/>
        </w:rPr>
        <w:t xml:space="preserve"> Repo and Exchange Files with Teammate</w:t>
      </w:r>
    </w:p>
    <w:p xmlns:wp14="http://schemas.microsoft.com/office/word/2010/wordml" w:rsidRDefault="00000000" w14:paraId="000000F4" wp14:textId="77777777">
      <w:pPr>
        <w:numPr>
          <w:ilvl w:val="0"/>
          <w:numId w:val="15"/>
        </w:numPr>
        <w:spacing w:after="160" w:line="256"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sz w:val="24"/>
          <w:szCs w:val="24"/>
        </w:rPr>
        <w:t>Створила свій власний, приватний репозиторій</w:t>
      </w:r>
    </w:p>
    <w:p w:rsidR="26E2F58C" w:rsidP="1C207B4F" w:rsidRDefault="26E2F58C" w14:paraId="53010D6F" w14:textId="150B7502">
      <w:pPr>
        <w:numPr>
          <w:ilvl w:val="0"/>
          <w:numId w:val="15"/>
        </w:numPr>
        <w:spacing w:after="160" w:line="256" w:lineRule="auto"/>
        <w:ind w:left="720" w:hanging="360"/>
        <w:jc w:val="both"/>
        <w:rPr>
          <w:rFonts w:ascii="Times New Roman" w:hAnsi="Times New Roman" w:eastAsia="Times New Roman" w:cs="Times New Roman"/>
          <w:sz w:val="24"/>
          <w:szCs w:val="24"/>
        </w:rPr>
      </w:pPr>
      <w:r w:rsidRPr="1C207B4F" w:rsidR="26E2F58C">
        <w:rPr>
          <w:rFonts w:ascii="Times New Roman" w:hAnsi="Times New Roman" w:eastAsia="Times New Roman" w:cs="Times New Roman"/>
          <w:sz w:val="24"/>
          <w:szCs w:val="24"/>
        </w:rPr>
        <w:t>Обмінялась файлами з командою</w:t>
      </w:r>
    </w:p>
    <w:p xmlns:wp14="http://schemas.microsoft.com/office/word/2010/wordml" w:rsidP="1C207B4F" w:rsidRDefault="00000000" w14:paraId="000000F6" wp14:textId="50595A04">
      <w:pPr>
        <w:spacing w:after="160" w:line="256" w:lineRule="auto"/>
        <w:ind w:left="720" w:firstLine="0"/>
        <w:jc w:val="center"/>
        <w:rPr>
          <w:rFonts w:ascii="Times New Roman" w:hAnsi="Times New Roman" w:eastAsia="Times New Roman" w:cs="Times New Roman"/>
          <w:sz w:val="24"/>
          <w:szCs w:val="24"/>
        </w:rPr>
      </w:pPr>
      <w:r w:rsidR="05B5AFAA">
        <w:drawing>
          <wp:inline xmlns:wp14="http://schemas.microsoft.com/office/word/2010/wordprocessingDrawing" wp14:editId="01575BA9" wp14:anchorId="7CCD950B">
            <wp:extent cx="5248345" cy="2592357"/>
            <wp:effectExtent l="0" t="0" r="0" b="0"/>
            <wp:docPr id="1518441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441771" name="Picture 1518441771"/>
                    <pic:cNvPicPr/>
                  </pic:nvPicPr>
                  <pic:blipFill>
                    <a:blip xmlns:r="http://schemas.openxmlformats.org/officeDocument/2006/relationships" r:embed="rId379251651">
                      <a:extLst>
                        <a:ext uri="{28A0092B-C50C-407E-A947-70E740481C1C}">
                          <a14:useLocalDpi xmlns:a14="http://schemas.microsoft.com/office/drawing/2010/main"/>
                        </a:ext>
                      </a:extLst>
                    </a:blip>
                    <a:srcRect l="7830" t="0" r="2283" b="13924"/>
                    <a:stretch>
                      <a:fillRect/>
                    </a:stretch>
                  </pic:blipFill>
                  <pic:spPr>
                    <a:xfrm rot="0">
                      <a:off x="0" y="0"/>
                      <a:ext cx="5248345" cy="2592357"/>
                    </a:xfrm>
                    <a:prstGeom prst="rect">
                      <a:avLst/>
                    </a:prstGeom>
                  </pic:spPr>
                </pic:pic>
              </a:graphicData>
            </a:graphic>
          </wp:inline>
        </w:drawing>
      </w:r>
      <w:r w:rsidRPr="1C207B4F" w:rsidR="1C207B4F">
        <w:rPr>
          <w:rFonts w:ascii="Times New Roman" w:hAnsi="Times New Roman" w:eastAsia="Times New Roman" w:cs="Times New Roman"/>
          <w:i w:val="1"/>
          <w:iCs w:val="1"/>
          <w:color w:val="3D85C6"/>
          <w:sz w:val="20"/>
          <w:szCs w:val="20"/>
        </w:rPr>
        <w:t>Рис 1</w:t>
      </w:r>
      <w:r w:rsidRPr="1C207B4F" w:rsidR="77136F0E">
        <w:rPr>
          <w:rFonts w:ascii="Times New Roman" w:hAnsi="Times New Roman" w:eastAsia="Times New Roman" w:cs="Times New Roman"/>
          <w:i w:val="1"/>
          <w:iCs w:val="1"/>
          <w:color w:val="3D85C6"/>
          <w:sz w:val="20"/>
          <w:szCs w:val="20"/>
        </w:rPr>
        <w:t>3</w:t>
      </w:r>
      <w:r w:rsidRPr="1C207B4F" w:rsidR="1C207B4F">
        <w:rPr>
          <w:rFonts w:ascii="Times New Roman" w:hAnsi="Times New Roman" w:eastAsia="Times New Roman" w:cs="Times New Roman"/>
          <w:i w:val="1"/>
          <w:iCs w:val="1"/>
          <w:color w:val="3D85C6"/>
          <w:sz w:val="20"/>
          <w:szCs w:val="20"/>
        </w:rPr>
        <w:t>. Створений приватний репозиторій</w:t>
      </w:r>
      <w:r>
        <w:rPr>
          <w:rtl w:val="0"/>
        </w:rPr>
      </w:r>
    </w:p>
    <w:p w:rsidR="3C1BEE68" w:rsidP="1C207B4F" w:rsidRDefault="3C1BEE68" w14:paraId="7A6BA4D6" w14:textId="0B2941DC">
      <w:pPr>
        <w:pStyle w:val="Normal"/>
        <w:jc w:val="center"/>
        <w:rPr>
          <w:rFonts w:ascii="Times New Roman" w:hAnsi="Times New Roman" w:eastAsia="Times New Roman" w:cs="Times New Roman"/>
          <w:i w:val="1"/>
          <w:iCs w:val="1"/>
          <w:color w:val="548DD4" w:themeColor="text2" w:themeTint="99" w:themeShade="FF"/>
          <w:sz w:val="20"/>
          <w:szCs w:val="20"/>
        </w:rPr>
      </w:pPr>
      <w:r w:rsidR="3C1BEE68">
        <w:drawing>
          <wp:inline wp14:editId="12FBD685" wp14:anchorId="134AB45D">
            <wp:extent cx="5495925" cy="3667125"/>
            <wp:effectExtent l="0" t="0" r="0" b="0"/>
            <wp:docPr id="818248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435564" name="Picture 843435564"/>
                    <pic:cNvPicPr/>
                  </pic:nvPicPr>
                  <pic:blipFill>
                    <a:blip xmlns:r="http://schemas.openxmlformats.org/officeDocument/2006/relationships" r:embed="rId1415957208">
                      <a:extLst>
                        <a:ext uri="{28A0092B-C50C-407E-A947-70E740481C1C}">
                          <a14:useLocalDpi xmlns:a14="http://schemas.microsoft.com/office/drawing/2010/main"/>
                        </a:ext>
                      </a:extLst>
                    </a:blip>
                    <a:stretch>
                      <a:fillRect/>
                    </a:stretch>
                  </pic:blipFill>
                  <pic:spPr>
                    <a:xfrm>
                      <a:off x="0" y="0"/>
                      <a:ext cx="5495925" cy="3667125"/>
                    </a:xfrm>
                    <a:prstGeom prst="rect">
                      <a:avLst/>
                    </a:prstGeom>
                  </pic:spPr>
                </pic:pic>
              </a:graphicData>
            </a:graphic>
          </wp:inline>
        </w:drawing>
      </w:r>
      <w:r w:rsidRPr="1C207B4F" w:rsidR="3C1BEE68">
        <w:rPr>
          <w:rFonts w:ascii="Times New Roman" w:hAnsi="Times New Roman" w:eastAsia="Times New Roman" w:cs="Times New Roman"/>
          <w:i w:val="1"/>
          <w:iCs w:val="1"/>
          <w:color w:val="548DD4" w:themeColor="text2" w:themeTint="99" w:themeShade="FF"/>
          <w:sz w:val="20"/>
          <w:szCs w:val="20"/>
        </w:rPr>
        <w:t xml:space="preserve"> </w:t>
      </w:r>
    </w:p>
    <w:p w:rsidR="4EF60BB9" w:rsidP="1C207B4F" w:rsidRDefault="4EF60BB9" w14:paraId="5EE8B43F" w14:textId="73A2A8FD">
      <w:pPr>
        <w:spacing w:after="200" w:line="276" w:lineRule="auto"/>
        <w:jc w:val="center"/>
      </w:pPr>
      <w:r w:rsidRPr="1C207B4F" w:rsidR="4EF60BB9">
        <w:rPr>
          <w:rFonts w:ascii="Times New Roman" w:hAnsi="Times New Roman" w:eastAsia="Times New Roman" w:cs="Times New Roman"/>
          <w:i w:val="1"/>
          <w:iCs w:val="1"/>
          <w:color w:val="3D85C6"/>
          <w:sz w:val="20"/>
          <w:szCs w:val="20"/>
        </w:rPr>
        <w:t>Рис 14. Пулреквест в репо команди</w:t>
      </w:r>
    </w:p>
    <w:p w:rsidR="1C207B4F" w:rsidP="1C207B4F" w:rsidRDefault="1C207B4F" w14:paraId="45B37C1D" w14:textId="63D10178">
      <w:pPr>
        <w:spacing w:after="200" w:line="276" w:lineRule="auto"/>
        <w:jc w:val="both"/>
        <w:rPr>
          <w:rFonts w:ascii="Times New Roman" w:hAnsi="Times New Roman" w:eastAsia="Times New Roman" w:cs="Times New Roman"/>
          <w:color w:val="1155CC"/>
          <w:sz w:val="24"/>
          <w:szCs w:val="24"/>
          <w:u w:val="single"/>
          <w:rtl w:val="0"/>
        </w:rPr>
      </w:pPr>
    </w:p>
    <w:p xmlns:wp14="http://schemas.microsoft.com/office/word/2010/wordml" w:rsidRDefault="00000000" w14:paraId="00000105" wp14:textId="6C277DE7">
      <w:pPr/>
    </w:p>
    <w:p xmlns:wp14="http://schemas.microsoft.com/office/word/2010/wordml" w:rsidRDefault="00000000" w14:paraId="00000106" wp14:textId="766E5DA8">
      <w:pPr>
        <w:pStyle w:val="Heading2"/>
        <w:spacing w:before="40" w:after="0" w:line="276" w:lineRule="auto"/>
        <w:jc w:val="both"/>
        <w:rPr>
          <w:rFonts w:ascii="Times New Roman" w:hAnsi="Times New Roman" w:eastAsia="Times New Roman" w:cs="Times New Roman"/>
          <w:b w:val="1"/>
          <w:bCs w:val="1"/>
          <w:sz w:val="26"/>
          <w:szCs w:val="26"/>
        </w:rPr>
      </w:pPr>
      <w:r w:rsidRPr="1C207B4F" w:rsidR="2BCABBF0">
        <w:rPr>
          <w:rFonts w:ascii="Times New Roman" w:hAnsi="Times New Roman" w:eastAsia="Times New Roman" w:cs="Times New Roman"/>
          <w:b w:val="1"/>
          <w:bCs w:val="1"/>
          <w:sz w:val="26"/>
          <w:szCs w:val="26"/>
        </w:rPr>
        <w:t>4.</w:t>
      </w:r>
      <w:r w:rsidRPr="1C207B4F" w:rsidR="1C207B4F">
        <w:rPr>
          <w:rFonts w:ascii="Times New Roman" w:hAnsi="Times New Roman" w:eastAsia="Times New Roman" w:cs="Times New Roman"/>
          <w:b w:val="1"/>
          <w:bCs w:val="1"/>
          <w:sz w:val="26"/>
          <w:szCs w:val="26"/>
        </w:rPr>
        <w:t>Результати виконання завдань, тестування та фактично затрачений час:</w:t>
      </w:r>
    </w:p>
    <w:p xmlns:wp14="http://schemas.microsoft.com/office/word/2010/wordml" w:rsidRDefault="00000000" w14:paraId="0000010B" wp14:textId="26A7A19D">
      <w:pPr>
        <w:spacing w:after="200" w:line="276" w:lineRule="auto"/>
        <w:jc w:val="both"/>
      </w:pPr>
      <w:r w:rsidRPr="1C207B4F" w:rsidR="1C207B4F">
        <w:rPr>
          <w:rFonts w:ascii="Times New Roman" w:hAnsi="Times New Roman" w:eastAsia="Times New Roman" w:cs="Times New Roman"/>
          <w:b w:val="1"/>
          <w:bCs w:val="1"/>
          <w:sz w:val="24"/>
          <w:szCs w:val="24"/>
          <w:lang w:val="en-US"/>
        </w:rPr>
        <w:t>Завдання</w:t>
      </w:r>
      <w:r w:rsidRPr="1C207B4F" w:rsidR="1C207B4F">
        <w:rPr>
          <w:rFonts w:ascii="Times New Roman" w:hAnsi="Times New Roman" w:eastAsia="Times New Roman" w:cs="Times New Roman"/>
          <w:b w:val="1"/>
          <w:bCs w:val="1"/>
          <w:sz w:val="24"/>
          <w:szCs w:val="24"/>
          <w:lang w:val="en-US"/>
        </w:rPr>
        <w:t xml:space="preserve"> №1</w:t>
      </w:r>
      <w:r w:rsidRPr="1C207B4F" w:rsidR="09C31B40">
        <w:rPr>
          <w:rFonts w:ascii="Times New Roman" w:hAnsi="Times New Roman" w:eastAsia="Times New Roman" w:cs="Times New Roman"/>
          <w:b w:val="1"/>
          <w:bCs w:val="1"/>
          <w:sz w:val="24"/>
          <w:szCs w:val="24"/>
          <w:lang w:val="en-US"/>
        </w:rPr>
        <w:t>1</w:t>
      </w:r>
      <w:r w:rsidRPr="1C207B4F" w:rsidR="1C207B4F">
        <w:rPr>
          <w:rFonts w:ascii="Times New Roman" w:hAnsi="Times New Roman" w:eastAsia="Times New Roman" w:cs="Times New Roman"/>
          <w:sz w:val="24"/>
          <w:szCs w:val="24"/>
          <w:lang w:val="en-US"/>
        </w:rPr>
        <w:t xml:space="preserve"> </w:t>
      </w:r>
      <w:r w:rsidRPr="1C207B4F" w:rsidR="1C207B4F">
        <w:rPr>
          <w:rFonts w:ascii="Times New Roman" w:hAnsi="Times New Roman" w:eastAsia="Times New Roman" w:cs="Times New Roman"/>
          <w:b w:val="1"/>
          <w:bCs w:val="1"/>
          <w:sz w:val="24"/>
          <w:szCs w:val="24"/>
          <w:lang w:val="en-US"/>
        </w:rPr>
        <w:t>Run First Program</w:t>
      </w:r>
      <w:r w:rsidRPr="1C207B4F" w:rsidR="1C207B4F">
        <w:rPr>
          <w:rFonts w:ascii="Times New Roman" w:hAnsi="Times New Roman" w:eastAsia="Times New Roman" w:cs="Times New Roman"/>
          <w:sz w:val="24"/>
          <w:szCs w:val="24"/>
          <w:lang w:val="en-US"/>
        </w:rPr>
        <w:t xml:space="preserve"> - </w:t>
      </w:r>
      <w:r w:rsidRPr="1C207B4F" w:rsidR="7496FD7F">
        <w:rPr>
          <w:rFonts w:ascii="Times New Roman" w:hAnsi="Times New Roman" w:eastAsia="Times New Roman" w:cs="Times New Roman"/>
          <w:sz w:val="24"/>
          <w:szCs w:val="24"/>
          <w:lang w:val="en-US"/>
        </w:rPr>
        <w:t xml:space="preserve">Задача </w:t>
      </w:r>
      <w:r w:rsidRPr="1C207B4F" w:rsidR="7496FD7F">
        <w:rPr>
          <w:rFonts w:ascii="Times New Roman" w:hAnsi="Times New Roman" w:eastAsia="Times New Roman" w:cs="Times New Roman"/>
          <w:sz w:val="24"/>
          <w:szCs w:val="24"/>
          <w:lang w:val="en-US"/>
        </w:rPr>
        <w:t>про</w:t>
      </w:r>
      <w:r w:rsidRPr="1C207B4F" w:rsidR="7496FD7F">
        <w:rPr>
          <w:rFonts w:ascii="Times New Roman" w:hAnsi="Times New Roman" w:eastAsia="Times New Roman" w:cs="Times New Roman"/>
          <w:sz w:val="24"/>
          <w:szCs w:val="24"/>
          <w:lang w:val="en-US"/>
        </w:rPr>
        <w:t xml:space="preserve"> автономну зарядну станцію</w:t>
      </w:r>
      <w:r w:rsidRPr="1C207B4F" w:rsidR="1C207B4F">
        <w:rPr>
          <w:rFonts w:ascii="Times New Roman" w:hAnsi="Times New Roman" w:eastAsia="Times New Roman" w:cs="Times New Roman"/>
          <w:sz w:val="24"/>
          <w:szCs w:val="24"/>
          <w:lang w:val="en-US"/>
        </w:rPr>
        <w:t>- виконання програми</w:t>
      </w:r>
    </w:p>
    <w:p xmlns:wp14="http://schemas.microsoft.com/office/word/2010/wordml" w:rsidP="1C207B4F" w:rsidRDefault="00000000" wp14:textId="77777777" w14:paraId="4D1C6520">
      <w:pPr>
        <w:spacing w:after="200" w:line="276" w:lineRule="auto"/>
        <w:ind/>
        <w:jc w:val="both"/>
      </w:pPr>
      <w:r w:rsidRPr="56276E25" w:rsidR="4A752F25">
        <w:rPr>
          <w:rFonts w:ascii="Times New Roman" w:hAnsi="Times New Roman" w:eastAsia="Times New Roman" w:cs="Times New Roman"/>
          <w:i w:val="1"/>
          <w:iCs w:val="1"/>
          <w:sz w:val="24"/>
          <w:szCs w:val="24"/>
        </w:rPr>
        <w:t>Посилання на файл коду в пулреквесті</w:t>
      </w:r>
      <w:r w:rsidRPr="56276E25" w:rsidR="4A752F25">
        <w:rPr>
          <w:rFonts w:ascii="Times New Roman" w:hAnsi="Times New Roman" w:eastAsia="Times New Roman" w:cs="Times New Roman"/>
          <w:sz w:val="24"/>
          <w:szCs w:val="24"/>
        </w:rPr>
        <w:t>:</w:t>
      </w:r>
      <w:hyperlink r:id="Re7cad27e7cb44d6c">
        <w:r w:rsidRPr="56276E25" w:rsidR="4A752F25">
          <w:rPr>
            <w:rFonts w:ascii="Times New Roman" w:hAnsi="Times New Roman" w:eastAsia="Times New Roman" w:cs="Times New Roman"/>
            <w:color w:val="1155CC"/>
            <w:sz w:val="24"/>
            <w:szCs w:val="24"/>
            <w:u w:val="single"/>
          </w:rPr>
          <w:t xml:space="preserve"> </w:t>
        </w:r>
      </w:hyperlink>
    </w:p>
    <w:p xmlns:wp14="http://schemas.microsoft.com/office/word/2010/wordml" w:rsidP="56276E25" w:rsidRDefault="00000000" w14:paraId="04E67212" wp14:textId="77593139">
      <w:pPr>
        <w:pStyle w:val="Normal"/>
        <w:spacing w:after="200" w:line="276" w:lineRule="auto"/>
        <w:ind/>
        <w:jc w:val="both"/>
      </w:pPr>
      <w:hyperlink r:id="R24ddc23ad4ac4b20">
        <w:r w:rsidRPr="56276E25" w:rsidR="3CF1162D">
          <w:rPr>
            <w:rStyle w:val="Hyperlink"/>
            <w:noProof w:val="0"/>
            <w:lang w:val="uk"/>
          </w:rPr>
          <w:t>practice_task_1_sofiia_chovhan.cpp</w:t>
        </w:r>
      </w:hyperlink>
    </w:p>
    <w:p xmlns:wp14="http://schemas.microsoft.com/office/word/2010/wordml" w:rsidP="1C207B4F" w:rsidRDefault="00000000" w14:paraId="7FC7B6DD" wp14:textId="71D99BF4">
      <w:pPr>
        <w:spacing w:after="200" w:line="276" w:lineRule="auto"/>
        <w:ind/>
        <w:jc w:val="both"/>
        <w:rPr>
          <w:rFonts w:ascii="Times New Roman" w:hAnsi="Times New Roman" w:eastAsia="Times New Roman" w:cs="Times New Roman"/>
          <w:sz w:val="24"/>
          <w:szCs w:val="24"/>
          <w:rtl w:val="0"/>
        </w:rPr>
      </w:pPr>
      <w:r w:rsidR="55721376">
        <w:drawing>
          <wp:inline xmlns:wp14="http://schemas.microsoft.com/office/word/2010/wordprocessingDrawing" wp14:editId="354660BC" wp14:anchorId="57125CD2">
            <wp:extent cx="5724525" cy="4276725"/>
            <wp:effectExtent l="0" t="0" r="0" b="0"/>
            <wp:docPr id="628138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138171" name="Picture 628138171"/>
                    <pic:cNvPicPr/>
                  </pic:nvPicPr>
                  <pic:blipFill>
                    <a:blip xmlns:r="http://schemas.openxmlformats.org/officeDocument/2006/relationships" r:embed="rId1459439247">
                      <a:extLst>
                        <a:ext uri="{28A0092B-C50C-407E-A947-70E740481C1C}">
                          <a14:useLocalDpi xmlns:a14="http://schemas.microsoft.com/office/drawing/2010/main"/>
                        </a:ext>
                      </a:extLst>
                    </a:blip>
                    <a:stretch>
                      <a:fillRect/>
                    </a:stretch>
                  </pic:blipFill>
                  <pic:spPr>
                    <a:xfrm>
                      <a:off x="0" y="0"/>
                      <a:ext cx="5724525" cy="4276725"/>
                    </a:xfrm>
                    <a:prstGeom prst="rect">
                      <a:avLst/>
                    </a:prstGeom>
                  </pic:spPr>
                </pic:pic>
              </a:graphicData>
            </a:graphic>
          </wp:inline>
        </w:drawing>
      </w:r>
    </w:p>
    <w:p xmlns:wp14="http://schemas.microsoft.com/office/word/2010/wordml" w:rsidP="1C207B4F" w:rsidRDefault="00000000" w14:paraId="0000010D" wp14:textId="2FC59D36">
      <w:pPr>
        <w:spacing w:after="200" w:line="276" w:lineRule="auto"/>
        <w:ind/>
        <w:jc w:val="center"/>
      </w:pPr>
      <w:r w:rsidR="55721376">
        <w:drawing>
          <wp:inline xmlns:wp14="http://schemas.microsoft.com/office/word/2010/wordprocessingDrawing" wp14:editId="7ADA093E" wp14:anchorId="7D18EBF5">
            <wp:extent cx="5724525" cy="933450"/>
            <wp:effectExtent l="0" t="0" r="0" b="0"/>
            <wp:docPr id="45869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69826" name="Picture 45869826"/>
                    <pic:cNvPicPr/>
                  </pic:nvPicPr>
                  <pic:blipFill>
                    <a:blip xmlns:r="http://schemas.openxmlformats.org/officeDocument/2006/relationships" r:embed="rId1492871910">
                      <a:extLst>
                        <a:ext uri="{28A0092B-C50C-407E-A947-70E740481C1C}">
                          <a14:useLocalDpi xmlns:a14="http://schemas.microsoft.com/office/drawing/2010/main"/>
                        </a:ext>
                      </a:extLst>
                    </a:blip>
                    <a:stretch>
                      <a:fillRect/>
                    </a:stretch>
                  </pic:blipFill>
                  <pic:spPr>
                    <a:xfrm>
                      <a:off x="0" y="0"/>
                      <a:ext cx="5724525" cy="933450"/>
                    </a:xfrm>
                    <a:prstGeom prst="rect">
                      <a:avLst/>
                    </a:prstGeom>
                  </pic:spPr>
                </pic:pic>
              </a:graphicData>
            </a:graphic>
          </wp:inline>
        </w:drawing>
      </w:r>
      <w:r w:rsidRPr="1C207B4F" w:rsidR="1C207B4F">
        <w:rPr>
          <w:rFonts w:ascii="Times New Roman" w:hAnsi="Times New Roman" w:eastAsia="Times New Roman" w:cs="Times New Roman"/>
          <w:i w:val="1"/>
          <w:iCs w:val="1"/>
          <w:color w:val="3D85C6"/>
          <w:sz w:val="20"/>
          <w:szCs w:val="20"/>
        </w:rPr>
        <w:t>Рис 1</w:t>
      </w:r>
      <w:r w:rsidRPr="1C207B4F" w:rsidR="0DE88DD3">
        <w:rPr>
          <w:rFonts w:ascii="Times New Roman" w:hAnsi="Times New Roman" w:eastAsia="Times New Roman" w:cs="Times New Roman"/>
          <w:i w:val="1"/>
          <w:iCs w:val="1"/>
          <w:color w:val="3D85C6"/>
          <w:sz w:val="20"/>
          <w:szCs w:val="20"/>
        </w:rPr>
        <w:t>5</w:t>
      </w:r>
      <w:r w:rsidRPr="1C207B4F" w:rsidR="085047E0">
        <w:rPr>
          <w:rFonts w:ascii="Times New Roman" w:hAnsi="Times New Roman" w:eastAsia="Times New Roman" w:cs="Times New Roman"/>
          <w:i w:val="1"/>
          <w:iCs w:val="1"/>
          <w:color w:val="3D85C6"/>
          <w:sz w:val="20"/>
          <w:szCs w:val="20"/>
        </w:rPr>
        <w:t>.</w:t>
      </w:r>
      <w:r w:rsidRPr="1C207B4F" w:rsidR="1C207B4F">
        <w:rPr>
          <w:rFonts w:ascii="Times New Roman" w:hAnsi="Times New Roman" w:eastAsia="Times New Roman" w:cs="Times New Roman"/>
          <w:i w:val="1"/>
          <w:iCs w:val="1"/>
          <w:color w:val="3D85C6"/>
          <w:sz w:val="20"/>
          <w:szCs w:val="20"/>
        </w:rPr>
        <w:t xml:space="preserve"> </w:t>
      </w:r>
      <w:r w:rsidRPr="1C207B4F" w:rsidR="44445874">
        <w:rPr>
          <w:rFonts w:ascii="Times New Roman" w:hAnsi="Times New Roman" w:eastAsia="Times New Roman" w:cs="Times New Roman"/>
          <w:i w:val="1"/>
          <w:iCs w:val="1"/>
          <w:color w:val="3D85C6"/>
          <w:sz w:val="20"/>
          <w:szCs w:val="20"/>
        </w:rPr>
        <w:t>Повний код задачі про Автономну станцію</w:t>
      </w:r>
      <w:r>
        <w:rPr>
          <w:rtl w:val="0"/>
        </w:rPr>
      </w:r>
    </w:p>
    <w:p w:rsidR="27DD715D" w:rsidP="1C207B4F" w:rsidRDefault="27DD715D" w14:paraId="1FAD597E" w14:textId="4C59A17C">
      <w:pPr>
        <w:spacing w:after="200" w:line="276" w:lineRule="auto"/>
        <w:jc w:val="center"/>
        <w:rPr>
          <w:rFonts w:ascii="Times New Roman" w:hAnsi="Times New Roman" w:eastAsia="Times New Roman" w:cs="Times New Roman"/>
          <w:i w:val="1"/>
          <w:iCs w:val="1"/>
          <w:color w:val="3D85C6"/>
          <w:sz w:val="20"/>
          <w:szCs w:val="20"/>
          <w:rtl w:val="0"/>
        </w:rPr>
      </w:pPr>
      <w:r w:rsidR="27DD715D">
        <w:drawing>
          <wp:inline wp14:editId="092DEEF4" wp14:anchorId="05F0583F">
            <wp:extent cx="5724525" cy="2143125"/>
            <wp:effectExtent l="0" t="0" r="0" b="0"/>
            <wp:docPr id="1822614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614230" name="Picture 1822614230"/>
                    <pic:cNvPicPr/>
                  </pic:nvPicPr>
                  <pic:blipFill>
                    <a:blip xmlns:r="http://schemas.openxmlformats.org/officeDocument/2006/relationships" r:embed="rId496859880">
                      <a:extLst>
                        <a:ext uri="{28A0092B-C50C-407E-A947-70E740481C1C}">
                          <a14:useLocalDpi xmlns:a14="http://schemas.microsoft.com/office/drawing/2010/main"/>
                        </a:ext>
                      </a:extLst>
                    </a:blip>
                    <a:stretch>
                      <a:fillRect/>
                    </a:stretch>
                  </pic:blipFill>
                  <pic:spPr>
                    <a:xfrm>
                      <a:off x="0" y="0"/>
                      <a:ext cx="5724525" cy="2143125"/>
                    </a:xfrm>
                    <a:prstGeom prst="rect">
                      <a:avLst/>
                    </a:prstGeom>
                  </pic:spPr>
                </pic:pic>
              </a:graphicData>
            </a:graphic>
          </wp:inline>
        </w:drawing>
      </w:r>
      <w:r w:rsidRPr="1C207B4F" w:rsidR="27DD715D">
        <w:rPr>
          <w:rFonts w:ascii="Times New Roman" w:hAnsi="Times New Roman" w:eastAsia="Times New Roman" w:cs="Times New Roman"/>
          <w:i w:val="1"/>
          <w:iCs w:val="1"/>
          <w:color w:val="3D85C6"/>
          <w:sz w:val="20"/>
          <w:szCs w:val="20"/>
        </w:rPr>
        <w:t>Рис 1</w:t>
      </w:r>
      <w:r w:rsidRPr="1C207B4F" w:rsidR="2E462846">
        <w:rPr>
          <w:rFonts w:ascii="Times New Roman" w:hAnsi="Times New Roman" w:eastAsia="Times New Roman" w:cs="Times New Roman"/>
          <w:i w:val="1"/>
          <w:iCs w:val="1"/>
          <w:color w:val="3D85C6"/>
          <w:sz w:val="20"/>
          <w:szCs w:val="20"/>
        </w:rPr>
        <w:t>6</w:t>
      </w:r>
      <w:r w:rsidRPr="1C207B4F" w:rsidR="6AF14F4B">
        <w:rPr>
          <w:rFonts w:ascii="Times New Roman" w:hAnsi="Times New Roman" w:eastAsia="Times New Roman" w:cs="Times New Roman"/>
          <w:i w:val="1"/>
          <w:iCs w:val="1"/>
          <w:color w:val="3D85C6"/>
          <w:sz w:val="20"/>
          <w:szCs w:val="20"/>
        </w:rPr>
        <w:t>.</w:t>
      </w:r>
      <w:r w:rsidRPr="1C207B4F" w:rsidR="27DD715D">
        <w:rPr>
          <w:rFonts w:ascii="Times New Roman" w:hAnsi="Times New Roman" w:eastAsia="Times New Roman" w:cs="Times New Roman"/>
          <w:i w:val="1"/>
          <w:iCs w:val="1"/>
          <w:color w:val="3D85C6"/>
          <w:sz w:val="20"/>
          <w:szCs w:val="20"/>
        </w:rPr>
        <w:t xml:space="preserve"> Приклад корректної роботи коду</w:t>
      </w:r>
    </w:p>
    <w:p w:rsidR="1C207B4F" w:rsidP="1C207B4F" w:rsidRDefault="1C207B4F" w14:paraId="6FAA587D" w14:textId="169C9115">
      <w:pPr>
        <w:spacing w:after="200" w:line="276" w:lineRule="auto"/>
        <w:jc w:val="center"/>
        <w:rPr>
          <w:rFonts w:ascii="Times New Roman" w:hAnsi="Times New Roman" w:eastAsia="Times New Roman" w:cs="Times New Roman"/>
          <w:i w:val="1"/>
          <w:iCs w:val="1"/>
          <w:color w:val="3D85C6"/>
          <w:sz w:val="20"/>
          <w:szCs w:val="20"/>
          <w:rtl w:val="0"/>
        </w:rPr>
      </w:pPr>
    </w:p>
    <w:p w:rsidR="27DD715D" w:rsidP="1C207B4F" w:rsidRDefault="27DD715D" w14:paraId="6FCAA1DC" w14:textId="664EC5F8">
      <w:pPr>
        <w:spacing w:after="200" w:line="276" w:lineRule="auto"/>
        <w:jc w:val="center"/>
      </w:pPr>
      <w:r w:rsidR="27DD715D">
        <w:drawing>
          <wp:inline wp14:editId="3A003791" wp14:anchorId="638A9300">
            <wp:extent cx="5724525" cy="1066808"/>
            <wp:effectExtent l="0" t="0" r="0" b="0"/>
            <wp:docPr id="1917232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232940" name="Picture 1917232940"/>
                    <pic:cNvPicPr/>
                  </pic:nvPicPr>
                  <pic:blipFill>
                    <a:blip xmlns:r="http://schemas.openxmlformats.org/officeDocument/2006/relationships" r:embed="rId1512683336">
                      <a:extLst>
                        <a:ext uri="{28A0092B-C50C-407E-A947-70E740481C1C}">
                          <a14:useLocalDpi xmlns:a14="http://schemas.microsoft.com/office/drawing/2010/main"/>
                        </a:ext>
                      </a:extLst>
                    </a:blip>
                    <a:srcRect l="0" t="6666" r="0" b="0"/>
                    <a:stretch>
                      <a:fillRect/>
                    </a:stretch>
                  </pic:blipFill>
                  <pic:spPr>
                    <a:xfrm rot="0">
                      <a:off x="0" y="0"/>
                      <a:ext cx="5724525" cy="1066808"/>
                    </a:xfrm>
                    <a:prstGeom prst="rect">
                      <a:avLst/>
                    </a:prstGeom>
                  </pic:spPr>
                </pic:pic>
              </a:graphicData>
            </a:graphic>
          </wp:inline>
        </w:drawing>
      </w:r>
      <w:r w:rsidRPr="1C207B4F" w:rsidR="27DD715D">
        <w:rPr>
          <w:rFonts w:ascii="Times New Roman" w:hAnsi="Times New Roman" w:eastAsia="Times New Roman" w:cs="Times New Roman"/>
          <w:i w:val="1"/>
          <w:iCs w:val="1"/>
          <w:color w:val="3D85C6"/>
          <w:sz w:val="20"/>
          <w:szCs w:val="20"/>
        </w:rPr>
        <w:t>Рис 1</w:t>
      </w:r>
      <w:r w:rsidRPr="1C207B4F" w:rsidR="7C0DC118">
        <w:rPr>
          <w:rFonts w:ascii="Times New Roman" w:hAnsi="Times New Roman" w:eastAsia="Times New Roman" w:cs="Times New Roman"/>
          <w:i w:val="1"/>
          <w:iCs w:val="1"/>
          <w:color w:val="3D85C6"/>
          <w:sz w:val="20"/>
          <w:szCs w:val="20"/>
        </w:rPr>
        <w:t>7</w:t>
      </w:r>
      <w:r w:rsidRPr="1C207B4F" w:rsidR="27DD715D">
        <w:rPr>
          <w:rFonts w:ascii="Times New Roman" w:hAnsi="Times New Roman" w:eastAsia="Times New Roman" w:cs="Times New Roman"/>
          <w:i w:val="1"/>
          <w:iCs w:val="1"/>
          <w:color w:val="3D85C6"/>
          <w:sz w:val="20"/>
          <w:szCs w:val="20"/>
        </w:rPr>
        <w:t>. Приклад роботи коду при некорретних даних</w:t>
      </w:r>
    </w:p>
    <w:p w:rsidR="1C207B4F" w:rsidP="1C207B4F" w:rsidRDefault="1C207B4F" w14:paraId="20700B6E" w14:textId="2E38D557">
      <w:pPr>
        <w:spacing w:after="200" w:line="276" w:lineRule="auto"/>
        <w:jc w:val="center"/>
        <w:rPr>
          <w:rFonts w:ascii="Times New Roman" w:hAnsi="Times New Roman" w:eastAsia="Times New Roman" w:cs="Times New Roman"/>
          <w:i w:val="1"/>
          <w:iCs w:val="1"/>
          <w:color w:val="3D85C6"/>
          <w:sz w:val="20"/>
          <w:szCs w:val="20"/>
          <w:rtl w:val="0"/>
        </w:rPr>
      </w:pPr>
    </w:p>
    <w:p w:rsidR="38737740" w:rsidP="1C207B4F" w:rsidRDefault="38737740" w14:paraId="010DC0A0" w14:textId="0107BE0D">
      <w:pPr>
        <w:spacing w:after="200"/>
        <w:jc w:val="both"/>
        <w:rPr>
          <w:rFonts w:ascii="Times New Roman" w:hAnsi="Times New Roman" w:eastAsia="Times New Roman" w:cs="Times New Roman"/>
          <w:sz w:val="24"/>
          <w:szCs w:val="24"/>
        </w:rPr>
      </w:pPr>
      <w:r w:rsidRPr="1C207B4F" w:rsidR="38737740">
        <w:rPr>
          <w:rFonts w:ascii="Times New Roman" w:hAnsi="Times New Roman" w:eastAsia="Times New Roman" w:cs="Times New Roman"/>
          <w:sz w:val="24"/>
          <w:szCs w:val="24"/>
        </w:rPr>
        <w:t>Час затрачений на виконання завдання: 2 дні</w:t>
      </w:r>
    </w:p>
    <w:p w:rsidR="1C207B4F" w:rsidP="1C207B4F" w:rsidRDefault="1C207B4F" w14:paraId="3F6A0EC2" w14:textId="3CD09464">
      <w:pPr>
        <w:spacing w:after="200" w:line="276" w:lineRule="auto"/>
        <w:jc w:val="center"/>
        <w:rPr>
          <w:rFonts w:ascii="Times New Roman" w:hAnsi="Times New Roman" w:eastAsia="Times New Roman" w:cs="Times New Roman"/>
          <w:i w:val="1"/>
          <w:iCs w:val="1"/>
          <w:color w:val="3D85C6"/>
          <w:sz w:val="20"/>
          <w:szCs w:val="20"/>
          <w:rtl w:val="0"/>
        </w:rPr>
      </w:pPr>
    </w:p>
    <w:p w:rsidR="7A3CCEC6" w:rsidP="1C207B4F" w:rsidRDefault="7A3CCEC6" w14:paraId="41CC2B42" w14:textId="576A98AB">
      <w:pPr>
        <w:pStyle w:val="Normal"/>
        <w:spacing w:after="200" w:line="276" w:lineRule="auto"/>
        <w:jc w:val="center"/>
      </w:pPr>
      <w:r w:rsidRPr="1C207B4F" w:rsidR="7A3CCEC6">
        <w:rPr>
          <w:rFonts w:ascii="Times New Roman" w:hAnsi="Times New Roman" w:eastAsia="Times New Roman" w:cs="Times New Roman"/>
          <w:b w:val="1"/>
          <w:bCs w:val="1"/>
          <w:sz w:val="24"/>
          <w:szCs w:val="24"/>
          <w:lang w:val="en-US"/>
        </w:rPr>
        <w:t>Завдання</w:t>
      </w:r>
      <w:r w:rsidRPr="1C207B4F" w:rsidR="7A3CCEC6">
        <w:rPr>
          <w:rFonts w:ascii="Times New Roman" w:hAnsi="Times New Roman" w:eastAsia="Times New Roman" w:cs="Times New Roman"/>
          <w:b w:val="1"/>
          <w:bCs w:val="1"/>
          <w:sz w:val="24"/>
          <w:szCs w:val="24"/>
          <w:lang w:val="en-US"/>
        </w:rPr>
        <w:t xml:space="preserve"> №12 </w:t>
      </w:r>
      <w:r w:rsidRPr="1C207B4F" w:rsidR="7A3CCEC6">
        <w:rPr>
          <w:rFonts w:ascii="Times New Roman" w:hAnsi="Times New Roman" w:eastAsia="Times New Roman" w:cs="Times New Roman"/>
          <w:b w:val="1"/>
          <w:bCs w:val="1"/>
          <w:sz w:val="24"/>
          <w:szCs w:val="24"/>
          <w:lang w:val="en-US"/>
        </w:rPr>
        <w:t>Algotester</w:t>
      </w:r>
      <w:r w:rsidRPr="1C207B4F" w:rsidR="7A3CCEC6">
        <w:rPr>
          <w:rFonts w:ascii="Times New Roman" w:hAnsi="Times New Roman" w:eastAsia="Times New Roman" w:cs="Times New Roman"/>
          <w:b w:val="1"/>
          <w:bCs w:val="1"/>
          <w:sz w:val="24"/>
          <w:szCs w:val="24"/>
          <w:lang w:val="en-US"/>
        </w:rPr>
        <w:t xml:space="preserve"> Task #0163</w:t>
      </w:r>
      <w:r w:rsidRPr="1C207B4F" w:rsidR="7A3CCEC6">
        <w:rPr>
          <w:rFonts w:ascii="Times New Roman" w:hAnsi="Times New Roman" w:eastAsia="Times New Roman" w:cs="Times New Roman"/>
          <w:b w:val="1"/>
          <w:bCs w:val="1"/>
          <w:noProof w:val="0"/>
          <w:color w:val="333333"/>
          <w:sz w:val="24"/>
          <w:szCs w:val="24"/>
          <w:lang w:val="en-US"/>
        </w:rPr>
        <w:t xml:space="preserve"> Hot Days of Penguins - </w:t>
      </w:r>
      <w:r w:rsidRPr="1C207B4F" w:rsidR="7A3CCEC6">
        <w:rPr>
          <w:rFonts w:ascii="Times New Roman" w:hAnsi="Times New Roman" w:eastAsia="Times New Roman" w:cs="Times New Roman"/>
          <w:b w:val="0"/>
          <w:bCs w:val="0"/>
          <w:noProof w:val="0"/>
          <w:color w:val="333333"/>
          <w:sz w:val="24"/>
          <w:szCs w:val="24"/>
          <w:lang w:val="en-US"/>
        </w:rPr>
        <w:t>Виконання</w:t>
      </w:r>
      <w:r w:rsidRPr="1C207B4F" w:rsidR="7A3CCEC6">
        <w:rPr>
          <w:rFonts w:ascii="Times New Roman" w:hAnsi="Times New Roman" w:eastAsia="Times New Roman" w:cs="Times New Roman"/>
          <w:b w:val="0"/>
          <w:bCs w:val="0"/>
          <w:noProof w:val="0"/>
          <w:color w:val="333333"/>
          <w:sz w:val="24"/>
          <w:szCs w:val="24"/>
          <w:lang w:val="en-US"/>
        </w:rPr>
        <w:t xml:space="preserve"> </w:t>
      </w:r>
      <w:r w:rsidRPr="1C207B4F" w:rsidR="7A3CCEC6">
        <w:rPr>
          <w:rFonts w:ascii="Times New Roman" w:hAnsi="Times New Roman" w:eastAsia="Times New Roman" w:cs="Times New Roman"/>
          <w:b w:val="0"/>
          <w:bCs w:val="0"/>
          <w:noProof w:val="0"/>
          <w:color w:val="333333"/>
          <w:sz w:val="24"/>
          <w:szCs w:val="24"/>
          <w:lang w:val="en-US"/>
        </w:rPr>
        <w:t>коду</w:t>
      </w:r>
    </w:p>
    <w:p w:rsidR="7A3CCEC6" w:rsidP="1C207B4F" w:rsidRDefault="7A3CCEC6" w14:paraId="57EDCD52" w14:textId="0D6DD44F">
      <w:pPr>
        <w:spacing w:after="200" w:line="276" w:lineRule="auto"/>
        <w:jc w:val="center"/>
      </w:pPr>
      <w:r w:rsidR="7A3CCEC6">
        <w:drawing>
          <wp:inline wp14:editId="1C882F7E" wp14:anchorId="46AC7FDB">
            <wp:extent cx="5724525" cy="4048125"/>
            <wp:effectExtent l="0" t="0" r="0" b="0"/>
            <wp:docPr id="1152447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447849" name="Picture 1152447849"/>
                    <pic:cNvPicPr/>
                  </pic:nvPicPr>
                  <pic:blipFill>
                    <a:blip xmlns:r="http://schemas.openxmlformats.org/officeDocument/2006/relationships" r:embed="rId1959383189">
                      <a:extLst>
                        <a:ext uri="{28A0092B-C50C-407E-A947-70E740481C1C}">
                          <a14:useLocalDpi xmlns:a14="http://schemas.microsoft.com/office/drawing/2010/main"/>
                        </a:ext>
                      </a:extLst>
                    </a:blip>
                    <a:stretch>
                      <a:fillRect/>
                    </a:stretch>
                  </pic:blipFill>
                  <pic:spPr>
                    <a:xfrm>
                      <a:off x="0" y="0"/>
                      <a:ext cx="5724525" cy="4048125"/>
                    </a:xfrm>
                    <a:prstGeom prst="rect">
                      <a:avLst/>
                    </a:prstGeom>
                  </pic:spPr>
                </pic:pic>
              </a:graphicData>
            </a:graphic>
          </wp:inline>
        </w:drawing>
      </w:r>
      <w:r w:rsidRPr="1C207B4F" w:rsidR="13D52798">
        <w:rPr>
          <w:rFonts w:ascii="Times New Roman" w:hAnsi="Times New Roman" w:eastAsia="Times New Roman" w:cs="Times New Roman"/>
          <w:i w:val="1"/>
          <w:iCs w:val="1"/>
          <w:color w:val="548DD4" w:themeColor="text2" w:themeTint="99" w:themeShade="FF"/>
          <w:sz w:val="20"/>
          <w:szCs w:val="20"/>
        </w:rPr>
        <w:t>Рис 1</w:t>
      </w:r>
      <w:r w:rsidRPr="1C207B4F" w:rsidR="4EE921AA">
        <w:rPr>
          <w:rFonts w:ascii="Times New Roman" w:hAnsi="Times New Roman" w:eastAsia="Times New Roman" w:cs="Times New Roman"/>
          <w:i w:val="1"/>
          <w:iCs w:val="1"/>
          <w:color w:val="548DD4" w:themeColor="text2" w:themeTint="99" w:themeShade="FF"/>
          <w:sz w:val="20"/>
          <w:szCs w:val="20"/>
        </w:rPr>
        <w:t>8</w:t>
      </w:r>
      <w:r w:rsidRPr="1C207B4F" w:rsidR="13D52798">
        <w:rPr>
          <w:rFonts w:ascii="Times New Roman" w:hAnsi="Times New Roman" w:eastAsia="Times New Roman" w:cs="Times New Roman"/>
          <w:i w:val="1"/>
          <w:iCs w:val="1"/>
          <w:color w:val="548DD4" w:themeColor="text2" w:themeTint="99" w:themeShade="FF"/>
          <w:sz w:val="20"/>
          <w:szCs w:val="20"/>
        </w:rPr>
        <w:t>. Код Таск 0163</w:t>
      </w:r>
    </w:p>
    <w:p w:rsidR="3A5895CE" w:rsidP="1C207B4F" w:rsidRDefault="3A5895CE" w14:paraId="0160C29D" w14:textId="06A36785">
      <w:pPr>
        <w:pStyle w:val="Normal"/>
        <w:spacing w:after="200" w:line="276" w:lineRule="auto"/>
        <w:jc w:val="both"/>
        <w:rPr>
          <w:rFonts w:ascii="Times New Roman" w:hAnsi="Times New Roman" w:eastAsia="Times New Roman" w:cs="Times New Roman"/>
          <w:sz w:val="24"/>
          <w:szCs w:val="24"/>
        </w:rPr>
      </w:pPr>
      <w:r w:rsidRPr="1C207B4F" w:rsidR="3A5895CE">
        <w:rPr>
          <w:rFonts w:ascii="Times New Roman" w:hAnsi="Times New Roman" w:eastAsia="Times New Roman" w:cs="Times New Roman"/>
          <w:sz w:val="24"/>
          <w:szCs w:val="24"/>
        </w:rPr>
        <w:t>Час затрачений на виконання завдання: 10 хв</w:t>
      </w:r>
    </w:p>
    <w:p w:rsidR="1C207B4F" w:rsidP="1C207B4F" w:rsidRDefault="1C207B4F" w14:paraId="487035F4" w14:textId="3E4DCC8D">
      <w:pPr>
        <w:spacing w:after="200" w:line="276" w:lineRule="auto"/>
        <w:jc w:val="both"/>
        <w:rPr>
          <w:rFonts w:ascii="Times New Roman" w:hAnsi="Times New Roman" w:eastAsia="Times New Roman" w:cs="Times New Roman"/>
          <w:b w:val="1"/>
          <w:bCs w:val="1"/>
          <w:sz w:val="24"/>
          <w:szCs w:val="24"/>
          <w:rtl w:val="0"/>
          <w:lang w:val="en-US"/>
        </w:rPr>
      </w:pPr>
    </w:p>
    <w:p w:rsidR="1C207B4F" w:rsidP="1C207B4F" w:rsidRDefault="1C207B4F" w14:paraId="20AD4695" w14:textId="6883A0FE">
      <w:pPr>
        <w:pStyle w:val="Normal"/>
        <w:spacing w:after="200" w:line="276" w:lineRule="auto"/>
        <w:jc w:val="both"/>
        <w:rPr>
          <w:rFonts w:ascii="Times New Roman" w:hAnsi="Times New Roman" w:eastAsia="Times New Roman" w:cs="Times New Roman"/>
          <w:b w:val="1"/>
          <w:bCs w:val="1"/>
          <w:sz w:val="24"/>
          <w:szCs w:val="24"/>
          <w:rtl w:val="0"/>
          <w:lang w:val="en-US"/>
        </w:rPr>
      </w:pPr>
    </w:p>
    <w:p w:rsidR="1C207B4F" w:rsidP="1C207B4F" w:rsidRDefault="1C207B4F" w14:paraId="187FDB24" w14:textId="0FB2B1C8">
      <w:pPr>
        <w:pStyle w:val="Normal"/>
        <w:spacing w:after="200" w:line="276" w:lineRule="auto"/>
        <w:jc w:val="both"/>
        <w:rPr>
          <w:rFonts w:ascii="Times New Roman" w:hAnsi="Times New Roman" w:eastAsia="Times New Roman" w:cs="Times New Roman"/>
          <w:b w:val="1"/>
          <w:bCs w:val="1"/>
          <w:sz w:val="24"/>
          <w:szCs w:val="24"/>
          <w:rtl w:val="0"/>
          <w:lang w:val="en-US"/>
        </w:rPr>
      </w:pPr>
    </w:p>
    <w:p w:rsidR="1C207B4F" w:rsidP="1C207B4F" w:rsidRDefault="1C207B4F" w14:paraId="2143FAA1" w14:textId="11021357">
      <w:pPr>
        <w:pStyle w:val="Normal"/>
        <w:spacing w:after="200" w:line="276" w:lineRule="auto"/>
        <w:jc w:val="both"/>
        <w:rPr>
          <w:rFonts w:ascii="Times New Roman" w:hAnsi="Times New Roman" w:eastAsia="Times New Roman" w:cs="Times New Roman"/>
          <w:b w:val="1"/>
          <w:bCs w:val="1"/>
          <w:sz w:val="24"/>
          <w:szCs w:val="24"/>
          <w:rtl w:val="0"/>
          <w:lang w:val="en-US"/>
        </w:rPr>
      </w:pPr>
    </w:p>
    <w:p w:rsidR="1C207B4F" w:rsidP="1C207B4F" w:rsidRDefault="1C207B4F" w14:paraId="7C236EDC" w14:textId="7919733D">
      <w:pPr>
        <w:pStyle w:val="Normal"/>
        <w:spacing w:after="200" w:line="276" w:lineRule="auto"/>
        <w:jc w:val="both"/>
        <w:rPr>
          <w:rFonts w:ascii="Times New Roman" w:hAnsi="Times New Roman" w:eastAsia="Times New Roman" w:cs="Times New Roman"/>
          <w:b w:val="1"/>
          <w:bCs w:val="1"/>
          <w:sz w:val="24"/>
          <w:szCs w:val="24"/>
          <w:rtl w:val="0"/>
          <w:lang w:val="en-US"/>
        </w:rPr>
      </w:pPr>
    </w:p>
    <w:p w:rsidR="7A3CCEC6" w:rsidP="1C207B4F" w:rsidRDefault="7A3CCEC6" w14:paraId="738FFEEE" w14:textId="3D7E859C">
      <w:pPr>
        <w:pStyle w:val="Normal"/>
        <w:spacing w:after="200" w:line="276" w:lineRule="auto"/>
        <w:jc w:val="both"/>
      </w:pPr>
      <w:r w:rsidRPr="1C207B4F" w:rsidR="7A3CCEC6">
        <w:rPr>
          <w:rFonts w:ascii="Times New Roman" w:hAnsi="Times New Roman" w:eastAsia="Times New Roman" w:cs="Times New Roman"/>
          <w:b w:val="1"/>
          <w:bCs w:val="1"/>
          <w:sz w:val="24"/>
          <w:szCs w:val="24"/>
          <w:lang w:val="en-US"/>
        </w:rPr>
        <w:t>Завдання</w:t>
      </w:r>
      <w:r w:rsidRPr="1C207B4F" w:rsidR="7A3CCEC6">
        <w:rPr>
          <w:rFonts w:ascii="Times New Roman" w:hAnsi="Times New Roman" w:eastAsia="Times New Roman" w:cs="Times New Roman"/>
          <w:b w:val="1"/>
          <w:bCs w:val="1"/>
          <w:sz w:val="24"/>
          <w:szCs w:val="24"/>
          <w:lang w:val="en-US"/>
        </w:rPr>
        <w:t xml:space="preserve"> №13</w:t>
      </w:r>
      <w:r w:rsidRPr="1C207B4F" w:rsidR="7A3CCEC6">
        <w:rPr>
          <w:rFonts w:ascii="Times New Roman" w:hAnsi="Times New Roman" w:eastAsia="Times New Roman" w:cs="Times New Roman"/>
          <w:b w:val="1"/>
          <w:bCs w:val="1"/>
          <w:sz w:val="24"/>
          <w:szCs w:val="24"/>
          <w:lang w:val="en-US"/>
        </w:rPr>
        <w:t xml:space="preserve"> </w:t>
      </w:r>
      <w:r w:rsidRPr="1C207B4F" w:rsidR="7A3CCEC6">
        <w:rPr>
          <w:rFonts w:ascii="Times New Roman" w:hAnsi="Times New Roman" w:eastAsia="Times New Roman" w:cs="Times New Roman"/>
          <w:b w:val="1"/>
          <w:bCs w:val="1"/>
          <w:sz w:val="24"/>
          <w:szCs w:val="24"/>
          <w:lang w:val="en-US"/>
        </w:rPr>
        <w:t>Algoteste</w:t>
      </w:r>
      <w:r w:rsidRPr="1C207B4F" w:rsidR="7A3CCEC6">
        <w:rPr>
          <w:rFonts w:ascii="Times New Roman" w:hAnsi="Times New Roman" w:eastAsia="Times New Roman" w:cs="Times New Roman"/>
          <w:b w:val="1"/>
          <w:bCs w:val="1"/>
          <w:sz w:val="24"/>
          <w:szCs w:val="24"/>
          <w:lang w:val="en-US"/>
        </w:rPr>
        <w:t>r</w:t>
      </w:r>
      <w:r w:rsidRPr="1C207B4F" w:rsidR="7A3CCEC6">
        <w:rPr>
          <w:rFonts w:ascii="Times New Roman" w:hAnsi="Times New Roman" w:eastAsia="Times New Roman" w:cs="Times New Roman"/>
          <w:b w:val="1"/>
          <w:bCs w:val="1"/>
          <w:sz w:val="24"/>
          <w:szCs w:val="24"/>
          <w:lang w:val="en-US"/>
        </w:rPr>
        <w:t xml:space="preserve"> Task #0001 A</w:t>
      </w:r>
      <w:r w:rsidRPr="1C207B4F" w:rsidR="7A3CCEC6">
        <w:rPr>
          <w:rFonts w:ascii="Times New Roman" w:hAnsi="Times New Roman" w:eastAsia="Times New Roman" w:cs="Times New Roman"/>
          <w:b w:val="1"/>
          <w:bCs w:val="1"/>
          <w:sz w:val="24"/>
          <w:szCs w:val="24"/>
          <w:lang w:val="en-US"/>
        </w:rPr>
        <w:t xml:space="preserve"> </w:t>
      </w:r>
      <w:r w:rsidRPr="1C207B4F" w:rsidR="7A3CCEC6">
        <w:rPr>
          <w:rFonts w:ascii="Times New Roman" w:hAnsi="Times New Roman" w:eastAsia="Times New Roman" w:cs="Times New Roman"/>
          <w:b w:val="1"/>
          <w:bCs w:val="1"/>
          <w:sz w:val="24"/>
          <w:szCs w:val="24"/>
          <w:lang w:val="en-US"/>
        </w:rPr>
        <w:t xml:space="preserve">Plus  </w:t>
      </w:r>
      <w:r w:rsidRPr="1C207B4F" w:rsidR="7A3CCEC6">
        <w:rPr>
          <w:rFonts w:ascii="Times New Roman" w:hAnsi="Times New Roman" w:eastAsia="Times New Roman" w:cs="Times New Roman"/>
          <w:b w:val="1"/>
          <w:bCs w:val="1"/>
          <w:sz w:val="24"/>
          <w:szCs w:val="24"/>
          <w:lang w:val="en-US"/>
        </w:rPr>
        <w:t>B</w:t>
      </w:r>
      <w:r w:rsidRPr="1C207B4F" w:rsidR="11EF6305">
        <w:rPr>
          <w:rFonts w:ascii="Times New Roman" w:hAnsi="Times New Roman" w:eastAsia="Times New Roman" w:cs="Times New Roman"/>
          <w:b w:val="1"/>
          <w:bCs w:val="1"/>
          <w:sz w:val="24"/>
          <w:szCs w:val="24"/>
          <w:lang w:val="en-US"/>
        </w:rPr>
        <w:t xml:space="preserve"> - </w:t>
      </w:r>
      <w:r w:rsidRPr="1C207B4F" w:rsidR="11EF6305">
        <w:rPr>
          <w:rFonts w:ascii="Times New Roman" w:hAnsi="Times New Roman" w:eastAsia="Times New Roman" w:cs="Times New Roman"/>
          <w:b w:val="0"/>
          <w:bCs w:val="0"/>
          <w:noProof w:val="0"/>
          <w:color w:val="333333"/>
          <w:sz w:val="24"/>
          <w:szCs w:val="24"/>
          <w:lang w:val="en-US"/>
        </w:rPr>
        <w:t>Виконання</w:t>
      </w:r>
      <w:r w:rsidRPr="1C207B4F" w:rsidR="11EF6305">
        <w:rPr>
          <w:rFonts w:ascii="Times New Roman" w:hAnsi="Times New Roman" w:eastAsia="Times New Roman" w:cs="Times New Roman"/>
          <w:b w:val="0"/>
          <w:bCs w:val="0"/>
          <w:noProof w:val="0"/>
          <w:color w:val="333333"/>
          <w:sz w:val="24"/>
          <w:szCs w:val="24"/>
          <w:lang w:val="en-US"/>
        </w:rPr>
        <w:t xml:space="preserve"> </w:t>
      </w:r>
      <w:r w:rsidRPr="1C207B4F" w:rsidR="11EF6305">
        <w:rPr>
          <w:rFonts w:ascii="Times New Roman" w:hAnsi="Times New Roman" w:eastAsia="Times New Roman" w:cs="Times New Roman"/>
          <w:b w:val="0"/>
          <w:bCs w:val="0"/>
          <w:noProof w:val="0"/>
          <w:color w:val="333333"/>
          <w:sz w:val="24"/>
          <w:szCs w:val="24"/>
          <w:lang w:val="en-US"/>
        </w:rPr>
        <w:t>коду</w:t>
      </w:r>
    </w:p>
    <w:p w:rsidR="7A6A773B" w:rsidP="1C207B4F" w:rsidRDefault="7A6A773B" w14:paraId="0A522BD9" w14:textId="605EE269">
      <w:pPr>
        <w:pStyle w:val="Normal"/>
        <w:spacing w:after="200" w:line="276" w:lineRule="auto"/>
        <w:jc w:val="center"/>
      </w:pPr>
      <w:r w:rsidR="7A6A773B">
        <w:drawing>
          <wp:inline wp14:editId="336E3D13" wp14:anchorId="763D357B">
            <wp:extent cx="5724525" cy="3467100"/>
            <wp:effectExtent l="0" t="0" r="0" b="0"/>
            <wp:docPr id="1788884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884503" name="Picture 1788884503"/>
                    <pic:cNvPicPr/>
                  </pic:nvPicPr>
                  <pic:blipFill>
                    <a:blip xmlns:r="http://schemas.openxmlformats.org/officeDocument/2006/relationships" r:embed="rId1362341342">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r w:rsidRPr="1C207B4F" w:rsidR="73CC532B">
        <w:rPr>
          <w:rFonts w:ascii="Times New Roman" w:hAnsi="Times New Roman" w:eastAsia="Times New Roman" w:cs="Times New Roman"/>
          <w:i w:val="1"/>
          <w:iCs w:val="1"/>
          <w:noProof w:val="0"/>
          <w:color w:val="548DD4" w:themeColor="text2" w:themeTint="99" w:themeShade="FF"/>
          <w:sz w:val="19"/>
          <w:szCs w:val="19"/>
          <w:lang w:val="uk"/>
        </w:rPr>
        <w:t xml:space="preserve">Рис </w:t>
      </w:r>
      <w:r w:rsidRPr="1C207B4F" w:rsidR="3336F463">
        <w:rPr>
          <w:rFonts w:ascii="Times New Roman" w:hAnsi="Times New Roman" w:eastAsia="Times New Roman" w:cs="Times New Roman"/>
          <w:i w:val="1"/>
          <w:iCs w:val="1"/>
          <w:noProof w:val="0"/>
          <w:color w:val="548DD4" w:themeColor="text2" w:themeTint="99" w:themeShade="FF"/>
          <w:sz w:val="19"/>
          <w:szCs w:val="19"/>
          <w:lang w:val="uk"/>
        </w:rPr>
        <w:t>19</w:t>
      </w:r>
      <w:r w:rsidRPr="1C207B4F" w:rsidR="73CC532B">
        <w:rPr>
          <w:rFonts w:ascii="Times New Roman" w:hAnsi="Times New Roman" w:eastAsia="Times New Roman" w:cs="Times New Roman"/>
          <w:i w:val="1"/>
          <w:iCs w:val="1"/>
          <w:noProof w:val="0"/>
          <w:color w:val="548DD4" w:themeColor="text2" w:themeTint="99" w:themeShade="FF"/>
          <w:sz w:val="19"/>
          <w:szCs w:val="19"/>
          <w:lang w:val="uk"/>
        </w:rPr>
        <w:t>. Код Таск 0001</w:t>
      </w:r>
    </w:p>
    <w:p w:rsidR="49E9A564" w:rsidP="1C207B4F" w:rsidRDefault="49E9A564" w14:paraId="1FAF4B32" w14:textId="0E08E1E2">
      <w:pPr>
        <w:spacing w:after="200"/>
        <w:jc w:val="both"/>
        <w:rPr>
          <w:rFonts w:ascii="Times New Roman" w:hAnsi="Times New Roman" w:eastAsia="Times New Roman" w:cs="Times New Roman"/>
          <w:sz w:val="24"/>
          <w:szCs w:val="24"/>
        </w:rPr>
      </w:pPr>
      <w:r w:rsidRPr="1C207B4F" w:rsidR="49E9A564">
        <w:rPr>
          <w:rFonts w:ascii="Times New Roman" w:hAnsi="Times New Roman" w:eastAsia="Times New Roman" w:cs="Times New Roman"/>
          <w:sz w:val="24"/>
          <w:szCs w:val="24"/>
        </w:rPr>
        <w:t>Час затрачений на виконання завдання: 5 хв</w:t>
      </w:r>
    </w:p>
    <w:p w:rsidR="1C207B4F" w:rsidP="1C207B4F" w:rsidRDefault="1C207B4F" w14:paraId="49E2269F" w14:textId="4839B04E">
      <w:pPr>
        <w:spacing w:after="200" w:line="276" w:lineRule="auto"/>
        <w:jc w:val="both"/>
        <w:rPr>
          <w:rFonts w:ascii="Times New Roman" w:hAnsi="Times New Roman" w:eastAsia="Times New Roman" w:cs="Times New Roman"/>
          <w:sz w:val="24"/>
          <w:szCs w:val="24"/>
        </w:rPr>
      </w:pPr>
    </w:p>
    <w:p w:rsidR="32B31FCB" w:rsidP="1C207B4F" w:rsidRDefault="32B31FCB" w14:paraId="06BDB942" w14:textId="5701C129">
      <w:pPr>
        <w:pStyle w:val="Normal"/>
        <w:spacing w:after="200" w:line="276" w:lineRule="auto"/>
        <w:jc w:val="center"/>
      </w:pPr>
      <w:r w:rsidRPr="1C207B4F" w:rsidR="32B31FCB">
        <w:rPr>
          <w:rFonts w:ascii="Times New Roman" w:hAnsi="Times New Roman" w:eastAsia="Times New Roman" w:cs="Times New Roman"/>
          <w:b w:val="1"/>
          <w:bCs w:val="1"/>
          <w:sz w:val="24"/>
          <w:szCs w:val="24"/>
          <w:lang w:val="en-US"/>
        </w:rPr>
        <w:t>Завдання</w:t>
      </w:r>
      <w:r w:rsidRPr="1C207B4F" w:rsidR="32B31FCB">
        <w:rPr>
          <w:rFonts w:ascii="Times New Roman" w:hAnsi="Times New Roman" w:eastAsia="Times New Roman" w:cs="Times New Roman"/>
          <w:b w:val="1"/>
          <w:bCs w:val="1"/>
          <w:sz w:val="24"/>
          <w:szCs w:val="24"/>
          <w:lang w:val="en-US"/>
        </w:rPr>
        <w:t xml:space="preserve"> №14 </w:t>
      </w:r>
      <w:r w:rsidRPr="1C207B4F" w:rsidR="32B31FCB">
        <w:rPr>
          <w:rFonts w:ascii="Times New Roman" w:hAnsi="Times New Roman" w:eastAsia="Times New Roman" w:cs="Times New Roman"/>
          <w:b w:val="1"/>
          <w:bCs w:val="1"/>
          <w:sz w:val="24"/>
          <w:szCs w:val="24"/>
          <w:lang w:val="en-US"/>
        </w:rPr>
        <w:t>Algotester</w:t>
      </w:r>
      <w:r w:rsidRPr="1C207B4F" w:rsidR="32B31FCB">
        <w:rPr>
          <w:rFonts w:ascii="Times New Roman" w:hAnsi="Times New Roman" w:eastAsia="Times New Roman" w:cs="Times New Roman"/>
          <w:b w:val="1"/>
          <w:bCs w:val="1"/>
          <w:sz w:val="24"/>
          <w:szCs w:val="24"/>
          <w:lang w:val="en-US"/>
        </w:rPr>
        <w:t xml:space="preserve"> Task #0481 Oranges</w:t>
      </w:r>
      <w:r w:rsidRPr="1C207B4F" w:rsidR="3C756773">
        <w:rPr>
          <w:rFonts w:ascii="Times New Roman" w:hAnsi="Times New Roman" w:eastAsia="Times New Roman" w:cs="Times New Roman"/>
          <w:b w:val="1"/>
          <w:bCs w:val="1"/>
          <w:sz w:val="24"/>
          <w:szCs w:val="24"/>
          <w:lang w:val="en-US"/>
        </w:rPr>
        <w:t xml:space="preserve"> - </w:t>
      </w:r>
      <w:r w:rsidRPr="1C207B4F" w:rsidR="3C756773">
        <w:rPr>
          <w:rFonts w:ascii="Times New Roman" w:hAnsi="Times New Roman" w:eastAsia="Times New Roman" w:cs="Times New Roman"/>
          <w:b w:val="0"/>
          <w:bCs w:val="0"/>
          <w:noProof w:val="0"/>
          <w:color w:val="333333"/>
          <w:sz w:val="24"/>
          <w:szCs w:val="24"/>
          <w:lang w:val="en-US"/>
        </w:rPr>
        <w:t>Виконання</w:t>
      </w:r>
      <w:r w:rsidRPr="1C207B4F" w:rsidR="3C756773">
        <w:rPr>
          <w:rFonts w:ascii="Times New Roman" w:hAnsi="Times New Roman" w:eastAsia="Times New Roman" w:cs="Times New Roman"/>
          <w:b w:val="0"/>
          <w:bCs w:val="0"/>
          <w:noProof w:val="0"/>
          <w:color w:val="333333"/>
          <w:sz w:val="24"/>
          <w:szCs w:val="24"/>
          <w:lang w:val="en-US"/>
        </w:rPr>
        <w:t xml:space="preserve"> </w:t>
      </w:r>
      <w:r w:rsidRPr="1C207B4F" w:rsidR="3C756773">
        <w:rPr>
          <w:rFonts w:ascii="Times New Roman" w:hAnsi="Times New Roman" w:eastAsia="Times New Roman" w:cs="Times New Roman"/>
          <w:b w:val="0"/>
          <w:bCs w:val="0"/>
          <w:noProof w:val="0"/>
          <w:color w:val="333333"/>
          <w:sz w:val="24"/>
          <w:szCs w:val="24"/>
          <w:lang w:val="en-US"/>
        </w:rPr>
        <w:t>коду</w:t>
      </w:r>
      <w:r w:rsidR="32B31FCB">
        <w:drawing>
          <wp:inline wp14:editId="499514C1" wp14:anchorId="0161D185">
            <wp:extent cx="5724525" cy="4067175"/>
            <wp:effectExtent l="0" t="0" r="0" b="0"/>
            <wp:docPr id="848460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460621" name="Picture 848460621"/>
                    <pic:cNvPicPr/>
                  </pic:nvPicPr>
                  <pic:blipFill>
                    <a:blip xmlns:r="http://schemas.openxmlformats.org/officeDocument/2006/relationships" r:embed="rId536705497">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r w:rsidRPr="1C207B4F" w:rsidR="5C4A66E5">
        <w:rPr>
          <w:rFonts w:ascii="Times New Roman" w:hAnsi="Times New Roman" w:eastAsia="Times New Roman" w:cs="Times New Roman"/>
          <w:i w:val="1"/>
          <w:iCs w:val="1"/>
          <w:noProof w:val="0"/>
          <w:color w:val="548DD4" w:themeColor="text2" w:themeTint="99" w:themeShade="FF"/>
          <w:sz w:val="19"/>
          <w:szCs w:val="19"/>
          <w:lang w:val="uk"/>
        </w:rPr>
        <w:t>Рис 2</w:t>
      </w:r>
      <w:r w:rsidRPr="1C207B4F" w:rsidR="224FA965">
        <w:rPr>
          <w:rFonts w:ascii="Times New Roman" w:hAnsi="Times New Roman" w:eastAsia="Times New Roman" w:cs="Times New Roman"/>
          <w:i w:val="1"/>
          <w:iCs w:val="1"/>
          <w:noProof w:val="0"/>
          <w:color w:val="548DD4" w:themeColor="text2" w:themeTint="99" w:themeShade="FF"/>
          <w:sz w:val="19"/>
          <w:szCs w:val="19"/>
          <w:lang w:val="uk"/>
        </w:rPr>
        <w:t>0</w:t>
      </w:r>
      <w:r w:rsidRPr="1C207B4F" w:rsidR="5C4A66E5">
        <w:rPr>
          <w:rFonts w:ascii="Times New Roman" w:hAnsi="Times New Roman" w:eastAsia="Times New Roman" w:cs="Times New Roman"/>
          <w:i w:val="1"/>
          <w:iCs w:val="1"/>
          <w:noProof w:val="0"/>
          <w:color w:val="548DD4" w:themeColor="text2" w:themeTint="99" w:themeShade="FF"/>
          <w:sz w:val="19"/>
          <w:szCs w:val="19"/>
          <w:lang w:val="uk"/>
        </w:rPr>
        <w:t>. Код Таск 0163</w:t>
      </w:r>
    </w:p>
    <w:p xmlns:wp14="http://schemas.microsoft.com/office/word/2010/wordml" w:rsidRDefault="00000000" w14:paraId="0000010F" wp14:textId="10A4BC69">
      <w:pPr>
        <w:spacing w:after="200" w:lineRule="auto"/>
        <w:jc w:val="both"/>
        <w:rPr>
          <w:rFonts w:ascii="Times New Roman" w:hAnsi="Times New Roman" w:eastAsia="Times New Roman" w:cs="Times New Roman"/>
          <w:sz w:val="24"/>
          <w:szCs w:val="24"/>
          <w:rtl w:val="0"/>
        </w:rPr>
      </w:pPr>
      <w:r w:rsidRPr="1C207B4F" w:rsidR="1C207B4F">
        <w:rPr>
          <w:rFonts w:ascii="Times New Roman" w:hAnsi="Times New Roman" w:eastAsia="Times New Roman" w:cs="Times New Roman"/>
          <w:sz w:val="24"/>
          <w:szCs w:val="24"/>
        </w:rPr>
        <w:t xml:space="preserve">Час затрачений на виконання завдання: </w:t>
      </w:r>
      <w:r w:rsidRPr="1C207B4F" w:rsidR="60C3C29B">
        <w:rPr>
          <w:rFonts w:ascii="Times New Roman" w:hAnsi="Times New Roman" w:eastAsia="Times New Roman" w:cs="Times New Roman"/>
          <w:sz w:val="24"/>
          <w:szCs w:val="24"/>
        </w:rPr>
        <w:t>15 хв</w:t>
      </w:r>
    </w:p>
    <w:p xmlns:wp14="http://schemas.microsoft.com/office/word/2010/wordml" w:rsidRDefault="00000000" w14:paraId="00000110" wp14:textId="3ACD6F8D">
      <w:pPr>
        <w:pStyle w:val="Heading2"/>
        <w:spacing w:before="40" w:after="0" w:line="276" w:lineRule="auto"/>
        <w:jc w:val="both"/>
        <w:rPr>
          <w:rFonts w:ascii="Times New Roman" w:hAnsi="Times New Roman" w:eastAsia="Times New Roman" w:cs="Times New Roman"/>
          <w:b w:val="1"/>
          <w:bCs w:val="1"/>
          <w:sz w:val="26"/>
          <w:szCs w:val="26"/>
        </w:rPr>
      </w:pPr>
      <w:r w:rsidRPr="1C207B4F" w:rsidR="7383E189">
        <w:rPr>
          <w:rFonts w:ascii="Times New Roman" w:hAnsi="Times New Roman" w:eastAsia="Times New Roman" w:cs="Times New Roman"/>
          <w:b w:val="1"/>
          <w:bCs w:val="1"/>
          <w:sz w:val="26"/>
          <w:szCs w:val="26"/>
        </w:rPr>
        <w:t>5</w:t>
      </w:r>
      <w:r w:rsidRPr="1C207B4F" w:rsidR="1C207B4F">
        <w:rPr>
          <w:rFonts w:ascii="Times New Roman" w:hAnsi="Times New Roman" w:eastAsia="Times New Roman" w:cs="Times New Roman"/>
          <w:b w:val="1"/>
          <w:bCs w:val="1"/>
          <w:sz w:val="26"/>
          <w:szCs w:val="26"/>
        </w:rPr>
        <w:t>.</w:t>
      </w:r>
      <w:r>
        <w:tab/>
      </w:r>
      <w:r w:rsidRPr="1C207B4F" w:rsidR="1C207B4F">
        <w:rPr>
          <w:rFonts w:ascii="Times New Roman" w:hAnsi="Times New Roman" w:eastAsia="Times New Roman" w:cs="Times New Roman"/>
          <w:b w:val="1"/>
          <w:bCs w:val="1"/>
          <w:sz w:val="26"/>
          <w:szCs w:val="26"/>
        </w:rPr>
        <w:t>Кооперація з командою:</w:t>
      </w:r>
    </w:p>
    <w:p xmlns:wp14="http://schemas.microsoft.com/office/word/2010/wordml" w:rsidRDefault="00000000" w14:paraId="00000111" wp14:textId="6D1B9CF8">
      <w:pPr>
        <w:numPr>
          <w:ilvl w:val="0"/>
          <w:numId w:val="2"/>
        </w:numPr>
        <w:spacing w:line="276" w:lineRule="auto"/>
        <w:ind w:left="720" w:hanging="360"/>
        <w:jc w:val="both"/>
        <w:rPr>
          <w:rFonts w:ascii="Calibri" w:hAnsi="Calibri" w:eastAsia="Calibri" w:cs="Calibri"/>
          <w:sz w:val="24"/>
          <w:szCs w:val="24"/>
        </w:rPr>
      </w:pPr>
      <w:r w:rsidR="66059DED">
        <w:rPr>
          <w:rFonts w:ascii="Times New Roman" w:hAnsi="Times New Roman" w:eastAsia="Times New Roman" w:cs="Times New Roman"/>
          <w:sz w:val="24"/>
          <w:szCs w:val="24"/>
        </w:rPr>
        <w:t xml:space="preserve">Кол у Тімісі 20.09.2026.</w:t>
      </w:r>
      <w:r w:rsidRPr="1C207B4F" w:rsidR="1C207B4F">
        <w:rPr>
          <w:rFonts w:ascii="Times New Roman" w:hAnsi="Times New Roman" w:eastAsia="Times New Roman" w:cs="Times New Roman"/>
          <w:sz w:val="24"/>
          <w:szCs w:val="24"/>
        </w:rPr>
        <w:t xml:space="preserve"> Обговорюємо епік, з’ясовуємо як будемо виконувати ті чи інші таски, обговорюємо питання, які виникли походу роботи.</w:t>
      </w:r>
      <w:r>
        <w:rPr>
          <w:rtl w:val="0"/>
        </w:rPr>
      </w:r>
    </w:p>
    <w:p w:rsidR="348A2635" w:rsidP="1C207B4F" w:rsidRDefault="348A2635" w14:paraId="11E0CC7E" w14:textId="34CB2B02">
      <w:pPr>
        <w:spacing w:line="276" w:lineRule="auto"/>
        <w:jc w:val="center"/>
        <w:rPr>
          <w:rFonts w:ascii="Times New Roman" w:hAnsi="Times New Roman" w:eastAsia="Times New Roman" w:cs="Times New Roman"/>
          <w:i w:val="1"/>
          <w:iCs w:val="1"/>
          <w:color w:val="365F91" w:themeColor="accent1" w:themeTint="FF" w:themeShade="BF"/>
          <w:sz w:val="20"/>
          <w:szCs w:val="20"/>
        </w:rPr>
      </w:pPr>
      <w:r w:rsidR="348A2635">
        <w:drawing>
          <wp:inline wp14:editId="6C74711D" wp14:anchorId="79FC5862">
            <wp:extent cx="5724525" cy="3143254"/>
            <wp:effectExtent l="0" t="0" r="0" b="0"/>
            <wp:docPr id="1477572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572792" name="Picture 1477572792"/>
                    <pic:cNvPicPr/>
                  </pic:nvPicPr>
                  <pic:blipFill>
                    <a:blip xmlns:r="http://schemas.openxmlformats.org/officeDocument/2006/relationships" r:embed="rId1473682122">
                      <a:extLst>
                        <a:ext uri="{28A0092B-C50C-407E-A947-70E740481C1C}">
                          <a14:useLocalDpi xmlns:a14="http://schemas.microsoft.com/office/drawing/2010/main"/>
                        </a:ext>
                      </a:extLst>
                    </a:blip>
                    <a:srcRect l="0" t="15167" r="0" b="0"/>
                    <a:stretch>
                      <a:fillRect/>
                    </a:stretch>
                  </pic:blipFill>
                  <pic:spPr>
                    <a:xfrm rot="0">
                      <a:off x="0" y="0"/>
                      <a:ext cx="5724525" cy="3143254"/>
                    </a:xfrm>
                    <a:prstGeom prst="rect">
                      <a:avLst/>
                    </a:prstGeom>
                  </pic:spPr>
                </pic:pic>
              </a:graphicData>
            </a:graphic>
          </wp:inline>
        </w:drawing>
      </w:r>
      <w:r w:rsidRPr="1C207B4F" w:rsidR="4BAF0D90">
        <w:rPr>
          <w:rFonts w:ascii="Times New Roman" w:hAnsi="Times New Roman" w:eastAsia="Times New Roman" w:cs="Times New Roman"/>
          <w:i w:val="1"/>
          <w:iCs w:val="1"/>
          <w:color w:val="548DD4" w:themeColor="text2" w:themeTint="99" w:themeShade="FF"/>
          <w:sz w:val="20"/>
          <w:szCs w:val="20"/>
        </w:rPr>
        <w:t xml:space="preserve">Рис </w:t>
      </w:r>
      <w:r w:rsidRPr="1C207B4F" w:rsidR="0FCE1893">
        <w:rPr>
          <w:rFonts w:ascii="Times New Roman" w:hAnsi="Times New Roman" w:eastAsia="Times New Roman" w:cs="Times New Roman"/>
          <w:i w:val="1"/>
          <w:iCs w:val="1"/>
          <w:color w:val="548DD4" w:themeColor="text2" w:themeTint="99" w:themeShade="FF"/>
          <w:sz w:val="20"/>
          <w:szCs w:val="20"/>
        </w:rPr>
        <w:t>2</w:t>
      </w:r>
      <w:r w:rsidRPr="1C207B4F" w:rsidR="3CF9CCCF">
        <w:rPr>
          <w:rFonts w:ascii="Times New Roman" w:hAnsi="Times New Roman" w:eastAsia="Times New Roman" w:cs="Times New Roman"/>
          <w:i w:val="1"/>
          <w:iCs w:val="1"/>
          <w:color w:val="548DD4" w:themeColor="text2" w:themeTint="99" w:themeShade="FF"/>
          <w:sz w:val="20"/>
          <w:szCs w:val="20"/>
        </w:rPr>
        <w:t>1</w:t>
      </w:r>
      <w:r w:rsidRPr="1C207B4F" w:rsidR="4BAF0D90">
        <w:rPr>
          <w:rFonts w:ascii="Times New Roman" w:hAnsi="Times New Roman" w:eastAsia="Times New Roman" w:cs="Times New Roman"/>
          <w:i w:val="1"/>
          <w:iCs w:val="1"/>
          <w:color w:val="548DD4" w:themeColor="text2" w:themeTint="99" w:themeShade="FF"/>
          <w:sz w:val="20"/>
          <w:szCs w:val="20"/>
        </w:rPr>
        <w:t>. Мітинг з командою</w:t>
      </w:r>
    </w:p>
    <w:p xmlns:wp14="http://schemas.microsoft.com/office/word/2010/wordml" w:rsidRDefault="00000000" w14:paraId="00000112" wp14:textId="17F73FA3">
      <w:pPr>
        <w:spacing w:line="276" w:lineRule="auto"/>
        <w:jc w:val="both"/>
        <w:rPr>
          <w:rFonts w:ascii="Calibri" w:hAnsi="Calibri" w:eastAsia="Calibri" w:cs="Calibri"/>
        </w:rPr>
      </w:pPr>
      <w:r w:rsidR="024088B4">
        <w:drawing>
          <wp:inline xmlns:wp14="http://schemas.microsoft.com/office/word/2010/wordprocessingDrawing" wp14:editId="4CD6D439" wp14:anchorId="48CEF258">
            <wp:extent cx="5724525" cy="3819525"/>
            <wp:effectExtent l="0" t="0" r="0" b="0"/>
            <wp:docPr id="1855426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426763" name="Picture 1855426763"/>
                    <pic:cNvPicPr/>
                  </pic:nvPicPr>
                  <pic:blipFill>
                    <a:blip xmlns:r="http://schemas.openxmlformats.org/officeDocument/2006/relationships" r:embed="rId229158675">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xmlns:wp14="http://schemas.microsoft.com/office/word/2010/wordml" w:rsidP="1C207B4F" w:rsidRDefault="00000000" w14:paraId="00000119" wp14:textId="42E647C8">
      <w:pPr>
        <w:spacing w:line="276" w:lineRule="auto"/>
        <w:ind w:left="720" w:firstLine="0"/>
        <w:jc w:val="center"/>
        <w:rPr>
          <w:rFonts w:ascii="Calibri" w:hAnsi="Calibri" w:eastAsia="Calibri" w:cs="Calibri"/>
          <w:color w:val="548DD4" w:themeColor="text2" w:themeTint="99" w:themeShade="FF"/>
        </w:rPr>
      </w:pPr>
      <w:r w:rsidRPr="1C207B4F" w:rsidR="1C207B4F">
        <w:rPr>
          <w:rFonts w:ascii="Times New Roman" w:hAnsi="Times New Roman" w:eastAsia="Times New Roman" w:cs="Times New Roman"/>
          <w:i w:val="1"/>
          <w:iCs w:val="1"/>
          <w:color w:val="548DD4" w:themeColor="text2" w:themeTint="99" w:themeShade="FF"/>
          <w:sz w:val="20"/>
          <w:szCs w:val="20"/>
        </w:rPr>
        <w:t xml:space="preserve">Рис </w:t>
      </w:r>
      <w:r w:rsidRPr="1C207B4F" w:rsidR="3BAECE07">
        <w:rPr>
          <w:rFonts w:ascii="Times New Roman" w:hAnsi="Times New Roman" w:eastAsia="Times New Roman" w:cs="Times New Roman"/>
          <w:i w:val="1"/>
          <w:iCs w:val="1"/>
          <w:color w:val="548DD4" w:themeColor="text2" w:themeTint="99" w:themeShade="FF"/>
          <w:sz w:val="20"/>
          <w:szCs w:val="20"/>
        </w:rPr>
        <w:t>2</w:t>
      </w:r>
      <w:r w:rsidRPr="1C207B4F" w:rsidR="0F04A2DD">
        <w:rPr>
          <w:rFonts w:ascii="Times New Roman" w:hAnsi="Times New Roman" w:eastAsia="Times New Roman" w:cs="Times New Roman"/>
          <w:i w:val="1"/>
          <w:iCs w:val="1"/>
          <w:color w:val="548DD4" w:themeColor="text2" w:themeTint="99" w:themeShade="FF"/>
          <w:sz w:val="20"/>
          <w:szCs w:val="20"/>
        </w:rPr>
        <w:t>2</w:t>
      </w:r>
      <w:r w:rsidRPr="1C207B4F" w:rsidR="1C207B4F">
        <w:rPr>
          <w:rFonts w:ascii="Times New Roman" w:hAnsi="Times New Roman" w:eastAsia="Times New Roman" w:cs="Times New Roman"/>
          <w:i w:val="1"/>
          <w:iCs w:val="1"/>
          <w:color w:val="548DD4" w:themeColor="text2" w:themeTint="99" w:themeShade="FF"/>
          <w:sz w:val="20"/>
          <w:szCs w:val="20"/>
        </w:rPr>
        <w:t>. Скрін коментарів в пулреквесті</w:t>
      </w:r>
      <w:r>
        <w:rPr>
          <w:rtl w:val="0"/>
        </w:rPr>
      </w:r>
    </w:p>
    <w:p xmlns:wp14="http://schemas.microsoft.com/office/word/2010/wordml" w:rsidRDefault="00000000" w14:paraId="0000011A" wp14:textId="77777777">
      <w:pPr>
        <w:pStyle w:val="Heading1"/>
        <w:spacing w:before="240" w:after="0" w:line="276" w:lineRule="auto"/>
        <w:jc w:val="both"/>
        <w:rPr>
          <w:rFonts w:ascii="Times New Roman" w:hAnsi="Times New Roman" w:eastAsia="Times New Roman" w:cs="Times New Roman"/>
          <w:b w:val="1"/>
          <w:bCs w:val="1"/>
          <w:sz w:val="32"/>
          <w:szCs w:val="32"/>
        </w:rPr>
      </w:pPr>
      <w:r w:rsidRPr="1C207B4F" w:rsidR="1C207B4F">
        <w:rPr>
          <w:rFonts w:ascii="Times New Roman" w:hAnsi="Times New Roman" w:eastAsia="Times New Roman" w:cs="Times New Roman"/>
          <w:b w:val="1"/>
          <w:bCs w:val="1"/>
          <w:sz w:val="32"/>
          <w:szCs w:val="32"/>
        </w:rPr>
        <w:t xml:space="preserve">Висновки: </w:t>
      </w:r>
    </w:p>
    <w:p xmlns:wp14="http://schemas.microsoft.com/office/word/2010/wordml" w:rsidP="1C207B4F" w:rsidRDefault="00000000" w14:paraId="3DF4EE7B" wp14:textId="7BC9C05E">
      <w:pPr>
        <w:spacing w:before="240" w:beforeAutospacing="off" w:after="240" w:afterAutospacing="off" w:line="276" w:lineRule="auto"/>
        <w:jc w:val="both"/>
        <w:rPr>
          <w:rFonts w:ascii="Times New Roman" w:hAnsi="Times New Roman" w:eastAsia="Times New Roman" w:cs="Times New Roman"/>
          <w:sz w:val="28"/>
          <w:szCs w:val="28"/>
          <w:rtl w:val="0"/>
        </w:rPr>
      </w:pPr>
      <w:r w:rsidRPr="1C207B4F" w:rsidR="1D45A00E">
        <w:rPr>
          <w:rFonts w:ascii="Times New Roman" w:hAnsi="Times New Roman" w:eastAsia="Times New Roman" w:cs="Times New Roman"/>
          <w:noProof w:val="0"/>
          <w:color w:val="000000" w:themeColor="text1" w:themeTint="FF" w:themeShade="FF"/>
          <w:sz w:val="28"/>
          <w:szCs w:val="28"/>
          <w:lang w:val="uk"/>
        </w:rPr>
        <w:t>Під час виконання лабораторної роботи я ознайомилась з основними інструментами та середовищами для розробки програмного забезпечення. Я набула практичних навичок роботи з Draw.io, Trello, Terminal, Visual Studio Code, Git і GitHub, навчилась створювати репозиторії, працювати з командами Git, налаштовувати середовище C/C++ та запускати й налагоджувати програми. Також я закріпила отримані знання на практиці, розробивши програму для розрахунку часу роботи портативної зарядної станції з урахуванням втрат енергії.</w:t>
      </w:r>
      <w:r w:rsidRPr="1C207B4F" w:rsidR="1D45A00E">
        <w:rPr>
          <w:rFonts w:ascii="Times New Roman" w:hAnsi="Times New Roman" w:eastAsia="Times New Roman" w:cs="Times New Roman"/>
          <w:sz w:val="28"/>
          <w:szCs w:val="28"/>
        </w:rPr>
        <w:t xml:space="preserve"> </w:t>
      </w:r>
    </w:p>
    <w:p xmlns:wp14="http://schemas.microsoft.com/office/word/2010/wordml" w:rsidP="1C207B4F" w:rsidRDefault="00000000" w14:paraId="0000011C" wp14:textId="31482776">
      <w:pPr>
        <w:spacing w:before="240" w:after="240" w:line="276" w:lineRule="auto"/>
        <w:jc w:val="both"/>
        <w:rPr>
          <w:rFonts w:ascii="Times New Roman" w:hAnsi="Times New Roman" w:eastAsia="Times New Roman" w:cs="Times New Roman"/>
          <w:sz w:val="28"/>
          <w:szCs w:val="28"/>
        </w:rPr>
      </w:pPr>
      <w:r w:rsidRPr="1C207B4F" w:rsidR="1C207B4F">
        <w:rPr>
          <w:rFonts w:ascii="Times New Roman" w:hAnsi="Times New Roman" w:eastAsia="Times New Roman" w:cs="Times New Roman"/>
          <w:sz w:val="28"/>
          <w:szCs w:val="28"/>
        </w:rPr>
        <w:t>Здобуті навчики:</w:t>
      </w:r>
    </w:p>
    <w:p xmlns:wp14="http://schemas.microsoft.com/office/word/2010/wordml" w:rsidRDefault="00000000" w14:paraId="0000011D" wp14:textId="77777777">
      <w:pPr>
        <w:numPr>
          <w:ilvl w:val="0"/>
          <w:numId w:val="17"/>
        </w:numPr>
        <w:spacing w:before="240" w:after="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Робота в терміналі: </w:t>
      </w:r>
      <w:r>
        <w:rPr>
          <w:rFonts w:ascii="Times New Roman" w:hAnsi="Times New Roman" w:eastAsia="Times New Roman" w:cs="Times New Roman"/>
          <w:sz w:val="24"/>
          <w:szCs w:val="24"/>
          <w:rtl w:val="0"/>
        </w:rPr>
        <w:t xml:space="preserve">Освоєно основні команди Linux-подібного терміналу, що дозволяє ефективно взаємодіяти з операційною системою.</w:t>
      </w:r>
    </w:p>
    <w:p xmlns:wp14="http://schemas.microsoft.com/office/word/2010/wordml" w:rsidRDefault="00000000" w14:paraId="0000011E" wp14:textId="77777777">
      <w:pPr>
        <w:numPr>
          <w:ilvl w:val="0"/>
          <w:numId w:val="17"/>
        </w:numPr>
        <w:spacing w:before="0" w:after="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Середовище розробки: </w:t>
      </w:r>
      <w:r>
        <w:rPr>
          <w:rFonts w:ascii="Times New Roman" w:hAnsi="Times New Roman" w:eastAsia="Times New Roman" w:cs="Times New Roman"/>
          <w:sz w:val="24"/>
          <w:szCs w:val="24"/>
          <w:rtl w:val="0"/>
        </w:rPr>
        <w:t xml:space="preserve">Встановлено та налаштовано Visual Studio Code, а також необхідні розширення для розробки на C++.</w:t>
      </w:r>
    </w:p>
    <w:p xmlns:wp14="http://schemas.microsoft.com/office/word/2010/wordml" w:rsidRDefault="00000000" w14:paraId="0000011F" wp14:textId="77777777">
      <w:pPr>
        <w:numPr>
          <w:ilvl w:val="0"/>
          <w:numId w:val="17"/>
        </w:numPr>
        <w:spacing w:before="0" w:after="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Система контролю версій: </w:t>
      </w:r>
      <w:r>
        <w:rPr>
          <w:rFonts w:ascii="Times New Roman" w:hAnsi="Times New Roman" w:eastAsia="Times New Roman" w:cs="Times New Roman"/>
          <w:sz w:val="24"/>
          <w:szCs w:val="24"/>
          <w:rtl w:val="0"/>
        </w:rPr>
        <w:t xml:space="preserve">Отримано базові знання про Git та GitHub, що дозволяють ефективно працювати з кодом у команді та відстежувати зміни.</w:t>
      </w:r>
      <w:r>
        <w:rPr>
          <w:rFonts w:ascii="Times New Roman" w:hAnsi="Times New Roman" w:eastAsia="Times New Roman" w:cs="Times New Roman"/>
          <w:b w:val="1"/>
          <w:bCs w:val="1"/>
          <w:sz w:val="24"/>
          <w:szCs w:val="24"/>
          <w:rtl w:val="0"/>
        </w:rPr>
        <w:t xml:space="preserve"> </w:t>
      </w:r>
      <w:r>
        <w:rPr>
          <w:rFonts w:ascii="Times New Roman" w:hAnsi="Times New Roman" w:eastAsia="Times New Roman" w:cs="Times New Roman"/>
          <w:sz w:val="24"/>
          <w:szCs w:val="24"/>
          <w:rtl w:val="0"/>
        </w:rPr>
        <w:t xml:space="preserve">Склоновано репозиторій з GitHub та зроблено перші коміти</w:t>
      </w:r>
    </w:p>
    <w:p xmlns:wp14="http://schemas.microsoft.com/office/word/2010/wordml" w:rsidRDefault="00000000" w14:paraId="00000120" wp14:textId="77777777">
      <w:pPr>
        <w:numPr>
          <w:ilvl w:val="0"/>
          <w:numId w:val="17"/>
        </w:numPr>
        <w:spacing w:before="0" w:after="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Організація проектів: </w:t>
      </w:r>
      <w:r>
        <w:rPr>
          <w:rFonts w:ascii="Times New Roman" w:hAnsi="Times New Roman" w:eastAsia="Times New Roman" w:cs="Times New Roman"/>
          <w:sz w:val="24"/>
          <w:szCs w:val="24"/>
          <w:rtl w:val="0"/>
        </w:rPr>
        <w:t xml:space="preserve">Ознайомилася з Trello для планування та організації завдань.</w:t>
      </w:r>
    </w:p>
    <w:p xmlns:wp14="http://schemas.microsoft.com/office/word/2010/wordml" w:rsidRDefault="00000000" w14:paraId="00000121" wp14:textId="77777777">
      <w:pPr>
        <w:numPr>
          <w:ilvl w:val="0"/>
          <w:numId w:val="17"/>
        </w:numPr>
        <w:spacing w:before="0" w:after="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Тестування алгоритмів: </w:t>
      </w:r>
      <w:r>
        <w:rPr>
          <w:rFonts w:ascii="Times New Roman" w:hAnsi="Times New Roman" w:eastAsia="Times New Roman" w:cs="Times New Roman"/>
          <w:sz w:val="24"/>
          <w:szCs w:val="24"/>
          <w:rtl w:val="0"/>
        </w:rPr>
        <w:t xml:space="preserve">Зареєструвалася на Algotester для перевірки ефективності розроблених алгоритмів </w:t>
      </w:r>
    </w:p>
    <w:p xmlns:wp14="http://schemas.microsoft.com/office/word/2010/wordml" w:rsidRDefault="00000000" w14:paraId="00000123" wp14:textId="57355025">
      <w:pPr>
        <w:numPr>
          <w:ilvl w:val="0"/>
          <w:numId w:val="17"/>
        </w:numPr>
        <w:spacing w:before="0" w:after="0" w:line="276" w:lineRule="auto"/>
        <w:ind w:left="720" w:hanging="360"/>
        <w:jc w:val="both"/>
        <w:rPr>
          <w:rFonts w:ascii="Times New Roman" w:hAnsi="Times New Roman" w:eastAsia="Times New Roman" w:cs="Times New Roman"/>
          <w:sz w:val="24"/>
          <w:szCs w:val="24"/>
        </w:rPr>
      </w:pPr>
      <w:r w:rsidRPr="1C207B4F" w:rsidR="1C207B4F">
        <w:rPr>
          <w:rFonts w:ascii="Times New Roman" w:hAnsi="Times New Roman" w:eastAsia="Times New Roman" w:cs="Times New Roman"/>
          <w:b w:val="1"/>
          <w:bCs w:val="1"/>
          <w:sz w:val="24"/>
          <w:szCs w:val="24"/>
        </w:rPr>
        <w:t>Візуалізація:</w:t>
      </w:r>
      <w:r w:rsidRPr="1C207B4F" w:rsidR="1C207B4F">
        <w:rPr>
          <w:rFonts w:ascii="Times New Roman" w:hAnsi="Times New Roman" w:eastAsia="Times New Roman" w:cs="Times New Roman"/>
          <w:sz w:val="24"/>
          <w:szCs w:val="24"/>
        </w:rPr>
        <w:t xml:space="preserve"> Освоєно Draw.io для створення блок-схем та інших діаграм.</w:t>
      </w:r>
    </w:p>
    <w:p xmlns:wp14="http://schemas.microsoft.com/office/word/2010/wordml" w:rsidRDefault="00000000" w14:paraId="00000124" wp14:textId="77777777">
      <w:pPr>
        <w:numPr>
          <w:ilvl w:val="0"/>
          <w:numId w:val="17"/>
        </w:numPr>
        <w:spacing w:before="0" w:after="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Мова C++: </w:t>
      </w:r>
      <w:r>
        <w:rPr>
          <w:rFonts w:ascii="Times New Roman" w:hAnsi="Times New Roman" w:eastAsia="Times New Roman" w:cs="Times New Roman"/>
          <w:sz w:val="24"/>
          <w:szCs w:val="24"/>
          <w:rtl w:val="0"/>
        </w:rPr>
        <w:t xml:space="preserve">Отримано базові знання про мову C++ та функції введення/виведення даних. Написано та запущено програмний код на C++.</w:t>
      </w:r>
    </w:p>
    <w:p xmlns:wp14="http://schemas.microsoft.com/office/word/2010/wordml" w:rsidRDefault="00000000" w14:paraId="00000125" wp14:textId="77777777">
      <w:pPr>
        <w:numPr>
          <w:ilvl w:val="0"/>
          <w:numId w:val="17"/>
        </w:numPr>
        <w:spacing w:before="0" w:after="240" w:line="276"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tl w:val="0"/>
        </w:rPr>
        <w:t xml:space="preserve">Робота у Word: </w:t>
      </w:r>
      <w:r>
        <w:rPr>
          <w:rFonts w:ascii="Times New Roman" w:hAnsi="Times New Roman" w:eastAsia="Times New Roman" w:cs="Times New Roman"/>
          <w:sz w:val="24"/>
          <w:szCs w:val="24"/>
          <w:rtl w:val="0"/>
        </w:rPr>
        <w:t xml:space="preserve">Створено звіт про виконану роботу.</w:t>
      </w:r>
    </w:p>
    <w:p xmlns:wp14="http://schemas.microsoft.com/office/word/2010/wordml" w:rsidRDefault="00000000" w14:paraId="00000126" wp14:textId="77777777">
      <w:pPr>
        <w:spacing w:after="200" w:line="360" w:lineRule="auto"/>
        <w:jc w:val="both"/>
        <w:rPr>
          <w:rFonts w:ascii="Times New Roman" w:hAnsi="Times New Roman" w:eastAsia="Times New Roman" w:cs="Times New Roman"/>
          <w:sz w:val="28"/>
          <w:szCs w:val="28"/>
        </w:rPr>
      </w:pPr>
      <w:r>
        <w:rPr>
          <w:rtl w:val="0"/>
        </w:rPr>
      </w:r>
    </w:p>
    <w:p xmlns:wp14="http://schemas.microsoft.com/office/word/2010/wordml" w:rsidRDefault="00000000" w14:paraId="00000127" wp14:textId="77777777">
      <w:pPr>
        <w:spacing w:after="200" w:line="360" w:lineRule="auto"/>
        <w:jc w:val="both"/>
        <w:rPr>
          <w:rFonts w:ascii="Times New Roman" w:hAnsi="Times New Roman" w:eastAsia="Times New Roman" w:cs="Times New Roman"/>
        </w:rPr>
      </w:pPr>
      <w:r>
        <w:rPr>
          <w:rtl w:val="0"/>
        </w:rPr>
      </w:r>
    </w:p>
    <w:p xmlns:wp14="http://schemas.microsoft.com/office/word/2010/wordml" w:rsidRDefault="00000000" w14:paraId="00000128" wp14:textId="77777777">
      <w:pPr>
        <w:jc w:val="both"/>
        <w:rPr/>
      </w:pPr>
      <w:r>
        <w:rPr>
          <w:rtl w:val="0"/>
        </w:rPr>
      </w:r>
    </w:p>
    <w:p xmlns:wp14="http://schemas.microsoft.com/office/word/2010/wordml" w:rsidRDefault="00000000" w14:paraId="00000129" wp14:textId="77777777">
      <w:pPr>
        <w:rPr/>
      </w:pPr>
      <w:r>
        <w:rPr>
          <w:rtl w:val="0"/>
        </w:rPr>
      </w:r>
    </w:p>
    <w:sectPr>
      <w:footerReference w:type="default" r:id="rId40"/>
      <w:footerReference w:type="first" r:id="rId41"/>
      <w:pgSz w:w="11909" w:h="16834" w:orient="portrait"/>
      <w:pgMar w:top="1440" w:right="1440" w:bottom="1440" w:left="1440" w:header="720" w:footer="720"/>
      <w:pgNumType w:start="1"/>
      <w:titlePg w:val="1"/>
      <w:sectPrChange w:author="Максим Барановський" w:date="2026-09-12T07:50:05Z" w:id="0">
        <w:sectPr w:rsidRPr="000000" w:rsidDel="000000" w:rsidR="000000" w:rsidSect="000000">
          <w:pgMar w:top="1440" w:right="1440" w:bottom="1440" w:left="1440" w:header="720" w:footer="720"/>
          <w:pgNumType w:start="1"/>
          <w:pgSz w:w="11909" w:h="16834" w:orient="portrait"/>
        </w:sectPr>
      </w:sectPrChange>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2B" wp14:textId="77777777">
    <w:pPr>
      <w:jc w:val="center"/>
      <w:rPr/>
    </w:pPr>
    <w:r>
      <w:rPr>
        <w:rtl w:val="0"/>
      </w:rPr>
      <w:t xml:space="preserve">Львів 2026</w:t>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sdt>
    <w:sdtPr>
      <w:id w:val="1582723853"/>
      <w:tag w:val="goog_rdk_6"/>
      <w:placeholder>
        <w:docPart w:val="DefaultPlaceholder_1081868574"/>
      </w:placeholder>
    </w:sdtPr>
    <w:sdtContent>
      <w:p xmlns:wp14="http://schemas.microsoft.com/office/word/2010/wordml" w:rsidRDefault="00000000" w14:paraId="0000012C" wp14:textId="77777777">
        <w:pPr>
          <w:rPr>
            <w:ins w:author="Максим Барановський" w:date="2026-09-12T07:50:05Z" w:id="2"/>
            <w:rPrChange w:author="Максим Барановський" w:date="2026-09-12T07:50:05Z" w:id="0">
              <w:rPr/>
            </w:rPrChange>
          </w:rPr>
        </w:pPr>
        <w:sdt>
          <w:sdtPr>
            <w:id w:val="536191629"/>
            <w:tag w:val="goog_rdk_4"/>
          </w:sdtPr>
          <w:sdtContent>
            <w:ins w:author="Максим Барановський" w:date="2026-09-12T07:50:05Z" w:id="2"/>
            <w:sdt>
              <w:sdtPr>
                <w:id w:val="-1017571647"/>
                <w:tag w:val="goog_rdk_5"/>
              </w:sdtPr>
              <w:sdtContent>
                <w:ins w:author="Максим Барановський" w:date="2026-09-12T07:50:05Z" w:id="2">
                  <w:r>
                    <w:rPr>
                      <w:rtl w:val="0"/>
                    </w:rPr>
                  </w:r>
                </w:ins>
              </w:sdtContent>
            </w:sdt>
            <w:ins w:author="Максим Барановський" w:date="2026-09-12T07:50:05Z" w:id="2"/>
          </w:sdtContent>
        </w:sdt>
      </w:p>
    </w:sdtContent>
  </w:sdt>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33">
    <w:nsid w:val="413df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9e6e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eef1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77acc0"/>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Wingdings" w:hAnsi="Wingding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29">
    <w:nsid w:val="750c92dd"/>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Wingdings" w:hAnsi="Wingding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28">
    <w:nsid w:val="24948230"/>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Wingdings" w:hAnsi="Wingding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27">
    <w:nsid w:val="577eb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0f88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10c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8e9c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ab4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6884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0f5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e8b0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252e4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718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182e241"/>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19693a7"/>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bc090d8"/>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1ddc7bc"/>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efe914d"/>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3367655"/>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83a928e"/>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52f69b"/>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4683b026"/>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24cad7b"/>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6c2356d"/>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fb6f791"/>
  </w:abstractNum>
  <w:abstractNum w:abstractNumId="13">
    <w:lvl w:ilvl="0">
      <w:start w:val="1"/>
      <w:numFmt w:val="bullet"/>
      <w:lvlText w:val="-"/>
      <w:lvlJc w:val="left"/>
      <w:pPr>
        <w:ind w:left="720" w:hanging="360"/>
      </w:pPr>
      <w:rPr>
        <w:rFonts w:hint="default" w:ascii="Symbol" w:hAnsi="Symbol"/>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aacc42d"/>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84ed742"/>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bad7f6f"/>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d6c7238"/>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533fc4c"/>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AAA2CD"/>
    <w:rsid w:val="00000000"/>
    <w:rsid w:val="00AAA2CD"/>
    <w:rsid w:val="00CA404A"/>
    <w:rsid w:val="00D13510"/>
    <w:rsid w:val="00D737DB"/>
    <w:rsid w:val="017E59F2"/>
    <w:rsid w:val="01867B4F"/>
    <w:rsid w:val="0193C807"/>
    <w:rsid w:val="01B8C99C"/>
    <w:rsid w:val="0210AE9D"/>
    <w:rsid w:val="02254E42"/>
    <w:rsid w:val="024088B4"/>
    <w:rsid w:val="02450CC4"/>
    <w:rsid w:val="0297F3D1"/>
    <w:rsid w:val="0349D847"/>
    <w:rsid w:val="03CB61EA"/>
    <w:rsid w:val="03CED788"/>
    <w:rsid w:val="044EF869"/>
    <w:rsid w:val="046F9BAF"/>
    <w:rsid w:val="0474D34C"/>
    <w:rsid w:val="0474D34C"/>
    <w:rsid w:val="04956F5A"/>
    <w:rsid w:val="04971EC6"/>
    <w:rsid w:val="04C98BA8"/>
    <w:rsid w:val="0503ED53"/>
    <w:rsid w:val="05ACEC55"/>
    <w:rsid w:val="05B5AFAA"/>
    <w:rsid w:val="06325CEF"/>
    <w:rsid w:val="0674FBBC"/>
    <w:rsid w:val="06A34C84"/>
    <w:rsid w:val="06EFEDC2"/>
    <w:rsid w:val="07493343"/>
    <w:rsid w:val="07493343"/>
    <w:rsid w:val="079839C0"/>
    <w:rsid w:val="085047E0"/>
    <w:rsid w:val="0899577E"/>
    <w:rsid w:val="09343828"/>
    <w:rsid w:val="0954D488"/>
    <w:rsid w:val="09C31B40"/>
    <w:rsid w:val="09C432BB"/>
    <w:rsid w:val="0A304F2F"/>
    <w:rsid w:val="0A62E7E3"/>
    <w:rsid w:val="0A711BA0"/>
    <w:rsid w:val="0A7B4D9F"/>
    <w:rsid w:val="0A7B4D9F"/>
    <w:rsid w:val="0A9BAA91"/>
    <w:rsid w:val="0AED9D6E"/>
    <w:rsid w:val="0B62BD87"/>
    <w:rsid w:val="0BD87B18"/>
    <w:rsid w:val="0C09315B"/>
    <w:rsid w:val="0C1D8064"/>
    <w:rsid w:val="0C57D75C"/>
    <w:rsid w:val="0C583907"/>
    <w:rsid w:val="0C7CFB2B"/>
    <w:rsid w:val="0D3AA69D"/>
    <w:rsid w:val="0DE88DD3"/>
    <w:rsid w:val="0E37289D"/>
    <w:rsid w:val="0E616D7A"/>
    <w:rsid w:val="0F04A2DD"/>
    <w:rsid w:val="0F53F23B"/>
    <w:rsid w:val="0F7F1664"/>
    <w:rsid w:val="0F8BF787"/>
    <w:rsid w:val="0FCE1893"/>
    <w:rsid w:val="108EC984"/>
    <w:rsid w:val="10D461F0"/>
    <w:rsid w:val="10DE3FB1"/>
    <w:rsid w:val="10E0C571"/>
    <w:rsid w:val="111FE29D"/>
    <w:rsid w:val="11EF6305"/>
    <w:rsid w:val="1211027C"/>
    <w:rsid w:val="12492C19"/>
    <w:rsid w:val="12B3FDB4"/>
    <w:rsid w:val="12B49FAE"/>
    <w:rsid w:val="133A83A4"/>
    <w:rsid w:val="13729A50"/>
    <w:rsid w:val="13D52798"/>
    <w:rsid w:val="13FB3281"/>
    <w:rsid w:val="141A8FB1"/>
    <w:rsid w:val="141E0CEB"/>
    <w:rsid w:val="142E614A"/>
    <w:rsid w:val="143587E2"/>
    <w:rsid w:val="151B9BF2"/>
    <w:rsid w:val="1547A58E"/>
    <w:rsid w:val="1554A7D7"/>
    <w:rsid w:val="1554A7D7"/>
    <w:rsid w:val="15936B5F"/>
    <w:rsid w:val="15B9456B"/>
    <w:rsid w:val="15D0D42C"/>
    <w:rsid w:val="15D403E7"/>
    <w:rsid w:val="15D863BA"/>
    <w:rsid w:val="15D863BA"/>
    <w:rsid w:val="15DA031A"/>
    <w:rsid w:val="1618BBBB"/>
    <w:rsid w:val="16289DB2"/>
    <w:rsid w:val="1637E730"/>
    <w:rsid w:val="1674EB4F"/>
    <w:rsid w:val="16FD3C4A"/>
    <w:rsid w:val="170A535E"/>
    <w:rsid w:val="17484F53"/>
    <w:rsid w:val="175BD5A5"/>
    <w:rsid w:val="17F1434D"/>
    <w:rsid w:val="17FD5700"/>
    <w:rsid w:val="183317D6"/>
    <w:rsid w:val="1860E103"/>
    <w:rsid w:val="1891F95D"/>
    <w:rsid w:val="18BCE3F3"/>
    <w:rsid w:val="19044B71"/>
    <w:rsid w:val="197908D2"/>
    <w:rsid w:val="19B8DEED"/>
    <w:rsid w:val="1A4C80F7"/>
    <w:rsid w:val="1A763832"/>
    <w:rsid w:val="1AC9759E"/>
    <w:rsid w:val="1AD7520D"/>
    <w:rsid w:val="1AEA0506"/>
    <w:rsid w:val="1B0E3BA5"/>
    <w:rsid w:val="1B21D2F0"/>
    <w:rsid w:val="1C0760CC"/>
    <w:rsid w:val="1C207B4F"/>
    <w:rsid w:val="1C417C72"/>
    <w:rsid w:val="1CEDE070"/>
    <w:rsid w:val="1D45A00E"/>
    <w:rsid w:val="1D4740EA"/>
    <w:rsid w:val="1D506667"/>
    <w:rsid w:val="1E1A0BF6"/>
    <w:rsid w:val="1E21C06E"/>
    <w:rsid w:val="1E6BCA66"/>
    <w:rsid w:val="1E82CC86"/>
    <w:rsid w:val="1EFF0D4E"/>
    <w:rsid w:val="1F3129DC"/>
    <w:rsid w:val="20013566"/>
    <w:rsid w:val="20052990"/>
    <w:rsid w:val="2012C3F7"/>
    <w:rsid w:val="2110E53C"/>
    <w:rsid w:val="2116134C"/>
    <w:rsid w:val="2116134C"/>
    <w:rsid w:val="2169E46A"/>
    <w:rsid w:val="217F75DF"/>
    <w:rsid w:val="218F47B9"/>
    <w:rsid w:val="21AC44E3"/>
    <w:rsid w:val="222294DA"/>
    <w:rsid w:val="224FA965"/>
    <w:rsid w:val="2260438C"/>
    <w:rsid w:val="22930CC8"/>
    <w:rsid w:val="23837FC0"/>
    <w:rsid w:val="24228E68"/>
    <w:rsid w:val="24228E68"/>
    <w:rsid w:val="24627470"/>
    <w:rsid w:val="24AB818D"/>
    <w:rsid w:val="255F70F9"/>
    <w:rsid w:val="260608E2"/>
    <w:rsid w:val="26DF5F44"/>
    <w:rsid w:val="26E2F58C"/>
    <w:rsid w:val="26E3B5A9"/>
    <w:rsid w:val="271ADAF5"/>
    <w:rsid w:val="2732E3EB"/>
    <w:rsid w:val="274B5A45"/>
    <w:rsid w:val="2786B80F"/>
    <w:rsid w:val="279B993D"/>
    <w:rsid w:val="27DD715D"/>
    <w:rsid w:val="281A5C64"/>
    <w:rsid w:val="285554EB"/>
    <w:rsid w:val="28567A96"/>
    <w:rsid w:val="2A54A85C"/>
    <w:rsid w:val="2A7525E7"/>
    <w:rsid w:val="2AE39BEA"/>
    <w:rsid w:val="2AE39BEA"/>
    <w:rsid w:val="2AF72210"/>
    <w:rsid w:val="2B5C0E9B"/>
    <w:rsid w:val="2B7CE4BE"/>
    <w:rsid w:val="2BCABBF0"/>
    <w:rsid w:val="2BE98FCC"/>
    <w:rsid w:val="2BF4B4D7"/>
    <w:rsid w:val="2CEFBBC4"/>
    <w:rsid w:val="2CF6283E"/>
    <w:rsid w:val="2D71ABCA"/>
    <w:rsid w:val="2DB7263B"/>
    <w:rsid w:val="2E021E77"/>
    <w:rsid w:val="2E1AAABA"/>
    <w:rsid w:val="2E259339"/>
    <w:rsid w:val="2E462846"/>
    <w:rsid w:val="2E698F73"/>
    <w:rsid w:val="2EA35B58"/>
    <w:rsid w:val="2FBA7735"/>
    <w:rsid w:val="2FBFAA51"/>
    <w:rsid w:val="2FD8963D"/>
    <w:rsid w:val="2FDD1C1E"/>
    <w:rsid w:val="2FF0E411"/>
    <w:rsid w:val="2FF104CB"/>
    <w:rsid w:val="301730D2"/>
    <w:rsid w:val="3052FD16"/>
    <w:rsid w:val="30DBAF76"/>
    <w:rsid w:val="30E56CDB"/>
    <w:rsid w:val="31912CB6"/>
    <w:rsid w:val="31DDBEBF"/>
    <w:rsid w:val="32062BC9"/>
    <w:rsid w:val="32B31FCB"/>
    <w:rsid w:val="3336F463"/>
    <w:rsid w:val="333D867F"/>
    <w:rsid w:val="33DF81A2"/>
    <w:rsid w:val="340F2ADE"/>
    <w:rsid w:val="340F2ADE"/>
    <w:rsid w:val="3454F5A8"/>
    <w:rsid w:val="348A2635"/>
    <w:rsid w:val="34D4A20C"/>
    <w:rsid w:val="35390854"/>
    <w:rsid w:val="3559511E"/>
    <w:rsid w:val="35837229"/>
    <w:rsid w:val="359B9E24"/>
    <w:rsid w:val="35B2257C"/>
    <w:rsid w:val="3650D34B"/>
    <w:rsid w:val="36E4EB1D"/>
    <w:rsid w:val="3709ED5C"/>
    <w:rsid w:val="37174878"/>
    <w:rsid w:val="37276474"/>
    <w:rsid w:val="38737740"/>
    <w:rsid w:val="3875FB3E"/>
    <w:rsid w:val="3875FB3E"/>
    <w:rsid w:val="38BEA41C"/>
    <w:rsid w:val="38BEA41C"/>
    <w:rsid w:val="38BF4117"/>
    <w:rsid w:val="38DB4D4D"/>
    <w:rsid w:val="38DB4D4D"/>
    <w:rsid w:val="393C0A05"/>
    <w:rsid w:val="3946EBD0"/>
    <w:rsid w:val="3A4B0F33"/>
    <w:rsid w:val="3A5895CE"/>
    <w:rsid w:val="3A63A4DF"/>
    <w:rsid w:val="3AC231A7"/>
    <w:rsid w:val="3AD24421"/>
    <w:rsid w:val="3B1D0F2B"/>
    <w:rsid w:val="3B744BB8"/>
    <w:rsid w:val="3BAECE07"/>
    <w:rsid w:val="3C1BEE68"/>
    <w:rsid w:val="3C5BFCFB"/>
    <w:rsid w:val="3C5BFCFB"/>
    <w:rsid w:val="3C756773"/>
    <w:rsid w:val="3C7978CA"/>
    <w:rsid w:val="3C7BFE5D"/>
    <w:rsid w:val="3CD612CF"/>
    <w:rsid w:val="3CF1162D"/>
    <w:rsid w:val="3CF45432"/>
    <w:rsid w:val="3CF9CCCF"/>
    <w:rsid w:val="3D451039"/>
    <w:rsid w:val="3D71828D"/>
    <w:rsid w:val="3D757CBB"/>
    <w:rsid w:val="3E04348D"/>
    <w:rsid w:val="3E0AD2C6"/>
    <w:rsid w:val="3E3D1707"/>
    <w:rsid w:val="3E73AF18"/>
    <w:rsid w:val="3E79715E"/>
    <w:rsid w:val="3E99EBDF"/>
    <w:rsid w:val="401BD96D"/>
    <w:rsid w:val="405BC069"/>
    <w:rsid w:val="40BDC5D4"/>
    <w:rsid w:val="40E5BA03"/>
    <w:rsid w:val="40EC2FA1"/>
    <w:rsid w:val="4145C364"/>
    <w:rsid w:val="4257FFE2"/>
    <w:rsid w:val="44445874"/>
    <w:rsid w:val="4480336C"/>
    <w:rsid w:val="448861A8"/>
    <w:rsid w:val="44BEDFEC"/>
    <w:rsid w:val="46591E3B"/>
    <w:rsid w:val="4660FCFA"/>
    <w:rsid w:val="46805DB9"/>
    <w:rsid w:val="469BA65B"/>
    <w:rsid w:val="46DDD422"/>
    <w:rsid w:val="4709FF18"/>
    <w:rsid w:val="4776A2F2"/>
    <w:rsid w:val="481F07C2"/>
    <w:rsid w:val="4832F17E"/>
    <w:rsid w:val="48FD06AD"/>
    <w:rsid w:val="4991A67F"/>
    <w:rsid w:val="49E9A564"/>
    <w:rsid w:val="4A13CDC9"/>
    <w:rsid w:val="4A752F25"/>
    <w:rsid w:val="4A92555A"/>
    <w:rsid w:val="4ADBAE95"/>
    <w:rsid w:val="4AFCAA28"/>
    <w:rsid w:val="4B18E799"/>
    <w:rsid w:val="4B28B367"/>
    <w:rsid w:val="4B3EEEED"/>
    <w:rsid w:val="4B52C2DF"/>
    <w:rsid w:val="4B8442D1"/>
    <w:rsid w:val="4BAF0D90"/>
    <w:rsid w:val="4BB72A49"/>
    <w:rsid w:val="4CA29E30"/>
    <w:rsid w:val="4D4DCEED"/>
    <w:rsid w:val="4D57F263"/>
    <w:rsid w:val="4DBF8051"/>
    <w:rsid w:val="4E4BF9DA"/>
    <w:rsid w:val="4E85390A"/>
    <w:rsid w:val="4EE921AA"/>
    <w:rsid w:val="4EF60BB9"/>
    <w:rsid w:val="4F844E21"/>
    <w:rsid w:val="4F8F453C"/>
    <w:rsid w:val="4F9ABDF8"/>
    <w:rsid w:val="4FC168C7"/>
    <w:rsid w:val="50406955"/>
    <w:rsid w:val="50696833"/>
    <w:rsid w:val="50A7184D"/>
    <w:rsid w:val="50A7184D"/>
    <w:rsid w:val="512BB660"/>
    <w:rsid w:val="5146DF9B"/>
    <w:rsid w:val="5146DF9B"/>
    <w:rsid w:val="515977EE"/>
    <w:rsid w:val="516DBAA0"/>
    <w:rsid w:val="519C375D"/>
    <w:rsid w:val="519C375D"/>
    <w:rsid w:val="51D3693A"/>
    <w:rsid w:val="51EECB5F"/>
    <w:rsid w:val="521C5349"/>
    <w:rsid w:val="523F6624"/>
    <w:rsid w:val="52E404E1"/>
    <w:rsid w:val="52E404E1"/>
    <w:rsid w:val="53F0EBAD"/>
    <w:rsid w:val="53F179AF"/>
    <w:rsid w:val="5400E46D"/>
    <w:rsid w:val="543AE62A"/>
    <w:rsid w:val="546D2848"/>
    <w:rsid w:val="548BB34B"/>
    <w:rsid w:val="54B42B44"/>
    <w:rsid w:val="54F9E962"/>
    <w:rsid w:val="55721376"/>
    <w:rsid w:val="55738D48"/>
    <w:rsid w:val="561293C5"/>
    <w:rsid w:val="56276E25"/>
    <w:rsid w:val="5631B051"/>
    <w:rsid w:val="565EEE69"/>
    <w:rsid w:val="566AB575"/>
    <w:rsid w:val="56AE63C0"/>
    <w:rsid w:val="56AE63C0"/>
    <w:rsid w:val="57C31910"/>
    <w:rsid w:val="57F76455"/>
    <w:rsid w:val="5867B3B1"/>
    <w:rsid w:val="5867B3B1"/>
    <w:rsid w:val="58A5599F"/>
    <w:rsid w:val="58C4F1EC"/>
    <w:rsid w:val="58C94A78"/>
    <w:rsid w:val="58D8D177"/>
    <w:rsid w:val="595913E6"/>
    <w:rsid w:val="59651DE9"/>
    <w:rsid w:val="5A20C5F2"/>
    <w:rsid w:val="5A20C5F2"/>
    <w:rsid w:val="5A5684AE"/>
    <w:rsid w:val="5A892F8D"/>
    <w:rsid w:val="5A892F8D"/>
    <w:rsid w:val="5AF55975"/>
    <w:rsid w:val="5B38B577"/>
    <w:rsid w:val="5BE486C4"/>
    <w:rsid w:val="5C1A7A8C"/>
    <w:rsid w:val="5C4A66E5"/>
    <w:rsid w:val="5C52888C"/>
    <w:rsid w:val="5CA1FC5A"/>
    <w:rsid w:val="5D386EAF"/>
    <w:rsid w:val="5D5C93E6"/>
    <w:rsid w:val="5DD220C2"/>
    <w:rsid w:val="5DE80F02"/>
    <w:rsid w:val="5E2DCF6E"/>
    <w:rsid w:val="5E44C6DB"/>
    <w:rsid w:val="5E5A77FC"/>
    <w:rsid w:val="5E6387BF"/>
    <w:rsid w:val="5E943365"/>
    <w:rsid w:val="5EF7E084"/>
    <w:rsid w:val="5F118686"/>
    <w:rsid w:val="5F76B806"/>
    <w:rsid w:val="600B62FF"/>
    <w:rsid w:val="604F0B5C"/>
    <w:rsid w:val="607E63CB"/>
    <w:rsid w:val="60C3C29B"/>
    <w:rsid w:val="614263BA"/>
    <w:rsid w:val="615F00BF"/>
    <w:rsid w:val="61F898A2"/>
    <w:rsid w:val="6222A044"/>
    <w:rsid w:val="625DDC51"/>
    <w:rsid w:val="62678D7B"/>
    <w:rsid w:val="627B426C"/>
    <w:rsid w:val="62C2FBD4"/>
    <w:rsid w:val="62E68926"/>
    <w:rsid w:val="640D11A0"/>
    <w:rsid w:val="640F9ADA"/>
    <w:rsid w:val="6494F60E"/>
    <w:rsid w:val="65FC5E38"/>
    <w:rsid w:val="66059DED"/>
    <w:rsid w:val="663B0E48"/>
    <w:rsid w:val="66BE3BA9"/>
    <w:rsid w:val="67B469E9"/>
    <w:rsid w:val="67C4F79B"/>
    <w:rsid w:val="67F1EBED"/>
    <w:rsid w:val="6818F47B"/>
    <w:rsid w:val="6844EEE7"/>
    <w:rsid w:val="6844EEE7"/>
    <w:rsid w:val="684C37C3"/>
    <w:rsid w:val="688DFC5A"/>
    <w:rsid w:val="689ED2A5"/>
    <w:rsid w:val="68A95373"/>
    <w:rsid w:val="68A95373"/>
    <w:rsid w:val="68B2C78D"/>
    <w:rsid w:val="69169C47"/>
    <w:rsid w:val="69B8D948"/>
    <w:rsid w:val="6AA75B34"/>
    <w:rsid w:val="6AB3B204"/>
    <w:rsid w:val="6AD3591B"/>
    <w:rsid w:val="6ADA6B25"/>
    <w:rsid w:val="6AF14F4B"/>
    <w:rsid w:val="6B0AF5E2"/>
    <w:rsid w:val="6B267632"/>
    <w:rsid w:val="6B267632"/>
    <w:rsid w:val="6B67B692"/>
    <w:rsid w:val="6C935FCD"/>
    <w:rsid w:val="6CD5022D"/>
    <w:rsid w:val="6D0811F1"/>
    <w:rsid w:val="6D2F9E4B"/>
    <w:rsid w:val="6D85709F"/>
    <w:rsid w:val="6DA2101C"/>
    <w:rsid w:val="6DBE8B4A"/>
    <w:rsid w:val="6F2E8C92"/>
    <w:rsid w:val="6F5213C0"/>
    <w:rsid w:val="6FB1EDD3"/>
    <w:rsid w:val="6FB7A869"/>
    <w:rsid w:val="6FCF1F51"/>
    <w:rsid w:val="6FEFA5B3"/>
    <w:rsid w:val="70A36D2C"/>
    <w:rsid w:val="70A49619"/>
    <w:rsid w:val="70C130DE"/>
    <w:rsid w:val="70FDD0BE"/>
    <w:rsid w:val="7143E095"/>
    <w:rsid w:val="7153E5F5"/>
    <w:rsid w:val="71710ECF"/>
    <w:rsid w:val="719FDE34"/>
    <w:rsid w:val="72A5B67F"/>
    <w:rsid w:val="72DCB802"/>
    <w:rsid w:val="72FC7C9B"/>
    <w:rsid w:val="7312BFEA"/>
    <w:rsid w:val="7328D9DE"/>
    <w:rsid w:val="7383E189"/>
    <w:rsid w:val="73CC532B"/>
    <w:rsid w:val="73D18F16"/>
    <w:rsid w:val="74293C54"/>
    <w:rsid w:val="7477AC2C"/>
    <w:rsid w:val="7496FD7F"/>
    <w:rsid w:val="75083795"/>
    <w:rsid w:val="7529E671"/>
    <w:rsid w:val="753E3DDC"/>
    <w:rsid w:val="753F765E"/>
    <w:rsid w:val="7552CC74"/>
    <w:rsid w:val="755CA62E"/>
    <w:rsid w:val="7653E4BB"/>
    <w:rsid w:val="7664247F"/>
    <w:rsid w:val="7668CB32"/>
    <w:rsid w:val="7690E6E3"/>
    <w:rsid w:val="76A7CC0B"/>
    <w:rsid w:val="76ACE033"/>
    <w:rsid w:val="76DAB136"/>
    <w:rsid w:val="76DAB136"/>
    <w:rsid w:val="76E7FC02"/>
    <w:rsid w:val="770C6C95"/>
    <w:rsid w:val="77136F0E"/>
    <w:rsid w:val="7737D23A"/>
    <w:rsid w:val="7737D23A"/>
    <w:rsid w:val="77658B8B"/>
    <w:rsid w:val="77B3D843"/>
    <w:rsid w:val="78590D16"/>
    <w:rsid w:val="787155CC"/>
    <w:rsid w:val="78F9C312"/>
    <w:rsid w:val="794E6B69"/>
    <w:rsid w:val="79A16A83"/>
    <w:rsid w:val="79A42112"/>
    <w:rsid w:val="7A3CCEC6"/>
    <w:rsid w:val="7A686FE3"/>
    <w:rsid w:val="7A6A773B"/>
    <w:rsid w:val="7A77DEA1"/>
    <w:rsid w:val="7AAFF8BE"/>
    <w:rsid w:val="7ABA8809"/>
    <w:rsid w:val="7AD0ABA3"/>
    <w:rsid w:val="7AD27A5F"/>
    <w:rsid w:val="7B4D843B"/>
    <w:rsid w:val="7BD00364"/>
    <w:rsid w:val="7C0DC118"/>
    <w:rsid w:val="7C32EF38"/>
    <w:rsid w:val="7D0F580D"/>
    <w:rsid w:val="7D92C86C"/>
    <w:rsid w:val="7E365CF0"/>
    <w:rsid w:val="7E56FA9F"/>
    <w:rsid w:val="7EFB5FAF"/>
    <w:rsid w:val="7EFB5FAF"/>
    <w:rsid w:val="7F3C88C3"/>
    <w:rsid w:val="7F6C5B40"/>
    <w:rsid w:val="7FA10806"/>
    <w:rsid w:val="7FA33AA5"/>
    <w:rsid w:val="7FFD451C"/>
  </w:rsids>
  <w:clrSchemeMapping w:bg1="light1" w:t1="dark1" w:bg2="light2" w:t2="dark2" w:accent1="accent1" w:accent2="accent2" w:accent3="accent3" w:accent4="accent4" w:accent5="accent5" w:accent6="accent6" w:hyperlink="hyperlink" w:followedHyperlink="followedHyperlink"/>
  <w14:docId w14:val="1082A88D"/>
  <w15:docId w15:val="{DE6A0E12-381A-4F64-B526-9E609EF929E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uk"/>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table" w:styleId="TableNormal" w:default="1">
    <w:name w:val="Normal Table0"/>
    <w:tblPr>
      <w:tblCellMar>
        <w:top w:w="100.0" w:type="dxa"/>
        <w:left w:w="100.0" w:type="dxa"/>
        <w:bottom w:w="100.0" w:type="dxa"/>
        <w:right w:w="100.0" w:type="dxa"/>
      </w:tblCellMar>
    </w:tblPr>
  </w:style>
  <w:style w:type="paragraph" w:styleId="Normal" w:default="1">
    <w:name w:val="Normal0"/>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qFormat/>
    <w:rsid w:val="1C207B4F"/>
    <w:pPr>
      <w:spacing/>
      <w:ind w:left="720"/>
      <w:contextualSpacing/>
    </w:pPr>
  </w:style>
  <w:style w:type="paragraph" w:styleId="Header">
    <w:uiPriority w:val="99"/>
    <w:name w:val="header"/>
    <w:unhideWhenUsed/>
    <w:rsid w:val="1C207B4F"/>
    <w:pPr>
      <w:tabs>
        <w:tab w:val="center" w:leader="none" w:pos="4680"/>
        <w:tab w:val="right" w:leader="none" w:pos="9360"/>
      </w:tabs>
      <w:spacing w:after="0"/>
    </w:pPr>
  </w:style>
  <w:style w:type="character" w:styleId="DefaultParagraphFont" w:default="1">
    <w:uiPriority w:val="1"/>
    <w:name w:val="Default Paragraph Font"/>
    <w:semiHidden/>
    <w:unhideWhenUsed/>
    <w:rsid w:val="1C207B4F"/>
  </w:style>
  <w:style w:type="character" w:styleId="Hyperlink">
    <w:uiPriority w:val="99"/>
    <w:name w:val="Hyperlink"/>
    <w:basedOn w:val="DefaultParagraphFont"/>
    <w:unhideWhenUsed/>
    <w:rsid w:val="1C207B4F"/>
    <w:rPr>
      <w:color w:val="0000FF"/>
      <w:u w:val="single"/>
    </w:rPr>
  </w:style>
</w:styles>
</file>

<file path=word/_rels/document.xml.rels>&#65279;<?xml version="1.0" encoding="utf-8"?><Relationships xmlns="http://schemas.openxmlformats.org/package/2006/relationships"><Relationship Type="http://schemas.openxmlformats.org/officeDocument/2006/relationships/footer" Target="footer2.xml" Id="rId40" /><Relationship Type="http://schemas.openxmlformats.org/officeDocument/2006/relationships/footer" Target="footer1.xml" Id="rId41" /><Relationship Type="http://schemas.openxmlformats.org/officeDocument/2006/relationships/hyperlink" Target="http://draw.io" TargetMode="External" Id="rId2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2.jpg" Id="rId7" /><Relationship Type="http://schemas.openxmlformats.org/officeDocument/2006/relationships/hyperlink" Target="https://youtu.be/S3nx34WFXjI?si=X2axHoPFxsoDh8Hv" TargetMode="External" Id="R0650d78f3a3d44be" /><Relationship Type="http://schemas.openxmlformats.org/officeDocument/2006/relationships/hyperlink" Target="https://youtu.be/uKwIf-Rlq_s?si=pw62sk2TMccWPJBG" TargetMode="External" Id="Rd408db4e8dd34b8d" /><Relationship Type="http://schemas.openxmlformats.org/officeDocument/2006/relationships/hyperlink" Target="https://youtu.be/1PBD5qFWdq8?si=Bo8gvsWvRi07xwda" TargetMode="External" Id="R66e2a53da4da49ce" /><Relationship Type="http://schemas.openxmlformats.org/officeDocument/2006/relationships/hyperlink" Target="file:///Users/schovhan/Downloads/Epic-1-interaktyvna-rozgortka.html#s6" TargetMode="External" Id="Rf7af9a5b19cf436c" /><Relationship Type="http://schemas.openxmlformats.org/officeDocument/2006/relationships/hyperlink" Target="https://git-scm.com/book/ru/v2/&#1054;&#1089;&#1085;&#1086;&#1074;&#1099;-Git-&#1057;&#1086;&#1079;&#1076;&#1072;&#1085;&#1080;&#1077;-Git-&#1088;&#1077;&#1087;&#1086;&#1079;&#1080;&#1090;&#1086;&#1088;&#1080;&#1103;" TargetMode="External" Id="R92e2429a59e64aed" /><Relationship Type="http://schemas.openxmlformats.org/officeDocument/2006/relationships/hyperlink" Target="https://youtu.be/KhORHy58Q-s?si=qioM5_nEPyKbNXvK" TargetMode="External" Id="R3ac1c7589e7147a1" /><Relationship Type="http://schemas.openxmlformats.org/officeDocument/2006/relationships/hyperlink" Target="https://youtu.be/VbEx7B_PTOE?si=yQA3ZOO3KZQyAZ5U" TargetMode="External" Id="R025b61ef9ceb494b" /><Relationship Type="http://schemas.openxmlformats.org/officeDocument/2006/relationships/image" Target="/media/imagef.png" Id="rId1594351356" /><Relationship Type="http://schemas.openxmlformats.org/officeDocument/2006/relationships/image" Target="/media/image10.png" Id="rId928958434" /><Relationship Type="http://schemas.openxmlformats.org/officeDocument/2006/relationships/image" Target="/media/image11.png" Id="rId1954394914" /><Relationship Type="http://schemas.openxmlformats.org/officeDocument/2006/relationships/image" Target="/media/image12.png" Id="rId1513723882" /><Relationship Type="http://schemas.openxmlformats.org/officeDocument/2006/relationships/image" Target="/media/image13.png" Id="rId1331879099" /><Relationship Type="http://schemas.openxmlformats.org/officeDocument/2006/relationships/image" Target="/media/image14.png" Id="rId571121917" /><Relationship Type="http://schemas.openxmlformats.org/officeDocument/2006/relationships/image" Target="/media/image15.png" Id="rId590903887" /><Relationship Type="http://schemas.openxmlformats.org/officeDocument/2006/relationships/image" Target="/media/image16.png" Id="rId578679230" /><Relationship Type="http://schemas.openxmlformats.org/officeDocument/2006/relationships/image" Target="/media/image17.png" Id="rId252967494" /><Relationship Type="http://schemas.openxmlformats.org/officeDocument/2006/relationships/image" Target="/media/image18.png" Id="rId92879249" /><Relationship Type="http://schemas.openxmlformats.org/officeDocument/2006/relationships/image" Target="/media/image19.png" Id="rId1493612366" /><Relationship Type="http://schemas.openxmlformats.org/officeDocument/2006/relationships/image" Target="/media/image1a.png" Id="rId1368796722" /><Relationship Type="http://schemas.openxmlformats.org/officeDocument/2006/relationships/image" Target="/media/image1b.png" Id="rId379251651" /><Relationship Type="http://schemas.openxmlformats.org/officeDocument/2006/relationships/image" Target="/media/image1c.png" Id="rId1415957208" /><Relationship Type="http://schemas.openxmlformats.org/officeDocument/2006/relationships/image" Target="/media/image1d.png" Id="rId1459439247" /><Relationship Type="http://schemas.openxmlformats.org/officeDocument/2006/relationships/image" Target="/media/image1e.png" Id="rId1492871910" /><Relationship Type="http://schemas.openxmlformats.org/officeDocument/2006/relationships/image" Target="/media/image1f.png" Id="rId496859880" /><Relationship Type="http://schemas.openxmlformats.org/officeDocument/2006/relationships/image" Target="/media/image20.png" Id="rId1512683336" /><Relationship Type="http://schemas.openxmlformats.org/officeDocument/2006/relationships/image" Target="/media/image21.png" Id="rId1959383189" /><Relationship Type="http://schemas.openxmlformats.org/officeDocument/2006/relationships/image" Target="/media/image22.png" Id="rId1362341342" /><Relationship Type="http://schemas.openxmlformats.org/officeDocument/2006/relationships/image" Target="/media/image23.png" Id="rId536705497" /><Relationship Type="http://schemas.openxmlformats.org/officeDocument/2006/relationships/image" Target="/media/image24.png" Id="rId1473682122" /><Relationship Type="http://schemas.openxmlformats.org/officeDocument/2006/relationships/image" Target="/media/image25.png" Id="rId229158675" /><Relationship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 Id="Re7cad27e7cb44d6c" /><Relationship Type="http://schemas.openxmlformats.org/officeDocument/2006/relationships/hyperlink" Target="https://github.com/artificial-intelligence-department/ai_programming_playground_2026/pull/95/changes#diff-7bfafb80f8fa6f4e55fcb2823ebecf3cdb6b181f4189c783de53b75007139809" TargetMode="External" Id="R24ddc23ad4ac4b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zCZicOVwbKpy+nm84zluE8/dw==">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pMCCgtBQUFDRzFDRDJ0OBLdAQoLQUFBQ0cxQ0QydDgSC0FBQUNHMUNEMnQ4Gg0KCXRleHQvaHRtbBIAIg4KCnRleHQvcGxhaW4SACobIhUxMDg2NzczNzc5MjQ3MzIyNTM4NDYoADgAMPvLudqINDiDz7naiDRKOgokYXBwbGljYXRpb24vdm5kLmdvb2dsZS1hcHBzLmRvY3MubWRzGhLC19rkAQwaCgoGCgAQExgAEAFaDGlhaTNpd2p1OTR6d3ICIAB4AIIBFHN1Z2dlc3QudDh5c2c5MTltMGZ3mgEGCAAQABgAsAEAuAEAyAEAGPvLudqINCCDz7naiDQwAEIUc3VnZ2VzdC50OHlzZzkxOW0wZnc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