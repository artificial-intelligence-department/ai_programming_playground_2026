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ng" ContentType="image/png"/>
  <Default Extension="jpg" ContentType="image/jpeg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83f8599887864b62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xmlns:w16du="http://schemas.microsoft.com/office/word/2023/wordml/word16du" mc:Ignorable="wp14">
  <w:body>
    <w:p xmlns:wp14="http://schemas.microsoft.com/office/word/2010/wordml" w:rsidP="64C029A5" w:rsidRDefault="00000000" w14:paraId="75DC668F" wp14:textId="7AB3FE20">
      <w:pPr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del w:author="Андрій Сачковський" w:date="2026-09-11T19:22:16Z" w:id="0">
        <w:r>
          <w:rPr>
            <w:rtl w:val="0"/>
          </w:rPr>
        </w:r>
      </w:del>
      <w:r w:rsidRPr="64C029A5" w:rsidR="2EE75A7A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Міністерство освіти і науки України</w:t>
      </w:r>
    </w:p>
    <w:p xmlns:wp14="http://schemas.microsoft.com/office/word/2010/wordml" w:rsidP="64C029A5" w:rsidRDefault="00000000" w14:paraId="55E55138" wp14:textId="16AFB9B2">
      <w:pPr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64C029A5" w:rsidR="2EE75A7A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Національний університет «Львівська політехніка»</w:t>
      </w:r>
    </w:p>
    <w:p xmlns:wp14="http://schemas.microsoft.com/office/word/2010/wordml" w:rsidP="64C029A5" w:rsidRDefault="00000000" w14:paraId="23B6FB26" wp14:textId="1701ED44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64C029A5" w:rsidR="2EE75A7A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Кафедра систем штучного інтелекту</w:t>
      </w:r>
    </w:p>
    <w:p xmlns:wp14="http://schemas.microsoft.com/office/word/2010/wordml" w:rsidP="64C029A5" w:rsidRDefault="00000000" w14:paraId="6D5B7C96" wp14:textId="3AD99E40">
      <w:pPr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</w:p>
    <w:p xmlns:wp14="http://schemas.microsoft.com/office/word/2010/wordml" w:rsidP="64C029A5" w:rsidRDefault="00000000" w14:paraId="6BAE0CCF" wp14:textId="1FD5243B">
      <w:pPr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="2EE75A7A">
        <w:drawing>
          <wp:inline xmlns:wp14="http://schemas.microsoft.com/office/word/2010/wordprocessingDrawing" wp14:editId="52B7A378" wp14:anchorId="4ECBBDF7">
            <wp:extent cx="2714645" cy="2571769"/>
            <wp:effectExtent l="0" t="0" r="0" b="0"/>
            <wp:docPr id="2059371555" name="drawing" title="A blue and white logo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9371555" name="Picture 2059371555"/>
                    <pic:cNvPicPr/>
                  </pic:nvPicPr>
                  <pic:blipFill>
                    <a:blip xmlns:r="http://schemas.openxmlformats.org/officeDocument/2006/relationships" r:embed="rId870649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45" cy="257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C029A5" w:rsidRDefault="00000000" w14:paraId="3DF35960" wp14:textId="499DF49D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</w:p>
    <w:p xmlns:wp14="http://schemas.microsoft.com/office/word/2010/wordml" w:rsidP="64C029A5" w:rsidRDefault="00000000" w14:paraId="3EFCA2AB" wp14:textId="31D5C54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64C029A5" w:rsidR="2EE75A7A"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lang w:val="uk"/>
        </w:rPr>
        <w:t>Звіт</w:t>
      </w:r>
      <w:r w:rsidRPr="64C029A5" w:rsidR="2EE75A7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 xml:space="preserve"> </w:t>
      </w:r>
    </w:p>
    <w:p xmlns:wp14="http://schemas.microsoft.com/office/word/2010/wordml" w:rsidP="64C029A5" w:rsidRDefault="00000000" w14:paraId="409B4FA4" wp14:textId="4186010A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64C029A5" w:rsidR="2EE75A7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про виконання лабораторних та практичних робіт блоку № 3</w:t>
      </w:r>
    </w:p>
    <w:p xmlns:wp14="http://schemas.microsoft.com/office/word/2010/wordml" w:rsidP="64C029A5" w:rsidRDefault="00000000" w14:paraId="3B761E3C" wp14:textId="0A600363">
      <w:pPr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64C029A5" w:rsidR="2EE75A7A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На тему:  «Цикли. Вкладені Цикли. Завершення виконання циклів. Функції. Рекурсія. Вбудовані функції. Одновимірні масиви.»</w:t>
      </w:r>
      <w:r w:rsidRPr="64C029A5" w:rsidR="2EE75A7A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 </w:t>
      </w:r>
    </w:p>
    <w:p xmlns:wp14="http://schemas.microsoft.com/office/word/2010/wordml" w:rsidP="64C029A5" w:rsidRDefault="00000000" w14:paraId="19F979EB" wp14:textId="78B54E9E">
      <w:pPr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64C029A5" w:rsidR="2EE75A7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"/>
        </w:rPr>
        <w:t xml:space="preserve">з дисципліни: </w:t>
      </w:r>
      <w:r w:rsidRPr="64C029A5" w:rsidR="2EE75A7A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«Основи програмування»</w:t>
      </w:r>
    </w:p>
    <w:p xmlns:wp14="http://schemas.microsoft.com/office/word/2010/wordml" w:rsidP="64C029A5" w:rsidRDefault="00000000" w14:paraId="6CC27B13" wp14:textId="72E101F2">
      <w:pPr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64C029A5" w:rsidR="2EE75A7A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до:</w:t>
      </w:r>
    </w:p>
    <w:p xmlns:wp14="http://schemas.microsoft.com/office/word/2010/wordml" w:rsidP="64C029A5" w:rsidRDefault="00000000" w14:paraId="3B59F418" wp14:textId="7E9685E1">
      <w:pPr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64C029A5" w:rsidR="2EE75A7A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Лабораторної Роботи № 2 </w:t>
      </w:r>
    </w:p>
    <w:p xmlns:wp14="http://schemas.microsoft.com/office/word/2010/wordml" w:rsidP="64C029A5" w:rsidRDefault="00000000" w14:paraId="6C5CEDFE" wp14:textId="7681E29A">
      <w:pPr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64C029A5" w:rsidR="2EE75A7A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Лабораторної Роботи № 3</w:t>
      </w:r>
    </w:p>
    <w:p xmlns:wp14="http://schemas.microsoft.com/office/word/2010/wordml" w:rsidP="64C029A5" w:rsidRDefault="00000000" w14:paraId="2EF05EE2" wp14:textId="3F85F29C">
      <w:pPr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64C029A5" w:rsidR="2EE75A7A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Практичних Робіт до блоку № 3</w:t>
      </w:r>
    </w:p>
    <w:p xmlns:wp14="http://schemas.microsoft.com/office/word/2010/wordml" w:rsidP="64C029A5" w:rsidRDefault="00000000" w14:paraId="15156D93" wp14:textId="39A4E91A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</w:p>
    <w:p xmlns:wp14="http://schemas.microsoft.com/office/word/2010/wordml" w:rsidP="64C029A5" w:rsidRDefault="00000000" w14:paraId="3B522617" wp14:textId="5FDB2B4C">
      <w:pPr>
        <w:pStyle w:val="Normal"/>
        <w:spacing w:line="240" w:lineRule="auto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64C029A5" w:rsidR="2EE75A7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Виконала:</w:t>
      </w:r>
    </w:p>
    <w:p xmlns:wp14="http://schemas.microsoft.com/office/word/2010/wordml" w:rsidP="64C029A5" w:rsidRDefault="00000000" w14:paraId="1BA4457F" wp14:textId="33104B5E">
      <w:pPr>
        <w:spacing w:line="240" w:lineRule="auto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64C029A5" w:rsidR="2EE75A7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"/>
        </w:rPr>
        <w:t xml:space="preserve"> </w:t>
      </w:r>
      <w:r w:rsidRPr="64C029A5" w:rsidR="2EE75A7A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Студентка групи ШІ-14</w:t>
      </w:r>
    </w:p>
    <w:p xmlns:wp14="http://schemas.microsoft.com/office/word/2010/wordml" w:rsidP="64C029A5" w:rsidRDefault="00000000" w14:paraId="566CD513" wp14:textId="5A3809DC">
      <w:pPr>
        <w:spacing w:line="240" w:lineRule="auto"/>
        <w:jc w:val="right"/>
      </w:pPr>
      <w:r w:rsidRPr="64C029A5" w:rsidR="2EE75A7A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Човган Софія Сергіївна</w:t>
      </w:r>
    </w:p>
    <w:p xmlns:wp14="http://schemas.microsoft.com/office/word/2010/wordml" w:rsidP="64C029A5" w:rsidRDefault="00000000" w14:paraId="00000004" wp14:textId="3CE10F1D">
      <w:pPr>
        <w:pStyle w:val="Normal"/>
        <w:rPr>
          <w:del w:author="Андрій Сачковський" w:date="2026-09-11T19:22:16Z" w16du:dateUtc="2026-09-11T19:22:16Z" w:id="163015661"/>
        </w:rPr>
      </w:pPr>
      <w:sdt>
        <w:sdtPr>
          <w:id w:val="2111059770"/>
          <w:tag w:val="goog_rdk_5"/>
          <w:showingPlcHdr/>
          <w:placeholder>
            <w:docPart w:val="DefaultPlaceholder_1081868574"/>
          </w:placeholder>
        </w:sdtPr>
        <w:sdtContent>
          <w:r w:rsidRPr="64C029A5" w:rsidR="1E4AB5B4">
            <w:rPr>
              <w:rStyle w:val="PlaceholderText"/>
            </w:rPr>
            <w:t xml:space="preserve">     </w:t>
          </w:r>
        </w:sdtContent>
      </w:sdt>
    </w:p>
    <w:p xmlns:wp14="http://schemas.microsoft.com/office/word/2010/wordml" w:rsidRDefault="00000000" w14:paraId="00000005" wp14:textId="299C6551">
      <w:pPr>
        <w:pStyle w:val="Heading1"/>
        <w:rPr>
          <w:rFonts w:ascii="Times New Roman" w:hAnsi="Times New Roman" w:eastAsia="Times New Roman" w:cs="Times New Roman"/>
          <w:b w:val="1"/>
          <w:bCs w:val="1"/>
          <w:color w:val="000000"/>
        </w:rPr>
      </w:pPr>
    </w:p>
    <w:p xmlns:wp14="http://schemas.microsoft.com/office/word/2010/wordml" w:rsidP="5ACC6C1A" w:rsidRDefault="00000000" w14:paraId="41353DBE" wp14:textId="2F58DC57">
      <w:pPr>
        <w:pStyle w:val="Heading1"/>
      </w:pPr>
      <w:r w:rsidRPr="5ACC6C1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Тема роботи:  </w:t>
      </w:r>
      <w:bookmarkStart w:name="_heading=h.aaj4d8g9v8ft" w:id="1869399385"/>
      <w:bookmarkEnd w:id="1869399385"/>
      <w:r w:rsidRPr="5ACC6C1A" w:rsidR="0314A92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"/>
        </w:rPr>
        <w:t>Цикли. Вкладені Цикли. Завершення виконання циклів. Функції. Рекурсія. Вбудовані функції. Одновимірні масиви.</w:t>
      </w:r>
      <w:r w:rsidRPr="5ACC6C1A" w:rsidR="0314A92F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</w:p>
    <w:p xmlns:wp14="http://schemas.microsoft.com/office/word/2010/wordml" w:rsidP="5ACC6C1A" w:rsidRDefault="00000000" w14:paraId="3044B3C9" wp14:textId="68A1DF91">
      <w:pPr>
        <w:pStyle w:val="Normal"/>
      </w:pPr>
    </w:p>
    <w:p xmlns:wp14="http://schemas.microsoft.com/office/word/2010/wordml" w:rsidP="5ACC6C1A" w:rsidRDefault="00000000" w14:paraId="00000009" wp14:textId="2D0047BA">
      <w:pPr>
        <w:pStyle w:val="Normal"/>
      </w:pPr>
      <w:r w:rsidRPr="5ACC6C1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Мета роботи</w:t>
      </w:r>
      <w:r w:rsidRPr="5ACC6C1A" w:rsidR="5E83F3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 xml:space="preserve">: </w:t>
      </w:r>
      <w:r w:rsidRPr="5ACC6C1A" w:rsidR="5E83F3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Ознайомитися з принципами використання циклів, вкладених циклів та способами завершення їх виконання. Навчитися створювати та використовувати функції, застосовувати рекурсію і вбудовані функції, а також опанувати основні операції з одновимірними масивами під час розробки програм мовою C++.</w:t>
      </w:r>
    </w:p>
    <w:p xmlns:wp14="http://schemas.microsoft.com/office/word/2010/wordml" w:rsidRDefault="00000000" w14:paraId="0000000A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color w:val="000000"/>
        </w:rPr>
      </w:pPr>
      <w:r>
        <w:rPr>
          <w:rFonts w:ascii="Times New Roman" w:hAnsi="Times New Roman" w:eastAsia="Times New Roman" w:cs="Times New Roman"/>
          <w:b w:val="1"/>
          <w:bCs w:val="1"/>
          <w:color w:val="000000"/>
          <w:rtl w:val="0"/>
        </w:rPr>
        <w:t xml:space="preserve">Теоретичні відомості:</w:t>
      </w:r>
    </w:p>
    <w:p xmlns:wp14="http://schemas.microsoft.com/office/word/2010/wordml" w:rsidRDefault="00000000" w14:paraId="0000000B" wp14:textId="77777777">
      <w:pPr>
        <w:numPr>
          <w:ilvl w:val="0"/>
          <w:numId w:val="1"/>
        </w:numPr>
        <w:spacing w:after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Теоретичні відомості з переліком важливих тем:</w:t>
      </w:r>
      <w:r>
        <w:rPr>
          <w:rtl w:val="0"/>
        </w:rPr>
      </w:r>
    </w:p>
    <w:p xmlns:wp14="http://schemas.microsoft.com/office/word/2010/wordml" w:rsidP="5ACC6C1A" w:rsidRDefault="00000000" w14:paraId="0000000C" wp14:textId="3BAC51C9"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/>
          <w:sz w:val="24"/>
          <w:szCs w:val="24"/>
          <w:shd w:val="clear" w:fill="auto"/>
          <w:lang w:val="uk"/>
        </w:rPr>
      </w:pPr>
      <w:r w:rsidRPr="5ACC6C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Тема №1: </w:t>
      </w:r>
      <w:r w:rsidRPr="5ACC6C1A" w:rsidR="3D8F07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Введення в Цикли та їх Види в С++</w:t>
      </w:r>
      <w:r w:rsidRPr="5ACC6C1A" w:rsidR="46684C5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;</w:t>
      </w:r>
      <w:r>
        <w:rPr>
          <w:rtl w:val="0"/>
        </w:rPr>
      </w:r>
    </w:p>
    <w:p xmlns:wp14="http://schemas.microsoft.com/office/word/2010/wordml" w:rsidP="5ACC6C1A" w:rsidRDefault="00000000" w14:paraId="60851168" wp14:textId="595ABA1F"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/>
          <w:sz w:val="24"/>
          <w:szCs w:val="24"/>
          <w:shd w:val="clear" w:fill="auto"/>
          <w:lang w:val="uk"/>
        </w:rPr>
      </w:pPr>
      <w:r w:rsidRPr="5ACC6C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Тема №2: </w:t>
      </w:r>
      <w:r w:rsidRPr="5ACC6C1A" w:rsidR="1A75BEB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Управління Виконанням Циклів</w:t>
      </w:r>
      <w:r w:rsidRPr="5ACC6C1A" w:rsidR="7A04D9A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;</w:t>
      </w:r>
    </w:p>
    <w:p xmlns:wp14="http://schemas.microsoft.com/office/word/2010/wordml" w:rsidP="5ACC6C1A" w:rsidRDefault="00000000" w14:paraId="0000000E" wp14:textId="312E4908">
      <w:pPr>
        <w:pStyle w:val="ListParagraph"/>
        <w:keepNext w:val="0"/>
        <w:keepLines w:val="0"/>
        <w:pageBreakBefore w:val="0"/>
        <w:widowControl w:val="1"/>
        <w:numPr>
          <w:ilvl w:val="0"/>
          <w:numId w:val="4"/>
        </w:numPr>
        <w:spacing w:before="0" w:after="0" w:line="240" w:lineRule="auto"/>
        <w:ind/>
        <w:jc w:val="left"/>
        <w:rPr>
          <w:rFonts w:ascii="Times New Roman" w:hAnsi="Times New Roman" w:eastAsia="Times New Roman" w:cs="Times New Roman"/>
          <w:noProof w:val="0"/>
          <w:color w:val="000000"/>
          <w:sz w:val="24"/>
          <w:szCs w:val="24"/>
          <w:shd w:val="clear" w:fill="auto"/>
          <w:lang w:val="uk"/>
        </w:rPr>
      </w:pPr>
      <w:r w:rsidRPr="5ACC6C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 xml:space="preserve">Тема №3: </w:t>
      </w:r>
      <w:r w:rsidRPr="5ACC6C1A" w:rsidR="4882B4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Вкладені Цикли</w:t>
      </w:r>
      <w:r w:rsidRPr="5ACC6C1A" w:rsidR="45AAB60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;</w:t>
      </w:r>
      <w:r>
        <w:rPr>
          <w:rtl w:val="0"/>
        </w:rPr>
      </w:r>
      <w:r>
        <w:rPr>
          <w:rtl w:val="0"/>
        </w:rPr>
      </w:r>
    </w:p>
    <w:p xmlns:wp14="http://schemas.microsoft.com/office/word/2010/wordml" w:rsidP="5ACC6C1A" w:rsidRDefault="00000000" w14:paraId="4A101023" wp14:textId="3FEFFFE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/>
          <w:sz w:val="24"/>
          <w:szCs w:val="24"/>
          <w:shd w:val="clear" w:fill="auto"/>
          <w:lang w:val="uk"/>
        </w:rPr>
      </w:pPr>
      <w:r w:rsidRPr="5ACC6C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Тема 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4</w:t>
      </w:r>
      <w:r w:rsidRPr="5ACC6C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: </w:t>
      </w:r>
      <w:r w:rsidRPr="5ACC6C1A" w:rsidR="457B9AE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Одновимірні Масиви</w:t>
      </w:r>
      <w:r w:rsidRPr="5ACC6C1A" w:rsidR="626E370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;</w:t>
      </w:r>
    </w:p>
    <w:p xmlns:wp14="http://schemas.microsoft.com/office/word/2010/wordml" w:rsidP="5ACC6C1A" w:rsidRDefault="00000000" w14:paraId="0040C7C8" wp14:textId="092FD7A0"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/>
          <w:sz w:val="24"/>
          <w:szCs w:val="24"/>
          <w:shd w:val="clear" w:fill="auto"/>
          <w:lang w:val="uk"/>
        </w:rPr>
      </w:pPr>
      <w:r w:rsidRPr="5ACC6C1A" w:rsidR="62B0D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Тема №5</w:t>
      </w:r>
      <w:r w:rsidRPr="5ACC6C1A" w:rsidR="62B0D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:</w:t>
      </w:r>
      <w:r w:rsidRPr="5ACC6C1A" w:rsidR="1B55A5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Алгоритми обробки та робота з одновимірними масивами</w:t>
      </w:r>
      <w:r w:rsidRPr="5ACC6C1A" w:rsidR="52FDCE8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;</w:t>
      </w:r>
    </w:p>
    <w:p xmlns:wp14="http://schemas.microsoft.com/office/word/2010/wordml" w:rsidP="5ACC6C1A" w:rsidRDefault="00000000" w14:paraId="5EC3888C" wp14:textId="4C1747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/>
          <w:sz w:val="24"/>
          <w:szCs w:val="24"/>
          <w:shd w:val="clear" w:fill="auto"/>
          <w:lang w:val="uk"/>
        </w:rPr>
      </w:pPr>
      <w:r w:rsidRPr="5ACC6C1A" w:rsidR="62B0D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Тема №6</w:t>
      </w:r>
      <w:r w:rsidRPr="5ACC6C1A" w:rsidR="62B0D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:</w:t>
      </w:r>
      <w:r w:rsidRPr="5ACC6C1A" w:rsidR="476D4EC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Основи Функцій у С++</w:t>
      </w:r>
      <w:r w:rsidRPr="5ACC6C1A" w:rsidR="7BE6D5D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;</w:t>
      </w:r>
    </w:p>
    <w:p xmlns:wp14="http://schemas.microsoft.com/office/word/2010/wordml" w:rsidP="5ACC6C1A" w:rsidRDefault="00000000" w14:paraId="6CD3798F" wp14:textId="6B5D5689"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/>
          <w:sz w:val="24"/>
          <w:szCs w:val="24"/>
          <w:shd w:val="clear" w:fill="auto"/>
          <w:lang w:val="uk"/>
        </w:rPr>
      </w:pPr>
      <w:r w:rsidRPr="5ACC6C1A" w:rsidR="62B0D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Тема №7</w:t>
      </w:r>
      <w:r w:rsidRPr="5ACC6C1A" w:rsidR="62B0D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:</w:t>
      </w:r>
      <w:r w:rsidRPr="5ACC6C1A" w:rsidR="11B3EF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Розширені Можливості Функцій</w:t>
      </w:r>
      <w:r w:rsidRPr="5ACC6C1A" w:rsidR="61B64DB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;</w:t>
      </w:r>
    </w:p>
    <w:p xmlns:wp14="http://schemas.microsoft.com/office/word/2010/wordml" w:rsidP="5ACC6C1A" w:rsidRDefault="00000000" w14:paraId="16C1C701" wp14:textId="6DE12C38"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/>
          <w:sz w:val="24"/>
          <w:szCs w:val="24"/>
          <w:shd w:val="clear" w:fill="auto"/>
          <w:lang w:val="uk"/>
        </w:rPr>
      </w:pPr>
      <w:r w:rsidRPr="5ACC6C1A" w:rsidR="11B3EF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Тема №8</w:t>
      </w:r>
      <w:r w:rsidRPr="5ACC6C1A" w:rsidR="11B3EF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:</w:t>
      </w:r>
      <w:r w:rsidRPr="5ACC6C1A" w:rsidR="11B3EF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Вбудовані Функції в С++</w:t>
      </w:r>
      <w:r w:rsidRPr="5ACC6C1A" w:rsidR="15EFE44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;</w:t>
      </w:r>
      <w:r>
        <w:rPr>
          <w:rtl w:val="0"/>
        </w:rPr>
      </w:r>
    </w:p>
    <w:p xmlns:wp14="http://schemas.microsoft.com/office/word/2010/wordml" w:rsidRDefault="00000000" w14:paraId="0000001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72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11" wp14:textId="77777777">
      <w:pPr>
        <w:numPr>
          <w:ilvl w:val="0"/>
          <w:numId w:val="1"/>
        </w:numPr>
        <w:spacing w:after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Індивідуальний план опрацювання теорії:</w:t>
      </w:r>
      <w:r>
        <w:rPr>
          <w:rtl w:val="0"/>
        </w:rPr>
      </w:r>
    </w:p>
    <w:p xmlns:wp14="http://schemas.microsoft.com/office/word/2010/wordml" w:rsidP="5ACC6C1A" w:rsidRDefault="00000000" w14:paraId="00000012" wp14:textId="24C0EA93"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/>
          <w:sz w:val="24"/>
          <w:szCs w:val="24"/>
          <w:shd w:val="clear" w:fill="auto"/>
          <w:lang w:val="uk"/>
        </w:rPr>
      </w:pPr>
      <w:r w:rsidRPr="5ACC6C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Тема №1: </w:t>
      </w:r>
      <w:r w:rsidRPr="5ACC6C1A" w:rsidR="1D66415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Введення в Цикли та їх Види в С++;</w:t>
      </w:r>
    </w:p>
    <w:p xmlns:wp14="http://schemas.microsoft.com/office/word/2010/wordml" w:rsidP="64C029A5" w:rsidRDefault="00000000" w14:paraId="00000013" wp14:textId="7777777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1440" w:right="0" w:hanging="360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64C029A5" w:rsidR="000000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Джерела Інформації</w:t>
      </w:r>
      <w:r w:rsidR="00000000"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r>
        <w:rPr>
          <w:rtl w:val="0"/>
        </w:rPr>
      </w:r>
    </w:p>
    <w:p w:rsidR="334682A4" w:rsidP="64C029A5" w:rsidRDefault="334682A4" w14:paraId="11F12AF1" w14:textId="2549A49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  <w:rtl w:val="0"/>
        </w:rPr>
      </w:pPr>
      <w:hyperlink r:id="R3dd7833a31114c85">
        <w:r w:rsidRPr="64C029A5" w:rsidR="334682A4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vertAlign w:val="baseline"/>
          </w:rPr>
          <w:t>loop</w:t>
        </w:r>
        <w:r w:rsidRPr="64C029A5" w:rsidR="197624B7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vertAlign w:val="baseline"/>
          </w:rPr>
          <w:t>s ukrainian</w:t>
        </w:r>
      </w:hyperlink>
    </w:p>
    <w:p xmlns:wp14="http://schemas.microsoft.com/office/word/2010/wordml" w:rsidRDefault="00000000" w14:paraId="00000018" wp14:textId="77777777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Що опрацьовано:</w:t>
      </w:r>
    </w:p>
    <w:p xmlns:wp14="http://schemas.microsoft.com/office/word/2010/wordml" w:rsidP="1D844F2C" w:rsidRDefault="00000000" w14:paraId="28EAF4FF" wp14:textId="6B0E5B80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</w:pPr>
      <w:r w:rsidRPr="1D844F2C" w:rsidR="298213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Значення та роль циклів у програмуванні.</w:t>
      </w:r>
    </w:p>
    <w:p xmlns:wp14="http://schemas.microsoft.com/office/word/2010/wordml" w:rsidP="1D844F2C" w:rsidRDefault="00000000" w14:paraId="65590FB0" wp14:textId="726156F0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</w:pPr>
      <w:r w:rsidRPr="1D844F2C" w:rsidR="298213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 xml:space="preserve"> </w:t>
      </w:r>
      <w:r w:rsidRPr="1D844F2C" w:rsidR="298213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Огляд видів циклів: for, while, do-while.</w:t>
      </w:r>
    </w:p>
    <w:p xmlns:wp14="http://schemas.microsoft.com/office/word/2010/wordml" w:rsidP="1D844F2C" w:rsidRDefault="00000000" w14:paraId="4E868AC0" wp14:textId="0414C506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</w:pPr>
      <w:r w:rsidRPr="1D844F2C" w:rsidR="298213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 xml:space="preserve">   </w:t>
      </w:r>
      <w:r w:rsidRPr="1D844F2C" w:rsidR="298213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Синтаксис та основи використання кожного типу циклу.</w:t>
      </w:r>
    </w:p>
    <w:p xmlns:wp14="http://schemas.microsoft.com/office/word/2010/wordml" w:rsidP="1D844F2C" w:rsidRDefault="00000000" w14:paraId="3BE4C952" wp14:textId="78D097A5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</w:pPr>
      <w:r w:rsidRPr="1D844F2C" w:rsidR="298213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Приклади базових циклів для різних задач.</w:t>
      </w:r>
    </w:p>
    <w:p xmlns:wp14="http://schemas.microsoft.com/office/word/2010/wordml" w:rsidP="5ACC6C1A" w:rsidRDefault="00000000" w14:paraId="0000001B" wp14:textId="18FE7FFE">
      <w:pPr>
        <w:pStyle w:val="ListParagraph"/>
        <w:spacing w:after="0" w:line="240" w:lineRule="auto"/>
        <w:ind w:left="2160"/>
        <w:rPr>
          <w:sz w:val="22"/>
          <w:szCs w:val="22"/>
        </w:rPr>
      </w:pPr>
    </w:p>
    <w:p xmlns:wp14="http://schemas.microsoft.com/office/word/2010/wordml" w:rsidP="5ACC6C1A" w:rsidRDefault="00000000" w14:paraId="0000001C" wp14:textId="03075B9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 w:rsidRPr="5ACC6C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Статус: </w:t>
      </w:r>
      <w:r w:rsidRPr="5ACC6C1A" w:rsidR="57F7B1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Ознайомлена</w:t>
      </w:r>
    </w:p>
    <w:p xmlns:wp14="http://schemas.microsoft.com/office/word/2010/wordml" w:rsidP="64C029A5" w:rsidRDefault="00000000" w14:paraId="0000001D" wp14:textId="523DCC1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1440" w:right="0" w:hanging="360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64C029A5" w:rsidR="000000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Початок опрацювання теми: </w:t>
      </w:r>
      <w:r w:rsidRPr="64C029A5" w:rsidR="47C48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10.10.2026</w:t>
      </w:r>
      <w:r w:rsidRPr="64C029A5" w:rsidR="000000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 xml:space="preserve"> </w:t>
      </w:r>
    </w:p>
    <w:p xmlns:wp14="http://schemas.microsoft.com/office/word/2010/wordml" w:rsidP="64C029A5" w:rsidRDefault="00000000" w14:paraId="0000001E" wp14:textId="73D39B3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 w:rsidRPr="64C029A5" w:rsidR="000000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Звершення опрацювання теми: </w:t>
      </w:r>
      <w:r w:rsidRPr="64C029A5" w:rsidR="7F731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12.10.2026</w:t>
      </w:r>
    </w:p>
    <w:p xmlns:wp14="http://schemas.microsoft.com/office/word/2010/wordml" w:rsidP="5ACC6C1A" w:rsidRDefault="00000000" w14:paraId="0000001F" wp14:textId="7E10B9F9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Тема №2:</w:t>
      </w:r>
      <w:r w:rsidRPr="5ACC6C1A" w:rsidR="540BBD4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ACC6C1A" w:rsidR="540BBD4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Управління Виконанням Циклів;</w:t>
      </w:r>
    </w:p>
    <w:p xmlns:wp14="http://schemas.microsoft.com/office/word/2010/wordml" w:rsidRDefault="00000000" w14:paraId="00000020" wp14:textId="77777777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Джерела Інформації:</w:t>
      </w:r>
    </w:p>
    <w:p xmlns:wp14="http://schemas.microsoft.com/office/word/2010/wordml" w:rsidP="64C029A5" w:rsidRDefault="00000000" w14:paraId="00000021" wp14:textId="12A46501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  <w:shd w:val="clear" w:fill="fff2cc"/>
          <w:rtl w:val="0"/>
        </w:rPr>
      </w:pPr>
      <w:r w:rsidRPr="64C029A5" w:rsidR="1D3ADFF1">
        <w:rPr>
          <w:rFonts w:ascii="Times New Roman" w:hAnsi="Times New Roman" w:eastAsia="Times New Roman" w:cs="Times New Roman"/>
          <w:sz w:val="24"/>
          <w:szCs w:val="24"/>
        </w:rPr>
        <w:t>Лекція Пшеничного</w:t>
      </w:r>
    </w:p>
    <w:p xmlns:wp14="http://schemas.microsoft.com/office/word/2010/wordml" w:rsidRDefault="00000000" w14:paraId="00000025" wp14:textId="77777777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Що опрацьовано:</w:t>
      </w:r>
    </w:p>
    <w:p xmlns:wp14="http://schemas.microsoft.com/office/word/2010/wordml" w:rsidP="5ACC6C1A" w:rsidRDefault="00000000" w14:paraId="09CACC60" wp14:textId="6ED9020C">
      <w:pPr>
        <w:numPr>
          <w:ilvl w:val="2"/>
          <w:numId w:val="4"/>
        </w:numPr>
        <w:spacing w:after="0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5ACC6C1A" w:rsidR="3374E10A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Застосування операторів break та continue.</w:t>
      </w:r>
    </w:p>
    <w:p xmlns:wp14="http://schemas.microsoft.com/office/word/2010/wordml" w:rsidP="1D844F2C" w:rsidRDefault="00000000" w14:paraId="6D57FADF" wp14:textId="04E0E8AA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3374E1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14"/>
          <w:szCs w:val="14"/>
          <w:lang w:val="uk"/>
        </w:rPr>
        <w:t xml:space="preserve">  </w:t>
      </w:r>
      <w:r w:rsidRPr="1D844F2C" w:rsidR="3374E10A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Умови завершення циклів.</w:t>
      </w:r>
    </w:p>
    <w:p xmlns:wp14="http://schemas.microsoft.com/office/word/2010/wordml" w:rsidP="1D844F2C" w:rsidRDefault="00000000" w14:paraId="3685071B" wp14:textId="11443381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3374E1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14"/>
          <w:szCs w:val="14"/>
          <w:lang w:val="uk"/>
        </w:rPr>
        <w:t xml:space="preserve">  </w:t>
      </w:r>
      <w:r w:rsidRPr="1D844F2C" w:rsidR="3374E10A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Передчасне завершення виконання циклу.</w:t>
      </w:r>
    </w:p>
    <w:p xmlns:wp14="http://schemas.microsoft.com/office/word/2010/wordml" w:rsidP="1D844F2C" w:rsidRDefault="00000000" w14:paraId="21141B85" wp14:textId="6B8F1992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3374E10A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Приклади та вправи з управлінням циклами</w:t>
      </w:r>
    </w:p>
    <w:p xmlns:wp14="http://schemas.microsoft.com/office/word/2010/wordml" w:rsidP="5ACC6C1A" w:rsidRDefault="00000000" w14:paraId="00000028" wp14:textId="1260666B">
      <w:pPr>
        <w:pStyle w:val="ListParagraph"/>
        <w:spacing w:after="0" w:line="240" w:lineRule="auto"/>
        <w:ind w:left="2160"/>
        <w:rPr>
          <w:sz w:val="22"/>
          <w:szCs w:val="22"/>
        </w:rPr>
      </w:pPr>
    </w:p>
    <w:p xmlns:wp14="http://schemas.microsoft.com/office/word/2010/wordml" w:rsidRDefault="00000000" w14:paraId="00000029" wp14:textId="46356E45">
      <w:pPr>
        <w:numPr>
          <w:ilvl w:val="1"/>
          <w:numId w:val="4"/>
        </w:numPr>
        <w:spacing w:after="0" w:line="240" w:lineRule="auto"/>
        <w:ind w:left="1440" w:hanging="36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Статус: </w:t>
      </w:r>
      <w:r w:rsidRPr="5ACC6C1A" w:rsidR="7316A4A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Ознайомлена</w:t>
      </w:r>
    </w:p>
    <w:p xmlns:wp14="http://schemas.microsoft.com/office/word/2010/wordml" w:rsidP="64C029A5" w:rsidRDefault="00000000" w14:paraId="0000002A" wp14:textId="30070F69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="00000000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64C029A5" w:rsidR="157DD334">
        <w:rPr>
          <w:rFonts w:ascii="Times New Roman" w:hAnsi="Times New Roman" w:eastAsia="Times New Roman" w:cs="Times New Roman"/>
          <w:sz w:val="24"/>
          <w:szCs w:val="24"/>
        </w:rPr>
        <w:t>10.10.2026</w:t>
      </w:r>
    </w:p>
    <w:p xmlns:wp14="http://schemas.microsoft.com/office/word/2010/wordml" w:rsidP="64C029A5" w:rsidRDefault="00000000" w14:paraId="0000002B" wp14:textId="05DDB160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="00000000">
        <w:rPr>
          <w:rFonts w:ascii="Times New Roman" w:hAnsi="Times New Roman" w:eastAsia="Times New Roman" w:cs="Times New Roman"/>
          <w:sz w:val="24"/>
          <w:szCs w:val="24"/>
        </w:rPr>
        <w:t xml:space="preserve">Звершення опрацювання теми: </w:t>
      </w:r>
      <w:r w:rsidRPr="64C029A5" w:rsidR="4DB4B6CB">
        <w:rPr>
          <w:rFonts w:ascii="Times New Roman" w:hAnsi="Times New Roman" w:eastAsia="Times New Roman" w:cs="Times New Roman"/>
          <w:sz w:val="24"/>
          <w:szCs w:val="24"/>
        </w:rPr>
        <w:t>12.10.2026</w:t>
      </w:r>
    </w:p>
    <w:p xmlns:wp14="http://schemas.microsoft.com/office/word/2010/wordml" w:rsidP="64C029A5" w:rsidRDefault="00000000" w14:paraId="0000002E" wp14:textId="62251245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shd w:val="clear" w:fill="fff2cc"/>
          <w:lang w:val="uk"/>
        </w:rPr>
      </w:pPr>
      <w:r w:rsidRPr="64C029A5" w:rsidR="00000000">
        <w:rPr>
          <w:rFonts w:ascii="Times New Roman" w:hAnsi="Times New Roman" w:eastAsia="Times New Roman" w:cs="Times New Roman"/>
          <w:sz w:val="24"/>
          <w:szCs w:val="24"/>
        </w:rPr>
        <w:t>Тема №</w:t>
      </w:r>
      <w:r w:rsidRPr="64C029A5" w:rsidR="7B49E7D8">
        <w:rPr>
          <w:rFonts w:ascii="Times New Roman" w:hAnsi="Times New Roman" w:eastAsia="Times New Roman" w:cs="Times New Roman"/>
          <w:sz w:val="24"/>
          <w:szCs w:val="24"/>
        </w:rPr>
        <w:t>3</w:t>
      </w:r>
      <w:r w:rsidRPr="64C029A5" w:rsidR="00000000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64C029A5" w:rsidR="114540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Вкладені Цикли;</w:t>
      </w:r>
    </w:p>
    <w:p xmlns:wp14="http://schemas.microsoft.com/office/word/2010/wordml" w:rsidRDefault="00000000" w14:paraId="00000032" wp14:textId="77777777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5ACC6C1A">
        <w:rPr>
          <w:rFonts w:ascii="Times New Roman" w:hAnsi="Times New Roman" w:eastAsia="Times New Roman" w:cs="Times New Roman"/>
          <w:sz w:val="24"/>
          <w:szCs w:val="24"/>
        </w:rPr>
        <w:t>Що опрацьовано:</w:t>
      </w:r>
    </w:p>
    <w:p xmlns:wp14="http://schemas.microsoft.com/office/word/2010/wordml" w:rsidP="1D844F2C" w:rsidRDefault="00000000" w14:paraId="0BBA5E06" wp14:textId="4982E327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0D52712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Поняття та важливість вкладених циклів.</w:t>
      </w:r>
    </w:p>
    <w:p xmlns:wp14="http://schemas.microsoft.com/office/word/2010/wordml" w:rsidP="1D844F2C" w:rsidRDefault="00000000" w14:paraId="288F0AB0" wp14:textId="579759AA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0D52712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Реалізація вкладених циклів: приклади для різних сценаріїв.</w:t>
      </w:r>
    </w:p>
    <w:p xmlns:wp14="http://schemas.microsoft.com/office/word/2010/wordml" w:rsidP="1D844F2C" w:rsidRDefault="00000000" w14:paraId="00000035" wp14:textId="5B66CBF3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0D527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14"/>
          <w:szCs w:val="14"/>
          <w:lang w:val="uk"/>
        </w:rPr>
        <w:t xml:space="preserve"> </w:t>
      </w:r>
      <w:r w:rsidRPr="1D844F2C" w:rsidR="0D52712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Практичні завдання на вкладені цикли.</w:t>
      </w:r>
    </w:p>
    <w:p xmlns:wp14="http://schemas.microsoft.com/office/word/2010/wordml" w:rsidRDefault="00000000" w14:paraId="00000036" wp14:textId="24380320">
      <w:pPr>
        <w:numPr>
          <w:ilvl w:val="1"/>
          <w:numId w:val="4"/>
        </w:numPr>
        <w:spacing w:after="0" w:line="240" w:lineRule="auto"/>
        <w:ind w:left="1440" w:hanging="36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Статус: </w:t>
      </w:r>
      <w:r w:rsidRPr="5ACC6C1A" w:rsidR="03337A1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Ознайомлена</w:t>
      </w:r>
    </w:p>
    <w:p xmlns:wp14="http://schemas.microsoft.com/office/word/2010/wordml" w:rsidP="64C029A5" w:rsidRDefault="00000000" w14:paraId="00000037" wp14:textId="2B318F4F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="00000000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64C029A5" w:rsidR="2BFBD665">
        <w:rPr>
          <w:rFonts w:ascii="Times New Roman" w:hAnsi="Times New Roman" w:eastAsia="Times New Roman" w:cs="Times New Roman"/>
          <w:sz w:val="24"/>
          <w:szCs w:val="24"/>
        </w:rPr>
        <w:t>10.10.2026</w:t>
      </w:r>
    </w:p>
    <w:p xmlns:wp14="http://schemas.microsoft.com/office/word/2010/wordml" w:rsidP="64C029A5" w:rsidRDefault="00000000" w14:paraId="00000038" wp14:textId="5EB81816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="00000000">
        <w:rPr>
          <w:rFonts w:ascii="Times New Roman" w:hAnsi="Times New Roman" w:eastAsia="Times New Roman" w:cs="Times New Roman"/>
          <w:sz w:val="24"/>
          <w:szCs w:val="24"/>
        </w:rPr>
        <w:t xml:space="preserve">Звершення опрацювання теми: </w:t>
      </w:r>
      <w:r w:rsidRPr="64C029A5" w:rsidR="30D6392A">
        <w:rPr>
          <w:rFonts w:ascii="Times New Roman" w:hAnsi="Times New Roman" w:eastAsia="Times New Roman" w:cs="Times New Roman"/>
          <w:sz w:val="24"/>
          <w:szCs w:val="24"/>
        </w:rPr>
        <w:t>12.10.2026</w:t>
      </w:r>
      <w:r>
        <w:rPr>
          <w:rtl w:val="0"/>
        </w:rPr>
      </w:r>
    </w:p>
    <w:p xmlns:wp14="http://schemas.microsoft.com/office/word/2010/wordml" w:rsidP="5ACC6C1A" w:rsidRDefault="00000000" w14:paraId="00000039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21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:rsidR="79F6BAA8" w:rsidP="5ACC6C1A" w:rsidRDefault="79F6BAA8" w14:paraId="12F57205" w14:textId="523675FE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72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</w:pPr>
      <w:r w:rsidRPr="5ACC6C1A" w:rsidR="79F6BAA8">
        <w:rPr>
          <w:rFonts w:ascii="Times New Roman" w:hAnsi="Times New Roman" w:eastAsia="Times New Roman" w:cs="Times New Roman"/>
          <w:sz w:val="24"/>
          <w:szCs w:val="24"/>
        </w:rPr>
        <w:t>Тема №</w:t>
      </w:r>
      <w:r w:rsidRPr="5ACC6C1A" w:rsidR="38FBA225">
        <w:rPr>
          <w:rFonts w:ascii="Times New Roman" w:hAnsi="Times New Roman" w:eastAsia="Times New Roman" w:cs="Times New Roman"/>
          <w:sz w:val="24"/>
          <w:szCs w:val="24"/>
        </w:rPr>
        <w:t>4</w:t>
      </w:r>
      <w:r w:rsidRPr="5ACC6C1A" w:rsidR="79F6BAA8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5ACC6C1A" w:rsidR="1A11F99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Одновимірні Масиви;</w:t>
      </w:r>
    </w:p>
    <w:p xmlns:wp14="http://schemas.microsoft.com/office/word/2010/wordml" w:rsidR="79F6BAA8" w:rsidP="5ACC6C1A" w:rsidRDefault="79F6BAA8" w14:paraId="1E5E8463" wp14:textId="77777777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5ACC6C1A" w:rsidR="79F6BAA8">
        <w:rPr>
          <w:rFonts w:ascii="Times New Roman" w:hAnsi="Times New Roman" w:eastAsia="Times New Roman" w:cs="Times New Roman"/>
          <w:sz w:val="24"/>
          <w:szCs w:val="24"/>
        </w:rPr>
        <w:t>Джерела Інформації:</w:t>
      </w:r>
    </w:p>
    <w:p xmlns:wp14="http://schemas.microsoft.com/office/word/2010/wordml" w:rsidR="79F6BAA8" w:rsidP="64C029A5" w:rsidRDefault="79F6BAA8" w14:paraId="53B995D2" wp14:textId="49D15C9B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</w:rPr>
      </w:pPr>
      <w:hyperlink r:id="Ra518d69cfefa4966">
        <w:r w:rsidRPr="64C029A5" w:rsidR="11DAF350">
          <w:rPr>
            <w:rStyle w:val="Hyperlink"/>
          </w:rPr>
          <w:t>Масиви даних відео</w:t>
        </w:r>
      </w:hyperlink>
    </w:p>
    <w:p xmlns:wp14="http://schemas.microsoft.com/office/word/2010/wordml" w:rsidR="79F6BAA8" w:rsidP="5ACC6C1A" w:rsidRDefault="79F6BAA8" w14:paraId="3B23A7A1" wp14:textId="77777777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5ACC6C1A" w:rsidR="79F6BAA8">
        <w:rPr>
          <w:rFonts w:ascii="Times New Roman" w:hAnsi="Times New Roman" w:eastAsia="Times New Roman" w:cs="Times New Roman"/>
          <w:sz w:val="24"/>
          <w:szCs w:val="24"/>
        </w:rPr>
        <w:t>Що опрацьовано:</w:t>
      </w:r>
    </w:p>
    <w:p w:rsidR="6B9839F0" w:rsidP="1D844F2C" w:rsidRDefault="6B9839F0" w14:paraId="0080296D" w14:textId="62616803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6B9839F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Основи масивів: визначення, важливість, приклади використання.</w:t>
      </w:r>
    </w:p>
    <w:p w:rsidR="6B9839F0" w:rsidP="1D844F2C" w:rsidRDefault="6B9839F0" w14:paraId="08498548" w14:textId="417C255A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6B9839F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Створення та ініціалізація одновимірних масивів.</w:t>
      </w:r>
    </w:p>
    <w:p w:rsidR="6B9839F0" w:rsidP="1D844F2C" w:rsidRDefault="6B9839F0" w14:paraId="7BC9F783" w14:textId="082BF119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6B9839F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14"/>
          <w:szCs w:val="14"/>
          <w:lang w:val="uk"/>
        </w:rPr>
        <w:t xml:space="preserve"> </w:t>
      </w:r>
      <w:r w:rsidRPr="1D844F2C" w:rsidR="6B9839F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Основні операції: індексація, присвоєння, читання.</w:t>
      </w:r>
    </w:p>
    <w:p w:rsidR="6B9839F0" w:rsidP="1D844F2C" w:rsidRDefault="6B9839F0" w14:paraId="4CB71034" w14:textId="7FAE1D5B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6B9839F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Цикли та обхід масивів.</w:t>
      </w:r>
    </w:p>
    <w:p w:rsidR="6B9839F0" w:rsidP="1D844F2C" w:rsidRDefault="6B9839F0" w14:paraId="0235B47D" w14:textId="3396BDCA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6B9839F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Використання функцій для роботи з масивами.</w:t>
      </w:r>
    </w:p>
    <w:p w:rsidR="6B9839F0" w:rsidP="1D844F2C" w:rsidRDefault="6B9839F0" w14:paraId="5D319610" w14:textId="22C4EB58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6B9839F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Приклади алгоритмів сортування та пошуку.</w:t>
      </w:r>
    </w:p>
    <w:p w:rsidR="79F6BAA8" w:rsidP="5ACC6C1A" w:rsidRDefault="79F6BAA8" w14:paraId="0E8EE458" w14:textId="118DD9FE">
      <w:pPr>
        <w:numPr>
          <w:ilvl w:val="1"/>
          <w:numId w:val="4"/>
        </w:numPr>
        <w:spacing w:after="0" w:line="240" w:lineRule="auto"/>
        <w:ind w:left="1440" w:hanging="360"/>
        <w:rPr/>
      </w:pPr>
      <w:r w:rsidRPr="5ACC6C1A" w:rsidR="79F6BAA8">
        <w:rPr>
          <w:rFonts w:ascii="Times New Roman" w:hAnsi="Times New Roman" w:eastAsia="Times New Roman" w:cs="Times New Roman"/>
          <w:sz w:val="24"/>
          <w:szCs w:val="24"/>
        </w:rPr>
        <w:t xml:space="preserve">Статус: </w:t>
      </w:r>
      <w:r w:rsidRPr="5ACC6C1A" w:rsidR="46A7A8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Ознайомлена</w:t>
      </w:r>
    </w:p>
    <w:p xmlns:wp14="http://schemas.microsoft.com/office/word/2010/wordml" w:rsidR="79F6BAA8" w:rsidP="5ACC6C1A" w:rsidRDefault="79F6BAA8" w14:paraId="5BF30552" wp14:textId="19EBFE07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64C029A5" w:rsidR="79F6BAA8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64C029A5" w:rsidR="5611BE26">
        <w:rPr>
          <w:rFonts w:ascii="Times New Roman" w:hAnsi="Times New Roman" w:eastAsia="Times New Roman" w:cs="Times New Roman"/>
          <w:sz w:val="24"/>
          <w:szCs w:val="24"/>
        </w:rPr>
        <w:t>10.1</w:t>
      </w:r>
      <w:r w:rsidRPr="64C029A5" w:rsidR="20FEC219">
        <w:rPr>
          <w:rFonts w:ascii="Times New Roman" w:hAnsi="Times New Roman" w:eastAsia="Times New Roman" w:cs="Times New Roman"/>
          <w:sz w:val="24"/>
          <w:szCs w:val="24"/>
        </w:rPr>
        <w:t>0.</w:t>
      </w:r>
      <w:r w:rsidRPr="64C029A5" w:rsidR="5611BE26">
        <w:rPr>
          <w:rFonts w:ascii="Times New Roman" w:hAnsi="Times New Roman" w:eastAsia="Times New Roman" w:cs="Times New Roman"/>
          <w:sz w:val="24"/>
          <w:szCs w:val="24"/>
        </w:rPr>
        <w:t>2026</w:t>
      </w:r>
      <w:r w:rsidRPr="64C029A5" w:rsidR="79F6BAA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="79F6BAA8" w:rsidP="5ACC6C1A" w:rsidRDefault="79F6BAA8" w14:paraId="13DADC14" wp14:textId="1B3C1638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64C029A5" w:rsidR="79F6BAA8">
        <w:rPr>
          <w:rFonts w:ascii="Times New Roman" w:hAnsi="Times New Roman" w:eastAsia="Times New Roman" w:cs="Times New Roman"/>
          <w:sz w:val="24"/>
          <w:szCs w:val="24"/>
        </w:rPr>
        <w:t xml:space="preserve">Звершення опрацювання теми: </w:t>
      </w:r>
      <w:r w:rsidRPr="64C029A5" w:rsidR="634A53B0">
        <w:rPr>
          <w:rFonts w:ascii="Times New Roman" w:hAnsi="Times New Roman" w:eastAsia="Times New Roman" w:cs="Times New Roman"/>
          <w:sz w:val="24"/>
          <w:szCs w:val="24"/>
        </w:rPr>
        <w:t>13.10.2026</w:t>
      </w:r>
      <w:r w:rsidRPr="64C029A5" w:rsidR="79F6BAA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5ACC6C1A" w:rsidP="5ACC6C1A" w:rsidRDefault="5ACC6C1A" w14:paraId="0A791BF7" w14:textId="308F2EBF">
      <w:pPr>
        <w:spacing w:after="0" w:line="240" w:lineRule="auto"/>
        <w:ind w:left="1080" w:hanging="0"/>
        <w:rPr>
          <w:sz w:val="24"/>
          <w:szCs w:val="24"/>
        </w:rPr>
      </w:pPr>
    </w:p>
    <w:p w:rsidR="4C7C1E35" w:rsidP="5ACC6C1A" w:rsidRDefault="4C7C1E35" w14:paraId="5E2B2532" w14:textId="6E933B2A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</w:pPr>
      <w:r w:rsidRPr="5ACC6C1A" w:rsidR="4C7C1E35">
        <w:rPr>
          <w:rFonts w:ascii="Times New Roman" w:hAnsi="Times New Roman" w:eastAsia="Times New Roman" w:cs="Times New Roman"/>
          <w:sz w:val="24"/>
          <w:szCs w:val="24"/>
        </w:rPr>
        <w:t>Тема №</w:t>
      </w:r>
      <w:r w:rsidRPr="5ACC6C1A" w:rsidR="28171235">
        <w:rPr>
          <w:rFonts w:ascii="Times New Roman" w:hAnsi="Times New Roman" w:eastAsia="Times New Roman" w:cs="Times New Roman"/>
          <w:sz w:val="24"/>
          <w:szCs w:val="24"/>
        </w:rPr>
        <w:t>5</w:t>
      </w:r>
      <w:r w:rsidRPr="5ACC6C1A" w:rsidR="4C7C1E35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5ACC6C1A" w:rsidR="73D0B88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Алгоритми обробки та робота з одновимірними масивами;</w:t>
      </w:r>
    </w:p>
    <w:p xmlns:wp14="http://schemas.microsoft.com/office/word/2010/wordml" w:rsidR="4C7C1E35" w:rsidP="5ACC6C1A" w:rsidRDefault="4C7C1E35" w14:paraId="4EB83489" wp14:textId="77777777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5ACC6C1A" w:rsidR="4C7C1E35">
        <w:rPr>
          <w:rFonts w:ascii="Times New Roman" w:hAnsi="Times New Roman" w:eastAsia="Times New Roman" w:cs="Times New Roman"/>
          <w:sz w:val="24"/>
          <w:szCs w:val="24"/>
        </w:rPr>
        <w:t>Джерела Інформації:</w:t>
      </w:r>
    </w:p>
    <w:p xmlns:wp14="http://schemas.microsoft.com/office/word/2010/wordml" w:rsidR="4C7C1E35" w:rsidP="64C029A5" w:rsidRDefault="4C7C1E35" w14:paraId="37663160" wp14:textId="047DFE01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</w:rPr>
      </w:pPr>
      <w:hyperlink r:id="R8c1fb2deda374336">
        <w:r w:rsidRPr="64C029A5" w:rsidR="1FF931C2">
          <w:rPr>
            <w:rStyle w:val="Hyperlink"/>
          </w:rPr>
          <w:t>Масиви даних відео</w:t>
        </w:r>
      </w:hyperlink>
    </w:p>
    <w:p xmlns:wp14="http://schemas.microsoft.com/office/word/2010/wordml" w:rsidR="4C7C1E35" w:rsidP="5ACC6C1A" w:rsidRDefault="4C7C1E35" w14:paraId="4EB18D51" wp14:textId="77777777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5ACC6C1A" w:rsidR="4C7C1E35">
        <w:rPr>
          <w:rFonts w:ascii="Times New Roman" w:hAnsi="Times New Roman" w:eastAsia="Times New Roman" w:cs="Times New Roman"/>
          <w:sz w:val="24"/>
          <w:szCs w:val="24"/>
        </w:rPr>
        <w:t>Що опрацьовано:</w:t>
      </w:r>
    </w:p>
    <w:p w:rsidR="4632962A" w:rsidP="1D844F2C" w:rsidRDefault="4632962A" w14:paraId="5A319DE8" w14:textId="2F826918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4632962A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Алгоритми пошуку та сортування в масивах.</w:t>
      </w:r>
    </w:p>
    <w:p w:rsidR="4632962A" w:rsidP="1D844F2C" w:rsidRDefault="4632962A" w14:paraId="4739D601" w14:textId="47D0CCD9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4632962A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Використання циклів та умовних операторів для роботи з масивами.</w:t>
      </w:r>
    </w:p>
    <w:p w:rsidR="4632962A" w:rsidP="1D844F2C" w:rsidRDefault="4632962A" w14:paraId="031B19EA" w14:textId="0F32B26C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4632962A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Інтеграція масивів у алгоритми.</w:t>
      </w:r>
    </w:p>
    <w:p w:rsidR="4632962A" w:rsidP="1D844F2C" w:rsidRDefault="4632962A" w14:paraId="27147C2A" w14:textId="426D7095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4632962A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Розв'язання практичних задач з використанням масивів</w:t>
      </w:r>
    </w:p>
    <w:p w:rsidR="4C7C1E35" w:rsidP="5ACC6C1A" w:rsidRDefault="4C7C1E35" w14:paraId="490752BF" w14:textId="3E20E672">
      <w:pPr>
        <w:numPr>
          <w:ilvl w:val="1"/>
          <w:numId w:val="4"/>
        </w:numPr>
        <w:spacing w:after="0" w:line="240" w:lineRule="auto"/>
        <w:ind w:left="1440" w:hanging="360"/>
        <w:rPr/>
      </w:pPr>
      <w:r w:rsidRPr="5ACC6C1A" w:rsidR="4C7C1E35">
        <w:rPr>
          <w:rFonts w:ascii="Times New Roman" w:hAnsi="Times New Roman" w:eastAsia="Times New Roman" w:cs="Times New Roman"/>
          <w:sz w:val="24"/>
          <w:szCs w:val="24"/>
        </w:rPr>
        <w:t xml:space="preserve">Статус: </w:t>
      </w:r>
      <w:r w:rsidRPr="5ACC6C1A" w:rsidR="4C0E294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Ознайомлена</w:t>
      </w:r>
    </w:p>
    <w:p xmlns:wp14="http://schemas.microsoft.com/office/word/2010/wordml" w:rsidR="4C7C1E35" w:rsidP="64C029A5" w:rsidRDefault="4C7C1E35" w14:paraId="65B5C43A" wp14:textId="7D897B60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</w:rPr>
      </w:pPr>
      <w:r w:rsidRPr="64C029A5" w:rsidR="4C7C1E35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64C029A5" w:rsidR="1CB55CC7">
        <w:rPr>
          <w:rFonts w:ascii="Times New Roman" w:hAnsi="Times New Roman" w:eastAsia="Times New Roman" w:cs="Times New Roman"/>
          <w:sz w:val="24"/>
          <w:szCs w:val="24"/>
        </w:rPr>
        <w:t>10.10.2026</w:t>
      </w:r>
    </w:p>
    <w:p w:rsidR="4C7C1E35" w:rsidP="64C029A5" w:rsidRDefault="4C7C1E35" w14:paraId="4EC6040F" w14:textId="76704934">
      <w:pPr>
        <w:pStyle w:val="Normal"/>
        <w:keepNext w:val="0"/>
        <w:keepLines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64C029A5" w:rsidR="4C7C1E35">
        <w:rPr>
          <w:rFonts w:ascii="Times New Roman" w:hAnsi="Times New Roman" w:eastAsia="Times New Roman" w:cs="Times New Roman"/>
          <w:sz w:val="24"/>
          <w:szCs w:val="24"/>
        </w:rPr>
        <w:t xml:space="preserve">Звершення опрацювання теми: </w:t>
      </w:r>
      <w:r w:rsidRPr="64C029A5" w:rsidR="53430065">
        <w:rPr>
          <w:rFonts w:ascii="Times New Roman" w:hAnsi="Times New Roman" w:eastAsia="Times New Roman" w:cs="Times New Roman"/>
          <w:sz w:val="24"/>
          <w:szCs w:val="24"/>
        </w:rPr>
        <w:t>13.10.2026</w:t>
      </w:r>
    </w:p>
    <w:p w:rsidR="5ACC6C1A" w:rsidP="5ACC6C1A" w:rsidRDefault="5ACC6C1A" w14:paraId="2263DBAE" w14:textId="651DAD67">
      <w:pPr>
        <w:pStyle w:val="Normal"/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:rsidR="4C7C1E35" w:rsidP="5ACC6C1A" w:rsidRDefault="4C7C1E35" w14:paraId="2E36CF21" w14:textId="7AECF412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</w:pPr>
      <w:r w:rsidRPr="5ACC6C1A" w:rsidR="4C7C1E35">
        <w:rPr>
          <w:rFonts w:ascii="Times New Roman" w:hAnsi="Times New Roman" w:eastAsia="Times New Roman" w:cs="Times New Roman"/>
          <w:sz w:val="24"/>
          <w:szCs w:val="24"/>
        </w:rPr>
        <w:t>Тема №</w:t>
      </w:r>
      <w:r w:rsidRPr="5ACC6C1A" w:rsidR="171F16BE">
        <w:rPr>
          <w:rFonts w:ascii="Times New Roman" w:hAnsi="Times New Roman" w:eastAsia="Times New Roman" w:cs="Times New Roman"/>
          <w:sz w:val="24"/>
          <w:szCs w:val="24"/>
        </w:rPr>
        <w:t>6</w:t>
      </w:r>
      <w:r w:rsidRPr="5ACC6C1A" w:rsidR="4C7C1E35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5ACC6C1A" w:rsidR="04688EF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Основи Функцій у С++;</w:t>
      </w:r>
    </w:p>
    <w:p xmlns:wp14="http://schemas.microsoft.com/office/word/2010/wordml" w:rsidR="4C7C1E35" w:rsidP="5ACC6C1A" w:rsidRDefault="4C7C1E35" w14:paraId="2B842E00" wp14:textId="77777777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5ACC6C1A" w:rsidR="4C7C1E35">
        <w:rPr>
          <w:rFonts w:ascii="Times New Roman" w:hAnsi="Times New Roman" w:eastAsia="Times New Roman" w:cs="Times New Roman"/>
          <w:sz w:val="24"/>
          <w:szCs w:val="24"/>
        </w:rPr>
        <w:t>Джерела Інформації:</w:t>
      </w:r>
    </w:p>
    <w:p xmlns:wp14="http://schemas.microsoft.com/office/word/2010/wordml" w:rsidR="4C7C1E35" w:rsidP="64C029A5" w:rsidRDefault="4C7C1E35" w14:paraId="2FE0C378" wp14:textId="2D84292A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hAnsi="Times New Roman" w:eastAsia="Times New Roman" w:cs="Times New Roman"/>
          <w:sz w:val="24"/>
          <w:szCs w:val="24"/>
        </w:rPr>
      </w:pPr>
      <w:hyperlink r:id="R8414cd93fce040ef">
        <w:r w:rsidRPr="64C029A5" w:rsidR="5CB0DA88">
          <w:rPr>
            <w:rStyle w:val="Hyperlink"/>
          </w:rPr>
          <w:t>Створеня функцій у С++</w:t>
        </w:r>
      </w:hyperlink>
    </w:p>
    <w:p xmlns:wp14="http://schemas.microsoft.com/office/word/2010/wordml" w:rsidR="4C7C1E35" w:rsidP="5ACC6C1A" w:rsidRDefault="4C7C1E35" w14:paraId="4316BD4F" wp14:textId="77777777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5ACC6C1A" w:rsidR="4C7C1E35">
        <w:rPr>
          <w:rFonts w:ascii="Times New Roman" w:hAnsi="Times New Roman" w:eastAsia="Times New Roman" w:cs="Times New Roman"/>
          <w:sz w:val="24"/>
          <w:szCs w:val="24"/>
        </w:rPr>
        <w:t>Що опрацьовано:</w:t>
      </w:r>
    </w:p>
    <w:p w:rsidR="347C9C50" w:rsidP="1D844F2C" w:rsidRDefault="347C9C50" w14:paraId="149B2AB3" w14:textId="31B6408E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347C9C5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Визначення та оголошення функцій.</w:t>
      </w:r>
    </w:p>
    <w:p w:rsidR="347C9C50" w:rsidP="1D844F2C" w:rsidRDefault="347C9C50" w14:paraId="347B4A56" w14:textId="0F9EE896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347C9C5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Параметри функцій: передача за значенням і за посиланням.</w:t>
      </w:r>
    </w:p>
    <w:p w:rsidR="347C9C50" w:rsidP="1D844F2C" w:rsidRDefault="347C9C50" w14:paraId="07C8F2D8" w14:textId="7B09652E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347C9C5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Параметри за замовчуванням.</w:t>
      </w:r>
    </w:p>
    <w:p w:rsidR="347C9C50" w:rsidP="1D844F2C" w:rsidRDefault="347C9C50" w14:paraId="4619342B" w14:textId="02CC509B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347C9C5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Повернення значень з функцій.</w:t>
      </w:r>
    </w:p>
    <w:p w:rsidR="347C9C50" w:rsidP="1D844F2C" w:rsidRDefault="347C9C50" w14:paraId="7EE7F072" w14:textId="39DC29EF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347C9C5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Приклади створення та використання функцій.</w:t>
      </w:r>
    </w:p>
    <w:p w:rsidR="4C7C1E35" w:rsidP="5ACC6C1A" w:rsidRDefault="4C7C1E35" w14:paraId="06D1C6BB" w14:textId="77DF3D54">
      <w:pPr>
        <w:numPr>
          <w:ilvl w:val="1"/>
          <w:numId w:val="4"/>
        </w:numPr>
        <w:spacing w:after="0" w:line="240" w:lineRule="auto"/>
        <w:ind w:left="1440" w:hanging="360"/>
        <w:rPr/>
      </w:pPr>
      <w:r w:rsidRPr="5ACC6C1A" w:rsidR="4C7C1E35">
        <w:rPr>
          <w:rFonts w:ascii="Times New Roman" w:hAnsi="Times New Roman" w:eastAsia="Times New Roman" w:cs="Times New Roman"/>
          <w:sz w:val="24"/>
          <w:szCs w:val="24"/>
        </w:rPr>
        <w:t xml:space="preserve">Статус: </w:t>
      </w:r>
      <w:r w:rsidRPr="5ACC6C1A" w:rsidR="7D91CD3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Ознайомлена</w:t>
      </w:r>
    </w:p>
    <w:p xmlns:wp14="http://schemas.microsoft.com/office/word/2010/wordml" w:rsidR="4C7C1E35" w:rsidP="5ACC6C1A" w:rsidRDefault="4C7C1E35" w14:paraId="04B3EF32" wp14:textId="12E6E248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64C029A5" w:rsidR="4C7C1E35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64C029A5" w:rsidR="18FB786E">
        <w:rPr>
          <w:rFonts w:ascii="Times New Roman" w:hAnsi="Times New Roman" w:eastAsia="Times New Roman" w:cs="Times New Roman"/>
          <w:sz w:val="24"/>
          <w:szCs w:val="24"/>
        </w:rPr>
        <w:t>11.10.2026</w:t>
      </w:r>
      <w:r w:rsidRPr="64C029A5" w:rsidR="4C7C1E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4C7C1E35" w:rsidP="64C029A5" w:rsidRDefault="4C7C1E35" w14:paraId="5F7EC902" w14:textId="7FECA712">
      <w:pPr>
        <w:pStyle w:val="Normal"/>
        <w:keepNext w:val="0"/>
        <w:keepLines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64C029A5" w:rsidR="4C7C1E35">
        <w:rPr>
          <w:rFonts w:ascii="Times New Roman" w:hAnsi="Times New Roman" w:eastAsia="Times New Roman" w:cs="Times New Roman"/>
          <w:sz w:val="24"/>
          <w:szCs w:val="24"/>
        </w:rPr>
        <w:t xml:space="preserve">Звершення опрацювання теми: </w:t>
      </w:r>
      <w:r w:rsidRPr="64C029A5" w:rsidR="0A2A8D8A">
        <w:rPr>
          <w:rFonts w:ascii="Times New Roman" w:hAnsi="Times New Roman" w:eastAsia="Times New Roman" w:cs="Times New Roman"/>
          <w:sz w:val="24"/>
          <w:szCs w:val="24"/>
        </w:rPr>
        <w:t>15.10.2026</w:t>
      </w:r>
    </w:p>
    <w:p w:rsidR="5ACC6C1A" w:rsidP="5ACC6C1A" w:rsidRDefault="5ACC6C1A" w14:paraId="6476C772" w14:textId="79A58E0F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  <w:vertAlign w:val="baseline"/>
        </w:rPr>
      </w:pPr>
    </w:p>
    <w:p w:rsidR="65518792" w:rsidP="5ACC6C1A" w:rsidRDefault="65518792" w14:paraId="51FD8E26" w14:textId="3651F34A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</w:pPr>
      <w:r w:rsidRPr="5ACC6C1A" w:rsidR="65518792">
        <w:rPr>
          <w:rFonts w:ascii="Times New Roman" w:hAnsi="Times New Roman" w:eastAsia="Times New Roman" w:cs="Times New Roman"/>
          <w:sz w:val="24"/>
          <w:szCs w:val="24"/>
        </w:rPr>
        <w:t>Тема №</w:t>
      </w:r>
      <w:r w:rsidRPr="5ACC6C1A" w:rsidR="778001D9">
        <w:rPr>
          <w:rFonts w:ascii="Times New Roman" w:hAnsi="Times New Roman" w:eastAsia="Times New Roman" w:cs="Times New Roman"/>
          <w:sz w:val="24"/>
          <w:szCs w:val="24"/>
        </w:rPr>
        <w:t>7</w:t>
      </w:r>
      <w:r w:rsidRPr="5ACC6C1A" w:rsidR="65518792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5ACC6C1A" w:rsidR="1DA249E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Розширені Можливості Функцій</w:t>
      </w:r>
    </w:p>
    <w:p xmlns:wp14="http://schemas.microsoft.com/office/word/2010/wordml" w:rsidR="65518792" w:rsidP="5ACC6C1A" w:rsidRDefault="65518792" w14:paraId="58375834" wp14:textId="77777777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64C029A5" w:rsidR="65518792">
        <w:rPr>
          <w:rFonts w:ascii="Times New Roman" w:hAnsi="Times New Roman" w:eastAsia="Times New Roman" w:cs="Times New Roman"/>
          <w:sz w:val="24"/>
          <w:szCs w:val="24"/>
        </w:rPr>
        <w:t>Джерела Інформації:</w:t>
      </w:r>
    </w:p>
    <w:p w:rsidR="5203B70D" w:rsidP="64C029A5" w:rsidRDefault="5203B70D" w14:paraId="446F3738" w14:textId="298B7D41">
      <w:pPr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hyperlink r:id="R7886368f4d914886">
        <w:r w:rsidRPr="64C029A5" w:rsidR="5203B70D">
          <w:rPr>
            <w:rStyle w:val="Hyperlink"/>
          </w:rPr>
          <w:t>Створеня функцій у С++</w:t>
        </w:r>
      </w:hyperlink>
    </w:p>
    <w:p w:rsidR="65518792" w:rsidP="64C029A5" w:rsidRDefault="65518792" w14:paraId="3FA631FB" w14:textId="0CA530D3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64C029A5" w:rsidR="65518792">
        <w:rPr>
          <w:rFonts w:ascii="Times New Roman" w:hAnsi="Times New Roman" w:eastAsia="Times New Roman" w:cs="Times New Roman"/>
          <w:sz w:val="24"/>
          <w:szCs w:val="24"/>
        </w:rPr>
        <w:t>Що опрацьовано:</w:t>
      </w:r>
    </w:p>
    <w:p w:rsidR="183D0C0A" w:rsidP="1D844F2C" w:rsidRDefault="183D0C0A" w14:paraId="56E54482" w14:textId="51CB23A2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183D0C0A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Область видимості функції – static, extern.</w:t>
      </w:r>
    </w:p>
    <w:p w:rsidR="183D0C0A" w:rsidP="1D844F2C" w:rsidRDefault="183D0C0A" w14:paraId="1C083E3D" w14:textId="65F88717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183D0C0A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Рекурсія: основи, приклади рекурсивних функцій та їх аналіз.</w:t>
      </w:r>
    </w:p>
    <w:p w:rsidR="183D0C0A" w:rsidP="1D844F2C" w:rsidRDefault="183D0C0A" w14:paraId="624C7B0A" w14:textId="5E88CAD6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183D0C0A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Передача масивів та об'єктів як параметрів.</w:t>
      </w:r>
    </w:p>
    <w:p w:rsidR="183D0C0A" w:rsidP="1D844F2C" w:rsidRDefault="183D0C0A" w14:paraId="100B339D" w14:textId="6DD1D895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183D0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14"/>
          <w:szCs w:val="14"/>
          <w:lang w:val="uk"/>
        </w:rPr>
        <w:t xml:space="preserve">  </w:t>
      </w:r>
      <w:r w:rsidRPr="1D844F2C" w:rsidR="183D0C0A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Повернення масивів та об'єктів з функцій.</w:t>
      </w:r>
    </w:p>
    <w:p w:rsidR="65518792" w:rsidP="5ACC6C1A" w:rsidRDefault="65518792" w14:paraId="2CDFBD0E" w14:textId="3FD99D85">
      <w:pPr>
        <w:numPr>
          <w:ilvl w:val="1"/>
          <w:numId w:val="4"/>
        </w:numPr>
        <w:spacing w:after="0" w:line="240" w:lineRule="auto"/>
        <w:ind w:left="1440" w:hanging="360"/>
        <w:rPr/>
      </w:pPr>
      <w:r w:rsidRPr="5ACC6C1A" w:rsidR="65518792">
        <w:rPr>
          <w:rFonts w:ascii="Times New Roman" w:hAnsi="Times New Roman" w:eastAsia="Times New Roman" w:cs="Times New Roman"/>
          <w:sz w:val="24"/>
          <w:szCs w:val="24"/>
        </w:rPr>
        <w:t xml:space="preserve">Статус: </w:t>
      </w:r>
      <w:r w:rsidRPr="5ACC6C1A" w:rsidR="41E529C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Ознайомлена</w:t>
      </w:r>
    </w:p>
    <w:p xmlns:wp14="http://schemas.microsoft.com/office/word/2010/wordml" w:rsidR="65518792" w:rsidP="5ACC6C1A" w:rsidRDefault="65518792" w14:paraId="5745C6D9" wp14:textId="79A5EDD3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64C029A5" w:rsidR="65518792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64C029A5" w:rsidR="6DB1F03D">
        <w:rPr>
          <w:rFonts w:ascii="Times New Roman" w:hAnsi="Times New Roman" w:eastAsia="Times New Roman" w:cs="Times New Roman"/>
          <w:sz w:val="24"/>
          <w:szCs w:val="24"/>
        </w:rPr>
        <w:t>11.10.2026</w:t>
      </w:r>
      <w:r w:rsidRPr="64C029A5" w:rsidR="65518792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</w:p>
    <w:p w:rsidR="65518792" w:rsidP="64C029A5" w:rsidRDefault="65518792" w14:paraId="5F46D2E9" w14:textId="2DA60BE2">
      <w:pPr>
        <w:pStyle w:val="Normal"/>
        <w:keepNext w:val="0"/>
        <w:keepLines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64C029A5" w:rsidR="65518792">
        <w:rPr>
          <w:rFonts w:ascii="Times New Roman" w:hAnsi="Times New Roman" w:eastAsia="Times New Roman" w:cs="Times New Roman"/>
          <w:sz w:val="24"/>
          <w:szCs w:val="24"/>
        </w:rPr>
        <w:t xml:space="preserve">Звершення опрацювання теми: </w:t>
      </w:r>
      <w:r w:rsidRPr="64C029A5" w:rsidR="182DA0E1">
        <w:rPr>
          <w:rFonts w:ascii="Times New Roman" w:hAnsi="Times New Roman" w:eastAsia="Times New Roman" w:cs="Times New Roman"/>
          <w:sz w:val="24"/>
          <w:szCs w:val="24"/>
        </w:rPr>
        <w:t>15.10.206</w:t>
      </w:r>
    </w:p>
    <w:p w:rsidR="5ACC6C1A" w:rsidP="5ACC6C1A" w:rsidRDefault="5ACC6C1A" w14:paraId="353712CB" w14:textId="79A58E0F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  <w:vertAlign w:val="baseline"/>
        </w:rPr>
      </w:pPr>
    </w:p>
    <w:p w:rsidR="125AFB5D" w:rsidP="5ACC6C1A" w:rsidRDefault="125AFB5D" w14:paraId="72547123" w14:textId="174C67BA">
      <w:pPr>
        <w:numPr>
          <w:ilvl w:val="0"/>
          <w:numId w:val="4"/>
        </w:numPr>
        <w:spacing w:after="0" w:line="240" w:lineRule="auto"/>
        <w:ind w:left="720" w:hanging="360"/>
        <w:rPr/>
      </w:pPr>
      <w:r w:rsidRPr="64C029A5" w:rsidR="125AFB5D">
        <w:rPr>
          <w:rFonts w:ascii="Times New Roman" w:hAnsi="Times New Roman" w:eastAsia="Times New Roman" w:cs="Times New Roman"/>
          <w:sz w:val="24"/>
          <w:szCs w:val="24"/>
        </w:rPr>
        <w:t>Тема №</w:t>
      </w:r>
      <w:r w:rsidRPr="64C029A5" w:rsidR="6E9D9BE4">
        <w:rPr>
          <w:rFonts w:ascii="Times New Roman" w:hAnsi="Times New Roman" w:eastAsia="Times New Roman" w:cs="Times New Roman"/>
          <w:sz w:val="24"/>
          <w:szCs w:val="24"/>
        </w:rPr>
        <w:t>8</w:t>
      </w:r>
      <w:r w:rsidRPr="64C029A5" w:rsidR="125AFB5D">
        <w:rPr>
          <w:rFonts w:ascii="Times New Roman" w:hAnsi="Times New Roman" w:eastAsia="Times New Roman" w:cs="Times New Roman"/>
          <w:sz w:val="24"/>
          <w:szCs w:val="24"/>
        </w:rPr>
        <w:t>:</w:t>
      </w:r>
      <w:r w:rsidRPr="64C029A5" w:rsidR="5D090A2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Вбудовані Функції в С++</w:t>
      </w:r>
    </w:p>
    <w:p xmlns:wp14="http://schemas.microsoft.com/office/word/2010/wordml" w:rsidR="125AFB5D" w:rsidP="5ACC6C1A" w:rsidRDefault="125AFB5D" w14:paraId="62B81E9B" wp14:textId="77777777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5ACC6C1A" w:rsidR="125AFB5D">
        <w:rPr>
          <w:rFonts w:ascii="Times New Roman" w:hAnsi="Times New Roman" w:eastAsia="Times New Roman" w:cs="Times New Roman"/>
          <w:sz w:val="24"/>
          <w:szCs w:val="24"/>
        </w:rPr>
        <w:t>Що опрацьовано:</w:t>
      </w:r>
    </w:p>
    <w:p w:rsidR="2485EF1F" w:rsidP="1D844F2C" w:rsidRDefault="2485EF1F" w14:paraId="021D126C" w14:textId="005D6D35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2485EF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14"/>
          <w:szCs w:val="14"/>
          <w:lang w:val="uk"/>
        </w:rPr>
        <w:t xml:space="preserve">  </w:t>
      </w:r>
      <w:r w:rsidRPr="1D844F2C" w:rsidR="2485EF1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Огляд вбудованих функцій у С++.</w:t>
      </w:r>
    </w:p>
    <w:p w:rsidR="2485EF1F" w:rsidP="1D844F2C" w:rsidRDefault="2485EF1F" w14:paraId="44048B60" w14:textId="1D9F4090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2485EF1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Приклади використання стандартних функцій у програмуванні.</w:t>
      </w:r>
    </w:p>
    <w:p w:rsidR="2485EF1F" w:rsidP="1D844F2C" w:rsidRDefault="2485EF1F" w14:paraId="29EE1A28" w14:textId="05CC7DC6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2485EF1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Роль вбудованих функцій у спрощенні коду.</w:t>
      </w:r>
    </w:p>
    <w:p w:rsidR="2485EF1F" w:rsidP="1D844F2C" w:rsidRDefault="2485EF1F" w14:paraId="5D7FEC7F" w14:textId="18866436">
      <w:pPr>
        <w:numPr>
          <w:ilvl w:val="2"/>
          <w:numId w:val="4"/>
        </w:numPr>
        <w:spacing w:before="0" w:beforeAutospacing="off" w:after="0" w:afterAutospacing="off" w:line="240" w:lineRule="auto"/>
        <w:ind w:left="2160" w:hanging="36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</w:pPr>
      <w:r w:rsidRPr="1D844F2C" w:rsidR="2485EF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14"/>
          <w:szCs w:val="14"/>
          <w:lang w:val="uk"/>
        </w:rPr>
        <w:t xml:space="preserve"> </w:t>
      </w:r>
      <w:r w:rsidRPr="1D844F2C" w:rsidR="2485EF1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"/>
        </w:rPr>
        <w:t>Практичні завдання для розуміння вбудованих функцій.</w:t>
      </w:r>
    </w:p>
    <w:p w:rsidR="125AFB5D" w:rsidP="5ACC6C1A" w:rsidRDefault="125AFB5D" w14:paraId="35CF194E" w14:textId="50B612B8">
      <w:pPr>
        <w:numPr>
          <w:ilvl w:val="1"/>
          <w:numId w:val="4"/>
        </w:numPr>
        <w:spacing w:after="0" w:line="240" w:lineRule="auto"/>
        <w:ind w:left="1440" w:hanging="360"/>
        <w:rPr/>
      </w:pPr>
      <w:r w:rsidRPr="5ACC6C1A" w:rsidR="125AFB5D">
        <w:rPr>
          <w:rFonts w:ascii="Times New Roman" w:hAnsi="Times New Roman" w:eastAsia="Times New Roman" w:cs="Times New Roman"/>
          <w:sz w:val="24"/>
          <w:szCs w:val="24"/>
        </w:rPr>
        <w:t xml:space="preserve">Статус: </w:t>
      </w:r>
      <w:r w:rsidRPr="5ACC6C1A" w:rsidR="7085F08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Ознайомлена</w:t>
      </w:r>
    </w:p>
    <w:p xmlns:wp14="http://schemas.microsoft.com/office/word/2010/wordml" w:rsidR="125AFB5D" w:rsidP="5ACC6C1A" w:rsidRDefault="125AFB5D" w14:paraId="266E787B" wp14:textId="17CD16D3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RPr="64C029A5" w:rsidR="125AFB5D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64C029A5" w:rsidR="669CE19D">
        <w:rPr>
          <w:rFonts w:ascii="Times New Roman" w:hAnsi="Times New Roman" w:eastAsia="Times New Roman" w:cs="Times New Roman"/>
          <w:sz w:val="24"/>
          <w:szCs w:val="24"/>
        </w:rPr>
        <w:t>15.10.2026</w:t>
      </w:r>
      <w:r w:rsidRPr="64C029A5" w:rsidR="125AFB5D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</w:p>
    <w:p w:rsidR="125AFB5D" w:rsidP="64C029A5" w:rsidRDefault="125AFB5D" w14:paraId="0360B92F" w14:textId="3852800B">
      <w:pPr>
        <w:pStyle w:val="Normal"/>
        <w:keepNext w:val="0"/>
        <w:keepLines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64C029A5" w:rsidR="125AFB5D">
        <w:rPr>
          <w:rFonts w:ascii="Times New Roman" w:hAnsi="Times New Roman" w:eastAsia="Times New Roman" w:cs="Times New Roman"/>
          <w:sz w:val="24"/>
          <w:szCs w:val="24"/>
        </w:rPr>
        <w:t xml:space="preserve">Звершення опрацювання теми: </w:t>
      </w:r>
      <w:r w:rsidRPr="64C029A5" w:rsidR="12E0D9F3">
        <w:rPr>
          <w:rFonts w:ascii="Times New Roman" w:hAnsi="Times New Roman" w:eastAsia="Times New Roman" w:cs="Times New Roman"/>
          <w:sz w:val="24"/>
          <w:szCs w:val="24"/>
        </w:rPr>
        <w:t>16.10.2026</w:t>
      </w:r>
    </w:p>
    <w:p w:rsidR="5ACC6C1A" w:rsidP="5ACC6C1A" w:rsidRDefault="5ACC6C1A" w14:paraId="13CD125B" w14:textId="79A58E0F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  <w:vertAlign w:val="baseline"/>
        </w:rPr>
      </w:pPr>
    </w:p>
    <w:p w:rsidR="5ACC6C1A" w:rsidP="5ACC6C1A" w:rsidRDefault="5ACC6C1A" w14:paraId="44996453" w14:textId="5CF9DE48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  <w:vertAlign w:val="baseline"/>
        </w:rPr>
      </w:pPr>
    </w:p>
    <w:p w:rsidR="5ACC6C1A" w:rsidP="5ACC6C1A" w:rsidRDefault="5ACC6C1A" w14:paraId="5D3F47F2" w14:textId="4395B81A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  <w:vertAlign w:val="baseline"/>
        </w:rPr>
      </w:pPr>
    </w:p>
    <w:p xmlns:wp14="http://schemas.microsoft.com/office/word/2010/wordml" w:rsidRDefault="00000000" w14:paraId="0000003A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color w:val="000000"/>
        </w:rPr>
      </w:pPr>
      <w:r>
        <w:rPr>
          <w:rFonts w:ascii="Times New Roman" w:hAnsi="Times New Roman" w:eastAsia="Times New Roman" w:cs="Times New Roman"/>
          <w:b w:val="1"/>
          <w:bCs w:val="1"/>
          <w:color w:val="000000"/>
          <w:rtl w:val="0"/>
        </w:rPr>
        <w:t xml:space="preserve">Виконання роботи:</w:t>
      </w:r>
    </w:p>
    <w:p xmlns:wp14="http://schemas.microsoft.com/office/word/2010/wordml" w:rsidRDefault="00000000" w14:paraId="0000003B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/>
        </w:rPr>
      </w:pPr>
      <w:r>
        <w:rPr>
          <w:rFonts w:ascii="Times New Roman" w:hAnsi="Times New Roman" w:eastAsia="Times New Roman" w:cs="Times New Roman"/>
          <w:b w:val="1"/>
          <w:bCs w:val="1"/>
          <w:color w:val="000000"/>
          <w:rtl w:val="0"/>
        </w:rPr>
        <w:t xml:space="preserve">1. </w:t>
      </w:r>
      <w:r>
        <w:rPr>
          <w:rFonts w:ascii="Times New Roman" w:hAnsi="Times New Roman" w:eastAsia="Times New Roman" w:cs="Times New Roman"/>
          <w:b w:val="1"/>
          <w:bCs w:val="1"/>
          <w:color w:val="000000"/>
          <w:rtl w:val="0"/>
        </w:rPr>
        <w:tab/>
      </w:r>
      <w:r>
        <w:rPr>
          <w:rFonts w:ascii="Times New Roman" w:hAnsi="Times New Roman" w:eastAsia="Times New Roman" w:cs="Times New Roman"/>
          <w:b w:val="1"/>
          <w:bCs w:val="1"/>
          <w:color w:val="000000"/>
          <w:rtl w:val="0"/>
        </w:rPr>
        <w:t xml:space="preserve">Опрацювання завдання та вимог до програм та середовища: </w:t>
      </w:r>
    </w:p>
    <w:p xmlns:wp14="http://schemas.microsoft.com/office/word/2010/wordml" w:rsidP="64C029A5" w:rsidRDefault="00000000" w14:paraId="0000003C" wp14:textId="48E9B594">
      <w:pPr>
        <w:spacing w:after="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shd w:val="clear" w:fill="fff2cc"/>
          <w:rtl w:val="0"/>
        </w:rPr>
      </w:pPr>
      <w:r w:rsidRPr="64C029A5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Завдання №1 </w:t>
      </w:r>
      <w:r w:rsidRPr="64C029A5" w:rsidR="5FE83E6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Trello board</w:t>
      </w:r>
    </w:p>
    <w:p xmlns:wp14="http://schemas.microsoft.com/office/word/2010/wordml" w:rsidP="64C029A5" w:rsidRDefault="00000000" wp14:textId="77777777" w14:paraId="6C79D3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64C029A5" w:rsidR="000000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Деталі завдання</w:t>
      </w:r>
      <w:r w:rsidR="00000000"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</w:p>
    <w:p xmlns:wp14="http://schemas.microsoft.com/office/word/2010/wordml" w:rsidP="64C029A5" w:rsidRDefault="00000000" w14:paraId="55C9E4B9" wp14:textId="34843D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64C029A5" w:rsidR="50B48A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Додати завдання на дошку</w:t>
      </w:r>
    </w:p>
    <w:p xmlns:wp14="http://schemas.microsoft.com/office/word/2010/wordml" w:rsidP="64C029A5" w:rsidRDefault="00000000" w14:paraId="0F37B915" wp14:textId="4B3C80AB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="1D0EE8D6">
        <w:drawing>
          <wp:inline xmlns:wp14="http://schemas.microsoft.com/office/word/2010/wordprocessingDrawing" wp14:editId="00007938" wp14:anchorId="07431CC5">
            <wp:extent cx="6305550" cy="3752850"/>
            <wp:effectExtent l="0" t="0" r="0" b="0"/>
            <wp:docPr id="1765275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5275066" name="Picture 1765275066"/>
                    <pic:cNvPicPr/>
                  </pic:nvPicPr>
                  <pic:blipFill>
                    <a:blip xmlns:r="http://schemas.openxmlformats.org/officeDocument/2006/relationships" r:embed="rId681467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C029A5" w:rsidRDefault="00000000" w14:paraId="76C2FB60" wp14:textId="2E556F9E">
      <w:pPr>
        <w:pStyle w:val="Normal"/>
        <w:keepNext w:val="0"/>
        <w:keepLines w:val="0"/>
        <w:pageBreakBefore w:val="0"/>
        <w:widowControl w:val="1"/>
        <w:spacing w:before="0" w:after="0" w:line="240" w:lineRule="auto"/>
        <w:ind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20"/>
          <w:szCs w:val="20"/>
          <w:shd w:val="clear" w:fill="auto"/>
          <w:lang w:val="uk"/>
        </w:rPr>
      </w:pPr>
      <w:r w:rsidRPr="64C029A5" w:rsidR="78C3E85E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  <w:t>Рис 1.Trello board</w:t>
      </w:r>
    </w:p>
    <w:p w:rsidR="64C029A5" w:rsidP="64C029A5" w:rsidRDefault="64C029A5" w14:paraId="19031C7A" w14:textId="2CCE6EE1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</w:pPr>
    </w:p>
    <w:p xmlns:wp14="http://schemas.microsoft.com/office/word/2010/wordml" w:rsidP="64C029A5" w:rsidRDefault="00000000" w14:paraId="00000042" wp14:textId="457037F5">
      <w:pPr>
        <w:pStyle w:val="Normal"/>
        <w:spacing w:after="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shd w:val="clear" w:fill="fff2cc"/>
          <w:lang w:val="uk"/>
        </w:rPr>
      </w:pPr>
      <w:r w:rsidRPr="64C029A5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Завдання №2 </w:t>
      </w:r>
      <w:r w:rsidRPr="64C029A5" w:rsidR="6CBADD2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  <w:t>programming: Lab 2</w:t>
      </w:r>
    </w:p>
    <w:p xmlns:wp14="http://schemas.microsoft.com/office/word/2010/wordml" w:rsidP="64C029A5" w:rsidRDefault="00000000" w14:paraId="00000043" wp14:textId="6E53F286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="00000000">
        <w:rPr>
          <w:rFonts w:ascii="Times New Roman" w:hAnsi="Times New Roman" w:eastAsia="Times New Roman" w:cs="Times New Roman"/>
          <w:sz w:val="24"/>
          <w:szCs w:val="24"/>
        </w:rPr>
        <w:t xml:space="preserve">Варіант завдання:</w:t>
      </w:r>
      <w:r w:rsidRPr="64C029A5" w:rsidR="19BBBA9F">
        <w:rPr>
          <w:rFonts w:ascii="Times New Roman" w:hAnsi="Times New Roman" w:eastAsia="Times New Roman" w:cs="Times New Roman"/>
          <w:sz w:val="24"/>
          <w:szCs w:val="24"/>
        </w:rPr>
        <w:t xml:space="preserve"> 10</w:t>
      </w:r>
    </w:p>
    <w:p xmlns:wp14="http://schemas.microsoft.com/office/word/2010/wordml" w:rsidRDefault="00000000" w14:paraId="00000044" wp14:textId="77777777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RPr="64C029A5" w:rsidR="00000000">
        <w:rPr>
          <w:rFonts w:ascii="Times New Roman" w:hAnsi="Times New Roman" w:eastAsia="Times New Roman" w:cs="Times New Roman"/>
          <w:sz w:val="24"/>
          <w:szCs w:val="24"/>
        </w:rPr>
        <w:t>Деталі завдання:</w:t>
      </w:r>
    </w:p>
    <w:p w:rsidR="29315C2C" w:rsidP="64C029A5" w:rsidRDefault="29315C2C" w14:paraId="17506362" w14:textId="0F91D1FF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RPr="64C029A5" w:rsidR="29315C2C">
        <w:rPr>
          <w:rFonts w:ascii="Times New Roman" w:hAnsi="Times New Roman" w:eastAsia="Times New Roman" w:cs="Times New Roman"/>
          <w:sz w:val="24"/>
          <w:szCs w:val="24"/>
        </w:rPr>
        <w:t>Створити Flowchart in Draw.io</w:t>
      </w:r>
    </w:p>
    <w:p w:rsidR="29315C2C" w:rsidP="64C029A5" w:rsidRDefault="29315C2C" w14:paraId="2ADE303E" w14:textId="77374A6F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64C029A5" w:rsidR="29315C2C">
        <w:rPr>
          <w:rFonts w:ascii="Times New Roman" w:hAnsi="Times New Roman" w:eastAsia="Times New Roman" w:cs="Times New Roman"/>
          <w:sz w:val="24"/>
          <w:szCs w:val="24"/>
        </w:rPr>
        <w:t>Написати код</w:t>
      </w:r>
    </w:p>
    <w:p w:rsidR="34B5C832" w:rsidP="64C029A5" w:rsidRDefault="34B5C832" w14:paraId="18195E60" w14:textId="18DC0FB1">
      <w:pPr>
        <w:spacing w:after="0" w:line="240" w:lineRule="auto"/>
        <w:ind w:left="720" w:hanging="360"/>
        <w:jc w:val="left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="34B5C832">
        <w:drawing>
          <wp:inline wp14:editId="5F45CD42" wp14:anchorId="06259326">
            <wp:extent cx="6305550" cy="1190625"/>
            <wp:effectExtent l="0" t="0" r="0" b="0"/>
            <wp:docPr id="6207523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0752303" name="Picture 620752303"/>
                    <pic:cNvPicPr/>
                  </pic:nvPicPr>
                  <pic:blipFill>
                    <a:blip xmlns:r="http://schemas.openxmlformats.org/officeDocument/2006/relationships" r:embed="rId1795662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B5C832" w:rsidP="64C029A5" w:rsidRDefault="34B5C832" w14:paraId="0A5589D6" w14:textId="778E4B2F">
      <w:pPr>
        <w:pStyle w:val="ListParagraph"/>
        <w:numPr>
          <w:ilvl w:val="0"/>
          <w:numId w:val="3"/>
        </w:numPr>
        <w:spacing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64C029A5" w:rsidR="34B5C832">
        <w:rPr>
          <w:rFonts w:ascii="Times New Roman" w:hAnsi="Times New Roman" w:eastAsia="Times New Roman" w:cs="Times New Roman"/>
          <w:sz w:val="24"/>
          <w:szCs w:val="24"/>
        </w:rPr>
        <w:t>При визначенні суми членів ряду варто використовувати рекурентну</w:t>
      </w:r>
    </w:p>
    <w:p w:rsidR="34B5C832" w:rsidP="64C029A5" w:rsidRDefault="34B5C832" w14:paraId="0F7DE92B" w14:textId="29A699C5">
      <w:pPr>
        <w:pStyle w:val="Normal"/>
        <w:spacing w:after="0" w:line="240" w:lineRule="auto"/>
        <w:ind w:left="720" w:hanging="360"/>
        <w:jc w:val="left"/>
      </w:pPr>
      <w:r w:rsidRPr="64C029A5" w:rsidR="34B5C832">
        <w:rPr>
          <w:rFonts w:ascii="Times New Roman" w:hAnsi="Times New Roman" w:eastAsia="Times New Roman" w:cs="Times New Roman"/>
          <w:sz w:val="24"/>
          <w:szCs w:val="24"/>
        </w:rPr>
        <w:t>формулу для отримання наступного члена ряду.</w:t>
      </w:r>
    </w:p>
    <w:p w:rsidR="34B5C832" w:rsidP="64C029A5" w:rsidRDefault="34B5C832" w14:paraId="02BCAB87" w14:textId="2EBA1F5B">
      <w:pPr>
        <w:pStyle w:val="Normal"/>
        <w:spacing w:after="0" w:line="240" w:lineRule="auto"/>
        <w:ind w:left="720" w:hanging="360"/>
        <w:jc w:val="left"/>
      </w:pPr>
      <w:r w:rsidRPr="64C029A5" w:rsidR="34B5C832">
        <w:rPr>
          <w:rFonts w:ascii="Times New Roman" w:hAnsi="Times New Roman" w:eastAsia="Times New Roman" w:cs="Times New Roman"/>
          <w:sz w:val="24"/>
          <w:szCs w:val="24"/>
        </w:rPr>
        <w:t xml:space="preserve">Наприклад, потрібно знайти суму ряду з точністю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𝜀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64C029A5" w:rsidR="34B5C832">
        <w:rPr>
          <w:rFonts w:ascii="Times New Roman" w:hAnsi="Times New Roman" w:eastAsia="Times New Roman" w:cs="Times New Roman"/>
          <w:sz w:val="24"/>
          <w:szCs w:val="24"/>
        </w:rPr>
        <w:t>=0.0001, загальний член якого:</w:t>
      </w:r>
    </w:p>
    <w:p w:rsidR="34B5C832" w:rsidP="64C029A5" w:rsidRDefault="34B5C832" w14:paraId="288CDDF0" w14:textId="49C6776D">
      <w:pPr>
        <w:pStyle w:val="Normal"/>
        <w:spacing w:after="0" w:line="240" w:lineRule="auto"/>
        <w:ind w:left="720" w:hanging="360"/>
        <w:jc w:val="left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64C029A5" w:rsidR="34B5C83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34B5C832">
        <w:drawing>
          <wp:inline wp14:editId="6D1A6A74" wp14:anchorId="699EFB9D">
            <wp:extent cx="1717629" cy="952549"/>
            <wp:effectExtent l="0" t="0" r="0" b="0"/>
            <wp:docPr id="644451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4451640" name="Picture 644451640"/>
                    <pic:cNvPicPr/>
                  </pic:nvPicPr>
                  <pic:blipFill>
                    <a:blip xmlns:r="http://schemas.openxmlformats.org/officeDocument/2006/relationships" r:embed="rId57735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761" t="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7629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C029A5" w:rsidP="64C029A5" w:rsidRDefault="64C029A5" w14:paraId="02FF284C" w14:textId="2C568961">
      <w:pPr>
        <w:pStyle w:val="Normal"/>
        <w:spacing w:after="0" w:line="240" w:lineRule="auto"/>
        <w:ind w:left="720" w:hanging="360"/>
        <w:jc w:val="left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:rsidR="64C029A5" w:rsidP="64C029A5" w:rsidRDefault="64C029A5" w14:paraId="0671C1F7" w14:textId="52236EF3">
      <w:pPr>
        <w:pStyle w:val="Normal"/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P="64C029A5" w:rsidRDefault="00000000" w14:paraId="08E5C9BC" wp14:textId="4F7865CE">
      <w:pPr>
        <w:pStyle w:val="Normal"/>
        <w:spacing w:after="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</w:pPr>
      <w:r w:rsidRPr="64C029A5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Завдання №</w:t>
      </w:r>
      <w:r w:rsidRPr="64C029A5" w:rsidR="61FBB7C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3 </w:t>
      </w:r>
      <w:r w:rsidRPr="64C029A5" w:rsidR="61FBB7C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  <w:t>programming: Lab 3</w:t>
      </w:r>
    </w:p>
    <w:p xmlns:wp14="http://schemas.microsoft.com/office/word/2010/wordml" w:rsidP="64C029A5" w:rsidRDefault="00000000" w14:paraId="00000049" wp14:textId="08E00DC1">
      <w:pPr>
        <w:pStyle w:val="ListParagraph"/>
        <w:numPr>
          <w:ilvl w:val="0"/>
          <w:numId w:val="3"/>
        </w:numPr>
        <w:spacing w:after="0" w:lineRule="auto"/>
        <w:jc w:val="left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64C029A5" w:rsidR="00000000">
        <w:rPr>
          <w:rFonts w:ascii="Times New Roman" w:hAnsi="Times New Roman" w:eastAsia="Times New Roman" w:cs="Times New Roman"/>
          <w:sz w:val="24"/>
          <w:szCs w:val="24"/>
        </w:rPr>
        <w:t xml:space="preserve">Варіант завдання: </w:t>
      </w:r>
      <w:r w:rsidRPr="64C029A5" w:rsidR="21BB5A74">
        <w:rPr>
          <w:rFonts w:ascii="Times New Roman" w:hAnsi="Times New Roman" w:eastAsia="Times New Roman" w:cs="Times New Roman"/>
          <w:sz w:val="24"/>
          <w:szCs w:val="24"/>
        </w:rPr>
        <w:t>15</w:t>
      </w:r>
    </w:p>
    <w:p xmlns:wp14="http://schemas.microsoft.com/office/word/2010/wordml" w:rsidRDefault="00000000" w14:paraId="0000004A" wp14:textId="77777777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RPr="64C029A5" w:rsidR="00000000">
        <w:rPr>
          <w:rFonts w:ascii="Times New Roman" w:hAnsi="Times New Roman" w:eastAsia="Times New Roman" w:cs="Times New Roman"/>
          <w:sz w:val="24"/>
          <w:szCs w:val="24"/>
        </w:rPr>
        <w:t>Деталі завдання:</w:t>
      </w:r>
    </w:p>
    <w:p w:rsidR="3BD245C7" w:rsidP="64C029A5" w:rsidRDefault="3BD245C7" w14:paraId="2E811AC5" w14:textId="581D2792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hAnsi="Calibri" w:eastAsia="Calibri" w:cs="Calibri"/>
          <w:noProof w:val="0"/>
          <w:sz w:val="24"/>
          <w:szCs w:val="24"/>
          <w:lang w:val="uk"/>
        </w:rPr>
      </w:pPr>
      <w:r w:rsidRPr="64C029A5" w:rsidR="3BD245C7">
        <w:rPr>
          <w:sz w:val="24"/>
          <w:szCs w:val="24"/>
        </w:rPr>
        <w:t>Алгоритм розв’язання завдання зводиться до трьох циклів, причому два з</w:t>
      </w:r>
      <w:r w:rsidRPr="64C029A5" w:rsidR="3BD245C7">
        <w:rPr>
          <w:rFonts w:ascii="Calibri" w:hAnsi="Calibri" w:eastAsia="Calibri" w:cs="Calibri"/>
          <w:noProof w:val="0"/>
          <w:sz w:val="24"/>
          <w:szCs w:val="24"/>
          <w:lang w:val="uk"/>
        </w:rPr>
        <w:t>них вкладені в третій. Внутрішні цикли підсумують доданки при</w:t>
      </w:r>
      <w:r w:rsidRPr="64C029A5" w:rsidR="3BD245C7">
        <w:rPr>
          <w:rFonts w:ascii="Calibri" w:hAnsi="Calibri" w:eastAsia="Calibri" w:cs="Calibri"/>
          <w:noProof w:val="0"/>
          <w:sz w:val="24"/>
          <w:szCs w:val="24"/>
          <w:lang w:val="uk"/>
        </w:rPr>
        <w:t>фіксованому параметрі x, один (арифметичний для заданого n), інший (ітераційний для заданої точності . При організації цих циклів варто</w:t>
      </w:r>
      <w:r w:rsidRPr="64C029A5" w:rsidR="3BD245C7">
        <w:rPr>
          <w:rFonts w:ascii="Calibri" w:hAnsi="Calibri" w:eastAsia="Calibri" w:cs="Calibri"/>
          <w:noProof w:val="0"/>
          <w:sz w:val="24"/>
          <w:szCs w:val="24"/>
          <w:lang w:val="uk"/>
        </w:rPr>
        <w:t>звернути увагу на правильний вибір формули для обчислення елемента ряду an і правильне присвоєння початкових значень змінним циклу. Зовнішній цикл організує зміну параметра х.</w:t>
      </w:r>
    </w:p>
    <w:p w:rsidR="64C029A5" w:rsidP="64C029A5" w:rsidRDefault="64C029A5" w14:paraId="4DAA7DD0" w14:textId="5B29D720">
      <w:pPr>
        <w:spacing w:after="0" w:line="240" w:lineRule="auto"/>
        <w:ind w:left="0" w:hanging="0"/>
        <w:rPr>
          <w:rFonts w:ascii="Calibri" w:hAnsi="Calibri" w:eastAsia="Calibri" w:cs="Calibri"/>
          <w:noProof w:val="0"/>
          <w:sz w:val="24"/>
          <w:szCs w:val="24"/>
          <w:lang w:val="uk"/>
        </w:rPr>
      </w:pPr>
    </w:p>
    <w:p w:rsidR="01C71514" w:rsidP="64C029A5" w:rsidRDefault="01C71514" w14:paraId="5F208F11" w14:textId="6CC05D27">
      <w:pPr>
        <w:pStyle w:val="Normal"/>
        <w:spacing w:after="0"/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</w:pPr>
      <w:r w:rsidRPr="64C029A5" w:rsidR="01C7151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Завдання №</w:t>
      </w:r>
      <w:r w:rsidRPr="64C029A5" w:rsidR="7D0D8EF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4 </w:t>
      </w:r>
      <w:r w:rsidRPr="64C029A5" w:rsidR="7D0D8EF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  <w:t>programming: Class Practice Task</w:t>
      </w:r>
    </w:p>
    <w:p w:rsidR="64C029A5" w:rsidP="64C029A5" w:rsidRDefault="64C029A5" w14:paraId="766A82E0" w14:textId="32223AC9">
      <w:pPr>
        <w:spacing w:after="0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:rsidR="01C71514" w:rsidP="64C029A5" w:rsidRDefault="01C71514" w14:paraId="422D3D6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 w:rsidRPr="64C029A5" w:rsidR="01C71514">
        <w:rPr>
          <w:rFonts w:ascii="Times New Roman" w:hAnsi="Times New Roman" w:eastAsia="Times New Roman" w:cs="Times New Roman"/>
          <w:sz w:val="24"/>
          <w:szCs w:val="24"/>
        </w:rPr>
        <w:t>Деталі завдання:</w:t>
      </w:r>
    </w:p>
    <w:p w:rsidR="75F124C1" w:rsidP="64C029A5" w:rsidRDefault="75F124C1" w14:paraId="4FAAEDF7" w14:textId="2533D874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 w:rsidRPr="64C029A5" w:rsidR="75F124C1">
        <w:rPr>
          <w:rFonts w:ascii="Times New Roman" w:hAnsi="Times New Roman" w:eastAsia="Times New Roman" w:cs="Times New Roman"/>
          <w:sz w:val="24"/>
          <w:szCs w:val="24"/>
        </w:rPr>
        <w:t>Створити Flowchart in Draw.io</w:t>
      </w:r>
    </w:p>
    <w:p w:rsidR="75F124C1" w:rsidP="64C029A5" w:rsidRDefault="75F124C1" w14:paraId="3503B390" w14:textId="3A4AD301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</w:pPr>
      <w:r w:rsidRPr="64C029A5" w:rsidR="75F124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Ви пишете програму обліку особистих витрат. Користувач задає бюджет на місяць і вводить суму витрат за кожен день.</w:t>
      </w:r>
    </w:p>
    <w:p w:rsidR="75F124C1" w:rsidP="64C029A5" w:rsidRDefault="75F124C1" w14:paraId="28CC4FA1" w14:textId="3A92C6B7">
      <w:pPr>
        <w:pStyle w:val="ListParagraph"/>
        <w:spacing w:before="0" w:beforeAutospacing="off" w:after="12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</w:pPr>
      <w:r w:rsidRPr="64C029A5" w:rsidR="75F124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Далі програма аналізує ці дані через меню: показує статистику, знаходить найдорожчі дні й перевіряє, чи вистачає бюджету.</w:t>
      </w:r>
      <w:r w:rsidRPr="64C029A5" w:rsidR="75F124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"/>
        </w:rPr>
        <w:t>Дні без покупок теж бувають. У різних обчисленнях вони враховуються по-різному.</w:t>
      </w:r>
    </w:p>
    <w:p w:rsidR="64C029A5" w:rsidP="64C029A5" w:rsidRDefault="64C029A5" w14:paraId="6A82BDF6" w14:textId="1F86D925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</w:p>
    <w:p w:rsidR="64C029A5" w:rsidP="64C029A5" w:rsidRDefault="64C029A5" w14:paraId="39A8D607" w14:textId="7779AB54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</w:p>
    <w:p w:rsidR="01C71514" w:rsidP="64C029A5" w:rsidRDefault="01C71514" w14:paraId="2B3EEC25" w14:textId="35712ACD">
      <w:pPr>
        <w:spacing w:before="300" w:beforeAutospacing="off" w:after="15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uk"/>
        </w:rPr>
      </w:pPr>
      <w:r w:rsidRPr="64C029A5" w:rsidR="01C7151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Завдання №</w:t>
      </w:r>
      <w:r w:rsidRPr="64C029A5" w:rsidR="518AA11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5 </w:t>
      </w:r>
      <w:r w:rsidRPr="64C029A5" w:rsidR="01C7151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64C029A5" w:rsidR="2CAE2A8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Self Practice: Algotester</w:t>
      </w:r>
      <w:r w:rsidRPr="64C029A5" w:rsidR="7F73A3C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:</w:t>
      </w:r>
      <w:r w:rsidRPr="64C029A5" w:rsidR="7E4F3AC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64C029A5" w:rsidR="7E4F3ACB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uk"/>
        </w:rPr>
        <w:t>Longest Increasing Subsequence</w:t>
      </w:r>
    </w:p>
    <w:p w:rsidR="7E4F3ACB" w:rsidP="64C029A5" w:rsidRDefault="7E4F3ACB" w14:paraId="599FF1A9" w14:textId="21989BCD">
      <w:pPr>
        <w:pStyle w:val="Normal"/>
        <w:spacing w:after="0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</w:pPr>
      <w:r w:rsidRPr="64C029A5" w:rsidR="7E4F3ACB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You are given a sequence of 𝑛 integers 𝑎</w:t>
      </w:r>
      <w:r w:rsidRPr="64C029A5" w:rsidR="7E4F3ACB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>𝑖</w:t>
      </w:r>
      <w:r w:rsidRPr="64C029A5" w:rsidR="7E4F3ACB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. Your task is to find the length of the longest increasing subsequence of the given sequence. A sequence 𝑥 is called a </w:t>
      </w:r>
      <w:r w:rsidRPr="64C029A5" w:rsidR="7E4F3ACB">
        <w:rPr>
          <w:rFonts w:ascii="Times New Roman" w:hAnsi="Times New Roman" w:eastAsia="Times New Roman" w:cs="Times New Roman"/>
          <w:i w:val="1"/>
          <w:iCs w:val="1"/>
          <w:noProof w:val="0"/>
          <w:color w:val="333333"/>
          <w:sz w:val="24"/>
          <w:szCs w:val="24"/>
          <w:lang w:val="en-US"/>
        </w:rPr>
        <w:t>subsequence</w:t>
      </w:r>
      <w:r w:rsidRPr="64C029A5" w:rsidR="7E4F3ACB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en-US"/>
        </w:rPr>
        <w:t xml:space="preserve"> of a sequence 𝑦 if some elements (possibly zero) can be deleted from 𝑦 to leave the sequence 𝑥.</w:t>
      </w:r>
    </w:p>
    <w:p w:rsidR="64C029A5" w:rsidP="64C029A5" w:rsidRDefault="64C029A5" w14:paraId="40374284" w14:textId="64408BFD">
      <w:pPr>
        <w:spacing w:after="0" w:line="240" w:lineRule="auto"/>
        <w:ind w:left="720" w:firstLine="0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RDefault="00000000" w14:paraId="0000004E" wp14:textId="77777777">
      <w:pPr>
        <w:pStyle w:val="Heading2"/>
      </w:pPr>
      <w:r w:rsidRPr="64C029A5" w:rsidR="0000000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2.</w:t>
      </w:r>
      <w:r>
        <w:tab/>
      </w:r>
      <w:r w:rsidRPr="64C029A5" w:rsidR="0000000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Дизайн та планована оцінка часу виконання завдань: </w:t>
      </w:r>
    </w:p>
    <w:p xmlns:wp14="http://schemas.microsoft.com/office/word/2010/wordml" w:rsidP="64C029A5" w:rsidRDefault="00000000" w14:paraId="5913891C" wp14:textId="5A70C65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</w:pPr>
      <w:r w:rsidRPr="64C029A5" w:rsidR="10A26C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Завдання №</w:t>
      </w:r>
      <w:r w:rsidRPr="64C029A5" w:rsidR="0A88682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2</w:t>
      </w:r>
      <w:r w:rsidRPr="64C029A5" w:rsidR="10A26C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64C029A5" w:rsidR="10A26C2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  <w:t xml:space="preserve">programming: Lab </w:t>
      </w:r>
      <w:r w:rsidRPr="64C029A5" w:rsidR="0599B91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  <w:t>2</w:t>
      </w:r>
    </w:p>
    <w:p xmlns:wp14="http://schemas.microsoft.com/office/word/2010/wordml" w:rsidP="64C029A5" w:rsidRDefault="00000000" w14:paraId="00000050" wp14:textId="777777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64C029A5" w:rsidR="000000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Блок-схема</w:t>
      </w:r>
      <w:r w:rsidR="00000000"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</w:p>
    <w:p w:rsidR="76A47AB8" w:rsidP="64C029A5" w:rsidRDefault="76A47AB8" w14:paraId="29DEE582" w14:textId="11E618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center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</w:pPr>
      <w:r w:rsidR="76A47AB8">
        <w:drawing>
          <wp:inline wp14:editId="09867345" wp14:anchorId="595ABF1A">
            <wp:extent cx="2964201" cy="5153025"/>
            <wp:effectExtent l="0" t="0" r="0" b="0"/>
            <wp:docPr id="103086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86644" name="Picture 103086644"/>
                    <pic:cNvPicPr/>
                  </pic:nvPicPr>
                  <pic:blipFill>
                    <a:blip xmlns:r="http://schemas.openxmlformats.org/officeDocument/2006/relationships" r:embed="rId976117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4201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D75FC2" w:rsidP="64C029A5" w:rsidRDefault="70D75FC2" w14:paraId="2322B1D4" w14:textId="34A60B75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</w:pPr>
      <w:r w:rsidRPr="64C029A5" w:rsidR="70D75FC2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  <w:t>Рис2 .Flowchart Lab 2</w:t>
      </w:r>
    </w:p>
    <w:p w:rsidR="64C029A5" w:rsidP="64C029A5" w:rsidRDefault="64C029A5" w14:paraId="7217EF5D" w14:textId="448B15D2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center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</w:pPr>
    </w:p>
    <w:p xmlns:wp14="http://schemas.microsoft.com/office/word/2010/wordml" w:rsidP="64C029A5" w:rsidRDefault="00000000" w14:paraId="00000052" wp14:textId="14CE2F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sz w:val="24"/>
          <w:szCs w:val="24"/>
          <w:shd w:val="clear" w:fill="auto"/>
          <w:rtl w:val="0"/>
        </w:rPr>
      </w:pPr>
      <w:r w:rsidRPr="64C029A5" w:rsidR="000000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Планований час на реалізацію:</w:t>
      </w:r>
      <w:r w:rsidRPr="64C029A5" w:rsidR="030CCD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30 хв</w:t>
      </w:r>
      <w:r>
        <w:rPr>
          <w:rtl w:val="0"/>
        </w:rPr>
      </w:r>
    </w:p>
    <w:p w:rsidR="711DD0C1" w:rsidP="64C029A5" w:rsidRDefault="711DD0C1" w14:paraId="69C8139A" w14:textId="4F7865CE">
      <w:pPr>
        <w:pStyle w:val="Normal"/>
        <w:spacing w:after="0"/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</w:pPr>
      <w:r w:rsidRPr="64C029A5" w:rsidR="711DD0C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Завдання №3 </w:t>
      </w:r>
      <w:r w:rsidRPr="64C029A5" w:rsidR="711DD0C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  <w:t>programming: Lab 3</w:t>
      </w:r>
    </w:p>
    <w:p w:rsidR="711DD0C1" w:rsidP="64C029A5" w:rsidRDefault="711DD0C1" w14:paraId="11928CF4" w14:textId="3AA91B80">
      <w:pPr>
        <w:pStyle w:val="ListParagraph"/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64C029A5" w:rsidR="711DD0C1">
        <w:rPr>
          <w:rFonts w:ascii="Times New Roman" w:hAnsi="Times New Roman" w:eastAsia="Times New Roman" w:cs="Times New Roman"/>
          <w:sz w:val="24"/>
          <w:szCs w:val="24"/>
        </w:rPr>
        <w:t>Обрахунки до завдання - виведення формул:</w:t>
      </w:r>
    </w:p>
    <w:p w:rsidR="1DBFA69A" w:rsidP="64C029A5" w:rsidRDefault="1DBFA69A" w14:paraId="287501C4" w14:textId="79616A61">
      <w:pPr>
        <w:pStyle w:val="ListParagraph"/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righ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1DBFA69A">
        <w:drawing>
          <wp:inline wp14:editId="28B3D7B0" wp14:anchorId="18F867B3">
            <wp:extent cx="3295659" cy="4362495"/>
            <wp:effectExtent l="0" t="0" r="0" b="0"/>
            <wp:docPr id="1364045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537453" name="Picture 852537453"/>
                    <pic:cNvPicPr/>
                  </pic:nvPicPr>
                  <pic:blipFill>
                    <a:blip xmlns:r="http://schemas.openxmlformats.org/officeDocument/2006/relationships" r:embed="rId819693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6989" t="8308" r="0" b="225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5659" cy="436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46EB4E" w:rsidP="64C029A5" w:rsidRDefault="7946EB4E" w14:paraId="7914DE33" w14:textId="0CFA7D5D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</w:pPr>
      <w:r w:rsidRPr="64C029A5" w:rsidR="7946EB4E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  <w:t>Рис 3.Calculations lab 3</w:t>
      </w:r>
    </w:p>
    <w:p w:rsidR="64C029A5" w:rsidP="64C029A5" w:rsidRDefault="64C029A5" w14:paraId="657C9C5D" w14:textId="4B25BE9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:rsidR="7DE46C2F" w:rsidP="64C029A5" w:rsidRDefault="7DE46C2F" w14:paraId="0666BD39" w14:textId="5A24C163">
      <w:pPr>
        <w:keepNext w:val="0"/>
        <w:keepLines w:val="0"/>
        <w:pageBreakBefore w:val="0"/>
        <w:widowControl w:val="1"/>
        <w:numPr>
          <w:ilvl w:val="0"/>
          <w:numId w:val="3"/>
        </w:numP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</w:pPr>
      <w:r w:rsidRPr="64C029A5" w:rsidR="7DE46C2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Завдання №4 </w:t>
      </w:r>
      <w:r w:rsidRPr="64C029A5" w:rsidR="7DE46C2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  <w:t>programming: Class Practice Task</w:t>
      </w:r>
    </w:p>
    <w:p xmlns:wp14="http://schemas.microsoft.com/office/word/2010/wordml" w:rsidRDefault="00000000" w14:paraId="75C704C9" wp14:textId="2DAC0FC6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RPr="64C029A5" w:rsidR="00000000">
        <w:rPr>
          <w:rFonts w:ascii="Times New Roman" w:hAnsi="Times New Roman" w:eastAsia="Times New Roman" w:cs="Times New Roman"/>
          <w:sz w:val="24"/>
          <w:szCs w:val="24"/>
        </w:rPr>
        <w:t>Блок-схема</w:t>
      </w:r>
    </w:p>
    <w:p xmlns:wp14="http://schemas.microsoft.com/office/word/2010/wordml" w:rsidP="64C029A5" w:rsidRDefault="00000000" w14:paraId="00000055" wp14:textId="538A8DE7">
      <w:pPr>
        <w:spacing w:after="0" w:line="240" w:lineRule="auto"/>
        <w:ind w:left="720" w:hanging="360"/>
        <w:jc w:val="center"/>
        <w:rPr>
          <w:sz w:val="24"/>
          <w:szCs w:val="24"/>
        </w:rPr>
      </w:pPr>
      <w:r w:rsidRPr="64C029A5" w:rsidR="00000000">
        <w:rPr>
          <w:rFonts w:ascii="Times New Roman" w:hAnsi="Times New Roman" w:eastAsia="Times New Roman" w:cs="Times New Roman"/>
          <w:sz w:val="24"/>
          <w:szCs w:val="24"/>
        </w:rPr>
        <w:t>:</w:t>
      </w:r>
      <w:r w:rsidR="4C1A2422">
        <w:drawing>
          <wp:inline xmlns:wp14="http://schemas.microsoft.com/office/word/2010/wordprocessingDrawing" wp14:editId="2B6A6995" wp14:anchorId="6E22F76D">
            <wp:extent cx="3774243" cy="7572448"/>
            <wp:effectExtent l="0" t="0" r="0" b="0"/>
            <wp:docPr id="1802240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2240768" name="Picture 1802240768"/>
                    <pic:cNvPicPr/>
                  </pic:nvPicPr>
                  <pic:blipFill>
                    <a:blip xmlns:r="http://schemas.openxmlformats.org/officeDocument/2006/relationships" r:embed="rId864270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6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4243" cy="757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C029A5" w:rsidRDefault="00000000" w14:paraId="4B3796CD" wp14:textId="4E9BB397">
      <w:pPr>
        <w:keepNext w:val="0"/>
        <w:keepLines w:val="0"/>
        <w:pageBreakBefore w:val="0"/>
        <w:widowControl w:val="1"/>
        <w:spacing w:before="0" w:after="0" w:line="240" w:lineRule="auto"/>
        <w:ind/>
        <w:jc w:val="center"/>
        <w:rPr>
          <w:rFonts w:ascii="Times New Roman" w:hAnsi="Times New Roman" w:eastAsia="Times New Roman" w:cs="Times New Roman"/>
          <w:noProof w:val="0"/>
          <w:color w:val="548DD4" w:themeColor="text2" w:themeTint="99" w:themeShade="FF"/>
          <w:sz w:val="20"/>
          <w:szCs w:val="20"/>
          <w:lang w:val="uk"/>
        </w:rPr>
      </w:pPr>
      <w:r w:rsidRPr="64C029A5" w:rsidR="56612B7A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  <w:t>Рис 4. Flowchart Main function</w:t>
      </w:r>
    </w:p>
    <w:p xmlns:wp14="http://schemas.microsoft.com/office/word/2010/wordml" w:rsidP="64C029A5" w:rsidRDefault="00000000" w14:paraId="5205D7BB" wp14:textId="71F3885A">
      <w:pPr>
        <w:keepNext w:val="0"/>
        <w:keepLines w:val="0"/>
        <w:pageBreakBefore w:val="0"/>
        <w:widowControl w:val="1"/>
        <w:spacing w:before="0" w:after="0" w:line="240" w:lineRule="auto"/>
        <w:ind w:left="720" w:hanging="360"/>
        <w:jc w:val="center"/>
        <w:rPr>
          <w:sz w:val="24"/>
          <w:szCs w:val="24"/>
        </w:rPr>
      </w:pPr>
    </w:p>
    <w:p xmlns:wp14="http://schemas.microsoft.com/office/word/2010/wordml" w:rsidP="64C029A5" w:rsidRDefault="00000000" w14:paraId="38D25A98" wp14:textId="5B5D9D7C">
      <w:pPr>
        <w:pStyle w:val="Normal"/>
        <w:keepNext w:val="0"/>
        <w:keepLines w:val="0"/>
        <w:pageBreakBefore w:val="0"/>
        <w:widowControl w:val="1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="4C1A2422">
        <w:drawing>
          <wp:inline xmlns:wp14="http://schemas.microsoft.com/office/word/2010/wordprocessingDrawing" wp14:editId="77B747F3" wp14:anchorId="3380C5F3">
            <wp:extent cx="2945729" cy="4924425"/>
            <wp:effectExtent l="0" t="0" r="0" b="0"/>
            <wp:docPr id="23758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758486" name="Picture 23758486"/>
                    <pic:cNvPicPr/>
                  </pic:nvPicPr>
                  <pic:blipFill>
                    <a:blip xmlns:r="http://schemas.openxmlformats.org/officeDocument/2006/relationships" r:embed="rId582398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5729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33BE43">
        <w:rPr/>
        <w:t xml:space="preserve">     </w:t>
      </w:r>
      <w:r w:rsidR="7A33BE43">
        <w:drawing>
          <wp:inline xmlns:wp14="http://schemas.microsoft.com/office/word/2010/wordprocessingDrawing" wp14:editId="5DAA68BF" wp14:anchorId="39654D43">
            <wp:extent cx="2790825" cy="6305550"/>
            <wp:effectExtent l="0" t="0" r="0" b="0"/>
            <wp:docPr id="1090219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49133" name="Picture 17349133"/>
                    <pic:cNvPicPr/>
                  </pic:nvPicPr>
                  <pic:blipFill>
                    <a:blip xmlns:r="http://schemas.openxmlformats.org/officeDocument/2006/relationships" r:embed="rId1586180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C029A5" w:rsidRDefault="00000000" w14:paraId="5F17412F" wp14:textId="520F9E57">
      <w:pPr>
        <w:keepNext w:val="0"/>
        <w:keepLines w:val="0"/>
        <w:pageBreakBefore w:val="0"/>
        <w:widowControl w:val="1"/>
        <w:spacing w:before="0" w:after="0" w:line="240" w:lineRule="auto"/>
        <w:ind/>
        <w:jc w:val="center"/>
        <w:rPr>
          <w:rFonts w:ascii="Times New Roman" w:hAnsi="Times New Roman" w:eastAsia="Times New Roman" w:cs="Times New Roman"/>
          <w:noProof w:val="0"/>
          <w:color w:val="548DD4" w:themeColor="text2" w:themeTint="99" w:themeShade="FF"/>
          <w:sz w:val="20"/>
          <w:szCs w:val="20"/>
          <w:lang w:val="uk"/>
        </w:rPr>
      </w:pPr>
      <w:r w:rsidRPr="64C029A5" w:rsidR="593349A0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  <w:t>Рис 5, 6. Flowchart eachday/ MaxMin functions</w:t>
      </w:r>
    </w:p>
    <w:p xmlns:wp14="http://schemas.microsoft.com/office/word/2010/wordml" w:rsidP="64C029A5" w:rsidRDefault="00000000" w14:paraId="2DE43013" wp14:textId="6386D8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P="64C029A5" w:rsidRDefault="00000000" w14:paraId="42211859" wp14:textId="3390B90A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P="64C029A5" w:rsidRDefault="00000000" w14:paraId="6A499B32" wp14:textId="26E661A3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P="64C029A5" w:rsidRDefault="00000000" w14:paraId="3931C487" wp14:textId="0A4CD213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P="64C029A5" w:rsidRDefault="00000000" w14:paraId="76E28A62" wp14:textId="5F7D3946">
      <w:pPr>
        <w:pStyle w:val="Normal"/>
        <w:keepNext w:val="0"/>
        <w:keepLines w:val="0"/>
        <w:pageBreakBefore w:val="0"/>
        <w:widowControl w:val="1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bidi w:val="0"/>
        <w:spacing w:before="0"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color w:val="548DD4" w:themeColor="text2" w:themeTint="99" w:themeShade="FF"/>
          <w:sz w:val="20"/>
          <w:szCs w:val="20"/>
          <w:lang w:val="uk"/>
        </w:rPr>
      </w:pPr>
      <w:r w:rsidR="1B339EA9">
        <w:drawing>
          <wp:inline xmlns:wp14="http://schemas.microsoft.com/office/word/2010/wordprocessingDrawing" wp14:editId="1A5474D5" wp14:anchorId="3E3C1B46">
            <wp:extent cx="3054446" cy="4914900"/>
            <wp:effectExtent l="0" t="0" r="0" b="0"/>
            <wp:docPr id="2091558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1558190" name="Picture 2091558190"/>
                    <pic:cNvPicPr/>
                  </pic:nvPicPr>
                  <pic:blipFill>
                    <a:blip xmlns:r="http://schemas.openxmlformats.org/officeDocument/2006/relationships" r:embed="rId481041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4446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455332">
        <w:rPr/>
        <w:t xml:space="preserve"> </w:t>
      </w:r>
      <w:r w:rsidR="7C152802">
        <w:drawing>
          <wp:inline xmlns:wp14="http://schemas.microsoft.com/office/word/2010/wordprocessingDrawing" wp14:editId="77385952" wp14:anchorId="27734980">
            <wp:extent cx="3200400" cy="4950151"/>
            <wp:effectExtent l="0" t="0" r="0" b="0"/>
            <wp:docPr id="1395172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0877642" name="Picture 720877642"/>
                    <pic:cNvPicPr/>
                  </pic:nvPicPr>
                  <pic:blipFill>
                    <a:blip xmlns:r="http://schemas.openxmlformats.org/officeDocument/2006/relationships" r:embed="rId1925015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0400" cy="495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C029A5" w:rsidR="1ADA78F4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  <w:t>Рис 7, 8. Flowchart Sum/ Control  functions</w:t>
      </w:r>
    </w:p>
    <w:p xmlns:wp14="http://schemas.microsoft.com/office/word/2010/wordml" w:rsidP="64C029A5" w:rsidRDefault="00000000" w14:paraId="29D61623" wp14:textId="74CF5E32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P="64C029A5" w:rsidRDefault="00000000" w14:paraId="4D1A09DC" wp14:textId="5792FD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P="64C029A5" w:rsidRDefault="00000000" w14:paraId="3AEFC05D" wp14:textId="5937FFF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P="64C029A5" w:rsidRDefault="00000000" w14:paraId="0DB85E01" wp14:textId="2E14989F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center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="1B339EA9">
        <w:drawing>
          <wp:inline xmlns:wp14="http://schemas.microsoft.com/office/word/2010/wordprocessingDrawing" wp14:editId="64D49349" wp14:anchorId="01423F39">
            <wp:extent cx="3086100" cy="6305550"/>
            <wp:effectExtent l="0" t="0" r="0" b="0"/>
            <wp:docPr id="1533080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3080257" name="Picture 1533080257"/>
                    <pic:cNvPicPr/>
                  </pic:nvPicPr>
                  <pic:blipFill>
                    <a:blip xmlns:r="http://schemas.openxmlformats.org/officeDocument/2006/relationships" r:embed="rId372327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C029A5" w:rsidRDefault="00000000" w14:paraId="0BC98D74" wp14:textId="7958CB06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xmlns:wp14="http://schemas.microsoft.com/office/word/2010/wordml" w:rsidP="64C029A5" w:rsidRDefault="00000000" w14:paraId="2D995748" wp14:textId="5BB56D93">
      <w:pPr>
        <w:pStyle w:val="Normal"/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right="0"/>
        <w:jc w:val="center"/>
      </w:pPr>
      <w:r w:rsidRPr="64C029A5" w:rsidR="3897547A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Рис 9.. Flowchart Limit function</w:t>
      </w:r>
    </w:p>
    <w:p xmlns:wp14="http://schemas.microsoft.com/office/word/2010/wordml" w:rsidP="64C029A5" w:rsidRDefault="00000000" w14:paraId="6D1D9E52" wp14:textId="166555E6">
      <w:pPr>
        <w:pStyle w:val="Normal"/>
        <w:keepNext w:val="0"/>
        <w:keepLines w:val="0"/>
        <w:pageBreakBefore w:val="0"/>
        <w:widowControl w:val="1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bidi w:val="0"/>
        <w:spacing w:before="0"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="1B339EA9">
        <w:drawing>
          <wp:inline xmlns:wp14="http://schemas.microsoft.com/office/word/2010/wordprocessingDrawing" wp14:editId="2FF1B593" wp14:anchorId="2B4B3720">
            <wp:extent cx="2105025" cy="6305550"/>
            <wp:effectExtent l="0" t="0" r="0" b="0"/>
            <wp:docPr id="1716353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353985" name="Picture 1716353985"/>
                    <pic:cNvPicPr/>
                  </pic:nvPicPr>
                  <pic:blipFill>
                    <a:blip xmlns:r="http://schemas.openxmlformats.org/officeDocument/2006/relationships" r:embed="rId402036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BC9C21">
        <w:rPr/>
        <w:t xml:space="preserve">   </w:t>
      </w:r>
      <w:r w:rsidR="654B0AF8">
        <w:drawing>
          <wp:inline xmlns:wp14="http://schemas.microsoft.com/office/word/2010/wordprocessingDrawing" wp14:editId="52D6383E" wp14:anchorId="2F956422">
            <wp:extent cx="1762125" cy="6305550"/>
            <wp:effectExtent l="0" t="0" r="0" b="0"/>
            <wp:docPr id="300584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1846252" name="Picture 1941846252"/>
                    <pic:cNvPicPr/>
                  </pic:nvPicPr>
                  <pic:blipFill>
                    <a:blip xmlns:r="http://schemas.openxmlformats.org/officeDocument/2006/relationships" r:embed="rId530727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C029A5" w:rsidRDefault="00000000" w14:paraId="39351EDD" wp14:textId="1556FB2B">
      <w:pPr>
        <w:pStyle w:val="Normal"/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right="0"/>
        <w:jc w:val="center"/>
      </w:pPr>
      <w:r w:rsidRPr="64C029A5" w:rsidR="273FD0C2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Рис 10, 11. Flowchart dayLimit/ top  functions</w:t>
      </w:r>
    </w:p>
    <w:p xmlns:wp14="http://schemas.microsoft.com/office/word/2010/wordml" w:rsidP="64C029A5" w:rsidRDefault="00000000" w14:paraId="4F008F35" wp14:textId="55098BA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64C029A5" w:rsidR="1E4454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Планований час на реалізацію: 4 години</w:t>
      </w:r>
    </w:p>
    <w:p xmlns:wp14="http://schemas.microsoft.com/office/word/2010/wordml" w:rsidP="64C029A5" w:rsidRDefault="00000000" w14:paraId="00000059" wp14:textId="51D6AB3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xmlns:wp14="http://schemas.microsoft.com/office/word/2010/wordml" w:rsidRDefault="00000000" w14:paraId="0000005A" wp14:textId="33A0EC7D">
      <w:pPr>
        <w:spacing w:after="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Default="00000000" w14:paraId="0000005D" wp14:textId="77777777">
      <w:pPr>
        <w:pStyle w:val="Heading2"/>
      </w:pPr>
      <w:r w:rsidRPr="64C029A5" w:rsidR="0000000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4. </w:t>
      </w:r>
      <w:r>
        <w:tab/>
      </w:r>
      <w:r w:rsidRPr="64C029A5" w:rsidR="0000000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Код програм з посиланням на зовнішні ресурси:</w:t>
      </w:r>
    </w:p>
    <w:p xmlns:wp14="http://schemas.microsoft.com/office/word/2010/wordml" w:rsidP="64C029A5" w:rsidRDefault="00000000" w14:paraId="7B30C7F0" wp14:textId="78E589E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</w:pPr>
      <w:r w:rsidRPr="64C029A5" w:rsidR="14676D3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Завдання №2 </w:t>
      </w:r>
      <w:r w:rsidRPr="64C029A5" w:rsidR="14676D3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  <w:t>programming: Lab 2</w:t>
      </w:r>
    </w:p>
    <w:p xmlns:wp14="http://schemas.microsoft.com/office/word/2010/wordml" w:rsidP="64C029A5" w:rsidRDefault="00000000" w14:paraId="225813D3" wp14:textId="57FC4179">
      <w:pPr>
        <w:shd w:val="clear" w:color="auto" w:fill="121314"/>
        <w:spacing w:before="0" w:beforeAutospacing="off" w:after="0" w:afterAutospacing="off" w:line="270" w:lineRule="auto"/>
      </w:pPr>
      <w:r w:rsidRPr="64C029A5" w:rsidR="14676D35">
        <w:rPr>
          <w:rFonts w:ascii="Menlo" w:hAnsi="Menlo" w:eastAsia="Menlo" w:cs="Menlo"/>
          <w:noProof w:val="0"/>
          <w:color w:val="C586C0"/>
          <w:sz w:val="22"/>
          <w:szCs w:val="22"/>
          <w:lang w:val="uk"/>
        </w:rPr>
        <w:t>#include</w:t>
      </w:r>
      <w:r w:rsidRPr="64C029A5" w:rsidR="14676D35">
        <w:rPr>
          <w:rFonts w:ascii="Menlo" w:hAnsi="Menlo" w:eastAsia="Menlo" w:cs="Menlo"/>
          <w:noProof w:val="0"/>
          <w:color w:val="569CD6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A5D6FF"/>
          <w:sz w:val="22"/>
          <w:szCs w:val="22"/>
          <w:lang w:val="uk"/>
        </w:rPr>
        <w:t>&lt;iostream&gt;</w:t>
      </w:r>
    </w:p>
    <w:p xmlns:wp14="http://schemas.microsoft.com/office/word/2010/wordml" w:rsidP="64C029A5" w:rsidRDefault="00000000" w14:paraId="6FC8E5C9" wp14:textId="29676432">
      <w:pPr>
        <w:shd w:val="clear" w:color="auto" w:fill="121314"/>
        <w:spacing w:before="0" w:beforeAutospacing="off" w:after="0" w:afterAutospacing="off" w:line="270" w:lineRule="auto"/>
      </w:pPr>
      <w:r w:rsidRPr="64C029A5" w:rsidR="14676D35">
        <w:rPr>
          <w:rFonts w:ascii="Menlo" w:hAnsi="Menlo" w:eastAsia="Menlo" w:cs="Menlo"/>
          <w:noProof w:val="0"/>
          <w:color w:val="C586C0"/>
          <w:sz w:val="22"/>
          <w:szCs w:val="22"/>
          <w:lang w:val="uk"/>
        </w:rPr>
        <w:t>#include</w:t>
      </w:r>
      <w:r w:rsidRPr="64C029A5" w:rsidR="14676D35">
        <w:rPr>
          <w:rFonts w:ascii="Menlo" w:hAnsi="Menlo" w:eastAsia="Menlo" w:cs="Menlo"/>
          <w:noProof w:val="0"/>
          <w:color w:val="569CD6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A5D6FF"/>
          <w:sz w:val="22"/>
          <w:szCs w:val="22"/>
          <w:lang w:val="uk"/>
        </w:rPr>
        <w:t>&lt;iomanip&gt;</w:t>
      </w:r>
    </w:p>
    <w:p xmlns:wp14="http://schemas.microsoft.com/office/word/2010/wordml" w:rsidP="64C029A5" w:rsidRDefault="00000000" w14:paraId="488015F0" wp14:textId="49AA4F8C">
      <w:pPr>
        <w:shd w:val="clear" w:color="auto" w:fill="121314"/>
        <w:spacing w:before="0" w:beforeAutospacing="off" w:after="0" w:afterAutospacing="off" w:line="270" w:lineRule="auto"/>
      </w:pPr>
      <w:r w:rsidRPr="64C029A5" w:rsidR="14676D35">
        <w:rPr>
          <w:rFonts w:ascii="Menlo" w:hAnsi="Menlo" w:eastAsia="Menlo" w:cs="Menlo"/>
          <w:noProof w:val="0"/>
          <w:color w:val="C586C0"/>
          <w:sz w:val="22"/>
          <w:szCs w:val="22"/>
          <w:lang w:val="uk"/>
        </w:rPr>
        <w:t>using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FF7B72"/>
          <w:sz w:val="22"/>
          <w:szCs w:val="22"/>
          <w:lang w:val="uk"/>
        </w:rPr>
        <w:t>namespace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4EC9B0"/>
          <w:sz w:val="22"/>
          <w:szCs w:val="22"/>
          <w:lang w:val="uk"/>
        </w:rPr>
        <w:t>std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>;</w:t>
      </w:r>
    </w:p>
    <w:p xmlns:wp14="http://schemas.microsoft.com/office/word/2010/wordml" w:rsidP="64C029A5" w:rsidRDefault="00000000" w14:paraId="2E33370B" wp14:textId="19B6E744">
      <w:pPr>
        <w:shd w:val="clear" w:color="auto" w:fill="121314"/>
        <w:spacing w:before="0" w:beforeAutospacing="off" w:after="0" w:afterAutospacing="off" w:line="270" w:lineRule="auto"/>
      </w:pPr>
    </w:p>
    <w:p xmlns:wp14="http://schemas.microsoft.com/office/word/2010/wordml" w:rsidP="64C029A5" w:rsidRDefault="00000000" w14:paraId="34F1F5A6" wp14:textId="5694F583">
      <w:pPr>
        <w:shd w:val="clear" w:color="auto" w:fill="121314"/>
        <w:spacing w:before="0" w:beforeAutospacing="off" w:after="0" w:afterAutospacing="off" w:line="270" w:lineRule="auto"/>
      </w:pPr>
      <w:r w:rsidRPr="64C029A5" w:rsidR="14676D35">
        <w:rPr>
          <w:rFonts w:ascii="Menlo" w:hAnsi="Menlo" w:eastAsia="Menlo" w:cs="Menlo"/>
          <w:noProof w:val="0"/>
          <w:color w:val="FF7B72"/>
          <w:sz w:val="22"/>
          <w:szCs w:val="22"/>
          <w:lang w:val="uk"/>
        </w:rPr>
        <w:t>int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D2A8FF"/>
          <w:sz w:val="22"/>
          <w:szCs w:val="22"/>
          <w:lang w:val="uk"/>
        </w:rPr>
        <w:t>main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>()</w:t>
      </w:r>
    </w:p>
    <w:p xmlns:wp14="http://schemas.microsoft.com/office/word/2010/wordml" w:rsidP="64C029A5" w:rsidRDefault="00000000" w14:paraId="4F7D8A92" wp14:textId="3A0F7980">
      <w:pPr>
        <w:shd w:val="clear" w:color="auto" w:fill="121314"/>
        <w:spacing w:before="0" w:beforeAutospacing="off" w:after="0" w:afterAutospacing="off" w:line="270" w:lineRule="auto"/>
      </w:pP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>{</w:t>
      </w:r>
    </w:p>
    <w:p xmlns:wp14="http://schemas.microsoft.com/office/word/2010/wordml" w:rsidP="64C029A5" w:rsidRDefault="00000000" w14:paraId="5A8FACAE" wp14:textId="7D34518B">
      <w:pPr>
        <w:shd w:val="clear" w:color="auto" w:fill="121314"/>
        <w:spacing w:before="0" w:beforeAutospacing="off" w:after="0" w:afterAutospacing="off" w:line="270" w:lineRule="auto"/>
      </w:pPr>
      <w:r w:rsidRPr="64C029A5" w:rsidR="14676D35">
        <w:rPr>
          <w:rFonts w:ascii="Menlo" w:hAnsi="Menlo" w:eastAsia="Menlo" w:cs="Menlo"/>
          <w:noProof w:val="0"/>
          <w:color w:val="569CD6"/>
          <w:sz w:val="22"/>
          <w:szCs w:val="22"/>
          <w:lang w:val="uk"/>
        </w:rPr>
        <w:t>const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FF7B72"/>
          <w:sz w:val="22"/>
          <w:szCs w:val="22"/>
          <w:lang w:val="uk"/>
        </w:rPr>
        <w:t>double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>eps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D4D4D4"/>
          <w:sz w:val="22"/>
          <w:szCs w:val="22"/>
          <w:lang w:val="uk"/>
        </w:rPr>
        <w:t>=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B5CEA8"/>
          <w:sz w:val="22"/>
          <w:szCs w:val="22"/>
          <w:lang w:val="uk"/>
        </w:rPr>
        <w:t>0.0001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>;</w:t>
      </w:r>
    </w:p>
    <w:p xmlns:wp14="http://schemas.microsoft.com/office/word/2010/wordml" w:rsidP="64C029A5" w:rsidRDefault="00000000" w14:paraId="13274801" wp14:textId="22587E4B">
      <w:pPr>
        <w:shd w:val="clear" w:color="auto" w:fill="121314"/>
        <w:spacing w:before="0" w:beforeAutospacing="off" w:after="0" w:afterAutospacing="off" w:line="270" w:lineRule="auto"/>
      </w:pPr>
      <w:r w:rsidRPr="64C029A5" w:rsidR="14676D35">
        <w:rPr>
          <w:rFonts w:ascii="Menlo" w:hAnsi="Menlo" w:eastAsia="Menlo" w:cs="Menlo"/>
          <w:noProof w:val="0"/>
          <w:color w:val="FF7B72"/>
          <w:sz w:val="22"/>
          <w:szCs w:val="22"/>
          <w:lang w:val="uk"/>
        </w:rPr>
        <w:t>int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>n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D4D4D4"/>
          <w:sz w:val="22"/>
          <w:szCs w:val="22"/>
          <w:lang w:val="uk"/>
        </w:rPr>
        <w:t>=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B5CEA8"/>
          <w:sz w:val="22"/>
          <w:szCs w:val="22"/>
          <w:lang w:val="uk"/>
        </w:rPr>
        <w:t>0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>;</w:t>
      </w:r>
    </w:p>
    <w:p xmlns:wp14="http://schemas.microsoft.com/office/word/2010/wordml" w:rsidP="64C029A5" w:rsidRDefault="00000000" w14:paraId="49FC4B78" wp14:textId="413E9F13">
      <w:pPr>
        <w:shd w:val="clear" w:color="auto" w:fill="121314"/>
        <w:spacing w:before="0" w:beforeAutospacing="off" w:after="0" w:afterAutospacing="off" w:line="270" w:lineRule="auto"/>
      </w:pPr>
      <w:r w:rsidRPr="64C029A5" w:rsidR="14676D35">
        <w:rPr>
          <w:rFonts w:ascii="Menlo" w:hAnsi="Menlo" w:eastAsia="Menlo" w:cs="Menlo"/>
          <w:noProof w:val="0"/>
          <w:color w:val="FF7B72"/>
          <w:sz w:val="22"/>
          <w:szCs w:val="22"/>
          <w:lang w:val="uk"/>
        </w:rPr>
        <w:t>int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>count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D4D4D4"/>
          <w:sz w:val="22"/>
          <w:szCs w:val="22"/>
          <w:lang w:val="uk"/>
        </w:rPr>
        <w:t>=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B5CEA8"/>
          <w:sz w:val="22"/>
          <w:szCs w:val="22"/>
          <w:lang w:val="uk"/>
        </w:rPr>
        <w:t>0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>;</w:t>
      </w:r>
    </w:p>
    <w:p xmlns:wp14="http://schemas.microsoft.com/office/word/2010/wordml" w:rsidP="64C029A5" w:rsidRDefault="00000000" w14:paraId="210A1754" wp14:textId="315691A5">
      <w:pPr>
        <w:shd w:val="clear" w:color="auto" w:fill="121314"/>
        <w:spacing w:before="0" w:beforeAutospacing="off" w:after="0" w:afterAutospacing="off" w:line="270" w:lineRule="auto"/>
      </w:pPr>
      <w:r w:rsidRPr="64C029A5" w:rsidR="14676D35">
        <w:rPr>
          <w:rFonts w:ascii="Menlo" w:hAnsi="Menlo" w:eastAsia="Menlo" w:cs="Menlo"/>
          <w:noProof w:val="0"/>
          <w:color w:val="FF7B72"/>
          <w:sz w:val="22"/>
          <w:szCs w:val="22"/>
          <w:lang w:val="uk"/>
        </w:rPr>
        <w:t>double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>a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D4D4D4"/>
          <w:sz w:val="22"/>
          <w:szCs w:val="22"/>
          <w:lang w:val="uk"/>
        </w:rPr>
        <w:t>=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B5CEA8"/>
          <w:sz w:val="22"/>
          <w:szCs w:val="22"/>
          <w:lang w:val="uk"/>
        </w:rPr>
        <w:t>1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>;</w:t>
      </w:r>
    </w:p>
    <w:p xmlns:wp14="http://schemas.microsoft.com/office/word/2010/wordml" w:rsidP="64C029A5" w:rsidRDefault="00000000" w14:paraId="078360FF" wp14:textId="6FF707D6">
      <w:pPr>
        <w:shd w:val="clear" w:color="auto" w:fill="121314"/>
        <w:spacing w:before="0" w:beforeAutospacing="off" w:after="0" w:afterAutospacing="off" w:line="270" w:lineRule="auto"/>
      </w:pPr>
      <w:r w:rsidRPr="64C029A5" w:rsidR="14676D35">
        <w:rPr>
          <w:rFonts w:ascii="Menlo" w:hAnsi="Menlo" w:eastAsia="Menlo" w:cs="Menlo"/>
          <w:noProof w:val="0"/>
          <w:color w:val="FF7B72"/>
          <w:sz w:val="22"/>
          <w:szCs w:val="22"/>
          <w:lang w:val="uk"/>
        </w:rPr>
        <w:t>double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>sum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D4D4D4"/>
          <w:sz w:val="22"/>
          <w:szCs w:val="22"/>
          <w:lang w:val="uk"/>
        </w:rPr>
        <w:t>=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B5CEA8"/>
          <w:sz w:val="22"/>
          <w:szCs w:val="22"/>
          <w:lang w:val="uk"/>
        </w:rPr>
        <w:t>0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>;</w:t>
      </w:r>
    </w:p>
    <w:p xmlns:wp14="http://schemas.microsoft.com/office/word/2010/wordml" w:rsidP="64C029A5" w:rsidRDefault="00000000" w14:paraId="58166340" wp14:textId="1BA540FC">
      <w:pPr>
        <w:shd w:val="clear" w:color="auto" w:fill="121314"/>
        <w:spacing w:before="0" w:beforeAutospacing="off" w:after="0" w:afterAutospacing="off" w:line="270" w:lineRule="auto"/>
      </w:pPr>
    </w:p>
    <w:p xmlns:wp14="http://schemas.microsoft.com/office/word/2010/wordml" w:rsidP="64C029A5" w:rsidRDefault="00000000" w14:paraId="129663C7" wp14:textId="197D03CB">
      <w:pPr>
        <w:shd w:val="clear" w:color="auto" w:fill="121314"/>
        <w:spacing w:before="0" w:beforeAutospacing="off" w:after="0" w:afterAutospacing="off" w:line="270" w:lineRule="auto"/>
      </w:pPr>
      <w:r w:rsidRPr="64C029A5" w:rsidR="14676D35">
        <w:rPr>
          <w:rFonts w:ascii="Menlo" w:hAnsi="Menlo" w:eastAsia="Menlo" w:cs="Menlo"/>
          <w:noProof w:val="0"/>
          <w:color w:val="C586C0"/>
          <w:sz w:val="22"/>
          <w:szCs w:val="22"/>
          <w:lang w:val="uk"/>
        </w:rPr>
        <w:t>while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(</w:t>
      </w: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>a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D4D4D4"/>
          <w:sz w:val="22"/>
          <w:szCs w:val="22"/>
          <w:lang w:val="uk"/>
        </w:rPr>
        <w:t>&gt;=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>eps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>)</w:t>
      </w:r>
    </w:p>
    <w:p xmlns:wp14="http://schemas.microsoft.com/office/word/2010/wordml" w:rsidP="64C029A5" w:rsidRDefault="00000000" w14:paraId="57883634" wp14:textId="6E33D4E3">
      <w:pPr>
        <w:shd w:val="clear" w:color="auto" w:fill="121314"/>
        <w:spacing w:before="0" w:beforeAutospacing="off" w:after="0" w:afterAutospacing="off" w:line="270" w:lineRule="auto"/>
      </w:pP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>{</w:t>
      </w:r>
    </w:p>
    <w:p xmlns:wp14="http://schemas.microsoft.com/office/word/2010/wordml" w:rsidP="64C029A5" w:rsidRDefault="00000000" w14:paraId="489D2FD8" wp14:textId="4C19DD36">
      <w:pPr>
        <w:shd w:val="clear" w:color="auto" w:fill="121314"/>
        <w:spacing w:before="0" w:beforeAutospacing="off" w:after="0" w:afterAutospacing="off" w:line="270" w:lineRule="auto"/>
      </w:pP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 xml:space="preserve">sum </w:t>
      </w:r>
      <w:r w:rsidRPr="64C029A5" w:rsidR="14676D35">
        <w:rPr>
          <w:rFonts w:ascii="Menlo" w:hAnsi="Menlo" w:eastAsia="Menlo" w:cs="Menlo"/>
          <w:noProof w:val="0"/>
          <w:color w:val="D4D4D4"/>
          <w:sz w:val="22"/>
          <w:szCs w:val="22"/>
          <w:lang w:val="uk"/>
        </w:rPr>
        <w:t>+=</w:t>
      </w: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 xml:space="preserve"> a;</w:t>
      </w:r>
    </w:p>
    <w:p xmlns:wp14="http://schemas.microsoft.com/office/word/2010/wordml" w:rsidP="64C029A5" w:rsidRDefault="00000000" w14:paraId="10340EC9" wp14:textId="6E4DBC04">
      <w:pPr>
        <w:shd w:val="clear" w:color="auto" w:fill="121314"/>
        <w:spacing w:before="0" w:beforeAutospacing="off" w:after="0" w:afterAutospacing="off" w:line="270" w:lineRule="auto"/>
      </w:pP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>count</w:t>
      </w:r>
      <w:r w:rsidRPr="64C029A5" w:rsidR="14676D35">
        <w:rPr>
          <w:rFonts w:ascii="Menlo" w:hAnsi="Menlo" w:eastAsia="Menlo" w:cs="Menlo"/>
          <w:noProof w:val="0"/>
          <w:color w:val="D4D4D4"/>
          <w:sz w:val="22"/>
          <w:szCs w:val="22"/>
          <w:lang w:val="uk"/>
        </w:rPr>
        <w:t>++</w:t>
      </w: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>;</w:t>
      </w:r>
    </w:p>
    <w:p xmlns:wp14="http://schemas.microsoft.com/office/word/2010/wordml" w:rsidP="64C029A5" w:rsidRDefault="00000000" w14:paraId="1868CD45" wp14:textId="3854DD5B">
      <w:pPr>
        <w:shd w:val="clear" w:color="auto" w:fill="121314"/>
        <w:spacing w:before="0" w:beforeAutospacing="off" w:after="0" w:afterAutospacing="off" w:line="270" w:lineRule="auto"/>
      </w:pPr>
    </w:p>
    <w:p xmlns:wp14="http://schemas.microsoft.com/office/word/2010/wordml" w:rsidP="64C029A5" w:rsidRDefault="00000000" w14:paraId="5D096681" wp14:textId="51F2A219">
      <w:pPr>
        <w:shd w:val="clear" w:color="auto" w:fill="121314"/>
        <w:spacing w:before="0" w:beforeAutospacing="off" w:after="0" w:afterAutospacing="off" w:line="270" w:lineRule="auto"/>
      </w:pP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 xml:space="preserve">a </w:t>
      </w:r>
      <w:r w:rsidRPr="64C029A5" w:rsidR="14676D35">
        <w:rPr>
          <w:rFonts w:ascii="Menlo" w:hAnsi="Menlo" w:eastAsia="Menlo" w:cs="Menlo"/>
          <w:noProof w:val="0"/>
          <w:color w:val="D4D4D4"/>
          <w:sz w:val="22"/>
          <w:szCs w:val="22"/>
          <w:lang w:val="uk"/>
        </w:rPr>
        <w:t>=</w:t>
      </w: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 xml:space="preserve"> a </w:t>
      </w:r>
      <w:r w:rsidRPr="64C029A5" w:rsidR="14676D35">
        <w:rPr>
          <w:rFonts w:ascii="Menlo" w:hAnsi="Menlo" w:eastAsia="Menlo" w:cs="Menlo"/>
          <w:noProof w:val="0"/>
          <w:color w:val="D4D4D4"/>
          <w:sz w:val="22"/>
          <w:szCs w:val="22"/>
          <w:lang w:val="uk"/>
        </w:rPr>
        <w:t>/</w:t>
      </w: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 xml:space="preserve"> (</w:t>
      </w:r>
      <w:r w:rsidRPr="64C029A5" w:rsidR="14676D35">
        <w:rPr>
          <w:rFonts w:ascii="Menlo" w:hAnsi="Menlo" w:eastAsia="Menlo" w:cs="Menlo"/>
          <w:noProof w:val="0"/>
          <w:color w:val="B5CEA8"/>
          <w:sz w:val="22"/>
          <w:szCs w:val="22"/>
          <w:lang w:val="uk"/>
        </w:rPr>
        <w:t>2.0</w:t>
      </w: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D4D4D4"/>
          <w:sz w:val="22"/>
          <w:szCs w:val="22"/>
          <w:lang w:val="uk"/>
        </w:rPr>
        <w:t>*</w:t>
      </w: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 xml:space="preserve"> (</w:t>
      </w:r>
      <w:r w:rsidRPr="64C029A5" w:rsidR="14676D35">
        <w:rPr>
          <w:rFonts w:ascii="Menlo" w:hAnsi="Menlo" w:eastAsia="Menlo" w:cs="Menlo"/>
          <w:noProof w:val="0"/>
          <w:color w:val="B5CEA8"/>
          <w:sz w:val="22"/>
          <w:szCs w:val="22"/>
          <w:lang w:val="uk"/>
        </w:rPr>
        <w:t>2</w:t>
      </w: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D4D4D4"/>
          <w:sz w:val="22"/>
          <w:szCs w:val="22"/>
          <w:lang w:val="uk"/>
        </w:rPr>
        <w:t>*</w:t>
      </w: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 xml:space="preserve"> n </w:t>
      </w:r>
      <w:r w:rsidRPr="64C029A5" w:rsidR="14676D35">
        <w:rPr>
          <w:rFonts w:ascii="Menlo" w:hAnsi="Menlo" w:eastAsia="Menlo" w:cs="Menlo"/>
          <w:noProof w:val="0"/>
          <w:color w:val="D4D4D4"/>
          <w:sz w:val="22"/>
          <w:szCs w:val="22"/>
          <w:lang w:val="uk"/>
        </w:rPr>
        <w:t>+</w:t>
      </w: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B5CEA8"/>
          <w:sz w:val="22"/>
          <w:szCs w:val="22"/>
          <w:lang w:val="uk"/>
        </w:rPr>
        <w:t>1</w:t>
      </w: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>));</w:t>
      </w:r>
    </w:p>
    <w:p xmlns:wp14="http://schemas.microsoft.com/office/word/2010/wordml" w:rsidP="64C029A5" w:rsidRDefault="00000000" w14:paraId="689822C7" wp14:textId="4DC8CF43">
      <w:pPr>
        <w:shd w:val="clear" w:color="auto" w:fill="121314"/>
        <w:spacing w:before="0" w:beforeAutospacing="off" w:after="0" w:afterAutospacing="off" w:line="270" w:lineRule="auto"/>
      </w:pP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>n</w:t>
      </w:r>
      <w:r w:rsidRPr="64C029A5" w:rsidR="14676D35">
        <w:rPr>
          <w:rFonts w:ascii="Menlo" w:hAnsi="Menlo" w:eastAsia="Menlo" w:cs="Menlo"/>
          <w:noProof w:val="0"/>
          <w:color w:val="D4D4D4"/>
          <w:sz w:val="22"/>
          <w:szCs w:val="22"/>
          <w:lang w:val="uk"/>
        </w:rPr>
        <w:t>++</w:t>
      </w: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>;</w:t>
      </w:r>
    </w:p>
    <w:p xmlns:wp14="http://schemas.microsoft.com/office/word/2010/wordml" w:rsidP="64C029A5" w:rsidRDefault="00000000" w14:paraId="6F4E9B2A" wp14:textId="370DB51F">
      <w:pPr>
        <w:shd w:val="clear" w:color="auto" w:fill="121314"/>
        <w:spacing w:before="0" w:beforeAutospacing="off" w:after="0" w:afterAutospacing="off" w:line="270" w:lineRule="auto"/>
      </w:pP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>}</w:t>
      </w:r>
    </w:p>
    <w:p xmlns:wp14="http://schemas.microsoft.com/office/word/2010/wordml" w:rsidP="64C029A5" w:rsidRDefault="00000000" w14:paraId="40FE8814" wp14:textId="508480C6">
      <w:pPr>
        <w:shd w:val="clear" w:color="auto" w:fill="121314"/>
        <w:spacing w:before="0" w:beforeAutospacing="off" w:after="0" w:afterAutospacing="off" w:line="270" w:lineRule="auto"/>
      </w:pP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>cout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D2A8FF"/>
          <w:sz w:val="22"/>
          <w:szCs w:val="22"/>
          <w:lang w:val="uk"/>
        </w:rPr>
        <w:t>&lt;&lt;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D2A8FF"/>
          <w:sz w:val="22"/>
          <w:szCs w:val="22"/>
          <w:lang w:val="uk"/>
        </w:rPr>
        <w:t>fixed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D2A8FF"/>
          <w:sz w:val="22"/>
          <w:szCs w:val="22"/>
          <w:lang w:val="uk"/>
        </w:rPr>
        <w:t>&lt;&lt;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D2A8FF"/>
          <w:sz w:val="22"/>
          <w:szCs w:val="22"/>
          <w:lang w:val="uk"/>
        </w:rPr>
        <w:t>setprecision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>(</w:t>
      </w:r>
      <w:r w:rsidRPr="64C029A5" w:rsidR="14676D35">
        <w:rPr>
          <w:rFonts w:ascii="Menlo" w:hAnsi="Menlo" w:eastAsia="Menlo" w:cs="Menlo"/>
          <w:noProof w:val="0"/>
          <w:color w:val="B5CEA8"/>
          <w:sz w:val="22"/>
          <w:szCs w:val="22"/>
          <w:lang w:val="uk"/>
        </w:rPr>
        <w:t>6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>);</w:t>
      </w:r>
    </w:p>
    <w:p xmlns:wp14="http://schemas.microsoft.com/office/word/2010/wordml" w:rsidP="64C029A5" w:rsidRDefault="00000000" w14:paraId="73645AB5" wp14:textId="1D89E202">
      <w:pPr>
        <w:shd w:val="clear" w:color="auto" w:fill="121314"/>
        <w:spacing w:before="0" w:beforeAutospacing="off" w:after="0" w:afterAutospacing="off" w:line="270" w:lineRule="auto"/>
      </w:pP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>cout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D2A8FF"/>
          <w:sz w:val="22"/>
          <w:szCs w:val="22"/>
          <w:lang w:val="uk"/>
        </w:rPr>
        <w:t>&lt;&lt;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A5D6FF"/>
          <w:sz w:val="22"/>
          <w:szCs w:val="22"/>
          <w:lang w:val="uk"/>
        </w:rPr>
        <w:t>"Sum of the series: "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D2A8FF"/>
          <w:sz w:val="22"/>
          <w:szCs w:val="22"/>
          <w:lang w:val="uk"/>
        </w:rPr>
        <w:t>&lt;&lt;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>sum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D2A8FF"/>
          <w:sz w:val="22"/>
          <w:szCs w:val="22"/>
          <w:lang w:val="uk"/>
        </w:rPr>
        <w:t>&lt;&lt;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D2A8FF"/>
          <w:sz w:val="22"/>
          <w:szCs w:val="22"/>
          <w:lang w:val="uk"/>
        </w:rPr>
        <w:t>endl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>;</w:t>
      </w:r>
    </w:p>
    <w:p xmlns:wp14="http://schemas.microsoft.com/office/word/2010/wordml" w:rsidP="64C029A5" w:rsidRDefault="00000000" w14:paraId="5EECDA4F" wp14:textId="0DD84113">
      <w:pPr>
        <w:shd w:val="clear" w:color="auto" w:fill="121314"/>
        <w:spacing w:before="0" w:beforeAutospacing="off" w:after="0" w:afterAutospacing="off" w:line="270" w:lineRule="auto"/>
      </w:pP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>cout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D2A8FF"/>
          <w:sz w:val="22"/>
          <w:szCs w:val="22"/>
          <w:lang w:val="uk"/>
        </w:rPr>
        <w:t>&lt;&lt;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A5D6FF"/>
          <w:sz w:val="22"/>
          <w:szCs w:val="22"/>
          <w:lang w:val="uk"/>
        </w:rPr>
        <w:t>"Number of terms: "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D2A8FF"/>
          <w:sz w:val="22"/>
          <w:szCs w:val="22"/>
          <w:lang w:val="uk"/>
        </w:rPr>
        <w:t>&lt;&lt;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C9D1D9"/>
          <w:sz w:val="22"/>
          <w:szCs w:val="22"/>
          <w:lang w:val="uk"/>
        </w:rPr>
        <w:t>count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D2A8FF"/>
          <w:sz w:val="22"/>
          <w:szCs w:val="22"/>
          <w:lang w:val="uk"/>
        </w:rPr>
        <w:t>&lt;&lt;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D2A8FF"/>
          <w:sz w:val="22"/>
          <w:szCs w:val="22"/>
          <w:lang w:val="uk"/>
        </w:rPr>
        <w:t>endl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>;</w:t>
      </w:r>
    </w:p>
    <w:p xmlns:wp14="http://schemas.microsoft.com/office/word/2010/wordml" w:rsidP="64C029A5" w:rsidRDefault="00000000" w14:paraId="0DECA034" wp14:textId="215682D2">
      <w:pPr>
        <w:shd w:val="clear" w:color="auto" w:fill="121314"/>
        <w:spacing w:before="0" w:beforeAutospacing="off" w:after="0" w:afterAutospacing="off" w:line="270" w:lineRule="auto"/>
      </w:pPr>
      <w:r w:rsidRPr="64C029A5" w:rsidR="14676D35">
        <w:rPr>
          <w:rFonts w:ascii="Menlo" w:hAnsi="Menlo" w:eastAsia="Menlo" w:cs="Menlo"/>
          <w:noProof w:val="0"/>
          <w:color w:val="C586C0"/>
          <w:sz w:val="22"/>
          <w:szCs w:val="22"/>
          <w:lang w:val="uk"/>
        </w:rPr>
        <w:t>return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 xml:space="preserve"> </w:t>
      </w:r>
      <w:r w:rsidRPr="64C029A5" w:rsidR="14676D35">
        <w:rPr>
          <w:rFonts w:ascii="Menlo" w:hAnsi="Menlo" w:eastAsia="Menlo" w:cs="Menlo"/>
          <w:noProof w:val="0"/>
          <w:color w:val="B5CEA8"/>
          <w:sz w:val="22"/>
          <w:szCs w:val="22"/>
          <w:lang w:val="uk"/>
        </w:rPr>
        <w:t>0</w:t>
      </w: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>;</w:t>
      </w:r>
    </w:p>
    <w:p xmlns:wp14="http://schemas.microsoft.com/office/word/2010/wordml" w:rsidP="64C029A5" w:rsidRDefault="00000000" w14:paraId="4C6D1EC7" wp14:textId="7ADF6F38">
      <w:pPr>
        <w:shd w:val="clear" w:color="auto" w:fill="121314"/>
        <w:spacing w:before="0" w:beforeAutospacing="off" w:after="0" w:afterAutospacing="off" w:line="270" w:lineRule="auto"/>
      </w:pPr>
      <w:r w:rsidRPr="64C029A5" w:rsidR="14676D35">
        <w:rPr>
          <w:rFonts w:ascii="Menlo" w:hAnsi="Menlo" w:eastAsia="Menlo" w:cs="Menlo"/>
          <w:noProof w:val="0"/>
          <w:color w:val="BBBEBF"/>
          <w:sz w:val="22"/>
          <w:szCs w:val="22"/>
          <w:lang w:val="uk"/>
        </w:rPr>
        <w:t>}</w:t>
      </w:r>
    </w:p>
    <w:p xmlns:wp14="http://schemas.microsoft.com/office/word/2010/wordml" w:rsidP="64C029A5" w:rsidRDefault="00000000" wp14:textId="77777777" w14:paraId="31276207">
      <w:pPr>
        <w:pStyle w:val="Normal"/>
        <w:jc w:val="center"/>
      </w:pPr>
      <w:r w:rsidRPr="64C029A5" w:rsidR="14676D35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  <w:shd w:val="clear" w:fill="fff2cc"/>
        </w:rPr>
        <w:t xml:space="preserve">Code #1. Lab 2 V10</w:t>
      </w:r>
      <w:r>
        <w:rPr>
          <w:rtl w:val="0"/>
        </w:rPr>
      </w:r>
    </w:p>
    <w:p xmlns:wp14="http://schemas.microsoft.com/office/word/2010/wordml" w:rsidP="64C029A5" w:rsidRDefault="00000000" w14:paraId="63DABD9A" wp14:textId="5862EFD4">
      <w:pPr>
        <w:pStyle w:val="Normal"/>
        <w:jc w:val="left"/>
      </w:pPr>
      <w:r w:rsidRPr="64C029A5" w:rsidR="14676D35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Посилання на файл коду в пулреквесті</w:t>
      </w:r>
      <w:r w:rsidRPr="64C029A5" w:rsidR="14676D35">
        <w:rPr>
          <w:rFonts w:ascii="Times New Roman" w:hAnsi="Times New Roman" w:eastAsia="Times New Roman" w:cs="Times New Roman"/>
          <w:sz w:val="24"/>
          <w:szCs w:val="24"/>
        </w:rPr>
        <w:t>:</w:t>
      </w:r>
      <w:hyperlink r:id="Rcd3f44ddd8fc44a5">
        <w:r w:rsidRPr="64C029A5" w:rsidR="489B1A5B">
          <w:rPr>
            <w:rStyle w:val="Hyperlink"/>
            <w:noProof w:val="0"/>
            <w:lang w:val="uk"/>
          </w:rPr>
          <w:t>lab_2_task_1_variant_10_sofiia_chovhan.cpp</w:t>
        </w:r>
      </w:hyperlink>
    </w:p>
    <w:p xmlns:wp14="http://schemas.microsoft.com/office/word/2010/wordml" w:rsidP="64C029A5" w:rsidRDefault="00000000" w14:paraId="2582433B" wp14:textId="4F7865CE">
      <w:pPr>
        <w:pStyle w:val="Normal"/>
        <w:spacing w:after="0"/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</w:pPr>
      <w:r w:rsidRPr="64C029A5" w:rsidR="1838017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Завдання №3 </w:t>
      </w:r>
      <w:r w:rsidRPr="64C029A5" w:rsidR="1838017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  <w:t>programming: Lab 3</w:t>
      </w:r>
    </w:p>
    <w:p xmlns:wp14="http://schemas.microsoft.com/office/word/2010/wordml" w:rsidP="64C029A5" w:rsidRDefault="00000000" w14:paraId="46A66496" wp14:textId="042EB461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#include</w:t>
      </w:r>
      <w:r w:rsidRPr="64C029A5" w:rsidR="1838017C">
        <w:rPr>
          <w:rFonts w:ascii="Menlo" w:hAnsi="Menlo" w:eastAsia="Menlo" w:cs="Menlo"/>
          <w:noProof w:val="0"/>
          <w:color w:val="569CD6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&lt;iostream&gt;</w:t>
      </w:r>
    </w:p>
    <w:p xmlns:wp14="http://schemas.microsoft.com/office/word/2010/wordml" w:rsidP="64C029A5" w:rsidRDefault="00000000" w14:paraId="1E76A490" wp14:textId="3371573D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#include</w:t>
      </w:r>
      <w:r w:rsidRPr="64C029A5" w:rsidR="1838017C">
        <w:rPr>
          <w:rFonts w:ascii="Menlo" w:hAnsi="Menlo" w:eastAsia="Menlo" w:cs="Menlo"/>
          <w:noProof w:val="0"/>
          <w:color w:val="569CD6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&lt;iomanip&gt;</w:t>
      </w:r>
    </w:p>
    <w:p xmlns:wp14="http://schemas.microsoft.com/office/word/2010/wordml" w:rsidP="64C029A5" w:rsidRDefault="00000000" w14:paraId="2DF4AE40" wp14:textId="4A9799B6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#include</w:t>
      </w:r>
      <w:r w:rsidRPr="64C029A5" w:rsidR="1838017C">
        <w:rPr>
          <w:rFonts w:ascii="Menlo" w:hAnsi="Menlo" w:eastAsia="Menlo" w:cs="Menlo"/>
          <w:noProof w:val="0"/>
          <w:color w:val="569CD6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&lt;cmath&gt;</w:t>
      </w:r>
    </w:p>
    <w:p xmlns:wp14="http://schemas.microsoft.com/office/word/2010/wordml" w:rsidP="64C029A5" w:rsidRDefault="00000000" w14:paraId="7C4CD530" wp14:textId="64E1C0F1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using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namespace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4EC9B0"/>
          <w:sz w:val="24"/>
          <w:szCs w:val="24"/>
          <w:lang w:val="uk"/>
        </w:rPr>
        <w:t>std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6752DB2D" wp14:textId="5A0E8F9A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64C029A5" w:rsidRDefault="00000000" w14:paraId="7AED2F5E" wp14:textId="13932EF4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main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()</w:t>
      </w:r>
    </w:p>
    <w:p xmlns:wp14="http://schemas.microsoft.com/office/word/2010/wordml" w:rsidP="64C029A5" w:rsidRDefault="00000000" w14:paraId="1AE42DFB" wp14:textId="6BD87214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2645265E" wp14:textId="7646A035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569CD6"/>
          <w:sz w:val="24"/>
          <w:szCs w:val="24"/>
          <w:lang w:val="uk"/>
        </w:rPr>
        <w:t>const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double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a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0.1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36084983" wp14:textId="72F694D9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569CD6"/>
          <w:sz w:val="24"/>
          <w:szCs w:val="24"/>
          <w:lang w:val="uk"/>
        </w:rPr>
        <w:t>const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double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b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1.0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5E0991FB" wp14:textId="0B880E0E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569CD6"/>
          <w:sz w:val="24"/>
          <w:szCs w:val="24"/>
          <w:lang w:val="uk"/>
        </w:rPr>
        <w:t>const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k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10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2FA66A86" wp14:textId="6F7782E6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569CD6"/>
          <w:sz w:val="24"/>
          <w:szCs w:val="24"/>
          <w:lang w:val="uk"/>
        </w:rPr>
        <w:t>const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30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3A04B57C" wp14:textId="078F6CE9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569CD6"/>
          <w:sz w:val="24"/>
          <w:szCs w:val="24"/>
          <w:lang w:val="uk"/>
        </w:rPr>
        <w:t>const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double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eps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0.0001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066C9B3E" wp14:textId="0BEFC7DA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64C029A5" w:rsidRDefault="00000000" w14:paraId="491A8A49" wp14:textId="4FFF9429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double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h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b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-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a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)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/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k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6F895584" wp14:textId="6B5EF563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64C029A5" w:rsidRDefault="00000000" w14:paraId="20B0B9C4" wp14:textId="47C83C2A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cout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fixed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setprecision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8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);</w:t>
      </w:r>
    </w:p>
    <w:p xmlns:wp14="http://schemas.microsoft.com/office/word/2010/wordml" w:rsidP="64C029A5" w:rsidRDefault="00000000" w14:paraId="362436F9" wp14:textId="4BDC2136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cout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"Calculation of the function"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4FB2CFF9" wp14:textId="2858D932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64C029A5" w:rsidRDefault="00000000" w14:paraId="0D466836" wp14:textId="3A12E1FA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>// Outer loop: changing x</w:t>
      </w:r>
    </w:p>
    <w:p xmlns:wp14="http://schemas.microsoft.com/office/word/2010/wordml" w:rsidP="64C029A5" w:rsidRDefault="00000000" w14:paraId="021C5B01" wp14:textId="5F0D0144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for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1838017C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&lt;=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k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++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0CC690F1" wp14:textId="798FE201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1DBACE6B" wp14:textId="7E35ACF9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double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x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a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i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*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h;</w:t>
      </w:r>
    </w:p>
    <w:p xmlns:wp14="http://schemas.microsoft.com/office/word/2010/wordml" w:rsidP="64C029A5" w:rsidRDefault="00000000" w14:paraId="02712C19" wp14:textId="08102C14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64C029A5" w:rsidRDefault="00000000" w14:paraId="77727A02" wp14:textId="6AA80F42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>// 1 Sum for fixed</w:t>
      </w:r>
    </w:p>
    <w:p xmlns:wp14="http://schemas.microsoft.com/office/word/2010/wordml" w:rsidP="64C029A5" w:rsidRDefault="00000000" w14:paraId="7765CB50" wp14:textId="1BE38051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double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SN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30D86E77" wp14:textId="4D2D3716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64C029A5" w:rsidRDefault="00000000" w14:paraId="1F81C115" wp14:textId="0C0C0634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for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(</w:t>
      </w:r>
      <w:r w:rsidRPr="64C029A5" w:rsidR="1838017C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n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; n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&lt;=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N; n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++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5CAA3F4C" wp14:textId="2D7717A8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4FF6DDD7" wp14:textId="64D21CB4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double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term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pow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-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1.0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, n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)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*</w:t>
      </w:r>
    </w:p>
    <w:p xmlns:wp14="http://schemas.microsoft.com/office/word/2010/wordml" w:rsidP="64C029A5" w:rsidRDefault="00000000" w14:paraId="74A06857" wp14:textId="11F848AF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pow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(x, 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2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*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n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)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/</w:t>
      </w:r>
    </w:p>
    <w:p xmlns:wp14="http://schemas.microsoft.com/office/word/2010/wordml" w:rsidP="64C029A5" w:rsidRDefault="00000000" w14:paraId="23E0B4CC" wp14:textId="5D7631E8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4.0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*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n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*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n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-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);</w:t>
      </w:r>
    </w:p>
    <w:p xmlns:wp14="http://schemas.microsoft.com/office/word/2010/wordml" w:rsidP="64C029A5" w:rsidRDefault="00000000" w14:paraId="720671FA" wp14:textId="07B09AD7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64C029A5" w:rsidRDefault="00000000" w14:paraId="02EAB6CD" wp14:textId="417A39D0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SN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+=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term;</w:t>
      </w:r>
    </w:p>
    <w:p xmlns:wp14="http://schemas.microsoft.com/office/word/2010/wordml" w:rsidP="64C029A5" w:rsidRDefault="00000000" w14:paraId="5AC4C94F" wp14:textId="2ACCF2CB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22178CB6" wp14:textId="7BF275F1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64C029A5" w:rsidRDefault="00000000" w14:paraId="73A07BE9" wp14:textId="205F5520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>// 2. Sum</w:t>
      </w:r>
    </w:p>
    <w:p xmlns:wp14="http://schemas.microsoft.com/office/word/2010/wordml" w:rsidP="64C029A5" w:rsidRDefault="00000000" w14:paraId="502C801A" wp14:textId="7C2C864A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double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SE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055E43E0" wp14:textId="0C687D8E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double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term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78E555AC" wp14:textId="38B982BD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n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10ACA8B1" wp14:textId="79EDC5AD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64C029A5" w:rsidRDefault="00000000" w14:paraId="6CA8D43F" wp14:textId="204582DE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while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(</w:t>
      </w:r>
      <w:r w:rsidRPr="64C029A5" w:rsidR="1838017C">
        <w:rPr>
          <w:rFonts w:ascii="Menlo" w:hAnsi="Menlo" w:eastAsia="Menlo" w:cs="Menlo"/>
          <w:noProof w:val="0"/>
          <w:color w:val="569CD6"/>
          <w:sz w:val="24"/>
          <w:szCs w:val="24"/>
          <w:lang w:val="uk"/>
        </w:rPr>
        <w:t>true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12838281" wp14:textId="5B768903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481946BC" wp14:textId="72E44D80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term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pow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-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1.0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, n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)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*</w:t>
      </w:r>
    </w:p>
    <w:p xmlns:wp14="http://schemas.microsoft.com/office/word/2010/wordml" w:rsidP="64C029A5" w:rsidRDefault="00000000" w14:paraId="201A742C" wp14:textId="7AA3789E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pow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(x, 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2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*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n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)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/</w:t>
      </w:r>
    </w:p>
    <w:p xmlns:wp14="http://schemas.microsoft.com/office/word/2010/wordml" w:rsidP="64C029A5" w:rsidRDefault="00000000" w14:paraId="2E7BDBCC" wp14:textId="5E2D1173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4.0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*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n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*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n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-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);</w:t>
      </w:r>
    </w:p>
    <w:p xmlns:wp14="http://schemas.microsoft.com/office/word/2010/wordml" w:rsidP="64C029A5" w:rsidRDefault="00000000" w14:paraId="41F261F7" wp14:textId="1D8C19C1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64C029A5" w:rsidRDefault="00000000" w14:paraId="228F9565" wp14:textId="403BDDC0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(</w:t>
      </w: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fabs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(term)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eps)</w:t>
      </w:r>
    </w:p>
    <w:p xmlns:wp14="http://schemas.microsoft.com/office/word/2010/wordml" w:rsidP="64C029A5" w:rsidRDefault="00000000" w14:paraId="0DE4BD6B" wp14:textId="7F8942AA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break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185384C0" wp14:textId="52D1FC63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64C029A5" w:rsidRDefault="00000000" w14:paraId="771241D1" wp14:textId="150A687A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SE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+=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term;</w:t>
      </w:r>
    </w:p>
    <w:p xmlns:wp14="http://schemas.microsoft.com/office/word/2010/wordml" w:rsidP="64C029A5" w:rsidRDefault="00000000" w14:paraId="0837614E" wp14:textId="7AC6D939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++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27FC4969" wp14:textId="1FAF171B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0EFB2001" wp14:textId="43CF85EA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64C029A5" w:rsidRDefault="00000000" w14:paraId="25E4F66D" wp14:textId="36C4E983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>// 3 function value</w:t>
      </w:r>
    </w:p>
    <w:p xmlns:wp14="http://schemas.microsoft.com/office/word/2010/wordml" w:rsidP="64C029A5" w:rsidRDefault="00000000" w14:paraId="700E2B36" wp14:textId="2FCEC366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double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Y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((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1.0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x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*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x)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/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2.0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)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*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atan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(x)</w:t>
      </w:r>
    </w:p>
    <w:p xmlns:wp14="http://schemas.microsoft.com/office/word/2010/wordml" w:rsidP="64C029A5" w:rsidRDefault="00000000" w14:paraId="15230A88" wp14:textId="015830AD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-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x </w:t>
      </w:r>
      <w:r w:rsidRPr="64C029A5" w:rsidR="1838017C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/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2.0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3A7844CA" wp14:textId="5E7EB338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64C029A5" w:rsidRDefault="00000000" w14:paraId="77CC6A15" wp14:textId="6882B543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64C029A5" w:rsidRDefault="00000000" w14:paraId="72E6D2ED" wp14:textId="69ACEC6A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"X="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x</w:t>
      </w:r>
    </w:p>
    <w:p xmlns:wp14="http://schemas.microsoft.com/office/word/2010/wordml" w:rsidP="64C029A5" w:rsidRDefault="00000000" w14:paraId="4973251D" wp14:textId="1E12F499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 SN="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SN</w:t>
      </w:r>
    </w:p>
    <w:p xmlns:wp14="http://schemas.microsoft.com/office/word/2010/wordml" w:rsidP="64C029A5" w:rsidRDefault="00000000" w14:paraId="05C7915A" wp14:textId="49DD8776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 SE="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SE</w:t>
      </w:r>
    </w:p>
    <w:p xmlns:wp14="http://schemas.microsoft.com/office/word/2010/wordml" w:rsidP="64C029A5" w:rsidRDefault="00000000" w14:paraId="3E625AA1" wp14:textId="70176CBF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 Y="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Y </w:t>
      </w: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60E0AE96" wp14:textId="5CD7066C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2C7C04A7" wp14:textId="0A764B06">
      <w:pPr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64C029A5" w:rsidRDefault="00000000" w14:paraId="5B856EE9" wp14:textId="0D4D05B5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return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1838017C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18F6005B" wp14:textId="28152B9F">
      <w:pPr>
        <w:shd w:val="clear" w:color="auto" w:fill="121314"/>
        <w:spacing w:before="0" w:beforeAutospacing="off" w:after="0" w:afterAutospacing="off" w:line="270" w:lineRule="auto"/>
        <w:jc w:val="left"/>
      </w:pPr>
      <w:r w:rsidRPr="64C029A5" w:rsidR="1838017C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11C5F1A9" wp14:textId="06BBF87F">
      <w:pPr>
        <w:pStyle w:val="Normal"/>
        <w:shd w:val="clear" w:color="auto" w:fill="121314"/>
        <w:spacing w:before="0" w:beforeAutospacing="off" w:after="0" w:afterAutospacing="off" w:line="270" w:lineRule="auto"/>
        <w:jc w:val="left"/>
      </w:pPr>
    </w:p>
    <w:p xmlns:wp14="http://schemas.microsoft.com/office/word/2010/wordml" w:rsidP="64C029A5" w:rsidRDefault="00000000" w14:paraId="0901400B" wp14:textId="21014333">
      <w:pPr>
        <w:pStyle w:val="Normal"/>
        <w:jc w:val="center"/>
      </w:pPr>
      <w:r w:rsidRPr="64C029A5" w:rsidR="4DB2FAFB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Code #2. Lab 3 V15</w:t>
      </w:r>
    </w:p>
    <w:p xmlns:wp14="http://schemas.microsoft.com/office/word/2010/wordml" w:rsidP="64C029A5" w:rsidRDefault="00000000" w14:paraId="1CB9B466" wp14:textId="161FBF46">
      <w:pPr>
        <w:pStyle w:val="Normal"/>
        <w:jc w:val="left"/>
      </w:pPr>
      <w:r w:rsidRPr="64C029A5" w:rsidR="4CB7FF4D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Посилання на файл коду в пулреквесті</w:t>
      </w:r>
      <w:r w:rsidRPr="64C029A5" w:rsidR="4CB7FF4D">
        <w:rPr>
          <w:rFonts w:ascii="Times New Roman" w:hAnsi="Times New Roman" w:eastAsia="Times New Roman" w:cs="Times New Roman"/>
          <w:sz w:val="24"/>
          <w:szCs w:val="24"/>
        </w:rPr>
        <w:t>:</w:t>
      </w:r>
      <w:hyperlink r:id="Rd22a476a66224af1">
        <w:r w:rsidRPr="64C029A5" w:rsidR="03705FCA">
          <w:rPr>
            <w:rStyle w:val="Hyperlink"/>
            <w:noProof w:val="0"/>
            <w:lang w:val="uk"/>
          </w:rPr>
          <w:t>lab_3_task_1_variant_15_sofiia_chovhan.cpp</w:t>
        </w:r>
      </w:hyperlink>
    </w:p>
    <w:p xmlns:wp14="http://schemas.microsoft.com/office/word/2010/wordml" w:rsidP="64C029A5" w:rsidRDefault="00000000" w14:paraId="0EF3C2D5" wp14:textId="3831BA7B">
      <w:pPr>
        <w:pStyle w:val="Normal"/>
        <w:jc w:val="center"/>
      </w:pPr>
    </w:p>
    <w:p xmlns:wp14="http://schemas.microsoft.com/office/word/2010/wordml" w:rsidP="64C029A5" w:rsidRDefault="00000000" w14:paraId="7898C426" wp14:textId="6CC05D27">
      <w:pPr>
        <w:pStyle w:val="Normal"/>
        <w:spacing w:after="0"/>
        <w:ind w:left="0"/>
      </w:pPr>
      <w:r w:rsidRPr="64C029A5" w:rsidR="74089FB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Завдання №4 </w:t>
      </w:r>
      <w:r w:rsidRPr="64C029A5" w:rsidR="74089FB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  <w:t>programming: Class Practice Task</w:t>
      </w:r>
    </w:p>
    <w:p xmlns:wp14="http://schemas.microsoft.com/office/word/2010/wordml" w:rsidP="64C029A5" w:rsidRDefault="00000000" w14:paraId="3B63CCFF" wp14:textId="341A9751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#include</w:t>
      </w:r>
      <w:r w:rsidRPr="64C029A5" w:rsidR="68FB0884">
        <w:rPr>
          <w:rFonts w:ascii="Menlo" w:hAnsi="Menlo" w:eastAsia="Menlo" w:cs="Menlo"/>
          <w:noProof w:val="0"/>
          <w:color w:val="569CD6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&lt;iostream&gt;</w:t>
      </w:r>
    </w:p>
    <w:p xmlns:wp14="http://schemas.microsoft.com/office/word/2010/wordml" w:rsidP="64C029A5" w:rsidRDefault="00000000" w14:paraId="224FE301" wp14:textId="0C6D4628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#include</w:t>
      </w:r>
      <w:r w:rsidRPr="64C029A5" w:rsidR="68FB0884">
        <w:rPr>
          <w:rFonts w:ascii="Menlo" w:hAnsi="Menlo" w:eastAsia="Menlo" w:cs="Menlo"/>
          <w:noProof w:val="0"/>
          <w:color w:val="569CD6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&lt;iomanip&gt;</w:t>
      </w:r>
    </w:p>
    <w:p xmlns:wp14="http://schemas.microsoft.com/office/word/2010/wordml" w:rsidP="64C029A5" w:rsidRDefault="00000000" w14:paraId="3CF76DEE" wp14:textId="0C318D7B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#include</w:t>
      </w:r>
      <w:r w:rsidRPr="64C029A5" w:rsidR="68FB0884">
        <w:rPr>
          <w:rFonts w:ascii="Menlo" w:hAnsi="Menlo" w:eastAsia="Menlo" w:cs="Menlo"/>
          <w:noProof w:val="0"/>
          <w:color w:val="569CD6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&lt;cmath&gt;</w:t>
      </w:r>
    </w:p>
    <w:p xmlns:wp14="http://schemas.microsoft.com/office/word/2010/wordml" w:rsidP="64C029A5" w:rsidRDefault="00000000" w14:paraId="71C82934" wp14:textId="0F3969D0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#include</w:t>
      </w:r>
      <w:r w:rsidRPr="64C029A5" w:rsidR="68FB0884">
        <w:rPr>
          <w:rFonts w:ascii="Menlo" w:hAnsi="Menlo" w:eastAsia="Menlo" w:cs="Menlo"/>
          <w:noProof w:val="0"/>
          <w:color w:val="569CD6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&lt;limits&gt;</w:t>
      </w:r>
    </w:p>
    <w:p xmlns:wp14="http://schemas.microsoft.com/office/word/2010/wordml" w:rsidP="64C029A5" w:rsidRDefault="00000000" w14:paraId="05FEDD2A" wp14:textId="2CF96334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using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namespace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4EC9B0"/>
          <w:sz w:val="24"/>
          <w:szCs w:val="24"/>
          <w:lang w:val="uk"/>
        </w:rPr>
        <w:t>std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09C5B041" wp14:textId="06D2643D">
      <w:pPr>
        <w:shd w:val="clear" w:color="auto" w:fill="121314"/>
        <w:spacing w:before="0" w:beforeAutospacing="off" w:after="0" w:afterAutospacing="off" w:line="270" w:lineRule="auto"/>
      </w:pPr>
    </w:p>
    <w:p xmlns:wp14="http://schemas.microsoft.com/office/word/2010/wordml" w:rsidP="64C029A5" w:rsidRDefault="00000000" w14:paraId="32F2886B" wp14:textId="4DB80B99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void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eachday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[],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);</w:t>
      </w:r>
    </w:p>
    <w:p xmlns:wp14="http://schemas.microsoft.com/office/word/2010/wordml" w:rsidP="64C029A5" w:rsidRDefault="00000000" w14:paraId="63433D72" wp14:textId="22C51544">
      <w:pPr>
        <w:shd w:val="clear" w:color="auto" w:fill="121314"/>
        <w:spacing w:before="0" w:beforeAutospacing="off" w:after="0" w:afterAutospacing="off" w:line="270" w:lineRule="auto"/>
      </w:pPr>
    </w:p>
    <w:p xmlns:wp14="http://schemas.microsoft.com/office/word/2010/wordml" w:rsidP="64C029A5" w:rsidRDefault="00000000" w14:paraId="2A209FDF" wp14:textId="0C1CDF50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void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MaxMin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[],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569CD6"/>
          <w:sz w:val="24"/>
          <w:szCs w:val="24"/>
          <w:lang w:val="uk"/>
        </w:rPr>
        <w:t>&amp;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Max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569CD6"/>
          <w:sz w:val="24"/>
          <w:szCs w:val="24"/>
          <w:lang w:val="uk"/>
        </w:rPr>
        <w:t>&amp;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Min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);</w:t>
      </w:r>
    </w:p>
    <w:p xmlns:wp14="http://schemas.microsoft.com/office/word/2010/wordml" w:rsidP="64C029A5" w:rsidRDefault="00000000" w14:paraId="50CBCB7D" wp14:textId="68DF87D5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Sum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[],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);</w:t>
      </w:r>
    </w:p>
    <w:p xmlns:wp14="http://schemas.microsoft.com/office/word/2010/wordml" w:rsidP="64C029A5" w:rsidRDefault="00000000" w14:paraId="7A80954E" wp14:textId="4B9B1183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void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control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[],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budget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);</w:t>
      </w:r>
    </w:p>
    <w:p xmlns:wp14="http://schemas.microsoft.com/office/word/2010/wordml" w:rsidP="64C029A5" w:rsidRDefault="00000000" w14:paraId="634522CA" wp14:textId="01FE1823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void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avarage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[],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);</w:t>
      </w:r>
    </w:p>
    <w:p xmlns:wp14="http://schemas.microsoft.com/office/word/2010/wordml" w:rsidP="64C029A5" w:rsidRDefault="00000000" w14:paraId="488F1F26" wp14:textId="27F5E109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void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limit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[],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budget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);</w:t>
      </w:r>
    </w:p>
    <w:p xmlns:wp14="http://schemas.microsoft.com/office/word/2010/wordml" w:rsidP="64C029A5" w:rsidRDefault="00000000" w14:paraId="65A091DB" wp14:textId="08568EB2">
      <w:pPr>
        <w:shd w:val="clear" w:color="auto" w:fill="121314"/>
        <w:spacing w:before="0" w:beforeAutospacing="off" w:after="0" w:afterAutospacing="off" w:line="270" w:lineRule="auto"/>
      </w:pPr>
    </w:p>
    <w:p xmlns:wp14="http://schemas.microsoft.com/office/word/2010/wordml" w:rsidP="64C029A5" w:rsidRDefault="00000000" w14:paraId="511ACAB9" wp14:textId="2E97F760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void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dayLimit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[],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double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limit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1000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);</w:t>
      </w:r>
    </w:p>
    <w:p xmlns:wp14="http://schemas.microsoft.com/office/word/2010/wordml" w:rsidP="64C029A5" w:rsidRDefault="00000000" w14:paraId="5652F4DB" wp14:textId="57036857">
      <w:pPr>
        <w:shd w:val="clear" w:color="auto" w:fill="121314"/>
        <w:spacing w:before="0" w:beforeAutospacing="off" w:after="0" w:afterAutospacing="off" w:line="270" w:lineRule="auto"/>
      </w:pPr>
    </w:p>
    <w:p xmlns:wp14="http://schemas.microsoft.com/office/word/2010/wordml" w:rsidP="64C029A5" w:rsidRDefault="00000000" w14:paraId="485D3F28" wp14:textId="140322E5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void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top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[],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);</w:t>
      </w:r>
    </w:p>
    <w:p xmlns:wp14="http://schemas.microsoft.com/office/word/2010/wordml" w:rsidP="64C029A5" w:rsidRDefault="00000000" w14:paraId="6D033DDC" wp14:textId="7B42655D">
      <w:pPr>
        <w:shd w:val="clear" w:color="auto" w:fill="121314"/>
        <w:spacing w:before="0" w:beforeAutospacing="off" w:after="0" w:afterAutospacing="off" w:line="270" w:lineRule="auto"/>
      </w:pPr>
    </w:p>
    <w:p xmlns:wp14="http://schemas.microsoft.com/office/word/2010/wordml" w:rsidP="64C029A5" w:rsidRDefault="00000000" w14:paraId="35EC4D2F" wp14:textId="6E21B396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main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()</w:t>
      </w:r>
    </w:p>
    <w:p xmlns:wp14="http://schemas.microsoft.com/office/word/2010/wordml" w:rsidP="64C029A5" w:rsidRDefault="00000000" w14:paraId="0B02E7FC" wp14:textId="27F69316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6D8863AF" wp14:textId="4A5CA2E9">
      <w:pPr>
        <w:shd w:val="clear" w:color="auto" w:fill="121314"/>
        <w:spacing w:before="0" w:beforeAutospacing="off" w:after="0" w:afterAutospacing="off" w:line="270" w:lineRule="auto"/>
      </w:pPr>
    </w:p>
    <w:p xmlns:wp14="http://schemas.microsoft.com/office/word/2010/wordml" w:rsidP="64C029A5" w:rsidRDefault="00000000" w14:paraId="3E962DF3" wp14:textId="3DA726E2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budget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0D46CBA3" wp14:textId="4EFB470E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4098B451" wp14:textId="71E1379A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Max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,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Min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677C8754" wp14:textId="3DE2052B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cout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"Enter your budget: "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5607473E" wp14:textId="04E594EA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while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!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cin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&gt;&gt;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budget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))</w:t>
      </w:r>
    </w:p>
    <w:p xmlns:wp14="http://schemas.microsoft.com/office/word/2010/wordml" w:rsidP="64C029A5" w:rsidRDefault="00000000" w14:paraId="44B97165" wp14:textId="2A02588F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0AA7B759" wp14:textId="2EDDA40C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cin.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clear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();</w:t>
      </w:r>
    </w:p>
    <w:p xmlns:wp14="http://schemas.microsoft.com/office/word/2010/wordml" w:rsidP="64C029A5" w:rsidRDefault="00000000" w14:paraId="24D5F642" wp14:textId="49DC980B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cin.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ignore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4EC9B0"/>
          <w:sz w:val="24"/>
          <w:szCs w:val="24"/>
          <w:lang w:val="uk"/>
        </w:rPr>
        <w:t>numeric_limits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4EC9B0"/>
          <w:sz w:val="24"/>
          <w:szCs w:val="24"/>
          <w:lang w:val="uk"/>
        </w:rPr>
        <w:t>streamsize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&gt;::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max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(),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'</w:t>
      </w:r>
      <w:r w:rsidRPr="64C029A5" w:rsidR="68FB0884">
        <w:rPr>
          <w:rFonts w:ascii="Menlo" w:hAnsi="Menlo" w:eastAsia="Menlo" w:cs="Menlo"/>
          <w:noProof w:val="0"/>
          <w:color w:val="D7BA7D"/>
          <w:sz w:val="24"/>
          <w:szCs w:val="24"/>
          <w:lang w:val="uk"/>
        </w:rPr>
        <w:t>\n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'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);</w:t>
      </w:r>
    </w:p>
    <w:p xmlns:wp14="http://schemas.microsoft.com/office/word/2010/wordml" w:rsidP="64C029A5" w:rsidRDefault="00000000" w14:paraId="46AF9A4E" wp14:textId="6C034264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"Something went wrong! Enter the budget again: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07F76D82" wp14:textId="006C86C7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562771EC" wp14:textId="7E24AD12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while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budget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2C39250C" wp14:textId="766D4C3F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731DCB0D" wp14:textId="45C96644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"Something went wrong! Your budget cannot be definded with the negative meaning!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</w:p>
    <w:p xmlns:wp14="http://schemas.microsoft.com/office/word/2010/wordml" w:rsidP="64C029A5" w:rsidRDefault="00000000" w14:paraId="27C8457C" wp14:textId="4082E84F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"Enter budget again: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71443456" wp14:textId="1C9E2011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cin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&gt;&gt;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budget;</w:t>
      </w:r>
    </w:p>
    <w:p xmlns:wp14="http://schemas.microsoft.com/office/word/2010/wordml" w:rsidP="64C029A5" w:rsidRDefault="00000000" w14:paraId="214F1A75" wp14:textId="4B2BA7AC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050AE425" wp14:textId="515FED60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>// days</w:t>
      </w:r>
    </w:p>
    <w:p xmlns:wp14="http://schemas.microsoft.com/office/word/2010/wordml" w:rsidP="64C029A5" w:rsidRDefault="00000000" w14:paraId="4188A8DC" wp14:textId="0BD9CF6A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cout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"Enter the number of days you are interested in: "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29E996E4" wp14:textId="2F453FDC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cin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&gt;&gt;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22DF587F" wp14:textId="68DA6AFE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while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||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&gt;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31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||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!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cin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&gt;&gt;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))</w:t>
      </w:r>
    </w:p>
    <w:p xmlns:wp14="http://schemas.microsoft.com/office/word/2010/wordml" w:rsidP="64C029A5" w:rsidRDefault="00000000" w14:paraId="3E063108" wp14:textId="71748C6D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53895D52" wp14:textId="7592A9E6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cin.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clear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();</w:t>
      </w:r>
    </w:p>
    <w:p xmlns:wp14="http://schemas.microsoft.com/office/word/2010/wordml" w:rsidP="64C029A5" w:rsidRDefault="00000000" w14:paraId="7D6AB557" wp14:textId="06FF34B9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cin.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ignore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4EC9B0"/>
          <w:sz w:val="24"/>
          <w:szCs w:val="24"/>
          <w:lang w:val="uk"/>
        </w:rPr>
        <w:t>numeric_limits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4EC9B0"/>
          <w:sz w:val="24"/>
          <w:szCs w:val="24"/>
          <w:lang w:val="uk"/>
        </w:rPr>
        <w:t>streamsize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&gt;::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max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(),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'</w:t>
      </w:r>
      <w:r w:rsidRPr="64C029A5" w:rsidR="68FB0884">
        <w:rPr>
          <w:rFonts w:ascii="Menlo" w:hAnsi="Menlo" w:eastAsia="Menlo" w:cs="Menlo"/>
          <w:noProof w:val="0"/>
          <w:color w:val="D7BA7D"/>
          <w:sz w:val="24"/>
          <w:szCs w:val="24"/>
          <w:lang w:val="uk"/>
        </w:rPr>
        <w:t>\n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'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);</w:t>
      </w:r>
    </w:p>
    <w:p xmlns:wp14="http://schemas.microsoft.com/office/word/2010/wordml" w:rsidP="64C029A5" w:rsidRDefault="00000000" w14:paraId="58972B1C" wp14:textId="08250DA8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"Something went wrong! Enter the number of days again: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660DC41F" wp14:textId="37417DCC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cin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&gt;&gt;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N;</w:t>
      </w:r>
    </w:p>
    <w:p xmlns:wp14="http://schemas.microsoft.com/office/word/2010/wordml" w:rsidP="64C029A5" w:rsidRDefault="00000000" w14:paraId="69B58C2B" wp14:textId="4836EC6E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6B1B37AC" wp14:textId="389D63BB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>// each day</w:t>
      </w:r>
    </w:p>
    <w:p xmlns:wp14="http://schemas.microsoft.com/office/word/2010/wordml" w:rsidP="64C029A5" w:rsidRDefault="00000000" w14:paraId="70AC6105" wp14:textId="5752B5D3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cout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"Enter your spendings for each day: "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631C5154" wp14:textId="26812370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[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];</w:t>
      </w:r>
    </w:p>
    <w:p xmlns:wp14="http://schemas.microsoft.com/office/word/2010/wordml" w:rsidP="64C029A5" w:rsidRDefault="00000000" w14:paraId="7CB26BDB" wp14:textId="17B036FC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for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++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0DE491FC" wp14:textId="3BBFCC3C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7040FBAA" wp14:textId="0B013BAB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"Day"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i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":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2DD77351" wp14:textId="1CC5DA56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while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!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(cin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&gt;&gt;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spending[i])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||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spending[i]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77AB0CA5" wp14:textId="643FE522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2021FEA4" wp14:textId="5200072C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cin.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clear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();</w:t>
      </w:r>
    </w:p>
    <w:p xmlns:wp14="http://schemas.microsoft.com/office/word/2010/wordml" w:rsidP="64C029A5" w:rsidRDefault="00000000" w14:paraId="48CB36C1" wp14:textId="1753756B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cin.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ignore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4EC9B0"/>
          <w:sz w:val="24"/>
          <w:szCs w:val="24"/>
          <w:lang w:val="uk"/>
        </w:rPr>
        <w:t>numeric_limits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4EC9B0"/>
          <w:sz w:val="24"/>
          <w:szCs w:val="24"/>
          <w:lang w:val="uk"/>
        </w:rPr>
        <w:t>streamsize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&gt;::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max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(),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'</w:t>
      </w:r>
      <w:r w:rsidRPr="64C029A5" w:rsidR="68FB0884">
        <w:rPr>
          <w:rFonts w:ascii="Menlo" w:hAnsi="Menlo" w:eastAsia="Menlo" w:cs="Menlo"/>
          <w:noProof w:val="0"/>
          <w:color w:val="D7BA7D"/>
          <w:sz w:val="24"/>
          <w:szCs w:val="24"/>
          <w:lang w:val="uk"/>
        </w:rPr>
        <w:t>\n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'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);</w:t>
      </w:r>
    </w:p>
    <w:p xmlns:wp14="http://schemas.microsoft.com/office/word/2010/wordml" w:rsidP="64C029A5" w:rsidRDefault="00000000" w14:paraId="7B5E531A" wp14:textId="038A7A77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"Something went wrong! Enter the number again: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0114859B" wp14:textId="6C3E3DA7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"Day"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i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":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5A68F26A" wp14:textId="501726E2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4BEA52FE" wp14:textId="51C57B1B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71DD7FDE" wp14:textId="6DC2BC09">
      <w:pPr>
        <w:shd w:val="clear" w:color="auto" w:fill="121314"/>
        <w:spacing w:before="0" w:beforeAutospacing="off" w:after="0" w:afterAutospacing="off" w:line="270" w:lineRule="auto"/>
      </w:pPr>
    </w:p>
    <w:p xmlns:wp14="http://schemas.microsoft.com/office/word/2010/wordml" w:rsidP="64C029A5" w:rsidRDefault="00000000" w14:paraId="7F997597" wp14:textId="6A39505C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>// menu</w:t>
      </w:r>
    </w:p>
    <w:p xmlns:wp14="http://schemas.microsoft.com/office/word/2010/wordml" w:rsidP="64C029A5" w:rsidRDefault="00000000" w14:paraId="577BE353" wp14:textId="4044F64B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option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33EC450F" wp14:textId="3ACAB63C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do</w:t>
      </w:r>
    </w:p>
    <w:p xmlns:wp14="http://schemas.microsoft.com/office/word/2010/wordml" w:rsidP="64C029A5" w:rsidRDefault="00000000" w14:paraId="2810BB74" wp14:textId="01C865A0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062AA08D" wp14:textId="4EDF501A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8C8C8"/>
          <w:sz w:val="24"/>
          <w:szCs w:val="24"/>
          <w:lang w:val="uk"/>
        </w:rPr>
        <w:t>menu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:</w:t>
      </w:r>
    </w:p>
    <w:p xmlns:wp14="http://schemas.microsoft.com/office/word/2010/wordml" w:rsidP="64C029A5" w:rsidRDefault="00000000" w14:paraId="4F44D622" wp14:textId="78C6C850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 === Menu ==="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1EB03C5C" wp14:textId="66ACB3AB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 1 - Show spendings for each day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03F766E8" wp14:textId="4DE47570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 2 - Statistics of spendings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03C0574D" wp14:textId="0D57E0C5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 3 - Days with overdone limit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36AA52E7" wp14:textId="59FC7005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 4 - Top 3 the most expensive days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53EEF72B" wp14:textId="15023421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 0 - Leave the Menu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1517BD34" wp14:textId="69B36E19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"Choose Your option: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0841BF58" wp14:textId="091BA67B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!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(cin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&gt;&gt;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option))</w:t>
      </w:r>
    </w:p>
    <w:p xmlns:wp14="http://schemas.microsoft.com/office/word/2010/wordml" w:rsidP="64C029A5" w:rsidRDefault="00000000" w14:paraId="1BB36453" wp14:textId="41C1A1E1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29B4B268" wp14:textId="4B872BB7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cin.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clear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();</w:t>
      </w:r>
    </w:p>
    <w:p xmlns:wp14="http://schemas.microsoft.com/office/word/2010/wordml" w:rsidP="64C029A5" w:rsidRDefault="00000000" w14:paraId="59A0B6AA" wp14:textId="424EBF6F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cin.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ignore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4EC9B0"/>
          <w:sz w:val="24"/>
          <w:szCs w:val="24"/>
          <w:lang w:val="uk"/>
        </w:rPr>
        <w:t>numeric_limits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4EC9B0"/>
          <w:sz w:val="24"/>
          <w:szCs w:val="24"/>
          <w:lang w:val="uk"/>
        </w:rPr>
        <w:t>streamsize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&gt;::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max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(),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'</w:t>
      </w:r>
      <w:r w:rsidRPr="64C029A5" w:rsidR="68FB0884">
        <w:rPr>
          <w:rFonts w:ascii="Menlo" w:hAnsi="Menlo" w:eastAsia="Menlo" w:cs="Menlo"/>
          <w:noProof w:val="0"/>
          <w:color w:val="D7BA7D"/>
          <w:sz w:val="24"/>
          <w:szCs w:val="24"/>
          <w:lang w:val="uk"/>
        </w:rPr>
        <w:t>\n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'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);</w:t>
      </w:r>
    </w:p>
    <w:p xmlns:wp14="http://schemas.microsoft.com/office/word/2010/wordml" w:rsidP="64C029A5" w:rsidRDefault="00000000" w14:paraId="79306FCE" wp14:textId="307102A4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"Something went wrong! Try again."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42CBA2C7" wp14:textId="0630916A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goto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8C8C8"/>
          <w:sz w:val="24"/>
          <w:szCs w:val="24"/>
          <w:lang w:val="uk"/>
        </w:rPr>
        <w:t>menu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0A086FE8" wp14:textId="3B2700A2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030F2958" wp14:textId="72B06D23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(option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&gt;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4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||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option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607FA255" wp14:textId="21C91B44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4844852B" wp14:textId="049A3EB7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"Incorrect option! Try againg"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2D0A2FFD" wp14:textId="0CEE261E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goto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8C8C8"/>
          <w:sz w:val="24"/>
          <w:szCs w:val="24"/>
          <w:lang w:val="uk"/>
        </w:rPr>
        <w:t>menu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70243E44" wp14:textId="462FE894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70D9D80F" wp14:textId="00E999BD">
      <w:pPr>
        <w:shd w:val="clear" w:color="auto" w:fill="121314"/>
        <w:spacing w:before="0" w:beforeAutospacing="off" w:after="0" w:afterAutospacing="off" w:line="270" w:lineRule="auto"/>
      </w:pPr>
    </w:p>
    <w:p xmlns:wp14="http://schemas.microsoft.com/office/word/2010/wordml" w:rsidP="64C029A5" w:rsidRDefault="00000000" w14:paraId="5AA9DC77" wp14:textId="6627AD49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switch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(option)</w:t>
      </w:r>
    </w:p>
    <w:p xmlns:wp14="http://schemas.microsoft.com/office/word/2010/wordml" w:rsidP="64C029A5" w:rsidRDefault="00000000" w14:paraId="4A73812D" wp14:textId="61E28CBE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273BB43A" wp14:textId="47E67493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case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:</w:t>
      </w:r>
    </w:p>
    <w:p xmlns:wp14="http://schemas.microsoft.com/office/word/2010/wordml" w:rsidP="64C029A5" w:rsidRDefault="00000000" w14:paraId="72DB2101" wp14:textId="78146109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eachday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(spending, N);</w:t>
      </w:r>
    </w:p>
    <w:p xmlns:wp14="http://schemas.microsoft.com/office/word/2010/wordml" w:rsidP="64C029A5" w:rsidRDefault="00000000" w14:paraId="1B8AB523" wp14:textId="2BEB45E6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break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03698F37" wp14:textId="66DADA6D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case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2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:</w:t>
      </w:r>
    </w:p>
    <w:p xmlns:wp14="http://schemas.microsoft.com/office/word/2010/wordml" w:rsidP="64C029A5" w:rsidRDefault="00000000" w14:paraId="2D62AD27" wp14:textId="7D2F7CF6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MaxMin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(spending, N, Max, Min);</w:t>
      </w:r>
    </w:p>
    <w:p xmlns:wp14="http://schemas.microsoft.com/office/word/2010/wordml" w:rsidP="64C029A5" w:rsidRDefault="00000000" w14:paraId="2D4C6937" wp14:textId="677ED2CD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"Your Maximum: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fixed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setprecision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2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)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Max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 UAH"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45BD0488" wp14:textId="6E8E93D8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"Your Minimum: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fixed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setprecision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2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)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Min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 UAH"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10A24C19" wp14:textId="2256511F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</w:t>
      </w:r>
      <w:r w:rsidRPr="64C029A5" w:rsidR="68FB0884">
        <w:rPr>
          <w:rFonts w:ascii="Menlo" w:hAnsi="Menlo" w:eastAsia="Menlo" w:cs="Menlo"/>
          <w:noProof w:val="0"/>
          <w:color w:val="D7BA7D"/>
          <w:sz w:val="24"/>
          <w:szCs w:val="24"/>
          <w:lang w:val="uk"/>
        </w:rPr>
        <w:t>\n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Your total Sum: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Sum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(spending, N)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"UAH"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19F940CF" wp14:textId="68BBA012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avarage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(spending, N);</w:t>
      </w:r>
    </w:p>
    <w:p xmlns:wp14="http://schemas.microsoft.com/office/word/2010/wordml" w:rsidP="64C029A5" w:rsidRDefault="00000000" w14:paraId="666F9E5C" wp14:textId="4AD876C0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control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(spending, budget, N);</w:t>
      </w:r>
    </w:p>
    <w:p xmlns:wp14="http://schemas.microsoft.com/office/word/2010/wordml" w:rsidP="64C029A5" w:rsidRDefault="00000000" w14:paraId="786A6FAC" wp14:textId="377DEBE7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limit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(spending, budget, N);</w:t>
      </w:r>
    </w:p>
    <w:p xmlns:wp14="http://schemas.microsoft.com/office/word/2010/wordml" w:rsidP="64C029A5" w:rsidRDefault="00000000" w14:paraId="3003E252" wp14:textId="330F8D82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break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5FD2E2F4" wp14:textId="61A861B2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case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3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:</w:t>
      </w:r>
    </w:p>
    <w:p xmlns:wp14="http://schemas.microsoft.com/office/word/2010/wordml" w:rsidP="64C029A5" w:rsidRDefault="00000000" w14:paraId="0F3EC607" wp14:textId="1CACD88A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dayLimit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(spending, N);</w:t>
      </w:r>
    </w:p>
    <w:p xmlns:wp14="http://schemas.microsoft.com/office/word/2010/wordml" w:rsidP="64C029A5" w:rsidRDefault="00000000" w14:paraId="59ED245C" wp14:textId="128C111D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break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1B8DBFF7" wp14:textId="241AC0BA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case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4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:</w:t>
      </w:r>
    </w:p>
    <w:p xmlns:wp14="http://schemas.microsoft.com/office/word/2010/wordml" w:rsidP="64C029A5" w:rsidRDefault="00000000" w14:paraId="56B6AFC2" wp14:textId="6B9ED815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top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(spending, N);</w:t>
      </w:r>
    </w:p>
    <w:p xmlns:wp14="http://schemas.microsoft.com/office/word/2010/wordml" w:rsidP="64C029A5" w:rsidRDefault="00000000" w14:paraId="15C24503" wp14:textId="71644D58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break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586FD97F" wp14:textId="2C54BADE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74B082ED" wp14:textId="366D56E2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while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!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option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));</w:t>
      </w:r>
    </w:p>
    <w:p xmlns:wp14="http://schemas.microsoft.com/office/word/2010/wordml" w:rsidP="64C029A5" w:rsidRDefault="00000000" w14:paraId="6190C030" wp14:textId="2DE2C053">
      <w:pPr>
        <w:shd w:val="clear" w:color="auto" w:fill="121314"/>
        <w:spacing w:before="0" w:beforeAutospacing="off" w:after="0" w:afterAutospacing="off" w:line="270" w:lineRule="auto"/>
      </w:pPr>
    </w:p>
    <w:p xmlns:wp14="http://schemas.microsoft.com/office/word/2010/wordml" w:rsidP="64C029A5" w:rsidRDefault="00000000" w14:paraId="6D54B995" wp14:textId="705061F3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return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09BEB36B" wp14:textId="2CEE38AA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5925FE30" wp14:textId="12CE2D8F">
      <w:pPr>
        <w:shd w:val="clear" w:color="auto" w:fill="121314"/>
        <w:spacing w:before="0" w:beforeAutospacing="off" w:after="0" w:afterAutospacing="off" w:line="270" w:lineRule="auto"/>
      </w:pPr>
    </w:p>
    <w:p xmlns:wp14="http://schemas.microsoft.com/office/word/2010/wordml" w:rsidP="64C029A5" w:rsidRDefault="00000000" w14:paraId="184E01F7" wp14:textId="36090393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>// option 1</w:t>
      </w:r>
    </w:p>
    <w:p xmlns:wp14="http://schemas.microsoft.com/office/word/2010/wordml" w:rsidP="64C029A5" w:rsidRDefault="00000000" w14:paraId="5231DBE2" wp14:textId="459F652D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void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eachday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[],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14DA909B" wp14:textId="2BB5499A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33782C26" wp14:textId="4E7E9CB6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cout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"Your spendings per day"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5F93AF89" wp14:textId="073C62C2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cout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"Day №"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setw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20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)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"Spending (UAH)"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0C659721" wp14:textId="17C145E7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for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++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6317D055" wp14:textId="3BE81E40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661B5F64" wp14:textId="7EBF2DF6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"Day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i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setw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15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)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[i]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72E931A6" wp14:textId="08591CF4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4AC79BA2" wp14:textId="1F356D00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7C46EAAA" wp14:textId="1E91ECFB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>// option 2</w:t>
      </w:r>
    </w:p>
    <w:p xmlns:wp14="http://schemas.microsoft.com/office/word/2010/wordml" w:rsidP="64C029A5" w:rsidRDefault="00000000" w14:paraId="7290931B" wp14:textId="2C5237CB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void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MaxMin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[],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569CD6"/>
          <w:sz w:val="24"/>
          <w:szCs w:val="24"/>
          <w:lang w:val="uk"/>
        </w:rPr>
        <w:t>&amp;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Max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569CD6"/>
          <w:sz w:val="24"/>
          <w:szCs w:val="24"/>
          <w:lang w:val="uk"/>
        </w:rPr>
        <w:t>&amp;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Min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6D2ABEBE" wp14:textId="053239FC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346C7B2C" wp14:textId="1DBD2F19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Max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[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];</w:t>
      </w:r>
    </w:p>
    <w:p xmlns:wp14="http://schemas.microsoft.com/office/word/2010/wordml" w:rsidP="64C029A5" w:rsidRDefault="00000000" w14:paraId="3E37AE8D" wp14:textId="6B2D014B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Min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[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];</w:t>
      </w:r>
    </w:p>
    <w:p xmlns:wp14="http://schemas.microsoft.com/office/word/2010/wordml" w:rsidP="64C029A5" w:rsidRDefault="00000000" w14:paraId="1ED68BE1" wp14:textId="38393E6D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for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++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06622F7C" wp14:textId="3F2314CD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65EABCDD" wp14:textId="4E701100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[i]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&gt;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Max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0F48D5FC" wp14:textId="60CE7539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Max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[i];</w:t>
      </w:r>
    </w:p>
    <w:p xmlns:wp14="http://schemas.microsoft.com/office/word/2010/wordml" w:rsidP="64C029A5" w:rsidRDefault="00000000" w14:paraId="6E4BE50C" wp14:textId="3F3C5529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[i]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Min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59ABA983" wp14:textId="5466FC65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Min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[i];</w:t>
      </w:r>
    </w:p>
    <w:p xmlns:wp14="http://schemas.microsoft.com/office/word/2010/wordml" w:rsidP="64C029A5" w:rsidRDefault="00000000" w14:paraId="3BEDB0D4" wp14:textId="1728D0AF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0D0CC2B4" wp14:textId="010D1642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52F15291" wp14:textId="0864BA8A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Sum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[],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3A26F81A" wp14:textId="74EC1F31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66C5F659" wp14:textId="16EF75B6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0EFEC6B1" wp14:textId="77FEFA1F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return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7A319146" wp14:textId="7ACC9A72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return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[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-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]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Sum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,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-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);</w:t>
      </w:r>
    </w:p>
    <w:p xmlns:wp14="http://schemas.microsoft.com/office/word/2010/wordml" w:rsidP="64C029A5" w:rsidRDefault="00000000" w14:paraId="69CB12FD" wp14:textId="2958D062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49C19C61" wp14:textId="321A2F66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void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control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[],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budget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30799F60" wp14:textId="51BB50A6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4FECD272" wp14:textId="4AFA39DC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double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remainder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budget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-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Sum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,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);</w:t>
      </w:r>
    </w:p>
    <w:p xmlns:wp14="http://schemas.microsoft.com/office/word/2010/wordml" w:rsidP="64C029A5" w:rsidRDefault="00000000" w14:paraId="6A161DE7" wp14:textId="71FEE6B4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remainder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32DA2755" wp14:textId="5E0DFA11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73540DFF" wp14:textId="4E58A800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</w:t>
      </w:r>
      <w:r w:rsidRPr="64C029A5" w:rsidR="68FB0884">
        <w:rPr>
          <w:rFonts w:ascii="Menlo" w:hAnsi="Menlo" w:eastAsia="Menlo" w:cs="Menlo"/>
          <w:noProof w:val="0"/>
          <w:color w:val="D7BA7D"/>
          <w:sz w:val="24"/>
          <w:szCs w:val="24"/>
          <w:lang w:val="uk"/>
        </w:rPr>
        <w:t>\n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You exceeded your budget by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abs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(remainder)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 UAH"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0C38E7C6" wp14:textId="4C9E3B62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4A711831" wp14:textId="51A1168F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else</w:t>
      </w:r>
    </w:p>
    <w:p xmlns:wp14="http://schemas.microsoft.com/office/word/2010/wordml" w:rsidP="64C029A5" w:rsidRDefault="00000000" w14:paraId="63C09F51" wp14:textId="1EB63C00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cout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"Your remainder: "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remainder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 UAH"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0DFAEB97" wp14:textId="38604191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6CCBAE7B" wp14:textId="18BA32BE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void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avarage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[],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11667E75" wp14:textId="4FF6825E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4642F6E2" wp14:textId="4B115066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double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av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258F472E" wp14:textId="4FF6517D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purchased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34D67F5C" wp14:textId="1C10F453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for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++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47D5BA10" wp14:textId="01494263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4DF71F87" wp14:textId="71BC8A5C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[i]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&lt;=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0144E7A0" wp14:textId="17C89DF3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continue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24F53928" wp14:textId="46879F86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av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+=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[i];</w:t>
      </w:r>
    </w:p>
    <w:p xmlns:wp14="http://schemas.microsoft.com/office/word/2010/wordml" w:rsidP="64C029A5" w:rsidRDefault="00000000" w14:paraId="11FEC908" wp14:textId="581104FF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purchased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+=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459F2957" wp14:textId="44146A09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25E84012" wp14:textId="727B6782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purchased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&gt;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42FCBE36" wp14:textId="7265D664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av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av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/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purchased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2E1825A3" wp14:textId="3A48D987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else</w:t>
      </w:r>
    </w:p>
    <w:p xmlns:wp14="http://schemas.microsoft.com/office/word/2010/wordml" w:rsidP="64C029A5" w:rsidRDefault="00000000" w14:paraId="374B626A" wp14:textId="3BC75491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av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7F2DCF73" wp14:textId="7F0E4490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cout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"Days with purshase: "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purchased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5117CFBD" wp14:textId="56159F07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cout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"Avarage amount per day for "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purchased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 days: "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av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"UAH"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7DEB7885" wp14:textId="15899E95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3E4F598C" wp14:textId="0D969BE4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void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limit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[],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budget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042CC7E5" wp14:textId="0A8C2D2E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3F61C96D" wp14:textId="3565D164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day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560017E5" wp14:textId="66E9EBEA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total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29567A7E" wp14:textId="5F433AAA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while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day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36F98238" wp14:textId="23F60A5B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71898A2A" wp14:textId="3C69A39E">
      <w:pPr>
        <w:shd w:val="clear" w:color="auto" w:fill="121314"/>
        <w:spacing w:before="0" w:beforeAutospacing="off" w:after="0" w:afterAutospacing="off" w:line="270" w:lineRule="auto"/>
      </w:pPr>
    </w:p>
    <w:p xmlns:wp14="http://schemas.microsoft.com/office/word/2010/wordml" w:rsidP="64C029A5" w:rsidRDefault="00000000" w14:paraId="290F6CBB" wp14:textId="4CD41BD3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total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+=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[day];</w:t>
      </w:r>
    </w:p>
    <w:p xmlns:wp14="http://schemas.microsoft.com/office/word/2010/wordml" w:rsidP="64C029A5" w:rsidRDefault="00000000" w14:paraId="026B4EE7" wp14:textId="2AA24820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(total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&gt;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budget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11305C91" wp14:textId="7558CBC3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3D7C5CC2" wp14:textId="083BEE3E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"You ecxeeded your budget on day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day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4025AAB5" wp14:textId="45A9E3D1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break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698B3E05" wp14:textId="7C9D5B5E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1C10FF71" wp14:textId="2BC9F853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day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++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4DD2F24C" wp14:textId="228BAD5B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52593BE0" wp14:textId="1CADA9D5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total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budget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733797B7" wp14:textId="64373212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7571D30F" wp14:textId="2A8157ED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"Your remainder: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abs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(total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-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budget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)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287A5DB8" wp14:textId="0DB24E33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5DC80BF5" wp14:textId="45C40397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034551B3" wp14:textId="04BA6019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>// option 3</w:t>
      </w:r>
    </w:p>
    <w:p xmlns:wp14="http://schemas.microsoft.com/office/word/2010/wordml" w:rsidP="64C029A5" w:rsidRDefault="00000000" w14:paraId="1DBF0FC5" wp14:textId="5DA0CDBC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void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dayLimit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[],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double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limit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0CB2C0F4" wp14:textId="791F37B0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478A4C1F" wp14:textId="345B1570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daysNumber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3FC3D3F8" wp14:textId="2F940A3E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cout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"Enter your day limit: "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08D05F9A" wp14:textId="127B5DB6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while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!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cin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&gt;&gt;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limit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))</w:t>
      </w:r>
    </w:p>
    <w:p xmlns:wp14="http://schemas.microsoft.com/office/word/2010/wordml" w:rsidP="64C029A5" w:rsidRDefault="00000000" w14:paraId="50CC13B2" wp14:textId="79D7F839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6F97E96F" wp14:textId="54445C16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cin.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clear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();</w:t>
      </w:r>
    </w:p>
    <w:p xmlns:wp14="http://schemas.microsoft.com/office/word/2010/wordml" w:rsidP="64C029A5" w:rsidRDefault="00000000" w14:paraId="4DB5D7B9" wp14:textId="5DE9BCB0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cin.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ignore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4EC9B0"/>
          <w:sz w:val="24"/>
          <w:szCs w:val="24"/>
          <w:lang w:val="uk"/>
        </w:rPr>
        <w:t>numeric_limits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4EC9B0"/>
          <w:sz w:val="24"/>
          <w:szCs w:val="24"/>
          <w:lang w:val="uk"/>
        </w:rPr>
        <w:t>streamsize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&gt;::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max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(),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'</w:t>
      </w:r>
      <w:r w:rsidRPr="64C029A5" w:rsidR="68FB0884">
        <w:rPr>
          <w:rFonts w:ascii="Menlo" w:hAnsi="Menlo" w:eastAsia="Menlo" w:cs="Menlo"/>
          <w:noProof w:val="0"/>
          <w:color w:val="D7BA7D"/>
          <w:sz w:val="24"/>
          <w:szCs w:val="24"/>
          <w:lang w:val="uk"/>
        </w:rPr>
        <w:t>\n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'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);</w:t>
      </w:r>
    </w:p>
    <w:p xmlns:wp14="http://schemas.microsoft.com/office/word/2010/wordml" w:rsidP="64C029A5" w:rsidRDefault="00000000" w14:paraId="08F2582F" wp14:textId="5A67BEA2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 Something went wrong!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447BA974" wp14:textId="3A39B302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"Enter daily limit again: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62A55A6B" wp14:textId="3A0270E5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0AD55743" wp14:textId="3C5751F6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while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limit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694A2B9F" wp14:textId="2883FD6A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14201803" wp14:textId="4003DCE0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"Something went wrong! Your limit cannot be definded with the negative meaning!"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02AF8B1A" wp14:textId="0AD1D18D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"Enter limit again: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503BB3F2" wp14:textId="217EE54F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cin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&gt;&gt;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limit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19C6D4AF" wp14:textId="17E510FD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501278CC" wp14:textId="054CBCB7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limit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43BA11DC" wp14:textId="68BF6DAF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limit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1000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6B6FE2B2" wp14:textId="0F4A4F77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for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++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7D122140" wp14:textId="7AF7B506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5383F26B" wp14:textId="6794A9DB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[i]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&gt;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limit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2E497AA1" wp14:textId="48FCCF00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7EF07F48" wp14:textId="77D04894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daysNumber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+=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38661053" wp14:textId="00B4762C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"Day"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i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":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[i]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72AFC6CC" wp14:textId="62DC33B1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23BCA24A" wp14:textId="00B8B372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783F1C80" wp14:textId="639DD6C9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cout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"Totally days with ecxeeded limit: "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daysNumber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311EF4A4" wp14:textId="1E63F16A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3EA2431A" wp14:textId="18AC841D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8B949E"/>
          <w:sz w:val="24"/>
          <w:szCs w:val="24"/>
          <w:lang w:val="uk"/>
        </w:rPr>
        <w:t>// option 4</w:t>
      </w:r>
    </w:p>
    <w:p xmlns:wp14="http://schemas.microsoft.com/office/word/2010/wordml" w:rsidP="64C029A5" w:rsidRDefault="00000000" w14:paraId="67945CBB" wp14:textId="116D6527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void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top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[], 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5DF7DE40" wp14:textId="2AC33AA7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4069DF30" wp14:textId="7D6CFC3D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soart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[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];</w:t>
      </w:r>
    </w:p>
    <w:p xmlns:wp14="http://schemas.microsoft.com/office/word/2010/wordml" w:rsidP="64C029A5" w:rsidRDefault="00000000" w14:paraId="5B88AFF2" wp14:textId="590A962C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for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++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5352778F" wp14:textId="6BF96EB2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77B6E6E8" wp14:textId="65382FF2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soart[i]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spending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[i];</w:t>
      </w:r>
    </w:p>
    <w:p xmlns:wp14="http://schemas.microsoft.com/office/word/2010/wordml" w:rsidP="64C029A5" w:rsidRDefault="00000000" w14:paraId="29351026" wp14:textId="6DA5E65B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22D92B07" wp14:textId="44CAFF87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for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++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46F4F4B3" wp14:textId="714E30FD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4AEA8CD2" wp14:textId="22FC1C61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for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j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; j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-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-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i; j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++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48ADD4F4" wp14:textId="1ABB1BDA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3A5E4067" wp14:textId="690FDD55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(soart[j]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soart[j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])</w:t>
      </w:r>
    </w:p>
    <w:p xmlns:wp14="http://schemas.microsoft.com/office/word/2010/wordml" w:rsidP="64C029A5" w:rsidRDefault="00000000" w14:paraId="1E09F4EA" wp14:textId="6FCE9A32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3C9B20A7" wp14:textId="2CA51F26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float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temp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soart[j];</w:t>
      </w:r>
    </w:p>
    <w:p xmlns:wp14="http://schemas.microsoft.com/office/word/2010/wordml" w:rsidP="64C029A5" w:rsidRDefault="00000000" w14:paraId="3D977B9D" wp14:textId="24BCD0C9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soart[j]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soart[j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];</w:t>
      </w:r>
    </w:p>
    <w:p xmlns:wp14="http://schemas.microsoft.com/office/word/2010/wordml" w:rsidP="64C029A5" w:rsidRDefault="00000000" w14:paraId="079E8F17" wp14:textId="00682BA7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soart[j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]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temp;</w:t>
      </w:r>
    </w:p>
    <w:p xmlns:wp14="http://schemas.microsoft.com/office/word/2010/wordml" w:rsidP="64C029A5" w:rsidRDefault="00000000" w14:paraId="6A49F24D" wp14:textId="20D7FFB7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20BAD6C0" wp14:textId="46E86EBE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0D181BA3" wp14:textId="149918F7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37024A95" wp14:textId="072E48CA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cout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"Top 3 day for spending: "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5E6F6729" wp14:textId="34CF8166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for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68FB0884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3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&amp;&amp;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FFA657"/>
          <w:sz w:val="24"/>
          <w:szCs w:val="24"/>
          <w:lang w:val="uk"/>
        </w:rPr>
        <w:t>N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68FB0884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++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)</w:t>
      </w:r>
    </w:p>
    <w:p xmlns:wp14="http://schemas.microsoft.com/office/word/2010/wordml" w:rsidP="64C029A5" w:rsidRDefault="00000000" w14:paraId="2B10B0A6" wp14:textId="6D97D3D1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7D68DC37" wp14:textId="61BEC2E5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cout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soart[i]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 "</w:t>
      </w: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76A766E4" wp14:textId="624A2D84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50F021B2" wp14:textId="5A9700A6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cout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"UAH"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68FB0884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11EF03A7" wp14:textId="5E79316B">
      <w:pPr>
        <w:shd w:val="clear" w:color="auto" w:fill="121314"/>
        <w:spacing w:before="0" w:beforeAutospacing="off" w:after="0" w:afterAutospacing="off" w:line="270" w:lineRule="auto"/>
      </w:pPr>
      <w:r w:rsidRPr="64C029A5" w:rsidR="68FB0884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2D783FC2" wp14:textId="6FBB1BBD">
      <w:pPr>
        <w:pStyle w:val="Normal"/>
        <w:spacing w:after="0"/>
        <w:ind w:left="0"/>
        <w:jc w:val="center"/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  <w:shd w:val="clear" w:fill="fff2cc"/>
          <w:rtl w:val="0"/>
        </w:rPr>
      </w:pPr>
      <w:r w:rsidRPr="64C029A5" w:rsidR="45BA0048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Code #3. Class Practice</w:t>
      </w:r>
    </w:p>
    <w:p xmlns:wp14="http://schemas.microsoft.com/office/word/2010/wordml" w:rsidP="64C029A5" w:rsidRDefault="00000000" w14:paraId="2380502D" wp14:textId="16E0B106">
      <w:pPr>
        <w:pStyle w:val="Normal"/>
        <w:jc w:val="both"/>
      </w:pPr>
      <w:r w:rsidRPr="64C029A5" w:rsidR="00000000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Посилання на файл коду в пулреквесті</w:t>
      </w:r>
      <w:r w:rsidR="00000000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hyperlink r:id="R541e384d7597443b">
        <w:r w:rsidRPr="64C029A5" w:rsidR="06B693F8">
          <w:rPr>
            <w:rStyle w:val="Hyperlink"/>
            <w:noProof w:val="0"/>
            <w:lang w:val="uk"/>
          </w:rPr>
          <w:t>practice_task_1_sofiia_chovhan.cpp</w:t>
        </w:r>
      </w:hyperlink>
    </w:p>
    <w:p xmlns:wp14="http://schemas.microsoft.com/office/word/2010/wordml" w:rsidP="64C029A5" w:rsidRDefault="00000000" w14:paraId="53C0E25F" wp14:textId="59415724">
      <w:pPr>
        <w:pStyle w:val="Normal"/>
        <w:jc w:val="both"/>
        <w:rPr>
          <w:noProof w:val="0"/>
          <w:lang w:val="uk"/>
        </w:rPr>
      </w:pPr>
    </w:p>
    <w:p xmlns:wp14="http://schemas.microsoft.com/office/word/2010/wordml" w:rsidP="64C029A5" w:rsidRDefault="00000000" w14:paraId="0736563F" wp14:textId="23698B5F">
      <w:pPr>
        <w:spacing w:after="0"/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</w:pPr>
      <w:r w:rsidRPr="64C029A5" w:rsidR="06B693F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Завдання №5  Self Practice: Algotester</w:t>
      </w:r>
    </w:p>
    <w:p xmlns:wp14="http://schemas.microsoft.com/office/word/2010/wordml" w:rsidP="64C029A5" w:rsidRDefault="00000000" w14:paraId="151FD0D5" wp14:textId="1504BFCE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#include</w:t>
      </w:r>
      <w:r w:rsidRPr="64C029A5" w:rsidR="06B693F8">
        <w:rPr>
          <w:rFonts w:ascii="Menlo" w:hAnsi="Menlo" w:eastAsia="Menlo" w:cs="Menlo"/>
          <w:noProof w:val="0"/>
          <w:color w:val="569CD6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A5D6FF"/>
          <w:sz w:val="24"/>
          <w:szCs w:val="24"/>
          <w:lang w:val="uk"/>
        </w:rPr>
        <w:t>&lt;iostream&gt;</w:t>
      </w:r>
    </w:p>
    <w:p xmlns:wp14="http://schemas.microsoft.com/office/word/2010/wordml" w:rsidP="64C029A5" w:rsidRDefault="00000000" w14:paraId="1DF29D96" wp14:textId="2928C6F0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using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namespace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4EC9B0"/>
          <w:sz w:val="24"/>
          <w:szCs w:val="24"/>
          <w:lang w:val="uk"/>
        </w:rPr>
        <w:t>std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545EAF0B" wp14:textId="222EC885">
      <w:pPr>
        <w:shd w:val="clear" w:color="auto" w:fill="121314"/>
        <w:spacing w:before="0" w:beforeAutospacing="off" w:after="0" w:afterAutospacing="off" w:line="270" w:lineRule="auto"/>
        <w:jc w:val="both"/>
      </w:pPr>
    </w:p>
    <w:p xmlns:wp14="http://schemas.microsoft.com/office/word/2010/wordml" w:rsidP="64C029A5" w:rsidRDefault="00000000" w14:paraId="728851DC" wp14:textId="4F4A9D3A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main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() {</w:t>
      </w:r>
    </w:p>
    <w:p xmlns:wp14="http://schemas.microsoft.com/office/word/2010/wordml" w:rsidP="64C029A5" w:rsidRDefault="00000000" w14:paraId="6A0AE86F" wp14:textId="19023463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129D3EC2" wp14:textId="2198FE60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cin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&gt;&gt;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6E4BCA1A" wp14:textId="3D9D8DC5">
      <w:pPr>
        <w:shd w:val="clear" w:color="auto" w:fill="121314"/>
        <w:spacing w:before="0" w:beforeAutospacing="off" w:after="0" w:afterAutospacing="off" w:line="270" w:lineRule="auto"/>
        <w:jc w:val="both"/>
      </w:pPr>
    </w:p>
    <w:p xmlns:wp14="http://schemas.microsoft.com/office/word/2010/wordml" w:rsidP="64C029A5" w:rsidRDefault="00000000" w14:paraId="24BBC0B7" wp14:textId="7AE62C1A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a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[</w:t>
      </w:r>
      <w:r w:rsidRPr="64C029A5" w:rsidR="06B693F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100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], 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dp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[</w:t>
      </w:r>
      <w:r w:rsidRPr="64C029A5" w:rsidR="06B693F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100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];</w:t>
      </w:r>
    </w:p>
    <w:p xmlns:wp14="http://schemas.microsoft.com/office/word/2010/wordml" w:rsidP="64C029A5" w:rsidRDefault="00000000" w14:paraId="457A677D" wp14:textId="39B58BDB">
      <w:pPr>
        <w:shd w:val="clear" w:color="auto" w:fill="121314"/>
        <w:spacing w:before="0" w:beforeAutospacing="off" w:after="0" w:afterAutospacing="off" w:line="270" w:lineRule="auto"/>
        <w:jc w:val="both"/>
      </w:pPr>
    </w:p>
    <w:p xmlns:wp14="http://schemas.microsoft.com/office/word/2010/wordml" w:rsidP="64C029A5" w:rsidRDefault="00000000" w14:paraId="03BDC851" wp14:textId="5EE2E865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for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06B693F8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06B693F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++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) 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72F6DEE8" wp14:textId="1C3B2BDA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cin </w:t>
      </w:r>
      <w:r w:rsidRPr="64C029A5" w:rsidR="06B693F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&gt;&gt;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a[i];</w:t>
      </w:r>
    </w:p>
    <w:p xmlns:wp14="http://schemas.microsoft.com/office/word/2010/wordml" w:rsidP="64C029A5" w:rsidRDefault="00000000" w14:paraId="3AEC4A11" wp14:textId="117EAB62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dp[i] </w:t>
      </w:r>
      <w:r w:rsidRPr="64C029A5" w:rsidR="06B693F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131553F9" wp14:textId="7F076012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3186F236" wp14:textId="3A6A4284">
      <w:pPr>
        <w:shd w:val="clear" w:color="auto" w:fill="121314"/>
        <w:spacing w:before="0" w:beforeAutospacing="off" w:after="0" w:afterAutospacing="off" w:line="270" w:lineRule="auto"/>
        <w:jc w:val="both"/>
      </w:pPr>
    </w:p>
    <w:p xmlns:wp14="http://schemas.microsoft.com/office/word/2010/wordml" w:rsidP="64C029A5" w:rsidRDefault="00000000" w14:paraId="73443760" wp14:textId="299FBBB3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longest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4A128C7D" wp14:textId="52D9698E">
      <w:pPr>
        <w:shd w:val="clear" w:color="auto" w:fill="121314"/>
        <w:spacing w:before="0" w:beforeAutospacing="off" w:after="0" w:afterAutospacing="off" w:line="270" w:lineRule="auto"/>
        <w:jc w:val="both"/>
      </w:pPr>
    </w:p>
    <w:p xmlns:wp14="http://schemas.microsoft.com/office/word/2010/wordml" w:rsidP="64C029A5" w:rsidRDefault="00000000" w14:paraId="4F68AA8B" wp14:textId="15E1ED80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for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(</w:t>
      </w:r>
      <w:r w:rsidRPr="64C029A5" w:rsidR="06B693F8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n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; 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i</w:t>
      </w:r>
      <w:r w:rsidRPr="64C029A5" w:rsidR="06B693F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++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) 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{</w:t>
      </w:r>
    </w:p>
    <w:p xmlns:wp14="http://schemas.microsoft.com/office/word/2010/wordml" w:rsidP="64C029A5" w:rsidRDefault="00000000" w14:paraId="6DD4C4A0" wp14:textId="51F252AE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for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(</w:t>
      </w:r>
      <w:r w:rsidRPr="64C029A5" w:rsidR="06B693F8">
        <w:rPr>
          <w:rFonts w:ascii="Menlo" w:hAnsi="Menlo" w:eastAsia="Menlo" w:cs="Menlo"/>
          <w:noProof w:val="0"/>
          <w:color w:val="FF7B72"/>
          <w:sz w:val="24"/>
          <w:szCs w:val="24"/>
          <w:lang w:val="uk"/>
        </w:rPr>
        <w:t>int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j </w:t>
      </w:r>
      <w:r w:rsidRPr="64C029A5" w:rsidR="06B693F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; j </w:t>
      </w:r>
      <w:r w:rsidRPr="64C029A5" w:rsidR="06B693F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i; j</w:t>
      </w:r>
      <w:r w:rsidRPr="64C029A5" w:rsidR="06B693F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++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) {</w:t>
      </w:r>
    </w:p>
    <w:p xmlns:wp14="http://schemas.microsoft.com/office/word/2010/wordml" w:rsidP="64C029A5" w:rsidRDefault="00000000" w14:paraId="07DCB318" wp14:textId="44B9A268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(a[j] </w:t>
      </w:r>
      <w:r w:rsidRPr="64C029A5" w:rsidR="06B693F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&lt;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a[i]) {</w:t>
      </w:r>
    </w:p>
    <w:p xmlns:wp14="http://schemas.microsoft.com/office/word/2010/wordml" w:rsidP="64C029A5" w:rsidRDefault="00000000" w14:paraId="10A448E3" wp14:textId="7E68C5C9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(dp[j] </w:t>
      </w:r>
      <w:r w:rsidRPr="64C029A5" w:rsidR="06B693F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&gt;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dp[i]) {</w:t>
      </w:r>
    </w:p>
    <w:p xmlns:wp14="http://schemas.microsoft.com/office/word/2010/wordml" w:rsidP="64C029A5" w:rsidRDefault="00000000" w14:paraId="7BC76DC6" wp14:textId="1AADF5FD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dp[i] </w:t>
      </w:r>
      <w:r w:rsidRPr="64C029A5" w:rsidR="06B693F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dp[j] </w:t>
      </w:r>
      <w:r w:rsidRPr="64C029A5" w:rsidR="06B693F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+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1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11708316" wp14:textId="5E40520B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4E02B931" wp14:textId="10A2B7F8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15144B95" wp14:textId="64E3F5B8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7438F44D" wp14:textId="2AE9B059">
      <w:pPr>
        <w:shd w:val="clear" w:color="auto" w:fill="121314"/>
        <w:spacing w:before="0" w:beforeAutospacing="off" w:after="0" w:afterAutospacing="off" w:line="270" w:lineRule="auto"/>
        <w:jc w:val="both"/>
      </w:pPr>
    </w:p>
    <w:p xmlns:wp14="http://schemas.microsoft.com/office/word/2010/wordml" w:rsidP="64C029A5" w:rsidRDefault="00000000" w14:paraId="78214895" wp14:textId="2950CDAB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if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(dp[i] </w:t>
      </w:r>
      <w:r w:rsidRPr="64C029A5" w:rsidR="06B693F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&gt;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longest) {</w:t>
      </w:r>
    </w:p>
    <w:p xmlns:wp14="http://schemas.microsoft.com/office/word/2010/wordml" w:rsidP="64C029A5" w:rsidRDefault="00000000" w14:paraId="283C2038" wp14:textId="0DB681CE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longest </w:t>
      </w:r>
      <w:r w:rsidRPr="64C029A5" w:rsidR="06B693F8">
        <w:rPr>
          <w:rFonts w:ascii="Menlo" w:hAnsi="Menlo" w:eastAsia="Menlo" w:cs="Menlo"/>
          <w:noProof w:val="0"/>
          <w:color w:val="D4D4D4"/>
          <w:sz w:val="24"/>
          <w:szCs w:val="24"/>
          <w:lang w:val="uk"/>
        </w:rPr>
        <w:t>=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 xml:space="preserve"> dp[i];</w:t>
      </w:r>
    </w:p>
    <w:p xmlns:wp14="http://schemas.microsoft.com/office/word/2010/wordml" w:rsidP="64C029A5" w:rsidRDefault="00000000" w14:paraId="7E34A2FB" wp14:textId="159ED546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18BAAD22" wp14:textId="089B0A9E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66D192BF" wp14:textId="6E1367BC">
      <w:pPr>
        <w:shd w:val="clear" w:color="auto" w:fill="121314"/>
        <w:spacing w:before="0" w:beforeAutospacing="off" w:after="0" w:afterAutospacing="off" w:line="270" w:lineRule="auto"/>
        <w:jc w:val="both"/>
      </w:pPr>
    </w:p>
    <w:p xmlns:wp14="http://schemas.microsoft.com/office/word/2010/wordml" w:rsidP="64C029A5" w:rsidRDefault="00000000" w14:paraId="658E15CF" wp14:textId="321803BE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cout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C9D1D9"/>
          <w:sz w:val="24"/>
          <w:szCs w:val="24"/>
          <w:lang w:val="uk"/>
        </w:rPr>
        <w:t>longest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&lt;&lt;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D2A8FF"/>
          <w:sz w:val="24"/>
          <w:szCs w:val="24"/>
          <w:lang w:val="uk"/>
        </w:rPr>
        <w:t>endl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2F8BD6AF" wp14:textId="60829067">
      <w:pPr>
        <w:shd w:val="clear" w:color="auto" w:fill="121314"/>
        <w:spacing w:before="0" w:beforeAutospacing="off" w:after="0" w:afterAutospacing="off" w:line="270" w:lineRule="auto"/>
        <w:jc w:val="both"/>
      </w:pPr>
    </w:p>
    <w:p xmlns:wp14="http://schemas.microsoft.com/office/word/2010/wordml" w:rsidP="64C029A5" w:rsidRDefault="00000000" w14:paraId="636D17CC" wp14:textId="3A3794E2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C586C0"/>
          <w:sz w:val="24"/>
          <w:szCs w:val="24"/>
          <w:lang w:val="uk"/>
        </w:rPr>
        <w:t>return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 xml:space="preserve"> </w:t>
      </w:r>
      <w:r w:rsidRPr="64C029A5" w:rsidR="06B693F8">
        <w:rPr>
          <w:rFonts w:ascii="Menlo" w:hAnsi="Menlo" w:eastAsia="Menlo" w:cs="Menlo"/>
          <w:noProof w:val="0"/>
          <w:color w:val="B5CEA8"/>
          <w:sz w:val="24"/>
          <w:szCs w:val="24"/>
          <w:lang w:val="uk"/>
        </w:rPr>
        <w:t>0</w:t>
      </w: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;</w:t>
      </w:r>
    </w:p>
    <w:p xmlns:wp14="http://schemas.microsoft.com/office/word/2010/wordml" w:rsidP="64C029A5" w:rsidRDefault="00000000" w14:paraId="59D38D39" wp14:textId="2660B6EB">
      <w:pPr>
        <w:shd w:val="clear" w:color="auto" w:fill="121314"/>
        <w:spacing w:before="0" w:beforeAutospacing="off" w:after="0" w:afterAutospacing="off" w:line="270" w:lineRule="auto"/>
        <w:jc w:val="both"/>
      </w:pPr>
      <w:r w:rsidRPr="64C029A5" w:rsidR="06B693F8">
        <w:rPr>
          <w:rFonts w:ascii="Menlo" w:hAnsi="Menlo" w:eastAsia="Menlo" w:cs="Menlo"/>
          <w:noProof w:val="0"/>
          <w:color w:val="BBBEBF"/>
          <w:sz w:val="24"/>
          <w:szCs w:val="24"/>
          <w:lang w:val="uk"/>
        </w:rPr>
        <w:t>}</w:t>
      </w:r>
    </w:p>
    <w:p xmlns:wp14="http://schemas.microsoft.com/office/word/2010/wordml" w:rsidP="64C029A5" w:rsidRDefault="00000000" w14:paraId="05132AEB" wp14:textId="30FA3BC6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  <w:rtl w:val="0"/>
        </w:rPr>
      </w:pPr>
      <w:r w:rsidRPr="64C029A5" w:rsidR="06B693F8">
        <w:rPr>
          <w:rFonts w:ascii="Times New Roman" w:hAnsi="Times New Roman" w:eastAsia="Times New Roman" w:cs="Times New Roman"/>
          <w:i w:val="1"/>
          <w:iCs w:val="1"/>
          <w:color w:val="3D85C6"/>
          <w:sz w:val="20"/>
          <w:szCs w:val="20"/>
        </w:rPr>
        <w:t>Code #4 Self Practice</w:t>
      </w:r>
    </w:p>
    <w:p xmlns:wp14="http://schemas.microsoft.com/office/word/2010/wordml" w:rsidP="64C029A5" w:rsidRDefault="00000000" w14:paraId="7C12EE06" wp14:textId="6A653496">
      <w:pPr>
        <w:pStyle w:val="Normal"/>
        <w:jc w:val="both"/>
      </w:pPr>
      <w:r w:rsidRPr="64C029A5" w:rsidR="06B693F8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Посилання на файл коду в пулреквесті</w:t>
      </w:r>
      <w:r w:rsidRPr="64C029A5" w:rsidR="06B693F8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hyperlink r:id="R5285517b1b2a4d69">
        <w:r w:rsidRPr="64C029A5" w:rsidR="06B693F8">
          <w:rPr>
            <w:rStyle w:val="Hyperlink"/>
            <w:noProof w:val="0"/>
            <w:lang w:val="uk"/>
          </w:rPr>
          <w:t>self_practice_algotester_task_1_sofiia_chovhan.cpp</w:t>
        </w:r>
      </w:hyperlink>
    </w:p>
    <w:p xmlns:wp14="http://schemas.microsoft.com/office/word/2010/wordml" w:rsidRDefault="00000000" w14:paraId="00000066" wp14:textId="77777777">
      <w:pPr>
        <w:pStyle w:val="Heading2"/>
      </w:pPr>
      <w:r w:rsidRPr="64C029A5" w:rsidR="0000000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5.</w:t>
      </w:r>
      <w:r>
        <w:tab/>
      </w:r>
      <w:r w:rsidRPr="64C029A5" w:rsidR="0000000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Результати виконання завдань, тестування та фактично затрачений час:</w:t>
      </w:r>
    </w:p>
    <w:p w:rsidR="2E860495" w:rsidP="64C029A5" w:rsidRDefault="2E860495" w14:paraId="0791A8C8" w14:textId="562B6A22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</w:pPr>
      <w:r w:rsidRPr="64C029A5" w:rsidR="2E86049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Завдання №2 </w:t>
      </w:r>
      <w:r w:rsidRPr="64C029A5" w:rsidR="2E8604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  <w:t>programming: Lab 2</w:t>
      </w:r>
    </w:p>
    <w:p w:rsidR="2E860495" w:rsidP="64C029A5" w:rsidRDefault="2E860495" w14:paraId="6F0F77FF" w14:textId="47FE808F">
      <w:pPr>
        <w:jc w:val="center"/>
      </w:pPr>
      <w:r w:rsidR="2E860495">
        <w:drawing>
          <wp:inline wp14:editId="44983368" wp14:anchorId="5EE7EC4F">
            <wp:extent cx="5486682" cy="576978"/>
            <wp:effectExtent l="0" t="0" r="0" b="0"/>
            <wp:docPr id="1690530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530060" name="Picture 1690530060"/>
                    <pic:cNvPicPr/>
                  </pic:nvPicPr>
                  <pic:blipFill>
                    <a:blip xmlns:r="http://schemas.openxmlformats.org/officeDocument/2006/relationships" r:embed="rId1804247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4285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682" cy="57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DA4FE4" w:rsidP="64C029A5" w:rsidRDefault="10DA4FE4" w14:paraId="0AE488A3" w14:textId="23455FC2">
      <w:pPr>
        <w:jc w:val="center"/>
      </w:pPr>
      <w:r w:rsidRPr="64C029A5" w:rsidR="10DA4FE4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 xml:space="preserve">Рис </w:t>
      </w:r>
      <w:r w:rsidRPr="64C029A5" w:rsidR="6131E172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 xml:space="preserve">12 </w:t>
      </w:r>
      <w:r w:rsidRPr="64C029A5" w:rsidR="10DA4FE4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  <w:t>.Приклад роботи programming: Lab 2</w:t>
      </w:r>
    </w:p>
    <w:p w:rsidR="11DCE6A2" w:rsidP="64C029A5" w:rsidRDefault="11DCE6A2" w14:paraId="22CCE0DC" w14:textId="396BBE9C">
      <w:pPr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64C029A5" w:rsidR="11DCE6A2">
        <w:rPr>
          <w:rFonts w:ascii="Times New Roman" w:hAnsi="Times New Roman" w:eastAsia="Times New Roman" w:cs="Times New Roman"/>
          <w:sz w:val="24"/>
          <w:szCs w:val="24"/>
        </w:rPr>
        <w:t>Час затрачений на виконання завдання: 40 хв</w:t>
      </w:r>
    </w:p>
    <w:p w:rsidR="64C029A5" w:rsidP="64C029A5" w:rsidRDefault="64C029A5" w14:paraId="6AD8A407" w14:textId="022B22FA">
      <w:pPr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19"/>
          <w:szCs w:val="19"/>
          <w:lang w:val="uk"/>
        </w:rPr>
      </w:pPr>
    </w:p>
    <w:p w:rsidR="2E860495" w:rsidP="64C029A5" w:rsidRDefault="2E860495" w14:paraId="5828C43F" w14:textId="4F7865CE">
      <w:pPr>
        <w:pStyle w:val="Normal"/>
        <w:spacing w:after="0"/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</w:pPr>
      <w:r w:rsidRPr="64C029A5" w:rsidR="2E86049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Завдання №3 </w:t>
      </w:r>
      <w:r w:rsidRPr="64C029A5" w:rsidR="2E8604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  <w:t>programming: Lab 3</w:t>
      </w:r>
    </w:p>
    <w:p w:rsidR="2E860495" w:rsidP="64C029A5" w:rsidRDefault="2E860495" w14:paraId="61E91F9C" w14:textId="5909AFD2">
      <w:pPr>
        <w:jc w:val="center"/>
      </w:pPr>
      <w:r w:rsidR="2E860495">
        <w:drawing>
          <wp:inline wp14:editId="6B53B79A" wp14:anchorId="609F4E49">
            <wp:extent cx="6305550" cy="1295400"/>
            <wp:effectExtent l="0" t="0" r="0" b="0"/>
            <wp:docPr id="779658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658629" name="Picture 779658629"/>
                    <pic:cNvPicPr/>
                  </pic:nvPicPr>
                  <pic:blipFill>
                    <a:blip xmlns:r="http://schemas.openxmlformats.org/officeDocument/2006/relationships" r:embed="rId1805550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C029A5" w:rsidR="006C38C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  <w:t>Рис</w:t>
      </w:r>
      <w:r w:rsidRPr="64C029A5" w:rsidR="36F675C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  <w:t xml:space="preserve"> 13</w:t>
      </w:r>
      <w:r w:rsidRPr="64C029A5" w:rsidR="006C38C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  <w:t xml:space="preserve"> .Приклад роботи programming: Lab 3</w:t>
      </w:r>
    </w:p>
    <w:p w:rsidR="298D1FA2" w:rsidP="64C029A5" w:rsidRDefault="298D1FA2" w14:paraId="3C5866B5" w14:textId="4DABFE04">
      <w:pPr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64C029A5" w:rsidR="298D1FA2">
        <w:rPr>
          <w:rFonts w:ascii="Times New Roman" w:hAnsi="Times New Roman" w:eastAsia="Times New Roman" w:cs="Times New Roman"/>
          <w:sz w:val="24"/>
          <w:szCs w:val="24"/>
        </w:rPr>
        <w:t>Час затрачений на виконання завдання: година</w:t>
      </w:r>
    </w:p>
    <w:p w:rsidR="64C029A5" w:rsidP="64C029A5" w:rsidRDefault="64C029A5" w14:paraId="2E6EB424" w14:textId="6E0B8286">
      <w:pPr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</w:pPr>
    </w:p>
    <w:p w:rsidR="2E860495" w:rsidP="64C029A5" w:rsidRDefault="2E860495" w14:paraId="2BD39A7E" w14:textId="6CC05D27">
      <w:pPr>
        <w:pStyle w:val="Normal"/>
        <w:spacing w:after="0"/>
        <w:ind w:left="0"/>
      </w:pPr>
      <w:r w:rsidRPr="64C029A5" w:rsidR="2E86049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Завдання №4 </w:t>
      </w:r>
      <w:r w:rsidRPr="64C029A5" w:rsidR="2E8604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  <w:t>programming: Class Practice Task</w:t>
      </w:r>
    </w:p>
    <w:p w:rsidR="64C029A5" w:rsidP="64C029A5" w:rsidRDefault="64C029A5" w14:paraId="4B38A1F1" w14:textId="2E64365D">
      <w:pPr>
        <w:pStyle w:val="Normal"/>
        <w:spacing w:after="0"/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"/>
        </w:rPr>
      </w:pPr>
    </w:p>
    <w:p w:rsidR="66519EB4" w:rsidP="64C029A5" w:rsidRDefault="66519EB4" w14:paraId="6B30FD0D" w14:textId="0CA34611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  <w:rtl w:val="0"/>
        </w:rPr>
      </w:pPr>
      <w:r w:rsidR="66519EB4">
        <w:drawing>
          <wp:inline wp14:editId="55058AFA" wp14:anchorId="5C00DD48">
            <wp:extent cx="6305550" cy="2552700"/>
            <wp:effectExtent l="0" t="0" r="0" b="0"/>
            <wp:docPr id="344750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4750045" name="Picture 344750045"/>
                    <pic:cNvPicPr/>
                  </pic:nvPicPr>
                  <pic:blipFill>
                    <a:blip xmlns:r="http://schemas.openxmlformats.org/officeDocument/2006/relationships" r:embed="rId2042519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C029A5" w:rsidR="66519EB4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 xml:space="preserve">Рис </w:t>
      </w:r>
      <w:r w:rsidRPr="64C029A5" w:rsidR="30FA785A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 xml:space="preserve">14 </w:t>
      </w:r>
      <w:r w:rsidRPr="64C029A5" w:rsidR="66519EB4">
        <w:rPr>
          <w:rFonts w:ascii="Times New Roman" w:hAnsi="Times New Roman" w:eastAsia="Times New Roman" w:cs="Times New Roman"/>
          <w:i w:val="1"/>
          <w:iCs w:val="1"/>
          <w:color w:val="548DD4" w:themeColor="text2" w:themeTint="99" w:themeShade="FF"/>
          <w:sz w:val="20"/>
          <w:szCs w:val="20"/>
        </w:rPr>
        <w:t>.Приклад роботи Practice task Введення даних та опція 1</w:t>
      </w:r>
    </w:p>
    <w:p w:rsidR="25A4F172" w:rsidP="64C029A5" w:rsidRDefault="25A4F172" w14:paraId="12C63865" w14:textId="13A2A7AF">
      <w:pPr>
        <w:pStyle w:val="Normal"/>
        <w:jc w:val="center"/>
      </w:pPr>
      <w:r w:rsidR="25A4F172">
        <w:drawing>
          <wp:inline wp14:editId="0C82B804" wp14:anchorId="67481D1F">
            <wp:extent cx="6305550" cy="1752600"/>
            <wp:effectExtent l="0" t="0" r="0" b="0"/>
            <wp:docPr id="458563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563687" name="Picture 458563687"/>
                    <pic:cNvPicPr/>
                  </pic:nvPicPr>
                  <pic:blipFill>
                    <a:blip xmlns:r="http://schemas.openxmlformats.org/officeDocument/2006/relationships" r:embed="rId25545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C029A5" w:rsidR="25A4F172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  <w:t>Рис</w:t>
      </w:r>
      <w:r w:rsidRPr="64C029A5" w:rsidR="3C78F0BE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  <w:t xml:space="preserve"> 15</w:t>
      </w:r>
      <w:r w:rsidRPr="64C029A5" w:rsidR="25A4F172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  <w:t xml:space="preserve"> .Приклад роботи Practice task  опція 2</w:t>
      </w:r>
    </w:p>
    <w:p w:rsidR="64C029A5" w:rsidP="64C029A5" w:rsidRDefault="64C029A5" w14:paraId="3CD180C3" w14:textId="7E0E1C4D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24"/>
          <w:szCs w:val="24"/>
          <w:lang w:val="uk"/>
        </w:rPr>
      </w:pPr>
    </w:p>
    <w:p w:rsidR="25A4F172" w:rsidP="64C029A5" w:rsidRDefault="25A4F172" w14:paraId="690DFB3A" w14:textId="58491BD8">
      <w:pPr>
        <w:pStyle w:val="Normal"/>
        <w:jc w:val="center"/>
      </w:pPr>
      <w:r w:rsidR="25A4F172">
        <w:drawing>
          <wp:inline wp14:editId="77284A73" wp14:anchorId="314A69CA">
            <wp:extent cx="5486682" cy="1866996"/>
            <wp:effectExtent l="0" t="0" r="0" b="0"/>
            <wp:docPr id="1685409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409497" name="Picture 1685409497"/>
                    <pic:cNvPicPr/>
                  </pic:nvPicPr>
                  <pic:blipFill>
                    <a:blip xmlns:r="http://schemas.openxmlformats.org/officeDocument/2006/relationships" r:embed="rId1242458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A4F172" w:rsidP="64C029A5" w:rsidRDefault="25A4F172" w14:paraId="3242C339" w14:textId="0C1AFD29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</w:pPr>
      <w:r w:rsidRPr="64C029A5" w:rsidR="25A4F172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  <w:t xml:space="preserve">Рис </w:t>
      </w:r>
      <w:r w:rsidRPr="64C029A5" w:rsidR="423E76CE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  <w:t xml:space="preserve">16 </w:t>
      </w:r>
      <w:r w:rsidRPr="64C029A5" w:rsidR="25A4F172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  <w:t>.Приклад роботи Practice task  опція 3</w:t>
      </w:r>
    </w:p>
    <w:p w:rsidR="25A4F172" w:rsidP="64C029A5" w:rsidRDefault="25A4F172" w14:paraId="0D36117A" w14:textId="696F3521">
      <w:pPr>
        <w:pStyle w:val="Normal"/>
        <w:jc w:val="center"/>
      </w:pPr>
      <w:r w:rsidR="25A4F172">
        <w:drawing>
          <wp:inline wp14:editId="23DC0984" wp14:anchorId="7D9EC41C">
            <wp:extent cx="6305550" cy="2943225"/>
            <wp:effectExtent l="0" t="0" r="0" b="0"/>
            <wp:docPr id="2015750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5750447" name="Picture 2015750447"/>
                    <pic:cNvPicPr/>
                  </pic:nvPicPr>
                  <pic:blipFill>
                    <a:blip xmlns:r="http://schemas.openxmlformats.org/officeDocument/2006/relationships" r:embed="rId310278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C029A5" w:rsidR="25A4F172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  <w:t xml:space="preserve">Рис </w:t>
      </w:r>
      <w:r w:rsidRPr="64C029A5" w:rsidR="3C1823BD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  <w:t xml:space="preserve">17 </w:t>
      </w:r>
      <w:r w:rsidRPr="64C029A5" w:rsidR="25A4F172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  <w:t>.Приклад роботи Practice task  опція 4</w:t>
      </w:r>
    </w:p>
    <w:p xmlns:wp14="http://schemas.microsoft.com/office/word/2010/wordml" w:rsidRDefault="00000000" w14:paraId="3FF30255" wp14:textId="400287F7">
      <w:pPr/>
      <w:r w:rsidR="00000000">
        <w:rPr>
          <w:rFonts w:ascii="Times New Roman" w:hAnsi="Times New Roman" w:eastAsia="Times New Roman" w:cs="Times New Roman"/>
          <w:sz w:val="24"/>
          <w:szCs w:val="24"/>
        </w:rPr>
        <w:t xml:space="preserve">Час затрачений на виконання завдання: </w:t>
      </w:r>
      <w:r w:rsidRPr="64C029A5" w:rsidR="2489CAAB">
        <w:rPr>
          <w:rFonts w:ascii="Times New Roman" w:hAnsi="Times New Roman" w:eastAsia="Times New Roman" w:cs="Times New Roman"/>
          <w:sz w:val="24"/>
          <w:szCs w:val="24"/>
        </w:rPr>
        <w:t>4 години</w:t>
      </w:r>
    </w:p>
    <w:p xmlns:wp14="http://schemas.microsoft.com/office/word/2010/wordml" w:rsidRDefault="00000000" w14:paraId="0000006A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/>
        </w:rPr>
      </w:pPr>
      <w:bookmarkStart w:name="_heading=h.i4rg1fbwjtfq" w:id="2"/>
      <w:bookmarkEnd w:id="2"/>
      <w:r w:rsidRPr="64C029A5" w:rsidR="0000000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6.</w:t>
      </w:r>
      <w:r>
        <w:tab/>
      </w:r>
      <w:r w:rsidRPr="64C029A5" w:rsidR="0000000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Кооперація з командою:</w:t>
      </w:r>
    </w:p>
    <w:p w:rsidR="64C029A5" w:rsidP="64C029A5" w:rsidRDefault="64C029A5" w14:paraId="6195A90E" w14:textId="4927F529">
      <w:pPr>
        <w:ind w:left="0" w:firstLine="0"/>
      </w:pPr>
    </w:p>
    <w:p w:rsidR="64C029A5" w:rsidP="64C029A5" w:rsidRDefault="64C029A5" w14:paraId="269E9F41" w14:textId="7E825958">
      <w:pPr>
        <w:ind w:left="0" w:firstLine="0"/>
      </w:pPr>
    </w:p>
    <w:p w:rsidR="35B9E017" w:rsidP="64C029A5" w:rsidRDefault="35B9E017" w14:paraId="1B99C74E" w14:textId="15A4E131">
      <w:pPr>
        <w:pStyle w:val="Normal"/>
        <w:ind w:left="0" w:firstLine="0"/>
        <w:jc w:val="center"/>
      </w:pPr>
      <w:r w:rsidR="35B9E017">
        <w:drawing>
          <wp:inline wp14:editId="09C1775F" wp14:anchorId="7CFB4189">
            <wp:extent cx="6305550" cy="4010025"/>
            <wp:effectExtent l="0" t="0" r="0" b="0"/>
            <wp:docPr id="1717658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658938" name="Picture 1717658938"/>
                    <pic:cNvPicPr/>
                  </pic:nvPicPr>
                  <pic:blipFill>
                    <a:blip xmlns:r="http://schemas.openxmlformats.org/officeDocument/2006/relationships" r:embed="rId162665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C029A5" w:rsidR="35B9E017">
        <w:rPr>
          <w:rFonts w:ascii="Times New Roman" w:hAnsi="Times New Roman" w:eastAsia="Times New Roman" w:cs="Times New Roman"/>
          <w:i w:val="1"/>
          <w:iCs w:val="1"/>
          <w:noProof w:val="0"/>
          <w:color w:val="548DD4" w:themeColor="text2" w:themeTint="99" w:themeShade="FF"/>
          <w:sz w:val="20"/>
          <w:szCs w:val="20"/>
          <w:lang w:val="uk"/>
        </w:rPr>
        <w:t>Рис 18. Team call</w:t>
      </w:r>
    </w:p>
    <w:p w:rsidR="64C029A5" w:rsidP="64C029A5" w:rsidRDefault="64C029A5" w14:paraId="52606654" w14:textId="0C7A9684">
      <w:pPr>
        <w:pStyle w:val="Heading1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rtl w:val="0"/>
        </w:rPr>
      </w:pPr>
    </w:p>
    <w:p xmlns:wp14="http://schemas.microsoft.com/office/word/2010/wordml" w:rsidRDefault="00000000" w14:paraId="00000071" wp14:textId="77777777">
      <w:pPr>
        <w:pStyle w:val="Heading1"/>
      </w:pPr>
      <w:r w:rsidRPr="64C029A5" w:rsidR="0000000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Висновки: </w:t>
      </w:r>
    </w:p>
    <w:p w:rsidR="339DAB8A" w:rsidP="64C029A5" w:rsidRDefault="339DAB8A" w14:paraId="1E04B216" w14:textId="6E0D2BC9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64C029A5" w:rsidR="339DAB8A">
        <w:rPr>
          <w:rFonts w:ascii="Times New Roman" w:hAnsi="Times New Roman" w:eastAsia="Times New Roman" w:cs="Times New Roman"/>
          <w:sz w:val="24"/>
          <w:szCs w:val="24"/>
        </w:rPr>
        <w:t>Під час виконання лабораторної роботи я ознайомилася з принципами використання циклів `for`, `while`, `do-while` та вкладених циклів у мові C++. Навчилася керувати виконанням циклів за допомогою операторів `break` і `continue`, створювати та використовувати функції, застосовувати рекурсію і вбудовані функції. Також закріпила навички роботи з одновимірними масивами, їх заповнення, обробки та аналізу даних. Отримані знання застосувала на практиці під час написання програм і реалізації алгоритмів для розв’язання поставлених завдань.</w:t>
      </w:r>
    </w:p>
    <w:p xmlns:wp14="http://schemas.microsoft.com/office/word/2010/wordml" w:rsidRDefault="00000000" w14:paraId="00000073" wp14:textId="77777777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74" wp14:textId="77777777"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tl w:val="0"/>
        </w:rPr>
      </w:r>
    </w:p>
    <w:sectPr>
      <w:footerReference w:type="default" r:id="rId12"/>
      <w:footerReference w:type="first" r:id="rId13"/>
      <w:pgSz w:w="11906" w:h="16838" w:orient="portrait"/>
      <w:pgMar w:top="1134" w:right="850" w:bottom="1134" w:left="1134" w:header="708" w:footer="708"/>
      <w:pgNumType w:start="1"/>
      <w:titlePg w:val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Arial"/>
  <w:font w:name="Courier New"/>
  <w:font w:name="Noto Sans Symbols">
    <w:embedRegular w:fontKey="{00000000-0000-0000-0000-000000000000}" w:subsetted="0" r:id="rId1"/>
    <w:embedBold w:fontKey="{00000000-0000-0000-0000-000000000000}" w:subsetted="0" r:id="rId2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75" wp14:textId="77777777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77"/>
        <w:tab w:val="right" w:leader="none" w:pos="9355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end"/>
    </w:r>
    <w:r>
      <w:rPr>
        <w:rtl w:val="0"/>
      </w:rPr>
    </w:r>
  </w:p>
  <w:p xmlns:wp14="http://schemas.microsoft.com/office/word/2010/wordml" w:rsidRDefault="00000000" w14:paraId="00000076" wp14:textId="77777777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77"/>
        <w:tab w:val="right" w:leader="none" w:pos="9355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</w:pPr>
    <w:r>
      <w:rPr>
        <w:rtl w:val="0"/>
      </w:rPr>
    </w:r>
  </w:p>
</w:ftr>
</file>

<file path=word/footer2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77" wp14:textId="77777777">
    <w:pPr>
      <w:jc w:val="center"/>
      <w:rPr>
        <w:rFonts w:ascii="Times New Roman" w:hAnsi="Times New Roman" w:eastAsia="Times New Roman" w:cs="Times New Roman"/>
        <w:sz w:val="28"/>
        <w:szCs w:val="28"/>
      </w:rPr>
    </w:pPr>
    <w:r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7">
    <w:nsid w:val="11d631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9926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132c2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18cd1ebe"/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7c7aaa8b"/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13d440d3"/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5a56cde1"/>
  </w:abstractNum>
  <w:num w:numId="7">
    <w:abstractNumId w:val="7"/>
  </w:num>
  <w:num w:numId="6">
    <w:abstractNumId w:val="6"/>
  </w:num>
  <w:num w:numId="5">
    <w:abstractNumId w:val="5"/>
  </w: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3D122BCC"/>
    <w:rsid w:val="00000000"/>
    <w:rsid w:val="00498C2D"/>
    <w:rsid w:val="0050C90A"/>
    <w:rsid w:val="0060E6CE"/>
    <w:rsid w:val="006C38CA"/>
    <w:rsid w:val="00FC43FF"/>
    <w:rsid w:val="01609F28"/>
    <w:rsid w:val="01C71514"/>
    <w:rsid w:val="020D3291"/>
    <w:rsid w:val="030CCDC1"/>
    <w:rsid w:val="0314A92F"/>
    <w:rsid w:val="03337A13"/>
    <w:rsid w:val="034C95CE"/>
    <w:rsid w:val="03654E1C"/>
    <w:rsid w:val="03705FCA"/>
    <w:rsid w:val="04688EF6"/>
    <w:rsid w:val="04A81554"/>
    <w:rsid w:val="0568C727"/>
    <w:rsid w:val="0599B91C"/>
    <w:rsid w:val="06B693F8"/>
    <w:rsid w:val="0859EAE2"/>
    <w:rsid w:val="08932A1C"/>
    <w:rsid w:val="08BF7135"/>
    <w:rsid w:val="09B34660"/>
    <w:rsid w:val="0A2A8D8A"/>
    <w:rsid w:val="0A886829"/>
    <w:rsid w:val="0A9D3A20"/>
    <w:rsid w:val="0ABC9C21"/>
    <w:rsid w:val="0BE926EA"/>
    <w:rsid w:val="0CC627F3"/>
    <w:rsid w:val="0CDC6FA5"/>
    <w:rsid w:val="0D527129"/>
    <w:rsid w:val="0DD2D959"/>
    <w:rsid w:val="0E3B392F"/>
    <w:rsid w:val="0E46E7D1"/>
    <w:rsid w:val="0E4944CB"/>
    <w:rsid w:val="0E7AB117"/>
    <w:rsid w:val="0F0DADBE"/>
    <w:rsid w:val="106CEFA5"/>
    <w:rsid w:val="10A26C21"/>
    <w:rsid w:val="10DA4FE4"/>
    <w:rsid w:val="114540E4"/>
    <w:rsid w:val="11595EFC"/>
    <w:rsid w:val="11B3EFD4"/>
    <w:rsid w:val="11DAF350"/>
    <w:rsid w:val="11DCE6A2"/>
    <w:rsid w:val="125AFB5D"/>
    <w:rsid w:val="125FAD29"/>
    <w:rsid w:val="12E0D9F3"/>
    <w:rsid w:val="12E7515A"/>
    <w:rsid w:val="1369E0C9"/>
    <w:rsid w:val="13F1CE9E"/>
    <w:rsid w:val="14676D35"/>
    <w:rsid w:val="14F20BA6"/>
    <w:rsid w:val="14F78573"/>
    <w:rsid w:val="151EBE83"/>
    <w:rsid w:val="1545A833"/>
    <w:rsid w:val="157DD334"/>
    <w:rsid w:val="159563EB"/>
    <w:rsid w:val="15EE60B0"/>
    <w:rsid w:val="15EFE448"/>
    <w:rsid w:val="161977A6"/>
    <w:rsid w:val="16AB6900"/>
    <w:rsid w:val="171F16BE"/>
    <w:rsid w:val="17B4E5B5"/>
    <w:rsid w:val="182DA0E1"/>
    <w:rsid w:val="1838017C"/>
    <w:rsid w:val="183D0C0A"/>
    <w:rsid w:val="18FB786E"/>
    <w:rsid w:val="192488F2"/>
    <w:rsid w:val="19296466"/>
    <w:rsid w:val="196471D3"/>
    <w:rsid w:val="197624B7"/>
    <w:rsid w:val="199376E2"/>
    <w:rsid w:val="19BBBA9F"/>
    <w:rsid w:val="19C48697"/>
    <w:rsid w:val="1A11F994"/>
    <w:rsid w:val="1A75BEBC"/>
    <w:rsid w:val="1A92304A"/>
    <w:rsid w:val="1ADA78F4"/>
    <w:rsid w:val="1B339EA9"/>
    <w:rsid w:val="1B55A51E"/>
    <w:rsid w:val="1CB55CC7"/>
    <w:rsid w:val="1CD294B8"/>
    <w:rsid w:val="1D0EE8D6"/>
    <w:rsid w:val="1D2E5B50"/>
    <w:rsid w:val="1D3ADFF1"/>
    <w:rsid w:val="1D664153"/>
    <w:rsid w:val="1D844F2C"/>
    <w:rsid w:val="1D9E7BD9"/>
    <w:rsid w:val="1DA249EB"/>
    <w:rsid w:val="1DBFA69A"/>
    <w:rsid w:val="1DCC5766"/>
    <w:rsid w:val="1DD30E69"/>
    <w:rsid w:val="1E445460"/>
    <w:rsid w:val="1E4AB5B4"/>
    <w:rsid w:val="1F9CECF2"/>
    <w:rsid w:val="1FF931C2"/>
    <w:rsid w:val="20FEC219"/>
    <w:rsid w:val="21BB5A74"/>
    <w:rsid w:val="21C27CDC"/>
    <w:rsid w:val="231C7108"/>
    <w:rsid w:val="233FAFD2"/>
    <w:rsid w:val="2485EF1F"/>
    <w:rsid w:val="2489CAAB"/>
    <w:rsid w:val="24A7D2B0"/>
    <w:rsid w:val="250A35F9"/>
    <w:rsid w:val="2520949B"/>
    <w:rsid w:val="254424E1"/>
    <w:rsid w:val="25517769"/>
    <w:rsid w:val="25A4F172"/>
    <w:rsid w:val="26295319"/>
    <w:rsid w:val="2735EC88"/>
    <w:rsid w:val="273FD0C2"/>
    <w:rsid w:val="274B8D61"/>
    <w:rsid w:val="28171235"/>
    <w:rsid w:val="281CFD85"/>
    <w:rsid w:val="2850141A"/>
    <w:rsid w:val="28D2907D"/>
    <w:rsid w:val="29315C2C"/>
    <w:rsid w:val="294C1AE9"/>
    <w:rsid w:val="298213E2"/>
    <w:rsid w:val="298D1FA2"/>
    <w:rsid w:val="2B978630"/>
    <w:rsid w:val="2BF1FB16"/>
    <w:rsid w:val="2BFBD665"/>
    <w:rsid w:val="2C278C02"/>
    <w:rsid w:val="2C757D65"/>
    <w:rsid w:val="2CAE2A8C"/>
    <w:rsid w:val="2D2650E7"/>
    <w:rsid w:val="2E455332"/>
    <w:rsid w:val="2E860495"/>
    <w:rsid w:val="2E8C5959"/>
    <w:rsid w:val="2EE75A7A"/>
    <w:rsid w:val="30D6392A"/>
    <w:rsid w:val="30FA785A"/>
    <w:rsid w:val="311937D9"/>
    <w:rsid w:val="31EE1DD9"/>
    <w:rsid w:val="32186A59"/>
    <w:rsid w:val="32A6261D"/>
    <w:rsid w:val="334682A4"/>
    <w:rsid w:val="3374E10A"/>
    <w:rsid w:val="339DAB8A"/>
    <w:rsid w:val="343E717F"/>
    <w:rsid w:val="347C9C50"/>
    <w:rsid w:val="34B5C832"/>
    <w:rsid w:val="35B9E017"/>
    <w:rsid w:val="36EC4BA9"/>
    <w:rsid w:val="36F675CA"/>
    <w:rsid w:val="371778ED"/>
    <w:rsid w:val="37384066"/>
    <w:rsid w:val="374DFF6E"/>
    <w:rsid w:val="37E066F2"/>
    <w:rsid w:val="382BD9C7"/>
    <w:rsid w:val="3897547A"/>
    <w:rsid w:val="38D017A6"/>
    <w:rsid w:val="38FBA225"/>
    <w:rsid w:val="396856F5"/>
    <w:rsid w:val="39734589"/>
    <w:rsid w:val="39B621FF"/>
    <w:rsid w:val="3B25706D"/>
    <w:rsid w:val="3B43F1E1"/>
    <w:rsid w:val="3BD245C7"/>
    <w:rsid w:val="3C1823BD"/>
    <w:rsid w:val="3C5EC412"/>
    <w:rsid w:val="3C6A1599"/>
    <w:rsid w:val="3C78F0BE"/>
    <w:rsid w:val="3D122BCC"/>
    <w:rsid w:val="3D8F07D5"/>
    <w:rsid w:val="3E3A2B62"/>
    <w:rsid w:val="3EFF64E0"/>
    <w:rsid w:val="40E80EFC"/>
    <w:rsid w:val="413DCFF3"/>
    <w:rsid w:val="41ACB547"/>
    <w:rsid w:val="41E529CC"/>
    <w:rsid w:val="421D779E"/>
    <w:rsid w:val="423E76CE"/>
    <w:rsid w:val="44187821"/>
    <w:rsid w:val="442968AB"/>
    <w:rsid w:val="44F6F56C"/>
    <w:rsid w:val="457B9AE6"/>
    <w:rsid w:val="45AAB608"/>
    <w:rsid w:val="45BA0048"/>
    <w:rsid w:val="4632962A"/>
    <w:rsid w:val="465D5326"/>
    <w:rsid w:val="46684C53"/>
    <w:rsid w:val="468D44DE"/>
    <w:rsid w:val="46A7A822"/>
    <w:rsid w:val="473E7C46"/>
    <w:rsid w:val="476D4EC3"/>
    <w:rsid w:val="47C48082"/>
    <w:rsid w:val="47E77D3E"/>
    <w:rsid w:val="47F9DD4B"/>
    <w:rsid w:val="4882B41B"/>
    <w:rsid w:val="489B1A5B"/>
    <w:rsid w:val="49570D43"/>
    <w:rsid w:val="49583C75"/>
    <w:rsid w:val="4A94F3EE"/>
    <w:rsid w:val="4B4FA8D5"/>
    <w:rsid w:val="4B8E5C8D"/>
    <w:rsid w:val="4BB744D5"/>
    <w:rsid w:val="4BD06570"/>
    <w:rsid w:val="4C0E2940"/>
    <w:rsid w:val="4C1A2422"/>
    <w:rsid w:val="4C2B1E88"/>
    <w:rsid w:val="4C4C90FE"/>
    <w:rsid w:val="4C5834CD"/>
    <w:rsid w:val="4C68AF9D"/>
    <w:rsid w:val="4C7C1E35"/>
    <w:rsid w:val="4CB7FF4D"/>
    <w:rsid w:val="4CE85915"/>
    <w:rsid w:val="4D25EFCD"/>
    <w:rsid w:val="4DB2FAFB"/>
    <w:rsid w:val="4DB4B6CB"/>
    <w:rsid w:val="4E4AE110"/>
    <w:rsid w:val="4F773695"/>
    <w:rsid w:val="4F8545BB"/>
    <w:rsid w:val="50B48A17"/>
    <w:rsid w:val="512600C4"/>
    <w:rsid w:val="51855A7C"/>
    <w:rsid w:val="518AA111"/>
    <w:rsid w:val="518D3CA9"/>
    <w:rsid w:val="51B19C31"/>
    <w:rsid w:val="5203B70D"/>
    <w:rsid w:val="52FDCE8E"/>
    <w:rsid w:val="5306F010"/>
    <w:rsid w:val="530B34E8"/>
    <w:rsid w:val="532CB09F"/>
    <w:rsid w:val="53430065"/>
    <w:rsid w:val="539018C3"/>
    <w:rsid w:val="53A64210"/>
    <w:rsid w:val="540BBD47"/>
    <w:rsid w:val="54CA096F"/>
    <w:rsid w:val="54DA3131"/>
    <w:rsid w:val="5611BE26"/>
    <w:rsid w:val="56440FAA"/>
    <w:rsid w:val="5653C1D8"/>
    <w:rsid w:val="5660AB21"/>
    <w:rsid w:val="56612B7A"/>
    <w:rsid w:val="57211556"/>
    <w:rsid w:val="578EDBB5"/>
    <w:rsid w:val="57F7B102"/>
    <w:rsid w:val="58851BD7"/>
    <w:rsid w:val="593349A0"/>
    <w:rsid w:val="5974BACB"/>
    <w:rsid w:val="5A27DF87"/>
    <w:rsid w:val="5ACC6C1A"/>
    <w:rsid w:val="5AF8309D"/>
    <w:rsid w:val="5B8E9514"/>
    <w:rsid w:val="5C751CE1"/>
    <w:rsid w:val="5CB0DA88"/>
    <w:rsid w:val="5D090A2E"/>
    <w:rsid w:val="5DB310EA"/>
    <w:rsid w:val="5E416BEA"/>
    <w:rsid w:val="5E79B7A3"/>
    <w:rsid w:val="5E83F39F"/>
    <w:rsid w:val="5EED2FB4"/>
    <w:rsid w:val="5F41E940"/>
    <w:rsid w:val="5FE83E6D"/>
    <w:rsid w:val="5FFFE3CF"/>
    <w:rsid w:val="605AEC58"/>
    <w:rsid w:val="607F7DDC"/>
    <w:rsid w:val="6082324A"/>
    <w:rsid w:val="6131E172"/>
    <w:rsid w:val="61B64DB9"/>
    <w:rsid w:val="61FBB7CA"/>
    <w:rsid w:val="626E370C"/>
    <w:rsid w:val="62B0D8CC"/>
    <w:rsid w:val="632650DA"/>
    <w:rsid w:val="634A53B0"/>
    <w:rsid w:val="63B3DA57"/>
    <w:rsid w:val="64C029A5"/>
    <w:rsid w:val="64EA048F"/>
    <w:rsid w:val="6517709B"/>
    <w:rsid w:val="654B0AF8"/>
    <w:rsid w:val="65518792"/>
    <w:rsid w:val="65661A98"/>
    <w:rsid w:val="65BF072C"/>
    <w:rsid w:val="65EC883E"/>
    <w:rsid w:val="6624B483"/>
    <w:rsid w:val="66519EB4"/>
    <w:rsid w:val="667336D7"/>
    <w:rsid w:val="669CE19D"/>
    <w:rsid w:val="66A46350"/>
    <w:rsid w:val="6862E965"/>
    <w:rsid w:val="6883645B"/>
    <w:rsid w:val="68FB0884"/>
    <w:rsid w:val="691BCFC4"/>
    <w:rsid w:val="69BB2D53"/>
    <w:rsid w:val="69C077DE"/>
    <w:rsid w:val="6A0A354E"/>
    <w:rsid w:val="6A7D2E0E"/>
    <w:rsid w:val="6B70202E"/>
    <w:rsid w:val="6B9839F0"/>
    <w:rsid w:val="6BF3AB53"/>
    <w:rsid w:val="6C23E872"/>
    <w:rsid w:val="6C62154A"/>
    <w:rsid w:val="6CBADD2F"/>
    <w:rsid w:val="6D160E61"/>
    <w:rsid w:val="6D34F1CE"/>
    <w:rsid w:val="6DB1F03D"/>
    <w:rsid w:val="6E1CDDF3"/>
    <w:rsid w:val="6E9D9BE4"/>
    <w:rsid w:val="6F7775C9"/>
    <w:rsid w:val="700E6D03"/>
    <w:rsid w:val="7074935E"/>
    <w:rsid w:val="70777912"/>
    <w:rsid w:val="7085F080"/>
    <w:rsid w:val="70D75FC2"/>
    <w:rsid w:val="70F50509"/>
    <w:rsid w:val="711DD0C1"/>
    <w:rsid w:val="726F497B"/>
    <w:rsid w:val="7271B66B"/>
    <w:rsid w:val="7316A4A5"/>
    <w:rsid w:val="73D0B887"/>
    <w:rsid w:val="74089FBB"/>
    <w:rsid w:val="7512D9B2"/>
    <w:rsid w:val="756B8406"/>
    <w:rsid w:val="75F124C1"/>
    <w:rsid w:val="7638C96E"/>
    <w:rsid w:val="76587E36"/>
    <w:rsid w:val="76A47AB8"/>
    <w:rsid w:val="776096C8"/>
    <w:rsid w:val="778001D9"/>
    <w:rsid w:val="78C3E85E"/>
    <w:rsid w:val="7904F992"/>
    <w:rsid w:val="7946EB4E"/>
    <w:rsid w:val="79F6BAA8"/>
    <w:rsid w:val="7A04D9AA"/>
    <w:rsid w:val="7A33BE43"/>
    <w:rsid w:val="7B3C0E0C"/>
    <w:rsid w:val="7B49E7D8"/>
    <w:rsid w:val="7B78ECFB"/>
    <w:rsid w:val="7BE6D5D1"/>
    <w:rsid w:val="7C152802"/>
    <w:rsid w:val="7C733918"/>
    <w:rsid w:val="7CEB2820"/>
    <w:rsid w:val="7D03D04E"/>
    <w:rsid w:val="7D0D8EF2"/>
    <w:rsid w:val="7D8F3383"/>
    <w:rsid w:val="7D91CD3E"/>
    <w:rsid w:val="7DE46C2F"/>
    <w:rsid w:val="7E4F3ACB"/>
    <w:rsid w:val="7E626B17"/>
    <w:rsid w:val="7E8D188F"/>
    <w:rsid w:val="7F72A85F"/>
    <w:rsid w:val="7F73158F"/>
    <w:rsid w:val="7F73A3CD"/>
    <w:rsid w:val="7FE3E2C9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A0589EB"/>
  <w15:docId w15:val="{2026776B-6414-48A9-B4CD-6A8C7FF2FE2E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after="0" w:lineRule="auto"/>
    </w:pPr>
    <w:rPr>
      <w:rFonts w:ascii="Cambria" w:hAnsi="Cambria" w:eastAsia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after="0" w:lineRule="auto"/>
    </w:pPr>
    <w:rPr>
      <w:rFonts w:ascii="Cambria" w:hAnsi="Cambria" w:eastAsia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table" w:styleId="TableNormal" w:default="1">
    <w:name w:val="Normal Table0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0"/>
  </w:style>
  <w:style w:type="paragraph" w:styleId="Normal" w:default="1">
    <w:name w:val="Normal1"/>
  </w:style>
  <w:style w:type="table" w:styleId="TableNormal" w:default="1">
    <w:name w:val="Normal Table1"/>
  </w:style>
  <w:style w:type="paragraph" w:styleId="Normal" w:default="1">
    <w:name w:val="Normal2"/>
  </w:style>
  <w:style w:type="table" w:styleId="TableNormal" w:default="1">
    <w:name w:val="Normal Table2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3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729CD"/>
    <w:pPr>
      <w:spacing w:after="0" w:line="240" w:lineRule="auto"/>
      <w:ind w:left="720"/>
      <w:contextualSpacing w:val="1"/>
      <w:jc w:val="center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729CD"/>
    <w:rPr>
      <w:rFonts w:ascii="Tahoma" w:hAnsi="Tahoma" w:cs="Tahoma" w:eastAsiaTheme="minorEastAsia"/>
      <w:sz w:val="16"/>
      <w:szCs w:val="16"/>
      <w:lang w:val="uk-UA" w:eastAsia="uk-UA"/>
    </w:rPr>
  </w:style>
  <w:style w:type="paragraph" w:styleId="Header">
    <w:name w:val="header"/>
    <w:basedOn w:val="Normal"/>
    <w:link w:val="HeaderChar"/>
    <w:uiPriority w:val="99"/>
    <w:unhideWhenUsed w:val="1"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57D96"/>
    <w:rPr>
      <w:rFonts w:eastAsiaTheme="minorEastAsia"/>
      <w:lang w:val="uk-UA" w:eastAsia="uk-UA"/>
    </w:rPr>
  </w:style>
  <w:style w:type="paragraph" w:styleId="Footer">
    <w:name w:val="footer"/>
    <w:basedOn w:val="Normal"/>
    <w:link w:val="FooterChar"/>
    <w:uiPriority w:val="99"/>
    <w:unhideWhenUsed w:val="1"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57D96"/>
    <w:rPr>
      <w:rFonts w:eastAsiaTheme="minorEastAsia"/>
      <w:lang w:val="uk-UA" w:eastAsia="uk-UA"/>
    </w:rPr>
  </w:style>
  <w:style w:type="character" w:styleId="PlaceholderText">
    <w:name w:val="Placeholder Text"/>
    <w:basedOn w:val="DefaultParagraphFont"/>
    <w:uiPriority w:val="99"/>
    <w:semiHidden w:val="1"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EA04A5"/>
    <w:rPr>
      <w:rFonts w:ascii="Courier New" w:hAnsi="Courier New" w:eastAsia="Times New Roman" w:cs="Courier New"/>
      <w:sz w:val="20"/>
      <w:szCs w:val="20"/>
      <w:lang w:val="uk-UA" w:eastAsia="uk-UA"/>
    </w:rPr>
  </w:style>
  <w:style w:type="character" w:styleId="Heading1Char" w:customStyle="1">
    <w:name w:val="Heading 1 Char"/>
    <w:basedOn w:val="DefaultParagraphFont"/>
    <w:link w:val="Heading1"/>
    <w:uiPriority w:val="9"/>
    <w:rsid w:val="00D76DD2"/>
    <w:rPr>
      <w:rFonts w:asciiTheme="majorHAnsi" w:hAnsiTheme="majorHAnsi" w:eastAsiaTheme="majorEastAsia" w:cstheme="majorBidi"/>
      <w:color w:val="365f91" w:themeColor="accent1" w:themeShade="0000BF"/>
      <w:sz w:val="32"/>
      <w:szCs w:val="32"/>
      <w:lang w:val="uk-UA" w:eastAsia="uk-UA"/>
    </w:rPr>
  </w:style>
  <w:style w:type="character" w:styleId="Heading2Char" w:customStyle="1">
    <w:name w:val="Heading 2 Char"/>
    <w:basedOn w:val="DefaultParagraphFont"/>
    <w:link w:val="Heading2"/>
    <w:uiPriority w:val="9"/>
    <w:rsid w:val="00D76DD2"/>
    <w:rPr>
      <w:rFonts w:asciiTheme="majorHAnsi" w:hAnsiTheme="majorHAnsi" w:eastAsiaTheme="majorEastAsia" w:cstheme="majorBidi"/>
      <w:color w:val="365f91" w:themeColor="accent1" w:themeShade="0000BF"/>
      <w:sz w:val="26"/>
      <w:szCs w:val="26"/>
      <w:lang w:val="uk-UA" w:eastAsia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character" w:styleId="Hyperlink">
    <w:uiPriority w:val="99"/>
    <w:name w:val="Hyperlink"/>
    <w:basedOn w:val="DefaultParagraphFont"/>
    <w:unhideWhenUsed/>
    <w:rsid w:val="64C029A5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13" /><Relationship Type="http://schemas.openxmlformats.org/officeDocument/2006/relationships/footer" Target="footer1.xml" Id="rId12" /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image" Target="/media/image.png" Id="rId870649866" /><Relationship Type="http://schemas.openxmlformats.org/officeDocument/2006/relationships/hyperlink" Target="https://youtu.be/LYIPTmN37SU?si=pgzAazPuhVc8CtPV" TargetMode="External" Id="R3dd7833a31114c85" /><Relationship Type="http://schemas.openxmlformats.org/officeDocument/2006/relationships/hyperlink" Target="https://youtu.be/LXsUHdsDWW4?si=ohIwI917sEUcvfQ1" TargetMode="External" Id="Ra518d69cfefa4966" /><Relationship Type="http://schemas.openxmlformats.org/officeDocument/2006/relationships/hyperlink" Target="https://youtu.be/LXsUHdsDWW4?si=ohIwI917sEUcvfQ1" TargetMode="External" Id="R8c1fb2deda374336" /><Relationship Type="http://schemas.openxmlformats.org/officeDocument/2006/relationships/hyperlink" Target="https://youtu.be/VKQ242d-Rag?si=_dvxOQOy4zA-Wg0w" TargetMode="External" Id="R8414cd93fce040ef" /><Relationship Type="http://schemas.openxmlformats.org/officeDocument/2006/relationships/hyperlink" Target="https://youtu.be/VKQ242d-Rag?si=_dvxOQOy4zA-Wg0w" TargetMode="External" Id="R7886368f4d914886" /><Relationship Type="http://schemas.openxmlformats.org/officeDocument/2006/relationships/image" Target="/media/image2.png" Id="rId681467873" /><Relationship Type="http://schemas.openxmlformats.org/officeDocument/2006/relationships/image" Target="/media/image3.png" Id="rId1795662385" /><Relationship Type="http://schemas.openxmlformats.org/officeDocument/2006/relationships/image" Target="/media/image4.png" Id="rId57735590" /><Relationship Type="http://schemas.openxmlformats.org/officeDocument/2006/relationships/image" Target="/media/image5.png" Id="rId976117209" /><Relationship Type="http://schemas.openxmlformats.org/officeDocument/2006/relationships/image" Target="/media/image.jpg" Id="rId819693495" /><Relationship Type="http://schemas.openxmlformats.org/officeDocument/2006/relationships/image" Target="/media/image6.png" Id="rId864270943" /><Relationship Type="http://schemas.openxmlformats.org/officeDocument/2006/relationships/image" Target="/media/image7.png" Id="rId582398446" /><Relationship Type="http://schemas.openxmlformats.org/officeDocument/2006/relationships/image" Target="/media/image8.png" Id="rId1586180896" /><Relationship Type="http://schemas.openxmlformats.org/officeDocument/2006/relationships/image" Target="/media/image9.png" Id="rId481041756" /><Relationship Type="http://schemas.openxmlformats.org/officeDocument/2006/relationships/image" Target="/media/imagea.png" Id="rId1925015188" /><Relationship Type="http://schemas.openxmlformats.org/officeDocument/2006/relationships/image" Target="/media/imageb.png" Id="rId372327282" /><Relationship Type="http://schemas.openxmlformats.org/officeDocument/2006/relationships/image" Target="/media/imagec.png" Id="rId402036200" /><Relationship Type="http://schemas.openxmlformats.org/officeDocument/2006/relationships/image" Target="/media/imaged.png" Id="rId530727803" /><Relationship Type="http://schemas.openxmlformats.org/officeDocument/2006/relationships/hyperlink" Target="https://github.com/artificial-intelligence-department/ai_programming_playground_2026/pull/423/changes#diff-db50306614802749f88f4df8722cceca33ae72916bcaf05f6c7f47bd9c01e08b" TargetMode="External" Id="Rcd3f44ddd8fc44a5" /><Relationship Type="http://schemas.openxmlformats.org/officeDocument/2006/relationships/hyperlink" Target="https://github.com/artificial-intelligence-department/ai_programming_playground_2026/pull/423/changes#diff-019adcf04cbe60b7c0b2a6041e28c2494d82ecdbe94675ba6292064193bb029b" TargetMode="External" Id="Rd22a476a66224af1" /><Relationship Type="http://schemas.openxmlformats.org/officeDocument/2006/relationships/hyperlink" Target="https://github.com/artificial-intelligence-department/ai_programming_playground_2026/pull/423/changes#diff-e6d3e1d721d6577d64b91262d3213786940a64c0de61f159a1384b3494a7da37" TargetMode="External" Id="R541e384d7597443b" /><Relationship Type="http://schemas.openxmlformats.org/officeDocument/2006/relationships/hyperlink" Target="https://github.com/artificial-intelligence-department/ai_programming_playground_2026/pull/423/changes#diff-b8fa0dbce5419fcf43802d8328c2f07b054d288d0f1f69bac8a3f18b5097c8a7" TargetMode="External" Id="R5285517b1b2a4d69" /><Relationship Type="http://schemas.openxmlformats.org/officeDocument/2006/relationships/image" Target="/media/imagee.png" Id="rId1804247697" /><Relationship Type="http://schemas.openxmlformats.org/officeDocument/2006/relationships/image" Target="/media/imagef.png" Id="rId1805550978" /><Relationship Type="http://schemas.openxmlformats.org/officeDocument/2006/relationships/image" Target="/media/image10.png" Id="rId2042519072" /><Relationship Type="http://schemas.openxmlformats.org/officeDocument/2006/relationships/image" Target="/media/image11.png" Id="rId25545370" /><Relationship Type="http://schemas.openxmlformats.org/officeDocument/2006/relationships/image" Target="/media/image12.png" Id="rId1242458941" /><Relationship Type="http://schemas.openxmlformats.org/officeDocument/2006/relationships/image" Target="/media/image13.png" Id="rId310278558" /><Relationship Type="http://schemas.openxmlformats.org/officeDocument/2006/relationships/image" Target="/media/image14.png" Id="rId162665496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g/PVil3gEUse4aApQRPli6EEw==">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2021-09-13T13:52:00.0000000Z</dcterms:created>
  <dc:creator>Admin</dc:creator>
  <lastModifiedBy>Sophia Chovhan</lastModifiedBy>
  <dcterms:modified xsi:type="dcterms:W3CDTF">2026-10-19T15:50:50.6850638Z</dcterms:modified>
</coreProperties>
</file>