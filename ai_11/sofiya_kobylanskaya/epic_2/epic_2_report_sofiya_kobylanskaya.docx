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AE27A" w14:textId="77777777" w:rsidR="006230CB" w:rsidRPr="00D8420A" w:rsidRDefault="006230CB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2F3603" w14:textId="77777777" w:rsidR="006230CB" w:rsidRDefault="0037316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463818A3" w14:textId="77777777" w:rsidR="006230CB" w:rsidRDefault="0037316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7115EF51" w14:textId="77777777" w:rsidR="006230CB" w:rsidRDefault="0037316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718AE8EA" w14:textId="77777777" w:rsidR="006230CB" w:rsidRDefault="006230C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1647D3" w14:textId="77777777" w:rsidR="006230CB" w:rsidRDefault="003731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del w:id="0" w:author="Дмитро Рудь" w:date="2026-09-28T19:51:00Z">
        <w:r>
          <w:rPr>
            <w:noProof/>
          </w:rPr>
          <w:drawing>
            <wp:anchor distT="0" distB="0" distL="114300" distR="114300" simplePos="0" relativeHeight="251659264" behindDoc="0" locked="0" layoutInCell="1" hidden="0" allowOverlap="1" wp14:anchorId="28DC1293" wp14:editId="1DC16087">
              <wp:simplePos x="0" y="0"/>
              <wp:positionH relativeFrom="column">
                <wp:posOffset>1508288</wp:posOffset>
              </wp:positionH>
              <wp:positionV relativeFrom="paragraph">
                <wp:posOffset>38100</wp:posOffset>
              </wp:positionV>
              <wp:extent cx="2710845" cy="2571750"/>
              <wp:effectExtent l="0" t="0" r="0" b="0"/>
              <wp:wrapNone/>
              <wp:docPr id="4" name="image1.jpg" descr="A blue and white logo&#10;&#10;Description automatically generated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jpg" descr="A blue and white logo&#10;&#10;Description automatically generated"/>
                      <pic:cNvPicPr preferRelativeResize="0"/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10845" cy="25717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w:r>
      </w:del>
      <w:ins w:id="1" w:author="Дмитро Рудь" w:date="2026-09-28T19:51:00Z">
        <w:r>
          <w:rPr>
            <w:noProof/>
          </w:rPr>
          <w:drawing>
            <wp:anchor distT="0" distB="0" distL="114300" distR="114300" simplePos="0" relativeHeight="251660288" behindDoc="0" locked="0" layoutInCell="1" hidden="0" allowOverlap="1" wp14:anchorId="1EA0EDB1" wp14:editId="1ECB6031">
              <wp:simplePos x="0" y="0"/>
              <wp:positionH relativeFrom="column">
                <wp:posOffset>1571625</wp:posOffset>
              </wp:positionH>
              <wp:positionV relativeFrom="paragraph">
                <wp:posOffset>0</wp:posOffset>
              </wp:positionV>
              <wp:extent cx="2710845" cy="2571750"/>
              <wp:effectExtent l="0" t="0" r="0" b="0"/>
              <wp:wrapNone/>
              <wp:docPr id="5" name="image1.jpg" descr="A blue and white logo&#10;&#10;Description automatically generated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jpg" descr="A blue and white logo&#10;&#10;Description automatically generated"/>
                      <pic:cNvPicPr preferRelativeResize="0"/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10845" cy="25717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w:r>
      </w:ins>
    </w:p>
    <w:p w14:paraId="66CE5C5E" w14:textId="77777777" w:rsidR="006230CB" w:rsidRDefault="006230C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BA5F96" w14:textId="77777777" w:rsidR="006230CB" w:rsidRDefault="006230C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F1C460" w14:textId="77777777" w:rsidR="006230CB" w:rsidRDefault="006230C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076A45" w14:textId="77777777" w:rsidR="006230CB" w:rsidRDefault="006230C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84B947" w14:textId="77777777" w:rsidR="006230CB" w:rsidRDefault="006230C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C494F6" w14:textId="77777777" w:rsidR="006230CB" w:rsidRDefault="006230C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C9375BD" w14:textId="77777777" w:rsidR="006230CB" w:rsidRPr="00FD5D06" w:rsidRDefault="006230C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ru-RU"/>
        </w:rPr>
      </w:pPr>
    </w:p>
    <w:p w14:paraId="30189B5E" w14:textId="77777777" w:rsidR="006230CB" w:rsidRDefault="006230C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B0D3878" w14:textId="77777777" w:rsidR="006230CB" w:rsidRDefault="0037316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053C2CD6" w14:textId="77777777" w:rsidR="006230CB" w:rsidRDefault="00373160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7090CE07" w14:textId="77777777" w:rsidR="006230CB" w:rsidRDefault="006230CB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E3CDCE6" w14:textId="77777777" w:rsidR="006230CB" w:rsidRDefault="006230CB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FF35538" w14:textId="77777777" w:rsidR="006230CB" w:rsidRDefault="0037316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5193450" w14:textId="77777777" w:rsidR="006230CB" w:rsidRDefault="0037316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2</w:t>
      </w:r>
    </w:p>
    <w:p w14:paraId="22F8BB5A" w14:textId="77777777" w:rsidR="006230CB" w:rsidRDefault="0037316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3B3840D1" w14:textId="77777777" w:rsidR="006230CB" w:rsidRDefault="0037316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781B5296" w14:textId="77777777" w:rsidR="006230CB" w:rsidRDefault="0037316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4B3C3B54" w14:textId="77777777" w:rsidR="006230CB" w:rsidRDefault="0037316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Лабораторної Роботи № 1 </w:t>
      </w:r>
    </w:p>
    <w:p w14:paraId="60BCE2A6" w14:textId="77777777" w:rsidR="006230CB" w:rsidRDefault="0037316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Алготестер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Лабораторної Роботи № 1</w:t>
      </w:r>
    </w:p>
    <w:p w14:paraId="494FF20A" w14:textId="77777777" w:rsidR="006230CB" w:rsidRDefault="0037316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2</w:t>
      </w:r>
    </w:p>
    <w:p w14:paraId="1B054D84" w14:textId="77777777" w:rsidR="006230CB" w:rsidRDefault="006230C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7B794D" w14:textId="77777777" w:rsidR="006230CB" w:rsidRDefault="006230C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E9493A" w14:textId="77777777" w:rsidR="006230CB" w:rsidRDefault="006230C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AB1021" w14:textId="77777777" w:rsidR="006230CB" w:rsidRDefault="006230CB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4996CEEE" w14:textId="77777777" w:rsidR="006230CB" w:rsidRDefault="006230C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8D4D90" w14:textId="46003E64" w:rsidR="006230CB" w:rsidRDefault="0037316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Виконала:</w:t>
      </w:r>
    </w:p>
    <w:p w14:paraId="7CE563A0" w14:textId="2711A405" w:rsidR="006230CB" w:rsidRPr="00FD5D06" w:rsidRDefault="0037316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Студентка групи ШІ-</w:t>
      </w:r>
      <w:r w:rsidR="00FD5D06">
        <w:rPr>
          <w:rFonts w:ascii="Times New Roman" w:eastAsia="Times New Roman" w:hAnsi="Times New Roman" w:cs="Times New Roman"/>
          <w:sz w:val="28"/>
          <w:szCs w:val="28"/>
          <w:lang w:val="ru-RU"/>
        </w:rPr>
        <w:t>11</w:t>
      </w:r>
    </w:p>
    <w:p w14:paraId="6DAA266B" w14:textId="77777777" w:rsidR="00861CAA" w:rsidRDefault="00FD5D06" w:rsidP="00861CAA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Кобилянська</w:t>
      </w:r>
      <w:r w:rsidR="0037316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Софія</w:t>
      </w:r>
      <w:r w:rsidR="0037316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Олександрівн</w:t>
      </w:r>
      <w:bookmarkStart w:id="2" w:name="_heading=h.aaj4d8g9v8ft" w:colFirst="0" w:colLast="0"/>
      <w:bookmarkEnd w:id="2"/>
      <w:r w:rsidR="00861CAA">
        <w:rPr>
          <w:rFonts w:ascii="Times New Roman" w:eastAsia="Times New Roman" w:hAnsi="Times New Roman" w:cs="Times New Roman"/>
          <w:sz w:val="28"/>
          <w:szCs w:val="28"/>
          <w:lang w:val="uk-UA"/>
        </w:rPr>
        <w:t>а</w:t>
      </w:r>
    </w:p>
    <w:p w14:paraId="560DCBDB" w14:textId="77777777" w:rsidR="00861CAA" w:rsidRDefault="00861CAA" w:rsidP="00861CAA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8A8A720" w14:textId="77777777" w:rsidR="00861CAA" w:rsidRDefault="00861CAA" w:rsidP="00861CAA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DC35174" w14:textId="77777777" w:rsidR="00861CAA" w:rsidRDefault="00861CAA" w:rsidP="00861CAA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3D7E2C1" w14:textId="4C22EFD6" w:rsidR="00861CAA" w:rsidRPr="00861CAA" w:rsidRDefault="00861CAA" w:rsidP="00861CAA">
      <w:pPr>
        <w:spacing w:line="240" w:lineRule="auto"/>
        <w:rPr>
          <w:rFonts w:ascii="Times New Roman" w:eastAsia="Calibri" w:hAnsi="Times New Roman" w:cs="Times New Roman"/>
          <w:sz w:val="32"/>
          <w:szCs w:val="32"/>
          <w:lang w:val="uk-UA"/>
        </w:rPr>
      </w:pPr>
      <w:r w:rsidRPr="00861CA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Тема роботи:  </w:t>
      </w:r>
    </w:p>
    <w:p w14:paraId="48983582" w14:textId="7918B4AA" w:rsidR="00FD5D06" w:rsidRPr="00861CAA" w:rsidRDefault="00FD5D06" w:rsidP="00601D1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D5D06">
        <w:rPr>
          <w:rFonts w:ascii="Times New Roman" w:eastAsia="Calibri" w:hAnsi="Times New Roman" w:cs="Times New Roman"/>
          <w:sz w:val="24"/>
          <w:szCs w:val="24"/>
        </w:rPr>
        <w:t>“Змінні,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алгоритми.”</w:t>
      </w:r>
    </w:p>
    <w:p w14:paraId="7CC4EAF2" w14:textId="77777777" w:rsidR="00B72854" w:rsidRPr="008E2973" w:rsidRDefault="00B72854" w:rsidP="00B72854"/>
    <w:p w14:paraId="396F9E71" w14:textId="397A768F" w:rsidR="00B72854" w:rsidRPr="008E2973" w:rsidRDefault="00B72854" w:rsidP="00B72854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B7285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Мета роботи</w:t>
      </w:r>
      <w:r w:rsidRPr="008E297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:</w:t>
      </w:r>
    </w:p>
    <w:p w14:paraId="1D878CDC" w14:textId="77777777" w:rsidR="002C4D15" w:rsidRPr="008E2973" w:rsidRDefault="00D8420A" w:rsidP="00601D1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8420A">
        <w:rPr>
          <w:rFonts w:ascii="Times New Roman" w:hAnsi="Times New Roman" w:cs="Times New Roman"/>
          <w:sz w:val="24"/>
          <w:szCs w:val="24"/>
        </w:rPr>
        <w:t>Ознайомитися з базовими типами даних, константами та змінними у C++, опанувати роботу із системами числення (зокрема двійковою), навчитися застосовувати базові та логічні оператори, а також реалізовувати лінійні й розгалужені алгоритми</w:t>
      </w:r>
      <w:r w:rsidR="00B404CC" w:rsidRPr="008E2973">
        <w:rPr>
          <w:rFonts w:ascii="Times New Roman" w:hAnsi="Times New Roman" w:cs="Times New Roman"/>
          <w:sz w:val="24"/>
          <w:szCs w:val="24"/>
        </w:rPr>
        <w:t>.</w:t>
      </w:r>
    </w:p>
    <w:p w14:paraId="79BE3020" w14:textId="77777777" w:rsidR="002C4D15" w:rsidRPr="008E2973" w:rsidRDefault="002C4D15" w:rsidP="002C4D15">
      <w:pPr>
        <w:rPr>
          <w:rFonts w:ascii="Times New Roman" w:hAnsi="Times New Roman" w:cs="Times New Roman"/>
          <w:sz w:val="24"/>
          <w:szCs w:val="24"/>
        </w:rPr>
      </w:pPr>
    </w:p>
    <w:p w14:paraId="4AC4AF7F" w14:textId="743393E8" w:rsidR="00FD5D06" w:rsidRDefault="00FD5D06" w:rsidP="002C4D15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/>
        </w:rPr>
      </w:pPr>
      <w:r w:rsidRPr="00B7285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Теоретичні відомості:</w:t>
      </w:r>
    </w:p>
    <w:p w14:paraId="41D4F668" w14:textId="77777777" w:rsidR="00335AAC" w:rsidRPr="00335AAC" w:rsidRDefault="00335AAC" w:rsidP="002C4D15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/>
        </w:rPr>
      </w:pPr>
    </w:p>
    <w:p w14:paraId="18591E6B" w14:textId="67DBB6B1" w:rsidR="00335AAC" w:rsidRPr="00335AAC" w:rsidRDefault="00335AAC" w:rsidP="002C4D15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1) </w:t>
      </w:r>
      <w:r w:rsidRPr="00335AAC">
        <w:rPr>
          <w:rFonts w:ascii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6BCF3A98" w14:textId="4A93EA47" w:rsidR="003A360C" w:rsidRPr="002C4D15" w:rsidRDefault="003A360C" w:rsidP="002C4D15">
      <w:pPr>
        <w:pStyle w:val="a5"/>
        <w:numPr>
          <w:ilvl w:val="0"/>
          <w:numId w:val="3"/>
        </w:numPr>
      </w:pPr>
      <w:r w:rsidRPr="002C4D15">
        <w:t>Тема №1: Системи числення та двійкова система числення.</w:t>
      </w:r>
    </w:p>
    <w:p w14:paraId="0807D049" w14:textId="7483077C" w:rsidR="003A360C" w:rsidRPr="002C4D15" w:rsidRDefault="003A360C" w:rsidP="002C4D15">
      <w:pPr>
        <w:pStyle w:val="a5"/>
        <w:numPr>
          <w:ilvl w:val="0"/>
          <w:numId w:val="3"/>
        </w:numPr>
      </w:pPr>
      <w:r w:rsidRPr="002C4D15">
        <w:t>Тема №2: Змінні, константи, типи даних та їх розміри.</w:t>
      </w:r>
    </w:p>
    <w:p w14:paraId="2ECE25C3" w14:textId="61C30739" w:rsidR="003A360C" w:rsidRPr="002C4D15" w:rsidRDefault="003A360C" w:rsidP="002C4D15">
      <w:pPr>
        <w:pStyle w:val="a5"/>
        <w:numPr>
          <w:ilvl w:val="0"/>
          <w:numId w:val="3"/>
        </w:numPr>
      </w:pPr>
      <w:r w:rsidRPr="002C4D15">
        <w:t>Тема №3: Бібліотеки в C++.</w:t>
      </w:r>
    </w:p>
    <w:p w14:paraId="358B67E2" w14:textId="11F8F432" w:rsidR="003A360C" w:rsidRPr="002C4D15" w:rsidRDefault="003A360C" w:rsidP="002C4D15">
      <w:pPr>
        <w:pStyle w:val="a5"/>
        <w:numPr>
          <w:ilvl w:val="0"/>
          <w:numId w:val="3"/>
        </w:numPr>
      </w:pPr>
      <w:r w:rsidRPr="002C4D15">
        <w:t>Тема №4: Ввід та вивід даних.</w:t>
      </w:r>
    </w:p>
    <w:p w14:paraId="401D0BDD" w14:textId="16BCD784" w:rsidR="003A360C" w:rsidRPr="002C4D15" w:rsidRDefault="003A360C" w:rsidP="002C4D15">
      <w:pPr>
        <w:pStyle w:val="a5"/>
        <w:numPr>
          <w:ilvl w:val="0"/>
          <w:numId w:val="3"/>
        </w:numPr>
      </w:pPr>
      <w:r w:rsidRPr="002C4D15">
        <w:t>Тема №5: Базові операції та вбудовані функції.</w:t>
      </w:r>
    </w:p>
    <w:p w14:paraId="355CF10E" w14:textId="65A4A304" w:rsidR="003A360C" w:rsidRPr="002C4D15" w:rsidRDefault="003A360C" w:rsidP="002C4D15">
      <w:pPr>
        <w:pStyle w:val="a5"/>
        <w:numPr>
          <w:ilvl w:val="0"/>
          <w:numId w:val="3"/>
        </w:numPr>
      </w:pPr>
      <w:r w:rsidRPr="002C4D15">
        <w:t>Тема №6: Коментарі у коді.</w:t>
      </w:r>
    </w:p>
    <w:p w14:paraId="499882C6" w14:textId="780EB5E7" w:rsidR="003A360C" w:rsidRPr="002C4D15" w:rsidRDefault="003A360C" w:rsidP="002C4D15">
      <w:pPr>
        <w:pStyle w:val="a5"/>
        <w:numPr>
          <w:ilvl w:val="0"/>
          <w:numId w:val="3"/>
        </w:numPr>
      </w:pPr>
      <w:r w:rsidRPr="002C4D15">
        <w:t>Тема №7: Лінійні алгоритми.</w:t>
      </w:r>
    </w:p>
    <w:p w14:paraId="7ADDB3DA" w14:textId="67655CDF" w:rsidR="003A360C" w:rsidRPr="002C4D15" w:rsidRDefault="003A360C" w:rsidP="002C4D15">
      <w:pPr>
        <w:pStyle w:val="a5"/>
        <w:numPr>
          <w:ilvl w:val="0"/>
          <w:numId w:val="3"/>
        </w:numPr>
      </w:pPr>
      <w:r w:rsidRPr="002C4D15">
        <w:t>Тема №8: Розгалужені алгоритми та умовні оператори.</w:t>
      </w:r>
    </w:p>
    <w:p w14:paraId="6698473E" w14:textId="48752070" w:rsidR="00FD5D06" w:rsidRDefault="003A360C" w:rsidP="00270575">
      <w:pPr>
        <w:pStyle w:val="a5"/>
        <w:numPr>
          <w:ilvl w:val="0"/>
          <w:numId w:val="3"/>
        </w:numPr>
        <w:rPr>
          <w:lang w:val="ru-RU"/>
        </w:rPr>
      </w:pPr>
      <w:r w:rsidRPr="002C4D15">
        <w:t>Тема №9: Логічні оператори.</w:t>
      </w:r>
    </w:p>
    <w:p w14:paraId="51625EC0" w14:textId="49CD2984" w:rsidR="008E2973" w:rsidRDefault="008E2973" w:rsidP="004F6522">
      <w:pPr>
        <w:pStyle w:val="a5"/>
        <w:numPr>
          <w:ilvl w:val="0"/>
          <w:numId w:val="3"/>
        </w:numPr>
      </w:pPr>
      <w:r>
        <w:t xml:space="preserve">Тема №10: </w:t>
      </w:r>
      <w:r w:rsidR="004F6522" w:rsidRPr="004F6522">
        <w:t xml:space="preserve">Використання </w:t>
      </w:r>
      <w:r w:rsidR="001F3DA6">
        <w:t xml:space="preserve">дошки </w:t>
      </w:r>
      <w:r w:rsidR="004F6522">
        <w:rPr>
          <w:lang w:val="en-US"/>
        </w:rPr>
        <w:t>Trello</w:t>
      </w:r>
      <w:r w:rsidR="004F6522" w:rsidRPr="004F6522">
        <w:t xml:space="preserve"> у роботі</w:t>
      </w:r>
      <w:r w:rsidR="001F3DA6">
        <w:t>.</w:t>
      </w:r>
    </w:p>
    <w:p w14:paraId="1F7DE6BE" w14:textId="4B803ABD" w:rsidR="00533B9F" w:rsidRPr="00533B9F" w:rsidRDefault="001F3DA6" w:rsidP="00533B9F">
      <w:pPr>
        <w:pStyle w:val="a5"/>
        <w:numPr>
          <w:ilvl w:val="0"/>
          <w:numId w:val="3"/>
        </w:numPr>
      </w:pPr>
      <w:r>
        <w:t xml:space="preserve">Тема №11: </w:t>
      </w:r>
      <w:r w:rsidR="00533B9F" w:rsidRPr="00533B9F">
        <w:t xml:space="preserve">Виконання додаткової лабораторної роботи та завдань в </w:t>
      </w:r>
      <w:proofErr w:type="spellStart"/>
      <w:r w:rsidR="00533B9F" w:rsidRPr="00533B9F">
        <w:t>Алготестері</w:t>
      </w:r>
      <w:proofErr w:type="spellEnd"/>
      <w:r w:rsidR="00533B9F">
        <w:rPr>
          <w:lang w:val="ru-RU"/>
        </w:rPr>
        <w:t>.</w:t>
      </w:r>
    </w:p>
    <w:p w14:paraId="4EDB64B1" w14:textId="2804BB8E" w:rsidR="001F3DA6" w:rsidRPr="004F6522" w:rsidRDefault="00533B9F" w:rsidP="00FC1C8F">
      <w:pPr>
        <w:pStyle w:val="a5"/>
        <w:numPr>
          <w:ilvl w:val="0"/>
          <w:numId w:val="3"/>
        </w:numPr>
      </w:pPr>
      <w:r>
        <w:rPr>
          <w:lang w:val="ru-RU"/>
        </w:rPr>
        <w:t xml:space="preserve">Тема №12: </w:t>
      </w:r>
      <w:r w:rsidR="00FC1C8F" w:rsidRPr="00FC1C8F">
        <w:t>Створення блок схеми</w:t>
      </w:r>
      <w:r w:rsidR="00FC1C8F">
        <w:rPr>
          <w:lang w:val="ru-RU"/>
        </w:rPr>
        <w:t>.</w:t>
      </w:r>
    </w:p>
    <w:p w14:paraId="1A24C896" w14:textId="1AA9CA86" w:rsidR="00270575" w:rsidRPr="00270575" w:rsidRDefault="00DC1C6F" w:rsidP="0027057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2) </w:t>
      </w:r>
      <w:r w:rsidRPr="00DC1C6F"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7AF20623" w14:textId="23B557C7" w:rsidR="00FD5D06" w:rsidRPr="002C4D15" w:rsidRDefault="00FD5D06" w:rsidP="00FD5D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2C4D15" w:rsidRPr="002C4D15">
        <w:rPr>
          <w:rFonts w:ascii="Times New Roman" w:hAnsi="Times New Roman" w:cs="Times New Roman"/>
        </w:rPr>
        <w:t>Системи числення та двійкова система числення</w:t>
      </w:r>
      <w:r w:rsidR="002C4D15" w:rsidRPr="002C4D15">
        <w:rPr>
          <w:rFonts w:ascii="Times New Roman" w:hAnsi="Times New Roman" w:cs="Times New Roman"/>
          <w:lang w:val="ru-RU"/>
        </w:rPr>
        <w:t>.</w:t>
      </w:r>
    </w:p>
    <w:p w14:paraId="31E26D25" w14:textId="77777777" w:rsidR="00FD5D06" w:rsidRPr="002628A6" w:rsidRDefault="00FD5D06" w:rsidP="002628A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F332CC" w14:textId="1470575F" w:rsidR="002628A6" w:rsidRPr="0051052E" w:rsidRDefault="002628A6" w:rsidP="0051052E">
      <w:pPr>
        <w:pStyle w:val="a6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1052E">
        <w:rPr>
          <w:rFonts w:ascii="Times New Roman" w:hAnsi="Times New Roman" w:cs="Times New Roman"/>
          <w:color w:val="000000"/>
          <w:sz w:val="24"/>
          <w:szCs w:val="24"/>
        </w:rPr>
        <w:t>Лекції О. Пшеничного</w:t>
      </w:r>
    </w:p>
    <w:p w14:paraId="35156D11" w14:textId="1F1F01B9" w:rsidR="0051052E" w:rsidRPr="005D74B0" w:rsidRDefault="005D74B0" w:rsidP="0051052E">
      <w:pPr>
        <w:pStyle w:val="a6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D74B0">
        <w:rPr>
          <w:rFonts w:ascii="Times New Roman" w:hAnsi="Times New Roman" w:cs="Times New Roman"/>
          <w:color w:val="000000"/>
          <w:sz w:val="24"/>
          <w:szCs w:val="24"/>
        </w:rPr>
        <w:t>Практичні заняття</w:t>
      </w:r>
    </w:p>
    <w:p w14:paraId="41E1AE63" w14:textId="7159B704" w:rsidR="005D74B0" w:rsidRPr="00B95B98" w:rsidRDefault="00B95B98" w:rsidP="0051052E">
      <w:pPr>
        <w:pStyle w:val="a6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B95B98">
        <w:rPr>
          <w:rFonts w:ascii="Times New Roman" w:hAnsi="Times New Roman" w:cs="Times New Roman"/>
          <w:color w:val="000000"/>
          <w:sz w:val="24"/>
          <w:szCs w:val="24"/>
        </w:rPr>
        <w:t>Ютуб-туторіал</w:t>
      </w:r>
      <w:proofErr w:type="spellEnd"/>
      <w:r w:rsidRPr="00B95B98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8D417C">
        <w:rPr>
          <w:rFonts w:ascii="Times New Roman" w:hAnsi="Times New Roman" w:cs="Times New Roman"/>
          <w:i/>
          <w:iCs/>
          <w:color w:val="000000"/>
          <w:sz w:val="24"/>
          <w:szCs w:val="24"/>
        </w:rPr>
        <w:t>Number</w:t>
      </w:r>
      <w:proofErr w:type="spellEnd"/>
      <w:r w:rsidRPr="008D417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8D417C">
        <w:rPr>
          <w:rFonts w:ascii="Times New Roman" w:hAnsi="Times New Roman" w:cs="Times New Roman"/>
          <w:i/>
          <w:iCs/>
          <w:color w:val="000000"/>
          <w:sz w:val="24"/>
          <w:szCs w:val="24"/>
        </w:rPr>
        <w:t>Systems</w:t>
      </w:r>
      <w:proofErr w:type="spellEnd"/>
      <w:r w:rsidRPr="008D417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8D417C">
        <w:rPr>
          <w:rFonts w:ascii="Times New Roman" w:hAnsi="Times New Roman" w:cs="Times New Roman"/>
          <w:i/>
          <w:iCs/>
          <w:color w:val="000000"/>
          <w:sz w:val="24"/>
          <w:szCs w:val="24"/>
        </w:rPr>
        <w:t>Introduction</w:t>
      </w:r>
      <w:proofErr w:type="spellEnd"/>
      <w:r w:rsidRPr="008D417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- </w:t>
      </w:r>
      <w:proofErr w:type="spellStart"/>
      <w:r w:rsidRPr="008D417C">
        <w:rPr>
          <w:rFonts w:ascii="Times New Roman" w:hAnsi="Times New Roman" w:cs="Times New Roman"/>
          <w:i/>
          <w:iCs/>
          <w:color w:val="000000"/>
          <w:sz w:val="24"/>
          <w:szCs w:val="24"/>
        </w:rPr>
        <w:t>Decimal</w:t>
      </w:r>
      <w:proofErr w:type="spellEnd"/>
      <w:r w:rsidRPr="008D417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8D417C">
        <w:rPr>
          <w:rFonts w:ascii="Times New Roman" w:hAnsi="Times New Roman" w:cs="Times New Roman"/>
          <w:i/>
          <w:iCs/>
          <w:color w:val="000000"/>
          <w:sz w:val="24"/>
          <w:szCs w:val="24"/>
        </w:rPr>
        <w:t>Binary</w:t>
      </w:r>
      <w:proofErr w:type="spellEnd"/>
      <w:r w:rsidRPr="008D417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8D417C">
        <w:rPr>
          <w:rFonts w:ascii="Times New Roman" w:hAnsi="Times New Roman" w:cs="Times New Roman"/>
          <w:i/>
          <w:iCs/>
          <w:color w:val="000000"/>
          <w:sz w:val="24"/>
          <w:szCs w:val="24"/>
        </w:rPr>
        <w:t>Octal</w:t>
      </w:r>
      <w:proofErr w:type="spellEnd"/>
      <w:r w:rsidRPr="008D417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&amp; </w:t>
      </w:r>
      <w:proofErr w:type="spellStart"/>
      <w:r w:rsidRPr="008D417C">
        <w:rPr>
          <w:rFonts w:ascii="Times New Roman" w:hAnsi="Times New Roman" w:cs="Times New Roman"/>
          <w:i/>
          <w:iCs/>
          <w:color w:val="000000"/>
          <w:sz w:val="24"/>
          <w:szCs w:val="24"/>
        </w:rPr>
        <w:t>Hexadecimal</w:t>
      </w:r>
      <w:proofErr w:type="spellEnd"/>
    </w:p>
    <w:p w14:paraId="6B17F741" w14:textId="462F022A" w:rsidR="00B95B98" w:rsidRPr="00B95B98" w:rsidRDefault="00B53BDE" w:rsidP="0051052E">
      <w:pPr>
        <w:pStyle w:val="a6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53BDE">
        <w:rPr>
          <w:rFonts w:ascii="Times New Roman" w:hAnsi="Times New Roman" w:cs="Times New Roman"/>
          <w:color w:val="000000"/>
          <w:sz w:val="24"/>
          <w:szCs w:val="24"/>
        </w:rPr>
        <w:t xml:space="preserve">Онлайн-калькулятор: </w:t>
      </w:r>
      <w:proofErr w:type="spellStart"/>
      <w:r w:rsidRPr="00B53BDE">
        <w:rPr>
          <w:rFonts w:ascii="Times New Roman" w:hAnsi="Times New Roman" w:cs="Times New Roman"/>
          <w:i/>
          <w:iCs/>
          <w:color w:val="000000"/>
          <w:sz w:val="24"/>
          <w:szCs w:val="24"/>
        </w:rPr>
        <w:t>Binary</w:t>
      </w:r>
      <w:proofErr w:type="spellEnd"/>
      <w:r w:rsidRPr="00B53BDE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B53BDE">
        <w:rPr>
          <w:rFonts w:ascii="Times New Roman" w:hAnsi="Times New Roman" w:cs="Times New Roman"/>
          <w:i/>
          <w:iCs/>
          <w:color w:val="000000"/>
          <w:sz w:val="24"/>
          <w:szCs w:val="24"/>
        </w:rPr>
        <w:t>Calculator</w:t>
      </w:r>
      <w:proofErr w:type="spellEnd"/>
      <w:r w:rsidRPr="00B53BDE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hyperlink r:id="rId9" w:tgtFrame="_blank" w:history="1">
        <w:r w:rsidRPr="00B53BDE">
          <w:rPr>
            <w:rStyle w:val="a7"/>
            <w:rFonts w:ascii="Times New Roman" w:hAnsi="Times New Roman" w:cs="Times New Roman"/>
            <w:sz w:val="24"/>
            <w:szCs w:val="24"/>
          </w:rPr>
          <w:t>https://www.calculator.net/binary-calculator.html</w:t>
        </w:r>
      </w:hyperlink>
      <w:r w:rsidRPr="00B53BDE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6D25D605" w14:textId="77777777" w:rsidR="00FD5D06" w:rsidRDefault="00FD5D06" w:rsidP="00FD5D06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B465734" w14:textId="6E0E3417" w:rsidR="00FD5D06" w:rsidRPr="00224C1D" w:rsidRDefault="00224C1D" w:rsidP="00FD5D06">
      <w:pPr>
        <w:numPr>
          <w:ilvl w:val="2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C1D">
        <w:rPr>
          <w:rFonts w:ascii="Times New Roman" w:eastAsia="Times New Roman" w:hAnsi="Times New Roman" w:cs="Times New Roman"/>
          <w:sz w:val="24"/>
          <w:szCs w:val="24"/>
        </w:rPr>
        <w:t xml:space="preserve">Ознайомлено з поняттям та видами систем числення (двійкова, </w:t>
      </w:r>
      <w:proofErr w:type="spellStart"/>
      <w:r w:rsidRPr="00224C1D">
        <w:rPr>
          <w:rFonts w:ascii="Times New Roman" w:eastAsia="Times New Roman" w:hAnsi="Times New Roman" w:cs="Times New Roman"/>
          <w:sz w:val="24"/>
          <w:szCs w:val="24"/>
        </w:rPr>
        <w:t>вісімкова</w:t>
      </w:r>
      <w:proofErr w:type="spellEnd"/>
      <w:r w:rsidRPr="00224C1D">
        <w:rPr>
          <w:rFonts w:ascii="Times New Roman" w:eastAsia="Times New Roman" w:hAnsi="Times New Roman" w:cs="Times New Roman"/>
          <w:sz w:val="24"/>
          <w:szCs w:val="24"/>
        </w:rPr>
        <w:t xml:space="preserve">, десяткова, </w:t>
      </w:r>
      <w:proofErr w:type="spellStart"/>
      <w:r w:rsidRPr="00224C1D">
        <w:rPr>
          <w:rFonts w:ascii="Times New Roman" w:eastAsia="Times New Roman" w:hAnsi="Times New Roman" w:cs="Times New Roman"/>
          <w:sz w:val="24"/>
          <w:szCs w:val="24"/>
        </w:rPr>
        <w:t>шістнадцяткова</w:t>
      </w:r>
      <w:proofErr w:type="spellEnd"/>
      <w:r w:rsidRPr="00224C1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0D0A6CA" w14:textId="4818C839" w:rsidR="00224C1D" w:rsidRPr="00606A67" w:rsidRDefault="00606A67" w:rsidP="00FD5D06">
      <w:pPr>
        <w:numPr>
          <w:ilvl w:val="2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A67">
        <w:rPr>
          <w:rFonts w:ascii="Times New Roman" w:eastAsia="Times New Roman" w:hAnsi="Times New Roman" w:cs="Times New Roman"/>
          <w:sz w:val="24"/>
          <w:szCs w:val="24"/>
        </w:rPr>
        <w:t>Вивчено правила перетворення чисел між різними системами числення (зокрема з десяткової в двійкову та навпаки).</w:t>
      </w:r>
    </w:p>
    <w:p w14:paraId="666A6E96" w14:textId="12498B27" w:rsidR="00606A67" w:rsidRPr="00606A67" w:rsidRDefault="00606A67" w:rsidP="00FD5D06">
      <w:pPr>
        <w:numPr>
          <w:ilvl w:val="2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A67">
        <w:rPr>
          <w:rFonts w:ascii="Times New Roman" w:eastAsia="Times New Roman" w:hAnsi="Times New Roman" w:cs="Times New Roman"/>
          <w:sz w:val="24"/>
          <w:szCs w:val="24"/>
        </w:rPr>
        <w:t>Практично опрацьовано арифметичні операції в двійковій системі (додавання, віднімання, множення та ділення).</w:t>
      </w:r>
    </w:p>
    <w:p w14:paraId="39915650" w14:textId="77777777" w:rsidR="00606A67" w:rsidRDefault="00606A67" w:rsidP="00606A67">
      <w:pPr>
        <w:spacing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248C103A" w14:textId="1AF57368" w:rsidR="00FD5D06" w:rsidRDefault="00FD5D06" w:rsidP="00FD5D0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="00F379D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2C574C99" w14:textId="00AE5B53" w:rsidR="00FD5D06" w:rsidRDefault="00FD5D06" w:rsidP="00FD5D0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="00280B1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20.09.2026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2C226705" w14:textId="71AAC439" w:rsidR="00FD5D06" w:rsidRPr="0008713F" w:rsidRDefault="00FD5D06" w:rsidP="00FD5D0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="0008713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30.09.2026</w:t>
      </w:r>
    </w:p>
    <w:p w14:paraId="2EFC885C" w14:textId="77777777" w:rsidR="0008713F" w:rsidRDefault="0008713F" w:rsidP="000871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color w:val="000000"/>
          <w:sz w:val="24"/>
          <w:szCs w:val="24"/>
        </w:rPr>
      </w:pPr>
    </w:p>
    <w:p w14:paraId="3ED6F1B3" w14:textId="00BB9637" w:rsidR="00FD5D06" w:rsidRDefault="00FD5D06" w:rsidP="00FD5D06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Тема №2:</w:t>
      </w:r>
      <w:r w:rsidR="0008713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8713F" w:rsidRPr="0008713F">
        <w:rPr>
          <w:rFonts w:ascii="Times New Roman" w:hAnsi="Times New Roman" w:cs="Times New Roman"/>
          <w:sz w:val="24"/>
          <w:szCs w:val="24"/>
        </w:rPr>
        <w:t>Змінні, константи, типи даних та їх розміри.</w:t>
      </w:r>
    </w:p>
    <w:p w14:paraId="5703336C" w14:textId="77777777" w:rsidR="00FD5D06" w:rsidRPr="00DB70EB" w:rsidRDefault="00FD5D06" w:rsidP="00FD5D06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1593E5F" w14:textId="77777777" w:rsidR="00DB70EB" w:rsidRDefault="00DB70EB" w:rsidP="00DB70EB">
      <w:pPr>
        <w:spacing w:line="240" w:lineRule="auto"/>
        <w:ind w:left="1440"/>
        <w:rPr>
          <w:sz w:val="24"/>
          <w:szCs w:val="24"/>
        </w:rPr>
      </w:pPr>
    </w:p>
    <w:p w14:paraId="4107AEB4" w14:textId="77777777" w:rsidR="00DB70EB" w:rsidRPr="00DB70EB" w:rsidRDefault="00DB70EB" w:rsidP="00DB70EB">
      <w:pPr>
        <w:pStyle w:val="a6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1052E">
        <w:rPr>
          <w:rFonts w:ascii="Times New Roman" w:hAnsi="Times New Roman" w:cs="Times New Roman"/>
          <w:color w:val="000000"/>
          <w:sz w:val="24"/>
          <w:szCs w:val="24"/>
        </w:rPr>
        <w:t>Лекції О. Пшеничного</w:t>
      </w:r>
    </w:p>
    <w:p w14:paraId="26D886E8" w14:textId="5D008963" w:rsidR="00DB70EB" w:rsidRPr="0051052E" w:rsidRDefault="008D417C" w:rsidP="00DB70EB">
      <w:pPr>
        <w:pStyle w:val="a6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D417C">
        <w:rPr>
          <w:rFonts w:ascii="Times New Roman" w:hAnsi="Times New Roman" w:cs="Times New Roman"/>
          <w:color w:val="000000"/>
          <w:sz w:val="24"/>
          <w:szCs w:val="24"/>
        </w:rPr>
        <w:t xml:space="preserve">Документація C++: </w:t>
      </w:r>
      <w:proofErr w:type="spellStart"/>
      <w:r w:rsidRPr="008D417C">
        <w:rPr>
          <w:rFonts w:ascii="Times New Roman" w:hAnsi="Times New Roman" w:cs="Times New Roman"/>
          <w:i/>
          <w:iCs/>
          <w:color w:val="000000"/>
          <w:sz w:val="24"/>
          <w:szCs w:val="24"/>
        </w:rPr>
        <w:t>Data</w:t>
      </w:r>
      <w:proofErr w:type="spellEnd"/>
      <w:r w:rsidRPr="008D417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8D417C">
        <w:rPr>
          <w:rFonts w:ascii="Times New Roman" w:hAnsi="Times New Roman" w:cs="Times New Roman"/>
          <w:i/>
          <w:iCs/>
          <w:color w:val="000000"/>
          <w:sz w:val="24"/>
          <w:szCs w:val="24"/>
        </w:rPr>
        <w:t>types</w:t>
      </w:r>
      <w:proofErr w:type="spellEnd"/>
      <w:r w:rsidRPr="008D417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8D417C">
        <w:rPr>
          <w:rFonts w:ascii="Times New Roman" w:hAnsi="Times New Roman" w:cs="Times New Roman"/>
          <w:i/>
          <w:iCs/>
          <w:color w:val="000000"/>
          <w:sz w:val="24"/>
          <w:szCs w:val="24"/>
        </w:rPr>
        <w:t>and</w:t>
      </w:r>
      <w:proofErr w:type="spellEnd"/>
      <w:r w:rsidRPr="008D417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8D417C">
        <w:rPr>
          <w:rFonts w:ascii="Times New Roman" w:hAnsi="Times New Roman" w:cs="Times New Roman"/>
          <w:i/>
          <w:iCs/>
          <w:color w:val="000000"/>
          <w:sz w:val="24"/>
          <w:szCs w:val="24"/>
        </w:rPr>
        <w:t>Variables</w:t>
      </w:r>
      <w:proofErr w:type="spellEnd"/>
      <w:r w:rsidRPr="008D417C">
        <w:rPr>
          <w:rFonts w:ascii="Times New Roman" w:hAnsi="Times New Roman" w:cs="Times New Roman"/>
          <w:color w:val="000000"/>
          <w:sz w:val="24"/>
          <w:szCs w:val="24"/>
        </w:rPr>
        <w:t xml:space="preserve"> (cppreference.com)</w:t>
      </w:r>
    </w:p>
    <w:p w14:paraId="2A61233B" w14:textId="77777777" w:rsidR="00FD5D06" w:rsidRPr="008D417C" w:rsidRDefault="00FD5D06" w:rsidP="00FD5D06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97447F1" w14:textId="699FF1C8" w:rsidR="008D417C" w:rsidRPr="00897A82" w:rsidRDefault="00897A82" w:rsidP="00897A82">
      <w:pPr>
        <w:pStyle w:val="a6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97A82">
        <w:rPr>
          <w:rFonts w:ascii="Times New Roman" w:hAnsi="Times New Roman" w:cs="Times New Roman"/>
          <w:sz w:val="24"/>
          <w:szCs w:val="24"/>
        </w:rPr>
        <w:t>Вивчено поняття змінних та констант, правила їх оголошення та ініціалізації в мові C++.</w:t>
      </w:r>
    </w:p>
    <w:p w14:paraId="02E224D9" w14:textId="08B8740B" w:rsidR="00897A82" w:rsidRPr="000A7D29" w:rsidRDefault="000A7D29" w:rsidP="00897A82">
      <w:pPr>
        <w:pStyle w:val="a6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A7D29">
        <w:rPr>
          <w:rFonts w:ascii="Times New Roman" w:hAnsi="Times New Roman" w:cs="Times New Roman"/>
          <w:sz w:val="24"/>
          <w:szCs w:val="24"/>
        </w:rPr>
        <w:t>Ознайомлено з основними типами даних у C++ (</w:t>
      </w:r>
      <w:proofErr w:type="spellStart"/>
      <w:r w:rsidRPr="000A7D2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A7D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7D29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Pr="000A7D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7D29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0A7D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7D29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0A7D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7D29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0A7D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7D29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0A7D29">
        <w:rPr>
          <w:rFonts w:ascii="Times New Roman" w:hAnsi="Times New Roman" w:cs="Times New Roman"/>
          <w:sz w:val="24"/>
          <w:szCs w:val="24"/>
        </w:rPr>
        <w:t>).</w:t>
      </w:r>
    </w:p>
    <w:p w14:paraId="2B9D00E1" w14:textId="3B74394A" w:rsidR="00884483" w:rsidRPr="00884483" w:rsidRDefault="00884483" w:rsidP="00884483">
      <w:pPr>
        <w:pStyle w:val="a6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84483">
        <w:rPr>
          <w:rFonts w:ascii="Times New Roman" w:hAnsi="Times New Roman" w:cs="Times New Roman"/>
          <w:sz w:val="24"/>
          <w:szCs w:val="24"/>
        </w:rPr>
        <w:t>Опрацьовано критерії порівняння різних типів даних та вибору оптимального типу для розв'язання конкретних задач.</w:t>
      </w:r>
    </w:p>
    <w:p w14:paraId="3171D402" w14:textId="24072280" w:rsidR="00FD5D06" w:rsidRDefault="00FD5D06" w:rsidP="00FD5D06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88448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76DF301B" w14:textId="30A71F53" w:rsidR="00FD5D06" w:rsidRDefault="00FD5D06" w:rsidP="00FD5D06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88448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B4584C6" w14:textId="208752A7" w:rsidR="00FD5D06" w:rsidRDefault="00FD5D06" w:rsidP="00FD5D06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88448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30.09.2026</w:t>
      </w:r>
    </w:p>
    <w:p w14:paraId="12506FC5" w14:textId="77777777" w:rsidR="00FD5D06" w:rsidRDefault="00FD5D06">
      <w:pPr>
        <w:spacing w:after="20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87B938" w14:textId="23B25BC4" w:rsidR="00FD50D9" w:rsidRPr="00FD50D9" w:rsidRDefault="00044250" w:rsidP="00FD50D9">
      <w:pPr>
        <w:pStyle w:val="a6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FD50D9"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FD50D9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FD50D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50D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FD50D9" w:rsidRPr="00FD50D9">
        <w:rPr>
          <w:rFonts w:ascii="Times New Roman" w:hAnsi="Times New Roman" w:cs="Times New Roman"/>
          <w:sz w:val="24"/>
          <w:szCs w:val="24"/>
        </w:rPr>
        <w:t>Бібліотеки в C++</w:t>
      </w:r>
    </w:p>
    <w:p w14:paraId="73BAEFF8" w14:textId="27F29B51" w:rsidR="00044250" w:rsidRPr="00FD50D9" w:rsidRDefault="00044250" w:rsidP="0061547F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 w:rsidRPr="00FD50D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87DFB1F" w14:textId="77777777" w:rsidR="0049267F" w:rsidRPr="0049267F" w:rsidRDefault="00044250" w:rsidP="0049267F">
      <w:pPr>
        <w:pStyle w:val="a6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1052E">
        <w:rPr>
          <w:rFonts w:ascii="Times New Roman" w:hAnsi="Times New Roman" w:cs="Times New Roman"/>
          <w:color w:val="000000"/>
          <w:sz w:val="24"/>
          <w:szCs w:val="24"/>
        </w:rPr>
        <w:t>Лекції О. Пшеничного</w:t>
      </w:r>
    </w:p>
    <w:p w14:paraId="5CD6D3F2" w14:textId="49ADB823" w:rsidR="0049267F" w:rsidRPr="0049267F" w:rsidRDefault="0049267F" w:rsidP="0049267F">
      <w:pPr>
        <w:pStyle w:val="a6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9267F">
        <w:rPr>
          <w:rFonts w:ascii="Times New Roman" w:hAnsi="Times New Roman" w:cs="Times New Roman"/>
          <w:color w:val="000000"/>
          <w:sz w:val="24"/>
          <w:szCs w:val="24"/>
        </w:rPr>
        <w:t xml:space="preserve">Документація C++ Standard </w:t>
      </w:r>
      <w:proofErr w:type="spellStart"/>
      <w:r w:rsidRPr="0049267F">
        <w:rPr>
          <w:rFonts w:ascii="Times New Roman" w:hAnsi="Times New Roman" w:cs="Times New Roman"/>
          <w:color w:val="000000"/>
          <w:sz w:val="24"/>
          <w:szCs w:val="24"/>
        </w:rPr>
        <w:t>Library</w:t>
      </w:r>
      <w:proofErr w:type="spellEnd"/>
    </w:p>
    <w:p w14:paraId="5754A5EB" w14:textId="3A2FF500" w:rsidR="00044250" w:rsidRPr="008D417C" w:rsidRDefault="00044250" w:rsidP="00044250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79B493F" w14:textId="77777777" w:rsidR="0041422A" w:rsidRPr="00FA5AA4" w:rsidRDefault="0041422A" w:rsidP="00044250">
      <w:pPr>
        <w:pStyle w:val="a6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422A">
        <w:rPr>
          <w:rFonts w:ascii="Times New Roman" w:hAnsi="Times New Roman" w:cs="Times New Roman"/>
          <w:sz w:val="24"/>
          <w:szCs w:val="24"/>
        </w:rPr>
        <w:t>Вивчено поняття бібліотеки та механізм її підключення за допомогою директиви #include.</w:t>
      </w:r>
    </w:p>
    <w:p w14:paraId="2113D12D" w14:textId="73A416D2" w:rsidR="00FA5AA4" w:rsidRPr="0041422A" w:rsidRDefault="00BC05D2" w:rsidP="00044250">
      <w:pPr>
        <w:pStyle w:val="a6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05D2">
        <w:rPr>
          <w:rFonts w:ascii="Times New Roman" w:hAnsi="Times New Roman" w:cs="Times New Roman"/>
          <w:sz w:val="24"/>
          <w:szCs w:val="24"/>
        </w:rPr>
        <w:t xml:space="preserve">Ознайомлено зі стандартними бібліотеками C++: </w:t>
      </w:r>
      <w:proofErr w:type="spellStart"/>
      <w:r w:rsidRPr="00BC05D2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BC05D2">
        <w:rPr>
          <w:rFonts w:ascii="Times New Roman" w:hAnsi="Times New Roman" w:cs="Times New Roman"/>
          <w:sz w:val="24"/>
          <w:szCs w:val="24"/>
        </w:rPr>
        <w:t xml:space="preserve"> (для вводу-виводу), </w:t>
      </w:r>
      <w:proofErr w:type="spellStart"/>
      <w:r w:rsidRPr="00BC05D2">
        <w:rPr>
          <w:rFonts w:ascii="Times New Roman" w:hAnsi="Times New Roman" w:cs="Times New Roman"/>
          <w:sz w:val="24"/>
          <w:szCs w:val="24"/>
        </w:rPr>
        <w:t>cmath</w:t>
      </w:r>
      <w:proofErr w:type="spellEnd"/>
      <w:r w:rsidRPr="00BC05D2">
        <w:rPr>
          <w:rFonts w:ascii="Times New Roman" w:hAnsi="Times New Roman" w:cs="Times New Roman"/>
          <w:sz w:val="24"/>
          <w:szCs w:val="24"/>
        </w:rPr>
        <w:t xml:space="preserve"> (для математичних обчислень), </w:t>
      </w:r>
      <w:proofErr w:type="spellStart"/>
      <w:r w:rsidRPr="00BC05D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C05D2">
        <w:rPr>
          <w:rFonts w:ascii="Times New Roman" w:hAnsi="Times New Roman" w:cs="Times New Roman"/>
          <w:sz w:val="24"/>
          <w:szCs w:val="24"/>
        </w:rPr>
        <w:t xml:space="preserve"> (стандартне введення-виведення мови C).</w:t>
      </w:r>
    </w:p>
    <w:p w14:paraId="78A7CC83" w14:textId="77777777" w:rsidR="00044250" w:rsidRDefault="00044250" w:rsidP="00044250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585DC655" w14:textId="77777777" w:rsidR="00044250" w:rsidRDefault="00044250" w:rsidP="00044250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208E97C1" w14:textId="77777777" w:rsidR="00044250" w:rsidRPr="00BC05D2" w:rsidRDefault="00044250" w:rsidP="00044250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30.09.2026</w:t>
      </w:r>
    </w:p>
    <w:p w14:paraId="10DE64FE" w14:textId="77777777" w:rsidR="00BC05D2" w:rsidRDefault="00BC05D2" w:rsidP="00BC05D2">
      <w:pPr>
        <w:spacing w:line="240" w:lineRule="auto"/>
        <w:ind w:left="1440"/>
        <w:rPr>
          <w:sz w:val="24"/>
          <w:szCs w:val="24"/>
        </w:rPr>
      </w:pPr>
    </w:p>
    <w:p w14:paraId="20670F56" w14:textId="78B6667A" w:rsidR="00BC05D2" w:rsidRPr="00FD50D9" w:rsidRDefault="00BC05D2" w:rsidP="00BC05D2">
      <w:pPr>
        <w:pStyle w:val="a6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FD50D9"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1F712D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FD50D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50D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C95645" w:rsidRPr="00C95645">
        <w:rPr>
          <w:rFonts w:ascii="Times New Roman" w:hAnsi="Times New Roman" w:cs="Times New Roman"/>
          <w:sz w:val="24"/>
          <w:szCs w:val="24"/>
        </w:rPr>
        <w:t>Ввід та вивід даних</w:t>
      </w:r>
    </w:p>
    <w:p w14:paraId="2CC42C90" w14:textId="77777777" w:rsidR="00BC05D2" w:rsidRPr="00FD50D9" w:rsidRDefault="00BC05D2" w:rsidP="00BC05D2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 w:rsidRPr="00FD50D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2ED8BA1" w14:textId="77777777" w:rsidR="0044436E" w:rsidRPr="0044436E" w:rsidRDefault="00FD18BC" w:rsidP="0044436E">
      <w:pPr>
        <w:pStyle w:val="a6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18BC">
        <w:rPr>
          <w:rFonts w:ascii="Times New Roman" w:hAnsi="Times New Roman" w:cs="Times New Roman"/>
          <w:color w:val="000000"/>
          <w:sz w:val="24"/>
          <w:szCs w:val="24"/>
        </w:rPr>
        <w:t>Лекції та практичні заняття з «Основ програмування»</w:t>
      </w:r>
    </w:p>
    <w:p w14:paraId="709838CE" w14:textId="77777777" w:rsidR="0044436E" w:rsidRPr="0044436E" w:rsidRDefault="0044436E" w:rsidP="0044436E">
      <w:pPr>
        <w:pStyle w:val="a6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4436E">
        <w:rPr>
          <w:rFonts w:ascii="Times New Roman" w:hAnsi="Times New Roman" w:cs="Times New Roman"/>
          <w:color w:val="000000"/>
          <w:sz w:val="24"/>
          <w:szCs w:val="24"/>
        </w:rPr>
        <w:t xml:space="preserve">Офіційна документація C++: </w:t>
      </w:r>
      <w:proofErr w:type="spellStart"/>
      <w:r w:rsidRPr="0044436E">
        <w:rPr>
          <w:rFonts w:ascii="Times New Roman" w:hAnsi="Times New Roman" w:cs="Times New Roman"/>
          <w:i/>
          <w:iCs/>
          <w:color w:val="000000"/>
          <w:sz w:val="24"/>
          <w:szCs w:val="24"/>
        </w:rPr>
        <w:t>Input</w:t>
      </w:r>
      <w:proofErr w:type="spellEnd"/>
      <w:r w:rsidRPr="0044436E">
        <w:rPr>
          <w:rFonts w:ascii="Times New Roman" w:hAnsi="Times New Roman" w:cs="Times New Roman"/>
          <w:i/>
          <w:iCs/>
          <w:color w:val="000000"/>
          <w:sz w:val="24"/>
          <w:szCs w:val="24"/>
        </w:rPr>
        <w:t>/</w:t>
      </w:r>
      <w:proofErr w:type="spellStart"/>
      <w:r w:rsidRPr="0044436E">
        <w:rPr>
          <w:rFonts w:ascii="Times New Roman" w:hAnsi="Times New Roman" w:cs="Times New Roman"/>
          <w:i/>
          <w:iCs/>
          <w:color w:val="000000"/>
          <w:sz w:val="24"/>
          <w:szCs w:val="24"/>
        </w:rPr>
        <w:t>output</w:t>
      </w:r>
      <w:proofErr w:type="spellEnd"/>
      <w:r w:rsidRPr="0044436E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44436E">
        <w:rPr>
          <w:rFonts w:ascii="Times New Roman" w:hAnsi="Times New Roman" w:cs="Times New Roman"/>
          <w:i/>
          <w:iCs/>
          <w:color w:val="000000"/>
          <w:sz w:val="24"/>
          <w:szCs w:val="24"/>
        </w:rPr>
        <w:t>library</w:t>
      </w:r>
      <w:proofErr w:type="spellEnd"/>
      <w:r w:rsidRPr="0044436E">
        <w:rPr>
          <w:rFonts w:ascii="Times New Roman" w:hAnsi="Times New Roman" w:cs="Times New Roman"/>
          <w:color w:val="000000"/>
          <w:sz w:val="24"/>
          <w:szCs w:val="24"/>
        </w:rPr>
        <w:t xml:space="preserve"> (cppreference.com)</w:t>
      </w:r>
    </w:p>
    <w:p w14:paraId="7DDEDAA0" w14:textId="0E1256CA" w:rsidR="00BC05D2" w:rsidRPr="0044436E" w:rsidRDefault="00BC05D2" w:rsidP="00920D9D">
      <w:pPr>
        <w:pStyle w:val="a6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4436E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2EFC5DC" w14:textId="77777777" w:rsidR="001F712D" w:rsidRPr="001F712D" w:rsidRDefault="00F83B19" w:rsidP="001F712D">
      <w:pPr>
        <w:pStyle w:val="a6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83B19">
        <w:rPr>
          <w:rFonts w:ascii="Times New Roman" w:hAnsi="Times New Roman" w:cs="Times New Roman"/>
          <w:sz w:val="24"/>
          <w:szCs w:val="24"/>
        </w:rPr>
        <w:t xml:space="preserve">Ознайомлено з основами використання потоків </w:t>
      </w:r>
      <w:proofErr w:type="spellStart"/>
      <w:r w:rsidRPr="00F83B19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83B19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83B1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F83B19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F83B19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83B19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F83B1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83B19">
        <w:rPr>
          <w:rFonts w:ascii="Times New Roman" w:hAnsi="Times New Roman" w:cs="Times New Roman"/>
          <w:sz w:val="24"/>
          <w:szCs w:val="24"/>
        </w:rPr>
        <w:t xml:space="preserve"> для виведення та зчитування даних у C++. </w:t>
      </w:r>
    </w:p>
    <w:p w14:paraId="3AF91C8C" w14:textId="454AD590" w:rsidR="001F712D" w:rsidRPr="001F712D" w:rsidRDefault="001F712D" w:rsidP="001F712D">
      <w:pPr>
        <w:pStyle w:val="a6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712D">
        <w:rPr>
          <w:rFonts w:ascii="Times New Roman" w:hAnsi="Times New Roman" w:cs="Times New Roman"/>
          <w:sz w:val="24"/>
          <w:szCs w:val="24"/>
        </w:rPr>
        <w:t xml:space="preserve">Вивчено форматований ввід/вивід за допомогою функцій </w:t>
      </w:r>
      <w:proofErr w:type="spellStart"/>
      <w:r w:rsidRPr="001F712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F712D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1F712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F712D">
        <w:rPr>
          <w:rFonts w:ascii="Times New Roman" w:hAnsi="Times New Roman" w:cs="Times New Roman"/>
          <w:sz w:val="24"/>
          <w:szCs w:val="24"/>
        </w:rPr>
        <w:t xml:space="preserve"> із бібліотеки &lt;</w:t>
      </w:r>
      <w:proofErr w:type="spellStart"/>
      <w:r w:rsidRPr="001F712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F712D">
        <w:rPr>
          <w:rFonts w:ascii="Times New Roman" w:hAnsi="Times New Roman" w:cs="Times New Roman"/>
          <w:sz w:val="24"/>
          <w:szCs w:val="24"/>
        </w:rPr>
        <w:t>&gt;.</w:t>
      </w:r>
    </w:p>
    <w:p w14:paraId="16C4E330" w14:textId="2450632B" w:rsidR="00BC05D2" w:rsidRDefault="00BC05D2" w:rsidP="00BC05D2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1A4C5D6A" w14:textId="77777777" w:rsidR="00BC05D2" w:rsidRDefault="00BC05D2" w:rsidP="00BC05D2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7EA86F17" w14:textId="77777777" w:rsidR="00BC05D2" w:rsidRPr="001F712D" w:rsidRDefault="00BC05D2" w:rsidP="00BC05D2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30.09.2026</w:t>
      </w:r>
    </w:p>
    <w:p w14:paraId="143D49E1" w14:textId="77777777" w:rsidR="001F712D" w:rsidRDefault="001F712D" w:rsidP="001F712D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C6CA9DC" w14:textId="229B26E7" w:rsidR="001F712D" w:rsidRPr="00FD50D9" w:rsidRDefault="001F712D" w:rsidP="001F712D">
      <w:pPr>
        <w:pStyle w:val="a6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FD50D9"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FD50D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50D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511389" w:rsidRPr="00511389">
        <w:rPr>
          <w:rFonts w:ascii="Times New Roman" w:hAnsi="Times New Roman" w:cs="Times New Roman"/>
          <w:sz w:val="24"/>
          <w:szCs w:val="24"/>
        </w:rPr>
        <w:t>Базові операції та вбудовані функції</w:t>
      </w:r>
    </w:p>
    <w:p w14:paraId="4FBD491E" w14:textId="77777777" w:rsidR="001F712D" w:rsidRPr="00FD50D9" w:rsidRDefault="001F712D" w:rsidP="001F712D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 w:rsidRPr="00FD50D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102A8BB" w14:textId="77777777" w:rsidR="00920D9D" w:rsidRPr="00920D9D" w:rsidRDefault="00EB5185" w:rsidP="00920D9D">
      <w:pPr>
        <w:pStyle w:val="a6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B5185">
        <w:rPr>
          <w:rFonts w:ascii="Times New Roman" w:hAnsi="Times New Roman" w:cs="Times New Roman"/>
          <w:color w:val="000000"/>
          <w:sz w:val="24"/>
          <w:szCs w:val="24"/>
        </w:rPr>
        <w:t xml:space="preserve">Документація C++: </w:t>
      </w:r>
      <w:proofErr w:type="spellStart"/>
      <w:r w:rsidRPr="00EB5185">
        <w:rPr>
          <w:rFonts w:ascii="Times New Roman" w:hAnsi="Times New Roman" w:cs="Times New Roman"/>
          <w:i/>
          <w:iCs/>
          <w:color w:val="000000"/>
          <w:sz w:val="24"/>
          <w:szCs w:val="24"/>
        </w:rPr>
        <w:t>Expressions</w:t>
      </w:r>
      <w:proofErr w:type="spellEnd"/>
      <w:r w:rsidRPr="00EB5185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B5185">
        <w:rPr>
          <w:rFonts w:ascii="Times New Roman" w:hAnsi="Times New Roman" w:cs="Times New Roman"/>
          <w:i/>
          <w:iCs/>
          <w:color w:val="000000"/>
          <w:sz w:val="24"/>
          <w:szCs w:val="24"/>
        </w:rPr>
        <w:t>and</w:t>
      </w:r>
      <w:proofErr w:type="spellEnd"/>
      <w:r w:rsidRPr="00EB5185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B5185">
        <w:rPr>
          <w:rFonts w:ascii="Times New Roman" w:hAnsi="Times New Roman" w:cs="Times New Roman"/>
          <w:i/>
          <w:iCs/>
          <w:color w:val="000000"/>
          <w:sz w:val="24"/>
          <w:szCs w:val="24"/>
        </w:rPr>
        <w:t>Operators</w:t>
      </w:r>
      <w:proofErr w:type="spellEnd"/>
      <w:r w:rsidRPr="00EB5185">
        <w:rPr>
          <w:rFonts w:ascii="Times New Roman" w:hAnsi="Times New Roman" w:cs="Times New Roman"/>
          <w:color w:val="000000"/>
          <w:sz w:val="24"/>
          <w:szCs w:val="24"/>
        </w:rPr>
        <w:t xml:space="preserve"> (cplusplus.com) </w:t>
      </w:r>
    </w:p>
    <w:p w14:paraId="27332791" w14:textId="0E09976B" w:rsidR="00920D9D" w:rsidRPr="00920D9D" w:rsidRDefault="00920D9D" w:rsidP="00920D9D">
      <w:pPr>
        <w:pStyle w:val="a6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20D9D">
        <w:rPr>
          <w:rFonts w:ascii="Times New Roman" w:hAnsi="Times New Roman" w:cs="Times New Roman"/>
          <w:color w:val="000000"/>
          <w:sz w:val="24"/>
          <w:szCs w:val="24"/>
        </w:rPr>
        <w:t>Практичні заняття з «Основ програмування»</w:t>
      </w:r>
    </w:p>
    <w:p w14:paraId="26696717" w14:textId="32DB6EB7" w:rsidR="001F712D" w:rsidRPr="00920D9D" w:rsidRDefault="001F712D" w:rsidP="00920D9D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 w:rsidRPr="00920D9D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7B4A2F3" w14:textId="77777777" w:rsidR="00D538FC" w:rsidRPr="00D538FC" w:rsidRDefault="00605624" w:rsidP="00D538FC">
      <w:pPr>
        <w:pStyle w:val="a6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5624">
        <w:rPr>
          <w:rFonts w:ascii="Times New Roman" w:hAnsi="Times New Roman" w:cs="Times New Roman"/>
          <w:sz w:val="24"/>
          <w:szCs w:val="24"/>
        </w:rPr>
        <w:lastRenderedPageBreak/>
        <w:t>Вивчено арифметичні операції (+, -, *, /, %) та їх особливості при роботі з різними типами даних.</w:t>
      </w:r>
    </w:p>
    <w:p w14:paraId="43CE8C68" w14:textId="77777777" w:rsidR="001C39C9" w:rsidRPr="001C39C9" w:rsidRDefault="00D538FC" w:rsidP="001C39C9">
      <w:pPr>
        <w:pStyle w:val="a6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38FC">
        <w:rPr>
          <w:rFonts w:ascii="Times New Roman" w:hAnsi="Times New Roman" w:cs="Times New Roman"/>
          <w:sz w:val="24"/>
          <w:szCs w:val="24"/>
        </w:rPr>
        <w:t>Ознайомлено з побітовими операціями (&amp;, |, ^, ~, &lt;&lt;, &gt;&gt;).</w:t>
      </w:r>
    </w:p>
    <w:p w14:paraId="558A5821" w14:textId="7D265D19" w:rsidR="001C39C9" w:rsidRPr="001C39C9" w:rsidRDefault="001C39C9" w:rsidP="001C39C9">
      <w:pPr>
        <w:pStyle w:val="a6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C39C9">
        <w:rPr>
          <w:rFonts w:ascii="Times New Roman" w:hAnsi="Times New Roman" w:cs="Times New Roman"/>
          <w:sz w:val="24"/>
          <w:szCs w:val="24"/>
        </w:rPr>
        <w:t>Пропрацьовано використання математичних функцій із бібліотеки &lt;</w:t>
      </w:r>
      <w:proofErr w:type="spellStart"/>
      <w:r w:rsidRPr="001C39C9">
        <w:rPr>
          <w:rFonts w:ascii="Times New Roman" w:hAnsi="Times New Roman" w:cs="Times New Roman"/>
          <w:sz w:val="24"/>
          <w:szCs w:val="24"/>
        </w:rPr>
        <w:t>cmath</w:t>
      </w:r>
      <w:proofErr w:type="spellEnd"/>
      <w:r w:rsidRPr="001C39C9">
        <w:rPr>
          <w:rFonts w:ascii="Times New Roman" w:hAnsi="Times New Roman" w:cs="Times New Roman"/>
          <w:sz w:val="24"/>
          <w:szCs w:val="24"/>
        </w:rPr>
        <w:t xml:space="preserve">&gt;, таких як </w:t>
      </w:r>
      <w:proofErr w:type="spellStart"/>
      <w:r w:rsidRPr="001C39C9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Pr="001C39C9">
        <w:rPr>
          <w:rFonts w:ascii="Times New Roman" w:hAnsi="Times New Roman" w:cs="Times New Roman"/>
          <w:sz w:val="24"/>
          <w:szCs w:val="24"/>
        </w:rPr>
        <w:t xml:space="preserve">() (квадратний корінь), </w:t>
      </w:r>
      <w:proofErr w:type="spellStart"/>
      <w:r w:rsidRPr="001C39C9">
        <w:rPr>
          <w:rFonts w:ascii="Times New Roman" w:hAnsi="Times New Roman" w:cs="Times New Roman"/>
          <w:sz w:val="24"/>
          <w:szCs w:val="24"/>
        </w:rPr>
        <w:t>pow</w:t>
      </w:r>
      <w:proofErr w:type="spellEnd"/>
      <w:r w:rsidRPr="001C39C9">
        <w:rPr>
          <w:rFonts w:ascii="Times New Roman" w:hAnsi="Times New Roman" w:cs="Times New Roman"/>
          <w:sz w:val="24"/>
          <w:szCs w:val="24"/>
        </w:rPr>
        <w:t xml:space="preserve">() (піднесення до </w:t>
      </w:r>
      <w:proofErr w:type="spellStart"/>
      <w:r w:rsidRPr="001C39C9">
        <w:rPr>
          <w:rFonts w:ascii="Times New Roman" w:hAnsi="Times New Roman" w:cs="Times New Roman"/>
          <w:sz w:val="24"/>
          <w:szCs w:val="24"/>
        </w:rPr>
        <w:t>степеня</w:t>
      </w:r>
      <w:proofErr w:type="spellEnd"/>
      <w:r w:rsidRPr="001C39C9">
        <w:rPr>
          <w:rFonts w:ascii="Times New Roman" w:hAnsi="Times New Roman" w:cs="Times New Roman"/>
          <w:sz w:val="24"/>
          <w:szCs w:val="24"/>
        </w:rPr>
        <w:t>) тощо.</w:t>
      </w:r>
    </w:p>
    <w:p w14:paraId="4BD61616" w14:textId="77777777" w:rsidR="00D538FC" w:rsidRPr="00D538FC" w:rsidRDefault="00D538FC" w:rsidP="00D538FC">
      <w:pPr>
        <w:spacing w:line="240" w:lineRule="auto"/>
        <w:ind w:left="1440"/>
        <w:rPr>
          <w:sz w:val="24"/>
          <w:szCs w:val="24"/>
        </w:rPr>
      </w:pPr>
    </w:p>
    <w:p w14:paraId="53F6B721" w14:textId="50D66463" w:rsidR="001F712D" w:rsidRDefault="001F712D" w:rsidP="001F712D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3ADC5690" w14:textId="77777777" w:rsidR="001F712D" w:rsidRDefault="001F712D" w:rsidP="001F712D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31F1A988" w14:textId="77777777" w:rsidR="001F712D" w:rsidRPr="00BC05D2" w:rsidRDefault="001F712D" w:rsidP="001F712D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30.09.2026</w:t>
      </w:r>
    </w:p>
    <w:p w14:paraId="5AAA903F" w14:textId="77777777" w:rsidR="001F712D" w:rsidRDefault="001F712D" w:rsidP="001F712D">
      <w:pPr>
        <w:spacing w:line="240" w:lineRule="auto"/>
        <w:ind w:left="1440"/>
        <w:rPr>
          <w:sz w:val="24"/>
          <w:szCs w:val="24"/>
          <w:lang w:val="ru-RU"/>
        </w:rPr>
      </w:pPr>
    </w:p>
    <w:p w14:paraId="7FFB78EB" w14:textId="4D3C9118" w:rsidR="00E5740B" w:rsidRPr="00FD50D9" w:rsidRDefault="00E5740B" w:rsidP="00E5740B">
      <w:pPr>
        <w:pStyle w:val="a6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FD50D9"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FD50D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50D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7376F" w:rsidRPr="0007376F">
        <w:rPr>
          <w:rFonts w:ascii="Times New Roman" w:hAnsi="Times New Roman" w:cs="Times New Roman"/>
          <w:sz w:val="24"/>
          <w:szCs w:val="24"/>
        </w:rPr>
        <w:t>Коментарі у коді</w:t>
      </w:r>
    </w:p>
    <w:p w14:paraId="6D5ACADA" w14:textId="77777777" w:rsidR="00E5740B" w:rsidRPr="00FD50D9" w:rsidRDefault="00E5740B" w:rsidP="00E5740B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 w:rsidRPr="00FD50D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8448AC7" w14:textId="77777777" w:rsidR="00555DB7" w:rsidRPr="00555DB7" w:rsidRDefault="00484022" w:rsidP="00555DB7">
      <w:pPr>
        <w:pStyle w:val="a6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84022">
        <w:rPr>
          <w:rFonts w:ascii="Times New Roman" w:hAnsi="Times New Roman" w:cs="Times New Roman"/>
          <w:color w:val="000000"/>
          <w:sz w:val="24"/>
          <w:szCs w:val="24"/>
        </w:rPr>
        <w:t>Лекції О. Пшеничного</w:t>
      </w:r>
    </w:p>
    <w:p w14:paraId="6BB105D9" w14:textId="28477447" w:rsidR="00555DB7" w:rsidRPr="00555DB7" w:rsidRDefault="00555DB7" w:rsidP="00555DB7">
      <w:pPr>
        <w:pStyle w:val="a6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55DB7">
        <w:rPr>
          <w:rFonts w:ascii="Times New Roman" w:hAnsi="Times New Roman" w:cs="Times New Roman"/>
          <w:color w:val="000000"/>
          <w:sz w:val="24"/>
          <w:szCs w:val="24"/>
        </w:rPr>
        <w:t xml:space="preserve">Стаття: </w:t>
      </w:r>
      <w:proofErr w:type="spellStart"/>
      <w:r w:rsidRPr="00555DB7">
        <w:rPr>
          <w:rFonts w:ascii="Times New Roman" w:hAnsi="Times New Roman" w:cs="Times New Roman"/>
          <w:i/>
          <w:iCs/>
          <w:color w:val="000000"/>
          <w:sz w:val="24"/>
          <w:szCs w:val="24"/>
        </w:rPr>
        <w:t>Google</w:t>
      </w:r>
      <w:proofErr w:type="spellEnd"/>
      <w:r w:rsidRPr="00555DB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C++ </w:t>
      </w:r>
      <w:proofErr w:type="spellStart"/>
      <w:r w:rsidRPr="00555DB7">
        <w:rPr>
          <w:rFonts w:ascii="Times New Roman" w:hAnsi="Times New Roman" w:cs="Times New Roman"/>
          <w:i/>
          <w:iCs/>
          <w:color w:val="000000"/>
          <w:sz w:val="24"/>
          <w:szCs w:val="24"/>
        </w:rPr>
        <w:t>Style</w:t>
      </w:r>
      <w:proofErr w:type="spellEnd"/>
      <w:r w:rsidRPr="00555DB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555DB7">
        <w:rPr>
          <w:rFonts w:ascii="Times New Roman" w:hAnsi="Times New Roman" w:cs="Times New Roman"/>
          <w:i/>
          <w:iCs/>
          <w:color w:val="000000"/>
          <w:sz w:val="24"/>
          <w:szCs w:val="24"/>
        </w:rPr>
        <w:t>Guide</w:t>
      </w:r>
      <w:proofErr w:type="spellEnd"/>
      <w:r w:rsidRPr="00555DB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— </w:t>
      </w:r>
      <w:proofErr w:type="spellStart"/>
      <w:r w:rsidRPr="00555DB7">
        <w:rPr>
          <w:rFonts w:ascii="Times New Roman" w:hAnsi="Times New Roman" w:cs="Times New Roman"/>
          <w:i/>
          <w:iCs/>
          <w:color w:val="000000"/>
          <w:sz w:val="24"/>
          <w:szCs w:val="24"/>
        </w:rPr>
        <w:t>Comments</w:t>
      </w:r>
      <w:proofErr w:type="spellEnd"/>
    </w:p>
    <w:p w14:paraId="15824492" w14:textId="20EAD318" w:rsidR="00E5740B" w:rsidRPr="00920D9D" w:rsidRDefault="00E5740B" w:rsidP="00E5740B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 w:rsidRPr="00920D9D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B83D437" w14:textId="77777777" w:rsidR="0074566A" w:rsidRPr="0074566A" w:rsidRDefault="004C72AB" w:rsidP="0074566A">
      <w:pPr>
        <w:pStyle w:val="a6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C72AB">
        <w:rPr>
          <w:rFonts w:ascii="Times New Roman" w:hAnsi="Times New Roman" w:cs="Times New Roman"/>
          <w:sz w:val="24"/>
          <w:szCs w:val="24"/>
        </w:rPr>
        <w:t xml:space="preserve">Досліджено важливість коментарів для підтримки читабельності та документування коду. </w:t>
      </w:r>
    </w:p>
    <w:p w14:paraId="7C7C4636" w14:textId="1F3E13A1" w:rsidR="00E5740B" w:rsidRPr="0074566A" w:rsidRDefault="0074566A" w:rsidP="0074566A">
      <w:pPr>
        <w:pStyle w:val="a6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566A">
        <w:rPr>
          <w:rFonts w:ascii="Times New Roman" w:hAnsi="Times New Roman" w:cs="Times New Roman"/>
          <w:sz w:val="24"/>
          <w:szCs w:val="24"/>
        </w:rPr>
        <w:t>Вивчено види коментарів у C++: однорядкові (//) та багаторядкові (/* ... */).</w:t>
      </w:r>
    </w:p>
    <w:p w14:paraId="3D4518F6" w14:textId="14D583AE" w:rsidR="0074566A" w:rsidRPr="0074566A" w:rsidRDefault="00F8011A" w:rsidP="0074566A">
      <w:pPr>
        <w:pStyle w:val="a6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8011A">
        <w:rPr>
          <w:rFonts w:ascii="Times New Roman" w:hAnsi="Times New Roman" w:cs="Times New Roman"/>
          <w:sz w:val="24"/>
          <w:szCs w:val="24"/>
        </w:rPr>
        <w:t>Ознайомлено з принципами написання ефективних, змістовних та виправданих коментарів.</w:t>
      </w:r>
    </w:p>
    <w:p w14:paraId="2FFE328F" w14:textId="77777777" w:rsidR="0074566A" w:rsidRPr="0074566A" w:rsidRDefault="0074566A" w:rsidP="00E5740B">
      <w:pPr>
        <w:spacing w:line="240" w:lineRule="auto"/>
        <w:ind w:left="1440"/>
        <w:rPr>
          <w:sz w:val="24"/>
          <w:szCs w:val="24"/>
          <w:lang w:val="ru-RU"/>
        </w:rPr>
      </w:pPr>
    </w:p>
    <w:p w14:paraId="469E8AC4" w14:textId="77777777" w:rsidR="00E5740B" w:rsidRDefault="00E5740B" w:rsidP="00E5740B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4B3E5280" w14:textId="77777777" w:rsidR="00E5740B" w:rsidRDefault="00E5740B" w:rsidP="00E5740B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1DA61D27" w14:textId="411B27D1" w:rsidR="00E5740B" w:rsidRPr="008877FE" w:rsidRDefault="00E5740B" w:rsidP="008877FE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30.09.2026</w:t>
      </w:r>
    </w:p>
    <w:p w14:paraId="07507328" w14:textId="77777777" w:rsidR="008877FE" w:rsidRPr="00E5740B" w:rsidRDefault="008877FE" w:rsidP="001F712D">
      <w:pPr>
        <w:spacing w:line="240" w:lineRule="auto"/>
        <w:ind w:left="1440"/>
        <w:rPr>
          <w:sz w:val="24"/>
          <w:szCs w:val="24"/>
          <w:lang w:val="ru-RU"/>
        </w:rPr>
      </w:pPr>
    </w:p>
    <w:p w14:paraId="27C8D8FC" w14:textId="46FC9006" w:rsidR="008877FE" w:rsidRPr="00FD50D9" w:rsidRDefault="008877FE" w:rsidP="008877FE">
      <w:pPr>
        <w:pStyle w:val="a6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FD50D9"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FD50D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50D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1D5A63" w:rsidRPr="001D5A63">
        <w:rPr>
          <w:rFonts w:ascii="Times New Roman" w:hAnsi="Times New Roman" w:cs="Times New Roman"/>
          <w:sz w:val="24"/>
          <w:szCs w:val="24"/>
        </w:rPr>
        <w:t>Лінійні алгоритми</w:t>
      </w:r>
    </w:p>
    <w:p w14:paraId="5F3900B4" w14:textId="77777777" w:rsidR="008877FE" w:rsidRPr="00FD50D9" w:rsidRDefault="008877FE" w:rsidP="008877FE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 w:rsidRPr="00FD50D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0898332" w14:textId="77777777" w:rsidR="00727C67" w:rsidRPr="00727C67" w:rsidRDefault="00431E2C" w:rsidP="00727C67">
      <w:pPr>
        <w:pStyle w:val="a6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31E2C">
        <w:rPr>
          <w:rFonts w:ascii="Times New Roman" w:hAnsi="Times New Roman" w:cs="Times New Roman"/>
          <w:color w:val="000000"/>
          <w:sz w:val="24"/>
          <w:szCs w:val="24"/>
        </w:rPr>
        <w:t>Лекції з дисципліни «Основи програмування»</w:t>
      </w:r>
    </w:p>
    <w:p w14:paraId="3F659EDF" w14:textId="79C187F4" w:rsidR="00727C67" w:rsidRPr="00727C67" w:rsidRDefault="00727C67" w:rsidP="00727C67">
      <w:pPr>
        <w:pStyle w:val="a6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27C67">
        <w:rPr>
          <w:rFonts w:ascii="Times New Roman" w:hAnsi="Times New Roman" w:cs="Times New Roman"/>
          <w:color w:val="000000"/>
          <w:sz w:val="24"/>
          <w:szCs w:val="24"/>
        </w:rPr>
        <w:t>Практичні заняття</w:t>
      </w:r>
    </w:p>
    <w:p w14:paraId="01528693" w14:textId="7283A534" w:rsidR="008877FE" w:rsidRPr="00920D9D" w:rsidRDefault="008877FE" w:rsidP="008877FE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 w:rsidRPr="00920D9D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7968F4C" w14:textId="77777777" w:rsidR="00DC0CA6" w:rsidRPr="00DC0CA6" w:rsidRDefault="00DC0CA6" w:rsidP="008877FE">
      <w:pPr>
        <w:pStyle w:val="a6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C0CA6">
        <w:rPr>
          <w:rFonts w:ascii="Times New Roman" w:hAnsi="Times New Roman" w:cs="Times New Roman"/>
          <w:sz w:val="24"/>
          <w:szCs w:val="24"/>
        </w:rPr>
        <w:t>Визначено поняття та особливості лінійних алгоритмів (послідовне виконання інструкцій без розгалужень та повторень).</w:t>
      </w:r>
    </w:p>
    <w:p w14:paraId="480683BD" w14:textId="77777777" w:rsidR="00937DAE" w:rsidRPr="00937DAE" w:rsidRDefault="00937DAE" w:rsidP="00937DAE">
      <w:pPr>
        <w:pStyle w:val="a6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7DAE">
        <w:rPr>
          <w:rFonts w:ascii="Times New Roman" w:hAnsi="Times New Roman" w:cs="Times New Roman"/>
          <w:sz w:val="24"/>
          <w:szCs w:val="24"/>
        </w:rPr>
        <w:t>Розглянуто базову структуру та властивості лінійних алгоритмів.</w:t>
      </w:r>
    </w:p>
    <w:p w14:paraId="733B5E97" w14:textId="36C1E8A3" w:rsidR="00937DAE" w:rsidRPr="00937DAE" w:rsidRDefault="00937DAE" w:rsidP="00937DAE">
      <w:pPr>
        <w:pStyle w:val="a6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37DAE">
        <w:rPr>
          <w:rFonts w:ascii="Times New Roman" w:hAnsi="Times New Roman" w:cs="Times New Roman"/>
          <w:sz w:val="24"/>
          <w:szCs w:val="24"/>
        </w:rPr>
        <w:t xml:space="preserve">Опрацьовано приклади написання лінійних алгоритмів на мові C++. </w:t>
      </w:r>
    </w:p>
    <w:p w14:paraId="0B5548C3" w14:textId="6488E80E" w:rsidR="008877FE" w:rsidRDefault="008877FE" w:rsidP="008877FE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61D509D3" w14:textId="77777777" w:rsidR="008877FE" w:rsidRDefault="008877FE" w:rsidP="008877FE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4E6CB34" w14:textId="77777777" w:rsidR="008877FE" w:rsidRPr="005C28E5" w:rsidRDefault="008877FE" w:rsidP="008877FE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30.09.2026</w:t>
      </w:r>
    </w:p>
    <w:p w14:paraId="4804E804" w14:textId="77777777" w:rsidR="005C28E5" w:rsidRDefault="005C28E5" w:rsidP="005C28E5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9C9403B" w14:textId="42B8A516" w:rsidR="005C28E5" w:rsidRPr="00FD50D9" w:rsidRDefault="005C28E5" w:rsidP="005C28E5">
      <w:pPr>
        <w:pStyle w:val="a6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FD50D9"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FD50D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50D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794597" w:rsidRPr="00794597">
        <w:rPr>
          <w:rFonts w:ascii="Times New Roman" w:hAnsi="Times New Roman" w:cs="Times New Roman"/>
          <w:sz w:val="24"/>
          <w:szCs w:val="24"/>
        </w:rPr>
        <w:t>Розгалужені алгоритми та умовні оператори</w:t>
      </w:r>
    </w:p>
    <w:p w14:paraId="68B21683" w14:textId="77777777" w:rsidR="005C28E5" w:rsidRPr="00FD50D9" w:rsidRDefault="005C28E5" w:rsidP="005C28E5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 w:rsidRPr="00FD50D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2F7E162" w14:textId="77777777" w:rsidR="00C94EA8" w:rsidRPr="00C94EA8" w:rsidRDefault="00C94EA8" w:rsidP="005C28E5">
      <w:pPr>
        <w:pStyle w:val="a6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94EA8">
        <w:rPr>
          <w:rFonts w:ascii="Times New Roman" w:hAnsi="Times New Roman" w:cs="Times New Roman"/>
          <w:color w:val="000000"/>
          <w:sz w:val="24"/>
          <w:szCs w:val="24"/>
        </w:rPr>
        <w:t xml:space="preserve">Документація C++: </w:t>
      </w:r>
      <w:proofErr w:type="spellStart"/>
      <w:r w:rsidRPr="00C94EA8">
        <w:rPr>
          <w:rFonts w:ascii="Times New Roman" w:hAnsi="Times New Roman" w:cs="Times New Roman"/>
          <w:i/>
          <w:iCs/>
          <w:color w:val="000000"/>
          <w:sz w:val="24"/>
          <w:szCs w:val="24"/>
        </w:rPr>
        <w:t>Conditional</w:t>
      </w:r>
      <w:proofErr w:type="spellEnd"/>
      <w:r w:rsidRPr="00C94EA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4EA8">
        <w:rPr>
          <w:rFonts w:ascii="Times New Roman" w:hAnsi="Times New Roman" w:cs="Times New Roman"/>
          <w:i/>
          <w:iCs/>
          <w:color w:val="000000"/>
          <w:sz w:val="24"/>
          <w:szCs w:val="24"/>
        </w:rPr>
        <w:t>branching</w:t>
      </w:r>
      <w:proofErr w:type="spellEnd"/>
      <w:r w:rsidRPr="00C94EA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94EA8">
        <w:rPr>
          <w:rFonts w:ascii="Times New Roman" w:hAnsi="Times New Roman" w:cs="Times New Roman"/>
          <w:i/>
          <w:iCs/>
          <w:color w:val="000000"/>
          <w:sz w:val="24"/>
          <w:szCs w:val="24"/>
        </w:rPr>
        <w:t>statements</w:t>
      </w:r>
      <w:proofErr w:type="spellEnd"/>
      <w:r w:rsidRPr="00C94EA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(</w:t>
      </w:r>
      <w:proofErr w:type="spellStart"/>
      <w:r w:rsidRPr="00C94EA8">
        <w:rPr>
          <w:rFonts w:ascii="Times New Roman" w:hAnsi="Times New Roman" w:cs="Times New Roman"/>
          <w:i/>
          <w:iCs/>
          <w:color w:val="000000"/>
          <w:sz w:val="24"/>
          <w:szCs w:val="24"/>
        </w:rPr>
        <w:t>if</w:t>
      </w:r>
      <w:proofErr w:type="spellEnd"/>
      <w:r w:rsidRPr="00C94EA8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C94EA8">
        <w:rPr>
          <w:rFonts w:ascii="Times New Roman" w:hAnsi="Times New Roman" w:cs="Times New Roman"/>
          <w:i/>
          <w:iCs/>
          <w:color w:val="000000"/>
          <w:sz w:val="24"/>
          <w:szCs w:val="24"/>
        </w:rPr>
        <w:t>switch</w:t>
      </w:r>
      <w:proofErr w:type="spellEnd"/>
      <w:r w:rsidRPr="00C94EA8">
        <w:rPr>
          <w:rFonts w:ascii="Times New Roman" w:hAnsi="Times New Roman" w:cs="Times New Roman"/>
          <w:i/>
          <w:iCs/>
          <w:color w:val="000000"/>
          <w:sz w:val="24"/>
          <w:szCs w:val="24"/>
        </w:rPr>
        <w:t>)</w:t>
      </w:r>
      <w:r w:rsidRPr="00C94EA8">
        <w:rPr>
          <w:rFonts w:ascii="Times New Roman" w:hAnsi="Times New Roman" w:cs="Times New Roman"/>
          <w:color w:val="000000"/>
          <w:sz w:val="24"/>
          <w:szCs w:val="24"/>
        </w:rPr>
        <w:t xml:space="preserve"> (learncpp.com)</w:t>
      </w:r>
    </w:p>
    <w:p w14:paraId="60993E7E" w14:textId="16481AAC" w:rsidR="005C28E5" w:rsidRPr="00727C67" w:rsidRDefault="00C94EA8" w:rsidP="005C28E5">
      <w:pPr>
        <w:pStyle w:val="a6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94EA8">
        <w:rPr>
          <w:rFonts w:ascii="Times New Roman" w:hAnsi="Times New Roman" w:cs="Times New Roman"/>
          <w:color w:val="000000"/>
          <w:sz w:val="24"/>
          <w:szCs w:val="24"/>
        </w:rPr>
        <w:t>Лекції О. Пшеничного</w:t>
      </w:r>
    </w:p>
    <w:p w14:paraId="71FF56BD" w14:textId="77777777" w:rsidR="005C28E5" w:rsidRPr="00920D9D" w:rsidRDefault="005C28E5" w:rsidP="005C28E5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 w:rsidRPr="00920D9D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600820C" w14:textId="77777777" w:rsidR="00BC675E" w:rsidRPr="00BC675E" w:rsidRDefault="00BC675E" w:rsidP="005C28E5">
      <w:pPr>
        <w:pStyle w:val="a6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675E">
        <w:rPr>
          <w:rFonts w:ascii="Times New Roman" w:hAnsi="Times New Roman" w:cs="Times New Roman"/>
          <w:sz w:val="24"/>
          <w:szCs w:val="24"/>
        </w:rPr>
        <w:t xml:space="preserve">Введено поняття розгалужених алгоритмів та блоків прийняття рішень. </w:t>
      </w:r>
    </w:p>
    <w:p w14:paraId="5EAAB375" w14:textId="77777777" w:rsidR="008540C6" w:rsidRPr="008540C6" w:rsidRDefault="00EB6912" w:rsidP="008540C6">
      <w:pPr>
        <w:pStyle w:val="a6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B6912">
        <w:rPr>
          <w:rFonts w:ascii="Times New Roman" w:hAnsi="Times New Roman" w:cs="Times New Roman"/>
          <w:sz w:val="24"/>
          <w:szCs w:val="24"/>
        </w:rPr>
        <w:lastRenderedPageBreak/>
        <w:t xml:space="preserve">Досліджено умовні оператори </w:t>
      </w:r>
      <w:proofErr w:type="spellStart"/>
      <w:r w:rsidRPr="00EB6912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EB69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6912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EB69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6912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EB6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912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EB6912">
        <w:rPr>
          <w:rFonts w:ascii="Times New Roman" w:hAnsi="Times New Roman" w:cs="Times New Roman"/>
          <w:sz w:val="24"/>
          <w:szCs w:val="24"/>
        </w:rPr>
        <w:t xml:space="preserve">, а також оператор вибору </w:t>
      </w:r>
      <w:proofErr w:type="spellStart"/>
      <w:r w:rsidRPr="00EB6912">
        <w:rPr>
          <w:rFonts w:ascii="Times New Roman" w:hAnsi="Times New Roman" w:cs="Times New Roman"/>
          <w:sz w:val="24"/>
          <w:szCs w:val="24"/>
        </w:rPr>
        <w:t>switch-case</w:t>
      </w:r>
      <w:proofErr w:type="spellEnd"/>
      <w:r w:rsidRPr="00EB691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8C0B7E" w14:textId="55B369C1" w:rsidR="008540C6" w:rsidRPr="008540C6" w:rsidRDefault="008540C6" w:rsidP="008540C6">
      <w:pPr>
        <w:pStyle w:val="a6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ц</w:t>
      </w:r>
      <w:r w:rsidRPr="008540C6">
        <w:rPr>
          <w:rFonts w:ascii="Times New Roman" w:hAnsi="Times New Roman" w:cs="Times New Roman"/>
          <w:sz w:val="24"/>
          <w:szCs w:val="24"/>
        </w:rPr>
        <w:t xml:space="preserve">Реалізовано практичні задачі на розгалужені алгоритми на C++. </w:t>
      </w:r>
    </w:p>
    <w:p w14:paraId="6C6F28CC" w14:textId="5092EC9C" w:rsidR="005C28E5" w:rsidRDefault="005C28E5" w:rsidP="005C28E5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7F7D1CDB" w14:textId="77777777" w:rsidR="005C28E5" w:rsidRDefault="005C28E5" w:rsidP="005C28E5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7DC8FC69" w14:textId="77777777" w:rsidR="005C28E5" w:rsidRPr="008540C6" w:rsidRDefault="005C28E5" w:rsidP="005C28E5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30.09.2026</w:t>
      </w:r>
    </w:p>
    <w:p w14:paraId="293FF23A" w14:textId="77777777" w:rsidR="008540C6" w:rsidRDefault="008540C6" w:rsidP="008540C6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7B57704" w14:textId="6ED6FCB9" w:rsidR="008540C6" w:rsidRPr="00FD50D9" w:rsidRDefault="008540C6" w:rsidP="008540C6">
      <w:pPr>
        <w:pStyle w:val="a6"/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FD50D9"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FD50D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50D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C810E0" w:rsidRPr="00C810E0">
        <w:rPr>
          <w:rFonts w:ascii="Times New Roman" w:hAnsi="Times New Roman" w:cs="Times New Roman"/>
          <w:sz w:val="24"/>
          <w:szCs w:val="24"/>
        </w:rPr>
        <w:t>Логічні оператори</w:t>
      </w:r>
    </w:p>
    <w:p w14:paraId="57A397AA" w14:textId="77777777" w:rsidR="008540C6" w:rsidRPr="00FD50D9" w:rsidRDefault="008540C6" w:rsidP="008540C6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 w:rsidRPr="00FD50D9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0C2A068" w14:textId="77777777" w:rsidR="00E17B77" w:rsidRPr="00E17B77" w:rsidRDefault="00E17B77" w:rsidP="00E17B77">
      <w:pPr>
        <w:pStyle w:val="a6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17B77">
        <w:rPr>
          <w:rFonts w:ascii="Times New Roman" w:hAnsi="Times New Roman" w:cs="Times New Roman"/>
          <w:color w:val="000000"/>
          <w:sz w:val="24"/>
          <w:szCs w:val="24"/>
        </w:rPr>
        <w:t xml:space="preserve">Документація C++: </w:t>
      </w:r>
      <w:proofErr w:type="spellStart"/>
      <w:r w:rsidRPr="00E17B77">
        <w:rPr>
          <w:rFonts w:ascii="Times New Roman" w:hAnsi="Times New Roman" w:cs="Times New Roman"/>
          <w:i/>
          <w:iCs/>
          <w:color w:val="000000"/>
          <w:sz w:val="24"/>
          <w:szCs w:val="24"/>
        </w:rPr>
        <w:t>Logical</w:t>
      </w:r>
      <w:proofErr w:type="spellEnd"/>
      <w:r w:rsidRPr="00E17B7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7B77">
        <w:rPr>
          <w:rFonts w:ascii="Times New Roman" w:hAnsi="Times New Roman" w:cs="Times New Roman"/>
          <w:i/>
          <w:iCs/>
          <w:color w:val="000000"/>
          <w:sz w:val="24"/>
          <w:szCs w:val="24"/>
        </w:rPr>
        <w:t>operators</w:t>
      </w:r>
      <w:proofErr w:type="spellEnd"/>
      <w:r w:rsidRPr="00E17B7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(AND, OR, NOT)</w:t>
      </w:r>
      <w:r w:rsidRPr="00E17B77">
        <w:rPr>
          <w:rFonts w:ascii="Times New Roman" w:hAnsi="Times New Roman" w:cs="Times New Roman"/>
          <w:color w:val="000000"/>
          <w:sz w:val="24"/>
          <w:szCs w:val="24"/>
        </w:rPr>
        <w:t xml:space="preserve"> (cplusplus.com)</w:t>
      </w:r>
    </w:p>
    <w:p w14:paraId="5B9579EC" w14:textId="613F3434" w:rsidR="00E17B77" w:rsidRPr="00E17B77" w:rsidRDefault="00E17B77" w:rsidP="00E17B77">
      <w:pPr>
        <w:pStyle w:val="a6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17B77">
        <w:rPr>
          <w:rFonts w:ascii="Times New Roman" w:hAnsi="Times New Roman" w:cs="Times New Roman"/>
          <w:color w:val="000000"/>
          <w:sz w:val="24"/>
          <w:szCs w:val="24"/>
        </w:rPr>
        <w:t>Ютуб-туторіал</w:t>
      </w:r>
      <w:proofErr w:type="spellEnd"/>
      <w:r w:rsidRPr="00E17B77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E17B77">
        <w:rPr>
          <w:rFonts w:ascii="Times New Roman" w:hAnsi="Times New Roman" w:cs="Times New Roman"/>
          <w:i/>
          <w:iCs/>
          <w:color w:val="000000"/>
          <w:sz w:val="24"/>
          <w:szCs w:val="24"/>
        </w:rPr>
        <w:t>Programming</w:t>
      </w:r>
      <w:proofErr w:type="spellEnd"/>
      <w:r w:rsidRPr="00E17B7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7B77">
        <w:rPr>
          <w:rFonts w:ascii="Times New Roman" w:hAnsi="Times New Roman" w:cs="Times New Roman"/>
          <w:i/>
          <w:iCs/>
          <w:color w:val="000000"/>
          <w:sz w:val="24"/>
          <w:szCs w:val="24"/>
        </w:rPr>
        <w:t>Hub</w:t>
      </w:r>
      <w:proofErr w:type="spellEnd"/>
      <w:r w:rsidRPr="00E17B7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- </w:t>
      </w:r>
      <w:proofErr w:type="spellStart"/>
      <w:r w:rsidRPr="00E17B77">
        <w:rPr>
          <w:rFonts w:ascii="Times New Roman" w:hAnsi="Times New Roman" w:cs="Times New Roman"/>
          <w:i/>
          <w:iCs/>
          <w:color w:val="000000"/>
          <w:sz w:val="24"/>
          <w:szCs w:val="24"/>
        </w:rPr>
        <w:t>Logical</w:t>
      </w:r>
      <w:proofErr w:type="spellEnd"/>
      <w:r w:rsidRPr="00E17B7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7B77">
        <w:rPr>
          <w:rFonts w:ascii="Times New Roman" w:hAnsi="Times New Roman" w:cs="Times New Roman"/>
          <w:i/>
          <w:iCs/>
          <w:color w:val="000000"/>
          <w:sz w:val="24"/>
          <w:szCs w:val="24"/>
        </w:rPr>
        <w:t>Operators</w:t>
      </w:r>
      <w:proofErr w:type="spellEnd"/>
      <w:r w:rsidRPr="00E17B7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17B77">
        <w:rPr>
          <w:rFonts w:ascii="Times New Roman" w:hAnsi="Times New Roman" w:cs="Times New Roman"/>
          <w:i/>
          <w:iCs/>
          <w:color w:val="000000"/>
          <w:sz w:val="24"/>
          <w:szCs w:val="24"/>
        </w:rPr>
        <w:t>in</w:t>
      </w:r>
      <w:proofErr w:type="spellEnd"/>
      <w:r w:rsidRPr="00E17B7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C++</w:t>
      </w:r>
    </w:p>
    <w:p w14:paraId="34549DD5" w14:textId="7C7625CF" w:rsidR="008540C6" w:rsidRPr="00920D9D" w:rsidRDefault="008540C6" w:rsidP="008540C6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 w:rsidRPr="00920D9D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72E69B4" w14:textId="77777777" w:rsidR="003D2EFA" w:rsidRPr="003D2EFA" w:rsidRDefault="003D2EFA" w:rsidP="008540C6">
      <w:pPr>
        <w:pStyle w:val="a6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2EFA">
        <w:rPr>
          <w:rFonts w:ascii="Times New Roman" w:hAnsi="Times New Roman" w:cs="Times New Roman"/>
          <w:sz w:val="24"/>
          <w:szCs w:val="24"/>
        </w:rPr>
        <w:t>Вивчено визначення та види логічних операторів: логічне І (&amp;&amp; / AND), логічне АБО (|| / OR), логічне НЕ (! / NOT).</w:t>
      </w:r>
    </w:p>
    <w:p w14:paraId="713C5A8E" w14:textId="77777777" w:rsidR="003D2EFA" w:rsidRPr="003D2EFA" w:rsidRDefault="003D2EFA" w:rsidP="008540C6">
      <w:pPr>
        <w:pStyle w:val="a6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2EFA">
        <w:rPr>
          <w:rFonts w:ascii="Times New Roman" w:hAnsi="Times New Roman" w:cs="Times New Roman"/>
          <w:sz w:val="24"/>
          <w:szCs w:val="24"/>
        </w:rPr>
        <w:t xml:space="preserve">Розглянуто застосування логічних операторів для побудови складних умов у розгалужених алгоритмах. </w:t>
      </w:r>
    </w:p>
    <w:p w14:paraId="29289FC8" w14:textId="77777777" w:rsidR="008540C6" w:rsidRDefault="008540C6" w:rsidP="008540C6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Ознайомлений</w:t>
      </w:r>
    </w:p>
    <w:p w14:paraId="168692A7" w14:textId="77777777" w:rsidR="008540C6" w:rsidRDefault="008540C6" w:rsidP="008540C6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3B4BFB9" w14:textId="77777777" w:rsidR="008540C6" w:rsidRPr="00BC05D2" w:rsidRDefault="008540C6" w:rsidP="008540C6">
      <w:pPr>
        <w:numPr>
          <w:ilvl w:val="1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30.09.2026</w:t>
      </w:r>
    </w:p>
    <w:p w14:paraId="45FCA0E6" w14:textId="77777777" w:rsidR="008540C6" w:rsidRPr="00BC05D2" w:rsidRDefault="008540C6" w:rsidP="008540C6">
      <w:pPr>
        <w:spacing w:line="240" w:lineRule="auto"/>
        <w:ind w:left="1440"/>
        <w:rPr>
          <w:sz w:val="24"/>
          <w:szCs w:val="24"/>
        </w:rPr>
      </w:pPr>
    </w:p>
    <w:p w14:paraId="25DEA769" w14:textId="77777777" w:rsidR="005C28E5" w:rsidRPr="00BC05D2" w:rsidRDefault="005C28E5" w:rsidP="005C28E5">
      <w:pPr>
        <w:spacing w:line="240" w:lineRule="auto"/>
        <w:ind w:left="1440"/>
        <w:rPr>
          <w:sz w:val="24"/>
          <w:szCs w:val="24"/>
        </w:rPr>
      </w:pPr>
    </w:p>
    <w:p w14:paraId="650E64C7" w14:textId="77777777" w:rsidR="008877FE" w:rsidRDefault="008877FE" w:rsidP="008877FE">
      <w:pPr>
        <w:spacing w:line="240" w:lineRule="auto"/>
        <w:ind w:left="1440"/>
        <w:rPr>
          <w:sz w:val="24"/>
          <w:szCs w:val="24"/>
          <w:lang w:val="ru-RU"/>
        </w:rPr>
      </w:pPr>
    </w:p>
    <w:p w14:paraId="6A5519B9" w14:textId="77777777" w:rsidR="00857C69" w:rsidRPr="00AF6722" w:rsidRDefault="00857C69" w:rsidP="00857C69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Виконання роботи:</w:t>
      </w:r>
    </w:p>
    <w:p w14:paraId="5DC8B109" w14:textId="77777777" w:rsidR="00857C69" w:rsidRPr="00AF6722" w:rsidRDefault="00857C69" w:rsidP="00857C69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1. </w:t>
      </w:r>
      <w:r w:rsidRPr="00AF672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ab/>
        <w:t xml:space="preserve">Опрацювання завдання та вимог до програм: </w:t>
      </w:r>
    </w:p>
    <w:p w14:paraId="6693CCE2" w14:textId="77777777" w:rsidR="00A36D15" w:rsidRPr="00AF6722" w:rsidRDefault="00A36D15" w:rsidP="00A36D15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lab_1_task_1</w:t>
      </w:r>
    </w:p>
    <w:p w14:paraId="4F27EFBD" w14:textId="77777777" w:rsidR="00A36D15" w:rsidRPr="00AF6722" w:rsidRDefault="00A36D15" w:rsidP="00A36D15">
      <w:pPr>
        <w:pStyle w:val="a6"/>
        <w:numPr>
          <w:ilvl w:val="0"/>
          <w:numId w:val="11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Варіант завдання: 8</w:t>
      </w:r>
    </w:p>
    <w:p w14:paraId="4A25063E" w14:textId="77777777" w:rsidR="00A36D15" w:rsidRPr="00AF6722" w:rsidRDefault="00A36D15" w:rsidP="00A36D15">
      <w:pPr>
        <w:pStyle w:val="a6"/>
        <w:numPr>
          <w:ilvl w:val="0"/>
          <w:numId w:val="11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Опис завдання:</w:t>
      </w:r>
    </w:p>
    <w:p w14:paraId="096D5789" w14:textId="77777777" w:rsidR="00A36D15" w:rsidRPr="00AF6722" w:rsidRDefault="00A36D15" w:rsidP="00A36D15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Створити програму мовою C++, яка обчислює значення заданого математичного виразу для вказаних значень змінних a та b.</w:t>
      </w:r>
    </w:p>
    <w:p w14:paraId="22BE6077" w14:textId="72E375BE" w:rsidR="00F32F9C" w:rsidRPr="00AF6722" w:rsidRDefault="000927EB" w:rsidP="00A36D15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uk-UA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uk-U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uk-U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/>
                        </w:rPr>
                        <m:t>a+b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/>
                    </w:rPr>
                    <m:t>4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uk-UA"/>
                </w:rPr>
                <m:t>-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uk-UA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uk-U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/>
                        </w:rPr>
                        <m:t>4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/>
                    </w:rPr>
                    <m:t>+4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uk-U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/>
                        </w:rPr>
                        <m:t>3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/>
                    </w:rPr>
                    <m:t>b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/>
                    </w:rPr>
                    <m:t>+6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uk-U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uk-U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uk-UA"/>
                </w:rPr>
                <m:t>4a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uk-U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/>
                    </w:rPr>
                    <m:t>b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uk-UA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uk-U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/>
                    </w:rPr>
                    <m:t>b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/>
                    </w:rPr>
                    <m:t>4</m:t>
                  </m:r>
                </m:sup>
              </m:sSup>
            </m:den>
          </m:f>
        </m:oMath>
      </m:oMathPara>
    </w:p>
    <w:p w14:paraId="42C3E289" w14:textId="77777777" w:rsidR="00A36D15" w:rsidRPr="00AF6722" w:rsidRDefault="00A36D15" w:rsidP="00A36D15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Для перевірки роботи програми використати:</w:t>
      </w:r>
    </w:p>
    <w:p w14:paraId="6FD66B59" w14:textId="77777777" w:rsidR="00A36D15" w:rsidRPr="00AF6722" w:rsidRDefault="00A36D15" w:rsidP="00A36D15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a = 100</w:t>
      </w:r>
    </w:p>
    <w:p w14:paraId="516834F9" w14:textId="72BD427A" w:rsidR="00160B9F" w:rsidRPr="00AF6722" w:rsidRDefault="00A36D15" w:rsidP="00A36D15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b = 0.001</w:t>
      </w:r>
    </w:p>
    <w:p w14:paraId="4A320429" w14:textId="77777777" w:rsidR="00A36D15" w:rsidRPr="00AF6722" w:rsidRDefault="00A36D15" w:rsidP="00A36D15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Програма має виконати необхідні арифметичні операції та вивести результат обчислення у консоль.</w:t>
      </w:r>
    </w:p>
    <w:p w14:paraId="7BD66984" w14:textId="77777777" w:rsidR="00A36D15" w:rsidRPr="00AF6722" w:rsidRDefault="00A36D15" w:rsidP="00A36D15">
      <w:pPr>
        <w:numPr>
          <w:ilvl w:val="0"/>
          <w:numId w:val="15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Основні вимоги до реалізації:</w:t>
      </w:r>
    </w:p>
    <w:p w14:paraId="6B9AD7E0" w14:textId="77777777" w:rsidR="00A36D15" w:rsidRPr="00AF6722" w:rsidRDefault="00A36D15" w:rsidP="00A36D15">
      <w:pPr>
        <w:numPr>
          <w:ilvl w:val="1"/>
          <w:numId w:val="15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визначити відповідні типи даних для змінних та результату;</w:t>
      </w:r>
    </w:p>
    <w:p w14:paraId="2E588E02" w14:textId="77777777" w:rsidR="00A36D15" w:rsidRPr="00AF6722" w:rsidRDefault="00A36D15" w:rsidP="00A36D15">
      <w:pPr>
        <w:numPr>
          <w:ilvl w:val="1"/>
          <w:numId w:val="15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врахувати, що змінна b має дробове значення;</w:t>
      </w:r>
    </w:p>
    <w:p w14:paraId="164CB048" w14:textId="77777777" w:rsidR="00A36D15" w:rsidRPr="00AF6722" w:rsidRDefault="00A36D15" w:rsidP="00A36D15">
      <w:pPr>
        <w:numPr>
          <w:ilvl w:val="1"/>
          <w:numId w:val="15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правильно перенести математичний вираз у синтаксис C++;</w:t>
      </w:r>
    </w:p>
    <w:p w14:paraId="17136D8F" w14:textId="77777777" w:rsidR="00A36D15" w:rsidRPr="00AF6722" w:rsidRDefault="00A36D15" w:rsidP="00A36D15">
      <w:pPr>
        <w:numPr>
          <w:ilvl w:val="1"/>
          <w:numId w:val="15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задати необхідні початкові значення змінних;</w:t>
      </w:r>
    </w:p>
    <w:p w14:paraId="5F5ED1A7" w14:textId="77777777" w:rsidR="00A36D15" w:rsidRPr="00AF6722" w:rsidRDefault="00A36D15" w:rsidP="00A36D15">
      <w:pPr>
        <w:numPr>
          <w:ilvl w:val="1"/>
          <w:numId w:val="15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виконати обчислення без використання додаткових бібліотек, якщо вони не потрібні;</w:t>
      </w:r>
    </w:p>
    <w:p w14:paraId="539DD12D" w14:textId="77777777" w:rsidR="00A36D15" w:rsidRPr="00AF6722" w:rsidRDefault="00A36D15" w:rsidP="00A36D15">
      <w:pPr>
        <w:numPr>
          <w:ilvl w:val="1"/>
          <w:numId w:val="15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вивести отриманий результат у консоль;</w:t>
      </w:r>
    </w:p>
    <w:p w14:paraId="686E9F8F" w14:textId="77777777" w:rsidR="00A36D15" w:rsidRPr="00AF6722" w:rsidRDefault="00A36D15" w:rsidP="00A36D15">
      <w:pPr>
        <w:numPr>
          <w:ilvl w:val="1"/>
          <w:numId w:val="15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перевірити правильність роботи програми на заданих значеннях a та b.</w:t>
      </w:r>
    </w:p>
    <w:p w14:paraId="76EC2695" w14:textId="77777777" w:rsidR="00A36D15" w:rsidRPr="00AF6722" w:rsidRDefault="000927EB" w:rsidP="00A36D15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pict w14:anchorId="6445D89C">
          <v:rect id="_x0000_i1025" style="width:0;height:1.5pt" o:hralign="center" o:hrstd="t" o:hr="t" fillcolor="#a0a0a0" stroked="f"/>
        </w:pict>
      </w:r>
    </w:p>
    <w:p w14:paraId="5C912913" w14:textId="77777777" w:rsidR="00A36D15" w:rsidRPr="00AF6722" w:rsidRDefault="00A36D15" w:rsidP="00A36D15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lab_1_task_2</w:t>
      </w:r>
    </w:p>
    <w:p w14:paraId="47E19CFC" w14:textId="77777777" w:rsidR="00A36D15" w:rsidRPr="00AF6722" w:rsidRDefault="00A36D15" w:rsidP="00A36D15">
      <w:pPr>
        <w:numPr>
          <w:ilvl w:val="0"/>
          <w:numId w:val="16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Варіант завдання:</w:t>
      </w: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8</w:t>
      </w:r>
    </w:p>
    <w:p w14:paraId="35505CA5" w14:textId="77777777" w:rsidR="00A36D15" w:rsidRPr="00AF6722" w:rsidRDefault="00A36D15" w:rsidP="00A36D15">
      <w:pPr>
        <w:numPr>
          <w:ilvl w:val="0"/>
          <w:numId w:val="16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Опис завдання:</w:t>
      </w:r>
    </w:p>
    <w:p w14:paraId="66FEEB66" w14:textId="77777777" w:rsidR="00A36D15" w:rsidRPr="00AF6722" w:rsidRDefault="00A36D15" w:rsidP="00A36D15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Розробити програму мовою C++, яка працює з двома цілими змінними n та m і послідовно обчислює значення трьох заданих виразів:</w:t>
      </w:r>
    </w:p>
    <w:p w14:paraId="5C999081" w14:textId="77777777" w:rsidR="00A36D15" w:rsidRPr="00AF6722" w:rsidRDefault="00A36D15" w:rsidP="00020FC3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n++ - m</w:t>
      </w:r>
    </w:p>
    <w:p w14:paraId="0A4986A6" w14:textId="77777777" w:rsidR="00A36D15" w:rsidRPr="00AF6722" w:rsidRDefault="00A36D15" w:rsidP="00020FC3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m-- &gt; n</w:t>
      </w:r>
    </w:p>
    <w:p w14:paraId="41BF435B" w14:textId="77777777" w:rsidR="00A36D15" w:rsidRPr="00AF6722" w:rsidRDefault="00A36D15" w:rsidP="00020FC3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n-- &gt; m</w:t>
      </w:r>
    </w:p>
    <w:p w14:paraId="6187C49C" w14:textId="77777777" w:rsidR="00A36D15" w:rsidRPr="00AF6722" w:rsidRDefault="00A36D15" w:rsidP="00A36D15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Значення n та m вводяться користувачем. Після виконання кожного виразу необхідно враховувати зміну значень змінних унаслідок використання </w:t>
      </w:r>
      <w:proofErr w:type="spellStart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інкременту</w:t>
      </w:r>
      <w:proofErr w:type="spellEnd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декременту</w:t>
      </w:r>
      <w:proofErr w:type="spellEnd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308E8A9C" w14:textId="77777777" w:rsidR="00A36D15" w:rsidRPr="00AF6722" w:rsidRDefault="00A36D15" w:rsidP="00A36D15">
      <w:pPr>
        <w:numPr>
          <w:ilvl w:val="0"/>
          <w:numId w:val="17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Основні вимоги до реалізації:</w:t>
      </w:r>
    </w:p>
    <w:p w14:paraId="676858C3" w14:textId="77777777" w:rsidR="00A36D15" w:rsidRPr="00AF6722" w:rsidRDefault="00A36D15" w:rsidP="00A36D15">
      <w:pPr>
        <w:numPr>
          <w:ilvl w:val="1"/>
          <w:numId w:val="17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організувати введення цілих значень n та m;</w:t>
      </w:r>
    </w:p>
    <w:p w14:paraId="292225BB" w14:textId="77777777" w:rsidR="00A36D15" w:rsidRPr="00AF6722" w:rsidRDefault="00A36D15" w:rsidP="00A36D15">
      <w:pPr>
        <w:numPr>
          <w:ilvl w:val="1"/>
          <w:numId w:val="17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послідовно виконати всі три задані вирази;</w:t>
      </w:r>
    </w:p>
    <w:p w14:paraId="1E0E3833" w14:textId="77777777" w:rsidR="00A36D15" w:rsidRPr="00AF6722" w:rsidRDefault="00A36D15" w:rsidP="00A36D15">
      <w:pPr>
        <w:numPr>
          <w:ilvl w:val="1"/>
          <w:numId w:val="17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врахувати особливості постфіксних операторів ++ та --;</w:t>
      </w:r>
    </w:p>
    <w:p w14:paraId="228EB806" w14:textId="77777777" w:rsidR="00A36D15" w:rsidRPr="00AF6722" w:rsidRDefault="00A36D15" w:rsidP="00A36D15">
      <w:pPr>
        <w:numPr>
          <w:ilvl w:val="1"/>
          <w:numId w:val="17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окремо вивести результат кожної операції;</w:t>
      </w:r>
    </w:p>
    <w:p w14:paraId="58367A32" w14:textId="77777777" w:rsidR="00A36D15" w:rsidRPr="00AF6722" w:rsidRDefault="00A36D15" w:rsidP="00A36D15">
      <w:pPr>
        <w:numPr>
          <w:ilvl w:val="1"/>
          <w:numId w:val="17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після кожного виразу показати поточні значення n та m;</w:t>
      </w:r>
    </w:p>
    <w:p w14:paraId="3CFABCF6" w14:textId="77777777" w:rsidR="00A36D15" w:rsidRPr="00AF6722" w:rsidRDefault="00A36D15" w:rsidP="00A36D15">
      <w:pPr>
        <w:numPr>
          <w:ilvl w:val="1"/>
          <w:numId w:val="17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для результатів порівняння використати логічний тип </w:t>
      </w:r>
      <w:proofErr w:type="spellStart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bool</w:t>
      </w:r>
      <w:proofErr w:type="spellEnd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;</w:t>
      </w:r>
    </w:p>
    <w:p w14:paraId="7A2FF950" w14:textId="77777777" w:rsidR="00A36D15" w:rsidRPr="00AF6722" w:rsidRDefault="00A36D15" w:rsidP="00A36D15">
      <w:pPr>
        <w:numPr>
          <w:ilvl w:val="1"/>
          <w:numId w:val="17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врахувати пріоритет виконання операторів;</w:t>
      </w:r>
    </w:p>
    <w:p w14:paraId="1D7C6B00" w14:textId="77777777" w:rsidR="00A36D15" w:rsidRPr="00AF6722" w:rsidRDefault="00A36D15" w:rsidP="00A36D15">
      <w:pPr>
        <w:numPr>
          <w:ilvl w:val="1"/>
          <w:numId w:val="17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для зручного відображення логічних результатів використати </w:t>
      </w:r>
      <w:proofErr w:type="spellStart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boolalpha</w:t>
      </w:r>
      <w:proofErr w:type="spellEnd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96077AB" w14:textId="77777777" w:rsidR="00044250" w:rsidRDefault="00044250" w:rsidP="00044250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D7BBF27" w14:textId="77777777" w:rsidR="00AF6722" w:rsidRPr="00AF6722" w:rsidRDefault="00AF6722" w:rsidP="00044250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3657514" w14:textId="77777777" w:rsidR="00F67EDF" w:rsidRPr="00AF6722" w:rsidRDefault="00F67EDF" w:rsidP="00F67EDF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lastRenderedPageBreak/>
        <w:t>Практичне завдання «Аналізатор надійності пароля»</w:t>
      </w:r>
    </w:p>
    <w:p w14:paraId="264961E6" w14:textId="77777777" w:rsidR="00F67EDF" w:rsidRPr="00AF6722" w:rsidRDefault="00F67EDF" w:rsidP="00F67EDF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Мета завдання:</w:t>
      </w: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створити програму мовою C++, яка оцінює надійність пароля за його основними характеристиками, при цьому сам пароль не вводиться та не зберігається.</w:t>
      </w:r>
    </w:p>
    <w:p w14:paraId="683D8207" w14:textId="77777777" w:rsidR="00F67EDF" w:rsidRPr="00AF6722" w:rsidRDefault="00F67EDF" w:rsidP="00F67EDF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Під час роботи програми користувач зазначає:</w:t>
      </w:r>
    </w:p>
    <w:p w14:paraId="1AB23FB4" w14:textId="77777777" w:rsidR="00F67EDF" w:rsidRPr="00AF6722" w:rsidRDefault="00F67EDF" w:rsidP="00F67EDF">
      <w:pPr>
        <w:numPr>
          <w:ilvl w:val="0"/>
          <w:numId w:val="18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довжину пароля;</w:t>
      </w:r>
    </w:p>
    <w:p w14:paraId="4342AB37" w14:textId="77777777" w:rsidR="00F67EDF" w:rsidRPr="00AF6722" w:rsidRDefault="00F67EDF" w:rsidP="00F67EDF">
      <w:pPr>
        <w:numPr>
          <w:ilvl w:val="0"/>
          <w:numId w:val="18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чи містить пароль цифри (y/n);</w:t>
      </w:r>
    </w:p>
    <w:p w14:paraId="6FAF3A1D" w14:textId="77777777" w:rsidR="00F67EDF" w:rsidRPr="00AF6722" w:rsidRDefault="00F67EDF" w:rsidP="00F67EDF">
      <w:pPr>
        <w:numPr>
          <w:ilvl w:val="0"/>
          <w:numId w:val="18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чи використовуються великі літери (y/n);</w:t>
      </w:r>
    </w:p>
    <w:p w14:paraId="30556246" w14:textId="77777777" w:rsidR="00F67EDF" w:rsidRPr="00AF6722" w:rsidRDefault="00F67EDF" w:rsidP="00F67EDF">
      <w:pPr>
        <w:numPr>
          <w:ilvl w:val="0"/>
          <w:numId w:val="18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чи присутні спеціальні символи (y/n).</w:t>
      </w:r>
    </w:p>
    <w:p w14:paraId="56A7D518" w14:textId="77777777" w:rsidR="00F67EDF" w:rsidRPr="00AF6722" w:rsidRDefault="00F67EDF" w:rsidP="00F67EDF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На основі отриманих даних програма перевіряє відповідність пароля встановленим мінімальним вимогам, визначає його рівень надійності від 1 до 5 та виводить рекомендацію відповідно до отриманого результату.</w:t>
      </w:r>
    </w:p>
    <w:p w14:paraId="7FA6E65C" w14:textId="77777777" w:rsidR="00F67EDF" w:rsidRPr="00AF6722" w:rsidRDefault="00F67EDF" w:rsidP="00F67EDF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Під час реалізації програми було враховано такі вимоги:</w:t>
      </w:r>
    </w:p>
    <w:p w14:paraId="2CBBCFBB" w14:textId="24FF04F5" w:rsidR="00D55BB5" w:rsidRPr="00AF6722" w:rsidRDefault="00D55BB5" w:rsidP="00D55BB5">
      <w:pPr>
        <w:pStyle w:val="a6"/>
        <w:numPr>
          <w:ilvl w:val="0"/>
          <w:numId w:val="2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перевірка довжини пароля в межах від 1 до 64 символів;</w:t>
      </w:r>
    </w:p>
    <w:p w14:paraId="3C1D0570" w14:textId="09DEA1F1" w:rsidR="00D55BB5" w:rsidRPr="00AF6722" w:rsidRDefault="00D55BB5" w:rsidP="00D55BB5">
      <w:pPr>
        <w:pStyle w:val="a6"/>
        <w:numPr>
          <w:ilvl w:val="0"/>
          <w:numId w:val="2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контроль правильності введення відповідей y або n;</w:t>
      </w:r>
    </w:p>
    <w:p w14:paraId="40665E9F" w14:textId="32B5D9F6" w:rsidR="00D55BB5" w:rsidRPr="00AF6722" w:rsidRDefault="00D55BB5" w:rsidP="00D55BB5">
      <w:pPr>
        <w:pStyle w:val="a6"/>
        <w:numPr>
          <w:ilvl w:val="0"/>
          <w:numId w:val="2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використання логічних операторів AND, OR та NOT;</w:t>
      </w:r>
    </w:p>
    <w:p w14:paraId="3248D7CC" w14:textId="0FDDBC17" w:rsidR="00D55BB5" w:rsidRPr="00AF6722" w:rsidRDefault="00D55BB5" w:rsidP="00D55BB5">
      <w:pPr>
        <w:pStyle w:val="a6"/>
        <w:numPr>
          <w:ilvl w:val="0"/>
          <w:numId w:val="2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застосування конструкції </w:t>
      </w:r>
      <w:proofErr w:type="spellStart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if</w:t>
      </w:r>
      <w:proofErr w:type="spellEnd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/ </w:t>
      </w:r>
      <w:proofErr w:type="spellStart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else</w:t>
      </w:r>
      <w:proofErr w:type="spellEnd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перевірки виконання основних умов;</w:t>
      </w:r>
    </w:p>
    <w:p w14:paraId="2F8B8560" w14:textId="5F0DC99A" w:rsidR="00D55BB5" w:rsidRPr="00AF6722" w:rsidRDefault="00D55BB5" w:rsidP="00D55BB5">
      <w:pPr>
        <w:pStyle w:val="a6"/>
        <w:numPr>
          <w:ilvl w:val="0"/>
          <w:numId w:val="2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використання </w:t>
      </w:r>
      <w:proofErr w:type="spellStart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if</w:t>
      </w:r>
      <w:proofErr w:type="spellEnd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/ </w:t>
      </w:r>
      <w:proofErr w:type="spellStart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else</w:t>
      </w:r>
      <w:proofErr w:type="spellEnd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if</w:t>
      </w:r>
      <w:proofErr w:type="spellEnd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встановлення рівня надійності;</w:t>
      </w:r>
    </w:p>
    <w:p w14:paraId="16888CAB" w14:textId="02DB213C" w:rsidR="00D55BB5" w:rsidRPr="00AF6722" w:rsidRDefault="00D55BB5" w:rsidP="00D55BB5">
      <w:pPr>
        <w:pStyle w:val="a6"/>
        <w:numPr>
          <w:ilvl w:val="0"/>
          <w:numId w:val="2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вибір рекомендації за допомогою конструкції </w:t>
      </w:r>
      <w:proofErr w:type="spellStart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switch</w:t>
      </w:r>
      <w:proofErr w:type="spellEnd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/ </w:t>
      </w:r>
      <w:proofErr w:type="spellStart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case</w:t>
      </w:r>
      <w:proofErr w:type="spellEnd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;</w:t>
      </w:r>
    </w:p>
    <w:p w14:paraId="1E5B2217" w14:textId="74738635" w:rsidR="00D55BB5" w:rsidRPr="00AF6722" w:rsidRDefault="00D55BB5" w:rsidP="00D55BB5">
      <w:pPr>
        <w:pStyle w:val="a6"/>
        <w:numPr>
          <w:ilvl w:val="0"/>
          <w:numId w:val="2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завершення кожної гілки </w:t>
      </w:r>
      <w:proofErr w:type="spellStart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switch</w:t>
      </w:r>
      <w:proofErr w:type="spellEnd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оператором </w:t>
      </w:r>
      <w:proofErr w:type="spellStart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break</w:t>
      </w:r>
      <w:proofErr w:type="spellEnd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;</w:t>
      </w:r>
    </w:p>
    <w:p w14:paraId="29379556" w14:textId="6DFDCBE2" w:rsidR="00D55BB5" w:rsidRPr="00AF6722" w:rsidRDefault="00D55BB5" w:rsidP="00D55BB5">
      <w:pPr>
        <w:pStyle w:val="a6"/>
        <w:numPr>
          <w:ilvl w:val="0"/>
          <w:numId w:val="2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відсутність циклів для повторного введення даних;</w:t>
      </w:r>
    </w:p>
    <w:p w14:paraId="4E2C33DC" w14:textId="4C84999F" w:rsidR="00F67EDF" w:rsidRPr="00AF6722" w:rsidRDefault="00D55BB5" w:rsidP="00D55BB5">
      <w:pPr>
        <w:pStyle w:val="a6"/>
        <w:numPr>
          <w:ilvl w:val="0"/>
          <w:numId w:val="2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додавання коментарів до основних частин програмного коду.</w:t>
      </w:r>
    </w:p>
    <w:p w14:paraId="7A8615D2" w14:textId="77777777" w:rsidR="00300049" w:rsidRDefault="00300049" w:rsidP="00300049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FC5221F" w14:textId="77777777" w:rsidR="00AF6722" w:rsidRPr="00AF6722" w:rsidRDefault="00AF6722" w:rsidP="00300049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394776" w14:textId="63A4FF7A" w:rsidR="00AF6722" w:rsidRDefault="00AF6722" w:rsidP="00AF6722">
      <w:pPr>
        <w:pStyle w:val="a6"/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algotester_lab1v3</w:t>
      </w:r>
    </w:p>
    <w:p w14:paraId="5F47D8BC" w14:textId="77777777" w:rsidR="00AF6722" w:rsidRPr="00AF6722" w:rsidRDefault="00AF6722" w:rsidP="00AF6722">
      <w:pPr>
        <w:pStyle w:val="a6"/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30773A15" w14:textId="77777777" w:rsidR="00AF6722" w:rsidRPr="00AF6722" w:rsidRDefault="00AF6722" w:rsidP="00AF6722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Суть завдання:</w:t>
      </w:r>
    </w:p>
    <w:p w14:paraId="68FC04A8" w14:textId="77777777" w:rsidR="00AF6722" w:rsidRPr="00AF6722" w:rsidRDefault="00AF6722" w:rsidP="00AF6722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Необхідно визначити результат гри, у якій персонаж послідовно отримує п’ять кубів і будує з них піраміду. Перший куб встановлюється безпосередньо на підлогу, а кожен наступний — на попередній.</w:t>
      </w:r>
    </w:p>
    <w:p w14:paraId="274B7EC5" w14:textId="77777777" w:rsidR="00AF6722" w:rsidRPr="00AF6722" w:rsidRDefault="00AF6722" w:rsidP="00AF6722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Для кожного куба перевіряється можливість його встановлення. Якщо сторона нового куба є більшою за сторону куба, який знаходиться під ним, персонаж програє.</w:t>
      </w:r>
    </w:p>
    <w:p w14:paraId="164B07F6" w14:textId="77777777" w:rsidR="00AF6722" w:rsidRPr="00AF6722" w:rsidRDefault="00AF6722" w:rsidP="00AF6722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Вхідні дані:</w:t>
      </w:r>
    </w:p>
    <w:p w14:paraId="577D2B47" w14:textId="77777777" w:rsidR="00AF6722" w:rsidRPr="00AF6722" w:rsidRDefault="00AF6722" w:rsidP="00AF6722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Програма отримує п’ять цілих чисел a1, a2, a3, a4, a5, які відповідають довжинам </w:t>
      </w:r>
      <w:proofErr w:type="spellStart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ребер</w:t>
      </w:r>
      <w:proofErr w:type="spellEnd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кубів у порядку їх отримання.</w:t>
      </w:r>
    </w:p>
    <w:p w14:paraId="77F2247F" w14:textId="77777777" w:rsidR="00AF6722" w:rsidRPr="00AF6722" w:rsidRDefault="00AF6722" w:rsidP="00AF6722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Можливі результати:</w:t>
      </w:r>
    </w:p>
    <w:p w14:paraId="1F6F16F2" w14:textId="77777777" w:rsidR="00AF6722" w:rsidRPr="00AF6722" w:rsidRDefault="00AF6722" w:rsidP="00AF6722">
      <w:pPr>
        <w:pStyle w:val="a6"/>
        <w:numPr>
          <w:ilvl w:val="0"/>
          <w:numId w:val="21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WIN — усі п’ять кубів можна послідовно встановити один на один;</w:t>
      </w:r>
    </w:p>
    <w:p w14:paraId="03D010AB" w14:textId="77777777" w:rsidR="00AF6722" w:rsidRPr="00AF6722" w:rsidRDefault="00AF6722" w:rsidP="00AF6722">
      <w:pPr>
        <w:pStyle w:val="a6"/>
        <w:numPr>
          <w:ilvl w:val="0"/>
          <w:numId w:val="21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LOSS — черговий куб має більшу сторону, ніж попередній, тому його неможливо поставити;</w:t>
      </w:r>
    </w:p>
    <w:p w14:paraId="601C1FEC" w14:textId="77777777" w:rsidR="00AF6722" w:rsidRPr="00AF6722" w:rsidRDefault="00AF6722" w:rsidP="00AF6722">
      <w:pPr>
        <w:pStyle w:val="a6"/>
        <w:numPr>
          <w:ilvl w:val="0"/>
          <w:numId w:val="21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ERROR — хоча б одна сторона куба має недопустиме значення, тобто є меншою або дорівнює нулю.</w:t>
      </w:r>
    </w:p>
    <w:p w14:paraId="32019C98" w14:textId="77777777" w:rsidR="00AF6722" w:rsidRPr="00AF6722" w:rsidRDefault="00AF6722" w:rsidP="00AF6722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Під час виконання програми спочатку перевіряється допустимість довжини першого куба. Для кожного наступного куба спочатку контролюється, чи є його сторона додатною, а потім виконується порівняння з попереднім кубом. Якщо новий куб більший, програма виводить LOSS і завершує роботу.</w:t>
      </w:r>
    </w:p>
    <w:p w14:paraId="02E1305D" w14:textId="77777777" w:rsidR="00AF6722" w:rsidRPr="00AF6722" w:rsidRDefault="00AF6722" w:rsidP="00AF6722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Для зберігання значень використано тип </w:t>
      </w:r>
      <w:proofErr w:type="spellStart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long</w:t>
      </w:r>
      <w:proofErr w:type="spellEnd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long</w:t>
      </w:r>
      <w:proofErr w:type="spellEnd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що дає змогу працювати з великими значеннями довжин сторін. Введення здійснюється без додаткових повідомлень, відповідно до вимог </w:t>
      </w:r>
      <w:proofErr w:type="spellStart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Algotester</w:t>
      </w:r>
      <w:proofErr w:type="spellEnd"/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6FD628D5" w14:textId="074BBA44" w:rsidR="00300049" w:rsidRPr="000E1C08" w:rsidRDefault="00AF6722" w:rsidP="000E1C08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F6722">
        <w:rPr>
          <w:rFonts w:ascii="Times New Roman" w:eastAsia="Times New Roman" w:hAnsi="Times New Roman" w:cs="Times New Roman"/>
          <w:sz w:val="24"/>
          <w:szCs w:val="24"/>
          <w:lang w:val="uk-UA"/>
        </w:rPr>
        <w:t>Після успішної перевірки всіх п’яти кубів програма виводить WIN.</w:t>
      </w:r>
    </w:p>
    <w:p w14:paraId="54CEA773" w14:textId="77777777" w:rsidR="00091F2E" w:rsidRPr="00091F2E" w:rsidRDefault="00091F2E" w:rsidP="00091F2E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091F2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2.</w:t>
      </w:r>
      <w:r w:rsidRPr="00091F2E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ab/>
        <w:t xml:space="preserve">Дизайн та планована оцінка часу виконання завдань: </w:t>
      </w:r>
    </w:p>
    <w:p w14:paraId="16FAC1D1" w14:textId="77777777" w:rsidR="00091F2E" w:rsidRPr="00065187" w:rsidRDefault="00091F2E" w:rsidP="00091F2E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06518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Програма №1 </w:t>
      </w:r>
      <w:r w:rsidRPr="00065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</w:t>
      </w:r>
      <w:r w:rsidRPr="0006518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ab_1_</w:t>
      </w:r>
      <w:r w:rsidRPr="00065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</w:t>
      </w:r>
      <w:r w:rsidRPr="0006518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ask_1</w:t>
      </w:r>
    </w:p>
    <w:p w14:paraId="2CEA3D01" w14:textId="77777777" w:rsidR="00091F2E" w:rsidRDefault="00091F2E" w:rsidP="00091F2E">
      <w:pPr>
        <w:numPr>
          <w:ilvl w:val="0"/>
          <w:numId w:val="2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91F2E">
        <w:rPr>
          <w:rFonts w:ascii="Times New Roman" w:eastAsia="Times New Roman" w:hAnsi="Times New Roman" w:cs="Times New Roman"/>
          <w:sz w:val="24"/>
          <w:szCs w:val="24"/>
          <w:lang w:val="uk-UA"/>
        </w:rPr>
        <w:t>Блок-схема:</w:t>
      </w:r>
    </w:p>
    <w:p w14:paraId="6BA35BED" w14:textId="017C314C" w:rsidR="00DF2884" w:rsidRDefault="00284E98" w:rsidP="00DF2884">
      <w:pPr>
        <w:ind w:left="720"/>
        <w:jc w:val="center"/>
        <w:rPr>
          <w:rFonts w:ascii="Times New Roman" w:hAnsi="Times New Roman" w:cs="Times New Roman"/>
          <w:bCs/>
          <w:color w:val="4F81BD" w:themeColor="accent1"/>
          <w:sz w:val="20"/>
          <w:szCs w:val="18"/>
          <w:lang w:val="en-US" w:eastAsia="ru-RU"/>
        </w:rPr>
      </w:pPr>
      <w:r w:rsidRPr="00284E98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1F36480C" wp14:editId="0076B9BF">
            <wp:extent cx="3467400" cy="5913632"/>
            <wp:effectExtent l="0" t="0" r="0" b="0"/>
            <wp:docPr id="1947518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18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0B84" w14:textId="52B101EA" w:rsidR="00DF2884" w:rsidRPr="00DF2884" w:rsidRDefault="00DF2884" w:rsidP="00DF2884">
      <w:pPr>
        <w:ind w:left="720"/>
        <w:jc w:val="center"/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2884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Рис.1.1. Блок схема до </w:t>
      </w:r>
      <w:r w:rsidRPr="00DF2884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</w:t>
      </w:r>
      <w:r w:rsidRPr="00DF2884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_1_</w:t>
      </w:r>
      <w:r w:rsidRPr="00DF2884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</w:t>
      </w:r>
      <w:r w:rsidRPr="00DF2884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_1</w:t>
      </w:r>
    </w:p>
    <w:p w14:paraId="09954073" w14:textId="30E57D21" w:rsidR="00544FDB" w:rsidRPr="00DF2884" w:rsidRDefault="00544FDB" w:rsidP="00DF2884">
      <w:pPr>
        <w:spacing w:after="200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4C491CA" w14:textId="77777777" w:rsidR="00044250" w:rsidRPr="00DF2884" w:rsidRDefault="00044250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B5020AA" w14:textId="135B7E7D" w:rsidR="00DF2DD2" w:rsidRPr="00323A80" w:rsidRDefault="00E75A32" w:rsidP="009638CF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75A32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A1D043A" wp14:editId="1637DDF2">
            <wp:extent cx="3414056" cy="5913632"/>
            <wp:effectExtent l="0" t="0" r="0" b="0"/>
            <wp:docPr id="1781938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38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38CF" w:rsidRPr="00323A8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                          </w:t>
      </w:r>
      <w:r w:rsidR="00DF2DD2" w:rsidRPr="00DF2DD2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Рис.1.</w:t>
      </w:r>
      <w:r w:rsidR="00DF2DD2" w:rsidRPr="00DF2DD2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DF2DD2" w:rsidRPr="00DF2DD2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Блок схема до </w:t>
      </w:r>
      <w:r w:rsidR="00DF2DD2" w:rsidRPr="00DF2DD2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</w:t>
      </w:r>
      <w:r w:rsidR="00DF2DD2" w:rsidRPr="00DF2DD2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_1_</w:t>
      </w:r>
      <w:r w:rsidR="00DF2DD2" w:rsidRPr="00DF2DD2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</w:t>
      </w:r>
      <w:r w:rsidR="00DF2DD2" w:rsidRPr="00DF2DD2">
        <w:rPr>
          <w:rFonts w:ascii="Times New Roman" w:eastAsia="Times New Roman" w:hAnsi="Times New Roman" w:cs="Times New Roman"/>
          <w:b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_1</w:t>
      </w:r>
    </w:p>
    <w:p w14:paraId="52CEB6EC" w14:textId="77777777" w:rsidR="00E75A32" w:rsidRPr="00DF2DD2" w:rsidRDefault="00E75A32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BECBACE" w14:textId="77777777" w:rsidR="00AF2AB7" w:rsidRDefault="005177F0" w:rsidP="00AF2AB7">
      <w:pPr>
        <w:jc w:val="center"/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77F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AE4BC84" wp14:editId="142108B2">
            <wp:extent cx="3436918" cy="5791702"/>
            <wp:effectExtent l="0" t="0" r="0" b="0"/>
            <wp:docPr id="1874365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65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DA83" w14:textId="7A2F195B" w:rsidR="00AF2AB7" w:rsidRPr="00AF2AB7" w:rsidRDefault="00AF2AB7" w:rsidP="00AF2AB7">
      <w:pPr>
        <w:jc w:val="center"/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2AB7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Рис.1.</w:t>
      </w:r>
      <w:r w:rsidRPr="00AF2AB7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AF2AB7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Блок схема до </w:t>
      </w:r>
      <w:r w:rsidRPr="00AF2AB7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</w:t>
      </w:r>
      <w:r w:rsidRPr="00AF2AB7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_1_</w:t>
      </w:r>
      <w:r w:rsidRPr="00AF2AB7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</w:t>
      </w:r>
      <w:r w:rsidRPr="00AF2AB7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_1</w:t>
      </w:r>
    </w:p>
    <w:p w14:paraId="10CBDF70" w14:textId="385EA21E" w:rsidR="00E75A32" w:rsidRPr="00323A80" w:rsidRDefault="00E75A32" w:rsidP="009638CF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C448A25" w14:textId="77777777" w:rsidR="00053D00" w:rsidRPr="00053D00" w:rsidRDefault="00053D00" w:rsidP="00053D00">
      <w:pPr>
        <w:numPr>
          <w:ilvl w:val="0"/>
          <w:numId w:val="24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53D0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Орієнтовний час виконання:</w:t>
      </w:r>
      <w:r w:rsidRPr="00053D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 година. У цей час входить опрацювання математичного виразу, створення блок-схеми, реалізація програми та перевірка отриманих результатів.</w:t>
      </w:r>
    </w:p>
    <w:p w14:paraId="3C745767" w14:textId="77777777" w:rsidR="00053D00" w:rsidRPr="00053D00" w:rsidRDefault="00053D00" w:rsidP="00053D00">
      <w:pPr>
        <w:numPr>
          <w:ilvl w:val="0"/>
          <w:numId w:val="24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53D0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Особливості реалізації:</w:t>
      </w:r>
      <w:r w:rsidRPr="00053D0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під час написання програми потрібно дотримуватися правильного порядку виконання математичних операцій. Для коректної роботи з дробовим значенням b = 0.001 використано типи даних, які підтримують дійсні числа.</w:t>
      </w:r>
    </w:p>
    <w:p w14:paraId="67AF1577" w14:textId="77777777" w:rsidR="007B77DF" w:rsidRPr="00323A80" w:rsidRDefault="007B77DF" w:rsidP="007B77DF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425DDD4" w14:textId="77777777" w:rsidR="00A612BB" w:rsidRDefault="00A612BB" w:rsidP="00A612BB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7289B06D" w14:textId="77777777" w:rsidR="00A612BB" w:rsidRDefault="00A612BB" w:rsidP="00A612BB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615F1DBA" w14:textId="7BBBE694" w:rsidR="00A612BB" w:rsidRPr="00A612BB" w:rsidRDefault="00A612BB" w:rsidP="00A612BB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612B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lastRenderedPageBreak/>
        <w:t>Програма №2 lab_1_task_2</w:t>
      </w:r>
    </w:p>
    <w:p w14:paraId="26DA42B8" w14:textId="373B4E7C" w:rsidR="003B71D1" w:rsidRDefault="00A612BB" w:rsidP="007B77DF">
      <w:pPr>
        <w:numPr>
          <w:ilvl w:val="0"/>
          <w:numId w:val="2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91F2E">
        <w:rPr>
          <w:rFonts w:ascii="Times New Roman" w:eastAsia="Times New Roman" w:hAnsi="Times New Roman" w:cs="Times New Roman"/>
          <w:sz w:val="24"/>
          <w:szCs w:val="24"/>
          <w:lang w:val="uk-UA"/>
        </w:rPr>
        <w:t>Блок-схема:</w:t>
      </w:r>
    </w:p>
    <w:p w14:paraId="77B24E88" w14:textId="77777777" w:rsidR="00A612BB" w:rsidRPr="00A612BB" w:rsidRDefault="00A612BB" w:rsidP="00A612BB">
      <w:pPr>
        <w:spacing w:after="20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14E205A" w14:textId="77777777" w:rsidR="00180ECB" w:rsidRDefault="00AB3CFB" w:rsidP="00180ECB">
      <w:pPr>
        <w:jc w:val="center"/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3CFB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E20AC2" wp14:editId="41C3A04C">
            <wp:extent cx="2522439" cy="5883150"/>
            <wp:effectExtent l="0" t="0" r="0" b="3810"/>
            <wp:docPr id="1727036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362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ECB" w:rsidRPr="00180ECB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D517359" w14:textId="57601A3F" w:rsidR="00180ECB" w:rsidRPr="00AF2AB7" w:rsidRDefault="00180ECB" w:rsidP="00180ECB">
      <w:pPr>
        <w:jc w:val="center"/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2AB7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Рис.1.</w:t>
      </w:r>
      <w:r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AF2AB7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Блок схема до </w:t>
      </w:r>
      <w:r w:rsidRPr="00AF2AB7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</w:t>
      </w:r>
      <w:r w:rsidRPr="00AF2AB7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_1_</w:t>
      </w:r>
      <w:r w:rsidRPr="00AF2AB7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</w:t>
      </w:r>
      <w:r w:rsidRPr="00AF2AB7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6F86EEA6" w14:textId="77777777" w:rsidR="00180ECB" w:rsidRPr="00180ECB" w:rsidRDefault="00180ECB" w:rsidP="00A612BB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A8CBAD8" w14:textId="77777777" w:rsidR="00A612BB" w:rsidRPr="00A612BB" w:rsidRDefault="00A612BB" w:rsidP="00A612BB">
      <w:pPr>
        <w:numPr>
          <w:ilvl w:val="0"/>
          <w:numId w:val="26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612B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Орієнтовний час виконання:</w:t>
      </w:r>
      <w:r w:rsidRPr="00A612B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0,5 години. Він включає опрацювання математичного виразу, реалізацію програмного коду та перевірку правильності роботи програми.</w:t>
      </w:r>
    </w:p>
    <w:p w14:paraId="43E8B268" w14:textId="77777777" w:rsidR="00A612BB" w:rsidRDefault="00A612BB" w:rsidP="00A612BB">
      <w:pPr>
        <w:numPr>
          <w:ilvl w:val="0"/>
          <w:numId w:val="26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612B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Особливості реалізації:</w:t>
      </w:r>
      <w:r w:rsidRPr="00A612B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під час розробки необхідно дотримуватися правильного порядку виконання арифметичних операцій. Для зберігання та обробки значень слід застосувати </w:t>
      </w:r>
      <w:proofErr w:type="spellStart"/>
      <w:r w:rsidRPr="00A612BB">
        <w:rPr>
          <w:rFonts w:ascii="Times New Roman" w:eastAsia="Times New Roman" w:hAnsi="Times New Roman" w:cs="Times New Roman"/>
          <w:sz w:val="24"/>
          <w:szCs w:val="24"/>
          <w:lang w:val="uk-UA"/>
        </w:rPr>
        <w:t>цілочисельні</w:t>
      </w:r>
      <w:proofErr w:type="spellEnd"/>
      <w:r w:rsidRPr="00A612B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типи даних.</w:t>
      </w:r>
    </w:p>
    <w:p w14:paraId="0D354400" w14:textId="77777777" w:rsidR="006B5039" w:rsidRPr="006B5039" w:rsidRDefault="006B5039" w:rsidP="006B5039">
      <w:pPr>
        <w:spacing w:after="20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B5039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lastRenderedPageBreak/>
        <w:t>Програма №3 Практичне завдання “Аналізатор надійності пароля”</w:t>
      </w:r>
    </w:p>
    <w:p w14:paraId="4F7E63CE" w14:textId="77777777" w:rsidR="006B5039" w:rsidRPr="006B5039" w:rsidRDefault="006B5039" w:rsidP="006B5039">
      <w:pPr>
        <w:numPr>
          <w:ilvl w:val="0"/>
          <w:numId w:val="2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B5039">
        <w:rPr>
          <w:rFonts w:ascii="Times New Roman" w:eastAsia="Times New Roman" w:hAnsi="Times New Roman" w:cs="Times New Roman"/>
          <w:sz w:val="24"/>
          <w:szCs w:val="24"/>
          <w:lang w:val="uk-UA"/>
        </w:rPr>
        <w:t>Блок-схема:</w:t>
      </w:r>
    </w:p>
    <w:p w14:paraId="37E65A95" w14:textId="77777777" w:rsidR="00180ECB" w:rsidRPr="00A612BB" w:rsidRDefault="00180ECB" w:rsidP="00180ECB">
      <w:pPr>
        <w:spacing w:after="200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58A2D60" w14:textId="0B943CB1" w:rsidR="00611230" w:rsidRPr="007F5C38" w:rsidRDefault="00611230" w:rsidP="007F5C38">
      <w:pPr>
        <w:jc w:val="center"/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1230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6E59F662" wp14:editId="0C4DECFD">
            <wp:extent cx="5311600" cy="5989839"/>
            <wp:effectExtent l="0" t="0" r="3810" b="0"/>
            <wp:docPr id="569814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14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C38" w:rsidRPr="007F5C38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Рис.</w:t>
      </w:r>
      <w:r w:rsidR="007F5C38" w:rsidRPr="007F5C38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7F5C38" w:rsidRPr="007F5C38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.1. Блок схема до практичного завдання “Аналізатор надійності пароля”</w:t>
      </w:r>
    </w:p>
    <w:p w14:paraId="2E8F2702" w14:textId="4C2A38B6" w:rsidR="007F5C38" w:rsidRPr="007F5C38" w:rsidRDefault="00E00401" w:rsidP="007F5C38">
      <w:pPr>
        <w:jc w:val="center"/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0401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48EDEB14" wp14:editId="0FEBD899">
            <wp:extent cx="5733415" cy="3091180"/>
            <wp:effectExtent l="0" t="0" r="635" b="0"/>
            <wp:docPr id="886055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551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C38" w:rsidRPr="007F5C38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Рис.</w:t>
      </w:r>
      <w:r w:rsidR="007F5C38" w:rsidRPr="007F5C38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7F5C38" w:rsidRPr="007F5C38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7F5C38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7F5C38" w:rsidRPr="007F5C38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Блок схема до практичного завдання “Аналізатор надійності пароля”</w:t>
      </w:r>
    </w:p>
    <w:p w14:paraId="04516E91" w14:textId="44D83192" w:rsidR="00611230" w:rsidRDefault="00611230" w:rsidP="00AB3CFB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6CFF9B9" w14:textId="77777777" w:rsidR="004C0FE2" w:rsidRDefault="004C0FE2" w:rsidP="00AB3CFB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ACE6B12" w14:textId="1A088E0E" w:rsidR="007F5C38" w:rsidRPr="007F5C38" w:rsidRDefault="004C0FE2" w:rsidP="007F5C38">
      <w:pPr>
        <w:jc w:val="center"/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0FE2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FD92307" wp14:editId="72D6BAD5">
            <wp:extent cx="5733415" cy="1962785"/>
            <wp:effectExtent l="0" t="0" r="635" b="0"/>
            <wp:docPr id="1182249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499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C38" w:rsidRPr="007F5C38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Рис.</w:t>
      </w:r>
      <w:r w:rsidR="007F5C38" w:rsidRPr="007F5C38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7F5C38" w:rsidRPr="007F5C38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7F5C38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7F5C38" w:rsidRPr="007F5C38">
        <w:rPr>
          <w:rFonts w:ascii="Times New Roman" w:eastAsia="Times New Roman" w:hAnsi="Times New Roman" w:cs="Times New Roman"/>
          <w:bCs/>
          <w:i/>
          <w:i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Блок схема до практичного завдання “Аналізатор надійності пароля”</w:t>
      </w:r>
    </w:p>
    <w:p w14:paraId="1F410464" w14:textId="2BEE59EC" w:rsidR="004C0FE2" w:rsidRDefault="004C0FE2" w:rsidP="00AB3CFB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994190C" w14:textId="497B36B5" w:rsidR="00FF23BF" w:rsidRPr="00FF23BF" w:rsidRDefault="00FF23BF" w:rsidP="00FF23BF">
      <w:pPr>
        <w:pStyle w:val="a6"/>
        <w:numPr>
          <w:ilvl w:val="0"/>
          <w:numId w:val="27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F23B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Орієнтовна тривалість роботи:</w:t>
      </w:r>
      <w:r w:rsidRPr="00FF23B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5 годин. До цього часу входять опрацювання поставленої задачі, розроблення алгоритму та блок-схеми, програмування, а також перевірка роботи програми на всіх 16 тестових прикладах.</w:t>
      </w:r>
    </w:p>
    <w:p w14:paraId="41445C02" w14:textId="4BFFC8A7" w:rsidR="001011F7" w:rsidRDefault="00FF23BF" w:rsidP="00FF23BF">
      <w:pPr>
        <w:pStyle w:val="a6"/>
        <w:numPr>
          <w:ilvl w:val="0"/>
          <w:numId w:val="27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F23BF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Особливості реалізації:</w:t>
      </w:r>
      <w:r w:rsidRPr="00FF23B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під час створення програми потрібно передбачити різні способи організації умовних переходів, зокрема конструкції </w:t>
      </w:r>
      <w:proofErr w:type="spellStart"/>
      <w:r w:rsidRPr="00FF23BF">
        <w:rPr>
          <w:rFonts w:ascii="Times New Roman" w:eastAsia="Times New Roman" w:hAnsi="Times New Roman" w:cs="Times New Roman"/>
          <w:sz w:val="24"/>
          <w:szCs w:val="24"/>
          <w:lang w:val="uk-UA"/>
        </w:rPr>
        <w:t>if</w:t>
      </w:r>
      <w:proofErr w:type="spellEnd"/>
      <w:r w:rsidRPr="00FF23B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FF23BF">
        <w:rPr>
          <w:rFonts w:ascii="Times New Roman" w:eastAsia="Times New Roman" w:hAnsi="Times New Roman" w:cs="Times New Roman"/>
          <w:sz w:val="24"/>
          <w:szCs w:val="24"/>
          <w:lang w:val="uk-UA"/>
        </w:rPr>
        <w:t>else</w:t>
      </w:r>
      <w:proofErr w:type="spellEnd"/>
      <w:r w:rsidRPr="00FF23B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FF23BF">
        <w:rPr>
          <w:rFonts w:ascii="Times New Roman" w:eastAsia="Times New Roman" w:hAnsi="Times New Roman" w:cs="Times New Roman"/>
          <w:sz w:val="24"/>
          <w:szCs w:val="24"/>
          <w:lang w:val="uk-UA"/>
        </w:rPr>
        <w:t>if</w:t>
      </w:r>
      <w:proofErr w:type="spellEnd"/>
      <w:r w:rsidRPr="00FF23B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/ </w:t>
      </w:r>
      <w:proofErr w:type="spellStart"/>
      <w:r w:rsidRPr="00FF23BF">
        <w:rPr>
          <w:rFonts w:ascii="Times New Roman" w:eastAsia="Times New Roman" w:hAnsi="Times New Roman" w:cs="Times New Roman"/>
          <w:sz w:val="24"/>
          <w:szCs w:val="24"/>
          <w:lang w:val="uk-UA"/>
        </w:rPr>
        <w:t>else</w:t>
      </w:r>
      <w:proofErr w:type="spellEnd"/>
      <w:r w:rsidRPr="00FF23B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FF23BF">
        <w:rPr>
          <w:rFonts w:ascii="Times New Roman" w:eastAsia="Times New Roman" w:hAnsi="Times New Roman" w:cs="Times New Roman"/>
          <w:sz w:val="24"/>
          <w:szCs w:val="24"/>
          <w:lang w:val="uk-UA"/>
        </w:rPr>
        <w:t>if</w:t>
      </w:r>
      <w:proofErr w:type="spellEnd"/>
      <w:r w:rsidRPr="00FF23B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FF23BF">
        <w:rPr>
          <w:rFonts w:ascii="Times New Roman" w:eastAsia="Times New Roman" w:hAnsi="Times New Roman" w:cs="Times New Roman"/>
          <w:sz w:val="24"/>
          <w:szCs w:val="24"/>
          <w:lang w:val="uk-UA"/>
        </w:rPr>
        <w:t>switch</w:t>
      </w:r>
      <w:proofErr w:type="spellEnd"/>
      <w:r w:rsidRPr="00FF23B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FF23BF">
        <w:rPr>
          <w:rFonts w:ascii="Times New Roman" w:eastAsia="Times New Roman" w:hAnsi="Times New Roman" w:cs="Times New Roman"/>
          <w:sz w:val="24"/>
          <w:szCs w:val="24"/>
          <w:lang w:val="uk-UA"/>
        </w:rPr>
        <w:t>case</w:t>
      </w:r>
      <w:proofErr w:type="spellEnd"/>
      <w:r w:rsidRPr="00FF23BF">
        <w:rPr>
          <w:rFonts w:ascii="Times New Roman" w:eastAsia="Times New Roman" w:hAnsi="Times New Roman" w:cs="Times New Roman"/>
          <w:sz w:val="24"/>
          <w:szCs w:val="24"/>
          <w:lang w:val="uk-UA"/>
        </w:rPr>
        <w:t>. Для формування складних логічних умов використовуються оператори &amp;&amp;, || та !.</w:t>
      </w:r>
    </w:p>
    <w:p w14:paraId="251C627A" w14:textId="77777777" w:rsidR="00FF23BF" w:rsidRDefault="00FF23BF" w:rsidP="00FF23BF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48E0FD4" w14:textId="77777777" w:rsidR="00065187" w:rsidRDefault="00065187" w:rsidP="00065187">
      <w:pPr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065187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Програма №4 algotester_lab1v2</w:t>
      </w:r>
    </w:p>
    <w:p w14:paraId="5A4EF60F" w14:textId="6433C95E" w:rsidR="00534C01" w:rsidRPr="00534C01" w:rsidRDefault="00534C01" w:rsidP="00534C01">
      <w:pPr>
        <w:pStyle w:val="a6"/>
        <w:numPr>
          <w:ilvl w:val="0"/>
          <w:numId w:val="28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34C0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lastRenderedPageBreak/>
        <w:t>Орієнтовний час виконання:</w:t>
      </w:r>
      <w:r w:rsidRPr="00534C0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Pr="00534C0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години. Робота охоплює опрацювання умови задачі, розроблення послідовності перевірок, написання програми та перевірку її роботи на звичайних і граничних наборах даних.</w:t>
      </w:r>
    </w:p>
    <w:p w14:paraId="182481D6" w14:textId="2816B71D" w:rsidR="00065187" w:rsidRPr="00534C01" w:rsidRDefault="00534C01" w:rsidP="00534C01">
      <w:pPr>
        <w:pStyle w:val="a6"/>
        <w:numPr>
          <w:ilvl w:val="0"/>
          <w:numId w:val="28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34C0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Особливості реалізації:</w:t>
      </w:r>
      <w:r w:rsidRPr="00534C0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потрібно контролювати порядок розміщення п’яти кубиків у піраміді. Кожен наступний кубик має мати сторону, що не перевищує сторону попереднього. Також необхідно передбачити перевірку </w:t>
      </w:r>
      <w:proofErr w:type="spellStart"/>
      <w:r w:rsidRPr="00534C01">
        <w:rPr>
          <w:rFonts w:ascii="Times New Roman" w:eastAsia="Times New Roman" w:hAnsi="Times New Roman" w:cs="Times New Roman"/>
          <w:sz w:val="24"/>
          <w:szCs w:val="24"/>
          <w:lang w:val="uk-UA"/>
        </w:rPr>
        <w:t>додатності</w:t>
      </w:r>
      <w:proofErr w:type="spellEnd"/>
      <w:r w:rsidRPr="00534C0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всіх введених значень: якщо хоча б одна довжина сторони є нульовою або від’ємною, програма повинна вивести ERROR. Після виявлення невідповідності розмірів кубиків подальші значення не враховуються.</w:t>
      </w:r>
    </w:p>
    <w:p w14:paraId="5272205B" w14:textId="77777777" w:rsidR="00534C01" w:rsidRDefault="00534C01" w:rsidP="00534C01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A40E79C" w14:textId="44839126" w:rsidR="00CE23D8" w:rsidRDefault="00262037" w:rsidP="00CE23D8">
      <w:pPr>
        <w:pStyle w:val="a6"/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 w:rsidR="00CE23D8" w:rsidRPr="00CE23D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. </w:t>
      </w:r>
      <w:r w:rsidR="00F27B9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="00CE23D8" w:rsidRPr="00CE23D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Код програм з посиланням на зовнішні ресурси:</w:t>
      </w:r>
    </w:p>
    <w:p w14:paraId="5C3DD9EB" w14:textId="77777777" w:rsidR="00A41CDB" w:rsidRPr="00A41CDB" w:rsidRDefault="00A41CDB" w:rsidP="00A41CDB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41CD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 №1 </w:t>
      </w:r>
      <w:r w:rsidRPr="00A41CDB">
        <w:rPr>
          <w:rFonts w:ascii="Times New Roman" w:eastAsia="Times New Roman" w:hAnsi="Times New Roman" w:cs="Times New Roman"/>
          <w:sz w:val="24"/>
          <w:szCs w:val="24"/>
          <w:lang w:val="en-US"/>
        </w:rPr>
        <w:t>lab</w:t>
      </w:r>
      <w:r w:rsidRPr="00A41CDB">
        <w:rPr>
          <w:rFonts w:ascii="Times New Roman" w:eastAsia="Times New Roman" w:hAnsi="Times New Roman" w:cs="Times New Roman"/>
          <w:sz w:val="24"/>
          <w:szCs w:val="24"/>
          <w:lang w:val="ru-RU"/>
        </w:rPr>
        <w:t>_1_</w:t>
      </w:r>
      <w:r w:rsidRPr="00A41CDB">
        <w:rPr>
          <w:rFonts w:ascii="Times New Roman" w:eastAsia="Times New Roman" w:hAnsi="Times New Roman" w:cs="Times New Roman"/>
          <w:sz w:val="24"/>
          <w:szCs w:val="24"/>
          <w:lang w:val="en-US"/>
        </w:rPr>
        <w:t>task</w:t>
      </w:r>
      <w:r w:rsidRPr="00A41CDB">
        <w:rPr>
          <w:rFonts w:ascii="Times New Roman" w:eastAsia="Times New Roman" w:hAnsi="Times New Roman" w:cs="Times New Roman"/>
          <w:sz w:val="24"/>
          <w:szCs w:val="24"/>
          <w:lang w:val="ru-RU"/>
        </w:rPr>
        <w:t>_1</w:t>
      </w:r>
    </w:p>
    <w:p w14:paraId="4BDDF9C4" w14:textId="56C7FE99" w:rsidR="00A41CDB" w:rsidRDefault="00A41CDB" w:rsidP="00A41CDB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41CD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Було реалізовано програму мовою C++, яка обчислює заданий математичний вираз для варіанта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A41CDB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6998737" w14:textId="77777777" w:rsidR="00A41CDB" w:rsidRDefault="00A41CDB" w:rsidP="00A41CDB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3EDC5C7" w14:textId="77777777" w:rsidR="009B60AD" w:rsidRDefault="00824BAB" w:rsidP="009B60AD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24BAB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4BA51FEC" wp14:editId="18C67FE5">
            <wp:extent cx="3863675" cy="6309907"/>
            <wp:effectExtent l="0" t="0" r="3810" b="0"/>
            <wp:docPr id="1823294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94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63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856F" w14:textId="40DF6218" w:rsidR="009B60AD" w:rsidRDefault="009B60AD" w:rsidP="009B60AD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60AD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</w:t>
      </w:r>
      <w:r w:rsidRPr="009B60AD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#1. Код до </w:t>
      </w:r>
      <w:r w:rsidRPr="009B60AD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proofErr w:type="spellStart"/>
      <w:r w:rsidRPr="009B60AD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ab</w:t>
      </w:r>
      <w:proofErr w:type="spellEnd"/>
      <w:r w:rsidRPr="009B60AD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_1_</w:t>
      </w:r>
      <w:r w:rsidRPr="009B60AD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proofErr w:type="spellStart"/>
      <w:r w:rsidRPr="009B60AD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ask</w:t>
      </w:r>
      <w:proofErr w:type="spellEnd"/>
      <w:r w:rsidRPr="009B60AD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_1, варіант </w:t>
      </w:r>
      <w:r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</w:p>
    <w:p w14:paraId="5231799E" w14:textId="77777777" w:rsidR="009B60AD" w:rsidRPr="00500F56" w:rsidRDefault="009B60AD" w:rsidP="00500F56">
      <w:pPr>
        <w:spacing w:after="200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3EE36E" w14:textId="77777777" w:rsidR="00B267C1" w:rsidRDefault="00B267C1" w:rsidP="00B267C1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267C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Посилання на файл коду в </w:t>
      </w:r>
      <w:proofErr w:type="spellStart"/>
      <w:r w:rsidRPr="00B267C1">
        <w:rPr>
          <w:rFonts w:ascii="Times New Roman" w:eastAsia="Times New Roman" w:hAnsi="Times New Roman" w:cs="Times New Roman"/>
          <w:sz w:val="24"/>
          <w:szCs w:val="24"/>
          <w:lang w:val="uk-UA"/>
        </w:rPr>
        <w:t>Pull</w:t>
      </w:r>
      <w:proofErr w:type="spellEnd"/>
      <w:r w:rsidRPr="00B267C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B267C1">
        <w:rPr>
          <w:rFonts w:ascii="Times New Roman" w:eastAsia="Times New Roman" w:hAnsi="Times New Roman" w:cs="Times New Roman"/>
          <w:sz w:val="24"/>
          <w:szCs w:val="24"/>
          <w:lang w:val="uk-UA"/>
        </w:rPr>
        <w:t>Request</w:t>
      </w:r>
      <w:proofErr w:type="spellEnd"/>
      <w:r w:rsidRPr="00B267C1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7843A118" w14:textId="6CA17A17" w:rsidR="00B267C1" w:rsidRPr="00CE7D83" w:rsidRDefault="00CE7D83" w:rsidP="00B267C1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18" w:anchor="diff-003939ccc6c0bba466d21edc940ebb5334c5bd27130697a85cbaaa0c0ba65936" w:history="1">
        <w:proofErr w:type="spellStart"/>
        <w:r w:rsidRPr="00CE7D83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Epic</w:t>
        </w:r>
        <w:proofErr w:type="spellEnd"/>
        <w:r w:rsidRPr="00CE7D83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2 - </w:t>
        </w:r>
        <w:proofErr w:type="spellStart"/>
        <w:r w:rsidRPr="00CE7D83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Sofiya</w:t>
        </w:r>
        <w:proofErr w:type="spellEnd"/>
        <w:r w:rsidRPr="00CE7D83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CE7D83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Kobylanskaya</w:t>
        </w:r>
        <w:proofErr w:type="spellEnd"/>
        <w:r w:rsidRPr="00CE7D83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CE7D83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by</w:t>
        </w:r>
        <w:proofErr w:type="spellEnd"/>
        <w:r w:rsidRPr="00CE7D83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gtr4455 · </w:t>
        </w:r>
        <w:proofErr w:type="spellStart"/>
        <w:r w:rsidRPr="00CE7D83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Pull</w:t>
        </w:r>
        <w:proofErr w:type="spellEnd"/>
        <w:r w:rsidRPr="00CE7D83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CE7D83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Request</w:t>
        </w:r>
        <w:proofErr w:type="spellEnd"/>
        <w:r w:rsidRPr="00CE7D83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#159 · artificial-intelligence-department/ai_programming_playground_2026</w:t>
        </w:r>
      </w:hyperlink>
    </w:p>
    <w:p w14:paraId="14654F99" w14:textId="77777777" w:rsidR="00CF6074" w:rsidRDefault="00CF6074" w:rsidP="00B267C1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FDDBD34" w14:textId="77777777" w:rsidR="00410D96" w:rsidRPr="00410D96" w:rsidRDefault="00410D96" w:rsidP="00410D96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10D9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 №2 </w:t>
      </w:r>
      <w:r w:rsidRPr="00410D96">
        <w:rPr>
          <w:rFonts w:ascii="Times New Roman" w:eastAsia="Times New Roman" w:hAnsi="Times New Roman" w:cs="Times New Roman"/>
          <w:sz w:val="24"/>
          <w:szCs w:val="24"/>
          <w:lang w:val="en-US"/>
        </w:rPr>
        <w:t>l</w:t>
      </w:r>
      <w:r w:rsidRPr="00410D96">
        <w:rPr>
          <w:rFonts w:ascii="Times New Roman" w:eastAsia="Times New Roman" w:hAnsi="Times New Roman" w:cs="Times New Roman"/>
          <w:sz w:val="24"/>
          <w:szCs w:val="24"/>
          <w:lang w:val="ru-RU"/>
        </w:rPr>
        <w:t>ab_1_</w:t>
      </w:r>
      <w:r w:rsidRPr="00410D96"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  <w:r w:rsidRPr="00410D96">
        <w:rPr>
          <w:rFonts w:ascii="Times New Roman" w:eastAsia="Times New Roman" w:hAnsi="Times New Roman" w:cs="Times New Roman"/>
          <w:sz w:val="24"/>
          <w:szCs w:val="24"/>
          <w:lang w:val="ru-RU"/>
        </w:rPr>
        <w:t>ask_2</w:t>
      </w:r>
    </w:p>
    <w:p w14:paraId="48B022B8" w14:textId="15A2551D" w:rsidR="00410D96" w:rsidRDefault="00410D96" w:rsidP="00410D96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10D9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Було реалізовано програму мовою C++, яка виконує задані математичний вирази для варіанта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</w:p>
    <w:p w14:paraId="7405C72C" w14:textId="1CB6E67C" w:rsidR="00C96576" w:rsidRDefault="00F55BD3" w:rsidP="00C96576">
      <w:pPr>
        <w:pStyle w:val="a6"/>
        <w:spacing w:after="200"/>
        <w:jc w:val="center"/>
        <w:rPr>
          <w:rFonts w:ascii="Times New Roman" w:hAnsi="Times New Roman" w:cs="Times New Roman"/>
          <w:color w:val="4F81BD" w:themeColor="accent1"/>
          <w:sz w:val="20"/>
          <w:lang w:val="ru-RU" w:eastAsia="ru-RU"/>
        </w:rPr>
      </w:pPr>
      <w:r w:rsidRPr="00F55BD3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7B903B9C" wp14:editId="1D8F1B5C">
            <wp:extent cx="4237979" cy="4636477"/>
            <wp:effectExtent l="0" t="0" r="0" b="0"/>
            <wp:docPr id="596107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077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1369" cy="465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A1EE" w14:textId="6A5503C2" w:rsidR="00C96576" w:rsidRPr="00C96576" w:rsidRDefault="00C96576" w:rsidP="00C96576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6576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</w:t>
      </w:r>
      <w:r w:rsidRPr="00C96576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#</w:t>
      </w:r>
      <w:r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C96576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Код до </w:t>
      </w:r>
      <w:r w:rsidRPr="00C96576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</w:t>
      </w:r>
      <w:r w:rsidRPr="00C96576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_1_</w:t>
      </w:r>
      <w:r w:rsidRPr="00C96576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</w:t>
      </w:r>
      <w:r w:rsidRPr="00C96576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Pr="00C96576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C96576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варіант</w:t>
      </w:r>
    </w:p>
    <w:p w14:paraId="389579C1" w14:textId="3352183B" w:rsidR="00410D96" w:rsidRPr="00410D96" w:rsidRDefault="00410D96" w:rsidP="00F55BD3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097D00D" w14:textId="77777777" w:rsidR="00D34184" w:rsidRPr="00D34184" w:rsidRDefault="00D34184" w:rsidP="00D34184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3418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Посилання на файл коду в </w:t>
      </w:r>
      <w:proofErr w:type="spellStart"/>
      <w:r w:rsidRPr="00D34184">
        <w:rPr>
          <w:rFonts w:ascii="Times New Roman" w:eastAsia="Times New Roman" w:hAnsi="Times New Roman" w:cs="Times New Roman"/>
          <w:sz w:val="24"/>
          <w:szCs w:val="24"/>
          <w:lang w:val="uk-UA"/>
        </w:rPr>
        <w:t>Pull</w:t>
      </w:r>
      <w:proofErr w:type="spellEnd"/>
      <w:r w:rsidRPr="00D3418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D34184">
        <w:rPr>
          <w:rFonts w:ascii="Times New Roman" w:eastAsia="Times New Roman" w:hAnsi="Times New Roman" w:cs="Times New Roman"/>
          <w:sz w:val="24"/>
          <w:szCs w:val="24"/>
          <w:lang w:val="uk-UA"/>
        </w:rPr>
        <w:t>Request</w:t>
      </w:r>
      <w:proofErr w:type="spellEnd"/>
      <w:r w:rsidRPr="00D34184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</w:p>
    <w:p w14:paraId="27CCBB6E" w14:textId="3E5819DD" w:rsidR="00410D96" w:rsidRPr="00F42C19" w:rsidRDefault="00F42C19" w:rsidP="00B267C1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20" w:anchor="diff-c7a900d00a57251a5791ceed63e12bccea3333fd66f477a22be9b3517cde87d0" w:history="1">
        <w:proofErr w:type="spellStart"/>
        <w:r w:rsidRPr="00F42C19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Epic</w:t>
        </w:r>
        <w:proofErr w:type="spellEnd"/>
        <w:r w:rsidRPr="00F42C19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2 - </w:t>
        </w:r>
        <w:proofErr w:type="spellStart"/>
        <w:r w:rsidRPr="00F42C19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Sofiya</w:t>
        </w:r>
        <w:proofErr w:type="spellEnd"/>
        <w:r w:rsidRPr="00F42C19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F42C19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Kobylanskaya</w:t>
        </w:r>
        <w:proofErr w:type="spellEnd"/>
        <w:r w:rsidRPr="00F42C19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F42C19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by</w:t>
        </w:r>
        <w:proofErr w:type="spellEnd"/>
        <w:r w:rsidRPr="00F42C19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gtr4455 · </w:t>
        </w:r>
        <w:proofErr w:type="spellStart"/>
        <w:r w:rsidRPr="00F42C19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Pull</w:t>
        </w:r>
        <w:proofErr w:type="spellEnd"/>
        <w:r w:rsidRPr="00F42C19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F42C19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Request</w:t>
        </w:r>
        <w:proofErr w:type="spellEnd"/>
        <w:r w:rsidRPr="00F42C19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#159 · artificial-intelligence-department/ai_programming_playground_2026</w:t>
        </w:r>
      </w:hyperlink>
    </w:p>
    <w:p w14:paraId="5DF82716" w14:textId="77777777" w:rsidR="00CF6074" w:rsidRDefault="00CF6074" w:rsidP="00B267C1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80E2E28" w14:textId="77777777" w:rsidR="00CF6074" w:rsidRPr="00CF6074" w:rsidRDefault="00CF6074" w:rsidP="00CF6074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F6074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№3 Аналізатор надійності пароля</w:t>
      </w:r>
    </w:p>
    <w:p w14:paraId="730D6C46" w14:textId="77777777" w:rsidR="00CF6074" w:rsidRPr="00CF6074" w:rsidRDefault="00CF6074" w:rsidP="00CF6074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F6074">
        <w:rPr>
          <w:rFonts w:ascii="Times New Roman" w:eastAsia="Times New Roman" w:hAnsi="Times New Roman" w:cs="Times New Roman"/>
          <w:sz w:val="24"/>
          <w:szCs w:val="24"/>
          <w:lang w:val="uk-UA"/>
        </w:rPr>
        <w:t>Було реалізовано програму мовою C++, яка перевіряє характеристики пароля, визначає проходження мінімальних вимог, рівень надійності та рекомендацію для користувача.</w:t>
      </w:r>
    </w:p>
    <w:p w14:paraId="64FFBF06" w14:textId="77777777" w:rsidR="00CF6074" w:rsidRPr="00CF6074" w:rsidRDefault="00CF6074" w:rsidP="00CF6074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9EDC107" w14:textId="77777777" w:rsidR="001B49CB" w:rsidRPr="001B49CB" w:rsidRDefault="001B49CB" w:rsidP="001B49CB">
      <w:pPr>
        <w:pStyle w:val="a6"/>
        <w:spacing w:after="200"/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  <w:r w:rsidRPr="001B49C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Code #3. Код до практичного </w:t>
      </w:r>
      <w:proofErr w:type="spellStart"/>
      <w:r w:rsidRPr="001B49CB">
        <w:rPr>
          <w:rFonts w:ascii="Times New Roman" w:eastAsia="Times New Roman" w:hAnsi="Times New Roman" w:cs="Times New Roman"/>
          <w:sz w:val="24"/>
          <w:szCs w:val="24"/>
          <w:lang w:val="ru-RU"/>
        </w:rPr>
        <w:t>завдання</w:t>
      </w:r>
      <w:proofErr w:type="spellEnd"/>
      <w:r w:rsidRPr="001B49C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«</w:t>
      </w:r>
      <w:proofErr w:type="spellStart"/>
      <w:r w:rsidRPr="001B49CB">
        <w:rPr>
          <w:rFonts w:ascii="Times New Roman" w:eastAsia="Times New Roman" w:hAnsi="Times New Roman" w:cs="Times New Roman"/>
          <w:sz w:val="24"/>
          <w:szCs w:val="24"/>
          <w:lang w:val="ru-RU"/>
        </w:rPr>
        <w:t>Аналізатор</w:t>
      </w:r>
      <w:proofErr w:type="spellEnd"/>
      <w:r w:rsidRPr="001B49C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B49CB">
        <w:rPr>
          <w:rFonts w:ascii="Times New Roman" w:eastAsia="Times New Roman" w:hAnsi="Times New Roman" w:cs="Times New Roman"/>
          <w:sz w:val="24"/>
          <w:szCs w:val="24"/>
          <w:lang w:val="ru-RU"/>
        </w:rPr>
        <w:t>надійності</w:t>
      </w:r>
      <w:proofErr w:type="spellEnd"/>
      <w:r w:rsidRPr="001B49C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пароля»</w:t>
      </w:r>
    </w:p>
    <w:p w14:paraId="5D03AE31" w14:textId="6C0E381E" w:rsidR="00A41CDB" w:rsidRPr="001B49CB" w:rsidRDefault="003D579D" w:rsidP="003D579D">
      <w:pPr>
        <w:pStyle w:val="a6"/>
        <w:spacing w:after="200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</w:t>
      </w:r>
      <w:r w:rsidR="001B49CB" w:rsidRPr="001B49C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#3. Код до практичного </w:t>
      </w:r>
      <w:proofErr w:type="spellStart"/>
      <w:r w:rsidR="001B49CB" w:rsidRPr="001B49C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завдання</w:t>
      </w:r>
      <w:proofErr w:type="spellEnd"/>
      <w:r w:rsidR="001B49CB" w:rsidRPr="001B49C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«Аналізатор </w:t>
      </w:r>
      <w:proofErr w:type="spellStart"/>
      <w:r w:rsidR="001B49CB" w:rsidRPr="001B49C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надійності</w:t>
      </w:r>
      <w:proofErr w:type="spellEnd"/>
      <w:r w:rsidR="001B49CB" w:rsidRPr="001B49C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пароля»</w:t>
      </w:r>
      <w:r w:rsidR="00F629B5" w:rsidRPr="001B49CB">
        <w:rPr>
          <w:noProof/>
          <w:sz w:val="20"/>
          <w:szCs w:val="20"/>
          <w:lang w:val="uk-UA"/>
        </w:rPr>
        <w:drawing>
          <wp:anchor distT="0" distB="0" distL="114300" distR="114300" simplePos="0" relativeHeight="251661312" behindDoc="0" locked="0" layoutInCell="1" allowOverlap="1" wp14:anchorId="4533E7F3" wp14:editId="5AA36534">
            <wp:simplePos x="13716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733415" cy="6619875"/>
            <wp:effectExtent l="0" t="0" r="635" b="9525"/>
            <wp:wrapSquare wrapText="bothSides"/>
            <wp:docPr id="377310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1041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14D82D" w14:textId="48F19846" w:rsidR="00262037" w:rsidRPr="009B60AD" w:rsidRDefault="00D05B71" w:rsidP="004E21BB">
      <w:pPr>
        <w:pStyle w:val="a6"/>
        <w:spacing w:after="2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D05B71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lastRenderedPageBreak/>
        <w:drawing>
          <wp:inline distT="0" distB="0" distL="0" distR="0" wp14:anchorId="776B9256" wp14:editId="4561CC9F">
            <wp:extent cx="4795384" cy="6254262"/>
            <wp:effectExtent l="0" t="0" r="5715" b="0"/>
            <wp:docPr id="981722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223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7855" cy="627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CB53" w14:textId="401DDD1C" w:rsidR="00534C01" w:rsidRPr="00CE23D8" w:rsidRDefault="003D579D" w:rsidP="00534C01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</w:t>
      </w:r>
      <w:r w:rsidRPr="001B49C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#3. Код до практичного </w:t>
      </w:r>
      <w:proofErr w:type="spellStart"/>
      <w:r w:rsidRPr="001B49C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завдання</w:t>
      </w:r>
      <w:proofErr w:type="spellEnd"/>
      <w:r w:rsidRPr="001B49C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</w:t>
      </w:r>
      <w:proofErr w:type="spellStart"/>
      <w:r w:rsidRPr="001B49C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Аналізатор</w:t>
      </w:r>
      <w:proofErr w:type="spellEnd"/>
      <w:r w:rsidRPr="001B49C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B49C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надійності</w:t>
      </w:r>
      <w:proofErr w:type="spellEnd"/>
      <w:r w:rsidRPr="001B49C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пароля»</w:t>
      </w:r>
    </w:p>
    <w:p w14:paraId="35E2E43C" w14:textId="77777777" w:rsidR="003D579D" w:rsidRDefault="003D579D" w:rsidP="004E21BB">
      <w:pPr>
        <w:pStyle w:val="a6"/>
        <w:spacing w:after="200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565785E" w14:textId="7B1A5271" w:rsidR="00FF23BF" w:rsidRDefault="004E21BB" w:rsidP="00990DDE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21BB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6ED5FB52" wp14:editId="04A4CAAD">
            <wp:extent cx="5678170" cy="4335780"/>
            <wp:effectExtent l="0" t="0" r="0" b="7620"/>
            <wp:docPr id="99137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715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17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DDE" w:rsidRPr="001B49C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#3. Код до практичного </w:t>
      </w:r>
      <w:proofErr w:type="spellStart"/>
      <w:r w:rsidR="00990DDE" w:rsidRPr="001B49C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завдання</w:t>
      </w:r>
      <w:proofErr w:type="spellEnd"/>
      <w:r w:rsidR="00990DDE" w:rsidRPr="001B49C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</w:t>
      </w:r>
      <w:proofErr w:type="spellStart"/>
      <w:r w:rsidR="00990DDE" w:rsidRPr="001B49C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Аналізатор</w:t>
      </w:r>
      <w:proofErr w:type="spellEnd"/>
      <w:r w:rsidR="00990DDE" w:rsidRPr="001B49C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990DDE" w:rsidRPr="001B49C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надійності</w:t>
      </w:r>
      <w:proofErr w:type="spellEnd"/>
      <w:r w:rsidR="00990DDE" w:rsidRPr="001B49C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пароля»</w:t>
      </w:r>
    </w:p>
    <w:p w14:paraId="314CB285" w14:textId="77777777" w:rsidR="006D4FF8" w:rsidRDefault="006D4FF8" w:rsidP="00990DDE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2AB4B4" w14:textId="77777777" w:rsidR="006D4FF8" w:rsidRPr="006D4FF8" w:rsidRDefault="006D4FF8" w:rsidP="006D4FF8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6D4FF8">
        <w:rPr>
          <w:rFonts w:ascii="Times New Roman" w:eastAsia="Times New Roman" w:hAnsi="Times New Roman" w:cs="Times New Roman"/>
          <w:sz w:val="24"/>
          <w:szCs w:val="24"/>
          <w:lang w:val="ru-RU"/>
        </w:rPr>
        <w:t>Посилання</w:t>
      </w:r>
      <w:proofErr w:type="spellEnd"/>
      <w:r w:rsidRPr="006D4F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файл коду в </w:t>
      </w:r>
      <w:r w:rsidRPr="006D4FF8">
        <w:rPr>
          <w:rFonts w:ascii="Times New Roman" w:eastAsia="Times New Roman" w:hAnsi="Times New Roman" w:cs="Times New Roman"/>
          <w:sz w:val="24"/>
          <w:szCs w:val="24"/>
          <w:lang w:val="en-US"/>
        </w:rPr>
        <w:t>Pull</w:t>
      </w:r>
      <w:r w:rsidRPr="006D4FF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D4FF8">
        <w:rPr>
          <w:rFonts w:ascii="Times New Roman" w:eastAsia="Times New Roman" w:hAnsi="Times New Roman" w:cs="Times New Roman"/>
          <w:sz w:val="24"/>
          <w:szCs w:val="24"/>
          <w:lang w:val="en-US"/>
        </w:rPr>
        <w:t>Request</w:t>
      </w:r>
      <w:r w:rsidRPr="006D4FF8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Pr="006D4FF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72D2224B" w14:textId="542C2A19" w:rsidR="006D4FF8" w:rsidRPr="008527D4" w:rsidRDefault="008527D4" w:rsidP="006D4FF8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24" w:anchor="diff-4fdd37bffdb890b26585b2fd00d8785ae6b128c5328cec5ee9138427043361ba" w:history="1">
        <w:proofErr w:type="spellStart"/>
        <w:r w:rsidRPr="008527D4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Epic</w:t>
        </w:r>
        <w:proofErr w:type="spellEnd"/>
        <w:r w:rsidRPr="008527D4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2 - </w:t>
        </w:r>
        <w:proofErr w:type="spellStart"/>
        <w:r w:rsidRPr="008527D4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Sofiya</w:t>
        </w:r>
        <w:proofErr w:type="spellEnd"/>
        <w:r w:rsidRPr="008527D4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8527D4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Kobylanskaya</w:t>
        </w:r>
        <w:proofErr w:type="spellEnd"/>
        <w:r w:rsidRPr="008527D4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8527D4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by</w:t>
        </w:r>
        <w:proofErr w:type="spellEnd"/>
        <w:r w:rsidRPr="008527D4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gtr4455 · </w:t>
        </w:r>
        <w:proofErr w:type="spellStart"/>
        <w:r w:rsidRPr="008527D4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Pull</w:t>
        </w:r>
        <w:proofErr w:type="spellEnd"/>
        <w:r w:rsidRPr="008527D4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8527D4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Request</w:t>
        </w:r>
        <w:proofErr w:type="spellEnd"/>
        <w:r w:rsidRPr="008527D4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#159 · artificial-intelligence-department/ai_programming_playground_2026</w:t>
        </w:r>
      </w:hyperlink>
    </w:p>
    <w:p w14:paraId="55E8FF1E" w14:textId="77777777" w:rsidR="006D4FF8" w:rsidRDefault="006D4FF8" w:rsidP="006D4FF8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917A909" w14:textId="40A561EB" w:rsidR="009E28AC" w:rsidRPr="009E28AC" w:rsidRDefault="009E28AC" w:rsidP="009E28AC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E28A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 №4 </w:t>
      </w:r>
      <w:proofErr w:type="spellStart"/>
      <w:r w:rsidRPr="009E28AC">
        <w:rPr>
          <w:rFonts w:ascii="Times New Roman" w:eastAsia="Times New Roman" w:hAnsi="Times New Roman" w:cs="Times New Roman"/>
          <w:sz w:val="24"/>
          <w:szCs w:val="24"/>
          <w:lang w:val="ru-RU"/>
        </w:rPr>
        <w:t>algotester</w:t>
      </w:r>
      <w:proofErr w:type="spellEnd"/>
      <w:r w:rsidRPr="009E28AC">
        <w:rPr>
          <w:rFonts w:ascii="Times New Roman" w:eastAsia="Times New Roman" w:hAnsi="Times New Roman" w:cs="Times New Roman"/>
          <w:sz w:val="24"/>
          <w:szCs w:val="24"/>
          <w:lang w:val="uk-UA"/>
        </w:rPr>
        <w:t>_</w:t>
      </w:r>
      <w:proofErr w:type="spellStart"/>
      <w:r w:rsidRPr="009E28AC">
        <w:rPr>
          <w:rFonts w:ascii="Times New Roman" w:eastAsia="Times New Roman" w:hAnsi="Times New Roman" w:cs="Times New Roman"/>
          <w:sz w:val="24"/>
          <w:szCs w:val="24"/>
          <w:lang w:val="ru-RU"/>
        </w:rPr>
        <w:t>lab</w:t>
      </w:r>
      <w:proofErr w:type="spellEnd"/>
      <w:r w:rsidRPr="009E28AC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Pr="009E28AC">
        <w:rPr>
          <w:rFonts w:ascii="Times New Roman" w:eastAsia="Times New Roman" w:hAnsi="Times New Roman" w:cs="Times New Roman"/>
          <w:sz w:val="24"/>
          <w:szCs w:val="24"/>
          <w:lang w:val="ru-RU"/>
        </w:rPr>
        <w:t>v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</w:p>
    <w:p w14:paraId="2BBC94D0" w14:textId="263E2148" w:rsidR="009E28AC" w:rsidRDefault="009E28AC" w:rsidP="009E28AC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E28A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Було реалізовано програму для розв'язання задачі </w:t>
      </w:r>
      <w:proofErr w:type="spellStart"/>
      <w:r w:rsidRPr="009E28AC">
        <w:rPr>
          <w:rFonts w:ascii="Times New Roman" w:eastAsia="Times New Roman" w:hAnsi="Times New Roman" w:cs="Times New Roman"/>
          <w:sz w:val="24"/>
          <w:szCs w:val="24"/>
          <w:lang w:val="uk-UA"/>
        </w:rPr>
        <w:t>Lab</w:t>
      </w:r>
      <w:proofErr w:type="spellEnd"/>
      <w:r w:rsidRPr="009E28A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1v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9E28A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відповідно до вимог системи автоматичного тестування </w:t>
      </w:r>
      <w:proofErr w:type="spellStart"/>
      <w:r w:rsidRPr="009E28AC">
        <w:rPr>
          <w:rFonts w:ascii="Times New Roman" w:eastAsia="Times New Roman" w:hAnsi="Times New Roman" w:cs="Times New Roman"/>
          <w:sz w:val="24"/>
          <w:szCs w:val="24"/>
          <w:lang w:val="uk-UA"/>
        </w:rPr>
        <w:t>Algotester</w:t>
      </w:r>
      <w:proofErr w:type="spellEnd"/>
    </w:p>
    <w:p w14:paraId="789BEE41" w14:textId="77777777" w:rsidR="009E28AC" w:rsidRDefault="009E28AC" w:rsidP="009E28AC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2F5E7B5" w14:textId="050CF453" w:rsidR="00597932" w:rsidRPr="00597932" w:rsidRDefault="001502E1" w:rsidP="00597932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02E1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645457B8" wp14:editId="12B619BF">
            <wp:extent cx="5029636" cy="7026249"/>
            <wp:effectExtent l="0" t="0" r="0" b="3810"/>
            <wp:docPr id="53554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49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70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932" w:rsidRPr="00597932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#4. </w:t>
      </w:r>
      <w:r w:rsidR="00597932" w:rsidRPr="00597932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Код</w:t>
      </w:r>
      <w:r w:rsidR="00597932" w:rsidRPr="00597932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97932" w:rsidRPr="00597932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до</w:t>
      </w:r>
      <w:r w:rsidR="00597932" w:rsidRPr="00597932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algotester_lab1v3, </w:t>
      </w:r>
      <w:proofErr w:type="spellStart"/>
      <w:r w:rsidR="00597932" w:rsidRPr="00597932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варіант</w:t>
      </w:r>
      <w:proofErr w:type="spellEnd"/>
      <w:r w:rsidR="00597932" w:rsidRPr="00597932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</w:t>
      </w:r>
    </w:p>
    <w:p w14:paraId="35392F54" w14:textId="1EC6DB9B" w:rsidR="009E28AC" w:rsidRPr="009E28AC" w:rsidRDefault="009E28AC" w:rsidP="009E28AC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0706A5A" w14:textId="77777777" w:rsidR="009E28AC" w:rsidRDefault="009E28AC" w:rsidP="006D4FF8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1F342A3" w14:textId="77777777" w:rsidR="00597932" w:rsidRPr="00323A80" w:rsidRDefault="009A39CE" w:rsidP="00597932">
      <w:pPr>
        <w:pStyle w:val="a6"/>
        <w:spacing w:after="200"/>
        <w:rPr>
          <w:rFonts w:ascii="Times New Roman" w:hAnsi="Times New Roman"/>
          <w:color w:val="4F81BD" w:themeColor="accent1"/>
          <w:sz w:val="20"/>
          <w:lang w:val="en-US" w:eastAsia="ru-RU"/>
        </w:rPr>
      </w:pPr>
      <w:r w:rsidRPr="009A39CE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1AB383CE" wp14:editId="73D43526">
            <wp:extent cx="4778154" cy="6553768"/>
            <wp:effectExtent l="0" t="0" r="3810" b="0"/>
            <wp:docPr id="1102434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342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65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932" w:rsidRPr="00597932">
        <w:rPr>
          <w:rFonts w:ascii="Times New Roman" w:hAnsi="Times New Roman"/>
          <w:color w:val="4F81BD" w:themeColor="accent1"/>
          <w:sz w:val="20"/>
          <w:lang w:val="en-US" w:eastAsia="ru-RU"/>
        </w:rPr>
        <w:t xml:space="preserve"> </w:t>
      </w:r>
    </w:p>
    <w:p w14:paraId="6F73C67E" w14:textId="6B3A67B0" w:rsidR="00597932" w:rsidRPr="00597932" w:rsidRDefault="00597932" w:rsidP="00597932">
      <w:pPr>
        <w:pStyle w:val="a6"/>
        <w:spacing w:after="200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7932">
        <w:rPr>
          <w:rFonts w:ascii="Times New Roman" w:hAnsi="Times New Roman"/>
          <w:color w:val="4F81BD" w:themeColor="accent1"/>
          <w:sz w:val="20"/>
          <w:szCs w:val="20"/>
          <w:lang w:val="en-US" w:eastAsia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</w:t>
      </w:r>
      <w:r w:rsidRPr="00597932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#4. </w:t>
      </w:r>
      <w:r w:rsidRPr="00597932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Код</w:t>
      </w:r>
      <w:r w:rsidRPr="00597932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97932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до</w:t>
      </w:r>
      <w:r w:rsidRPr="00597932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algotester_lab1v3, </w:t>
      </w:r>
      <w:proofErr w:type="spellStart"/>
      <w:r w:rsidRPr="00597932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варіант</w:t>
      </w:r>
      <w:proofErr w:type="spellEnd"/>
      <w:r w:rsidRPr="00597932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</w:t>
      </w:r>
    </w:p>
    <w:p w14:paraId="78E3A9B4" w14:textId="77777777" w:rsidR="00EA5D48" w:rsidRDefault="00EA5D48" w:rsidP="00EA5D48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D1CE1A5" w14:textId="5134FD3B" w:rsidR="00EA5D48" w:rsidRPr="00EA5D48" w:rsidRDefault="00EA5D48" w:rsidP="00EA5D48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A5D4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Посилання на файл коду в </w:t>
      </w:r>
      <w:r w:rsidRPr="00EA5D48">
        <w:rPr>
          <w:rFonts w:ascii="Times New Roman" w:eastAsia="Times New Roman" w:hAnsi="Times New Roman" w:cs="Times New Roman"/>
          <w:sz w:val="24"/>
          <w:szCs w:val="24"/>
          <w:lang w:val="ru-RU"/>
        </w:rPr>
        <w:t>Pull</w:t>
      </w:r>
      <w:r w:rsidRPr="00EA5D4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A5D48">
        <w:rPr>
          <w:rFonts w:ascii="Times New Roman" w:eastAsia="Times New Roman" w:hAnsi="Times New Roman" w:cs="Times New Roman"/>
          <w:sz w:val="24"/>
          <w:szCs w:val="24"/>
          <w:lang w:val="ru-RU"/>
        </w:rPr>
        <w:t>Request</w:t>
      </w:r>
      <w:proofErr w:type="spellEnd"/>
      <w:r w:rsidRPr="00EA5D4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</w:p>
    <w:p w14:paraId="64B9F039" w14:textId="0A3776B0" w:rsidR="001502E1" w:rsidRPr="00F165C3" w:rsidRDefault="00F165C3" w:rsidP="006D4FF8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27" w:anchor="diff-fe03bc1beec7814338a1f9423cfd0d6c91ef6cb924383a983f3eb6028cb27727" w:history="1">
        <w:proofErr w:type="spellStart"/>
        <w:r w:rsidRPr="00F165C3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Epic</w:t>
        </w:r>
        <w:proofErr w:type="spellEnd"/>
        <w:r w:rsidRPr="00F165C3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2 - </w:t>
        </w:r>
        <w:proofErr w:type="spellStart"/>
        <w:r w:rsidRPr="00F165C3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Sofiya</w:t>
        </w:r>
        <w:proofErr w:type="spellEnd"/>
        <w:r w:rsidRPr="00F165C3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F165C3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Kobylanskaya</w:t>
        </w:r>
        <w:proofErr w:type="spellEnd"/>
        <w:r w:rsidRPr="00F165C3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F165C3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by</w:t>
        </w:r>
        <w:proofErr w:type="spellEnd"/>
        <w:r w:rsidRPr="00F165C3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gtr4455 · </w:t>
        </w:r>
        <w:proofErr w:type="spellStart"/>
        <w:r w:rsidRPr="00F165C3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Pull</w:t>
        </w:r>
        <w:proofErr w:type="spellEnd"/>
        <w:r w:rsidRPr="00F165C3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F165C3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Request</w:t>
        </w:r>
        <w:proofErr w:type="spellEnd"/>
        <w:r w:rsidRPr="00F165C3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#159 · artificial-intelligence-department/ai_programming_playground_2026</w:t>
        </w:r>
      </w:hyperlink>
    </w:p>
    <w:p w14:paraId="1A4078BD" w14:textId="77777777" w:rsidR="00EA5D48" w:rsidRDefault="00EA5D48" w:rsidP="006D4FF8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FBC1B03" w14:textId="77777777" w:rsidR="00CB789D" w:rsidRPr="00A654D5" w:rsidRDefault="00CB789D" w:rsidP="00A654D5">
      <w:p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654D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Для розвитку практичних навичок програмування додатково було виконано завдання на платформі </w:t>
      </w:r>
      <w:proofErr w:type="spellStart"/>
      <w:r w:rsidRPr="00A654D5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Algotester</w:t>
      </w:r>
      <w:proofErr w:type="spellEnd"/>
      <w:r w:rsidRPr="00A654D5">
        <w:rPr>
          <w:rFonts w:ascii="Times New Roman" w:eastAsia="Times New Roman" w:hAnsi="Times New Roman" w:cs="Times New Roman"/>
          <w:sz w:val="24"/>
          <w:szCs w:val="24"/>
          <w:lang w:val="uk-UA"/>
        </w:rPr>
        <w:t>, що дало змогу відпрацювати процес розв’язання та перевірки алгоритмічних задач.</w:t>
      </w:r>
    </w:p>
    <w:p w14:paraId="1E654298" w14:textId="77777777" w:rsidR="00CB789D" w:rsidRPr="00A654D5" w:rsidRDefault="00CB789D" w:rsidP="00A654D5">
      <w:pPr>
        <w:spacing w:after="200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654D5">
        <w:rPr>
          <w:rFonts w:ascii="Times New Roman" w:eastAsia="Times New Roman" w:hAnsi="Times New Roman" w:cs="Times New Roman"/>
          <w:sz w:val="24"/>
          <w:szCs w:val="24"/>
          <w:lang w:val="uk-UA"/>
        </w:rPr>
        <w:t>У межах роботи було виконано такі етапи:</w:t>
      </w:r>
    </w:p>
    <w:p w14:paraId="2DB8887A" w14:textId="77777777" w:rsidR="00CB789D" w:rsidRPr="00CB789D" w:rsidRDefault="00CB789D" w:rsidP="00A654D5">
      <w:pPr>
        <w:pStyle w:val="a6"/>
        <w:numPr>
          <w:ilvl w:val="0"/>
          <w:numId w:val="3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B789D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опрацювання та розуміння поставленої задачі;</w:t>
      </w:r>
    </w:p>
    <w:p w14:paraId="1B588032" w14:textId="77777777" w:rsidR="00CB789D" w:rsidRPr="00CB789D" w:rsidRDefault="00CB789D" w:rsidP="00A654D5">
      <w:pPr>
        <w:pStyle w:val="a6"/>
        <w:numPr>
          <w:ilvl w:val="0"/>
          <w:numId w:val="3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B789D">
        <w:rPr>
          <w:rFonts w:ascii="Times New Roman" w:eastAsia="Times New Roman" w:hAnsi="Times New Roman" w:cs="Times New Roman"/>
          <w:sz w:val="24"/>
          <w:szCs w:val="24"/>
          <w:lang w:val="uk-UA"/>
        </w:rPr>
        <w:t>визначення необхідних вхідних даних і очікуваного результату;</w:t>
      </w:r>
    </w:p>
    <w:p w14:paraId="2D3AC9C5" w14:textId="77777777" w:rsidR="00CB789D" w:rsidRPr="00CB789D" w:rsidRDefault="00CB789D" w:rsidP="00A654D5">
      <w:pPr>
        <w:pStyle w:val="a6"/>
        <w:numPr>
          <w:ilvl w:val="0"/>
          <w:numId w:val="3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B789D">
        <w:rPr>
          <w:rFonts w:ascii="Times New Roman" w:eastAsia="Times New Roman" w:hAnsi="Times New Roman" w:cs="Times New Roman"/>
          <w:sz w:val="24"/>
          <w:szCs w:val="24"/>
          <w:lang w:val="uk-UA"/>
        </w:rPr>
        <w:t>створення алгоритму та його реалізація мовою C++;</w:t>
      </w:r>
    </w:p>
    <w:p w14:paraId="435B489B" w14:textId="77777777" w:rsidR="00CB789D" w:rsidRPr="00CB789D" w:rsidRDefault="00CB789D" w:rsidP="00A654D5">
      <w:pPr>
        <w:pStyle w:val="a6"/>
        <w:numPr>
          <w:ilvl w:val="0"/>
          <w:numId w:val="3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B789D">
        <w:rPr>
          <w:rFonts w:ascii="Times New Roman" w:eastAsia="Times New Roman" w:hAnsi="Times New Roman" w:cs="Times New Roman"/>
          <w:sz w:val="24"/>
          <w:szCs w:val="24"/>
          <w:lang w:val="uk-UA"/>
        </w:rPr>
        <w:t>перевірка правильності роботи програми за допомогою тестових прикладів;</w:t>
      </w:r>
    </w:p>
    <w:p w14:paraId="1FFD4B6F" w14:textId="77777777" w:rsidR="00CB789D" w:rsidRPr="00CB789D" w:rsidRDefault="00CB789D" w:rsidP="00A654D5">
      <w:pPr>
        <w:pStyle w:val="a6"/>
        <w:numPr>
          <w:ilvl w:val="0"/>
          <w:numId w:val="3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B789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передача готового розв’язку на платформу </w:t>
      </w:r>
      <w:proofErr w:type="spellStart"/>
      <w:r w:rsidRPr="00CB789D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Algotester</w:t>
      </w:r>
      <w:proofErr w:type="spellEnd"/>
      <w:r w:rsidRPr="00CB789D">
        <w:rPr>
          <w:rFonts w:ascii="Times New Roman" w:eastAsia="Times New Roman" w:hAnsi="Times New Roman" w:cs="Times New Roman"/>
          <w:sz w:val="24"/>
          <w:szCs w:val="24"/>
          <w:lang w:val="uk-UA"/>
        </w:rPr>
        <w:t>;</w:t>
      </w:r>
    </w:p>
    <w:p w14:paraId="5343B518" w14:textId="77777777" w:rsidR="00CB789D" w:rsidRPr="00CB789D" w:rsidRDefault="00CB789D" w:rsidP="00A654D5">
      <w:pPr>
        <w:pStyle w:val="a6"/>
        <w:numPr>
          <w:ilvl w:val="0"/>
          <w:numId w:val="30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B789D">
        <w:rPr>
          <w:rFonts w:ascii="Times New Roman" w:eastAsia="Times New Roman" w:hAnsi="Times New Roman" w:cs="Times New Roman"/>
          <w:sz w:val="24"/>
          <w:szCs w:val="24"/>
          <w:lang w:val="uk-UA"/>
        </w:rPr>
        <w:t>опрацювання результатів автоматичної перевірки та виявлення можливих помилок.</w:t>
      </w:r>
    </w:p>
    <w:p w14:paraId="5140C647" w14:textId="77777777" w:rsidR="00EA5D48" w:rsidRDefault="00EA5D48" w:rsidP="006D4FF8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8345F06" w14:textId="326A122F" w:rsidR="00322CEE" w:rsidRDefault="004351A0" w:rsidP="00601AE7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351A0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2A485D88" wp14:editId="62EF7D59">
            <wp:extent cx="4792980" cy="6818534"/>
            <wp:effectExtent l="0" t="0" r="7620" b="1905"/>
            <wp:docPr id="1191474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745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99000" cy="682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6B5F" w14:textId="4D8488D1" w:rsidR="001931A7" w:rsidRPr="001931A7" w:rsidRDefault="001931A7" w:rsidP="001931A7">
      <w:pPr>
        <w:pStyle w:val="a6"/>
        <w:spacing w:after="200"/>
        <w:rPr>
          <w:rFonts w:ascii="Times New Roman" w:eastAsia="Times New Roman" w:hAnsi="Times New Roman" w:cs="Times New Roman"/>
          <w:i/>
          <w:iCs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3A80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</w:t>
      </w:r>
      <w:r w:rsidR="00CF60D4" w:rsidRPr="00CE7D83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1931A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#5. </w:t>
      </w:r>
      <w:r w:rsidRPr="001931A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Код</w:t>
      </w:r>
      <w:r w:rsidRPr="001931A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31A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до</w:t>
      </w:r>
      <w:r w:rsidRPr="001931A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self_practice_1</w:t>
      </w:r>
    </w:p>
    <w:p w14:paraId="4EB2ABD9" w14:textId="77777777" w:rsidR="00EE6EDF" w:rsidRDefault="00EE6EDF" w:rsidP="00EE6EDF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C0B1BF6" w14:textId="451195F5" w:rsidR="00EE6EDF" w:rsidRPr="00EE6EDF" w:rsidRDefault="00EE6EDF" w:rsidP="00EE6EDF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6EDF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 xml:space="preserve">Посилання на файл коду в </w:t>
      </w:r>
      <w:r w:rsidRPr="00EE6EDF">
        <w:rPr>
          <w:rFonts w:ascii="Times New Roman" w:eastAsia="Times New Roman" w:hAnsi="Times New Roman" w:cs="Times New Roman"/>
          <w:sz w:val="24"/>
          <w:szCs w:val="24"/>
          <w:lang w:val="ru-RU"/>
        </w:rPr>
        <w:t>Pull</w:t>
      </w:r>
      <w:r w:rsidRPr="00EE6ED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E6EDF">
        <w:rPr>
          <w:rFonts w:ascii="Times New Roman" w:eastAsia="Times New Roman" w:hAnsi="Times New Roman" w:cs="Times New Roman"/>
          <w:sz w:val="24"/>
          <w:szCs w:val="24"/>
          <w:lang w:val="ru-RU"/>
        </w:rPr>
        <w:t>Request</w:t>
      </w:r>
      <w:proofErr w:type="spellEnd"/>
      <w:r w:rsidRPr="00EE6ED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</w:p>
    <w:p w14:paraId="617D660A" w14:textId="112FC1ED" w:rsidR="001931A7" w:rsidRDefault="00216256" w:rsidP="006D4FF8">
      <w:pPr>
        <w:pStyle w:val="a6"/>
        <w:spacing w:after="200"/>
        <w:rPr>
          <w:lang w:val="en-US"/>
        </w:rPr>
      </w:pPr>
      <w:hyperlink r:id="rId29" w:anchor="diff-063c47f7ec05e10790010fd34f6e52dd7e51405eea28081d368a5c74b92a598b" w:history="1">
        <w:proofErr w:type="spellStart"/>
        <w:r w:rsidRPr="00216256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Epic</w:t>
        </w:r>
        <w:proofErr w:type="spellEnd"/>
        <w:r w:rsidRPr="00216256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2 - </w:t>
        </w:r>
        <w:proofErr w:type="spellStart"/>
        <w:r w:rsidRPr="00216256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Sofiya</w:t>
        </w:r>
        <w:proofErr w:type="spellEnd"/>
        <w:r w:rsidRPr="00216256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216256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Kobylanskaya</w:t>
        </w:r>
        <w:proofErr w:type="spellEnd"/>
        <w:r w:rsidRPr="00216256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216256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by</w:t>
        </w:r>
        <w:proofErr w:type="spellEnd"/>
        <w:r w:rsidRPr="00216256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gtr4455 · </w:t>
        </w:r>
        <w:proofErr w:type="spellStart"/>
        <w:r w:rsidRPr="00216256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Pull</w:t>
        </w:r>
        <w:proofErr w:type="spellEnd"/>
        <w:r w:rsidRPr="00216256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216256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Request</w:t>
        </w:r>
        <w:proofErr w:type="spellEnd"/>
        <w:r w:rsidRPr="00216256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#159 · artificial-intelligence-department/ai_programming_playground_2026</w:t>
        </w:r>
      </w:hyperlink>
    </w:p>
    <w:p w14:paraId="381F8014" w14:textId="77777777" w:rsidR="00601AE7" w:rsidRPr="00601AE7" w:rsidRDefault="00601AE7" w:rsidP="006D4FF8">
      <w:pPr>
        <w:pStyle w:val="a6"/>
        <w:spacing w:after="200"/>
        <w:rPr>
          <w:lang w:val="en-US"/>
        </w:rPr>
      </w:pPr>
    </w:p>
    <w:p w14:paraId="607DE009" w14:textId="2C1B484B" w:rsidR="008447B6" w:rsidRDefault="00750A48" w:rsidP="00A004C3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0A48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2DB13FB0" wp14:editId="11E1F313">
            <wp:extent cx="4901616" cy="5654040"/>
            <wp:effectExtent l="0" t="0" r="0" b="3810"/>
            <wp:docPr id="109231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11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05518" cy="565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9E5B" w14:textId="5F1601EE" w:rsidR="001F3BA8" w:rsidRDefault="001F3BA8" w:rsidP="001F3BA8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</w:t>
      </w:r>
      <w:r w:rsidRPr="001931A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#</w:t>
      </w:r>
      <w:r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1931A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1931A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Код</w:t>
      </w:r>
      <w:r w:rsidRPr="001931A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31A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до</w:t>
      </w:r>
      <w:r w:rsidRPr="001931A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self_practice_</w:t>
      </w:r>
      <w:r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73E367E6" w14:textId="77777777" w:rsidR="00750A48" w:rsidRDefault="00750A48" w:rsidP="006D4FF8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9E2CC8" w14:textId="3B25F453" w:rsidR="00750A48" w:rsidRDefault="00137C27" w:rsidP="00A004C3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37C2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A1AF8C8" wp14:editId="37A285F6">
            <wp:extent cx="4876231" cy="5638800"/>
            <wp:effectExtent l="0" t="0" r="635" b="0"/>
            <wp:docPr id="1974587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870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86050" cy="56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0FEA" w14:textId="445D8585" w:rsidR="001F3BA8" w:rsidRDefault="001F3BA8" w:rsidP="001F3BA8">
      <w:pPr>
        <w:pStyle w:val="a6"/>
        <w:spacing w:after="200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</w:t>
      </w:r>
      <w:r w:rsidRPr="001931A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#</w:t>
      </w:r>
      <w:r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1931A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1931A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Код</w:t>
      </w:r>
      <w:r w:rsidRPr="001931A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931A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до</w:t>
      </w:r>
      <w:r w:rsidRPr="001931A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self_practice_</w:t>
      </w:r>
      <w:r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47770ED9" w14:textId="77777777" w:rsidR="001F3BA8" w:rsidRPr="00EE6EDF" w:rsidRDefault="001F3BA8" w:rsidP="001F3BA8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E6ED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Посилання на файл коду в </w:t>
      </w:r>
      <w:r w:rsidRPr="00EE6EDF">
        <w:rPr>
          <w:rFonts w:ascii="Times New Roman" w:eastAsia="Times New Roman" w:hAnsi="Times New Roman" w:cs="Times New Roman"/>
          <w:sz w:val="24"/>
          <w:szCs w:val="24"/>
          <w:lang w:val="ru-RU"/>
        </w:rPr>
        <w:t>Pull</w:t>
      </w:r>
      <w:r w:rsidRPr="00EE6ED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E6EDF">
        <w:rPr>
          <w:rFonts w:ascii="Times New Roman" w:eastAsia="Times New Roman" w:hAnsi="Times New Roman" w:cs="Times New Roman"/>
          <w:sz w:val="24"/>
          <w:szCs w:val="24"/>
          <w:lang w:val="ru-RU"/>
        </w:rPr>
        <w:t>Request</w:t>
      </w:r>
      <w:proofErr w:type="spellEnd"/>
      <w:r w:rsidRPr="00EE6ED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</w:p>
    <w:p w14:paraId="48D3B37C" w14:textId="38D5538B" w:rsidR="001F3BA8" w:rsidRPr="001F3BA8" w:rsidRDefault="00C0556B" w:rsidP="001F3BA8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hyperlink r:id="rId32" w:anchor="diff-16e4172902ebb2acf22790f5b3c5593071c3d6a058767fa9aab3f1e3054849c3" w:history="1">
        <w:proofErr w:type="spellStart"/>
        <w:r w:rsidRPr="00C0556B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Epic</w:t>
        </w:r>
        <w:proofErr w:type="spellEnd"/>
        <w:r w:rsidRPr="00C0556B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2 - </w:t>
        </w:r>
        <w:proofErr w:type="spellStart"/>
        <w:r w:rsidRPr="00C0556B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Sofiya</w:t>
        </w:r>
        <w:proofErr w:type="spellEnd"/>
        <w:r w:rsidRPr="00C0556B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C0556B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Kobylanskaya</w:t>
        </w:r>
        <w:proofErr w:type="spellEnd"/>
        <w:r w:rsidRPr="00C0556B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C0556B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by</w:t>
        </w:r>
        <w:proofErr w:type="spellEnd"/>
        <w:r w:rsidRPr="00C0556B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gtr445</w:t>
        </w:r>
        <w:r w:rsidRPr="00C0556B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5</w:t>
        </w:r>
        <w:r w:rsidRPr="00C0556B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· </w:t>
        </w:r>
        <w:proofErr w:type="spellStart"/>
        <w:r w:rsidRPr="00C0556B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Pull</w:t>
        </w:r>
        <w:proofErr w:type="spellEnd"/>
        <w:r w:rsidRPr="00C0556B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C0556B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Request</w:t>
        </w:r>
        <w:proofErr w:type="spellEnd"/>
        <w:r w:rsidRPr="00C0556B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 xml:space="preserve"> #159 · artificial-intelligence-department/ai_programming_playground_2026</w:t>
        </w:r>
      </w:hyperlink>
    </w:p>
    <w:p w14:paraId="27CA6499" w14:textId="77777777" w:rsidR="00EE6EDF" w:rsidRDefault="00EE6EDF" w:rsidP="006D4FF8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608EF82" w14:textId="249EE992" w:rsidR="00323A80" w:rsidRPr="00323A80" w:rsidRDefault="00323A80" w:rsidP="00323A80">
      <w:pPr>
        <w:pStyle w:val="a6"/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323A8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5.</w:t>
      </w:r>
      <w:r w:rsidRPr="00323A8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 </w:t>
      </w:r>
      <w:r w:rsidRPr="00323A8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Результати виконання завдань, тестування та фактично затрачений час:</w:t>
      </w:r>
    </w:p>
    <w:p w14:paraId="4FD93361" w14:textId="012C0DA0" w:rsidR="00323A80" w:rsidRPr="00CE7D83" w:rsidRDefault="00323A80" w:rsidP="00323A80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23A8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 №1 </w:t>
      </w:r>
      <w:r w:rsidRPr="00323A80">
        <w:rPr>
          <w:rFonts w:ascii="Times New Roman" w:eastAsia="Times New Roman" w:hAnsi="Times New Roman" w:cs="Times New Roman"/>
          <w:sz w:val="24"/>
          <w:szCs w:val="24"/>
          <w:lang w:val="en-US"/>
        </w:rPr>
        <w:t>l</w:t>
      </w:r>
      <w:proofErr w:type="spellStart"/>
      <w:r w:rsidRPr="00323A80">
        <w:rPr>
          <w:rFonts w:ascii="Times New Roman" w:eastAsia="Times New Roman" w:hAnsi="Times New Roman" w:cs="Times New Roman"/>
          <w:sz w:val="24"/>
          <w:szCs w:val="24"/>
          <w:lang w:val="ru-RU"/>
        </w:rPr>
        <w:t>ab</w:t>
      </w:r>
      <w:proofErr w:type="spellEnd"/>
      <w:r w:rsidRPr="00323A80">
        <w:rPr>
          <w:rFonts w:ascii="Times New Roman" w:eastAsia="Times New Roman" w:hAnsi="Times New Roman" w:cs="Times New Roman"/>
          <w:sz w:val="24"/>
          <w:szCs w:val="24"/>
          <w:lang w:val="uk-UA"/>
        </w:rPr>
        <w:t>_1_</w:t>
      </w:r>
      <w:r w:rsidRPr="00323A80"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  <w:proofErr w:type="spellStart"/>
      <w:r w:rsidRPr="00323A80">
        <w:rPr>
          <w:rFonts w:ascii="Times New Roman" w:eastAsia="Times New Roman" w:hAnsi="Times New Roman" w:cs="Times New Roman"/>
          <w:sz w:val="24"/>
          <w:szCs w:val="24"/>
          <w:lang w:val="ru-RU"/>
        </w:rPr>
        <w:t>ask</w:t>
      </w:r>
      <w:proofErr w:type="spellEnd"/>
      <w:r w:rsidRPr="00323A8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_1, варіант </w:t>
      </w:r>
      <w:r w:rsidRPr="00CE7D83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</w:p>
    <w:p w14:paraId="0BA7A6E4" w14:textId="77777777" w:rsidR="00323A80" w:rsidRPr="00CE7D83" w:rsidRDefault="00323A80" w:rsidP="00323A80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297A08D" w14:textId="42C1DD10" w:rsidR="003F524C" w:rsidRPr="003F524C" w:rsidRDefault="003F524C" w:rsidP="003F524C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F524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Код своєї програми я писала та запускала у середовищі </w:t>
      </w:r>
      <w:proofErr w:type="spellStart"/>
      <w:r w:rsidRPr="003F524C">
        <w:rPr>
          <w:rFonts w:ascii="Times New Roman" w:eastAsia="Times New Roman" w:hAnsi="Times New Roman" w:cs="Times New Roman"/>
          <w:sz w:val="24"/>
          <w:szCs w:val="24"/>
          <w:lang w:val="uk-UA"/>
        </w:rPr>
        <w:t>Visual</w:t>
      </w:r>
      <w:proofErr w:type="spellEnd"/>
      <w:r w:rsidRPr="003F524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3F524C">
        <w:rPr>
          <w:rFonts w:ascii="Times New Roman" w:eastAsia="Times New Roman" w:hAnsi="Times New Roman" w:cs="Times New Roman"/>
          <w:sz w:val="24"/>
          <w:szCs w:val="24"/>
          <w:lang w:val="uk-UA"/>
        </w:rPr>
        <w:t>Studio</w:t>
      </w:r>
      <w:proofErr w:type="spellEnd"/>
      <w:r w:rsidRPr="003F524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3F524C">
        <w:rPr>
          <w:rFonts w:ascii="Times New Roman" w:eastAsia="Times New Roman" w:hAnsi="Times New Roman" w:cs="Times New Roman"/>
          <w:sz w:val="24"/>
          <w:szCs w:val="24"/>
          <w:lang w:val="uk-UA"/>
        </w:rPr>
        <w:t>Code</w:t>
      </w:r>
      <w:proofErr w:type="spellEnd"/>
      <w:r w:rsidRPr="003F524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Для перевірки я використала вхідні дані для свого 8-го варіанту: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k-UA"/>
          </w:rPr>
          <m:t>a=100</m:t>
        </m:r>
      </m:oMath>
      <w:r w:rsidRPr="003F524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k-UA"/>
          </w:rPr>
          <m:t>b=0.001</m:t>
        </m:r>
      </m:oMath>
      <w:r w:rsidRPr="003F524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Обчислення я виконала окремо для типів даних float та double, щоб порівняти точність. </w:t>
      </w:r>
    </w:p>
    <w:p w14:paraId="1DF7282D" w14:textId="77777777" w:rsidR="003F524C" w:rsidRPr="003F524C" w:rsidRDefault="003F524C" w:rsidP="003F524C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F524C">
        <w:rPr>
          <w:rFonts w:ascii="Times New Roman" w:eastAsia="Times New Roman" w:hAnsi="Times New Roman" w:cs="Times New Roman"/>
          <w:sz w:val="24"/>
          <w:szCs w:val="24"/>
          <w:lang w:val="uk-UA"/>
        </w:rPr>
        <w:t>Якщо розписати заданий вираз на папері, то у результаті має вийти рівно одиниця:</w:t>
      </w:r>
    </w:p>
    <w:p w14:paraId="2DCD0FDB" w14:textId="22026631" w:rsidR="003F524C" w:rsidRPr="003F524C" w:rsidRDefault="000927EB" w:rsidP="003F524C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uk-UA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/>
                        </w:rPr>
                        <m:t>a+b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/>
                    </w:rPr>
                    <m:t>4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uk-UA"/>
                </w:rPr>
                <m:t>-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/>
                        </w:rPr>
                        <m:t>4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/>
                    </w:rPr>
                    <m:t>+4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/>
                        </w:rPr>
                        <m:t>3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/>
                    </w:rPr>
                    <m:t>b+6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uk-UA"/>
                </w:rPr>
                <m:t>4a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/>
                    </w:rPr>
                    <m:t>b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uk-UA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/>
                    </w:rPr>
                    <m:t>b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/>
                    </w:rPr>
                    <m:t>4</m:t>
                  </m:r>
                </m:sup>
              </m:sSup>
            </m:den>
          </m:f>
        </m:oMath>
      </m:oMathPara>
    </w:p>
    <w:p w14:paraId="45C7CE70" w14:textId="77777777" w:rsidR="003F524C" w:rsidRDefault="003F524C" w:rsidP="003F524C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F524C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Це легко довести за формулою бінома Ньютона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5A07434A" w14:textId="77777777" w:rsidR="003F524C" w:rsidRDefault="000927EB" w:rsidP="003F524C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val="uk-UA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uk-UA"/>
                  </w:rPr>
                  <m:t>a+b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4</m:t>
            </m:r>
          </m:sup>
        </m:sSup>
      </m:oMath>
      <w:r w:rsidR="003F524C" w:rsidRPr="003F524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розписується як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4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val="uk-UA"/>
          </w:rPr>
          <m:t>+4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val="uk-UA"/>
          </w:rPr>
          <m:t>b+6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2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b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val="uk-UA"/>
          </w:rPr>
          <m:t>+4a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b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val="uk-UA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b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4</m:t>
            </m:r>
          </m:sup>
        </m:sSup>
      </m:oMath>
      <w:r w:rsidR="003F524C" w:rsidRPr="003F524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</w:t>
      </w:r>
    </w:p>
    <w:p w14:paraId="2EE5FF4E" w14:textId="1D47795A" w:rsidR="003F524C" w:rsidRPr="003F524C" w:rsidRDefault="003F524C" w:rsidP="003F524C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F524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Якщо відняти від нього частину </w:t>
      </w:r>
      <m:oMath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val="uk-UA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uk-UA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uk-UA"/>
                  </w:rPr>
                  <m:t>4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+4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val="uk-UA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uk-UA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uk-UA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b+6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val="uk-UA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uk-UA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uk-UA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  <w:lang w:val="uk-UA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uk-UA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uk-UA"/>
                  </w:rPr>
                  <m:t>2</m:t>
                </m:r>
              </m:sup>
            </m:sSup>
          </m:e>
        </m:d>
      </m:oMath>
      <w:r w:rsidRPr="003F524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то в чисельнику залишається якраз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k-UA"/>
          </w:rPr>
          <m:t>4a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b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val="uk-UA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b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4</m:t>
            </m:r>
          </m:sup>
        </m:sSup>
      </m:oMath>
      <w:r w:rsidRPr="003F524C">
        <w:rPr>
          <w:rFonts w:ascii="Times New Roman" w:eastAsia="Times New Roman" w:hAnsi="Times New Roman" w:cs="Times New Roman"/>
          <w:sz w:val="24"/>
          <w:szCs w:val="24"/>
          <w:lang w:val="uk-UA"/>
        </w:rPr>
        <w:t>. Оскільки чисельник повністю збігається зі знаменником, математично тут виходить чиста одиниця.</w:t>
      </w:r>
    </w:p>
    <w:p w14:paraId="6425B3E8" w14:textId="77777777" w:rsidR="006D021E" w:rsidRPr="00CE7D83" w:rsidRDefault="006D021E" w:rsidP="003F524C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6D021E">
        <w:rPr>
          <w:rFonts w:ascii="Times New Roman" w:eastAsia="Times New Roman" w:hAnsi="Times New Roman" w:cs="Times New Roman"/>
          <w:sz w:val="24"/>
          <w:szCs w:val="24"/>
        </w:rPr>
        <w:t xml:space="preserve">А от під час виконання програми комп'ютер починає рахувати інакше, і тут з'являються похибки. Найбільше це помітно на </w:t>
      </w:r>
      <w:proofErr w:type="spellStart"/>
      <w:r w:rsidRPr="006D021E">
        <w:rPr>
          <w:rFonts w:ascii="Times New Roman" w:eastAsia="Times New Roman" w:hAnsi="Times New Roman" w:cs="Times New Roman"/>
          <w:sz w:val="24"/>
          <w:szCs w:val="24"/>
        </w:rPr>
        <w:t>float</w:t>
      </w:r>
      <w:proofErr w:type="spellEnd"/>
      <w:r w:rsidRPr="006D021E">
        <w:rPr>
          <w:rFonts w:ascii="Times New Roman" w:eastAsia="Times New Roman" w:hAnsi="Times New Roman" w:cs="Times New Roman"/>
          <w:sz w:val="24"/>
          <w:szCs w:val="24"/>
        </w:rPr>
        <w:t>: через обмежену кількість пам'яті для дійсних чисел під час операцій з величинами різного порядку відбувається втрата точності, через що кінцевий результат помітно відрізняється від одиниці.</w:t>
      </w:r>
    </w:p>
    <w:p w14:paraId="74E81055" w14:textId="634188B0" w:rsidR="003F524C" w:rsidRPr="003F524C" w:rsidRDefault="003F524C" w:rsidP="003F524C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F524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Коли я переключилась на </w:t>
      </w:r>
      <w:proofErr w:type="spellStart"/>
      <w:r w:rsidRPr="003F524C">
        <w:rPr>
          <w:rFonts w:ascii="Times New Roman" w:eastAsia="Times New Roman" w:hAnsi="Times New Roman" w:cs="Times New Roman"/>
          <w:sz w:val="24"/>
          <w:szCs w:val="24"/>
          <w:lang w:val="uk-UA"/>
        </w:rPr>
        <w:t>double</w:t>
      </w:r>
      <w:proofErr w:type="spellEnd"/>
      <w:r w:rsidRPr="003F524C">
        <w:rPr>
          <w:rFonts w:ascii="Times New Roman" w:eastAsia="Times New Roman" w:hAnsi="Times New Roman" w:cs="Times New Roman"/>
          <w:sz w:val="24"/>
          <w:szCs w:val="24"/>
          <w:lang w:val="uk-UA"/>
        </w:rPr>
        <w:t>, розрахунки стали значно точнішими. Подвійна точність виділяє більше пам'яті під дійсні числа, тому результат виходить набагато ближчим до правильної одиниці, хоча мінімальні похибки округлення все одно зберігаються.</w:t>
      </w:r>
    </w:p>
    <w:p w14:paraId="37F31A8C" w14:textId="6BA594AD" w:rsidR="00323A80" w:rsidRPr="003448CC" w:rsidRDefault="003F524C" w:rsidP="003448CC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F524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Аналізуючи цей експеримент, я переконалася, що для подібних обчислень набагато краще використовувати </w:t>
      </w:r>
      <w:proofErr w:type="spellStart"/>
      <w:r w:rsidRPr="003F524C">
        <w:rPr>
          <w:rFonts w:ascii="Times New Roman" w:eastAsia="Times New Roman" w:hAnsi="Times New Roman" w:cs="Times New Roman"/>
          <w:sz w:val="24"/>
          <w:szCs w:val="24"/>
          <w:lang w:val="uk-UA"/>
        </w:rPr>
        <w:t>double</w:t>
      </w:r>
      <w:proofErr w:type="spellEnd"/>
      <w:r w:rsidRPr="003F524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бо він ефективніше справляється зі збереженням точності. Проте навіть </w:t>
      </w:r>
      <w:proofErr w:type="spellStart"/>
      <w:r w:rsidRPr="003F524C">
        <w:rPr>
          <w:rFonts w:ascii="Times New Roman" w:eastAsia="Times New Roman" w:hAnsi="Times New Roman" w:cs="Times New Roman"/>
          <w:sz w:val="24"/>
          <w:szCs w:val="24"/>
          <w:lang w:val="uk-UA"/>
        </w:rPr>
        <w:t>double</w:t>
      </w:r>
      <w:proofErr w:type="spellEnd"/>
      <w:r w:rsidRPr="003F524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не рятує повністю, якщо формула написана «в лоб» — найкращий результат дає попереднє математичне спрощення виразу.</w:t>
      </w:r>
    </w:p>
    <w:p w14:paraId="2E93643E" w14:textId="4A45AE94" w:rsidR="005118EF" w:rsidRDefault="005118EF" w:rsidP="005118EF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118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Час, </w:t>
      </w:r>
      <w:proofErr w:type="spellStart"/>
      <w:r w:rsidRPr="005118EF">
        <w:rPr>
          <w:rFonts w:ascii="Times New Roman" w:eastAsia="Times New Roman" w:hAnsi="Times New Roman" w:cs="Times New Roman"/>
          <w:sz w:val="24"/>
          <w:szCs w:val="24"/>
          <w:lang w:val="ru-RU"/>
        </w:rPr>
        <w:t>затрачений</w:t>
      </w:r>
      <w:proofErr w:type="spellEnd"/>
      <w:r w:rsidRPr="005118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</w:t>
      </w:r>
      <w:proofErr w:type="spellStart"/>
      <w:r w:rsidRPr="005118EF">
        <w:rPr>
          <w:rFonts w:ascii="Times New Roman" w:eastAsia="Times New Roman" w:hAnsi="Times New Roman" w:cs="Times New Roman"/>
          <w:sz w:val="24"/>
          <w:szCs w:val="24"/>
          <w:lang w:val="ru-RU"/>
        </w:rPr>
        <w:t>виконання</w:t>
      </w:r>
      <w:proofErr w:type="spellEnd"/>
      <w:r w:rsidRPr="005118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118EF">
        <w:rPr>
          <w:rFonts w:ascii="Times New Roman" w:eastAsia="Times New Roman" w:hAnsi="Times New Roman" w:cs="Times New Roman"/>
          <w:sz w:val="24"/>
          <w:szCs w:val="24"/>
          <w:lang w:val="ru-RU"/>
        </w:rPr>
        <w:t>завдання</w:t>
      </w:r>
      <w:proofErr w:type="spellEnd"/>
      <w:r w:rsidRPr="005118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№1: </w:t>
      </w:r>
      <w:r w:rsidR="000C1D8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 </w:t>
      </w:r>
      <w:proofErr w:type="gramStart"/>
      <w:r w:rsidRPr="005118EF">
        <w:rPr>
          <w:rFonts w:ascii="Times New Roman" w:eastAsia="Times New Roman" w:hAnsi="Times New Roman" w:cs="Times New Roman"/>
          <w:sz w:val="24"/>
          <w:szCs w:val="24"/>
          <w:lang w:val="ru-RU"/>
        </w:rPr>
        <w:t>год</w:t>
      </w:r>
      <w:r w:rsidR="000C1D8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118E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gramEnd"/>
      <w:r w:rsidRPr="005118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118EF">
        <w:rPr>
          <w:rFonts w:ascii="Times New Roman" w:eastAsia="Times New Roman" w:hAnsi="Times New Roman" w:cs="Times New Roman"/>
          <w:sz w:val="24"/>
          <w:szCs w:val="24"/>
          <w:lang w:val="ru-RU"/>
        </w:rPr>
        <w:t>Консольний</w:t>
      </w:r>
      <w:proofErr w:type="spellEnd"/>
      <w:r w:rsidRPr="005118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результат: </w:t>
      </w:r>
      <w:proofErr w:type="spellStart"/>
      <w:r w:rsidRPr="005118EF">
        <w:rPr>
          <w:rFonts w:ascii="Times New Roman" w:eastAsia="Times New Roman" w:hAnsi="Times New Roman" w:cs="Times New Roman"/>
          <w:sz w:val="24"/>
          <w:szCs w:val="24"/>
          <w:lang w:val="ru-RU"/>
        </w:rPr>
        <w:t>float</w:t>
      </w:r>
      <w:proofErr w:type="spellEnd"/>
      <w:r w:rsidRPr="005118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→ </w:t>
      </w:r>
      <w:r w:rsidR="008A790A">
        <w:rPr>
          <w:rFonts w:ascii="Times New Roman" w:eastAsia="Times New Roman" w:hAnsi="Times New Roman" w:cs="Times New Roman"/>
          <w:sz w:val="24"/>
          <w:szCs w:val="24"/>
          <w:lang w:val="ru-RU"/>
        </w:rPr>
        <w:t>0</w:t>
      </w:r>
      <w:r w:rsidRPr="005118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(велика </w:t>
      </w:r>
      <w:proofErr w:type="spellStart"/>
      <w:r w:rsidRPr="005118EF">
        <w:rPr>
          <w:rFonts w:ascii="Times New Roman" w:eastAsia="Times New Roman" w:hAnsi="Times New Roman" w:cs="Times New Roman"/>
          <w:sz w:val="24"/>
          <w:szCs w:val="24"/>
          <w:lang w:val="ru-RU"/>
        </w:rPr>
        <w:t>похибка</w:t>
      </w:r>
      <w:proofErr w:type="spellEnd"/>
      <w:r w:rsidRPr="005118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</w:t>
      </w:r>
      <w:proofErr w:type="spellStart"/>
      <w:r w:rsidRPr="005118EF">
        <w:rPr>
          <w:rFonts w:ascii="Times New Roman" w:eastAsia="Times New Roman" w:hAnsi="Times New Roman" w:cs="Times New Roman"/>
          <w:sz w:val="24"/>
          <w:szCs w:val="24"/>
          <w:lang w:val="ru-RU"/>
        </w:rPr>
        <w:t>double</w:t>
      </w:r>
      <w:proofErr w:type="spellEnd"/>
      <w:r w:rsidRPr="005118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→</w:t>
      </w:r>
      <w:r w:rsidR="008A790A" w:rsidRPr="008A790A">
        <w:t xml:space="preserve"> </w:t>
      </w:r>
      <w:r w:rsidR="008A790A" w:rsidRPr="008A790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1.04308 </w:t>
      </w:r>
      <w:r w:rsidRPr="005118EF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spellStart"/>
      <w:r w:rsidRPr="005118EF">
        <w:rPr>
          <w:rFonts w:ascii="Times New Roman" w:eastAsia="Times New Roman" w:hAnsi="Times New Roman" w:cs="Times New Roman"/>
          <w:sz w:val="24"/>
          <w:szCs w:val="24"/>
          <w:lang w:val="ru-RU"/>
        </w:rPr>
        <w:t>близько</w:t>
      </w:r>
      <w:proofErr w:type="spellEnd"/>
      <w:r w:rsidRPr="005118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 1).</w:t>
      </w:r>
    </w:p>
    <w:p w14:paraId="2602AB17" w14:textId="77777777" w:rsidR="000864B9" w:rsidRDefault="000864B9" w:rsidP="005118EF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8A1FEAF" w14:textId="77777777" w:rsidR="002B3AB8" w:rsidRDefault="000864B9" w:rsidP="000864B9">
      <w:pPr>
        <w:pStyle w:val="a6"/>
        <w:spacing w:after="200"/>
        <w:jc w:val="center"/>
        <w:rPr>
          <w:rFonts w:ascii="Times New Roman" w:hAnsi="Times New Roman"/>
          <w:color w:val="4F81BD" w:themeColor="accent1"/>
          <w:sz w:val="20"/>
          <w:lang w:val="ru-RU"/>
        </w:rPr>
      </w:pPr>
      <w:r w:rsidRPr="000864B9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2DE5552F" wp14:editId="2B2CE468">
            <wp:extent cx="2893979" cy="800100"/>
            <wp:effectExtent l="0" t="0" r="1905" b="0"/>
            <wp:docPr id="1730430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307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97843" cy="80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3AB8" w:rsidRPr="002B3AB8">
        <w:rPr>
          <w:rFonts w:ascii="Times New Roman" w:hAnsi="Times New Roman"/>
          <w:color w:val="4F81BD" w:themeColor="accent1"/>
          <w:sz w:val="20"/>
        </w:rPr>
        <w:t xml:space="preserve"> </w:t>
      </w:r>
    </w:p>
    <w:p w14:paraId="3CE8426E" w14:textId="17C287CF" w:rsidR="003448CC" w:rsidRPr="002B3AB8" w:rsidRDefault="002B3AB8" w:rsidP="000864B9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3AB8">
        <w:rPr>
          <w:rFonts w:ascii="Times New Roman" w:eastAsia="Times New Roman" w:hAnsi="Times New Roman" w:cs="Times New Roman"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Рис.3. Консольний результат виконання </w:t>
      </w:r>
      <w:r w:rsidRPr="002B3AB8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r w:rsidRPr="002B3AB8">
        <w:rPr>
          <w:rFonts w:ascii="Times New Roman" w:eastAsia="Times New Roman" w:hAnsi="Times New Roman" w:cs="Times New Roman"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ab_1_</w:t>
      </w:r>
      <w:r w:rsidRPr="002B3AB8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Pr="002B3AB8">
        <w:rPr>
          <w:rFonts w:ascii="Times New Roman" w:eastAsia="Times New Roman" w:hAnsi="Times New Roman" w:cs="Times New Roman"/>
          <w:color w:val="4F81BD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ask_1, варіант </w:t>
      </w:r>
      <w:r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</w:p>
    <w:p w14:paraId="1C03512E" w14:textId="77777777" w:rsidR="008F5A28" w:rsidRPr="003F524C" w:rsidRDefault="008F5A28" w:rsidP="00323A80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183B146" w14:textId="2B2DC7DE" w:rsidR="00D142AB" w:rsidRDefault="00A3321A" w:rsidP="00A3321A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3321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 №2 </w:t>
      </w:r>
      <w:r w:rsidRPr="00A3321A">
        <w:rPr>
          <w:rFonts w:ascii="Times New Roman" w:eastAsia="Times New Roman" w:hAnsi="Times New Roman" w:cs="Times New Roman"/>
          <w:sz w:val="24"/>
          <w:szCs w:val="24"/>
          <w:lang w:val="en-US"/>
        </w:rPr>
        <w:t>l</w:t>
      </w:r>
      <w:proofErr w:type="spellStart"/>
      <w:r w:rsidRPr="00A3321A">
        <w:rPr>
          <w:rFonts w:ascii="Times New Roman" w:eastAsia="Times New Roman" w:hAnsi="Times New Roman" w:cs="Times New Roman"/>
          <w:sz w:val="24"/>
          <w:szCs w:val="24"/>
          <w:lang w:val="ru-RU"/>
        </w:rPr>
        <w:t>ab</w:t>
      </w:r>
      <w:proofErr w:type="spellEnd"/>
      <w:r w:rsidRPr="00A3321A">
        <w:rPr>
          <w:rFonts w:ascii="Times New Roman" w:eastAsia="Times New Roman" w:hAnsi="Times New Roman" w:cs="Times New Roman"/>
          <w:sz w:val="24"/>
          <w:szCs w:val="24"/>
          <w:lang w:val="uk-UA"/>
        </w:rPr>
        <w:t>_1_</w:t>
      </w:r>
      <w:r w:rsidRPr="00A3321A"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  <w:proofErr w:type="spellStart"/>
      <w:r w:rsidRPr="00A3321A">
        <w:rPr>
          <w:rFonts w:ascii="Times New Roman" w:eastAsia="Times New Roman" w:hAnsi="Times New Roman" w:cs="Times New Roman"/>
          <w:sz w:val="24"/>
          <w:szCs w:val="24"/>
          <w:lang w:val="ru-RU"/>
        </w:rPr>
        <w:t>ask</w:t>
      </w:r>
      <w:proofErr w:type="spellEnd"/>
      <w:r w:rsidRPr="00A3321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_2, варіант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</w:p>
    <w:p w14:paraId="7FC4E6E7" w14:textId="77777777" w:rsidR="00A3321A" w:rsidRPr="00A3321A" w:rsidRDefault="00A3321A" w:rsidP="00A3321A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619AA96" w14:textId="26226B86" w:rsidR="00D142AB" w:rsidRPr="00D142AB" w:rsidRDefault="00D142AB" w:rsidP="00D142AB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142A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Під час виконання другого завдання я досліджувала особливості роботи постфіксного </w:t>
      </w:r>
      <w:proofErr w:type="spellStart"/>
      <w:r w:rsidRPr="00D142AB">
        <w:rPr>
          <w:rFonts w:ascii="Times New Roman" w:eastAsia="Times New Roman" w:hAnsi="Times New Roman" w:cs="Times New Roman"/>
          <w:sz w:val="24"/>
          <w:szCs w:val="24"/>
          <w:lang w:val="uk-UA"/>
        </w:rPr>
        <w:t>інкременту</w:t>
      </w:r>
      <w:proofErr w:type="spellEnd"/>
      <w:r w:rsidRPr="00D142A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й </w:t>
      </w:r>
      <w:proofErr w:type="spellStart"/>
      <w:r w:rsidRPr="00D142AB">
        <w:rPr>
          <w:rFonts w:ascii="Times New Roman" w:eastAsia="Times New Roman" w:hAnsi="Times New Roman" w:cs="Times New Roman"/>
          <w:sz w:val="24"/>
          <w:szCs w:val="24"/>
          <w:lang w:val="uk-UA"/>
        </w:rPr>
        <w:t>декременту</w:t>
      </w:r>
      <w:proofErr w:type="spellEnd"/>
      <w:r w:rsidRPr="00D142AB">
        <w:rPr>
          <w:rFonts w:ascii="Times New Roman" w:eastAsia="Times New Roman" w:hAnsi="Times New Roman" w:cs="Times New Roman"/>
          <w:sz w:val="24"/>
          <w:szCs w:val="24"/>
          <w:lang w:val="uk-UA"/>
        </w:rPr>
        <w:t>, а також те, як комп'ютер обробляє операції порівняння у мові C++. Детально розібрати мені потрібно було такі вирази з мого 8-го варіанту: n++-m, m-- &gt;n та n-- &gt;m.</w:t>
      </w:r>
    </w:p>
    <w:p w14:paraId="31B20D44" w14:textId="3644A234" w:rsidR="00D142AB" w:rsidRPr="00D142AB" w:rsidRDefault="00D142AB" w:rsidP="00D142AB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142AB">
        <w:rPr>
          <w:rFonts w:ascii="Times New Roman" w:eastAsia="Times New Roman" w:hAnsi="Times New Roman" w:cs="Times New Roman"/>
          <w:sz w:val="24"/>
          <w:szCs w:val="24"/>
          <w:lang w:val="uk-UA"/>
        </w:rPr>
        <w:t>Перший вираз n++-m містить постфіксне збільшення. Наприклад, якщо n = 10 і m = 3, то результатом обчислення буде 10 - 3 = 7, а вже після цього n набуде значення 11.</w:t>
      </w:r>
    </w:p>
    <w:p w14:paraId="16B3BC34" w14:textId="77777777" w:rsidR="00D142AB" w:rsidRPr="00D142AB" w:rsidRDefault="00D142AB" w:rsidP="00D142AB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142A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Наступні два вирази — m-- &gt;n та n-- &gt;m — поєднують постфіксний </w:t>
      </w:r>
      <w:proofErr w:type="spellStart"/>
      <w:r w:rsidRPr="00D142AB">
        <w:rPr>
          <w:rFonts w:ascii="Times New Roman" w:eastAsia="Times New Roman" w:hAnsi="Times New Roman" w:cs="Times New Roman"/>
          <w:sz w:val="24"/>
          <w:szCs w:val="24"/>
          <w:lang w:val="uk-UA"/>
        </w:rPr>
        <w:t>декремент</w:t>
      </w:r>
      <w:proofErr w:type="spellEnd"/>
      <w:r w:rsidRPr="00D142A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із операцією порівняння «більше». У випадку m-- &gt;n програма спершу порівнює поточне значення m зі змінною n, і тільки після оцінки результату зменшує m на одиницю. Аналогічно працює вираз n-- &gt;m: спочатку перевіряється умова чи n &gt; m зі старим значенням n, а потім воно </w:t>
      </w:r>
      <w:proofErr w:type="spellStart"/>
      <w:r w:rsidRPr="00D142AB">
        <w:rPr>
          <w:rFonts w:ascii="Times New Roman" w:eastAsia="Times New Roman" w:hAnsi="Times New Roman" w:cs="Times New Roman"/>
          <w:sz w:val="24"/>
          <w:szCs w:val="24"/>
          <w:lang w:val="uk-UA"/>
        </w:rPr>
        <w:t>декрементується</w:t>
      </w:r>
      <w:proofErr w:type="spellEnd"/>
      <w:r w:rsidRPr="00D142AB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847C9D8" w14:textId="77777777" w:rsidR="00D142AB" w:rsidRPr="00D142AB" w:rsidRDefault="00D142AB" w:rsidP="00D142AB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142AB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Результатом будь-якого порівняння тут є логічний тип (</w:t>
      </w:r>
      <w:proofErr w:type="spellStart"/>
      <w:r w:rsidRPr="00D142AB">
        <w:rPr>
          <w:rFonts w:ascii="Times New Roman" w:eastAsia="Times New Roman" w:hAnsi="Times New Roman" w:cs="Times New Roman"/>
          <w:sz w:val="24"/>
          <w:szCs w:val="24"/>
          <w:lang w:val="uk-UA"/>
        </w:rPr>
        <w:t>true</w:t>
      </w:r>
      <w:proofErr w:type="spellEnd"/>
      <w:r w:rsidRPr="00D142A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або </w:t>
      </w:r>
      <w:proofErr w:type="spellStart"/>
      <w:r w:rsidRPr="00D142AB">
        <w:rPr>
          <w:rFonts w:ascii="Times New Roman" w:eastAsia="Times New Roman" w:hAnsi="Times New Roman" w:cs="Times New Roman"/>
          <w:sz w:val="24"/>
          <w:szCs w:val="24"/>
          <w:lang w:val="uk-UA"/>
        </w:rPr>
        <w:t>false</w:t>
      </w:r>
      <w:proofErr w:type="spellEnd"/>
      <w:r w:rsidRPr="00D142A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). Оскільки я додала у код маніпулятор </w:t>
      </w:r>
      <w:proofErr w:type="spellStart"/>
      <w:r w:rsidRPr="00D142AB">
        <w:rPr>
          <w:rFonts w:ascii="Times New Roman" w:eastAsia="Times New Roman" w:hAnsi="Times New Roman" w:cs="Times New Roman"/>
          <w:sz w:val="24"/>
          <w:szCs w:val="24"/>
          <w:lang w:val="uk-UA"/>
        </w:rPr>
        <w:t>boolalpha</w:t>
      </w:r>
      <w:proofErr w:type="spellEnd"/>
      <w:r w:rsidRPr="00D142AB">
        <w:rPr>
          <w:rFonts w:ascii="Times New Roman" w:eastAsia="Times New Roman" w:hAnsi="Times New Roman" w:cs="Times New Roman"/>
          <w:sz w:val="24"/>
          <w:szCs w:val="24"/>
          <w:lang w:val="uk-UA"/>
        </w:rPr>
        <w:t>, у консолі ці булеві значення виводяться текстом, а не одиницями чи нулями.</w:t>
      </w:r>
    </w:p>
    <w:p w14:paraId="45172ABA" w14:textId="06D1CD66" w:rsidR="00D142AB" w:rsidRDefault="00D142AB" w:rsidP="00D142AB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142AB">
        <w:rPr>
          <w:rFonts w:ascii="Times New Roman" w:eastAsia="Times New Roman" w:hAnsi="Times New Roman" w:cs="Times New Roman"/>
          <w:sz w:val="24"/>
          <w:szCs w:val="24"/>
          <w:lang w:val="uk-UA"/>
        </w:rPr>
        <w:t>Виконання цієї частини лабораторної дозволило мені на практиці побачити, як пріоритет та постфіксна форма запису впливають на зміну значень змінних</w:t>
      </w:r>
      <w:r w:rsidR="003C29D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</w:t>
      </w:r>
      <w:r w:rsidRPr="00D142AB">
        <w:rPr>
          <w:rFonts w:ascii="Times New Roman" w:eastAsia="Times New Roman" w:hAnsi="Times New Roman" w:cs="Times New Roman"/>
          <w:sz w:val="24"/>
          <w:szCs w:val="24"/>
          <w:lang w:val="uk-UA"/>
        </w:rPr>
        <w:t>На це завдання я витратила близько 1 години.</w:t>
      </w:r>
    </w:p>
    <w:p w14:paraId="32F839DA" w14:textId="77777777" w:rsidR="001F1E5D" w:rsidRDefault="001F1E5D" w:rsidP="00D142AB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B89C324" w14:textId="4F101745" w:rsidR="00F44E57" w:rsidRDefault="001F1E5D" w:rsidP="00F44E57">
      <w:pPr>
        <w:pStyle w:val="a6"/>
        <w:spacing w:after="200"/>
        <w:jc w:val="center"/>
        <w:rPr>
          <w:rFonts w:ascii="Times New Roman" w:hAnsi="Times New Roman"/>
          <w:color w:val="4F81BD" w:themeColor="accent1"/>
          <w:sz w:val="20"/>
          <w:lang w:val="uk-UA" w:eastAsia="ru-RU"/>
        </w:rPr>
      </w:pPr>
      <w:r w:rsidRPr="001F1E5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E112AF0" wp14:editId="13A90B29">
            <wp:extent cx="2301439" cy="1524132"/>
            <wp:effectExtent l="0" t="0" r="3810" b="0"/>
            <wp:docPr id="278543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433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965C" w14:textId="0BF3F847" w:rsidR="00F44E57" w:rsidRPr="00F44E57" w:rsidRDefault="00F44E57" w:rsidP="00F44E57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4E5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Рис.4. </w:t>
      </w:r>
      <w:proofErr w:type="spellStart"/>
      <w:r w:rsidRPr="00F44E5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Консольний</w:t>
      </w:r>
      <w:proofErr w:type="spellEnd"/>
      <w:r w:rsidRPr="00F44E5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результат</w:t>
      </w:r>
      <w:r w:rsidRPr="00F44E5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виконання </w:t>
      </w:r>
      <w:r w:rsidRPr="00F44E5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proofErr w:type="spellStart"/>
      <w:r w:rsidRPr="00F44E5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ab</w:t>
      </w:r>
      <w:proofErr w:type="spellEnd"/>
      <w:r w:rsidRPr="00F44E5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_1_</w:t>
      </w:r>
      <w:r w:rsidRPr="00F44E5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proofErr w:type="spellStart"/>
      <w:r w:rsidRPr="00F44E5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ask</w:t>
      </w:r>
      <w:proofErr w:type="spellEnd"/>
      <w:r w:rsidRPr="00F44E5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_2, варіант </w:t>
      </w:r>
      <w:r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</w:p>
    <w:p w14:paraId="4D5978FE" w14:textId="4314224F" w:rsidR="0025352F" w:rsidRPr="00F44E57" w:rsidRDefault="0025352F" w:rsidP="00F44E57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90CD6B" w14:textId="1F941483" w:rsidR="002A0C9D" w:rsidRPr="002A0C9D" w:rsidRDefault="002A0C9D" w:rsidP="002A0C9D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A0C9D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№3 Аналізатор надійності пароля</w:t>
      </w:r>
    </w:p>
    <w:p w14:paraId="22490138" w14:textId="77777777" w:rsidR="002A0C9D" w:rsidRDefault="002A0C9D" w:rsidP="002A0C9D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2A0C9D">
        <w:rPr>
          <w:rFonts w:ascii="Times New Roman" w:eastAsia="Times New Roman" w:hAnsi="Times New Roman" w:cs="Times New Roman"/>
          <w:sz w:val="24"/>
          <w:szCs w:val="24"/>
          <w:lang w:val="ru-RU"/>
        </w:rPr>
        <w:t>Програму</w:t>
      </w:r>
      <w:proofErr w:type="spellEnd"/>
      <w:r w:rsidRPr="002A0C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A0C9D">
        <w:rPr>
          <w:rFonts w:ascii="Times New Roman" w:eastAsia="Times New Roman" w:hAnsi="Times New Roman" w:cs="Times New Roman"/>
          <w:sz w:val="24"/>
          <w:szCs w:val="24"/>
          <w:lang w:val="ru-RU"/>
        </w:rPr>
        <w:t>було</w:t>
      </w:r>
      <w:proofErr w:type="spellEnd"/>
      <w:r w:rsidRPr="002A0C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протестовано </w:t>
      </w:r>
      <w:proofErr w:type="spellStart"/>
      <w:r w:rsidRPr="002A0C9D">
        <w:rPr>
          <w:rFonts w:ascii="Times New Roman" w:eastAsia="Times New Roman" w:hAnsi="Times New Roman" w:cs="Times New Roman"/>
          <w:sz w:val="24"/>
          <w:szCs w:val="24"/>
          <w:lang w:val="ru-RU"/>
        </w:rPr>
        <w:t>відповідно</w:t>
      </w:r>
      <w:proofErr w:type="spellEnd"/>
      <w:r w:rsidRPr="002A0C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 </w:t>
      </w:r>
      <w:proofErr w:type="spellStart"/>
      <w:r w:rsidRPr="002A0C9D">
        <w:rPr>
          <w:rFonts w:ascii="Times New Roman" w:eastAsia="Times New Roman" w:hAnsi="Times New Roman" w:cs="Times New Roman"/>
          <w:sz w:val="24"/>
          <w:szCs w:val="24"/>
          <w:lang w:val="ru-RU"/>
        </w:rPr>
        <w:t>наданих</w:t>
      </w:r>
      <w:proofErr w:type="spellEnd"/>
      <w:r w:rsidRPr="002A0C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тест-</w:t>
      </w:r>
      <w:proofErr w:type="spellStart"/>
      <w:r w:rsidRPr="002A0C9D">
        <w:rPr>
          <w:rFonts w:ascii="Times New Roman" w:eastAsia="Times New Roman" w:hAnsi="Times New Roman" w:cs="Times New Roman"/>
          <w:sz w:val="24"/>
          <w:szCs w:val="24"/>
          <w:lang w:val="ru-RU"/>
        </w:rPr>
        <w:t>кейсів</w:t>
      </w:r>
      <w:proofErr w:type="spellEnd"/>
      <w:r w:rsidRPr="002A0C9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D068C40" w14:textId="77777777" w:rsidR="002A0C9D" w:rsidRPr="002A0C9D" w:rsidRDefault="002A0C9D" w:rsidP="002A0C9D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5C085FA" w14:textId="0F31DCCF" w:rsidR="002A0C9D" w:rsidRPr="002A0C9D" w:rsidRDefault="002A0C9D" w:rsidP="002A0C9D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2A0C9D">
        <w:rPr>
          <w:rFonts w:ascii="Times New Roman" w:eastAsia="Times New Roman" w:hAnsi="Times New Roman" w:cs="Times New Roman"/>
          <w:sz w:val="24"/>
          <w:szCs w:val="24"/>
          <w:lang w:val="ru-RU"/>
        </w:rPr>
        <w:t>Під</w:t>
      </w:r>
      <w:proofErr w:type="spellEnd"/>
      <w:r w:rsidRPr="002A0C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час </w:t>
      </w:r>
      <w:proofErr w:type="spellStart"/>
      <w:r w:rsidRPr="002A0C9D">
        <w:rPr>
          <w:rFonts w:ascii="Times New Roman" w:eastAsia="Times New Roman" w:hAnsi="Times New Roman" w:cs="Times New Roman"/>
          <w:sz w:val="24"/>
          <w:szCs w:val="24"/>
          <w:lang w:val="ru-RU"/>
        </w:rPr>
        <w:t>тестування</w:t>
      </w:r>
      <w:proofErr w:type="spellEnd"/>
      <w:r w:rsidRPr="002A0C9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0A1403">
        <w:rPr>
          <w:rFonts w:ascii="Times New Roman" w:eastAsia="Times New Roman" w:hAnsi="Times New Roman" w:cs="Times New Roman"/>
          <w:sz w:val="24"/>
          <w:szCs w:val="24"/>
          <w:lang w:val="ru-RU"/>
        </w:rPr>
        <w:t>я</w:t>
      </w:r>
      <w:r w:rsidRPr="002A0C9D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14:paraId="0C405176" w14:textId="77777777" w:rsidR="00EE6EDF" w:rsidRDefault="00EE6EDF" w:rsidP="006D4FF8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710B060" w14:textId="77777777" w:rsidR="008F298D" w:rsidRPr="008F298D" w:rsidRDefault="008F298D" w:rsidP="008F298D">
      <w:pPr>
        <w:pStyle w:val="a6"/>
        <w:numPr>
          <w:ilvl w:val="0"/>
          <w:numId w:val="3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F298D">
        <w:rPr>
          <w:rFonts w:ascii="Times New Roman" w:eastAsia="Times New Roman" w:hAnsi="Times New Roman" w:cs="Times New Roman"/>
          <w:sz w:val="24"/>
          <w:szCs w:val="24"/>
          <w:lang w:val="uk-UA"/>
        </w:rPr>
        <w:t>Протестувала роботу програми на граничних значеннях довжини пароля.</w:t>
      </w:r>
    </w:p>
    <w:p w14:paraId="764B1A34" w14:textId="77777777" w:rsidR="008F298D" w:rsidRPr="008F298D" w:rsidRDefault="008F298D" w:rsidP="008F298D">
      <w:pPr>
        <w:pStyle w:val="a6"/>
        <w:numPr>
          <w:ilvl w:val="0"/>
          <w:numId w:val="3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F298D">
        <w:rPr>
          <w:rFonts w:ascii="Times New Roman" w:eastAsia="Times New Roman" w:hAnsi="Times New Roman" w:cs="Times New Roman"/>
          <w:sz w:val="24"/>
          <w:szCs w:val="24"/>
          <w:lang w:val="uk-UA"/>
        </w:rPr>
        <w:t>Оцінила, як код обробляє різноманітні комбінації символів та регістрів.</w:t>
      </w:r>
    </w:p>
    <w:p w14:paraId="3A393A19" w14:textId="77777777" w:rsidR="008F298D" w:rsidRPr="008F298D" w:rsidRDefault="008F298D" w:rsidP="008F298D">
      <w:pPr>
        <w:pStyle w:val="a6"/>
        <w:numPr>
          <w:ilvl w:val="0"/>
          <w:numId w:val="3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F298D">
        <w:rPr>
          <w:rFonts w:ascii="Times New Roman" w:eastAsia="Times New Roman" w:hAnsi="Times New Roman" w:cs="Times New Roman"/>
          <w:sz w:val="24"/>
          <w:szCs w:val="24"/>
          <w:lang w:val="uk-UA"/>
        </w:rPr>
        <w:t>Перевірила коректність визначення всіх п'яти рівнів надійності.</w:t>
      </w:r>
    </w:p>
    <w:p w14:paraId="407698A4" w14:textId="77777777" w:rsidR="008F298D" w:rsidRPr="008F298D" w:rsidRDefault="008F298D" w:rsidP="008F298D">
      <w:pPr>
        <w:pStyle w:val="a6"/>
        <w:numPr>
          <w:ilvl w:val="0"/>
          <w:numId w:val="3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F298D">
        <w:rPr>
          <w:rFonts w:ascii="Times New Roman" w:eastAsia="Times New Roman" w:hAnsi="Times New Roman" w:cs="Times New Roman"/>
          <w:sz w:val="24"/>
          <w:szCs w:val="24"/>
          <w:lang w:val="uk-UA"/>
        </w:rPr>
        <w:t>Подивилася, чи правильні підкази та рекомендації видає програма для покращення пароля.</w:t>
      </w:r>
    </w:p>
    <w:p w14:paraId="20CA90F7" w14:textId="77777777" w:rsidR="008F298D" w:rsidRPr="008F298D" w:rsidRDefault="008F298D" w:rsidP="008F298D">
      <w:pPr>
        <w:pStyle w:val="a6"/>
        <w:numPr>
          <w:ilvl w:val="0"/>
          <w:numId w:val="3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F298D">
        <w:rPr>
          <w:rFonts w:ascii="Times New Roman" w:eastAsia="Times New Roman" w:hAnsi="Times New Roman" w:cs="Times New Roman"/>
          <w:sz w:val="24"/>
          <w:szCs w:val="24"/>
          <w:lang w:val="uk-UA"/>
        </w:rPr>
        <w:t>Перевірила поведінку програми при введенні некоректної довжини або помилкових значень з клавіатури (наприклад, відповідей типу y/n).</w:t>
      </w:r>
    </w:p>
    <w:p w14:paraId="16280EDA" w14:textId="77777777" w:rsidR="008F298D" w:rsidRPr="008F298D" w:rsidRDefault="008F298D" w:rsidP="008F298D">
      <w:pPr>
        <w:pStyle w:val="a6"/>
        <w:numPr>
          <w:ilvl w:val="0"/>
          <w:numId w:val="3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F298D">
        <w:rPr>
          <w:rFonts w:ascii="Times New Roman" w:eastAsia="Times New Roman" w:hAnsi="Times New Roman" w:cs="Times New Roman"/>
          <w:sz w:val="24"/>
          <w:szCs w:val="24"/>
          <w:lang w:val="uk-UA"/>
        </w:rPr>
        <w:t>Оцінила працездатність усіх умовних операторів та складних логічних зв'язок.</w:t>
      </w:r>
    </w:p>
    <w:p w14:paraId="19CE80BD" w14:textId="77777777" w:rsidR="008F298D" w:rsidRPr="008F298D" w:rsidRDefault="008F298D" w:rsidP="008F298D">
      <w:pPr>
        <w:pStyle w:val="a6"/>
        <w:numPr>
          <w:ilvl w:val="0"/>
          <w:numId w:val="3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F29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Перевірила правильність перемикання через конструкцію </w:t>
      </w:r>
      <w:proofErr w:type="spellStart"/>
      <w:r w:rsidRPr="008F298D">
        <w:rPr>
          <w:rFonts w:ascii="Times New Roman" w:eastAsia="Times New Roman" w:hAnsi="Times New Roman" w:cs="Times New Roman"/>
          <w:sz w:val="24"/>
          <w:szCs w:val="24"/>
          <w:lang w:val="uk-UA"/>
        </w:rPr>
        <w:t>switch-case</w:t>
      </w:r>
      <w:proofErr w:type="spellEnd"/>
      <w:r w:rsidRPr="008F298D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222D8756" w14:textId="77777777" w:rsidR="008F298D" w:rsidRPr="008F298D" w:rsidRDefault="008F298D" w:rsidP="008F298D">
      <w:pPr>
        <w:pStyle w:val="a6"/>
        <w:numPr>
          <w:ilvl w:val="0"/>
          <w:numId w:val="32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F298D">
        <w:rPr>
          <w:rFonts w:ascii="Times New Roman" w:eastAsia="Times New Roman" w:hAnsi="Times New Roman" w:cs="Times New Roman"/>
          <w:sz w:val="24"/>
          <w:szCs w:val="24"/>
          <w:lang w:val="uk-UA"/>
        </w:rPr>
        <w:t>Успішно прогнала повний пакет із 16 тест-кейсів.</w:t>
      </w:r>
    </w:p>
    <w:p w14:paraId="47ADBC51" w14:textId="74CEF4FB" w:rsidR="008F298D" w:rsidRPr="008F298D" w:rsidRDefault="008F298D" w:rsidP="008F298D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F29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 третє завдання разом із </w:t>
      </w:r>
      <w:proofErr w:type="spellStart"/>
      <w:r w:rsidRPr="008F298D">
        <w:rPr>
          <w:rFonts w:ascii="Times New Roman" w:eastAsia="Times New Roman" w:hAnsi="Times New Roman" w:cs="Times New Roman"/>
          <w:sz w:val="24"/>
          <w:szCs w:val="24"/>
          <w:lang w:val="uk-UA"/>
        </w:rPr>
        <w:t>відлагодженням</w:t>
      </w:r>
      <w:proofErr w:type="spellEnd"/>
      <w:r w:rsidRPr="008F29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тестуванням у мене пішло близько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8F298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годин часу. Усі 16 кейсів програма пройшла без помилок.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720"/>
        <w:gridCol w:w="1958"/>
        <w:gridCol w:w="2126"/>
        <w:gridCol w:w="1843"/>
      </w:tblGrid>
      <w:tr w:rsidR="004106D7" w:rsidRPr="004106D7" w14:paraId="0ED1C0DE" w14:textId="77777777" w:rsidTr="004106D7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1E338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6A826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106D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Вхід</w:t>
            </w:r>
            <w:proofErr w:type="spellEnd"/>
            <w:r w:rsidRPr="004106D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(</w:t>
            </w:r>
            <w:proofErr w:type="spellStart"/>
            <w:r w:rsidRPr="004106D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довжина</w:t>
            </w:r>
            <w:proofErr w:type="spellEnd"/>
            <w:r w:rsidRPr="004106D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; </w:t>
            </w:r>
            <w:proofErr w:type="spellStart"/>
            <w:r w:rsidRPr="004106D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цифри</w:t>
            </w:r>
            <w:proofErr w:type="spellEnd"/>
            <w:r w:rsidRPr="004106D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; </w:t>
            </w:r>
            <w:proofErr w:type="spellStart"/>
            <w:r w:rsidRPr="004106D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великі</w:t>
            </w:r>
            <w:proofErr w:type="spellEnd"/>
            <w:r w:rsidRPr="004106D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; спец)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D743F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106D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Мін</w:t>
            </w:r>
            <w:proofErr w:type="spellEnd"/>
            <w:r w:rsidRPr="004106D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4106D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вимоги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188CD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106D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Рівень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9FA3C" w14:textId="77777777" w:rsidR="004106D7" w:rsidRPr="004106D7" w:rsidRDefault="004106D7" w:rsidP="004106D7">
            <w:p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106D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Попередження</w:t>
            </w:r>
            <w:proofErr w:type="spellEnd"/>
          </w:p>
        </w:tc>
      </w:tr>
      <w:tr w:rsidR="004106D7" w:rsidRPr="004106D7" w14:paraId="5156FC07" w14:textId="77777777" w:rsidTr="004106D7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0BBDF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42ED6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4; n; n; n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56C88" w14:textId="77777777" w:rsidR="004106D7" w:rsidRPr="004106D7" w:rsidRDefault="004106D7" w:rsidP="004106D7">
            <w:p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 ПРОЙДЕНО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17E5C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1 </w:t>
            </w: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Дуже</w:t>
            </w:r>
            <w:proofErr w:type="spellEnd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слабкий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99145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так</w:t>
            </w:r>
          </w:p>
        </w:tc>
      </w:tr>
      <w:tr w:rsidR="004106D7" w:rsidRPr="004106D7" w14:paraId="6A1F34E6" w14:textId="77777777" w:rsidTr="004106D7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F6B0B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A37F3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5; y; y; y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12C89" w14:textId="77777777" w:rsidR="004106D7" w:rsidRPr="004106D7" w:rsidRDefault="004106D7" w:rsidP="004106D7">
            <w:p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 ПРОЙДЕНО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653A4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1 </w:t>
            </w: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Дуже</w:t>
            </w:r>
            <w:proofErr w:type="spellEnd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слабкий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3AC8B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ні</w:t>
            </w:r>
            <w:proofErr w:type="spellEnd"/>
          </w:p>
        </w:tc>
      </w:tr>
      <w:tr w:rsidR="004106D7" w:rsidRPr="004106D7" w14:paraId="2C5FE080" w14:textId="77777777" w:rsidTr="004106D7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D44AE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09AFB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6; n; n; n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66BDE" w14:textId="77777777" w:rsidR="004106D7" w:rsidRPr="004106D7" w:rsidRDefault="004106D7" w:rsidP="004106D7">
            <w:p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 ПРОЙДЕНО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517EF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2 </w:t>
            </w: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Слабкий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4286D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так</w:t>
            </w:r>
          </w:p>
        </w:tc>
      </w:tr>
      <w:tr w:rsidR="004106D7" w:rsidRPr="004106D7" w14:paraId="09179408" w14:textId="77777777" w:rsidTr="004106D7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44E90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6CFC3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7; y; y; y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D69F1" w14:textId="77777777" w:rsidR="004106D7" w:rsidRPr="004106D7" w:rsidRDefault="004106D7" w:rsidP="004106D7">
            <w:p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 ПРОЙДЕНО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6375D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2 </w:t>
            </w: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Слабкий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6CB72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ні</w:t>
            </w:r>
            <w:proofErr w:type="spellEnd"/>
          </w:p>
        </w:tc>
      </w:tr>
      <w:tr w:rsidR="004106D7" w:rsidRPr="004106D7" w14:paraId="36AAFA51" w14:textId="77777777" w:rsidTr="004106D7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6B28C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5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C952C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8; n; n; n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3C3E7" w14:textId="77777777" w:rsidR="004106D7" w:rsidRPr="004106D7" w:rsidRDefault="004106D7" w:rsidP="004106D7">
            <w:p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 ПРОЙДЕНО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F45C5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2 </w:t>
            </w: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Слабкий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449AB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так</w:t>
            </w:r>
          </w:p>
        </w:tc>
      </w:tr>
      <w:tr w:rsidR="004106D7" w:rsidRPr="004106D7" w14:paraId="207544B2" w14:textId="77777777" w:rsidTr="004106D7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1BD0E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EB4CD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10; y; n; n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AF9D5" w14:textId="77777777" w:rsidR="004106D7" w:rsidRPr="004106D7" w:rsidRDefault="004106D7" w:rsidP="004106D7">
            <w:p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 ПРОЙДЕНО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F46A8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3 </w:t>
            </w: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Середній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6728C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ні</w:t>
            </w:r>
            <w:proofErr w:type="spellEnd"/>
          </w:p>
        </w:tc>
      </w:tr>
      <w:tr w:rsidR="004106D7" w:rsidRPr="004106D7" w14:paraId="47B2A415" w14:textId="77777777" w:rsidTr="004106D7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9205A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B05AC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10; n; y; n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55D52" w14:textId="77777777" w:rsidR="004106D7" w:rsidRPr="004106D7" w:rsidRDefault="004106D7" w:rsidP="004106D7">
            <w:p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 ПРОЙДЕНО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9D15A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3 </w:t>
            </w: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Середній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15D3C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так</w:t>
            </w:r>
          </w:p>
        </w:tc>
      </w:tr>
      <w:tr w:rsidR="004106D7" w:rsidRPr="004106D7" w14:paraId="45358F24" w14:textId="77777777" w:rsidTr="004106D7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D98F0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10AD3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16; y; n; n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9201C" w14:textId="77777777" w:rsidR="004106D7" w:rsidRPr="004106D7" w:rsidRDefault="004106D7" w:rsidP="004106D7">
            <w:p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 ПРОЙДЕНО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1BBBE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3 </w:t>
            </w: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Середній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C65AD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ні</w:t>
            </w:r>
            <w:proofErr w:type="spellEnd"/>
          </w:p>
        </w:tc>
      </w:tr>
      <w:tr w:rsidR="004106D7" w:rsidRPr="004106D7" w14:paraId="4A19A8C7" w14:textId="77777777" w:rsidTr="004106D7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12422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3EDD7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9; y; y; y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82180" w14:textId="77777777" w:rsidR="004106D7" w:rsidRPr="004106D7" w:rsidRDefault="004106D7" w:rsidP="004106D7">
            <w:p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ПРОЙДЕНО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A27E2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4 </w:t>
            </w: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Надійний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8D0A9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ні</w:t>
            </w:r>
            <w:proofErr w:type="spellEnd"/>
          </w:p>
        </w:tc>
      </w:tr>
      <w:tr w:rsidR="004106D7" w:rsidRPr="004106D7" w14:paraId="312258F0" w14:textId="77777777" w:rsidTr="004106D7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CBBC6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C80D5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12; y; y; n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7466B" w14:textId="77777777" w:rsidR="004106D7" w:rsidRPr="004106D7" w:rsidRDefault="004106D7" w:rsidP="004106D7">
            <w:p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ПРОЙДЕНО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544F2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4 </w:t>
            </w: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Надійний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2DC19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ні</w:t>
            </w:r>
            <w:proofErr w:type="spellEnd"/>
          </w:p>
        </w:tc>
      </w:tr>
      <w:tr w:rsidR="004106D7" w:rsidRPr="004106D7" w14:paraId="6A3928A0" w14:textId="77777777" w:rsidTr="004106D7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ACF53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11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0585A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12; y; y; y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A4D2F" w14:textId="77777777" w:rsidR="004106D7" w:rsidRPr="004106D7" w:rsidRDefault="004106D7" w:rsidP="004106D7">
            <w:p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ПРОЙДЕНО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FF1C5" w14:textId="438E798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5 </w:t>
            </w: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Дуже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надійний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AE968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ні</w:t>
            </w:r>
            <w:proofErr w:type="spellEnd"/>
          </w:p>
        </w:tc>
      </w:tr>
      <w:tr w:rsidR="004106D7" w:rsidRPr="004106D7" w14:paraId="46332AD3" w14:textId="77777777" w:rsidTr="004106D7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8670E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12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65143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14; y; y; y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854A0" w14:textId="77777777" w:rsidR="004106D7" w:rsidRPr="004106D7" w:rsidRDefault="004106D7" w:rsidP="004106D7">
            <w:p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ПРОЙДЕНО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35D70" w14:textId="7C5E2A6C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5 </w:t>
            </w: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Дуже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надійний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446F7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ні</w:t>
            </w:r>
            <w:proofErr w:type="spellEnd"/>
          </w:p>
        </w:tc>
      </w:tr>
      <w:tr w:rsidR="004106D7" w:rsidRPr="004106D7" w14:paraId="34AA0602" w14:textId="77777777" w:rsidTr="004106D7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ECA3A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13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0EA49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64; y; y; y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8DCD8" w14:textId="77777777" w:rsidR="004106D7" w:rsidRPr="004106D7" w:rsidRDefault="004106D7" w:rsidP="004106D7">
            <w:p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ПРОЙДЕНО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D1AA5" w14:textId="19C6D821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5 </w:t>
            </w: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Дуже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надійний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3ED0D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ні</w:t>
            </w:r>
            <w:proofErr w:type="spellEnd"/>
          </w:p>
        </w:tc>
      </w:tr>
      <w:tr w:rsidR="004106D7" w:rsidRPr="004106D7" w14:paraId="13711699" w14:textId="77777777" w:rsidTr="004106D7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53EFC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14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E3598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0; y; y; y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ADF5D" w14:textId="77777777" w:rsidR="004106D7" w:rsidRPr="004106D7" w:rsidRDefault="004106D7" w:rsidP="004106D7">
            <w:p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помилка</w:t>
            </w:r>
            <w:proofErr w:type="spellEnd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вводу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7AFC7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F3996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</w:p>
        </w:tc>
      </w:tr>
      <w:tr w:rsidR="004106D7" w:rsidRPr="004106D7" w14:paraId="0CD5C70E" w14:textId="77777777" w:rsidTr="004106D7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C9CA8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15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2D842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65; y; y; y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F464C" w14:textId="77777777" w:rsidR="004106D7" w:rsidRPr="004106D7" w:rsidRDefault="004106D7" w:rsidP="004106D7">
            <w:p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помилка</w:t>
            </w:r>
            <w:proofErr w:type="spellEnd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вводу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8C838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5FADD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</w:p>
        </w:tc>
      </w:tr>
      <w:tr w:rsidR="004106D7" w:rsidRPr="004106D7" w14:paraId="0D5D082A" w14:textId="77777777" w:rsidTr="004106D7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2249A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16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2EA7C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10; y; x; n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A55EA" w14:textId="77777777" w:rsidR="004106D7" w:rsidRPr="004106D7" w:rsidRDefault="004106D7" w:rsidP="004106D7">
            <w:pPr>
              <w:spacing w:after="20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помилка</w:t>
            </w:r>
            <w:proofErr w:type="spellEnd"/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вводу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EC310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E3AA8" w14:textId="77777777" w:rsidR="004106D7" w:rsidRPr="004106D7" w:rsidRDefault="004106D7" w:rsidP="004106D7">
            <w:pPr>
              <w:spacing w:after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106D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</w:p>
        </w:tc>
      </w:tr>
    </w:tbl>
    <w:p w14:paraId="7820B99C" w14:textId="77777777" w:rsidR="008F298D" w:rsidRDefault="008F298D" w:rsidP="004106D7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79F0250" w14:textId="5C90E984" w:rsidR="006B2071" w:rsidRDefault="006B2071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3E5B4EE3" wp14:editId="4FEE1D73">
            <wp:extent cx="4016088" cy="2019475"/>
            <wp:effectExtent l="0" t="0" r="3810" b="0"/>
            <wp:docPr id="1034623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238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EE51" w14:textId="77777777" w:rsidR="00410DDF" w:rsidRPr="00410DDF" w:rsidRDefault="00410DDF" w:rsidP="00410DDF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Рис.5.1. Тест 1 до </w:t>
      </w:r>
      <w:proofErr w:type="spellStart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задачі</w:t>
      </w:r>
      <w:proofErr w:type="spellEnd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Аналізатор надійності пароля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</w:p>
    <w:p w14:paraId="124270E1" w14:textId="77777777" w:rsidR="006B2071" w:rsidRPr="00410DDF" w:rsidRDefault="006B2071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5A770DF" w14:textId="2E048DC7" w:rsidR="006B2071" w:rsidRDefault="005E530F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7FBFD6E4" wp14:editId="7DA3F398">
            <wp:extent cx="4054191" cy="1867062"/>
            <wp:effectExtent l="0" t="0" r="3810" b="0"/>
            <wp:docPr id="580381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819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FC15" w14:textId="5550C2CE" w:rsidR="00410DDF" w:rsidRPr="00410DDF" w:rsidRDefault="00410DDF" w:rsidP="00410DDF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Рис.5.</w:t>
      </w:r>
      <w:r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Тест </w:t>
      </w:r>
      <w:r w:rsidR="00644754"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до </w:t>
      </w:r>
      <w:proofErr w:type="spellStart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задачі</w:t>
      </w:r>
      <w:proofErr w:type="spellEnd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Аналізатор надійності пароля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</w:p>
    <w:p w14:paraId="47B389B1" w14:textId="77777777" w:rsidR="005E530F" w:rsidRPr="00410DDF" w:rsidRDefault="005E530F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F31ADF5" w14:textId="1159024F" w:rsidR="005E530F" w:rsidRDefault="005E530F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1EBA5E54" wp14:editId="749FF777">
            <wp:extent cx="5733415" cy="1657985"/>
            <wp:effectExtent l="0" t="0" r="635" b="0"/>
            <wp:docPr id="1224439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396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14CC" w14:textId="5087EDB1" w:rsidR="00410DDF" w:rsidRPr="00410DDF" w:rsidRDefault="00410DDF" w:rsidP="00410DDF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Рис.5.</w:t>
      </w:r>
      <w:r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Тест </w:t>
      </w:r>
      <w:r w:rsidR="00644754"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до </w:t>
      </w:r>
      <w:proofErr w:type="spellStart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задачі</w:t>
      </w:r>
      <w:proofErr w:type="spellEnd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Аналізатор надійності пароля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</w:p>
    <w:p w14:paraId="78BCA3D1" w14:textId="77777777" w:rsidR="005E530F" w:rsidRPr="00410DDF" w:rsidRDefault="005E530F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A7A37F1" w14:textId="28501106" w:rsidR="005E530F" w:rsidRDefault="005E530F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22A9E53A" wp14:editId="6B393111">
            <wp:extent cx="5733415" cy="1514475"/>
            <wp:effectExtent l="0" t="0" r="635" b="9525"/>
            <wp:docPr id="953546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467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4FA5" w14:textId="39F5D8DE" w:rsidR="00410DDF" w:rsidRPr="00410DDF" w:rsidRDefault="00410DDF" w:rsidP="00410DDF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Рис.5.</w:t>
      </w:r>
      <w:r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Тест </w:t>
      </w:r>
      <w:r w:rsidR="00644754"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до </w:t>
      </w:r>
      <w:proofErr w:type="spellStart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задачі</w:t>
      </w:r>
      <w:proofErr w:type="spellEnd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Аналізатор надійності пароля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</w:p>
    <w:p w14:paraId="340B6DAD" w14:textId="77777777" w:rsidR="005E530F" w:rsidRPr="00410DDF" w:rsidRDefault="005E530F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8CAD7D7" w14:textId="703FEF1D" w:rsidR="005E530F" w:rsidRDefault="00D7115A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FC51123" wp14:editId="70C09437">
            <wp:extent cx="5733415" cy="1638300"/>
            <wp:effectExtent l="0" t="0" r="635" b="0"/>
            <wp:docPr id="1449764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641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788F" w14:textId="7F9376E7" w:rsidR="00410DDF" w:rsidRPr="00410DDF" w:rsidRDefault="00410DDF" w:rsidP="00410DDF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Рис.5.</w:t>
      </w:r>
      <w:r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Тест </w:t>
      </w:r>
      <w:r w:rsidR="00644754"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до </w:t>
      </w:r>
      <w:proofErr w:type="spellStart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задачі</w:t>
      </w:r>
      <w:proofErr w:type="spellEnd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Аналізатор надійності пароля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</w:p>
    <w:p w14:paraId="3BD35885" w14:textId="77777777" w:rsidR="009C1EC0" w:rsidRPr="00410DDF" w:rsidRDefault="009C1EC0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D068B07" w14:textId="47B9DE5C" w:rsidR="009C1EC0" w:rsidRDefault="009C1EC0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0944870" wp14:editId="13ABC270">
            <wp:extent cx="5044877" cy="1867062"/>
            <wp:effectExtent l="0" t="0" r="3810" b="0"/>
            <wp:docPr id="527078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789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60A9" w14:textId="210AB3C0" w:rsidR="00410DDF" w:rsidRPr="00410DDF" w:rsidRDefault="00410DDF" w:rsidP="00410DDF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Рис.5.</w:t>
      </w:r>
      <w:r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Тест </w:t>
      </w:r>
      <w:r w:rsidR="00644754"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до </w:t>
      </w:r>
      <w:proofErr w:type="spellStart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задачі</w:t>
      </w:r>
      <w:proofErr w:type="spellEnd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Аналізатор надійності пароля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</w:p>
    <w:p w14:paraId="124E1919" w14:textId="77777777" w:rsidR="009C1EC0" w:rsidRPr="00410DDF" w:rsidRDefault="009C1EC0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F0DB34A" w14:textId="635865D5" w:rsidR="009C1EC0" w:rsidRDefault="00A77AAC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1477851" wp14:editId="3DDF9065">
            <wp:extent cx="4976291" cy="2034716"/>
            <wp:effectExtent l="0" t="0" r="0" b="3810"/>
            <wp:docPr id="1928364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644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4B93" w14:textId="08814207" w:rsidR="00410DDF" w:rsidRPr="00410DDF" w:rsidRDefault="00410DDF" w:rsidP="00410DDF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Рис.5.</w:t>
      </w:r>
      <w:r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Тест </w:t>
      </w:r>
      <w:r w:rsidR="00644754"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до </w:t>
      </w:r>
      <w:proofErr w:type="spellStart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задачі</w:t>
      </w:r>
      <w:proofErr w:type="spellEnd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Аналізатор надійності пароля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</w:p>
    <w:p w14:paraId="23E6E210" w14:textId="77777777" w:rsidR="00A77AAC" w:rsidRPr="00410DDF" w:rsidRDefault="00A77AAC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10C684F" w14:textId="5EB1246E" w:rsidR="00A77AAC" w:rsidRDefault="00A77AAC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CCF830D" wp14:editId="4FE36390">
            <wp:extent cx="5006774" cy="1828958"/>
            <wp:effectExtent l="0" t="0" r="3810" b="0"/>
            <wp:docPr id="1132744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447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768C" w14:textId="51AC5008" w:rsidR="00410DDF" w:rsidRPr="00410DDF" w:rsidRDefault="00410DDF" w:rsidP="00410DDF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Рис.5.</w:t>
      </w:r>
      <w:r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Тест </w:t>
      </w:r>
      <w:r w:rsidR="00644754"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до </w:t>
      </w:r>
      <w:proofErr w:type="spellStart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задачі</w:t>
      </w:r>
      <w:proofErr w:type="spellEnd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Аналізатор надійності пароля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</w:p>
    <w:p w14:paraId="12B4A38D" w14:textId="77777777" w:rsidR="00A77AAC" w:rsidRPr="00410DDF" w:rsidRDefault="00A77AAC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4B0083A" w14:textId="669226F7" w:rsidR="00A77AAC" w:rsidRDefault="00A77AAC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FEDAEA5" wp14:editId="2C51AC69">
            <wp:extent cx="5662151" cy="1867062"/>
            <wp:effectExtent l="0" t="0" r="0" b="0"/>
            <wp:docPr id="1046295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951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BCCE" w14:textId="0EBF6208" w:rsidR="00410DDF" w:rsidRPr="00410DDF" w:rsidRDefault="00410DDF" w:rsidP="00410DDF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Рис.5.</w:t>
      </w:r>
      <w:r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Тест </w:t>
      </w:r>
      <w:r w:rsidR="00644754"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до </w:t>
      </w:r>
      <w:proofErr w:type="spellStart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задачі</w:t>
      </w:r>
      <w:proofErr w:type="spellEnd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Аналізатор надійності пароля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</w:p>
    <w:p w14:paraId="68FA8DAA" w14:textId="77777777" w:rsidR="00A77AAC" w:rsidRPr="00410DDF" w:rsidRDefault="00A77AAC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4E57C37" w14:textId="5B94DF54" w:rsidR="00A77AAC" w:rsidRDefault="00A77AAC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9486DA8" wp14:editId="6AA3C58F">
            <wp:extent cx="5654530" cy="1867062"/>
            <wp:effectExtent l="0" t="0" r="3810" b="0"/>
            <wp:docPr id="1329656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5643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7C9E" w14:textId="5F2094FC" w:rsidR="00410DDF" w:rsidRPr="00410DDF" w:rsidRDefault="00410DDF" w:rsidP="00410DDF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Рис.5.1</w:t>
      </w:r>
      <w:r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Тест 1</w:t>
      </w:r>
      <w:r w:rsidR="00644754"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до </w:t>
      </w:r>
      <w:proofErr w:type="spellStart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задачі</w:t>
      </w:r>
      <w:proofErr w:type="spellEnd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Аналізатор надійності пароля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</w:p>
    <w:p w14:paraId="3479875A" w14:textId="77777777" w:rsidR="00A77AAC" w:rsidRPr="00410DDF" w:rsidRDefault="00A77AAC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F47F090" w14:textId="03BB403B" w:rsidR="00A77AAC" w:rsidRDefault="005A66EB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19BC883" wp14:editId="10682275">
            <wp:extent cx="3787468" cy="1867062"/>
            <wp:effectExtent l="0" t="0" r="3810" b="0"/>
            <wp:docPr id="2026488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888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0385" w14:textId="00007DB7" w:rsidR="00410DDF" w:rsidRPr="00410DDF" w:rsidRDefault="00410DDF" w:rsidP="00410DDF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Рис.5.1</w:t>
      </w:r>
      <w:r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Тест 1</w:t>
      </w:r>
      <w:r w:rsidR="00644754"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до </w:t>
      </w:r>
      <w:proofErr w:type="spellStart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задачі</w:t>
      </w:r>
      <w:proofErr w:type="spellEnd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Аналізатор надійності пароля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</w:p>
    <w:p w14:paraId="543122FB" w14:textId="77777777" w:rsidR="005A66EB" w:rsidRPr="00644754" w:rsidRDefault="005A66EB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BAA7DBD" w14:textId="77777777" w:rsidR="00644754" w:rsidRPr="00644754" w:rsidRDefault="00644754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FE4AF46" w14:textId="77777777" w:rsidR="00410DDF" w:rsidRDefault="005A66EB" w:rsidP="00410DDF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1982C36" wp14:editId="05E4E751">
            <wp:extent cx="3810330" cy="1813717"/>
            <wp:effectExtent l="0" t="0" r="0" b="0"/>
            <wp:docPr id="1422496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963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A21B" w14:textId="2DE373C1" w:rsidR="00410DDF" w:rsidRPr="00410DDF" w:rsidRDefault="00410DDF" w:rsidP="00410DDF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Рис.5.</w:t>
      </w:r>
      <w:r w:rsidR="00644754"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12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Тест 1</w:t>
      </w:r>
      <w:r w:rsidR="00644754"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до </w:t>
      </w:r>
      <w:proofErr w:type="spellStart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задачі</w:t>
      </w:r>
      <w:proofErr w:type="spellEnd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Аналізатор надійності пароля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</w:p>
    <w:p w14:paraId="388F86CB" w14:textId="2007C8F1" w:rsidR="005A66EB" w:rsidRPr="00410DDF" w:rsidRDefault="005A66EB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249E3D9" w14:textId="77777777" w:rsidR="005A66EB" w:rsidRPr="00410DDF" w:rsidRDefault="005A66EB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B8F0066" w14:textId="4D3ABC6E" w:rsidR="005A66EB" w:rsidRDefault="005A66EB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15B9416" wp14:editId="114CFED0">
            <wp:extent cx="3924640" cy="1867062"/>
            <wp:effectExtent l="0" t="0" r="0" b="0"/>
            <wp:docPr id="667711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1102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C4F0" w14:textId="09DC7548" w:rsidR="00644754" w:rsidRPr="00410DDF" w:rsidRDefault="00644754" w:rsidP="00644754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Рис.5.1</w:t>
      </w:r>
      <w:r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Тест 1</w:t>
      </w:r>
      <w:r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до </w:t>
      </w:r>
      <w:proofErr w:type="spellStart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задачі</w:t>
      </w:r>
      <w:proofErr w:type="spellEnd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Аналізатор надійності пароля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</w:p>
    <w:p w14:paraId="22C56DED" w14:textId="77777777" w:rsidR="00BE1825" w:rsidRPr="00644754" w:rsidRDefault="00BE1825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5F8E152" w14:textId="0E5C0C22" w:rsidR="00BE1825" w:rsidRDefault="00BE1825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C4A1FCE" wp14:editId="42B32F87">
            <wp:extent cx="3520745" cy="510584"/>
            <wp:effectExtent l="0" t="0" r="3810" b="3810"/>
            <wp:docPr id="1480437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3785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AF5F" w14:textId="698BF4F7" w:rsidR="00644754" w:rsidRPr="00410DDF" w:rsidRDefault="00644754" w:rsidP="00644754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Рис.5.1</w:t>
      </w:r>
      <w:r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Тест 1</w:t>
      </w:r>
      <w:r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до </w:t>
      </w:r>
      <w:proofErr w:type="spellStart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задачі</w:t>
      </w:r>
      <w:proofErr w:type="spellEnd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Аналізатор надійності пароля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</w:p>
    <w:p w14:paraId="24535C0A" w14:textId="77777777" w:rsidR="00644754" w:rsidRPr="00644754" w:rsidRDefault="00644754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B325C7A" w14:textId="3926186F" w:rsidR="00B81978" w:rsidRDefault="00B81978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5843AE9" wp14:editId="3CD4B54A">
            <wp:extent cx="3520745" cy="502964"/>
            <wp:effectExtent l="0" t="0" r="3810" b="0"/>
            <wp:docPr id="562623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235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9BAB" w14:textId="39418F35" w:rsidR="00644754" w:rsidRPr="00410DDF" w:rsidRDefault="00644754" w:rsidP="00644754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Рис.5.1</w:t>
      </w:r>
      <w:r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Тест 1</w:t>
      </w:r>
      <w:r w:rsidRPr="00644754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до </w:t>
      </w:r>
      <w:proofErr w:type="spellStart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задачі</w:t>
      </w:r>
      <w:proofErr w:type="spellEnd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Аналізатор надійності пароля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</w:p>
    <w:p w14:paraId="5867AF19" w14:textId="77777777" w:rsidR="00B81978" w:rsidRPr="00644754" w:rsidRDefault="00B81978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DD5C93B" w14:textId="3DAC1261" w:rsidR="00B81978" w:rsidRDefault="00B81978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D49E43D" wp14:editId="66C5B932">
            <wp:extent cx="2606266" cy="1188823"/>
            <wp:effectExtent l="0" t="0" r="3810" b="0"/>
            <wp:docPr id="859267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6788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82CA" w14:textId="33461B47" w:rsidR="00272296" w:rsidRPr="00CE7D83" w:rsidRDefault="00644754" w:rsidP="00272296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Рис.5.1</w:t>
      </w:r>
      <w:r w:rsidRPr="00272296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Тест 1</w:t>
      </w:r>
      <w:r w:rsidRPr="00272296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до </w:t>
      </w:r>
      <w:proofErr w:type="spellStart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задачі</w:t>
      </w:r>
      <w:proofErr w:type="spellEnd"/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«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Аналізатор надійності пароля</w:t>
      </w:r>
      <w:r w:rsidRPr="00410DDF"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</w:p>
    <w:p w14:paraId="783E87AD" w14:textId="77777777" w:rsidR="009D229B" w:rsidRPr="00CE7D83" w:rsidRDefault="009D229B" w:rsidP="009D229B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AC409E6" w14:textId="77777777" w:rsidR="009D229B" w:rsidRPr="00CE7D83" w:rsidRDefault="009D229B" w:rsidP="009D229B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C829192" w14:textId="77777777" w:rsidR="009D229B" w:rsidRPr="00CE7D83" w:rsidRDefault="009D229B" w:rsidP="009D229B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AA33E9D" w14:textId="7DBCBBEE" w:rsidR="009D229B" w:rsidRPr="00FB6C9E" w:rsidRDefault="009D229B" w:rsidP="009D229B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D229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 №4 </w:t>
      </w:r>
      <w:r w:rsidRPr="009D229B">
        <w:rPr>
          <w:rFonts w:ascii="Times New Roman" w:eastAsia="Times New Roman" w:hAnsi="Times New Roman" w:cs="Times New Roman"/>
          <w:sz w:val="24"/>
          <w:szCs w:val="24"/>
          <w:lang w:val="ru-RU"/>
        </w:rPr>
        <w:t>algotester_lab1v</w:t>
      </w:r>
      <w:r w:rsidRPr="00FB6C9E"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</w:p>
    <w:p w14:paraId="52F562BB" w14:textId="148F7E8F" w:rsidR="00644754" w:rsidRPr="00FB6C9E" w:rsidRDefault="00644754" w:rsidP="00B81978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71497E2" w14:textId="54EB19D3" w:rsidR="00FB6C9E" w:rsidRPr="00FB6C9E" w:rsidRDefault="00FB6C9E" w:rsidP="00FB6C9E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B6C9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Програму було </w:t>
      </w:r>
      <w:proofErr w:type="spellStart"/>
      <w:r w:rsidRPr="00FB6C9E">
        <w:rPr>
          <w:rFonts w:ascii="Times New Roman" w:eastAsia="Times New Roman" w:hAnsi="Times New Roman" w:cs="Times New Roman"/>
          <w:sz w:val="24"/>
          <w:szCs w:val="24"/>
          <w:lang w:val="uk-UA"/>
        </w:rPr>
        <w:t>протестовано</w:t>
      </w:r>
      <w:proofErr w:type="spellEnd"/>
      <w:r w:rsidRPr="00FB6C9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 системі </w:t>
      </w:r>
      <w:proofErr w:type="spellStart"/>
      <w:r w:rsidRPr="00FB6C9E">
        <w:rPr>
          <w:rFonts w:ascii="Times New Roman" w:eastAsia="Times New Roman" w:hAnsi="Times New Roman" w:cs="Times New Roman"/>
          <w:sz w:val="24"/>
          <w:szCs w:val="24"/>
          <w:lang w:val="uk-UA"/>
        </w:rPr>
        <w:t>Algotester</w:t>
      </w:r>
      <w:proofErr w:type="spellEnd"/>
      <w:r w:rsidRPr="00FB6C9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Під час перевірки враховувалися коректність введених розмірів сторін кубів, обробка помилкових значень (повернення ERROR для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uk-UA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uk-UA"/>
          </w:rPr>
          <m:t>≤0</m:t>
        </m:r>
      </m:oMath>
      <w:r w:rsidRPr="00FB6C9E">
        <w:rPr>
          <w:rFonts w:ascii="Times New Roman" w:eastAsia="Times New Roman" w:hAnsi="Times New Roman" w:cs="Times New Roman"/>
          <w:sz w:val="24"/>
          <w:szCs w:val="24"/>
          <w:lang w:val="uk-UA"/>
        </w:rPr>
        <w:t>), поетапне порівняння розмірів сусідніх кубів для визначення умов програшу (LOSS) або успішного зведення піраміди (WIN), а також коректна робота з великими числами відповідно до заданих обмежень. Фактично затрачений час на завдання: 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FB6C9E">
        <w:rPr>
          <w:rFonts w:ascii="Times New Roman" w:eastAsia="Times New Roman" w:hAnsi="Times New Roman" w:cs="Times New Roman"/>
          <w:sz w:val="24"/>
          <w:szCs w:val="24"/>
          <w:lang w:val="uk-UA"/>
        </w:rPr>
        <w:t>год.</w:t>
      </w:r>
    </w:p>
    <w:p w14:paraId="082A1ED2" w14:textId="77777777" w:rsidR="009D229B" w:rsidRDefault="009D229B" w:rsidP="009D229B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1B4F40E" w14:textId="5B58CED1" w:rsidR="0007661C" w:rsidRPr="0007661C" w:rsidRDefault="0007661C" w:rsidP="0007661C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E7D8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 №5 </w:t>
      </w:r>
      <w:r w:rsidRPr="0007661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07661C">
        <w:rPr>
          <w:rFonts w:ascii="Times New Roman" w:eastAsia="Times New Roman" w:hAnsi="Times New Roman" w:cs="Times New Roman"/>
          <w:sz w:val="24"/>
          <w:szCs w:val="24"/>
          <w:lang w:val="en-US"/>
        </w:rPr>
        <w:t>Binary</w:t>
      </w:r>
      <w:r w:rsidRPr="00CE7D8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07661C">
        <w:rPr>
          <w:rFonts w:ascii="Times New Roman" w:eastAsia="Times New Roman" w:hAnsi="Times New Roman" w:cs="Times New Roman"/>
          <w:sz w:val="24"/>
          <w:szCs w:val="24"/>
          <w:lang w:val="en-US"/>
        </w:rPr>
        <w:t>Calculations</w:t>
      </w:r>
      <w:r w:rsidRPr="00CE7D8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</w:t>
      </w:r>
      <w:r w:rsidRPr="0007661C">
        <w:rPr>
          <w:rFonts w:ascii="Times New Roman" w:eastAsia="Times New Roman" w:hAnsi="Times New Roman" w:cs="Times New Roman"/>
          <w:sz w:val="24"/>
          <w:szCs w:val="24"/>
          <w:lang w:val="en-US"/>
        </w:rPr>
        <w:t>Epic</w:t>
      </w:r>
      <w:r w:rsidRPr="00CE7D8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 </w:t>
      </w:r>
      <w:r w:rsidRPr="0007661C">
        <w:rPr>
          <w:rFonts w:ascii="Times New Roman" w:eastAsia="Times New Roman" w:hAnsi="Times New Roman" w:cs="Times New Roman"/>
          <w:sz w:val="24"/>
          <w:szCs w:val="24"/>
          <w:lang w:val="en-US"/>
        </w:rPr>
        <w:t>Task</w:t>
      </w:r>
      <w:r w:rsidRPr="00CE7D8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6 — </w:t>
      </w:r>
      <w:r w:rsidRPr="0007661C">
        <w:rPr>
          <w:rFonts w:ascii="Times New Roman" w:eastAsia="Times New Roman" w:hAnsi="Times New Roman" w:cs="Times New Roman"/>
          <w:sz w:val="24"/>
          <w:szCs w:val="24"/>
          <w:lang w:val="en-US"/>
        </w:rPr>
        <w:t>Experimental</w:t>
      </w:r>
      <w:r w:rsidRPr="00CE7D8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07661C">
        <w:rPr>
          <w:rFonts w:ascii="Times New Roman" w:eastAsia="Times New Roman" w:hAnsi="Times New Roman" w:cs="Times New Roman"/>
          <w:sz w:val="24"/>
          <w:szCs w:val="24"/>
          <w:lang w:val="en-US"/>
        </w:rPr>
        <w:t>Exercises</w:t>
      </w:r>
      <w:r w:rsidRPr="00CE7D8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див. </w:t>
      </w:r>
      <w:proofErr w:type="spellStart"/>
      <w:r w:rsidRPr="0007661C">
        <w:rPr>
          <w:rFonts w:ascii="Times New Roman" w:eastAsia="Times New Roman" w:hAnsi="Times New Roman" w:cs="Times New Roman"/>
          <w:sz w:val="24"/>
          <w:szCs w:val="24"/>
          <w:lang w:val="ru-RU"/>
        </w:rPr>
        <w:t>Tasks</w:t>
      </w:r>
      <w:proofErr w:type="spellEnd"/>
      <w:r w:rsidRPr="00076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List). </w:t>
      </w:r>
      <w:proofErr w:type="spellStart"/>
      <w:r w:rsidRPr="0007661C">
        <w:rPr>
          <w:rFonts w:ascii="Times New Roman" w:eastAsia="Times New Roman" w:hAnsi="Times New Roman" w:cs="Times New Roman"/>
          <w:sz w:val="24"/>
          <w:szCs w:val="24"/>
          <w:lang w:val="ru-RU"/>
        </w:rPr>
        <w:t>Згенеровано</w:t>
      </w:r>
      <w:proofErr w:type="spellEnd"/>
      <w:r w:rsidRPr="00076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y</w:t>
      </w:r>
      <w:r w:rsidR="00332B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7661C">
        <w:rPr>
          <w:rFonts w:ascii="Times New Roman" w:eastAsia="Times New Roman" w:hAnsi="Times New Roman" w:cs="Times New Roman"/>
          <w:sz w:val="24"/>
          <w:szCs w:val="24"/>
          <w:lang w:val="ru-RU"/>
        </w:rPr>
        <w:t>=</w:t>
      </w:r>
      <w:r w:rsidR="00332B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0E050C">
        <w:rPr>
          <w:rFonts w:ascii="Times New Roman" w:eastAsia="Times New Roman" w:hAnsi="Times New Roman" w:cs="Times New Roman"/>
          <w:sz w:val="24"/>
          <w:szCs w:val="24"/>
          <w:lang w:val="ru-RU"/>
        </w:rPr>
        <w:t>35</w:t>
      </w:r>
      <w:r w:rsidRPr="0007661C">
        <w:rPr>
          <w:rFonts w:ascii="Times New Roman" w:eastAsia="Times New Roman" w:hAnsi="Times New Roman" w:cs="Times New Roman"/>
          <w:sz w:val="24"/>
          <w:szCs w:val="24"/>
          <w:lang w:val="ru-RU"/>
        </w:rPr>
        <w:t>, x</w:t>
      </w:r>
      <w:r w:rsidR="00332B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7661C">
        <w:rPr>
          <w:rFonts w:ascii="Times New Roman" w:eastAsia="Times New Roman" w:hAnsi="Times New Roman" w:cs="Times New Roman"/>
          <w:sz w:val="24"/>
          <w:szCs w:val="24"/>
          <w:lang w:val="ru-RU"/>
        </w:rPr>
        <w:t>=</w:t>
      </w:r>
      <w:r w:rsidR="00332B9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86</w:t>
      </w:r>
      <w:r w:rsidRPr="00076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07661C">
        <w:rPr>
          <w:rFonts w:ascii="Times New Roman" w:eastAsia="Times New Roman" w:hAnsi="Times New Roman" w:cs="Times New Roman"/>
          <w:sz w:val="24"/>
          <w:szCs w:val="24"/>
          <w:lang w:val="ru-RU"/>
        </w:rPr>
        <w:t>обидва</w:t>
      </w:r>
      <w:proofErr w:type="spellEnd"/>
      <w:r w:rsidRPr="000766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межах 15–89).</w:t>
      </w:r>
    </w:p>
    <w:p w14:paraId="2C7D2096" w14:textId="7C9FD02E" w:rsidR="00E414AD" w:rsidRPr="00E414AD" w:rsidRDefault="00E414AD" w:rsidP="00E414AD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414AD">
        <w:rPr>
          <w:rFonts w:ascii="Times New Roman" w:eastAsia="Times New Roman" w:hAnsi="Times New Roman" w:cs="Times New Roman"/>
          <w:sz w:val="24"/>
          <w:szCs w:val="24"/>
          <w:lang w:val="uk-UA"/>
        </w:rPr>
        <w:t>Вхід: y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E414AD">
        <w:rPr>
          <w:rFonts w:ascii="Times New Roman" w:eastAsia="Times New Roman" w:hAnsi="Times New Roman" w:cs="Times New Roman"/>
          <w:sz w:val="24"/>
          <w:szCs w:val="24"/>
          <w:lang w:val="uk-UA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35</w:t>
      </w:r>
      <w:r w:rsidRPr="00E414AD">
        <w:rPr>
          <w:rFonts w:ascii="Times New Roman" w:eastAsia="Times New Roman" w:hAnsi="Times New Roman" w:cs="Times New Roman"/>
          <w:sz w:val="24"/>
          <w:szCs w:val="24"/>
          <w:lang w:val="uk-UA"/>
        </w:rPr>
        <w:t>, x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E414AD">
        <w:rPr>
          <w:rFonts w:ascii="Times New Roman" w:eastAsia="Times New Roman" w:hAnsi="Times New Roman" w:cs="Times New Roman"/>
          <w:sz w:val="24"/>
          <w:szCs w:val="24"/>
          <w:lang w:val="uk-UA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86</w:t>
      </w:r>
      <w:r w:rsidRPr="00E414A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</w:t>
      </w:r>
    </w:p>
    <w:p w14:paraId="5757F262" w14:textId="77777777" w:rsidR="00E414AD" w:rsidRPr="00E414AD" w:rsidRDefault="00E414AD" w:rsidP="00E414AD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414AD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 xml:space="preserve">Кроки за </w:t>
      </w:r>
      <w:proofErr w:type="spellStart"/>
      <w:r w:rsidRPr="00E414AD">
        <w:rPr>
          <w:rFonts w:ascii="Times New Roman" w:eastAsia="Times New Roman" w:hAnsi="Times New Roman" w:cs="Times New Roman"/>
          <w:sz w:val="24"/>
          <w:szCs w:val="24"/>
          <w:lang w:val="uk-UA"/>
        </w:rPr>
        <w:t>Tasks</w:t>
      </w:r>
      <w:proofErr w:type="spellEnd"/>
      <w:r w:rsidRPr="00E414A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E414AD">
        <w:rPr>
          <w:rFonts w:ascii="Times New Roman" w:eastAsia="Times New Roman" w:hAnsi="Times New Roman" w:cs="Times New Roman"/>
          <w:sz w:val="24"/>
          <w:szCs w:val="24"/>
          <w:lang w:val="uk-UA"/>
        </w:rPr>
        <w:t>List</w:t>
      </w:r>
      <w:proofErr w:type="spellEnd"/>
      <w:r w:rsidRPr="00E414A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</w:t>
      </w:r>
      <w:proofErr w:type="spellStart"/>
      <w:r w:rsidRPr="00E414AD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E414A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6): </w:t>
      </w:r>
    </w:p>
    <w:p w14:paraId="63FA75E9" w14:textId="77777777" w:rsidR="00E414AD" w:rsidRPr="00E414AD" w:rsidRDefault="00E414AD" w:rsidP="00E414AD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414A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1) </w:t>
      </w:r>
      <w:proofErr w:type="spellStart"/>
      <w:r w:rsidRPr="00E414AD">
        <w:rPr>
          <w:rFonts w:ascii="Times New Roman" w:eastAsia="Times New Roman" w:hAnsi="Times New Roman" w:cs="Times New Roman"/>
          <w:sz w:val="24"/>
          <w:szCs w:val="24"/>
          <w:lang w:val="uk-UA"/>
        </w:rPr>
        <w:t>y→двійкова</w:t>
      </w:r>
      <w:proofErr w:type="spellEnd"/>
      <w:r w:rsidRPr="00E414A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</w:p>
    <w:p w14:paraId="1A8A6375" w14:textId="77777777" w:rsidR="00E414AD" w:rsidRPr="00E414AD" w:rsidRDefault="00E414AD" w:rsidP="00E414AD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414A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2) </w:t>
      </w:r>
      <w:proofErr w:type="spellStart"/>
      <w:r w:rsidRPr="00E414AD">
        <w:rPr>
          <w:rFonts w:ascii="Times New Roman" w:eastAsia="Times New Roman" w:hAnsi="Times New Roman" w:cs="Times New Roman"/>
          <w:sz w:val="24"/>
          <w:szCs w:val="24"/>
          <w:lang w:val="uk-UA"/>
        </w:rPr>
        <w:t>x→двійкова</w:t>
      </w:r>
      <w:proofErr w:type="spellEnd"/>
      <w:r w:rsidRPr="00E414A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</w:p>
    <w:p w14:paraId="4A1643FD" w14:textId="77777777" w:rsidR="00E414AD" w:rsidRPr="00E414AD" w:rsidRDefault="00E414AD" w:rsidP="00E414AD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414AD">
        <w:rPr>
          <w:rFonts w:ascii="Times New Roman" w:eastAsia="Times New Roman" w:hAnsi="Times New Roman" w:cs="Times New Roman"/>
          <w:sz w:val="24"/>
          <w:szCs w:val="24"/>
          <w:lang w:val="uk-UA"/>
        </w:rPr>
        <w:t>3) додати (</w:t>
      </w:r>
      <w:proofErr w:type="spellStart"/>
      <w:r w:rsidRPr="00E414AD">
        <w:rPr>
          <w:rFonts w:ascii="Times New Roman" w:eastAsia="Times New Roman" w:hAnsi="Times New Roman" w:cs="Times New Roman"/>
          <w:sz w:val="24"/>
          <w:szCs w:val="24"/>
          <w:lang w:val="uk-UA"/>
        </w:rPr>
        <w:t>y+x</w:t>
      </w:r>
      <w:proofErr w:type="spellEnd"/>
      <w:r w:rsidRPr="00E414A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), </w:t>
      </w:r>
    </w:p>
    <w:p w14:paraId="533B1B7F" w14:textId="0820668B" w:rsidR="00E414AD" w:rsidRPr="00E414AD" w:rsidRDefault="00E414AD" w:rsidP="00E414AD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414AD">
        <w:rPr>
          <w:rFonts w:ascii="Times New Roman" w:eastAsia="Times New Roman" w:hAnsi="Times New Roman" w:cs="Times New Roman"/>
          <w:sz w:val="24"/>
          <w:szCs w:val="24"/>
          <w:lang w:val="uk-UA"/>
        </w:rPr>
        <w:t>4) поділити суму на менше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y</w:t>
      </w:r>
      <w:r w:rsidRPr="00E414A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), </w:t>
      </w:r>
    </w:p>
    <w:p w14:paraId="1D9AC822" w14:textId="77777777" w:rsidR="00E414AD" w:rsidRPr="00E414AD" w:rsidRDefault="00E414AD" w:rsidP="00E414AD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414A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5) перевести частку та остачу в десяткову, </w:t>
      </w:r>
    </w:p>
    <w:p w14:paraId="55FC7088" w14:textId="77777777" w:rsidR="00E414AD" w:rsidRDefault="00E414AD" w:rsidP="00E414AD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14AD">
        <w:rPr>
          <w:rFonts w:ascii="Times New Roman" w:eastAsia="Times New Roman" w:hAnsi="Times New Roman" w:cs="Times New Roman"/>
          <w:sz w:val="24"/>
          <w:szCs w:val="24"/>
          <w:lang w:val="uk-UA"/>
        </w:rPr>
        <w:t>6) перевірити онлайн-калькулятором.</w:t>
      </w:r>
    </w:p>
    <w:p w14:paraId="58D48FDC" w14:textId="77777777" w:rsidR="00E414AD" w:rsidRDefault="00E414AD" w:rsidP="00E414AD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5325FAD" w14:textId="74557FEF" w:rsidR="00E414AD" w:rsidRDefault="00577D9D" w:rsidP="00577D9D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F19EE1C" wp14:editId="7A624877">
            <wp:extent cx="5101713" cy="4579620"/>
            <wp:effectExtent l="0" t="0" r="3810" b="0"/>
            <wp:docPr id="71243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35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09387" cy="458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D8A6" w14:textId="77777777" w:rsidR="00784C7C" w:rsidRPr="00784C7C" w:rsidRDefault="00784C7C" w:rsidP="00784C7C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4C7C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Рис.6. Розрахунок </w:t>
      </w:r>
      <w:r w:rsidRPr="00784C7C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Binary</w:t>
      </w:r>
      <w:r w:rsidRPr="007B0268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84C7C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Calculations</w:t>
      </w:r>
    </w:p>
    <w:p w14:paraId="2E2044E6" w14:textId="77777777" w:rsidR="00784C7C" w:rsidRPr="007B0268" w:rsidRDefault="00784C7C" w:rsidP="00577D9D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5C05DA3" w14:textId="707FB022" w:rsidR="007B0268" w:rsidRDefault="007B0268" w:rsidP="007B0268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7B0268">
        <w:rPr>
          <w:rFonts w:ascii="Times New Roman" w:eastAsia="Times New Roman" w:hAnsi="Times New Roman" w:cs="Times New Roman"/>
          <w:sz w:val="24"/>
          <w:szCs w:val="24"/>
          <w:lang w:val="ru-RU"/>
        </w:rPr>
        <w:t>Фактично</w:t>
      </w:r>
      <w:proofErr w:type="spellEnd"/>
      <w:r w:rsidRPr="007B026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B0268">
        <w:rPr>
          <w:rFonts w:ascii="Times New Roman" w:eastAsia="Times New Roman" w:hAnsi="Times New Roman" w:cs="Times New Roman"/>
          <w:sz w:val="24"/>
          <w:szCs w:val="24"/>
          <w:lang w:val="ru-RU"/>
        </w:rPr>
        <w:t>затрачений</w:t>
      </w:r>
      <w:proofErr w:type="spellEnd"/>
      <w:r w:rsidRPr="007B026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час на </w:t>
      </w:r>
      <w:proofErr w:type="spellStart"/>
      <w:r w:rsidRPr="007B0268">
        <w:rPr>
          <w:rFonts w:ascii="Times New Roman" w:eastAsia="Times New Roman" w:hAnsi="Times New Roman" w:cs="Times New Roman"/>
          <w:sz w:val="24"/>
          <w:szCs w:val="24"/>
          <w:lang w:val="ru-RU"/>
        </w:rPr>
        <w:t>завдання</w:t>
      </w:r>
      <w:proofErr w:type="spellEnd"/>
      <w:r w:rsidRPr="007B026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№5: 15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  <w:r w:rsidRPr="007B026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Результат </w:t>
      </w:r>
      <w:proofErr w:type="spellStart"/>
      <w:r w:rsidRPr="007B0268">
        <w:rPr>
          <w:rFonts w:ascii="Times New Roman" w:eastAsia="Times New Roman" w:hAnsi="Times New Roman" w:cs="Times New Roman"/>
          <w:sz w:val="24"/>
          <w:szCs w:val="24"/>
          <w:lang w:val="ru-RU"/>
        </w:rPr>
        <w:t>перевірено</w:t>
      </w:r>
      <w:proofErr w:type="spellEnd"/>
      <w:r w:rsidRPr="007B026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калькулятором </w:t>
      </w:r>
      <w:hyperlink r:id="rId52" w:history="1">
        <w:r w:rsidRPr="007B0268">
          <w:rPr>
            <w:rStyle w:val="a7"/>
            <w:rFonts w:ascii="Times New Roman" w:eastAsia="Times New Roman" w:hAnsi="Times New Roman" w:cs="Times New Roman"/>
            <w:sz w:val="24"/>
            <w:szCs w:val="24"/>
            <w:lang w:val="ru-RU"/>
          </w:rPr>
          <w:t>https://www.calculator.net/binary-calculator.html</w:t>
        </w:r>
      </w:hyperlink>
      <w:r w:rsidR="000C1420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E6F86B5" w14:textId="77777777" w:rsidR="003375C1" w:rsidRDefault="003375C1" w:rsidP="007B0268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6C820FB" w14:textId="60202B29" w:rsidR="003375C1" w:rsidRPr="003375C1" w:rsidRDefault="003375C1" w:rsidP="003375C1">
      <w:pPr>
        <w:pStyle w:val="a6"/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3375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 </w:t>
      </w:r>
      <w:r w:rsidRPr="003375C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Кооперація з командою:</w:t>
      </w:r>
    </w:p>
    <w:p w14:paraId="0A46049D" w14:textId="77777777" w:rsidR="003375C1" w:rsidRDefault="003375C1" w:rsidP="007B0268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CB8445C" w14:textId="11E31719" w:rsidR="009A06C8" w:rsidRDefault="001E7BAC" w:rsidP="009A06C8">
      <w:pPr>
        <w:pStyle w:val="a6"/>
        <w:numPr>
          <w:ilvl w:val="0"/>
          <w:numId w:val="33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637AE">
        <w:rPr>
          <w:rFonts w:ascii="Times New Roman" w:eastAsia="Times New Roman" w:hAnsi="Times New Roman" w:cs="Times New Roman"/>
          <w:sz w:val="24"/>
          <w:szCs w:val="24"/>
        </w:rPr>
        <w:t>Зустріч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 </w:t>
      </w:r>
      <w:r w:rsidR="009A06C8" w:rsidRPr="009A06C8">
        <w:rPr>
          <w:rFonts w:ascii="Times New Roman" w:eastAsia="Times New Roman" w:hAnsi="Times New Roman" w:cs="Times New Roman"/>
          <w:sz w:val="24"/>
          <w:szCs w:val="24"/>
          <w:lang w:val="uk-UA"/>
        </w:rPr>
        <w:t>(2</w:t>
      </w:r>
      <w:r w:rsidR="009A06C8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="009A06C8" w:rsidRPr="009A06C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.09.2026): обговорення задач </w:t>
      </w:r>
      <w:proofErr w:type="spellStart"/>
      <w:r w:rsidR="009A06C8" w:rsidRPr="009A06C8">
        <w:rPr>
          <w:rFonts w:ascii="Times New Roman" w:eastAsia="Times New Roman" w:hAnsi="Times New Roman" w:cs="Times New Roman"/>
          <w:sz w:val="24"/>
          <w:szCs w:val="24"/>
          <w:lang w:val="ru-RU"/>
        </w:rPr>
        <w:t>Epic</w:t>
      </w:r>
      <w:proofErr w:type="spellEnd"/>
      <w:r w:rsidR="009A06C8" w:rsidRPr="009A06C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2, , </w:t>
      </w:r>
      <w:proofErr w:type="spellStart"/>
      <w:r w:rsidR="009A06C8" w:rsidRPr="009A06C8">
        <w:rPr>
          <w:rFonts w:ascii="Times New Roman" w:eastAsia="Times New Roman" w:hAnsi="Times New Roman" w:cs="Times New Roman"/>
          <w:sz w:val="24"/>
          <w:szCs w:val="24"/>
          <w:lang w:val="ru-RU"/>
        </w:rPr>
        <w:t>Trello</w:t>
      </w:r>
      <w:proofErr w:type="spellEnd"/>
      <w:r w:rsidR="009A06C8" w:rsidRPr="009A06C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-дошка. </w:t>
      </w:r>
    </w:p>
    <w:p w14:paraId="73C5FFE3" w14:textId="77777777" w:rsidR="009A06C8" w:rsidRDefault="009A06C8" w:rsidP="009A06C8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A6B7E37" w14:textId="7FCC61B8" w:rsidR="009A06C8" w:rsidRPr="009A06C8" w:rsidRDefault="005B43A4" w:rsidP="005B43A4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noProof/>
        </w:rPr>
        <w:lastRenderedPageBreak/>
        <w:drawing>
          <wp:inline distT="0" distB="0" distL="0" distR="0" wp14:anchorId="5ECDDD4F" wp14:editId="256726E9">
            <wp:extent cx="5558155" cy="3048000"/>
            <wp:effectExtent l="0" t="0" r="4445" b="0"/>
            <wp:docPr id="1231523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23390" name=""/>
                    <pic:cNvPicPr/>
                  </pic:nvPicPr>
                  <pic:blipFill rotWithShape="1">
                    <a:blip r:embed="rId53"/>
                    <a:srcRect l="3057" b="5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155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A9814" w14:textId="59DCFFF0" w:rsidR="000671A7" w:rsidRDefault="000671A7" w:rsidP="000671A7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71A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Рис.7.1. </w:t>
      </w:r>
      <w:proofErr w:type="spellStart"/>
      <w:r w:rsidRPr="000671A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Скрін</w:t>
      </w:r>
      <w:proofErr w:type="spellEnd"/>
      <w:r w:rsidRPr="000671A7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першої зустрічі в </w:t>
      </w:r>
      <w:r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Discord</w:t>
      </w:r>
    </w:p>
    <w:p w14:paraId="10AB0F3E" w14:textId="77777777" w:rsidR="00514081" w:rsidRDefault="00514081" w:rsidP="000671A7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F132B3" w14:textId="605BF6A6" w:rsidR="00514081" w:rsidRPr="00C011F4" w:rsidRDefault="00C011F4" w:rsidP="00C011F4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11F4">
        <w:rPr>
          <w:rFonts w:ascii="Times New Roman" w:eastAsia="Times New Roman" w:hAnsi="Times New Roman" w:cs="Times New Roman"/>
          <w:noProof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A2D9B33" wp14:editId="43122E3F">
            <wp:extent cx="5733415" cy="3225165"/>
            <wp:effectExtent l="0" t="0" r="635" b="0"/>
            <wp:docPr id="12897908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F73D2" w14:textId="77777777" w:rsidR="00294900" w:rsidRPr="00294900" w:rsidRDefault="00294900" w:rsidP="00294900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900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Рис.7.2. </w:t>
      </w:r>
      <w:proofErr w:type="spellStart"/>
      <w:r w:rsidRPr="00294900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Скрін</w:t>
      </w:r>
      <w:proofErr w:type="spellEnd"/>
      <w:r w:rsidRPr="00294900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поточної дошки </w:t>
      </w:r>
      <w:r w:rsidRPr="00294900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Trello</w:t>
      </w:r>
      <w:r w:rsidRPr="00294900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на момент першої зустрічі</w:t>
      </w:r>
    </w:p>
    <w:p w14:paraId="2A3B0472" w14:textId="77777777" w:rsidR="00294900" w:rsidRPr="00294900" w:rsidRDefault="00294900" w:rsidP="00294900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E0C5AE" w14:textId="77777777" w:rsidR="003375C1" w:rsidRPr="00294900" w:rsidRDefault="003375C1" w:rsidP="000671A7">
      <w:pPr>
        <w:pStyle w:val="a6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C808FCB" w14:textId="6BB50A5B" w:rsidR="004B2794" w:rsidRPr="001E7BAC" w:rsidRDefault="00E637AE" w:rsidP="001E7BAC">
      <w:pPr>
        <w:pStyle w:val="a6"/>
        <w:numPr>
          <w:ilvl w:val="0"/>
          <w:numId w:val="35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E7BAC">
        <w:rPr>
          <w:rFonts w:ascii="Times New Roman" w:eastAsia="Times New Roman" w:hAnsi="Times New Roman" w:cs="Times New Roman"/>
          <w:sz w:val="24"/>
          <w:szCs w:val="24"/>
        </w:rPr>
        <w:t>Зустріч №2 (</w:t>
      </w:r>
      <w:r w:rsidRPr="001E7BAC">
        <w:rPr>
          <w:rFonts w:ascii="Times New Roman" w:eastAsia="Times New Roman" w:hAnsi="Times New Roman" w:cs="Times New Roman"/>
          <w:sz w:val="24"/>
          <w:szCs w:val="24"/>
          <w:lang w:val="uk-UA"/>
        </w:rPr>
        <w:t>30</w:t>
      </w:r>
      <w:r w:rsidRPr="001E7BA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7BAC">
        <w:rPr>
          <w:rFonts w:ascii="Times New Roman" w:eastAsia="Times New Roman" w:hAnsi="Times New Roman" w:cs="Times New Roman"/>
          <w:sz w:val="24"/>
          <w:szCs w:val="24"/>
          <w:lang w:val="uk-UA"/>
        </w:rPr>
        <w:t>09</w:t>
      </w:r>
      <w:r w:rsidRPr="001E7BAC">
        <w:rPr>
          <w:rFonts w:ascii="Times New Roman" w:eastAsia="Times New Roman" w:hAnsi="Times New Roman" w:cs="Times New Roman"/>
          <w:sz w:val="24"/>
          <w:szCs w:val="24"/>
        </w:rPr>
        <w:t xml:space="preserve">.2026): розбір програмного коду (умовні конструкції, логічні оператори, робота з типами </w:t>
      </w:r>
      <w:proofErr w:type="spellStart"/>
      <w:r w:rsidRPr="001E7BAC">
        <w:rPr>
          <w:rFonts w:ascii="Times New Roman" w:eastAsia="Times New Roman" w:hAnsi="Times New Roman" w:cs="Times New Roman"/>
          <w:sz w:val="24"/>
          <w:szCs w:val="24"/>
        </w:rPr>
        <w:t>float</w:t>
      </w:r>
      <w:proofErr w:type="spellEnd"/>
      <w:r w:rsidRPr="001E7BAC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1E7BAC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spellEnd"/>
      <w:r w:rsidRPr="001E7BAC">
        <w:rPr>
          <w:rFonts w:ascii="Times New Roman" w:eastAsia="Times New Roman" w:hAnsi="Times New Roman" w:cs="Times New Roman"/>
          <w:sz w:val="24"/>
          <w:szCs w:val="24"/>
        </w:rPr>
        <w:t xml:space="preserve">, специфіка платформи </w:t>
      </w:r>
      <w:proofErr w:type="spellStart"/>
      <w:r w:rsidRPr="001E7BAC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1E7BAC">
        <w:rPr>
          <w:rFonts w:ascii="Times New Roman" w:eastAsia="Times New Roman" w:hAnsi="Times New Roman" w:cs="Times New Roman"/>
          <w:sz w:val="24"/>
          <w:szCs w:val="24"/>
        </w:rPr>
        <w:t xml:space="preserve">) і спільне </w:t>
      </w:r>
      <w:proofErr w:type="spellStart"/>
      <w:r w:rsidRPr="001E7BAC">
        <w:rPr>
          <w:rFonts w:ascii="Times New Roman" w:eastAsia="Times New Roman" w:hAnsi="Times New Roman" w:cs="Times New Roman"/>
          <w:sz w:val="24"/>
          <w:szCs w:val="24"/>
        </w:rPr>
        <w:t>рев'ю</w:t>
      </w:r>
      <w:proofErr w:type="spellEnd"/>
      <w:r w:rsidRPr="001E7BAC">
        <w:rPr>
          <w:rFonts w:ascii="Times New Roman" w:eastAsia="Times New Roman" w:hAnsi="Times New Roman" w:cs="Times New Roman"/>
          <w:sz w:val="24"/>
          <w:szCs w:val="24"/>
        </w:rPr>
        <w:t xml:space="preserve"> блок-схем.</w:t>
      </w:r>
    </w:p>
    <w:p w14:paraId="670B1298" w14:textId="77777777" w:rsidR="0007661C" w:rsidRDefault="0007661C" w:rsidP="009D229B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451FA56" w14:textId="559497C2" w:rsidR="001E7BAC" w:rsidRDefault="00294900" w:rsidP="009D229B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noProof/>
        </w:rPr>
        <w:lastRenderedPageBreak/>
        <w:drawing>
          <wp:inline distT="0" distB="0" distL="0" distR="0" wp14:anchorId="408EC585" wp14:editId="16146D42">
            <wp:extent cx="5733415" cy="3225165"/>
            <wp:effectExtent l="0" t="0" r="635" b="0"/>
            <wp:docPr id="1341559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5997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4B14" w14:textId="18FE93B5" w:rsidR="005F000B" w:rsidRPr="005F000B" w:rsidRDefault="005F000B" w:rsidP="005F000B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000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Рис.8.1. </w:t>
      </w:r>
      <w:proofErr w:type="spellStart"/>
      <w:r w:rsidRPr="005F000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Скрін</w:t>
      </w:r>
      <w:proofErr w:type="spellEnd"/>
      <w:r w:rsidRPr="005F000B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другої зустрічі в </w:t>
      </w:r>
      <w:r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Discord</w:t>
      </w:r>
    </w:p>
    <w:p w14:paraId="29B2C484" w14:textId="77777777" w:rsidR="005F000B" w:rsidRPr="00CE7D83" w:rsidRDefault="005F000B" w:rsidP="009D229B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74DC89F" w14:textId="1CC4DE51" w:rsidR="00843CFE" w:rsidRDefault="003302D0" w:rsidP="009D229B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7917DA7" wp14:editId="14232BB3">
            <wp:extent cx="5733415" cy="3197860"/>
            <wp:effectExtent l="0" t="0" r="635" b="2540"/>
            <wp:docPr id="2089746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4615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AA18" w14:textId="77777777" w:rsidR="00C65458" w:rsidRPr="00C65458" w:rsidRDefault="00C65458" w:rsidP="00C65458">
      <w:pPr>
        <w:pStyle w:val="a6"/>
        <w:spacing w:after="200"/>
        <w:jc w:val="center"/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5458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Рис.8.2. </w:t>
      </w:r>
      <w:proofErr w:type="spellStart"/>
      <w:r w:rsidRPr="00C65458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Скрін</w:t>
      </w:r>
      <w:proofErr w:type="spellEnd"/>
      <w:r w:rsidRPr="00C65458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поточної дошки </w:t>
      </w:r>
      <w:r w:rsidRPr="00C65458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Trello</w:t>
      </w:r>
      <w:r w:rsidRPr="00C65458">
        <w:rPr>
          <w:rFonts w:ascii="Times New Roman" w:eastAsia="Times New Roman" w:hAnsi="Times New Roman" w:cs="Times New Roman"/>
          <w:color w:val="4F81BD" w:themeColor="accent1"/>
          <w:sz w:val="20"/>
          <w:szCs w:val="20"/>
          <w:lang w:val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на момент другої зустрічі</w:t>
      </w:r>
    </w:p>
    <w:p w14:paraId="5AE7B98C" w14:textId="77777777" w:rsidR="00CD7499" w:rsidRDefault="00CD7499" w:rsidP="00CD7499">
      <w:pPr>
        <w:pStyle w:val="a6"/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76498B61" w14:textId="77777777" w:rsidR="00CD7499" w:rsidRDefault="00CD7499" w:rsidP="00CD7499">
      <w:pPr>
        <w:pStyle w:val="a6"/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67483175" w14:textId="77777777" w:rsidR="00CD7499" w:rsidRDefault="00CD7499" w:rsidP="00CD7499">
      <w:pPr>
        <w:pStyle w:val="a6"/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6F4DDDCE" w14:textId="77777777" w:rsidR="00CD7499" w:rsidRDefault="00CD7499" w:rsidP="00CD7499">
      <w:pPr>
        <w:pStyle w:val="a6"/>
        <w:spacing w:after="20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5478AAF1" w14:textId="579E4F1D" w:rsidR="00CD7499" w:rsidRPr="00F83D93" w:rsidRDefault="00CD7499" w:rsidP="00CD7499">
      <w:pPr>
        <w:pStyle w:val="a6"/>
        <w:spacing w:after="200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 w:rsidRPr="00F83D93"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t>Висновки:</w:t>
      </w:r>
    </w:p>
    <w:p w14:paraId="3D2DBE5E" w14:textId="77777777" w:rsidR="00CD7499" w:rsidRPr="00CD7499" w:rsidRDefault="00CD7499" w:rsidP="00CD7499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442D39E" w14:textId="77777777" w:rsidR="00CD7499" w:rsidRDefault="00CD7499" w:rsidP="00CD7499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Працюючи над цим </w:t>
      </w:r>
      <w:proofErr w:type="spellStart"/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t>епіком</w:t>
      </w:r>
      <w:proofErr w:type="spellEnd"/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t>, я на практиці закріпила ключові концепції C++: розібралася з типами даних, роботою з пам'яттю, бібліотеками, введенням-</w:t>
      </w:r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 xml:space="preserve">виведенням даних, а також навчилася </w:t>
      </w:r>
      <w:proofErr w:type="spellStart"/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t>грамотно</w:t>
      </w:r>
      <w:proofErr w:type="spellEnd"/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застосовувати арифметичні, логічні та умовні оператори для побудови лінійних і розгалужених алгоритмів.</w:t>
      </w:r>
    </w:p>
    <w:p w14:paraId="3F28D4D8" w14:textId="77777777" w:rsidR="00F83D93" w:rsidRPr="00CD7499" w:rsidRDefault="00F83D93" w:rsidP="00CD7499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2BD15BD" w14:textId="77777777" w:rsidR="00CD7499" w:rsidRDefault="00CD7499" w:rsidP="00CD7499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t>Окремим етапом для мене стало занурення в системи числення. Я детально розібралася з двійковою системою, навчилася переводити числа між десятковою і двійковою формами, виконувати над ними базові арифметичні дії та паралельно перевіряти себе через онлайн-інструменти.</w:t>
      </w:r>
    </w:p>
    <w:p w14:paraId="1751A0EB" w14:textId="77777777" w:rsidR="00F83D93" w:rsidRPr="00CD7499" w:rsidRDefault="00F83D93" w:rsidP="00CD7499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AF7B620" w14:textId="77777777" w:rsidR="00CD7499" w:rsidRDefault="00CD7499" w:rsidP="00CD7499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t>Виконуючи практичну частину, я пройшла повний цикл розв'язання задач: від аналізу умов і визначення параметрів до створення блок-схем, написання коду та перевірки на тест-кейсах.</w:t>
      </w:r>
    </w:p>
    <w:p w14:paraId="0CE0BD7A" w14:textId="77777777" w:rsidR="00F83D93" w:rsidRPr="00CD7499" w:rsidRDefault="00F83D93" w:rsidP="00CD7499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C12A185" w14:textId="77777777" w:rsidR="00CD7499" w:rsidRDefault="00CD7499" w:rsidP="00CD7499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Окрім чистого програмування, я непогано прокачала навички роботи з інструментами розробника: освоїла середовище </w:t>
      </w:r>
      <w:proofErr w:type="spellStart"/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t>Visual</w:t>
      </w:r>
      <w:proofErr w:type="spellEnd"/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t>Studio</w:t>
      </w:r>
      <w:proofErr w:type="spellEnd"/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t>Code</w:t>
      </w:r>
      <w:proofErr w:type="spellEnd"/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налаштувала компілятор, а також навчилася користуватися </w:t>
      </w:r>
      <w:proofErr w:type="spellStart"/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t>GitHub</w:t>
      </w:r>
      <w:proofErr w:type="spellEnd"/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робити </w:t>
      </w:r>
      <w:proofErr w:type="spellStart"/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t>Pull</w:t>
      </w:r>
      <w:proofErr w:type="spellEnd"/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t>Request</w:t>
      </w:r>
      <w:proofErr w:type="spellEnd"/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відправляти рішення на перевірку в </w:t>
      </w:r>
      <w:proofErr w:type="spellStart"/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t>Algotester</w:t>
      </w:r>
      <w:proofErr w:type="spellEnd"/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А взаємодія з командою під час опрацювання спільних завдань і </w:t>
      </w:r>
      <w:proofErr w:type="spellStart"/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t>рев'ю</w:t>
      </w:r>
      <w:proofErr w:type="spellEnd"/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дала корисний досвід отримання зворотного зв'язку.</w:t>
      </w:r>
    </w:p>
    <w:p w14:paraId="1CC27438" w14:textId="77777777" w:rsidR="00F83D93" w:rsidRPr="00CD7499" w:rsidRDefault="00F83D93" w:rsidP="00CD7499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1CB6F7D" w14:textId="77777777" w:rsidR="00CD7499" w:rsidRPr="00CD7499" w:rsidRDefault="00CD7499" w:rsidP="00CD7499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Загалом робота над </w:t>
      </w:r>
      <w:proofErr w:type="spellStart"/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t>Epic</w:t>
      </w:r>
      <w:proofErr w:type="spellEnd"/>
      <w:r w:rsidRPr="00CD749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 допомогла мені впевненіше почуватися в написанні коду та дала міцну базу для подальшого вивчення програмування.</w:t>
      </w:r>
    </w:p>
    <w:p w14:paraId="123CC261" w14:textId="77777777" w:rsidR="00C65458" w:rsidRPr="00C65458" w:rsidRDefault="00C65458" w:rsidP="009D229B">
      <w:pPr>
        <w:pStyle w:val="a6"/>
        <w:spacing w:after="20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sectPr w:rsidR="00C65458" w:rsidRPr="00C65458">
      <w:footerReference w:type="default" r:id="rId5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FF234" w14:textId="77777777" w:rsidR="000927EB" w:rsidRDefault="000927EB">
      <w:pPr>
        <w:spacing w:line="240" w:lineRule="auto"/>
      </w:pPr>
      <w:r>
        <w:separator/>
      </w:r>
    </w:p>
  </w:endnote>
  <w:endnote w:type="continuationSeparator" w:id="0">
    <w:p w14:paraId="716F5D0D" w14:textId="77777777" w:rsidR="000927EB" w:rsidRDefault="000927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86AC391-A126-4178-B513-3BE88CF460B0}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FA35644E-A2FA-4C29-8D8C-5CDF4BF917F2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CA3307FF-ACA0-4D40-BE43-D6042029908E}"/>
    <w:embedItalic r:id="rId4" w:fontKey="{7DE66AF7-714E-48C6-8DA1-B4D74D9C7EB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75B0359B-1DE4-432F-B1AA-6B78F01ADF5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054AA" w14:textId="77777777" w:rsidR="006230CB" w:rsidRDefault="00373160">
    <w:pPr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4165E" w14:textId="77777777" w:rsidR="000927EB" w:rsidRDefault="000927EB">
      <w:pPr>
        <w:spacing w:line="240" w:lineRule="auto"/>
      </w:pPr>
      <w:r>
        <w:separator/>
      </w:r>
    </w:p>
  </w:footnote>
  <w:footnote w:type="continuationSeparator" w:id="0">
    <w:p w14:paraId="38E1B669" w14:textId="77777777" w:rsidR="000927EB" w:rsidRDefault="000927E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954"/>
    <w:multiLevelType w:val="hybridMultilevel"/>
    <w:tmpl w:val="80C69678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5C8758C"/>
    <w:multiLevelType w:val="hybridMultilevel"/>
    <w:tmpl w:val="6C0449A8"/>
    <w:lvl w:ilvl="0" w:tplc="0422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68B3D8F"/>
    <w:multiLevelType w:val="multilevel"/>
    <w:tmpl w:val="FB00FC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336A29"/>
    <w:multiLevelType w:val="hybridMultilevel"/>
    <w:tmpl w:val="A5F40D4C"/>
    <w:lvl w:ilvl="0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F653E8B"/>
    <w:multiLevelType w:val="multilevel"/>
    <w:tmpl w:val="483C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C3F3D"/>
    <w:multiLevelType w:val="hybridMultilevel"/>
    <w:tmpl w:val="9D961108"/>
    <w:lvl w:ilvl="0" w:tplc="0422000F">
      <w:start w:val="1"/>
      <w:numFmt w:val="decimal"/>
      <w:lvlText w:val="%1."/>
      <w:lvlJc w:val="left"/>
      <w:pPr>
        <w:ind w:left="2160" w:hanging="360"/>
      </w:pPr>
    </w:lvl>
    <w:lvl w:ilvl="1" w:tplc="04220019" w:tentative="1">
      <w:start w:val="1"/>
      <w:numFmt w:val="lowerLetter"/>
      <w:lvlText w:val="%2."/>
      <w:lvlJc w:val="left"/>
      <w:pPr>
        <w:ind w:left="2880" w:hanging="360"/>
      </w:pPr>
    </w:lvl>
    <w:lvl w:ilvl="2" w:tplc="0422001B" w:tentative="1">
      <w:start w:val="1"/>
      <w:numFmt w:val="lowerRoman"/>
      <w:lvlText w:val="%3."/>
      <w:lvlJc w:val="right"/>
      <w:pPr>
        <w:ind w:left="3600" w:hanging="180"/>
      </w:pPr>
    </w:lvl>
    <w:lvl w:ilvl="3" w:tplc="0422000F" w:tentative="1">
      <w:start w:val="1"/>
      <w:numFmt w:val="decimal"/>
      <w:lvlText w:val="%4."/>
      <w:lvlJc w:val="left"/>
      <w:pPr>
        <w:ind w:left="4320" w:hanging="360"/>
      </w:pPr>
    </w:lvl>
    <w:lvl w:ilvl="4" w:tplc="04220019" w:tentative="1">
      <w:start w:val="1"/>
      <w:numFmt w:val="lowerLetter"/>
      <w:lvlText w:val="%5."/>
      <w:lvlJc w:val="left"/>
      <w:pPr>
        <w:ind w:left="5040" w:hanging="360"/>
      </w:pPr>
    </w:lvl>
    <w:lvl w:ilvl="5" w:tplc="0422001B" w:tentative="1">
      <w:start w:val="1"/>
      <w:numFmt w:val="lowerRoman"/>
      <w:lvlText w:val="%6."/>
      <w:lvlJc w:val="right"/>
      <w:pPr>
        <w:ind w:left="5760" w:hanging="180"/>
      </w:pPr>
    </w:lvl>
    <w:lvl w:ilvl="6" w:tplc="0422000F" w:tentative="1">
      <w:start w:val="1"/>
      <w:numFmt w:val="decimal"/>
      <w:lvlText w:val="%7."/>
      <w:lvlJc w:val="left"/>
      <w:pPr>
        <w:ind w:left="6480" w:hanging="360"/>
      </w:pPr>
    </w:lvl>
    <w:lvl w:ilvl="7" w:tplc="04220019" w:tentative="1">
      <w:start w:val="1"/>
      <w:numFmt w:val="lowerLetter"/>
      <w:lvlText w:val="%8."/>
      <w:lvlJc w:val="left"/>
      <w:pPr>
        <w:ind w:left="7200" w:hanging="360"/>
      </w:pPr>
    </w:lvl>
    <w:lvl w:ilvl="8" w:tplc="0422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153F3828"/>
    <w:multiLevelType w:val="hybridMultilevel"/>
    <w:tmpl w:val="F06870FC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823FC"/>
    <w:multiLevelType w:val="multilevel"/>
    <w:tmpl w:val="6EAE6AD2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113AF5"/>
    <w:multiLevelType w:val="multilevel"/>
    <w:tmpl w:val="FCE8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61F0B"/>
    <w:multiLevelType w:val="multilevel"/>
    <w:tmpl w:val="FB00FC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C760911"/>
    <w:multiLevelType w:val="multilevel"/>
    <w:tmpl w:val="FB00FC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0EF3B3F"/>
    <w:multiLevelType w:val="multilevel"/>
    <w:tmpl w:val="FB00FC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1992A2B"/>
    <w:multiLevelType w:val="hybridMultilevel"/>
    <w:tmpl w:val="DF4E414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A1988"/>
    <w:multiLevelType w:val="hybridMultilevel"/>
    <w:tmpl w:val="507E4556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B355295"/>
    <w:multiLevelType w:val="hybridMultilevel"/>
    <w:tmpl w:val="A5321E12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4008FD"/>
    <w:multiLevelType w:val="multilevel"/>
    <w:tmpl w:val="FB00FC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66E5B43"/>
    <w:multiLevelType w:val="multilevel"/>
    <w:tmpl w:val="FB00FC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0FF4919"/>
    <w:multiLevelType w:val="multilevel"/>
    <w:tmpl w:val="FB00FC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12606D5"/>
    <w:multiLevelType w:val="multilevel"/>
    <w:tmpl w:val="B1E8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9449D6"/>
    <w:multiLevelType w:val="multilevel"/>
    <w:tmpl w:val="A12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CC521B"/>
    <w:multiLevelType w:val="multilevel"/>
    <w:tmpl w:val="FB00FC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8156E4A"/>
    <w:multiLevelType w:val="multilevel"/>
    <w:tmpl w:val="FB00FC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DBA7420"/>
    <w:multiLevelType w:val="multilevel"/>
    <w:tmpl w:val="6C52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622AD5"/>
    <w:multiLevelType w:val="multilevel"/>
    <w:tmpl w:val="B15A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A256EB"/>
    <w:multiLevelType w:val="multilevel"/>
    <w:tmpl w:val="5A06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DC054D"/>
    <w:multiLevelType w:val="multilevel"/>
    <w:tmpl w:val="1D98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3F1080"/>
    <w:multiLevelType w:val="multilevel"/>
    <w:tmpl w:val="FB00FC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C9F62AC"/>
    <w:multiLevelType w:val="multilevel"/>
    <w:tmpl w:val="C6C2A378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8" w15:restartNumberingAfterBreak="0">
    <w:nsid w:val="6D24446B"/>
    <w:multiLevelType w:val="multilevel"/>
    <w:tmpl w:val="FD9E237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1D00653"/>
    <w:multiLevelType w:val="multilevel"/>
    <w:tmpl w:val="900A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A96961"/>
    <w:multiLevelType w:val="multilevel"/>
    <w:tmpl w:val="FB00FC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82046DF"/>
    <w:multiLevelType w:val="multilevel"/>
    <w:tmpl w:val="3C0A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D59D3"/>
    <w:multiLevelType w:val="hybridMultilevel"/>
    <w:tmpl w:val="567ADAE4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7A97358D"/>
    <w:multiLevelType w:val="hybridMultilevel"/>
    <w:tmpl w:val="58621746"/>
    <w:lvl w:ilvl="0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DEA4069"/>
    <w:multiLevelType w:val="multilevel"/>
    <w:tmpl w:val="744AD632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831361115">
    <w:abstractNumId w:val="27"/>
  </w:num>
  <w:num w:numId="2" w16cid:durableId="1050956049">
    <w:abstractNumId w:val="7"/>
  </w:num>
  <w:num w:numId="3" w16cid:durableId="1593661724">
    <w:abstractNumId w:val="17"/>
  </w:num>
  <w:num w:numId="4" w16cid:durableId="546600789">
    <w:abstractNumId w:val="14"/>
  </w:num>
  <w:num w:numId="5" w16cid:durableId="2009937549">
    <w:abstractNumId w:val="32"/>
  </w:num>
  <w:num w:numId="6" w16cid:durableId="1075399128">
    <w:abstractNumId w:val="1"/>
  </w:num>
  <w:num w:numId="7" w16cid:durableId="1057047673">
    <w:abstractNumId w:val="13"/>
  </w:num>
  <w:num w:numId="8" w16cid:durableId="1283074877">
    <w:abstractNumId w:val="33"/>
  </w:num>
  <w:num w:numId="9" w16cid:durableId="1618369748">
    <w:abstractNumId w:val="0"/>
  </w:num>
  <w:num w:numId="10" w16cid:durableId="1794639502">
    <w:abstractNumId w:val="10"/>
  </w:num>
  <w:num w:numId="11" w16cid:durableId="1808426328">
    <w:abstractNumId w:val="9"/>
  </w:num>
  <w:num w:numId="12" w16cid:durableId="599682802">
    <w:abstractNumId w:val="5"/>
  </w:num>
  <w:num w:numId="13" w16cid:durableId="1698385356">
    <w:abstractNumId w:val="3"/>
  </w:num>
  <w:num w:numId="14" w16cid:durableId="834732864">
    <w:abstractNumId w:val="19"/>
  </w:num>
  <w:num w:numId="15" w16cid:durableId="1257130158">
    <w:abstractNumId w:val="23"/>
  </w:num>
  <w:num w:numId="16" w16cid:durableId="1655405724">
    <w:abstractNumId w:val="29"/>
  </w:num>
  <w:num w:numId="17" w16cid:durableId="690422204">
    <w:abstractNumId w:val="18"/>
  </w:num>
  <w:num w:numId="18" w16cid:durableId="265387723">
    <w:abstractNumId w:val="8"/>
  </w:num>
  <w:num w:numId="19" w16cid:durableId="1303777381">
    <w:abstractNumId w:val="12"/>
  </w:num>
  <w:num w:numId="20" w16cid:durableId="636956500">
    <w:abstractNumId w:val="6"/>
  </w:num>
  <w:num w:numId="21" w16cid:durableId="966856468">
    <w:abstractNumId w:val="24"/>
  </w:num>
  <w:num w:numId="22" w16cid:durableId="1801067503">
    <w:abstractNumId w:val="28"/>
  </w:num>
  <w:num w:numId="23" w16cid:durableId="1498767937">
    <w:abstractNumId w:val="25"/>
  </w:num>
  <w:num w:numId="24" w16cid:durableId="122502563">
    <w:abstractNumId w:val="21"/>
  </w:num>
  <w:num w:numId="25" w16cid:durableId="898587985">
    <w:abstractNumId w:val="22"/>
  </w:num>
  <w:num w:numId="26" w16cid:durableId="1923907558">
    <w:abstractNumId w:val="30"/>
  </w:num>
  <w:num w:numId="27" w16cid:durableId="318458858">
    <w:abstractNumId w:val="11"/>
  </w:num>
  <w:num w:numId="28" w16cid:durableId="1499273145">
    <w:abstractNumId w:val="20"/>
  </w:num>
  <w:num w:numId="29" w16cid:durableId="29112061">
    <w:abstractNumId w:val="31"/>
  </w:num>
  <w:num w:numId="30" w16cid:durableId="1163593573">
    <w:abstractNumId w:val="26"/>
  </w:num>
  <w:num w:numId="31" w16cid:durableId="1889610498">
    <w:abstractNumId w:val="16"/>
  </w:num>
  <w:num w:numId="32" w16cid:durableId="1612055288">
    <w:abstractNumId w:val="4"/>
  </w:num>
  <w:num w:numId="33" w16cid:durableId="1077509861">
    <w:abstractNumId w:val="34"/>
  </w:num>
  <w:num w:numId="34" w16cid:durableId="1777094068">
    <w:abstractNumId w:val="15"/>
  </w:num>
  <w:num w:numId="35" w16cid:durableId="1602028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0CB"/>
    <w:rsid w:val="00020FC3"/>
    <w:rsid w:val="00044250"/>
    <w:rsid w:val="00053D00"/>
    <w:rsid w:val="00065187"/>
    <w:rsid w:val="000671A7"/>
    <w:rsid w:val="0007376F"/>
    <w:rsid w:val="0007661C"/>
    <w:rsid w:val="000864B9"/>
    <w:rsid w:val="0008713F"/>
    <w:rsid w:val="00091F2E"/>
    <w:rsid w:val="000927EB"/>
    <w:rsid w:val="000A1403"/>
    <w:rsid w:val="000A7D29"/>
    <w:rsid w:val="000C1420"/>
    <w:rsid w:val="000C1D82"/>
    <w:rsid w:val="000E050C"/>
    <w:rsid w:val="000E1C08"/>
    <w:rsid w:val="000F2D80"/>
    <w:rsid w:val="000F73EA"/>
    <w:rsid w:val="001011F7"/>
    <w:rsid w:val="00137C27"/>
    <w:rsid w:val="001502E1"/>
    <w:rsid w:val="00160B9F"/>
    <w:rsid w:val="0016644A"/>
    <w:rsid w:val="00180ECB"/>
    <w:rsid w:val="001931A7"/>
    <w:rsid w:val="001B49CB"/>
    <w:rsid w:val="001C39C9"/>
    <w:rsid w:val="001D0C7C"/>
    <w:rsid w:val="001D5A63"/>
    <w:rsid w:val="001E7BAC"/>
    <w:rsid w:val="001F1E5D"/>
    <w:rsid w:val="001F3BA8"/>
    <w:rsid w:val="001F3DA6"/>
    <w:rsid w:val="001F712D"/>
    <w:rsid w:val="00216256"/>
    <w:rsid w:val="00224C1D"/>
    <w:rsid w:val="0025352F"/>
    <w:rsid w:val="00262037"/>
    <w:rsid w:val="002628A6"/>
    <w:rsid w:val="00270575"/>
    <w:rsid w:val="00272296"/>
    <w:rsid w:val="00280B1C"/>
    <w:rsid w:val="00284E98"/>
    <w:rsid w:val="00294900"/>
    <w:rsid w:val="002A0C9D"/>
    <w:rsid w:val="002B3AB8"/>
    <w:rsid w:val="002C4D15"/>
    <w:rsid w:val="00300049"/>
    <w:rsid w:val="00317FA9"/>
    <w:rsid w:val="003227E2"/>
    <w:rsid w:val="00322CEE"/>
    <w:rsid w:val="00323A80"/>
    <w:rsid w:val="003302D0"/>
    <w:rsid w:val="00332B96"/>
    <w:rsid w:val="00335AAC"/>
    <w:rsid w:val="003375C1"/>
    <w:rsid w:val="003448CC"/>
    <w:rsid w:val="0037249A"/>
    <w:rsid w:val="00373160"/>
    <w:rsid w:val="003760A8"/>
    <w:rsid w:val="00377675"/>
    <w:rsid w:val="003A360C"/>
    <w:rsid w:val="003B71D1"/>
    <w:rsid w:val="003C29DC"/>
    <w:rsid w:val="003D2EFA"/>
    <w:rsid w:val="003D579D"/>
    <w:rsid w:val="003F524C"/>
    <w:rsid w:val="004106D7"/>
    <w:rsid w:val="00410D96"/>
    <w:rsid w:val="00410DDF"/>
    <w:rsid w:val="0041422A"/>
    <w:rsid w:val="0042399A"/>
    <w:rsid w:val="00431E2C"/>
    <w:rsid w:val="004351A0"/>
    <w:rsid w:val="0044436E"/>
    <w:rsid w:val="00484022"/>
    <w:rsid w:val="0049267F"/>
    <w:rsid w:val="004B2794"/>
    <w:rsid w:val="004C0FE2"/>
    <w:rsid w:val="004C72AB"/>
    <w:rsid w:val="004E21BB"/>
    <w:rsid w:val="004F6522"/>
    <w:rsid w:val="00500F56"/>
    <w:rsid w:val="0051052E"/>
    <w:rsid w:val="00511389"/>
    <w:rsid w:val="0051153F"/>
    <w:rsid w:val="005118EF"/>
    <w:rsid w:val="00514081"/>
    <w:rsid w:val="005177F0"/>
    <w:rsid w:val="00533B9F"/>
    <w:rsid w:val="00534C01"/>
    <w:rsid w:val="00544FDB"/>
    <w:rsid w:val="00555DB7"/>
    <w:rsid w:val="005618C0"/>
    <w:rsid w:val="00577D9D"/>
    <w:rsid w:val="00597932"/>
    <w:rsid w:val="005A66EB"/>
    <w:rsid w:val="005B43A4"/>
    <w:rsid w:val="005C28E5"/>
    <w:rsid w:val="005D74B0"/>
    <w:rsid w:val="005E530F"/>
    <w:rsid w:val="005F000B"/>
    <w:rsid w:val="00601AE7"/>
    <w:rsid w:val="00601D16"/>
    <w:rsid w:val="00605624"/>
    <w:rsid w:val="00606A67"/>
    <w:rsid w:val="00611230"/>
    <w:rsid w:val="0061547F"/>
    <w:rsid w:val="006230CB"/>
    <w:rsid w:val="0062561C"/>
    <w:rsid w:val="00644754"/>
    <w:rsid w:val="006B2071"/>
    <w:rsid w:val="006B5039"/>
    <w:rsid w:val="006C3853"/>
    <w:rsid w:val="006D021E"/>
    <w:rsid w:val="006D4FF8"/>
    <w:rsid w:val="00727C67"/>
    <w:rsid w:val="0074566A"/>
    <w:rsid w:val="00750A48"/>
    <w:rsid w:val="00784C7C"/>
    <w:rsid w:val="007855FB"/>
    <w:rsid w:val="00794597"/>
    <w:rsid w:val="007B0268"/>
    <w:rsid w:val="007B77DF"/>
    <w:rsid w:val="007F5C38"/>
    <w:rsid w:val="00824BAB"/>
    <w:rsid w:val="00843CFE"/>
    <w:rsid w:val="008447B6"/>
    <w:rsid w:val="008527D4"/>
    <w:rsid w:val="008540C6"/>
    <w:rsid w:val="00857C69"/>
    <w:rsid w:val="00861CAA"/>
    <w:rsid w:val="00884483"/>
    <w:rsid w:val="008877FE"/>
    <w:rsid w:val="00897A82"/>
    <w:rsid w:val="008A790A"/>
    <w:rsid w:val="008D417C"/>
    <w:rsid w:val="008E2973"/>
    <w:rsid w:val="008F298D"/>
    <w:rsid w:val="008F5A28"/>
    <w:rsid w:val="00920D9D"/>
    <w:rsid w:val="00921C0F"/>
    <w:rsid w:val="00937DAE"/>
    <w:rsid w:val="009638CF"/>
    <w:rsid w:val="00990DDE"/>
    <w:rsid w:val="009A06C8"/>
    <w:rsid w:val="009A39CE"/>
    <w:rsid w:val="009B60AD"/>
    <w:rsid w:val="009C1EC0"/>
    <w:rsid w:val="009D229B"/>
    <w:rsid w:val="009E0D04"/>
    <w:rsid w:val="009E28AC"/>
    <w:rsid w:val="00A004C3"/>
    <w:rsid w:val="00A3321A"/>
    <w:rsid w:val="00A36D15"/>
    <w:rsid w:val="00A41CDB"/>
    <w:rsid w:val="00A612BB"/>
    <w:rsid w:val="00A654D5"/>
    <w:rsid w:val="00A77AAC"/>
    <w:rsid w:val="00AB3CFB"/>
    <w:rsid w:val="00AF2AB7"/>
    <w:rsid w:val="00AF6722"/>
    <w:rsid w:val="00B267C1"/>
    <w:rsid w:val="00B404CC"/>
    <w:rsid w:val="00B53BDE"/>
    <w:rsid w:val="00B72854"/>
    <w:rsid w:val="00B81978"/>
    <w:rsid w:val="00B95B98"/>
    <w:rsid w:val="00BC05D2"/>
    <w:rsid w:val="00BC675E"/>
    <w:rsid w:val="00BE1825"/>
    <w:rsid w:val="00C011F4"/>
    <w:rsid w:val="00C0556B"/>
    <w:rsid w:val="00C16F7C"/>
    <w:rsid w:val="00C65458"/>
    <w:rsid w:val="00C810E0"/>
    <w:rsid w:val="00C94EA8"/>
    <w:rsid w:val="00C95645"/>
    <w:rsid w:val="00C96576"/>
    <w:rsid w:val="00CB789D"/>
    <w:rsid w:val="00CD2849"/>
    <w:rsid w:val="00CD7499"/>
    <w:rsid w:val="00CE23D8"/>
    <w:rsid w:val="00CE7D83"/>
    <w:rsid w:val="00CF0347"/>
    <w:rsid w:val="00CF6074"/>
    <w:rsid w:val="00CF60D4"/>
    <w:rsid w:val="00D05B71"/>
    <w:rsid w:val="00D067EC"/>
    <w:rsid w:val="00D142AB"/>
    <w:rsid w:val="00D34184"/>
    <w:rsid w:val="00D42ADA"/>
    <w:rsid w:val="00D538FC"/>
    <w:rsid w:val="00D55BB5"/>
    <w:rsid w:val="00D7115A"/>
    <w:rsid w:val="00D8420A"/>
    <w:rsid w:val="00DB70EB"/>
    <w:rsid w:val="00DC0CA6"/>
    <w:rsid w:val="00DC1C6F"/>
    <w:rsid w:val="00DF2884"/>
    <w:rsid w:val="00DF2DD2"/>
    <w:rsid w:val="00E00401"/>
    <w:rsid w:val="00E17B77"/>
    <w:rsid w:val="00E414AD"/>
    <w:rsid w:val="00E44387"/>
    <w:rsid w:val="00E5740B"/>
    <w:rsid w:val="00E637AE"/>
    <w:rsid w:val="00E75A32"/>
    <w:rsid w:val="00EA5D48"/>
    <w:rsid w:val="00EB5185"/>
    <w:rsid w:val="00EB6912"/>
    <w:rsid w:val="00EE6EDF"/>
    <w:rsid w:val="00F165C3"/>
    <w:rsid w:val="00F27B95"/>
    <w:rsid w:val="00F32F9C"/>
    <w:rsid w:val="00F379DD"/>
    <w:rsid w:val="00F42C19"/>
    <w:rsid w:val="00F44E57"/>
    <w:rsid w:val="00F55BD3"/>
    <w:rsid w:val="00F629B5"/>
    <w:rsid w:val="00F67EDF"/>
    <w:rsid w:val="00F8011A"/>
    <w:rsid w:val="00F83B19"/>
    <w:rsid w:val="00F83D93"/>
    <w:rsid w:val="00F8525E"/>
    <w:rsid w:val="00FA5AA4"/>
    <w:rsid w:val="00FB6C9E"/>
    <w:rsid w:val="00FC1C8F"/>
    <w:rsid w:val="00FD18BC"/>
    <w:rsid w:val="00FD50D9"/>
    <w:rsid w:val="00FD5D06"/>
    <w:rsid w:val="00FF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256C1"/>
  <w15:docId w15:val="{15E006E2-3A74-4FC2-BCD1-564353C8F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0ECB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unhideWhenUsed/>
    <w:rsid w:val="003A3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styleId="a6">
    <w:name w:val="List Paragraph"/>
    <w:basedOn w:val="a"/>
    <w:uiPriority w:val="34"/>
    <w:qFormat/>
    <w:rsid w:val="0051052E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B53BDE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B53BD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B53BDE"/>
    <w:rPr>
      <w:color w:val="800080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F652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F6522"/>
    <w:rPr>
      <w:rFonts w:ascii="Consolas" w:hAnsi="Consolas"/>
      <w:sz w:val="20"/>
      <w:szCs w:val="20"/>
    </w:rPr>
  </w:style>
  <w:style w:type="character" w:styleId="aa">
    <w:name w:val="Placeholder Text"/>
    <w:basedOn w:val="a0"/>
    <w:uiPriority w:val="99"/>
    <w:semiHidden/>
    <w:rsid w:val="00160B9F"/>
    <w:rPr>
      <w:color w:val="666666"/>
    </w:rPr>
  </w:style>
  <w:style w:type="paragraph" w:styleId="ab">
    <w:name w:val="caption"/>
    <w:basedOn w:val="a"/>
    <w:next w:val="a"/>
    <w:uiPriority w:val="35"/>
    <w:semiHidden/>
    <w:unhideWhenUsed/>
    <w:qFormat/>
    <w:rsid w:val="00DF2884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github.com/artificial-intelligence-department/ai_programming_playground_2026/pull/159/changes" TargetMode="External"/><Relationship Id="rId26" Type="http://schemas.openxmlformats.org/officeDocument/2006/relationships/image" Target="media/image15.png"/><Relationship Id="rId39" Type="http://schemas.openxmlformats.org/officeDocument/2006/relationships/image" Target="media/image25.png"/><Relationship Id="rId21" Type="http://schemas.openxmlformats.org/officeDocument/2006/relationships/image" Target="media/image11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4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hyperlink" Target="https://github.com/artificial-intelligence-department/ai_programming_playground_2026/pull/159/changes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github.com/artificial-intelligence-department/ai_programming_playground_2026/pull/159/changes" TargetMode="External"/><Relationship Id="rId32" Type="http://schemas.openxmlformats.org/officeDocument/2006/relationships/hyperlink" Target="https://github.com/artificial-intelligence-department/ai_programming_playground_2026/pull/159/changes" TargetMode="External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8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www.calculator.net/binary-calculator.html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hyperlink" Target="https://github.com/artificial-intelligence-department/ai_programming_playground_2026/pull/159/changes" TargetMode="External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1.png"/><Relationship Id="rId8" Type="http://schemas.openxmlformats.org/officeDocument/2006/relationships/image" Target="media/image1.jpg"/><Relationship Id="rId51" Type="http://schemas.openxmlformats.org/officeDocument/2006/relationships/image" Target="media/image37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theme" Target="theme/theme1.xml"/><Relationship Id="rId20" Type="http://schemas.openxmlformats.org/officeDocument/2006/relationships/hyperlink" Target="https://github.com/artificial-intelligence-department/ai_programming_playground_2026/pull/159/changes" TargetMode="External"/><Relationship Id="rId41" Type="http://schemas.openxmlformats.org/officeDocument/2006/relationships/image" Target="media/image27.png"/><Relationship Id="rId54" Type="http://schemas.openxmlformats.org/officeDocument/2006/relationships/image" Target="media/image3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footer" Target="footer1.xml"/><Relationship Id="rId10" Type="http://schemas.openxmlformats.org/officeDocument/2006/relationships/image" Target="media/image2.png"/><Relationship Id="rId31" Type="http://schemas.openxmlformats.org/officeDocument/2006/relationships/image" Target="media/image18.png"/><Relationship Id="rId44" Type="http://schemas.openxmlformats.org/officeDocument/2006/relationships/image" Target="media/image30.png"/><Relationship Id="rId52" Type="http://schemas.openxmlformats.org/officeDocument/2006/relationships/hyperlink" Target="https://www.calculator.net/binary-calculator.htm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17B1AE-5ADB-46A2-AFFD-416EB7D33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36</Pages>
  <Words>16574</Words>
  <Characters>9448</Characters>
  <Application>Microsoft Office Word</Application>
  <DocSecurity>0</DocSecurity>
  <Lines>78</Lines>
  <Paragraphs>51</Paragraphs>
  <ScaleCrop>false</ScaleCrop>
  <Company/>
  <LinksUpToDate>false</LinksUpToDate>
  <CharactersWithSpaces>25971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Ліліанна Бідна</cp:lastModifiedBy>
  <cp:revision>223</cp:revision>
  <dcterms:created xsi:type="dcterms:W3CDTF">2026-09-29T06:18:00Z</dcterms:created>
  <dcterms:modified xsi:type="dcterms:W3CDTF">2026-10-08T15:39:00Z</dcterms:modified>
</cp:coreProperties>
</file>