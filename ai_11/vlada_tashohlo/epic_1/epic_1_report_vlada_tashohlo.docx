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378" w:rsidRPr="001C746E" w:rsidRDefault="00F01378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:rsidR="0055429A" w:rsidRPr="001C746E" w:rsidRDefault="0055429A" w:rsidP="001E67CB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55429A" w:rsidRPr="001C746E" w:rsidRDefault="00A11042" w:rsidP="001E67CB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:rsidR="0055429A" w:rsidRPr="001C746E" w:rsidRDefault="00A11042" w:rsidP="001E67CB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</w:r>
    </w:p>
    <w:p w:rsidR="0055429A" w:rsidRPr="001C746E" w:rsidRDefault="0055429A" w:rsidP="001E67CB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55429A" w:rsidRPr="001C746E" w:rsidRDefault="0055429A" w:rsidP="001E67CB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55429A" w:rsidRPr="001C746E" w:rsidRDefault="0055429A" w:rsidP="001E67CB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55429A" w:rsidRPr="001C746E" w:rsidRDefault="0055429A" w:rsidP="001E67CB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55429A" w:rsidRPr="001C746E" w:rsidRDefault="00A11042" w:rsidP="001E67CB">
      <w:pPr>
        <w:pStyle w:val="normal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  <w:r w:rsidRPr="001C746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:rsidR="0055429A" w:rsidRPr="001C746E" w:rsidRDefault="00A11042" w:rsidP="001E67CB">
      <w:pPr>
        <w:pStyle w:val="normal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1</w:t>
      </w: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  «Розробка та середовище розробки. Програмування: алгоритм, програма, код.»</w:t>
      </w: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:rsidR="0055429A" w:rsidRPr="001C746E" w:rsidRDefault="00A11042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1</w:t>
      </w: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:rsidR="0055429A" w:rsidRPr="001C746E" w:rsidRDefault="0055429A" w:rsidP="001E67CB">
      <w:pPr>
        <w:pStyle w:val="normal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5429A" w:rsidRPr="001C746E" w:rsidRDefault="00A72EFF" w:rsidP="001E67CB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</w:t>
      </w:r>
      <w:r w:rsidR="00A11042" w:rsidRPr="001C746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55429A" w:rsidRPr="001C746E" w:rsidRDefault="00A11042" w:rsidP="001E67CB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A72EFF"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Студентка</w:t>
      </w: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групи ШІ-</w:t>
      </w:r>
      <w:r w:rsidR="00A72EFF"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:rsidR="0055429A" w:rsidRPr="001C746E" w:rsidRDefault="00A72EFF" w:rsidP="001E67CB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eastAsia="Times New Roman" w:hAnsi="Times New Roman" w:cs="Times New Roman"/>
          <w:sz w:val="28"/>
          <w:szCs w:val="28"/>
          <w:lang w:val="uk-UA"/>
        </w:rPr>
        <w:t>Ташогло Влада Петрівна</w:t>
      </w:r>
    </w:p>
    <w:p w:rsidR="0055429A" w:rsidRPr="001C746E" w:rsidRDefault="0055429A" w:rsidP="001E67CB">
      <w:pPr>
        <w:pStyle w:val="normal"/>
        <w:spacing w:after="200" w:line="240" w:lineRule="auto"/>
        <w:rPr>
          <w:rFonts w:ascii="Times New Roman" w:hAnsi="Times New Roman" w:cs="Times New Roman"/>
          <w:lang w:val="uk-UA"/>
        </w:rPr>
      </w:pPr>
    </w:p>
    <w:p w:rsidR="00A72EFF" w:rsidRPr="001C746E" w:rsidRDefault="00A72EFF" w:rsidP="001E67CB">
      <w:pPr>
        <w:pStyle w:val="normal"/>
        <w:spacing w:after="200" w:line="240" w:lineRule="auto"/>
        <w:rPr>
          <w:rFonts w:ascii="Times New Roman" w:hAnsi="Times New Roman" w:cs="Times New Roman"/>
          <w:lang w:val="uk-UA"/>
        </w:rPr>
      </w:pPr>
    </w:p>
    <w:p w:rsidR="00A72EFF" w:rsidRPr="001C746E" w:rsidRDefault="00A72EFF" w:rsidP="001E67CB">
      <w:pPr>
        <w:pStyle w:val="normal"/>
        <w:spacing w:after="200" w:line="240" w:lineRule="auto"/>
        <w:rPr>
          <w:rFonts w:ascii="Times New Roman" w:hAnsi="Times New Roman" w:cs="Times New Roman"/>
          <w:lang w:val="uk-UA"/>
        </w:rPr>
      </w:pPr>
    </w:p>
    <w:p w:rsidR="00F01378" w:rsidRPr="001C746E" w:rsidRDefault="00F01378" w:rsidP="001E67CB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val="uk-UA"/>
        </w:rPr>
      </w:pPr>
    </w:p>
    <w:p w:rsidR="00A72EFF" w:rsidRPr="001C746E" w:rsidRDefault="00A72EFF" w:rsidP="001E67CB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val="uk-UA"/>
        </w:rPr>
        <w:lastRenderedPageBreak/>
        <w:t>Тема роботи:  </w:t>
      </w:r>
    </w:p>
    <w:p w:rsidR="00A72EFF" w:rsidRPr="001C746E" w:rsidRDefault="00A72EFF" w:rsidP="001E67CB">
      <w:pPr>
        <w:spacing w:before="24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uk-UA"/>
        </w:rPr>
      </w:pPr>
      <w:r w:rsidRPr="001C746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uk-UA"/>
        </w:rPr>
        <w:t xml:space="preserve">Розробка та середовище розробки. Програмування: алгоритм, програма, код. </w:t>
      </w:r>
    </w:p>
    <w:p w:rsidR="0064606C" w:rsidRPr="001C746E" w:rsidRDefault="00A72EFF" w:rsidP="001E67CB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val="uk-UA"/>
        </w:rPr>
        <w:t>Мета роботи: </w:t>
      </w:r>
    </w:p>
    <w:p w:rsidR="007B70F8" w:rsidRPr="001C746E" w:rsidRDefault="00322F67" w:rsidP="001E67CB">
      <w:pPr>
        <w:spacing w:before="240" w:line="240" w:lineRule="auto"/>
        <w:outlineLvl w:val="0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Налаштувати середовище розробки для програмування мовами C та C++. Встановити та налаштувати WSL2 і Ubuntu, ознайомитися з роботою Linux-терміналу та базовими консольними командами. Встановити компілятор GCC/G++, дебагер GDB та Git за допомогою терміналу. Налаштувати Git і GitHub, створити SSH-ключ та перевірити підключення до GitHub. Встановити та налаштувати Visual Studio Code, розширення для C/C++, IntelliSense, Code Runner і debugger. Ознайомитися з Algotester, Trello, FlowCharts та Draw.io, виконати практичні завдання, перевірити роботу програм та оформити результати у вигляді звіту.</w:t>
      </w:r>
    </w:p>
    <w:p w:rsidR="00A72EFF" w:rsidRPr="001C746E" w:rsidRDefault="00A72EFF" w:rsidP="001E67CB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val="uk-UA"/>
        </w:rPr>
        <w:t>Теоретичні відомості:</w:t>
      </w:r>
    </w:p>
    <w:p w:rsidR="00A72EFF" w:rsidRPr="001C746E" w:rsidRDefault="00A72EFF" w:rsidP="001E67CB">
      <w:pPr>
        <w:pStyle w:val="a8"/>
        <w:numPr>
          <w:ilvl w:val="0"/>
          <w:numId w:val="27"/>
        </w:numPr>
        <w:spacing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Теоретичні відомості з переліком важливих тем:</w:t>
      </w:r>
    </w:p>
    <w:p w:rsidR="007B70F8" w:rsidRPr="001C746E" w:rsidRDefault="007B70F8" w:rsidP="001E67CB">
      <w:pPr>
        <w:pStyle w:val="isselectedend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№1: Linux та WSL2.</w:t>
      </w:r>
    </w:p>
    <w:p w:rsidR="007B70F8" w:rsidRPr="001C746E" w:rsidRDefault="007B70F8" w:rsidP="001E67CB">
      <w:pPr>
        <w:pStyle w:val="isselectedend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№2: Компілятор GCC/G++ та дебагер GDB.</w:t>
      </w:r>
    </w:p>
    <w:p w:rsidR="007B70F8" w:rsidRPr="001C746E" w:rsidRDefault="007B70F8" w:rsidP="001E67CB">
      <w:pPr>
        <w:pStyle w:val="isselectedend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№3: Git та GitHub.</w:t>
      </w:r>
    </w:p>
    <w:p w:rsidR="007B70F8" w:rsidRPr="001C746E" w:rsidRDefault="007B70F8" w:rsidP="001E67CB">
      <w:pPr>
        <w:pStyle w:val="isselectedend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№4: Visual Studio Code та розширення для C/C++.</w:t>
      </w:r>
    </w:p>
    <w:p w:rsidR="007B70F8" w:rsidRPr="001C746E" w:rsidRDefault="007B70F8" w:rsidP="001E67CB">
      <w:pPr>
        <w:pStyle w:val="isselectedend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№5: Algotester.</w:t>
      </w:r>
    </w:p>
    <w:p w:rsidR="007B70F8" w:rsidRPr="001C746E" w:rsidRDefault="007B70F8" w:rsidP="001E67CB">
      <w:pPr>
        <w:pStyle w:val="isselectedend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№6: Trello.</w:t>
      </w:r>
    </w:p>
    <w:p w:rsidR="007B70F8" w:rsidRPr="001C746E" w:rsidRDefault="007B70F8" w:rsidP="001E67CB">
      <w:pPr>
        <w:pStyle w:val="isselectedend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№7: FlowCharts та Draw.io.</w:t>
      </w:r>
    </w:p>
    <w:p w:rsidR="007B70F8" w:rsidRPr="001C746E" w:rsidRDefault="007B70F8" w:rsidP="001E67CB">
      <w:pPr>
        <w:pStyle w:val="a7"/>
        <w:numPr>
          <w:ilvl w:val="0"/>
          <w:numId w:val="30"/>
        </w:numPr>
        <w:rPr>
          <w:b/>
          <w:lang w:val="uk-UA"/>
        </w:rPr>
      </w:pPr>
      <w:r w:rsidRPr="001C746E">
        <w:rPr>
          <w:rStyle w:val="aa"/>
          <w:b w:val="0"/>
          <w:lang w:val="uk-UA"/>
        </w:rPr>
        <w:t>Тема №8: Основи програмування мовою C/C++, запуск та тестування програм.</w:t>
      </w:r>
    </w:p>
    <w:p w:rsidR="00A72EFF" w:rsidRPr="001C746E" w:rsidRDefault="00A72EFF" w:rsidP="001E67CB">
      <w:pPr>
        <w:numPr>
          <w:ilvl w:val="0"/>
          <w:numId w:val="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Індивідуальний план опрацювання теорії:</w:t>
      </w:r>
    </w:p>
    <w:p w:rsidR="0064606C" w:rsidRPr="001C746E" w:rsidRDefault="00A72EFF" w:rsidP="001E67CB">
      <w:pPr>
        <w:spacing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№1: </w:t>
      </w:r>
      <w:r w:rsidR="007B70F8" w:rsidRPr="001C746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Linux та WSL2</w:t>
      </w:r>
    </w:p>
    <w:p w:rsidR="00A72EFF" w:rsidRPr="001C746E" w:rsidRDefault="00A72EFF" w:rsidP="001E67CB">
      <w:pPr>
        <w:pStyle w:val="a8"/>
        <w:numPr>
          <w:ilvl w:val="0"/>
          <w:numId w:val="29"/>
        </w:numPr>
        <w:spacing w:line="240" w:lineRule="auto"/>
        <w:ind w:firstLine="5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7B70F8" w:rsidRPr="001C746E" w:rsidRDefault="006363FA" w:rsidP="001E67CB">
      <w:pPr>
        <w:pStyle w:val="a7"/>
        <w:numPr>
          <w:ilvl w:val="1"/>
          <w:numId w:val="29"/>
        </w:numPr>
        <w:spacing w:before="0" w:beforeAutospacing="0" w:afterAutospacing="0"/>
        <w:textAlignment w:val="baseline"/>
        <w:rPr>
          <w:color w:val="000000"/>
          <w:lang w:val="uk-UA"/>
        </w:rPr>
      </w:pPr>
      <w:hyperlink r:id="rId9" w:history="1">
        <w:r w:rsidR="007B70F8" w:rsidRPr="001C746E">
          <w:rPr>
            <w:rStyle w:val="a9"/>
            <w:lang w:val="uk-UA"/>
          </w:rPr>
          <w:t>Microsoft — огляд WSL — https://learn.microsoft.com/en-us/windows/wsl/about</w:t>
        </w:r>
      </w:hyperlink>
    </w:p>
    <w:p w:rsidR="007B70F8" w:rsidRPr="001C746E" w:rsidRDefault="006363FA" w:rsidP="001E67CB">
      <w:pPr>
        <w:pStyle w:val="a7"/>
        <w:numPr>
          <w:ilvl w:val="1"/>
          <w:numId w:val="29"/>
        </w:numPr>
        <w:spacing w:before="0" w:beforeAutospacing="0" w:afterAutospacing="0"/>
        <w:textAlignment w:val="baseline"/>
        <w:rPr>
          <w:color w:val="000000"/>
          <w:lang w:val="uk-UA"/>
        </w:rPr>
      </w:pPr>
      <w:hyperlink r:id="rId10" w:history="1">
        <w:r w:rsidR="007B70F8" w:rsidRPr="001C746E">
          <w:rPr>
            <w:rStyle w:val="a9"/>
            <w:lang w:val="uk-UA"/>
          </w:rPr>
          <w:t>Microsoft — офіційний гайд з встановлення WSL — https://learn.microsoft.com/en-us/windows/wsl/install</w:t>
        </w:r>
      </w:hyperlink>
    </w:p>
    <w:p w:rsidR="007B70F8" w:rsidRPr="001C746E" w:rsidRDefault="006363FA" w:rsidP="001E67CB">
      <w:pPr>
        <w:pStyle w:val="a7"/>
        <w:numPr>
          <w:ilvl w:val="1"/>
          <w:numId w:val="29"/>
        </w:numPr>
        <w:spacing w:before="0" w:beforeAutospacing="0" w:afterAutospacing="0"/>
        <w:textAlignment w:val="baseline"/>
        <w:rPr>
          <w:color w:val="000000"/>
          <w:lang w:val="uk-UA"/>
        </w:rPr>
      </w:pPr>
      <w:hyperlink r:id="rId11" w:history="1">
        <w:r w:rsidR="007B70F8" w:rsidRPr="001C746E">
          <w:rPr>
            <w:rStyle w:val="a9"/>
            <w:color w:val="0563C1"/>
            <w:lang w:val="uk-UA"/>
          </w:rPr>
          <w:t>Canonical (Ubuntu) — офіційний гайд з встановлення Ubuntu на WSL2 — https://ubuntu.com/wsl/docs/latest/howto/install-ubuntu-wsl2/</w:t>
        </w:r>
      </w:hyperlink>
    </w:p>
    <w:p w:rsidR="007B70F8" w:rsidRPr="001C746E" w:rsidRDefault="006363FA" w:rsidP="001E67CB">
      <w:pPr>
        <w:pStyle w:val="a8"/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hyperlink r:id="rId12" w:history="1">
        <w:r w:rsidR="007B70F8" w:rsidRPr="001C746E">
          <w:rPr>
            <w:rStyle w:val="a9"/>
            <w:rFonts w:ascii="Times New Roman" w:hAnsi="Times New Roman" w:cs="Times New Roman"/>
            <w:sz w:val="24"/>
            <w:szCs w:val="24"/>
            <w:lang w:val="uk-UA"/>
          </w:rPr>
          <w:t>https://www.geeksforgeeks.org/linux-unix/basic-linux-commands/</w:t>
        </w:r>
      </w:hyperlink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7B70F8" w:rsidRPr="001C746E" w:rsidRDefault="007B70F8" w:rsidP="001E67CB">
      <w:pPr>
        <w:numPr>
          <w:ilvl w:val="2"/>
          <w:numId w:val="6"/>
        </w:numPr>
        <w:tabs>
          <w:tab w:val="clear" w:pos="2160"/>
        </w:tabs>
        <w:spacing w:line="240" w:lineRule="auto"/>
        <w:ind w:left="1843" w:hanging="42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Ознайомилася з WSL2 та принципом його роботи. Встановила Ubuntu у середовищі WSL2 та виконала початкове налаштування системи.</w:t>
      </w:r>
    </w:p>
    <w:p w:rsidR="00A72EFF" w:rsidRPr="001C746E" w:rsidRDefault="007B70F8" w:rsidP="001E67CB">
      <w:pPr>
        <w:pStyle w:val="a8"/>
        <w:numPr>
          <w:ilvl w:val="2"/>
          <w:numId w:val="6"/>
        </w:numPr>
        <w:spacing w:line="240" w:lineRule="auto"/>
        <w:ind w:left="1843" w:hanging="425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Linux-терміналом та базовими консольними командами. Навчилася оновлювати систему та встановлювати необхідне програмне забезпечення через термінал за допомогою менеджера пакетів </w:t>
      </w:r>
      <w:r w:rsidRPr="001C746E">
        <w:rPr>
          <w:rStyle w:val="HTML"/>
          <w:rFonts w:ascii="Times New Roman" w:eastAsia="Arial" w:hAnsi="Times New Roman" w:cs="Times New Roman"/>
          <w:sz w:val="24"/>
          <w:szCs w:val="24"/>
          <w:lang w:val="uk-UA"/>
        </w:rPr>
        <w:t>apt</w:t>
      </w:r>
      <w:r w:rsidRPr="001C746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</w:t>
      </w:r>
      <w:r w:rsidR="0064606C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7B70F8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</w:t>
      </w:r>
      <w:r w:rsidR="00D40305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 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Звершення опрацювання теми</w:t>
      </w:r>
      <w:r w:rsidR="00D40305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17.09.2026</w:t>
      </w:r>
    </w:p>
    <w:p w:rsidR="00A72EFF" w:rsidRPr="001C746E" w:rsidRDefault="00A72EFF" w:rsidP="001E67CB">
      <w:pPr>
        <w:spacing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№2: </w:t>
      </w:r>
      <w:r w:rsidR="00D40305" w:rsidRPr="001C746E">
        <w:rPr>
          <w:rStyle w:val="aa"/>
          <w:b w:val="0"/>
          <w:lang w:val="uk-UA"/>
        </w:rPr>
        <w:t>Компілятор GCC/G++ та дебагер GDB.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A72EFF" w:rsidRPr="001C746E" w:rsidRDefault="00D40305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Матеріали курсу з налаштування середовища розробки.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D40305" w:rsidRPr="001C746E" w:rsidRDefault="00D40305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Встановила компілятор GCC/G++ та дебагер GDB безпосередньо через Linux-термінал</w:t>
      </w:r>
      <w:r w:rsidRPr="001C746E">
        <w:rPr>
          <w:lang w:val="uk-UA"/>
        </w:rPr>
        <w:t>.</w:t>
      </w:r>
    </w:p>
    <w:p w:rsidR="00A72EFF" w:rsidRPr="001C746E" w:rsidRDefault="00A72EFF" w:rsidP="001E67CB">
      <w:pPr>
        <w:pStyle w:val="a8"/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</w:t>
      </w:r>
      <w:r w:rsidR="00D40305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Ознайомлена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</w:t>
      </w:r>
      <w:r w:rsidR="00D40305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</w:t>
      </w:r>
      <w:r w:rsidR="00D40305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12.09.2026 </w:t>
      </w:r>
    </w:p>
    <w:p w:rsidR="00A72EFF" w:rsidRPr="001C746E" w:rsidRDefault="003925B0" w:rsidP="001E67CB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№3</w:t>
      </w:r>
      <w:r w:rsidR="00A72EF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D40305" w:rsidRPr="001C746E">
        <w:rPr>
          <w:rStyle w:val="aa"/>
          <w:rFonts w:ascii="Times New Roman" w:hAnsi="Times New Roman" w:cs="Times New Roman"/>
          <w:b w:val="0"/>
          <w:sz w:val="24"/>
          <w:szCs w:val="24"/>
          <w:lang w:val="uk-UA"/>
        </w:rPr>
        <w:t>Git та GitHub.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5B2F6F" w:rsidRPr="001C746E" w:rsidRDefault="005B2F6F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Матеріали курсу з налаштування середовища розробки.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5B2F6F" w:rsidRPr="001C746E" w:rsidRDefault="005B2F6F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Встановила Git через Linux-термінал та виконала його базове налаштування.</w:t>
      </w:r>
    </w:p>
    <w:p w:rsidR="005B2F6F" w:rsidRPr="001C746E" w:rsidRDefault="005B2F6F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Ознайомилася з основними командами Git, роботою з локальними репозиторіями, комітами та змінами.</w:t>
      </w:r>
    </w:p>
    <w:p w:rsidR="005B2F6F" w:rsidRPr="001C746E" w:rsidRDefault="005B2F6F" w:rsidP="00F01378">
      <w:pPr>
        <w:pStyle w:val="a7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Створила GitHub-акаунт, налаштувала підключення Git до GitHub та ознайомилася з роботою віддалених репозиторіїв.</w:t>
      </w:r>
    </w:p>
    <w:p w:rsidR="005B2F6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Початок опрацювання теми: 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12.09.2026 </w:t>
      </w:r>
    </w:p>
    <w:p w:rsidR="00A72EFF" w:rsidRPr="001C746E" w:rsidRDefault="00A72EFF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теми: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12.09.2026 </w:t>
      </w:r>
    </w:p>
    <w:p w:rsidR="003925B0" w:rsidRPr="001C746E" w:rsidRDefault="003925B0" w:rsidP="001E67CB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№4: </w:t>
      </w:r>
      <w:r w:rsidR="005B2F6F" w:rsidRPr="001C746E">
        <w:rPr>
          <w:rStyle w:val="aa"/>
          <w:rFonts w:ascii="Times New Roman" w:hAnsi="Times New Roman" w:cs="Times New Roman"/>
          <w:b w:val="0"/>
          <w:sz w:val="24"/>
          <w:szCs w:val="24"/>
          <w:lang w:val="uk-UA"/>
        </w:rPr>
        <w:t>Visual Studio Code та розширення для C/C++.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5B2F6F" w:rsidRPr="001C746E" w:rsidRDefault="005B2F6F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Матеріали курсу з налаштування середовища розробки.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5B2F6F" w:rsidRPr="001C746E" w:rsidRDefault="005B2F6F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Встановила Visual Studio Code та налаштувала його для роботи з WSL2.</w:t>
      </w:r>
    </w:p>
    <w:p w:rsidR="005B2F6F" w:rsidRPr="001C746E" w:rsidRDefault="005B2F6F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Встановила розширення для C/C++, ознайомилася з IntelliSense, Code Runner та debugger.</w:t>
      </w:r>
    </w:p>
    <w:p w:rsidR="003925B0" w:rsidRPr="001C746E" w:rsidRDefault="005B2F6F" w:rsidP="00F01378">
      <w:pPr>
        <w:pStyle w:val="a7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Підключила Visual Studio Code до Ubuntu через WSL та налаштувала середовище для створення, компіляції, запуску та налагодження програм.</w:t>
      </w:r>
    </w:p>
    <w:p w:rsidR="005B2F6F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 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Початок опрацювання теми: 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12.09.2026 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Звершення опрацювання теми: 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12.09.2026 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</w:t>
      </w:r>
    </w:p>
    <w:p w:rsidR="003925B0" w:rsidRPr="001C746E" w:rsidRDefault="003925B0" w:rsidP="001E67CB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№5: </w:t>
      </w:r>
      <w:r w:rsidR="005B2F6F" w:rsidRPr="001C746E">
        <w:rPr>
          <w:rStyle w:val="aa"/>
          <w:rFonts w:ascii="Times New Roman" w:hAnsi="Times New Roman" w:cs="Times New Roman"/>
          <w:b w:val="0"/>
          <w:sz w:val="24"/>
          <w:szCs w:val="24"/>
          <w:lang w:val="uk-UA"/>
        </w:rPr>
        <w:t>Algotester.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373946" w:rsidRPr="001C746E" w:rsidRDefault="006363FA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3" w:history="1">
        <w:r w:rsidR="00373946" w:rsidRPr="001C746E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https://algotester.com/uk</w:t>
        </w:r>
      </w:hyperlink>
      <w:r w:rsidR="00373946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5B2F6F" w:rsidRPr="001C746E" w:rsidRDefault="005B2F6F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Зареєструвалася на Algotester та ознайомилася з можливостями платформи для перевірки програмних рішень.</w:t>
      </w:r>
    </w:p>
    <w:p w:rsidR="003925B0" w:rsidRPr="001C746E" w:rsidRDefault="005B2F6F" w:rsidP="00F01378">
      <w:pPr>
        <w:pStyle w:val="a7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Виконала практичні завдання та перевірила правильність роботи програм.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11.09.2026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 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теми:</w:t>
      </w:r>
      <w:r w:rsidR="005B2F6F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20.09.2026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</w:t>
      </w:r>
    </w:p>
    <w:p w:rsidR="003925B0" w:rsidRPr="001C746E" w:rsidRDefault="003925B0" w:rsidP="001E67CB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№6: </w:t>
      </w:r>
      <w:r w:rsidR="005B2F6F" w:rsidRPr="001C746E">
        <w:rPr>
          <w:rStyle w:val="aa"/>
          <w:rFonts w:ascii="Times New Roman" w:hAnsi="Times New Roman" w:cs="Times New Roman"/>
          <w:b w:val="0"/>
          <w:sz w:val="24"/>
          <w:szCs w:val="24"/>
          <w:lang w:val="uk-UA"/>
        </w:rPr>
        <w:t>Trello.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373946" w:rsidRPr="001C746E" w:rsidRDefault="006363FA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4" w:history="1">
        <w:r w:rsidR="00373946" w:rsidRPr="001C746E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https://trello.com/</w:t>
        </w:r>
      </w:hyperlink>
      <w:r w:rsidR="00373946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Що опрацьовано:</w:t>
      </w:r>
    </w:p>
    <w:p w:rsidR="005B2F6F" w:rsidRPr="001C746E" w:rsidRDefault="005B2F6F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Зареєструвалася в Trello та створила дошку для організації роботи.</w:t>
      </w:r>
    </w:p>
    <w:p w:rsidR="003925B0" w:rsidRPr="001C746E" w:rsidRDefault="005B2F6F" w:rsidP="00F01378">
      <w:pPr>
        <w:pStyle w:val="a7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Додала завдання та ознайомилася з можливостями відстеження прогресу виконання роботи та командної взаємодії.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</w:t>
      </w:r>
      <w:r w:rsidR="004B0B91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</w:t>
      </w:r>
      <w:r w:rsidR="004B0B91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теми:</w:t>
      </w:r>
      <w:r w:rsidR="004B0B91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</w:p>
    <w:p w:rsidR="003925B0" w:rsidRPr="001C746E" w:rsidRDefault="003925B0" w:rsidP="001E67CB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№7: </w:t>
      </w:r>
      <w:r w:rsidR="004B0B91" w:rsidRPr="001C746E">
        <w:rPr>
          <w:rStyle w:val="aa"/>
          <w:rFonts w:ascii="Times New Roman" w:hAnsi="Times New Roman" w:cs="Times New Roman"/>
          <w:b w:val="0"/>
          <w:sz w:val="24"/>
          <w:szCs w:val="24"/>
          <w:lang w:val="uk-UA"/>
        </w:rPr>
        <w:t>FlowCharts та Draw.io.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373946" w:rsidRPr="001C746E" w:rsidRDefault="006363FA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5" w:history="1">
        <w:r w:rsidR="00373946" w:rsidRPr="001C746E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https://www.drawio.com/</w:t>
        </w:r>
      </w:hyperlink>
      <w:r w:rsidR="00373946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4B0B91" w:rsidRPr="001C746E" w:rsidRDefault="006363FA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6" w:history="1">
        <w:r w:rsidR="004B0B91" w:rsidRPr="001C746E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Epic-1-interaktyvna-rozgortka.html</w:t>
        </w:r>
      </w:hyperlink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4B0B91" w:rsidRPr="001C746E" w:rsidRDefault="004B0B91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Ознайомилася з поняттям FlowChart та основними елементами блок-схем.</w:t>
      </w:r>
    </w:p>
    <w:p w:rsidR="003925B0" w:rsidRPr="001C746E" w:rsidRDefault="004B0B91" w:rsidP="001E67CB">
      <w:pPr>
        <w:pStyle w:val="a7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Навчилася створювати блок-схеми алгоритмів у Draw.io та використовувати їх для візуального представлення логіки програм.</w:t>
      </w:r>
    </w:p>
    <w:p w:rsidR="004B0B91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</w:t>
      </w:r>
      <w:r w:rsidR="004B0B91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:rsidR="003925B0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</w:t>
      </w:r>
      <w:r w:rsidR="004B0B91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</w:p>
    <w:p w:rsidR="00A72EFF" w:rsidRPr="001C746E" w:rsidRDefault="003925B0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теми:</w:t>
      </w:r>
      <w:r w:rsidR="004B0B91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19.09.2026</w:t>
      </w:r>
    </w:p>
    <w:p w:rsidR="004B0B91" w:rsidRPr="001C746E" w:rsidRDefault="004B0B91" w:rsidP="001E67CB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№8: </w:t>
      </w:r>
      <w:r w:rsidR="00373946" w:rsidRPr="001C746E">
        <w:rPr>
          <w:rStyle w:val="aa"/>
          <w:rFonts w:ascii="Times New Roman" w:hAnsi="Times New Roman" w:cs="Times New Roman"/>
          <w:b w:val="0"/>
          <w:sz w:val="24"/>
          <w:szCs w:val="24"/>
          <w:lang w:val="uk-UA"/>
        </w:rPr>
        <w:t>Основи програмування мовою C/C++, запуск та тестування програм.</w:t>
      </w:r>
    </w:p>
    <w:p w:rsidR="004B0B91" w:rsidRPr="001C746E" w:rsidRDefault="004B0B91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Джерела Інформації:</w:t>
      </w:r>
    </w:p>
    <w:p w:rsidR="004B0B91" w:rsidRPr="001C746E" w:rsidRDefault="006363FA" w:rsidP="001E67CB">
      <w:pPr>
        <w:numPr>
          <w:ilvl w:val="2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7" w:history="1">
        <w:r w:rsidR="00373946" w:rsidRPr="001C746E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https://www.youtube.com/watch?v=xDME2hOPIKA</w:t>
        </w:r>
      </w:hyperlink>
      <w:r w:rsidR="00373946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373946" w:rsidRPr="001C746E" w:rsidRDefault="00373946" w:rsidP="001E67CB">
      <w:pPr>
        <w:pStyle w:val="a8"/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373946" w:rsidRPr="001C746E" w:rsidRDefault="00373946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Ознайомилася з основними поняттями алгоритму, програми та програмного коду.</w:t>
      </w:r>
    </w:p>
    <w:p w:rsidR="00373946" w:rsidRPr="001C746E" w:rsidRDefault="00373946" w:rsidP="001E67CB">
      <w:pPr>
        <w:pStyle w:val="isselectedend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Навчилася створювати, компілювати та запускати програми мовою C/C++ у налаштованому середовищі.</w:t>
      </w:r>
    </w:p>
    <w:p w:rsidR="00373946" w:rsidRPr="001C746E" w:rsidRDefault="00373946" w:rsidP="001E67CB">
      <w:pPr>
        <w:pStyle w:val="a7"/>
        <w:numPr>
          <w:ilvl w:val="2"/>
          <w:numId w:val="6"/>
        </w:numPr>
        <w:rPr>
          <w:lang w:val="uk-UA"/>
        </w:rPr>
      </w:pPr>
      <w:r w:rsidRPr="001C746E">
        <w:rPr>
          <w:lang w:val="uk-UA"/>
        </w:rPr>
        <w:t>Ознайомилася з процесом налагодження програм за допомогою debugger та перевірки правильності виконання програм.</w:t>
      </w:r>
    </w:p>
    <w:p w:rsidR="00373946" w:rsidRPr="001C746E" w:rsidRDefault="00373946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 Ознайомлена</w:t>
      </w:r>
    </w:p>
    <w:p w:rsidR="00373946" w:rsidRPr="001C746E" w:rsidRDefault="00373946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 13.09.2026</w:t>
      </w:r>
    </w:p>
    <w:p w:rsidR="00373946" w:rsidRPr="001C746E" w:rsidRDefault="00373946" w:rsidP="001E67C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теми: 14.09.2026</w:t>
      </w:r>
    </w:p>
    <w:p w:rsidR="004B0B91" w:rsidRPr="001C746E" w:rsidRDefault="004B0B91" w:rsidP="001E67CB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:rsidR="00A72EFF" w:rsidRPr="001C746E" w:rsidRDefault="00A72EFF" w:rsidP="001E67CB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val="uk-UA"/>
        </w:rPr>
        <w:t>Виконання роботи:</w:t>
      </w:r>
    </w:p>
    <w:p w:rsidR="00A72EFF" w:rsidRPr="001C746E" w:rsidRDefault="00A72EFF" w:rsidP="001E67CB">
      <w:pPr>
        <w:spacing w:before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 xml:space="preserve">1. </w:t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lang w:val="uk-UA"/>
        </w:rPr>
        <w:tab/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Опрацювання завдання та вимог до програм та середовища: 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№1 Theory Education Activities</w:t>
      </w:r>
    </w:p>
    <w:p w:rsidR="00C723A4" w:rsidRPr="001C746E" w:rsidRDefault="00904894" w:rsidP="001E67CB">
      <w:pPr>
        <w:pStyle w:val="a8"/>
        <w:numPr>
          <w:ilvl w:val="1"/>
          <w:numId w:val="38"/>
        </w:numPr>
        <w:tabs>
          <w:tab w:val="clear" w:pos="1440"/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Опрацювати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теоретичний план, нео</w:t>
      </w:r>
      <w:r w:rsidR="00F01378" w:rsidRPr="001C746E">
        <w:rPr>
          <w:rFonts w:ascii="Times New Roman" w:hAnsi="Times New Roman" w:cs="Times New Roman"/>
          <w:sz w:val="24"/>
          <w:szCs w:val="24"/>
          <w:lang w:val="uk-UA"/>
        </w:rPr>
        <w:t>бхідний для виконання практичної та лабораторної робіт епі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ку №1.</w:t>
      </w:r>
    </w:p>
    <w:p w:rsidR="00C723A4" w:rsidRPr="001C746E" w:rsidRDefault="00904894" w:rsidP="001E67CB">
      <w:pPr>
        <w:pStyle w:val="a8"/>
        <w:numPr>
          <w:ilvl w:val="1"/>
          <w:numId w:val="38"/>
        </w:numPr>
        <w:tabs>
          <w:tab w:val="clear" w:pos="1440"/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Ознайомитися 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з основними етапами розробки програмного забезпечення: плануванням, вимогами, дизайном, програмуванням, тестуванням та релізом.</w:t>
      </w:r>
    </w:p>
    <w:p w:rsidR="00C723A4" w:rsidRPr="001C746E" w:rsidRDefault="00904894" w:rsidP="001E67CB">
      <w:pPr>
        <w:pStyle w:val="a8"/>
        <w:numPr>
          <w:ilvl w:val="1"/>
          <w:numId w:val="38"/>
        </w:numPr>
        <w:tabs>
          <w:tab w:val="clear" w:pos="1440"/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Опрацювати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основні принципи написання коду: YAGNI, DRY, KISS та Single Responsibility.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№2 Requirements management and design activities with Draw.io and Google Docs</w:t>
      </w:r>
    </w:p>
    <w:p w:rsidR="00C723A4" w:rsidRPr="001C746E" w:rsidRDefault="00904894" w:rsidP="001E67CB">
      <w:pPr>
        <w:pStyle w:val="a8"/>
        <w:numPr>
          <w:ilvl w:val="1"/>
          <w:numId w:val="43"/>
        </w:numPr>
        <w:tabs>
          <w:tab w:val="clear" w:pos="1440"/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Ознайомитися 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з вимогами до програмних завдань та принципами їх опрацювання.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clear" w:pos="1495"/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lastRenderedPageBreak/>
        <w:t>Ознайомитися з FlowCharts та навчитися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представляти алгоритм програми у вигляді блок-схеми за допомогою Draw.io.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clear" w:pos="1495"/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Ознайомитися 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з використанням Word для офо</w:t>
      </w:r>
      <w:r w:rsidR="007C629C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рмлення звітів до практичних та 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лабораторних робіт.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№3 Configuration: Trello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Зареєструватися в Trello та створити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дошку для організації роботи.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Додати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на дошку та використовувати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її для відстеження власного прогресу і командної роботи.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№4 Configuration: Linux Console Commands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Ознайомитися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з Package Managers OS та базовими консольними командами.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Встановити та налаштувати необхідні інструменти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через Linux-подібний термінал у середовищі WSL2 та Ubuntu.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Ознайомити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ся з командами для роботи з файлами, директоріями та програмним забезпеченням.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№5 Configuration: Visual Studio Code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Встановити та сконфігурувати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Visual Studio Code.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Підключити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Visual Studio Code до налаштованого Linux-середовища через WSL2.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№6 Configuration: VSC C/C++ Extensions, IntelliSense, Code Runner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Встановити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розширення для C/C++ у Visual Studio Code.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Ознайомити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ся з IntelliSense та Code Runner.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Налаштувати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середовище для написання, компіляції та запуску програм мовою C++.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№7 Configuration: GitHub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Зареєструватися на GitHub та ознайомити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ся з принципами роботи з віддаленими репозиторіями.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Створити та налаштувати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SSH-ключ для підключення до GitHub.</w:t>
      </w:r>
    </w:p>
    <w:p w:rsidR="00C723A4" w:rsidRPr="001C746E" w:rsidRDefault="00C723A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Ознайоми</w:t>
      </w:r>
      <w:r w:rsidR="00904894" w:rsidRPr="001C746E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Pr="001C746E">
        <w:rPr>
          <w:rFonts w:ascii="Times New Roman" w:hAnsi="Times New Roman" w:cs="Times New Roman"/>
          <w:sz w:val="24"/>
          <w:szCs w:val="24"/>
          <w:lang w:val="uk-UA"/>
        </w:rPr>
        <w:t>ся з Pull Request та Code Review.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№8 Configuration: Git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Встановити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Git та </w:t>
      </w:r>
      <w:r w:rsidRPr="001C746E">
        <w:rPr>
          <w:rFonts w:ascii="Times New Roman" w:hAnsi="Times New Roman" w:cs="Times New Roman"/>
          <w:sz w:val="24"/>
          <w:szCs w:val="24"/>
          <w:lang w:val="uk-UA"/>
        </w:rPr>
        <w:t>виконати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його базове налаштування.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Ознайомити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ся з основними командами Git та принципами роботи системи контролю версій.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Створити та використати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власну робочу гілку.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№9 Configuration: Algotester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Зареєструватися на Algotester та ознайомити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>ся з платформою для перевірки програмних рішень.</w:t>
      </w:r>
    </w:p>
    <w:p w:rsidR="00865C48" w:rsidRPr="001C746E" w:rsidRDefault="00904894" w:rsidP="009B5947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Виконати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C746E">
        <w:rPr>
          <w:rFonts w:ascii="Times New Roman" w:hAnsi="Times New Roman" w:cs="Times New Roman"/>
          <w:sz w:val="24"/>
          <w:szCs w:val="24"/>
          <w:lang w:val="uk-UA"/>
        </w:rPr>
        <w:t>практичні завдання та перевірити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коректність роботи програм.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№10 Configuration: Create Own Git Repo and Exchange Files with Teammate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Створити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власний Git-репозиторій.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Створити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необхідну структуру папок для зберігання робочих файлів та звіту.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Виконати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обмін файлами з учасником команди за допомогою Git та GitHub.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№11 Experimental Exercises Activities — Run First Program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Реалізувати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першу програму мовою C++ відповідно до попередньо розробленого дизайну та блок-схеми.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Виконати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компіляцію, запуск та перевірку програми.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№12 Result Documentation Report and Outcomes List Placement Activities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Оформити результати виконання практичної та лабораторної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робіт.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Створити звіт, додати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необхідні результати, скріншоти та опис виконаних завдань.</w:t>
      </w:r>
    </w:p>
    <w:p w:rsidR="00C723A4" w:rsidRPr="001C746E" w:rsidRDefault="00C723A4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№13 Results Evaluation and Release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Провести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оцінювання результатів виконаної роботи.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Виконати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коміт з</w:t>
      </w:r>
      <w:r w:rsidRPr="001C746E">
        <w:rPr>
          <w:rFonts w:ascii="Times New Roman" w:hAnsi="Times New Roman" w:cs="Times New Roman"/>
          <w:sz w:val="24"/>
          <w:szCs w:val="24"/>
          <w:lang w:val="uk-UA"/>
        </w:rPr>
        <w:t>мін у робочу гілку та відправити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зміни на GitHub.</w:t>
      </w:r>
    </w:p>
    <w:p w:rsidR="00C723A4" w:rsidRPr="001C746E" w:rsidRDefault="00904894" w:rsidP="001E67CB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Створити Pull Request та виконати</w:t>
      </w:r>
      <w:r w:rsidR="00C723A4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необхідні дії для Code Review з учасниками команди.</w:t>
      </w:r>
    </w:p>
    <w:p w:rsidR="00A72EFF" w:rsidRPr="001C746E" w:rsidRDefault="00A72EFF" w:rsidP="001E67CB">
      <w:pPr>
        <w:spacing w:before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2.</w:t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lang w:val="uk-UA"/>
        </w:rPr>
        <w:tab/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Дизайн та планована оцінка часу виконання завдань: </w:t>
      </w:r>
    </w:p>
    <w:p w:rsidR="001C6E79" w:rsidRPr="001C746E" w:rsidRDefault="001C6E79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№11 Experimental Exercises Activities — Run First Program</w:t>
      </w:r>
    </w:p>
    <w:p w:rsidR="001C6E79" w:rsidRPr="001C746E" w:rsidRDefault="001C6E79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Перед написанням програмного коду було опрацьовано вимоги до завдання та розроблено дизайн алгоритму у вигляді FlowChart.</w:t>
      </w:r>
    </w:p>
    <w:p w:rsidR="001C6E79" w:rsidRPr="001C746E" w:rsidRDefault="001C6E79" w:rsidP="001E67CB">
      <w:pPr>
        <w:keepNext/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Блок-схема відображає основні етапи роботи програми, послідовність виконання операцій та перевірки умов.</w:t>
      </w:r>
      <w:r w:rsidR="00556045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5B1D28" w:rsidRPr="001C746E" w:rsidRDefault="005B1D28" w:rsidP="001E67CB">
      <w:pPr>
        <w:keepNext/>
        <w:spacing w:line="240" w:lineRule="auto"/>
        <w:rPr>
          <w:lang w:val="uk-UA"/>
        </w:rPr>
      </w:pPr>
    </w:p>
    <w:p w:rsidR="001476D4" w:rsidRDefault="001476D4" w:rsidP="007F1E88">
      <w:pPr>
        <w:keepNext/>
        <w:spacing w:line="240" w:lineRule="auto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131820" cy="5906135"/>
            <wp:effectExtent l="19050" t="0" r="0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590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76D4" w:rsidRPr="001C746E" w:rsidRDefault="001476D4" w:rsidP="001476D4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Рис.1.1 Блок-схема до задачі</w:t>
      </w:r>
    </w:p>
    <w:p w:rsidR="005B1D28" w:rsidRPr="001C746E" w:rsidRDefault="001476D4" w:rsidP="001476D4">
      <w:pPr>
        <w:keepNext/>
        <w:spacing w:line="240" w:lineRule="auto"/>
        <w:jc w:val="center"/>
        <w:rPr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3415" cy="5182358"/>
            <wp:effectExtent l="19050" t="0" r="635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182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D28" w:rsidRPr="001C746E" w:rsidRDefault="005B1D28" w:rsidP="005B1D28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 1.2 Блок-схема до задачі</w:t>
      </w:r>
    </w:p>
    <w:p w:rsidR="009A4BD1" w:rsidRPr="001C746E" w:rsidRDefault="001476D4" w:rsidP="009A4BD1">
      <w:pPr>
        <w:keepNext/>
        <w:spacing w:line="240" w:lineRule="auto"/>
        <w:jc w:val="center"/>
        <w:rPr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3415" cy="5202248"/>
            <wp:effectExtent l="19050" t="0" r="635" b="0"/>
            <wp:docPr id="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202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8F4" w:rsidRPr="001C746E" w:rsidRDefault="009A4BD1" w:rsidP="009A4BD1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Рис.1.</w:t>
      </w:r>
      <w:r w:rsidR="005B1D28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3</w:t>
      </w: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 xml:space="preserve"> Блок-схема до задачі</w:t>
      </w:r>
    </w:p>
    <w:p w:rsidR="006B582C" w:rsidRPr="001C746E" w:rsidRDefault="001476D4" w:rsidP="009B5947">
      <w:pPr>
        <w:keepNext/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3415" cy="5183042"/>
            <wp:effectExtent l="19050" t="0" r="635" b="0"/>
            <wp:docPr id="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183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BD1" w:rsidRPr="001C746E" w:rsidRDefault="009A4BD1" w:rsidP="009B5947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Рис.1.</w:t>
      </w:r>
      <w:r w:rsidR="005B1D28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4 Б</w:t>
      </w: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лок-схема до задачі</w:t>
      </w:r>
    </w:p>
    <w:p w:rsidR="009B5947" w:rsidRPr="001C746E" w:rsidRDefault="001476D4" w:rsidP="009B5947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3803650" cy="5467350"/>
            <wp:effectExtent l="19050" t="0" r="6350" b="0"/>
            <wp:docPr id="2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947" w:rsidRDefault="009B5947" w:rsidP="009B5947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Рис.1.5. Блок-схема до задачі</w:t>
      </w:r>
    </w:p>
    <w:p w:rsidR="001476D4" w:rsidRDefault="001476D4" w:rsidP="001476D4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2708275" cy="7661275"/>
            <wp:effectExtent l="19050" t="0" r="0" b="0"/>
            <wp:docPr id="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766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6D4" w:rsidRPr="002D78DA" w:rsidRDefault="001476D4" w:rsidP="002D78DA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Рис.1.</w:t>
      </w:r>
      <w:r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6</w:t>
      </w: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Блок-схема до задачі</w:t>
      </w:r>
    </w:p>
    <w:p w:rsidR="001C6E79" w:rsidRPr="001C746E" w:rsidRDefault="009A4BD1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Пла</w:t>
      </w:r>
      <w:r w:rsidR="001C6E79" w:rsidRPr="001C746E">
        <w:rPr>
          <w:rFonts w:ascii="Times New Roman" w:hAnsi="Times New Roman" w:cs="Times New Roman"/>
          <w:sz w:val="24"/>
          <w:szCs w:val="24"/>
          <w:lang w:val="uk-UA"/>
        </w:rPr>
        <w:t>нований час на реалізацію: 30хв</w:t>
      </w:r>
    </w:p>
    <w:p w:rsidR="001C6E79" w:rsidRPr="001C746E" w:rsidRDefault="001C6E79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Важливі деталі для врахування в імплементації: реалізація алгоритму відповідно до розробленої блок-схеми, коректне введення даних, перевірка умов, правильне виконання розрахунків та виведення результатів.</w:t>
      </w:r>
    </w:p>
    <w:p w:rsidR="00A72EFF" w:rsidRPr="001C746E" w:rsidRDefault="00A72EFF" w:rsidP="001E67CB">
      <w:pPr>
        <w:spacing w:before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lastRenderedPageBreak/>
        <w:t>3.</w:t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lang w:val="uk-UA"/>
        </w:rPr>
        <w:tab/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Конфігурація середовища до виконання завдань: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Завдання №4 Configuration: Linux Console Commands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Спочатку було налаштовано Linux-середовище за допомогою WSL2 та Ubuntu.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Необхідні інструменти встановлювалися через термінал за допомогою менеджера пакетів apt.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Ознайомилася з базовими Linux-командами та виконала практичні операції в терміналі.</w:t>
      </w:r>
    </w:p>
    <w:p w:rsidR="002F4C86" w:rsidRPr="001C746E" w:rsidRDefault="002F4C86" w:rsidP="009B5947">
      <w:pPr>
        <w:keepNext/>
        <w:spacing w:line="240" w:lineRule="auto"/>
        <w:ind w:left="1134"/>
        <w:rPr>
          <w:lang w:val="uk-UA"/>
        </w:rPr>
      </w:pPr>
      <w:r w:rsidRPr="001C746E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557054" cy="227214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17721" t="26667" r="42740" b="3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561" cy="2270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C86" w:rsidRPr="001C746E" w:rsidRDefault="002F4C86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b w:val="0"/>
          <w:i/>
          <w:lang w:val="uk-UA"/>
        </w:rPr>
        <w:t>Рис.</w:t>
      </w:r>
      <w:r w:rsidR="009B5947" w:rsidRPr="001C746E">
        <w:rPr>
          <w:b w:val="0"/>
          <w:i/>
          <w:lang w:val="uk-UA"/>
        </w:rPr>
        <w:t>2</w:t>
      </w: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Виконання консольних команд у Linux-терміналі</w:t>
      </w:r>
    </w:p>
    <w:p w:rsidR="00865C48" w:rsidRPr="001C746E" w:rsidRDefault="00865C48" w:rsidP="00865C48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№5 Configuration: Visual Studio Code</w:t>
      </w:r>
    </w:p>
    <w:p w:rsidR="00865C48" w:rsidRPr="001C746E" w:rsidRDefault="00865C48" w:rsidP="00865C48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Встановила та сконфігурувала Visual Studio Code.</w:t>
      </w:r>
    </w:p>
    <w:p w:rsidR="00865C48" w:rsidRPr="001C746E" w:rsidRDefault="00865C48" w:rsidP="00865C48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Підключила Visual Studio Code до налаштованого Linux-середовища через WSL2.</w:t>
      </w:r>
    </w:p>
    <w:p w:rsidR="009B5947" w:rsidRPr="001C746E" w:rsidRDefault="00865C48" w:rsidP="007F1E88">
      <w:pPr>
        <w:pStyle w:val="a7"/>
        <w:keepNext/>
        <w:spacing w:after="0" w:afterAutospacing="0"/>
        <w:rPr>
          <w:lang w:val="uk-UA"/>
        </w:rPr>
      </w:pPr>
      <w:r w:rsidRPr="001C746E">
        <w:rPr>
          <w:noProof/>
        </w:rPr>
        <w:drawing>
          <wp:inline distT="0" distB="0" distL="0" distR="0">
            <wp:extent cx="5906362" cy="3144493"/>
            <wp:effectExtent l="19050" t="0" r="0" b="0"/>
            <wp:docPr id="17" name="Рисунок 1" descr="C:\Users\User\OneDrive\Изображения\Screenshots\Screenshot 2026-09-23 221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Изображения\Screenshots\Screenshot 2026-09-23 22115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958" cy="3148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C48" w:rsidRPr="001C746E" w:rsidRDefault="005245B6" w:rsidP="005245B6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 xml:space="preserve">Рис.3. </w:t>
      </w:r>
      <w:r w:rsidR="009B5947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Встановлений VS Code</w:t>
      </w:r>
    </w:p>
    <w:p w:rsidR="00AB0F18" w:rsidRPr="001C746E" w:rsidRDefault="00AB0F18" w:rsidP="005245B6">
      <w:pPr>
        <w:spacing w:after="200"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Завдання №6 Configuration: VSC C/C++ Extensions, IntelliSense, Code Runner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Встановила розширення для C/C++ у Visual Studio Code.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Налаштувала IntelliSense та Code Runner для роботи з програмним кодом.</w:t>
      </w:r>
    </w:p>
    <w:p w:rsidR="003D3BB0" w:rsidRPr="001C746E" w:rsidRDefault="003D3BB0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</w:p>
    <w:p w:rsidR="00BD7907" w:rsidRPr="001C746E" w:rsidRDefault="003D3BB0" w:rsidP="003D3BB0">
      <w:pPr>
        <w:pStyle w:val="normal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C746E">
        <w:rPr>
          <w:noProof/>
        </w:rPr>
        <w:lastRenderedPageBreak/>
        <w:drawing>
          <wp:inline distT="0" distB="0" distL="0" distR="0">
            <wp:extent cx="5731510" cy="100711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746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:rsidR="00BD7907" w:rsidRPr="001C746E" w:rsidRDefault="005245B6" w:rsidP="001E67CB">
      <w:pPr>
        <w:spacing w:line="240" w:lineRule="auto"/>
        <w:ind w:left="567"/>
        <w:jc w:val="center"/>
        <w:rPr>
          <w:rFonts w:ascii="Times New Roman" w:hAnsi="Times New Roman" w:cs="Times New Roman"/>
          <w:i/>
          <w:color w:val="1F497D" w:themeColor="text2"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i/>
          <w:color w:val="1F497D" w:themeColor="text2"/>
          <w:sz w:val="20"/>
          <w:szCs w:val="20"/>
          <w:lang w:val="uk-UA"/>
        </w:rPr>
        <w:t>Рис. 4.</w:t>
      </w:r>
      <w:r w:rsidR="00BD7907" w:rsidRPr="001C746E">
        <w:rPr>
          <w:rFonts w:ascii="Times New Roman" w:hAnsi="Times New Roman" w:cs="Times New Roman"/>
          <w:i/>
          <w:color w:val="1F497D" w:themeColor="text2"/>
          <w:sz w:val="20"/>
          <w:szCs w:val="20"/>
          <w:lang w:val="uk-UA"/>
        </w:rPr>
        <w:t xml:space="preserve">  Встановлення розширення для C/C++ у Visual Studio Code</w:t>
      </w:r>
    </w:p>
    <w:p w:rsidR="00BD7907" w:rsidRPr="001C746E" w:rsidRDefault="00BD7907" w:rsidP="001E67CB">
      <w:pPr>
        <w:pStyle w:val="ac"/>
        <w:jc w:val="center"/>
        <w:rPr>
          <w:rFonts w:ascii="Times New Roman" w:hAnsi="Times New Roman" w:cs="Times New Roman"/>
          <w:sz w:val="24"/>
          <w:lang w:val="uk-UA"/>
        </w:rPr>
      </w:pP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Ознайомилася з можливостями debugger та лінтера для перевірки та налагодження програмного коду.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Завдання №7 Configuration: GitHub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Створила GitHub-акаунт та налаштувала підключення до нього.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Згенерувала SSH-ключ та додала публічний ключ до GitHub.</w:t>
      </w:r>
    </w:p>
    <w:p w:rsidR="002F4C86" w:rsidRPr="001C746E" w:rsidRDefault="00EB0D64" w:rsidP="001E67CB">
      <w:pPr>
        <w:keepNext/>
        <w:spacing w:line="240" w:lineRule="auto"/>
        <w:ind w:left="284" w:firstLine="283"/>
        <w:rPr>
          <w:lang w:val="uk-UA"/>
        </w:rPr>
      </w:pPr>
      <w:r w:rsidRPr="001C746E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656178" cy="2864856"/>
            <wp:effectExtent l="19050" t="0" r="1672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769" cy="2871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F18" w:rsidRPr="001C746E" w:rsidRDefault="005245B6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Рис.5</w:t>
      </w:r>
      <w:r w:rsidR="002F4C86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Створений GitHub-аккаунт</w:t>
      </w:r>
    </w:p>
    <w:p w:rsidR="002F4C86" w:rsidRPr="001C746E" w:rsidRDefault="00EB0D64" w:rsidP="001E67CB">
      <w:pPr>
        <w:keepNext/>
        <w:spacing w:line="240" w:lineRule="auto"/>
        <w:ind w:left="567"/>
        <w:rPr>
          <w:lang w:val="uk-UA"/>
        </w:rPr>
      </w:pPr>
      <w:r w:rsidRPr="001C746E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633085" cy="2400185"/>
            <wp:effectExtent l="1905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77" cy="240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D64" w:rsidRPr="001C746E" w:rsidRDefault="005245B6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 6</w:t>
      </w:r>
      <w:r w:rsidR="002F4C86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Створений SSH-ключ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Завдання №8 Configuration: Git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Встановила Git через Linux-термінал та виконала його базове налаштування.</w:t>
      </w:r>
    </w:p>
    <w:p w:rsidR="00BD7907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lastRenderedPageBreak/>
        <w:t>Ознайомилася з командами для створення репозиторію, роботи з файлами, створення комітів та гілок.</w:t>
      </w:r>
      <w:r w:rsidR="00EB0D64" w:rsidRPr="001C746E">
        <w:rPr>
          <w:rFonts w:ascii="Times New Roman" w:hAnsi="Times New Roman" w:cs="Times New Roman"/>
          <w:sz w:val="24"/>
          <w:lang w:val="uk-UA"/>
        </w:rPr>
        <w:t xml:space="preserve"> </w:t>
      </w:r>
    </w:p>
    <w:p w:rsidR="00DA6140" w:rsidRPr="001C746E" w:rsidRDefault="00EB0D64" w:rsidP="001E67CB">
      <w:pPr>
        <w:keepNext/>
        <w:spacing w:line="240" w:lineRule="auto"/>
        <w:ind w:left="709" w:firstLine="141"/>
        <w:rPr>
          <w:lang w:val="uk-UA"/>
        </w:rPr>
      </w:pPr>
      <w:r w:rsidRPr="001C746E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259708" cy="4000504"/>
            <wp:effectExtent l="19050" t="0" r="0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224" cy="400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F18" w:rsidRPr="001C746E" w:rsidRDefault="005245B6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 7</w:t>
      </w:r>
      <w:r w:rsidR="00DA6140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Налаштування та робота з Git</w:t>
      </w:r>
    </w:p>
    <w:p w:rsidR="003D3BB0" w:rsidRPr="001C746E" w:rsidRDefault="003D3BB0" w:rsidP="003D3BB0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№9 Configuration: Algotester</w:t>
      </w:r>
    </w:p>
    <w:p w:rsidR="003D3BB0" w:rsidRPr="001C746E" w:rsidRDefault="003D3BB0" w:rsidP="003D3BB0">
      <w:pPr>
        <w:pStyle w:val="a8"/>
        <w:numPr>
          <w:ilvl w:val="1"/>
          <w:numId w:val="41"/>
        </w:numPr>
        <w:tabs>
          <w:tab w:val="num" w:pos="1134"/>
        </w:tabs>
        <w:spacing w:line="240" w:lineRule="auto"/>
        <w:ind w:left="1134" w:hanging="567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Зареєструвалася на Algotester та ознайомилася з платформою для перевірки програмних рішень.</w:t>
      </w:r>
    </w:p>
    <w:p w:rsidR="009B5947" w:rsidRPr="001C746E" w:rsidRDefault="003D3BB0" w:rsidP="009B594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lang w:val="uk-UA"/>
        </w:rPr>
      </w:pPr>
      <w:r w:rsidRPr="001C746E">
        <w:rPr>
          <w:i/>
          <w:iCs/>
          <w:noProof/>
          <w:color w:val="1F497D"/>
          <w:sz w:val="18"/>
          <w:szCs w:val="18"/>
        </w:rPr>
        <w:drawing>
          <wp:inline distT="0" distB="0" distL="0" distR="0">
            <wp:extent cx="3212292" cy="2503085"/>
            <wp:effectExtent l="19050" t="0" r="7158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292" cy="2503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BB0" w:rsidRPr="001C746E" w:rsidRDefault="009B5947" w:rsidP="009B5947">
      <w:pPr>
        <w:pStyle w:val="ac"/>
        <w:jc w:val="center"/>
        <w:rPr>
          <w:rFonts w:ascii="Times New Roman" w:hAnsi="Times New Roman" w:cs="Times New Roman"/>
          <w:b w:val="0"/>
          <w:i/>
          <w:iCs/>
          <w:color w:val="1F497D"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</w:t>
      </w:r>
      <w:r w:rsidR="005245B6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.8.</w:t>
      </w: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 xml:space="preserve"> Зареєстрований аккаунт на алготестер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Завдання №10 Configuration: Create Own Git Repo and Exchange Files with Teammate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Створила власний Git-репозиторій та необхідну структуру папок для робочих матеріалів.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Виконала обмін файлами з учасником команди через GitHub.</w:t>
      </w:r>
    </w:p>
    <w:p w:rsidR="00DA6140" w:rsidRPr="001C746E" w:rsidRDefault="00C47155" w:rsidP="001E67CB">
      <w:pPr>
        <w:keepNext/>
        <w:spacing w:line="240" w:lineRule="auto"/>
        <w:ind w:left="567"/>
        <w:rPr>
          <w:lang w:val="uk-UA"/>
        </w:rPr>
      </w:pPr>
      <w:r w:rsidRPr="001C746E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294598" cy="2576945"/>
            <wp:effectExtent l="19050" t="0" r="1302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773" cy="2580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5FB" w:rsidRPr="001C746E" w:rsidRDefault="005245B6" w:rsidP="00AF35F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Рис.9</w:t>
      </w:r>
      <w:r w:rsidR="00DA6140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Створений  Git-репозиторій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Завдання №3 Configuration: Trello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Створила дошку в Trello та додала завд</w:t>
      </w:r>
      <w:r w:rsidR="00F01378" w:rsidRPr="001C746E">
        <w:rPr>
          <w:rFonts w:ascii="Times New Roman" w:hAnsi="Times New Roman" w:cs="Times New Roman"/>
          <w:sz w:val="24"/>
          <w:lang w:val="uk-UA"/>
        </w:rPr>
        <w:t>ання, пов'язані з виконанням епі</w:t>
      </w:r>
      <w:r w:rsidRPr="001C746E">
        <w:rPr>
          <w:rFonts w:ascii="Times New Roman" w:hAnsi="Times New Roman" w:cs="Times New Roman"/>
          <w:sz w:val="24"/>
          <w:lang w:val="uk-UA"/>
        </w:rPr>
        <w:t>ку №1.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Дошка використовувалася для організації роботи та відстеження прогресу.</w:t>
      </w:r>
    </w:p>
    <w:p w:rsidR="00DA6140" w:rsidRPr="001C746E" w:rsidRDefault="00C47155" w:rsidP="001E67CB">
      <w:pPr>
        <w:keepNext/>
        <w:spacing w:line="240" w:lineRule="auto"/>
        <w:ind w:left="567"/>
        <w:rPr>
          <w:lang w:val="uk-UA"/>
        </w:rPr>
      </w:pPr>
      <w:r w:rsidRPr="001C746E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216237" cy="2958960"/>
            <wp:effectExtent l="19050" t="0" r="3463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81" cy="2961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140" w:rsidRPr="001C746E" w:rsidRDefault="005245B6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 xml:space="preserve">Рис. </w:t>
      </w:r>
      <w:r w:rsidR="00AF35FB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10</w:t>
      </w:r>
      <w:r w:rsidR="00DA6140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Дошка в Trello</w:t>
      </w:r>
    </w:p>
    <w:p w:rsidR="00AB0F18" w:rsidRPr="001C746E" w:rsidRDefault="00AB0F18" w:rsidP="001E67CB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Завдання №2 Requirements management and design activities with Draw.io and Google Docs</w:t>
      </w:r>
    </w:p>
    <w:p w:rsidR="00DA6140" w:rsidRPr="001476D4" w:rsidRDefault="00AB0F18" w:rsidP="001476D4">
      <w:pPr>
        <w:spacing w:line="240" w:lineRule="auto"/>
        <w:rPr>
          <w:rFonts w:ascii="Times New Roman" w:hAnsi="Times New Roman" w:cs="Times New Roman"/>
          <w:sz w:val="24"/>
          <w:lang w:val="uk-UA"/>
        </w:rPr>
      </w:pPr>
      <w:r w:rsidRPr="001C746E">
        <w:rPr>
          <w:rFonts w:ascii="Times New Roman" w:hAnsi="Times New Roman" w:cs="Times New Roman"/>
          <w:sz w:val="24"/>
          <w:lang w:val="uk-UA"/>
        </w:rPr>
        <w:t>Створила блок-схему алгоритму програми у Draw.io відповідно до вимог завдання.</w:t>
      </w:r>
    </w:p>
    <w:p w:rsidR="001476D4" w:rsidRDefault="001476D4" w:rsidP="007F1E88">
      <w:pPr>
        <w:pStyle w:val="ac"/>
        <w:spacing w:after="0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>
        <w:rPr>
          <w:rFonts w:ascii="Times New Roman" w:hAnsi="Times New Roman" w:cs="Times New Roman"/>
          <w:bCs w:val="0"/>
          <w:i/>
          <w:noProof/>
          <w:sz w:val="20"/>
          <w:szCs w:val="20"/>
        </w:rPr>
        <w:lastRenderedPageBreak/>
        <w:drawing>
          <wp:inline distT="0" distB="0" distL="0" distR="0">
            <wp:extent cx="5733415" cy="2991238"/>
            <wp:effectExtent l="19050" t="0" r="635" b="0"/>
            <wp:docPr id="2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91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F18" w:rsidRPr="001C746E" w:rsidRDefault="005245B6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 1</w:t>
      </w:r>
      <w:r w:rsidR="00AF35FB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1</w:t>
      </w:r>
      <w:r w:rsidR="00DA6140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Блок-схема в Draw.io</w:t>
      </w:r>
    </w:p>
    <w:p w:rsidR="00A72EFF" w:rsidRPr="001C746E" w:rsidRDefault="00A72EFF" w:rsidP="001E67CB">
      <w:pPr>
        <w:spacing w:before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 xml:space="preserve">4. </w:t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lang w:val="uk-UA"/>
        </w:rPr>
        <w:tab/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Код програм з посиланням на зовнішні ресурси:</w:t>
      </w:r>
    </w:p>
    <w:p w:rsidR="007300BC" w:rsidRDefault="009B5947" w:rsidP="007300BC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№9 Configuration: Algotester</w:t>
      </w:r>
    </w:p>
    <w:p w:rsidR="007300BC" w:rsidRPr="007300BC" w:rsidRDefault="007300BC" w:rsidP="007300BC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7300BC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/* 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Епік</w:t>
      </w:r>
      <w:r w:rsidRPr="007300BC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1. self practice: Algotester, </w:t>
      </w: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задача</w:t>
      </w:r>
      <w:r w:rsidRPr="007300BC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"A </w:t>
      </w: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плюс</w:t>
      </w:r>
      <w:r w:rsidRPr="007300BC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B"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Авторка: Влада Ташогло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Група: ші-11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*/</w:t>
      </w:r>
    </w:p>
    <w:p w:rsidR="007300BC" w:rsidRPr="007300BC" w:rsidRDefault="007300BC" w:rsidP="007300BC">
      <w:pPr>
        <w:pStyle w:val="a8"/>
        <w:numPr>
          <w:ilvl w:val="0"/>
          <w:numId w:val="41"/>
        </w:numPr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C586C0"/>
          <w:sz w:val="15"/>
          <w:szCs w:val="15"/>
        </w:rPr>
        <w:t>#include</w:t>
      </w:r>
      <w:r w:rsidRPr="007300BC">
        <w:rPr>
          <w:rFonts w:ascii="Consolas" w:eastAsia="Times New Roman" w:hAnsi="Consolas" w:cs="Times New Roman"/>
          <w:color w:val="569CD6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A5D6FF"/>
          <w:sz w:val="15"/>
          <w:szCs w:val="15"/>
        </w:rPr>
        <w:t>&lt;iostream&gt;</w:t>
      </w:r>
    </w:p>
    <w:p w:rsidR="007300BC" w:rsidRPr="007300BC" w:rsidRDefault="007300BC" w:rsidP="007300BC">
      <w:pPr>
        <w:pStyle w:val="a8"/>
        <w:numPr>
          <w:ilvl w:val="0"/>
          <w:numId w:val="41"/>
        </w:numPr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C586C0"/>
          <w:sz w:val="15"/>
          <w:szCs w:val="15"/>
        </w:rPr>
        <w:t>using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FF7B72"/>
          <w:sz w:val="15"/>
          <w:szCs w:val="15"/>
        </w:rPr>
        <w:t>namespace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4EC9B0"/>
          <w:sz w:val="15"/>
          <w:szCs w:val="15"/>
        </w:rPr>
        <w:t>std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7300BC" w:rsidRPr="007300BC" w:rsidRDefault="007300BC" w:rsidP="007300BC">
      <w:pPr>
        <w:pStyle w:val="a8"/>
        <w:numPr>
          <w:ilvl w:val="0"/>
          <w:numId w:val="41"/>
        </w:numPr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7300BC" w:rsidRDefault="007300BC" w:rsidP="007300BC">
      <w:pPr>
        <w:pStyle w:val="a8"/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  <w:lang w:val="uk-UA"/>
        </w:rPr>
      </w:pPr>
      <w:r w:rsidRPr="007300BC">
        <w:rPr>
          <w:rFonts w:ascii="Consolas" w:eastAsia="Times New Roman" w:hAnsi="Consolas" w:cs="Times New Roman"/>
          <w:color w:val="FF7B72"/>
          <w:sz w:val="15"/>
          <w:szCs w:val="15"/>
        </w:rPr>
        <w:t>int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D2A8FF"/>
          <w:sz w:val="15"/>
          <w:szCs w:val="15"/>
        </w:rPr>
        <w:t>main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>() {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 w:firstLine="72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// Зчитуємо два числа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 w:firstLine="72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FF7B72"/>
          <w:sz w:val="15"/>
          <w:szCs w:val="15"/>
        </w:rPr>
        <w:t>int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num1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num2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 w:firstLine="72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cin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D2A8FF"/>
          <w:sz w:val="15"/>
          <w:szCs w:val="15"/>
        </w:rPr>
        <w:t>&gt;&gt;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num1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D2A8FF"/>
          <w:sz w:val="15"/>
          <w:szCs w:val="15"/>
        </w:rPr>
        <w:t>&gt;&gt;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num2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7300BC" w:rsidRPr="007300BC" w:rsidRDefault="007300BC" w:rsidP="007300BC">
      <w:pPr>
        <w:pStyle w:val="a8"/>
        <w:numPr>
          <w:ilvl w:val="0"/>
          <w:numId w:val="41"/>
        </w:numPr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 w:firstLine="72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8B949E"/>
          <w:sz w:val="15"/>
          <w:szCs w:val="15"/>
        </w:rPr>
        <w:t>// Додаємо числа та виводимо результат</w:t>
      </w: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 w:firstLine="72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cout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D2A8FF"/>
          <w:sz w:val="15"/>
          <w:szCs w:val="15"/>
        </w:rPr>
        <w:t>&lt;&lt;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num1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C9D1D9"/>
          <w:sz w:val="15"/>
          <w:szCs w:val="15"/>
        </w:rPr>
        <w:t>num2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D2A8FF"/>
          <w:sz w:val="15"/>
          <w:szCs w:val="15"/>
        </w:rPr>
        <w:t>&lt;&lt;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D2A8FF"/>
          <w:sz w:val="15"/>
          <w:szCs w:val="15"/>
        </w:rPr>
        <w:t>endl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7300BC" w:rsidRPr="007300BC" w:rsidRDefault="007300BC" w:rsidP="007300BC">
      <w:pPr>
        <w:pStyle w:val="a8"/>
        <w:numPr>
          <w:ilvl w:val="0"/>
          <w:numId w:val="41"/>
        </w:numPr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7300BC" w:rsidRPr="007300BC" w:rsidRDefault="007300BC" w:rsidP="007300BC">
      <w:pPr>
        <w:pStyle w:val="a8"/>
        <w:shd w:val="clear" w:color="auto" w:fill="121314"/>
        <w:spacing w:line="207" w:lineRule="atLeast"/>
        <w:ind w:left="0" w:firstLine="720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7300BC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7300BC" w:rsidRPr="007300BC" w:rsidRDefault="007300BC" w:rsidP="007300BC">
      <w:pPr>
        <w:pStyle w:val="a8"/>
        <w:numPr>
          <w:ilvl w:val="0"/>
          <w:numId w:val="41"/>
        </w:numPr>
        <w:shd w:val="clear" w:color="auto" w:fill="121314"/>
        <w:spacing w:line="207" w:lineRule="atLeast"/>
        <w:ind w:left="0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7300BC" w:rsidRPr="007300BC" w:rsidRDefault="007300BC" w:rsidP="007300BC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7300BC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7300BC" w:rsidRPr="007300BC" w:rsidRDefault="007300BC" w:rsidP="007300BC">
      <w:pPr>
        <w:jc w:val="center"/>
        <w:rPr>
          <w:rFonts w:ascii="Times New Roman" w:hAnsi="Times New Roman" w:cs="Times New Roman"/>
          <w:color w:val="4F81BD" w:themeColor="accent1"/>
          <w:sz w:val="20"/>
          <w:lang w:val="uk-UA"/>
        </w:rPr>
      </w:pP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>Code</w:t>
      </w:r>
      <w:r>
        <w:rPr>
          <w:rFonts w:ascii="Times New Roman" w:hAnsi="Times New Roman" w:cs="Times New Roman"/>
          <w:color w:val="4F81BD" w:themeColor="accent1"/>
          <w:sz w:val="20"/>
        </w:rPr>
        <w:t xml:space="preserve"> #</w:t>
      </w:r>
      <w:r>
        <w:rPr>
          <w:rFonts w:ascii="Times New Roman" w:hAnsi="Times New Roman" w:cs="Times New Roman"/>
          <w:color w:val="4F81BD" w:themeColor="accent1"/>
          <w:sz w:val="20"/>
          <w:lang w:val="uk-UA"/>
        </w:rPr>
        <w:t>1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. Код до задачі «</w:t>
      </w:r>
      <w:r>
        <w:rPr>
          <w:rFonts w:ascii="Times New Roman" w:hAnsi="Times New Roman" w:cs="Times New Roman"/>
          <w:color w:val="4F81BD" w:themeColor="accent1"/>
          <w:sz w:val="20"/>
          <w:lang w:val="uk-UA"/>
        </w:rPr>
        <w:t>А плюс В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»</w:t>
      </w:r>
    </w:p>
    <w:p w:rsidR="007300BC" w:rsidRDefault="007300BC" w:rsidP="007300BC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</w:pPr>
    </w:p>
    <w:p w:rsidR="009B5947" w:rsidRPr="001C746E" w:rsidRDefault="009B5947" w:rsidP="007300B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Посилання на файл коду в пулреквесті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</w:p>
    <w:p w:rsidR="009B5947" w:rsidRDefault="006363FA" w:rsidP="009B5947">
      <w:hyperlink r:id="rId51">
        <w:r>
          <w:rPr>
            <w:rStyle w:val="a9"/>
            <w:lang w:val="uk-UA"/>
          </w:rPr>
          <w:t xml:space="preserve">https://github.com/artificial-intelligence-department/ai_programming_playground_2026/blob/epic_1_vlada_tashohlo/ai_11/vlada_tashohlo/epic_1/self_practice_algotester_task_1_vlada_tashohlo.cpp</w:t>
        </w:r>
      </w:hyperlink>
    </w:p>
    <w:p w:rsidR="006363FA" w:rsidRPr="007300BC" w:rsidRDefault="006363FA">
      <w:pPr>
        <w:rPr>
          <w:lang w:val="uk-UA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/* 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Епік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1. self practice: Algotester,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задача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"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Марічка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і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печиво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>"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Авторка: Влада Ташогло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Група: ші-11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>*/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lastRenderedPageBreak/>
        <w:t>#include</w:t>
      </w:r>
      <w:r w:rsidRPr="001476D4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A5D6FF"/>
          <w:sz w:val="15"/>
          <w:szCs w:val="15"/>
          <w:lang w:val="en-US"/>
        </w:rPr>
        <w:t>&lt;iostream&gt;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int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main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() {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//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кількість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пачок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печива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std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::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cin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&gt;&gt;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total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//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сумарна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кількість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печива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,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яку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можна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з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>'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їсти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непомітно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for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(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i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;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i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&lt;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;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++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i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)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{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 xml:space="preserve">       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</w:rPr>
        <w:t>long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</w:rPr>
        <w:t>long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 a;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 xml:space="preserve"> // кількість печива в поточній пачці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476D4">
        <w:rPr>
          <w:rFonts w:ascii="Consolas" w:eastAsia="Times New Roman" w:hAnsi="Consolas" w:cs="Times New Roman"/>
          <w:color w:val="4EC9B0"/>
          <w:sz w:val="15"/>
          <w:szCs w:val="15"/>
        </w:rPr>
        <w:t>std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::cin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</w:rPr>
        <w:t>&gt;&gt;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 a;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476D4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(a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</w:rPr>
        <w:t>&gt;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 xml:space="preserve"> // якщо пачка не порожня, можна з'їсти всі крім одного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 xml:space="preserve">total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 xml:space="preserve"> (a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-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);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        }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    }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std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::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&lt;&lt;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total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&lt;&lt;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A5D6FF"/>
          <w:sz w:val="15"/>
          <w:szCs w:val="15"/>
          <w:lang w:val="en-US"/>
        </w:rPr>
        <w:t>"</w:t>
      </w:r>
      <w:r w:rsidRPr="001476D4">
        <w:rPr>
          <w:rFonts w:ascii="Consolas" w:eastAsia="Times New Roman" w:hAnsi="Consolas" w:cs="Times New Roman"/>
          <w:color w:val="D7BA7D"/>
          <w:sz w:val="15"/>
          <w:szCs w:val="15"/>
          <w:lang w:val="en-US"/>
        </w:rPr>
        <w:t>\n</w:t>
      </w:r>
      <w:r w:rsidRPr="001476D4">
        <w:rPr>
          <w:rFonts w:ascii="Consolas" w:eastAsia="Times New Roman" w:hAnsi="Consolas" w:cs="Times New Roman"/>
          <w:color w:val="A5D6FF"/>
          <w:sz w:val="15"/>
          <w:szCs w:val="15"/>
          <w:lang w:val="en-US"/>
        </w:rPr>
        <w:t>"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6363FA" w:rsidRDefault="00ED51F6" w:rsidP="007300BC">
      <w:pPr>
        <w:jc w:val="center"/>
        <w:rPr>
          <w:rFonts w:ascii="Times New Roman" w:hAnsi="Times New Roman" w:cs="Times New Roman"/>
          <w:color w:val="4F81BD" w:themeColor="accent1"/>
          <w:sz w:val="20"/>
          <w:lang w:val="uk-UA"/>
        </w:rPr>
      </w:pP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 xml:space="preserve">Code #2. 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Код</w:t>
      </w: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 xml:space="preserve"> 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до</w:t>
      </w: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 xml:space="preserve"> 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задачі</w:t>
      </w: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 xml:space="preserve"> «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Марічка</w:t>
      </w: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 xml:space="preserve"> 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і</w:t>
      </w: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 xml:space="preserve"> </w:t>
      </w:r>
      <w:r w:rsidRPr="007300BC">
        <w:rPr>
          <w:rFonts w:ascii="Times New Roman" w:hAnsi="Times New Roman" w:cs="Times New Roman"/>
          <w:color w:val="4F81BD" w:themeColor="accent1"/>
          <w:sz w:val="20"/>
        </w:rPr>
        <w:t>печиво</w:t>
      </w:r>
      <w:r w:rsidRPr="007300BC">
        <w:rPr>
          <w:rFonts w:ascii="Times New Roman" w:hAnsi="Times New Roman" w:cs="Times New Roman"/>
          <w:color w:val="4F81BD" w:themeColor="accent1"/>
          <w:sz w:val="20"/>
          <w:lang w:val="en-US"/>
        </w:rPr>
        <w:t>»</w:t>
      </w:r>
    </w:p>
    <w:p w:rsidR="007300BC" w:rsidRDefault="007300BC" w:rsidP="007300BC">
      <w:pPr>
        <w:rPr>
          <w:rFonts w:ascii="Times New Roman" w:hAnsi="Times New Roman" w:cs="Times New Roman"/>
          <w:color w:val="4F81BD" w:themeColor="accent1"/>
          <w:sz w:val="20"/>
          <w:lang w:val="uk-UA"/>
        </w:rPr>
      </w:pPr>
    </w:p>
    <w:p w:rsidR="007300BC" w:rsidRPr="001C746E" w:rsidRDefault="007300BC" w:rsidP="007300B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Посилання на файл коду в пулреквесті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</w:p>
    <w:p w:rsidR="007300BC" w:rsidRPr="007300BC" w:rsidRDefault="007300BC" w:rsidP="007300BC">
      <w:hyperlink r:id="rId52">
        <w:r>
          <w:rPr>
            <w:rStyle w:val="a9"/>
            <w:lang w:val="uk-UA"/>
          </w:rPr>
          <w:t xml:space="preserve">https://github.com/artificial-intelligence-department/ai_programming_playground_2026/blob/epic_1_vlada_tashohlo/ai_11/vlada_tashohlo/epic_1/self_practice_algotester_task_2_vlada_tashohlo.cpp</w:t>
        </w:r>
      </w:hyperlink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 xml:space="preserve">/* 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Епік 1. self practice: Algotester, задача "Депутатські гроші"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Авторка: Влада Ташогло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Група: ші-11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>*/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#include</w:t>
      </w:r>
      <w:r w:rsidRPr="001476D4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A5D6FF"/>
          <w:sz w:val="15"/>
          <w:szCs w:val="15"/>
          <w:lang w:val="en-US"/>
        </w:rPr>
        <w:t>&lt;iostream&gt;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int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main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() {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std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::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cin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&gt;&gt;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FF7B72"/>
          <w:sz w:val="15"/>
          <w:szCs w:val="15"/>
          <w:lang w:val="en-US"/>
        </w:rPr>
        <w:t>long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// Витягуємо максимальну кількість купюр найбільших номіналів.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</w:rPr>
        <w:t>500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  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100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100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/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%=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    //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Залишок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—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це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кількість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1-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гривневих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</w:rPr>
        <w:t>купюр</w:t>
      </w:r>
      <w:r w:rsidRPr="001476D4">
        <w:rPr>
          <w:rFonts w:ascii="Consolas" w:eastAsia="Times New Roman" w:hAnsi="Consolas" w:cs="Times New Roman"/>
          <w:color w:val="8B949E"/>
          <w:sz w:val="15"/>
          <w:szCs w:val="15"/>
          <w:lang w:val="en-US"/>
        </w:rPr>
        <w:t>.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+=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lastRenderedPageBreak/>
        <w:t xml:space="preserve">   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std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::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&lt;&lt;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C9D1D9"/>
          <w:sz w:val="15"/>
          <w:szCs w:val="15"/>
          <w:lang w:val="en-US"/>
        </w:rPr>
        <w:t>count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D2A8FF"/>
          <w:sz w:val="15"/>
          <w:szCs w:val="15"/>
          <w:lang w:val="en-US"/>
        </w:rPr>
        <w:t>&lt;&lt;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Pr="001476D4">
        <w:rPr>
          <w:rFonts w:ascii="Consolas" w:eastAsia="Times New Roman" w:hAnsi="Consolas" w:cs="Times New Roman"/>
          <w:color w:val="A5D6FF"/>
          <w:sz w:val="15"/>
          <w:szCs w:val="15"/>
          <w:lang w:val="en-US"/>
        </w:rPr>
        <w:t>"</w:t>
      </w:r>
      <w:r w:rsidRPr="001476D4">
        <w:rPr>
          <w:rFonts w:ascii="Consolas" w:eastAsia="Times New Roman" w:hAnsi="Consolas" w:cs="Times New Roman"/>
          <w:color w:val="D7BA7D"/>
          <w:sz w:val="15"/>
          <w:szCs w:val="15"/>
          <w:lang w:val="en-US"/>
        </w:rPr>
        <w:t>\n</w:t>
      </w:r>
      <w:r w:rsidRPr="001476D4">
        <w:rPr>
          <w:rFonts w:ascii="Consolas" w:eastAsia="Times New Roman" w:hAnsi="Consolas" w:cs="Times New Roman"/>
          <w:color w:val="A5D6FF"/>
          <w:sz w:val="15"/>
          <w:szCs w:val="15"/>
          <w:lang w:val="en-US"/>
        </w:rPr>
        <w:t>"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    </w:t>
      </w:r>
      <w:r w:rsidRPr="001476D4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476D4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476D4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476D4" w:rsidRPr="001476D4" w:rsidRDefault="001476D4" w:rsidP="001476D4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4F81BD" w:themeColor="accent1"/>
          <w:sz w:val="15"/>
          <w:szCs w:val="15"/>
        </w:rPr>
      </w:pPr>
    </w:p>
    <w:p w:rsidR="006363FA" w:rsidRDefault="00ED51F6" w:rsidP="007300BC">
      <w:pPr>
        <w:jc w:val="center"/>
        <w:rPr>
          <w:rFonts w:ascii="Times New Roman" w:hAnsi="Times New Roman" w:cs="Times New Roman"/>
          <w:color w:val="4F81BD" w:themeColor="accent1"/>
          <w:sz w:val="20"/>
          <w:szCs w:val="20"/>
          <w:lang w:val="uk-UA"/>
        </w:rPr>
      </w:pPr>
      <w:r w:rsidRPr="007300BC">
        <w:rPr>
          <w:rFonts w:ascii="Times New Roman" w:hAnsi="Times New Roman" w:cs="Times New Roman"/>
          <w:color w:val="4F81BD" w:themeColor="accent1"/>
          <w:sz w:val="20"/>
          <w:szCs w:val="20"/>
        </w:rPr>
        <w:t>Code #3. Код до задачі «Депутатські гроші»</w:t>
      </w:r>
    </w:p>
    <w:p w:rsidR="007300BC" w:rsidRDefault="007300BC" w:rsidP="007300BC">
      <w:pPr>
        <w:rPr>
          <w:rFonts w:ascii="Times New Roman" w:hAnsi="Times New Roman" w:cs="Times New Roman"/>
          <w:color w:val="4F81BD" w:themeColor="accent1"/>
          <w:sz w:val="20"/>
          <w:szCs w:val="20"/>
          <w:lang w:val="uk-UA"/>
        </w:rPr>
      </w:pPr>
    </w:p>
    <w:p w:rsidR="007300BC" w:rsidRPr="001C746E" w:rsidRDefault="007300BC" w:rsidP="007300B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Посилання на файл коду в пулреквесті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</w:p>
    <w:p w:rsidR="007300BC" w:rsidRPr="007300BC" w:rsidRDefault="007300BC" w:rsidP="007300BC">
      <w:hyperlink r:id="rId53">
        <w:r>
          <w:rPr>
            <w:rStyle w:val="a9"/>
            <w:lang w:val="uk-UA"/>
          </w:rPr>
          <w:t xml:space="preserve">https://github.com/artificial-intelligence-department/ai_programming_playground_2026/blob/epic_1_vlada_tashohlo/ai_11/vlada_tashohlo/epic_1/self_practice_algotester_task_3_vlada_tashohlo.cpp</w:t>
        </w:r>
      </w:hyperlink>
    </w:p>
    <w:p w:rsidR="009B5947" w:rsidRPr="001C746E" w:rsidRDefault="009B5947" w:rsidP="009B59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  <w:lang w:val="uk-UA"/>
        </w:rPr>
      </w:pPr>
    </w:p>
    <w:p w:rsidR="00385C1E" w:rsidRPr="001C746E" w:rsidRDefault="00385C1E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№11 Experimental Exercises Activities — Run First Program</w:t>
      </w:r>
    </w:p>
    <w:p w:rsidR="00385C1E" w:rsidRPr="001C746E" w:rsidRDefault="00385C1E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У межах завдання було створено програму мовою C++ відповідно до попередньо розробленого алгоритму та блок-схеми.</w:t>
      </w:r>
    </w:p>
    <w:p w:rsidR="00385C1E" w:rsidRPr="001C746E" w:rsidRDefault="00385C1E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Код було написано у Visual Studio Code та скомпільовано за допомогою налаштованого компілятора.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 xml:space="preserve">/* 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Епік 1. Практичне завдання: Автономність портативної зарядної станції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Авторка: Ташогло Влада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Група: ші-11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*/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//Підключення потрібних системних бібліотек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#include</w:t>
      </w:r>
      <w:r w:rsidRPr="002D78DA">
        <w:rPr>
          <w:rFonts w:ascii="Consolas" w:eastAsia="Times New Roman" w:hAnsi="Consolas" w:cs="Times New Roman"/>
          <w:color w:val="569CD6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&lt;iostream&gt;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C586C0"/>
          <w:sz w:val="14"/>
          <w:szCs w:val="14"/>
          <w:lang w:val="en-US"/>
        </w:rPr>
        <w:t>#include</w:t>
      </w:r>
      <w:r w:rsidRPr="002D78DA">
        <w:rPr>
          <w:rFonts w:ascii="Consolas" w:eastAsia="Times New Roman" w:hAnsi="Consolas" w:cs="Times New Roman"/>
          <w:color w:val="569CD6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&lt;string&gt;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C586C0"/>
          <w:sz w:val="14"/>
          <w:szCs w:val="14"/>
          <w:lang w:val="en-US"/>
        </w:rPr>
        <w:t>#include</w:t>
      </w:r>
      <w:r w:rsidRPr="002D78DA">
        <w:rPr>
          <w:rFonts w:ascii="Consolas" w:eastAsia="Times New Roman" w:hAnsi="Consolas" w:cs="Times New Roman"/>
          <w:color w:val="569CD6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&lt;iomanip&gt;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C586C0"/>
          <w:sz w:val="14"/>
          <w:szCs w:val="14"/>
          <w:lang w:val="en-US"/>
        </w:rPr>
        <w:t>#include</w:t>
      </w:r>
      <w:r w:rsidRPr="002D78DA">
        <w:rPr>
          <w:rFonts w:ascii="Consolas" w:eastAsia="Times New Roman" w:hAnsi="Consolas" w:cs="Times New Roman"/>
          <w:color w:val="569CD6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&lt;cmath&gt;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C586C0"/>
          <w:sz w:val="14"/>
          <w:szCs w:val="14"/>
          <w:lang w:val="en-US"/>
        </w:rPr>
        <w:t>using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namespace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4EC9B0"/>
          <w:sz w:val="14"/>
          <w:szCs w:val="14"/>
          <w:lang w:val="en-US"/>
        </w:rPr>
        <w:t>std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main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() {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  <w:lang w:val="en-US"/>
        </w:rPr>
        <w:t>    //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Оголошення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змінних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4EC9B0"/>
          <w:sz w:val="14"/>
          <w:szCs w:val="14"/>
          <w:lang w:val="en-US"/>
        </w:rPr>
        <w:t>string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model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years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charge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float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eff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0.0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P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569CD6"/>
          <w:sz w:val="14"/>
          <w:szCs w:val="14"/>
          <w:lang w:val="en-US"/>
        </w:rPr>
        <w:t>const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float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deg_rate_yr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2.0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//Ввід даних і перевірка вводу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"Введіть модель станції: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9A530A">
      <w:pPr>
        <w:shd w:val="clear" w:color="auto" w:fill="121314"/>
        <w:spacing w:line="207" w:lineRule="atLeast"/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   </w:t>
      </w:r>
      <w:r w:rsidR="009A530A">
        <w:rPr>
          <w:rFonts w:ascii="Consolas" w:eastAsia="Times New Roman" w:hAnsi="Consolas" w:cs="Times New Roman"/>
          <w:color w:val="BBBEBF"/>
          <w:sz w:val="15"/>
          <w:szCs w:val="15"/>
          <w:lang w:val="en-US"/>
        </w:rPr>
        <w:t xml:space="preserve"> </w:t>
      </w:r>
      <w:r w:rsidR="009A530A" w:rsidRPr="009A530A">
        <w:rPr>
          <w:rFonts w:ascii="Consolas" w:eastAsia="Times New Roman" w:hAnsi="Consolas" w:cs="Times New Roman"/>
          <w:color w:val="D2A8FF"/>
          <w:sz w:val="15"/>
          <w:szCs w:val="15"/>
        </w:rPr>
        <w:t>getline</w:t>
      </w:r>
      <w:r w:rsidR="009A530A" w:rsidRPr="009A530A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="009A530A" w:rsidRPr="009A530A">
        <w:rPr>
          <w:rFonts w:ascii="Consolas" w:eastAsia="Times New Roman" w:hAnsi="Consolas" w:cs="Times New Roman"/>
          <w:color w:val="C9D1D9"/>
          <w:sz w:val="15"/>
          <w:szCs w:val="15"/>
        </w:rPr>
        <w:t>cin</w:t>
      </w:r>
      <w:r w:rsidR="009A530A" w:rsidRPr="009A530A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="009A530A" w:rsidRPr="009A530A">
        <w:rPr>
          <w:rFonts w:ascii="Consolas" w:eastAsia="Times New Roman" w:hAnsi="Consolas" w:cs="Times New Roman"/>
          <w:color w:val="C9D1D9"/>
          <w:sz w:val="15"/>
          <w:szCs w:val="15"/>
        </w:rPr>
        <w:t>model</w:t>
      </w:r>
      <w:r w:rsidR="009A530A" w:rsidRPr="009A530A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  <w:lang w:val="en-US"/>
        </w:rPr>
        <w:t>if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model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.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length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()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31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||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model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.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find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' '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!=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4EC9B0"/>
          <w:sz w:val="14"/>
          <w:szCs w:val="14"/>
          <w:lang w:val="en-US"/>
        </w:rPr>
        <w:t>string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::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npos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{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 xml:space="preserve">    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cout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"Модель станції не може перевищувати 31 символ або містити пробіл."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    }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"Введіть паспортну ємність станції (C):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cin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&gt;&gt;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&lt;</w:t>
      </w:r>
      <w:r w:rsidR="00BA57A1" w:rsidRPr="00BA57A1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{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cout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"Паспортна ємність станції не може бути від'ємною</w:t>
      </w:r>
      <w:r w:rsidR="00BA57A1">
        <w:rPr>
          <w:rFonts w:ascii="Consolas" w:eastAsia="Times New Roman" w:hAnsi="Consolas" w:cs="Times New Roman"/>
          <w:color w:val="A5D6FF"/>
          <w:sz w:val="14"/>
          <w:szCs w:val="14"/>
          <w:lang w:val="uk-UA"/>
        </w:rPr>
        <w:t xml:space="preserve"> або дорівнювати 0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."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    }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"Введіть вік станції: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cin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&gt;&gt;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years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years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||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years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20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{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cout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"Вік станції не може бути від'ємною або перевищувати 20 років."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    }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"Введіть заряд станції: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cin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&gt;&gt;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charge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charge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||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charge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{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lastRenderedPageBreak/>
        <w:t xml:space="preserve">        cout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"Заряд станції не може бути від'ємним або перевищувати 100."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    }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"Введіть ККД івентора: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cin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&gt;&gt;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  <w:lang w:val="en-US"/>
        </w:rPr>
        <w:t>if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||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100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{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 xml:space="preserve">    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cout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"ККД івентора не може бути від'ємною або перевищувати 100."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    }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"Введіть потужність приладу: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cin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&gt;&gt;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P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P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{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cout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"Потужність приладу не може бути від'ємною."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    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    }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    // Обчислення фактичної ємності з урахуванням зносу акумулятора (Вт·год)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</w:rPr>
        <w:t>float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C_eff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569CD6"/>
          <w:sz w:val="14"/>
          <w:szCs w:val="14"/>
        </w:rPr>
        <w:t>*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pow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-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deg_rate_yr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/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 xml:space="preserve"> /* переведення відсотків у частку */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),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years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);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    // Обчислення поточного запасу енергії в акумуляторі (Вт·год)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float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E_stored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C_eff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*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charge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/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100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// Обчислення корисної енергії з урахуванням ККД інвертора (Вт·год)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float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E_useful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E_stored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*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/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100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// Обчислення втрат енергії на перетворенні (Вт·год)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float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E_loss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E_stored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-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E_useful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// Обчислення загального часу автономної роботи приладу (год)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  <w:lang w:val="en-US"/>
        </w:rPr>
        <w:t>float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E_useful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/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P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// Конвертація часу у години та хвилини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h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(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)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m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2D78DA">
        <w:rPr>
          <w:rFonts w:ascii="Consolas" w:eastAsia="Times New Roman" w:hAnsi="Consolas" w:cs="Times New Roman"/>
          <w:color w:val="FF7B72"/>
          <w:sz w:val="14"/>
          <w:szCs w:val="14"/>
        </w:rPr>
        <w:t>int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)((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-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h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2D78DA">
        <w:rPr>
          <w:rFonts w:ascii="Consolas" w:eastAsia="Times New Roman" w:hAnsi="Consolas" w:cs="Times New Roman"/>
          <w:color w:val="D4D4D4"/>
          <w:sz w:val="14"/>
          <w:szCs w:val="14"/>
        </w:rPr>
        <w:t>*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60</w:t>
      </w: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 xml:space="preserve"> /* переведення дробової частини години у хвилини */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);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8B949E"/>
          <w:sz w:val="14"/>
          <w:szCs w:val="14"/>
        </w:rPr>
        <w:t>    //Вивід даних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"Модель:                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model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"Паспортна ємність:      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fixed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setprecision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</w:rPr>
        <w:t>C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" Вт·год"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Фактична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ємність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     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fixed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setprecision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1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C_eff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Вт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·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год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Вік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станції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           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years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р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."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Рівень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заряду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         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charge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 %"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ККД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інвертора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         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fixed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setprecision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2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eff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 %"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Запас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енергії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         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fixed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setprecision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1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E_stored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Вт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·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год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Корисна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енергія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       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fixed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setprecision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1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E_useful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Вт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·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год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Втрати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на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перетворенні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fixed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setprecision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1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E_loss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Вт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·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год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cout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Час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роботи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:            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fixed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setprecision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2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T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год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=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h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год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 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setfill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'0'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setw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(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  <w:lang w:val="en-US"/>
        </w:rPr>
        <w:t>2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)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C9D1D9"/>
          <w:sz w:val="14"/>
          <w:szCs w:val="14"/>
          <w:lang w:val="en-US"/>
        </w:rPr>
        <w:t>m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 xml:space="preserve">" 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</w:rPr>
        <w:t>хв</w:t>
      </w:r>
      <w:r w:rsidRPr="002D78DA">
        <w:rPr>
          <w:rFonts w:ascii="Consolas" w:eastAsia="Times New Roman" w:hAnsi="Consolas" w:cs="Times New Roman"/>
          <w:color w:val="A5D6FF"/>
          <w:sz w:val="14"/>
          <w:szCs w:val="14"/>
          <w:lang w:val="en-US"/>
        </w:rPr>
        <w:t>"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&lt;&lt;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 </w:t>
      </w:r>
      <w:r w:rsidRPr="002D78DA">
        <w:rPr>
          <w:rFonts w:ascii="Consolas" w:eastAsia="Times New Roman" w:hAnsi="Consolas" w:cs="Times New Roman"/>
          <w:color w:val="D2A8FF"/>
          <w:sz w:val="14"/>
          <w:szCs w:val="14"/>
          <w:lang w:val="en-US"/>
        </w:rPr>
        <w:t>endl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  <w:lang w:val="en-US"/>
        </w:rPr>
        <w:t xml:space="preserve">    </w:t>
      </w:r>
      <w:r w:rsidRPr="002D78DA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 xml:space="preserve"> </w:t>
      </w:r>
      <w:r w:rsidRPr="002D78DA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;</w:t>
      </w:r>
    </w:p>
    <w:p w:rsidR="002D78DA" w:rsidRPr="002D78DA" w:rsidRDefault="002D78DA" w:rsidP="002D78DA">
      <w:pPr>
        <w:shd w:val="clear" w:color="auto" w:fill="121314"/>
        <w:spacing w:line="190" w:lineRule="atLeast"/>
        <w:rPr>
          <w:rFonts w:ascii="Consolas" w:eastAsia="Times New Roman" w:hAnsi="Consolas" w:cs="Times New Roman"/>
          <w:color w:val="BBBEBF"/>
          <w:sz w:val="14"/>
          <w:szCs w:val="14"/>
        </w:rPr>
      </w:pPr>
      <w:r w:rsidRPr="002D78DA">
        <w:rPr>
          <w:rFonts w:ascii="Consolas" w:eastAsia="Times New Roman" w:hAnsi="Consolas" w:cs="Times New Roman"/>
          <w:color w:val="BBBEBF"/>
          <w:sz w:val="14"/>
          <w:szCs w:val="14"/>
        </w:rPr>
        <w:t>}</w:t>
      </w:r>
    </w:p>
    <w:p w:rsidR="00A72EFF" w:rsidRPr="001C746E" w:rsidRDefault="00DA6140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Code #</w:t>
      </w:r>
      <w:r w:rsidR="002D78DA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4</w:t>
      </w: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Код</w:t>
      </w:r>
      <w:r w:rsidR="002B2A16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 xml:space="preserve"> до задачі про автономність портативної зарядної станції</w:t>
      </w:r>
    </w:p>
    <w:p w:rsidR="004A007A" w:rsidRPr="001C746E" w:rsidRDefault="00A72EFF" w:rsidP="001E67C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Посилання на файл коду в пулреквесті</w:t>
      </w:r>
      <w:r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  <w:r w:rsidR="00E60CCA" w:rsidRPr="001C74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2B2A16" w:rsidRPr="001C746E" w:rsidRDefault="006363FA" w:rsidP="001E67CB">
      <w:hyperlink r:id="rId54">
        <w:r>
          <w:rPr>
            <w:rStyle w:val="a9"/>
            <w:lang w:val="uk-UA"/>
          </w:rPr>
          <w:t xml:space="preserve">https://github.com/artificial-intelligence-department/ai_programming_playground_2026/blob/epic_1_vlada_tashohlo/ai_11/vlada_tashohlo/epic_1/practice_task_1_vlada_tashohlo.cpp</w:t>
        </w:r>
      </w:hyperlink>
    </w:p>
    <w:p w:rsidR="00385C1E" w:rsidRPr="001C746E" w:rsidRDefault="00A72EFF" w:rsidP="001E67CB">
      <w:pPr>
        <w:pStyle w:val="2"/>
        <w:spacing w:line="240" w:lineRule="auto"/>
        <w:rPr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5.</w:t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lang w:val="uk-UA"/>
        </w:rPr>
        <w:tab/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Результати виконання завдань, тестування та фактично затрачений час:</w:t>
      </w:r>
      <w:r w:rsidR="00385C1E" w:rsidRPr="001C746E">
        <w:rPr>
          <w:lang w:val="uk-UA"/>
        </w:rPr>
        <w:t xml:space="preserve"> </w:t>
      </w:r>
    </w:p>
    <w:p w:rsidR="00385C1E" w:rsidRPr="001C746E" w:rsidRDefault="00385C1E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Завдання №11 — Experimental Exercises Activities — Run First Program</w:t>
      </w:r>
    </w:p>
    <w:p w:rsidR="00827FA5" w:rsidRPr="001C746E" w:rsidRDefault="00827FA5" w:rsidP="00827FA5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Після налаштування середовища програму було скомпільовано та запущено.</w:t>
      </w:r>
    </w:p>
    <w:p w:rsidR="00827FA5" w:rsidRPr="001C746E" w:rsidRDefault="00827FA5" w:rsidP="00827FA5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Було проведено перевірку коректності роботи програми на тестових даних.</w:t>
      </w:r>
    </w:p>
    <w:p w:rsidR="00827FA5" w:rsidRPr="001C746E" w:rsidRDefault="00827FA5" w:rsidP="00827FA5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Також було використано debugger для перевірки послідовності виконання коду та пошуку можливих помилок.</w:t>
      </w:r>
    </w:p>
    <w:p w:rsidR="00827FA5" w:rsidRPr="001C746E" w:rsidRDefault="00827FA5" w:rsidP="001E67C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lastRenderedPageBreak/>
        <w:t>Результат роботи програми було перевірено відповідно до вимог та розробленого дизайну.</w:t>
      </w:r>
    </w:p>
    <w:p w:rsidR="001E67CB" w:rsidRPr="001C746E" w:rsidRDefault="002D78DA" w:rsidP="00ED51F6">
      <w:pPr>
        <w:keepNext/>
        <w:spacing w:line="240" w:lineRule="auto"/>
        <w:ind w:left="284"/>
        <w:jc w:val="center"/>
        <w:rPr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60645" cy="3435985"/>
            <wp:effectExtent l="19050" t="0" r="1905" b="0"/>
            <wp:docPr id="3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7CB" w:rsidRDefault="001E67CB" w:rsidP="001E67CB">
      <w:pPr>
        <w:pStyle w:val="ac"/>
        <w:jc w:val="center"/>
        <w:rPr>
          <w:rFonts w:ascii="Times New Roman" w:hAnsi="Times New Roman" w:cs="Times New Roman"/>
          <w:b w:val="0"/>
          <w:i/>
          <w:sz w:val="20"/>
          <w:lang w:val="en-US"/>
        </w:rPr>
      </w:pPr>
      <w:r w:rsidRPr="007F1E88">
        <w:rPr>
          <w:rFonts w:ascii="Times New Roman" w:hAnsi="Times New Roman" w:cs="Times New Roman"/>
          <w:b w:val="0"/>
          <w:i/>
          <w:sz w:val="20"/>
          <w:lang w:val="uk-UA"/>
        </w:rPr>
        <w:t>Рис.14. Результат виконання програми</w:t>
      </w:r>
    </w:p>
    <w:p w:rsidR="007F1E88" w:rsidRPr="007F1E88" w:rsidRDefault="007F1E88" w:rsidP="007F1E88">
      <w:pPr>
        <w:rPr>
          <w:lang w:val="en-US"/>
        </w:rPr>
      </w:pPr>
    </w:p>
    <w:p w:rsidR="00ED51F6" w:rsidRDefault="009A530A" w:rsidP="00ED51F6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733415" cy="539587"/>
            <wp:effectExtent l="19050" t="0" r="635" b="0"/>
            <wp:docPr id="3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3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E88" w:rsidRPr="007F1E88" w:rsidRDefault="007F1E88" w:rsidP="007F1E88">
      <w:pPr>
        <w:pStyle w:val="ac"/>
        <w:jc w:val="center"/>
        <w:rPr>
          <w:rFonts w:ascii="Times New Roman" w:hAnsi="Times New Roman" w:cs="Times New Roman"/>
          <w:b w:val="0"/>
          <w:i/>
          <w:sz w:val="20"/>
          <w:lang w:val="uk-UA"/>
        </w:rPr>
      </w:pPr>
      <w:r w:rsidRPr="007F1E88">
        <w:rPr>
          <w:rFonts w:ascii="Times New Roman" w:hAnsi="Times New Roman" w:cs="Times New Roman"/>
          <w:b w:val="0"/>
          <w:i/>
          <w:sz w:val="20"/>
          <w:lang w:val="uk-UA"/>
        </w:rPr>
        <w:t>Рис.1</w:t>
      </w:r>
      <w:r>
        <w:rPr>
          <w:rFonts w:ascii="Times New Roman" w:hAnsi="Times New Roman" w:cs="Times New Roman"/>
          <w:b w:val="0"/>
          <w:i/>
          <w:sz w:val="20"/>
          <w:lang w:val="en-US"/>
        </w:rPr>
        <w:t>5</w:t>
      </w:r>
      <w:r>
        <w:rPr>
          <w:rFonts w:ascii="Times New Roman" w:hAnsi="Times New Roman" w:cs="Times New Roman"/>
          <w:b w:val="0"/>
          <w:i/>
          <w:sz w:val="20"/>
          <w:lang w:val="uk-UA"/>
        </w:rPr>
        <w:t>.1. Тест 1</w:t>
      </w:r>
    </w:p>
    <w:p w:rsidR="007F1E88" w:rsidRPr="007F1E88" w:rsidRDefault="007F1E88" w:rsidP="00ED51F6">
      <w:pPr>
        <w:jc w:val="center"/>
        <w:rPr>
          <w:lang w:val="en-US"/>
        </w:rPr>
      </w:pPr>
    </w:p>
    <w:p w:rsidR="00BA57A1" w:rsidRDefault="00BA57A1" w:rsidP="00ED51F6">
      <w:pPr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733415" cy="675387"/>
            <wp:effectExtent l="19050" t="0" r="635" b="0"/>
            <wp:docPr id="3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75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E88" w:rsidRPr="007F1E88" w:rsidRDefault="007F1E88" w:rsidP="007F1E88">
      <w:pPr>
        <w:pStyle w:val="ac"/>
        <w:jc w:val="center"/>
        <w:rPr>
          <w:rFonts w:ascii="Times New Roman" w:hAnsi="Times New Roman" w:cs="Times New Roman"/>
          <w:b w:val="0"/>
          <w:i/>
          <w:sz w:val="20"/>
          <w:lang w:val="uk-UA"/>
        </w:rPr>
      </w:pPr>
      <w:r w:rsidRPr="007F1E88">
        <w:rPr>
          <w:rFonts w:ascii="Times New Roman" w:hAnsi="Times New Roman" w:cs="Times New Roman"/>
          <w:b w:val="0"/>
          <w:i/>
          <w:sz w:val="20"/>
          <w:lang w:val="uk-UA"/>
        </w:rPr>
        <w:t>Рис.1</w:t>
      </w:r>
      <w:r>
        <w:rPr>
          <w:rFonts w:ascii="Times New Roman" w:hAnsi="Times New Roman" w:cs="Times New Roman"/>
          <w:b w:val="0"/>
          <w:i/>
          <w:sz w:val="20"/>
          <w:lang w:val="en-US"/>
        </w:rPr>
        <w:t>5</w:t>
      </w:r>
      <w:r>
        <w:rPr>
          <w:rFonts w:ascii="Times New Roman" w:hAnsi="Times New Roman" w:cs="Times New Roman"/>
          <w:b w:val="0"/>
          <w:i/>
          <w:sz w:val="20"/>
          <w:lang w:val="uk-UA"/>
        </w:rPr>
        <w:t>.2. Тест 2</w:t>
      </w:r>
    </w:p>
    <w:p w:rsidR="007F1E88" w:rsidRPr="007F1E88" w:rsidRDefault="007F1E88" w:rsidP="00ED51F6">
      <w:pPr>
        <w:jc w:val="center"/>
        <w:rPr>
          <w:lang w:val="uk-UA"/>
        </w:rPr>
      </w:pPr>
    </w:p>
    <w:p w:rsidR="002E19B4" w:rsidRDefault="002E19B4" w:rsidP="00ED51F6">
      <w:pPr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410200" cy="969645"/>
            <wp:effectExtent l="19050" t="0" r="0" b="0"/>
            <wp:docPr id="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969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E88" w:rsidRPr="007F1E88" w:rsidRDefault="007F1E88" w:rsidP="007F1E88">
      <w:pPr>
        <w:pStyle w:val="ac"/>
        <w:jc w:val="center"/>
        <w:rPr>
          <w:rFonts w:ascii="Times New Roman" w:hAnsi="Times New Roman" w:cs="Times New Roman"/>
          <w:b w:val="0"/>
          <w:i/>
          <w:sz w:val="20"/>
          <w:lang w:val="uk-UA"/>
        </w:rPr>
      </w:pPr>
      <w:r w:rsidRPr="007F1E88">
        <w:rPr>
          <w:rFonts w:ascii="Times New Roman" w:hAnsi="Times New Roman" w:cs="Times New Roman"/>
          <w:b w:val="0"/>
          <w:i/>
          <w:sz w:val="20"/>
          <w:lang w:val="uk-UA"/>
        </w:rPr>
        <w:t>Рис.1</w:t>
      </w:r>
      <w:r>
        <w:rPr>
          <w:rFonts w:ascii="Times New Roman" w:hAnsi="Times New Roman" w:cs="Times New Roman"/>
          <w:b w:val="0"/>
          <w:i/>
          <w:sz w:val="20"/>
          <w:lang w:val="en-US"/>
        </w:rPr>
        <w:t>5</w:t>
      </w:r>
      <w:r>
        <w:rPr>
          <w:rFonts w:ascii="Times New Roman" w:hAnsi="Times New Roman" w:cs="Times New Roman"/>
          <w:b w:val="0"/>
          <w:i/>
          <w:sz w:val="20"/>
          <w:lang w:val="uk-UA"/>
        </w:rPr>
        <w:t>.3. Тест 3</w:t>
      </w:r>
    </w:p>
    <w:p w:rsidR="007F1E88" w:rsidRPr="007F1E88" w:rsidRDefault="007F1E88" w:rsidP="00ED51F6">
      <w:pPr>
        <w:jc w:val="center"/>
        <w:rPr>
          <w:lang w:val="uk-UA"/>
        </w:rPr>
      </w:pPr>
    </w:p>
    <w:p w:rsidR="007F1E88" w:rsidRDefault="007F1E88" w:rsidP="00ED51F6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133340" cy="1184275"/>
            <wp:effectExtent l="19050" t="0" r="0" b="0"/>
            <wp:docPr id="3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E88" w:rsidRPr="007F1E88" w:rsidRDefault="007F1E88" w:rsidP="007F1E88">
      <w:pPr>
        <w:pStyle w:val="ac"/>
        <w:jc w:val="center"/>
        <w:rPr>
          <w:rFonts w:ascii="Times New Roman" w:hAnsi="Times New Roman" w:cs="Times New Roman"/>
          <w:b w:val="0"/>
          <w:i/>
          <w:sz w:val="20"/>
          <w:lang w:val="uk-UA"/>
        </w:rPr>
      </w:pPr>
      <w:r w:rsidRPr="007F1E88">
        <w:rPr>
          <w:rFonts w:ascii="Times New Roman" w:hAnsi="Times New Roman" w:cs="Times New Roman"/>
          <w:b w:val="0"/>
          <w:i/>
          <w:sz w:val="20"/>
          <w:lang w:val="uk-UA"/>
        </w:rPr>
        <w:t>Рис.1</w:t>
      </w:r>
      <w:r>
        <w:rPr>
          <w:rFonts w:ascii="Times New Roman" w:hAnsi="Times New Roman" w:cs="Times New Roman"/>
          <w:b w:val="0"/>
          <w:i/>
          <w:sz w:val="20"/>
          <w:lang w:val="en-US"/>
        </w:rPr>
        <w:t>5</w:t>
      </w:r>
      <w:r>
        <w:rPr>
          <w:rFonts w:ascii="Times New Roman" w:hAnsi="Times New Roman" w:cs="Times New Roman"/>
          <w:b w:val="0"/>
          <w:i/>
          <w:sz w:val="20"/>
          <w:lang w:val="uk-UA"/>
        </w:rPr>
        <w:t>.4. Тест 4</w:t>
      </w:r>
    </w:p>
    <w:p w:rsidR="007F1E88" w:rsidRPr="007F1E88" w:rsidRDefault="007F1E88" w:rsidP="00ED51F6">
      <w:pPr>
        <w:jc w:val="center"/>
        <w:rPr>
          <w:lang w:val="uk-UA"/>
        </w:rPr>
      </w:pPr>
    </w:p>
    <w:p w:rsidR="007F1E88" w:rsidRDefault="007F1E88" w:rsidP="00ED51F6">
      <w:pPr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057140" cy="1440815"/>
            <wp:effectExtent l="19050" t="0" r="0" b="0"/>
            <wp:docPr id="3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E88" w:rsidRPr="007F1E88" w:rsidRDefault="007F1E88" w:rsidP="007F1E88">
      <w:pPr>
        <w:pStyle w:val="ac"/>
        <w:jc w:val="center"/>
        <w:rPr>
          <w:rFonts w:ascii="Times New Roman" w:hAnsi="Times New Roman" w:cs="Times New Roman"/>
          <w:b w:val="0"/>
          <w:i/>
          <w:sz w:val="20"/>
          <w:lang w:val="uk-UA"/>
        </w:rPr>
      </w:pPr>
      <w:r w:rsidRPr="007F1E88">
        <w:rPr>
          <w:rFonts w:ascii="Times New Roman" w:hAnsi="Times New Roman" w:cs="Times New Roman"/>
          <w:b w:val="0"/>
          <w:i/>
          <w:sz w:val="20"/>
          <w:lang w:val="uk-UA"/>
        </w:rPr>
        <w:t>Рис.1</w:t>
      </w:r>
      <w:r>
        <w:rPr>
          <w:rFonts w:ascii="Times New Roman" w:hAnsi="Times New Roman" w:cs="Times New Roman"/>
          <w:b w:val="0"/>
          <w:i/>
          <w:sz w:val="20"/>
          <w:lang w:val="en-US"/>
        </w:rPr>
        <w:t>5</w:t>
      </w:r>
      <w:r w:rsidR="00C41178">
        <w:rPr>
          <w:rFonts w:ascii="Times New Roman" w:hAnsi="Times New Roman" w:cs="Times New Roman"/>
          <w:b w:val="0"/>
          <w:i/>
          <w:sz w:val="20"/>
          <w:lang w:val="uk-UA"/>
        </w:rPr>
        <w:t>.5. Тест 5</w:t>
      </w:r>
    </w:p>
    <w:p w:rsidR="007F1E88" w:rsidRPr="007F1E88" w:rsidRDefault="007F1E88" w:rsidP="00ED51F6">
      <w:pPr>
        <w:jc w:val="center"/>
        <w:rPr>
          <w:lang w:val="uk-UA"/>
        </w:rPr>
      </w:pPr>
    </w:p>
    <w:p w:rsidR="007F1E88" w:rsidRDefault="007F1E88" w:rsidP="00ED51F6">
      <w:pPr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816985" cy="1544955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154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178" w:rsidRPr="007F1E88" w:rsidRDefault="00C41178" w:rsidP="00C41178">
      <w:pPr>
        <w:pStyle w:val="ac"/>
        <w:jc w:val="center"/>
        <w:rPr>
          <w:rFonts w:ascii="Times New Roman" w:hAnsi="Times New Roman" w:cs="Times New Roman"/>
          <w:b w:val="0"/>
          <w:i/>
          <w:sz w:val="20"/>
          <w:lang w:val="uk-UA"/>
        </w:rPr>
      </w:pPr>
      <w:r w:rsidRPr="007F1E88">
        <w:rPr>
          <w:rFonts w:ascii="Times New Roman" w:hAnsi="Times New Roman" w:cs="Times New Roman"/>
          <w:b w:val="0"/>
          <w:i/>
          <w:sz w:val="20"/>
          <w:lang w:val="uk-UA"/>
        </w:rPr>
        <w:t>Рис.1</w:t>
      </w:r>
      <w:r>
        <w:rPr>
          <w:rFonts w:ascii="Times New Roman" w:hAnsi="Times New Roman" w:cs="Times New Roman"/>
          <w:b w:val="0"/>
          <w:i/>
          <w:sz w:val="20"/>
          <w:lang w:val="en-US"/>
        </w:rPr>
        <w:t>5</w:t>
      </w:r>
      <w:r>
        <w:rPr>
          <w:rFonts w:ascii="Times New Roman" w:hAnsi="Times New Roman" w:cs="Times New Roman"/>
          <w:b w:val="0"/>
          <w:i/>
          <w:sz w:val="20"/>
          <w:lang w:val="uk-UA"/>
        </w:rPr>
        <w:t>.6. Тест 6</w:t>
      </w:r>
    </w:p>
    <w:p w:rsidR="009B5947" w:rsidRPr="001C746E" w:rsidRDefault="00385C1E" w:rsidP="009B5947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Час, затрачений на виконання завдання:</w:t>
      </w:r>
      <w:r w:rsidR="001E67CB" w:rsidRPr="001C746E">
        <w:rPr>
          <w:rFonts w:ascii="Times New Roman" w:hAnsi="Times New Roman" w:cs="Times New Roman"/>
          <w:sz w:val="24"/>
          <w:szCs w:val="24"/>
          <w:lang w:val="uk-UA"/>
        </w:rPr>
        <w:t xml:space="preserve"> 1 год</w:t>
      </w:r>
    </w:p>
    <w:p w:rsidR="009B5947" w:rsidRPr="001C746E" w:rsidRDefault="009B5947" w:rsidP="009B5947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A72EFF" w:rsidRPr="001C746E" w:rsidRDefault="00A72EFF" w:rsidP="009B5947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6.</w:t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lang w:val="uk-UA"/>
        </w:rPr>
        <w:tab/>
      </w:r>
      <w:r w:rsidRPr="001C746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Кооперація з командою:</w:t>
      </w:r>
    </w:p>
    <w:p w:rsidR="009854FC" w:rsidRPr="001C746E" w:rsidRDefault="009854FC" w:rsidP="009A4BD1">
      <w:pPr>
        <w:pStyle w:val="a8"/>
        <w:numPr>
          <w:ilvl w:val="0"/>
          <w:numId w:val="46"/>
        </w:numPr>
        <w:spacing w:before="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Перша зустріч 17.09. Обговорюємо епік, з’ясовуємо як будемо виконувати ті чи інші таски:</w:t>
      </w:r>
    </w:p>
    <w:p w:rsidR="009854FC" w:rsidRPr="001C746E" w:rsidRDefault="00A1387A" w:rsidP="009854FC">
      <w:pPr>
        <w:pStyle w:val="a7"/>
        <w:keepNext/>
        <w:jc w:val="center"/>
        <w:rPr>
          <w:lang w:val="uk-UA"/>
        </w:rPr>
      </w:pPr>
      <w:r w:rsidRPr="001C746E">
        <w:rPr>
          <w:noProof/>
        </w:rPr>
        <w:lastRenderedPageBreak/>
        <w:drawing>
          <wp:inline distT="0" distB="0" distL="0" distR="0">
            <wp:extent cx="6104659" cy="2271748"/>
            <wp:effectExtent l="19050" t="0" r="0" b="0"/>
            <wp:docPr id="8" name="Рисунок 4" descr="C:\Users\User\OneDrive\Изображения\Screenshots\Screenshot 2026-09-22 191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Изображения\Screenshots\Screenshot 2026-09-22 191343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860" cy="227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87A" w:rsidRPr="001C746E" w:rsidRDefault="009854FC" w:rsidP="009854FC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 1</w:t>
      </w:r>
      <w:r w:rsidR="007F1E88" w:rsidRPr="007F1E88">
        <w:rPr>
          <w:rFonts w:ascii="Times New Roman" w:hAnsi="Times New Roman" w:cs="Times New Roman"/>
          <w:b w:val="0"/>
          <w:i/>
          <w:sz w:val="20"/>
          <w:szCs w:val="20"/>
        </w:rPr>
        <w:t>6</w:t>
      </w: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 xml:space="preserve"> Скрін першої зустрічі в зум та командної дошки трелло</w:t>
      </w:r>
    </w:p>
    <w:p w:rsidR="004A007A" w:rsidRPr="001C746E" w:rsidRDefault="004A007A" w:rsidP="004A007A">
      <w:pPr>
        <w:rPr>
          <w:lang w:val="uk-UA"/>
        </w:rPr>
      </w:pPr>
    </w:p>
    <w:p w:rsidR="009A4BD1" w:rsidRPr="001C746E" w:rsidRDefault="009854FC" w:rsidP="009A4BD1">
      <w:pPr>
        <w:pStyle w:val="a7"/>
        <w:numPr>
          <w:ilvl w:val="0"/>
          <w:numId w:val="47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lang w:val="uk-UA"/>
        </w:rPr>
      </w:pPr>
      <w:r w:rsidRPr="001C746E">
        <w:rPr>
          <w:color w:val="000000"/>
          <w:lang w:val="uk-UA"/>
        </w:rPr>
        <w:t>Друга зустріч 22.09. Обговорюємо епік, з’ясовуємо як будемо писати код та створювати пулреквести:</w:t>
      </w:r>
    </w:p>
    <w:p w:rsidR="009854FC" w:rsidRPr="001C746E" w:rsidRDefault="00A1387A" w:rsidP="006B582C">
      <w:pPr>
        <w:pStyle w:val="a7"/>
        <w:spacing w:before="240" w:beforeAutospacing="0" w:after="0" w:afterAutospacing="0"/>
        <w:jc w:val="center"/>
        <w:textAlignment w:val="baseline"/>
        <w:rPr>
          <w:rFonts w:ascii="Calibri" w:hAnsi="Calibri" w:cs="Calibri"/>
          <w:color w:val="000000"/>
          <w:lang w:val="uk-UA"/>
        </w:rPr>
      </w:pPr>
      <w:r w:rsidRPr="001C746E">
        <w:rPr>
          <w:noProof/>
        </w:rPr>
        <w:drawing>
          <wp:inline distT="0" distB="0" distL="0" distR="0">
            <wp:extent cx="6102980" cy="2267007"/>
            <wp:effectExtent l="19050" t="0" r="0" b="0"/>
            <wp:docPr id="9" name="Рисунок 7" descr="C:\Users\User\OneDrive\Изображения\Screenshots\Screenshot 2026-09-22 191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OneDrive\Изображения\Screenshots\Screenshot 2026-09-22 191600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980" cy="226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4FC" w:rsidRPr="001C746E" w:rsidRDefault="007F1E88" w:rsidP="00890BBF">
      <w:pPr>
        <w:pStyle w:val="ac"/>
        <w:spacing w:after="0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Рис.1</w:t>
      </w:r>
      <w:r>
        <w:rPr>
          <w:rFonts w:ascii="Times New Roman" w:hAnsi="Times New Roman" w:cs="Times New Roman"/>
          <w:b w:val="0"/>
          <w:i/>
          <w:sz w:val="20"/>
          <w:szCs w:val="20"/>
          <w:lang w:val="en-US"/>
        </w:rPr>
        <w:t>7</w:t>
      </w:r>
      <w:r w:rsidR="009854FC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  Скрін другої зустрічі в зум та командної дошки трелло</w:t>
      </w:r>
    </w:p>
    <w:p w:rsidR="004A007A" w:rsidRPr="001C746E" w:rsidRDefault="004A007A" w:rsidP="004A007A">
      <w:pPr>
        <w:rPr>
          <w:lang w:val="uk-UA"/>
        </w:rPr>
      </w:pPr>
    </w:p>
    <w:p w:rsidR="00A72EFF" w:rsidRPr="001C746E" w:rsidRDefault="004A007A" w:rsidP="00890BBF">
      <w:pPr>
        <w:numPr>
          <w:ilvl w:val="0"/>
          <w:numId w:val="17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Код ревю пулреквестів учасників команди, всі зауваження тімейтів були враховані:</w:t>
      </w:r>
    </w:p>
    <w:p w:rsidR="004A007A" w:rsidRPr="001C746E" w:rsidRDefault="004A007A" w:rsidP="004A007A">
      <w:pPr>
        <w:pStyle w:val="a7"/>
        <w:keepNext/>
        <w:ind w:left="360"/>
        <w:jc w:val="center"/>
        <w:rPr>
          <w:lang w:val="uk-UA"/>
        </w:rPr>
      </w:pPr>
      <w:r w:rsidRPr="001C746E">
        <w:rPr>
          <w:noProof/>
        </w:rPr>
        <w:lastRenderedPageBreak/>
        <w:drawing>
          <wp:inline distT="0" distB="0" distL="0" distR="0">
            <wp:extent cx="5169478" cy="3768788"/>
            <wp:effectExtent l="19050" t="0" r="0" b="0"/>
            <wp:docPr id="11" name="Рисунок 7" descr="C:\Users\User\OneDrive\Изображения\Screenshots\Screenshot 2026-09-23 203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OneDrive\Изображения\Screenshots\Screenshot 2026-09-23 203320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423" cy="3771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07A" w:rsidRPr="001C746E" w:rsidRDefault="005245B6" w:rsidP="004A007A">
      <w:pPr>
        <w:pStyle w:val="ac"/>
        <w:jc w:val="center"/>
        <w:rPr>
          <w:rFonts w:ascii="Times New Roman" w:hAnsi="Times New Roman" w:cs="Times New Roman"/>
          <w:b w:val="0"/>
          <w:i/>
          <w:sz w:val="20"/>
          <w:szCs w:val="20"/>
          <w:lang w:val="uk-UA"/>
        </w:rPr>
      </w:pPr>
      <w:r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Рис.1</w:t>
      </w:r>
      <w:r w:rsidR="007F1E88">
        <w:rPr>
          <w:rFonts w:ascii="Times New Roman" w:hAnsi="Times New Roman" w:cs="Times New Roman"/>
          <w:b w:val="0"/>
          <w:i/>
          <w:sz w:val="20"/>
          <w:szCs w:val="20"/>
          <w:lang w:val="en-US"/>
        </w:rPr>
        <w:t>8</w:t>
      </w:r>
      <w:r w:rsidR="004A007A" w:rsidRPr="001C746E">
        <w:rPr>
          <w:rFonts w:ascii="Times New Roman" w:hAnsi="Times New Roman" w:cs="Times New Roman"/>
          <w:b w:val="0"/>
          <w:i/>
          <w:sz w:val="20"/>
          <w:szCs w:val="20"/>
          <w:lang w:val="uk-UA"/>
        </w:rPr>
        <w:t>.Скрін коментарів в пулреквесті</w:t>
      </w:r>
    </w:p>
    <w:p w:rsidR="004A007A" w:rsidRPr="001C746E" w:rsidRDefault="004A007A" w:rsidP="004A007A">
      <w:pPr>
        <w:spacing w:after="20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:rsidR="0064606C" w:rsidRPr="001C746E" w:rsidRDefault="00A72EFF" w:rsidP="001E67CB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</w:pPr>
      <w:r w:rsidRPr="001C746E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val="uk-UA"/>
        </w:rPr>
        <w:t>Висновки: </w:t>
      </w:r>
    </w:p>
    <w:p w:rsidR="00C71B52" w:rsidRPr="001C746E" w:rsidRDefault="00C71B52" w:rsidP="00BE365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Упродовж виконання епіку №1 було пройдено основні етапи розробки програмного забезпечення: ознайомлення з вимогами, планування, дизайн, програмування, тестування та реліз.</w:t>
      </w:r>
    </w:p>
    <w:p w:rsidR="00BE3657" w:rsidRPr="001C746E" w:rsidRDefault="00BE3657" w:rsidP="00BE365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BE365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На першому етапі було налаштовано Linux-середовище за допомогою WSL2 та Ubuntu. Необхідні інструменти встановлювалися через термінал із використанням менеджера пакетів apt. Було освоєно базові консольні команди Linux.</w:t>
      </w:r>
    </w:p>
    <w:p w:rsidR="00BE3657" w:rsidRPr="001C746E" w:rsidRDefault="00BE3657" w:rsidP="00BE365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BE365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Було встановлено компілятор та дебагер, після чого налаштовано Git і GitHub. Було створено SSH-ключ, налаштовано підключення до GitHub, створено робочу гілку та виконано роботу з репозиторієм.</w:t>
      </w:r>
    </w:p>
    <w:p w:rsidR="00BE3657" w:rsidRPr="001C746E" w:rsidRDefault="00BE3657" w:rsidP="00BE365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BE365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Після цього було встановлено та налаштовано Visual Studio Code, необхідні розширення для C/C++, IntelliSense та Code Runner. Середовище було підключено до Linux через WSL2 для компіляції, запуску та налагодження програм.</w:t>
      </w:r>
    </w:p>
    <w:p w:rsidR="00C71B52" w:rsidRPr="001C746E" w:rsidRDefault="00C71B52" w:rsidP="00BE365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Для планування роботи використовувалося Trello, для перевірки програмних рішень — Algotester, а для візуального представлення алгоритмів — Draw.io.</w:t>
      </w:r>
    </w:p>
    <w:p w:rsidR="00BE3657" w:rsidRPr="001C746E" w:rsidRDefault="00BE3657" w:rsidP="00BE365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BE365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lastRenderedPageBreak/>
        <w:t>У межах практичного завдання було створено, скомпільовано та запущено першу програму мовою C++. Її роботу було перевірено та налагоджено відповідно до розробленого дизайну.</w:t>
      </w:r>
    </w:p>
    <w:p w:rsidR="00BE3657" w:rsidRPr="001C746E" w:rsidRDefault="00BE3657" w:rsidP="00BE365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BE365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На завершальному етапі було оформлено звіт, виконано коміт змін у робочу гілку, відправлено зміни на GitHub та створено Pull Request. Робота була передана на Code Review учасникам команди.</w:t>
      </w:r>
    </w:p>
    <w:p w:rsidR="00C71B52" w:rsidRPr="001C746E" w:rsidRDefault="00C71B52" w:rsidP="001E67CB">
      <w:pPr>
        <w:pStyle w:val="2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746E">
        <w:rPr>
          <w:rFonts w:ascii="Times New Roman" w:hAnsi="Times New Roman" w:cs="Times New Roman"/>
          <w:sz w:val="28"/>
          <w:szCs w:val="28"/>
          <w:lang w:val="uk-UA"/>
        </w:rPr>
        <w:t>Здобуті навички</w:t>
      </w:r>
      <w:r w:rsidR="001E67CB" w:rsidRPr="001C746E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E67CB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Linux та WSL2: освоєно роботу з Linux-подібним середовищем та базовими консольними командами.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Package Managers: отримано практичний досвід встановлення та оновлення програмного забезпечення через менеджер пакетів apt.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Компіляція: освоєно базові принципи компіляції програм та роботу компілятора C/C++.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Налагодження: ознайомилася з debugger та базовими принципами пошуку й виправлення помилок у програмному коді.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Visual Studio Code: встановлено та налаштовано середовище розробки для роботи з C/C++.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C/C++ Extensions: встановлено необхідні розширення та освоєно IntelliSense і Code Runner.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Git та GitHub: освоєно роботу з репозиторіями, гілками, комітами, віддаленими репозиторіями та SSH-підключенням.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Pull Request та Code Review: отримано практичний досвід створення Pull Request та проходження перевірки коду учасниками команди.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Командна робота: освоєно Trello для планування та відстеження виконання завдань.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Тестування: використано Algotester та debugger для перевірки правильності роботи програм.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Візуалізація алгоритмів: освоєно створення блок-схем у Draw.io.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t>Програмування: отримано практичні навички написання, компіляції, запуску, тестування та налагодження програм мовою C++.</w:t>
      </w:r>
    </w:p>
    <w:p w:rsidR="00F01378" w:rsidRPr="001C746E" w:rsidRDefault="00F01378" w:rsidP="001E67C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C71B52" w:rsidRPr="001C746E" w:rsidRDefault="00C71B52" w:rsidP="001E67C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C746E">
        <w:rPr>
          <w:rFonts w:ascii="Times New Roman" w:hAnsi="Times New Roman" w:cs="Times New Roman"/>
          <w:sz w:val="24"/>
          <w:szCs w:val="24"/>
          <w:lang w:val="uk-UA"/>
        </w:rPr>
        <w:lastRenderedPageBreak/>
        <w:t>Документування: оформлено результати виконання лабораторних та практичних робіт у вигляді звіту та підготовлено його до релізу в GitHub.</w:t>
      </w:r>
    </w:p>
    <w:p w:rsidR="006363FA" w:rsidRPr="00ED51F6" w:rsidRDefault="006363FA" w:rsidP="00ED51F6">
      <w:pPr>
        <w:rPr>
          <w:lang w:val="uk-UA"/>
        </w:rPr>
      </w:pPr>
    </w:p>
    <w:sectPr w:rsidR="006363FA" w:rsidRPr="00ED51F6" w:rsidSect="0055429A">
      <w:footerReference w:type="default" r:id="rId46"/>
      <w:headerReference w:type="first" r:id="rId47"/>
      <w:footerReference w:type="first" r:id="rId4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422F" w:rsidRDefault="004C422F" w:rsidP="0055429A">
      <w:pPr>
        <w:spacing w:line="240" w:lineRule="auto"/>
      </w:pPr>
      <w:r>
        <w:separator/>
      </w:r>
    </w:p>
  </w:endnote>
  <w:endnote w:type="continuationSeparator" w:id="1">
    <w:p w:rsidR="004C422F" w:rsidRDefault="004C422F" w:rsidP="0055429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EB83332C-A68B-4E83-B80A-92A89C731CA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E24A24A8-2B6C-430C-B397-72A1166B33E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A3B38660-3580-45CF-BAC5-E89C2783F8A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EEB3AEB-BE5A-4ECB-884C-8349DEC2DC54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E88" w:rsidRDefault="007F1E88">
    <w:pPr>
      <w:pStyle w:val="normal"/>
      <w:jc w:val="center"/>
    </w:pPr>
    <w:r>
      <w:t>2026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E88" w:rsidRDefault="007F1E88">
    <w:pPr>
      <w:pStyle w:val="normal"/>
      <w:rPr>
        <w:ins w:id="1" w:author="Андрій Сачковський" w:date="2026-09-16T21:11:00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422F" w:rsidRDefault="004C422F" w:rsidP="0055429A">
      <w:pPr>
        <w:spacing w:line="240" w:lineRule="auto"/>
      </w:pPr>
      <w:r>
        <w:separator/>
      </w:r>
    </w:p>
  </w:footnote>
  <w:footnote w:type="continuationSeparator" w:id="1">
    <w:p w:rsidR="004C422F" w:rsidRDefault="004C422F" w:rsidP="0055429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E88" w:rsidRDefault="007F1E88">
    <w:pPr>
      <w:pStyle w:val="normal"/>
      <w:rPr>
        <w:ins w:id="0" w:author="Андрій Сачковський" w:date="2026-09-16T21:11:00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E44CB"/>
    <w:multiLevelType w:val="multilevel"/>
    <w:tmpl w:val="B7B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927FA"/>
    <w:multiLevelType w:val="multilevel"/>
    <w:tmpl w:val="A51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921C3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27F9A"/>
    <w:multiLevelType w:val="multilevel"/>
    <w:tmpl w:val="377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832C78"/>
    <w:multiLevelType w:val="multilevel"/>
    <w:tmpl w:val="790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3A5174"/>
    <w:multiLevelType w:val="multilevel"/>
    <w:tmpl w:val="23C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2616F8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857431"/>
    <w:multiLevelType w:val="multilevel"/>
    <w:tmpl w:val="7E3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EE674F"/>
    <w:multiLevelType w:val="hybridMultilevel"/>
    <w:tmpl w:val="01BCE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4165F4"/>
    <w:multiLevelType w:val="multilevel"/>
    <w:tmpl w:val="200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2B4F5E"/>
    <w:multiLevelType w:val="multilevel"/>
    <w:tmpl w:val="4488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652CEB"/>
    <w:multiLevelType w:val="multilevel"/>
    <w:tmpl w:val="8176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A9169D"/>
    <w:multiLevelType w:val="multilevel"/>
    <w:tmpl w:val="941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4F3131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A22B8E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E81E79"/>
    <w:multiLevelType w:val="multilevel"/>
    <w:tmpl w:val="8AA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0E12F5"/>
    <w:multiLevelType w:val="multilevel"/>
    <w:tmpl w:val="C58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8F6448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046D9A"/>
    <w:multiLevelType w:val="multilevel"/>
    <w:tmpl w:val="E86A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F04BA3"/>
    <w:multiLevelType w:val="multilevel"/>
    <w:tmpl w:val="E50A3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>
    <w:nsid w:val="2CF15A5B"/>
    <w:multiLevelType w:val="multilevel"/>
    <w:tmpl w:val="CE341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>
    <w:nsid w:val="2D0E3206"/>
    <w:multiLevelType w:val="multilevel"/>
    <w:tmpl w:val="B30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693842"/>
    <w:multiLevelType w:val="multilevel"/>
    <w:tmpl w:val="CE341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>
    <w:nsid w:val="30CE1E21"/>
    <w:multiLevelType w:val="multilevel"/>
    <w:tmpl w:val="3B9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B74EF0"/>
    <w:multiLevelType w:val="multilevel"/>
    <w:tmpl w:val="0B2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9819D6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4513FF"/>
    <w:multiLevelType w:val="multilevel"/>
    <w:tmpl w:val="BB54FE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9831804"/>
    <w:multiLevelType w:val="multilevel"/>
    <w:tmpl w:val="CE341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>
    <w:nsid w:val="41495455"/>
    <w:multiLevelType w:val="hybridMultilevel"/>
    <w:tmpl w:val="E6D4D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C834BE"/>
    <w:multiLevelType w:val="multilevel"/>
    <w:tmpl w:val="40F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2F57CE2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D505A7"/>
    <w:multiLevelType w:val="multilevel"/>
    <w:tmpl w:val="353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07592F"/>
    <w:multiLevelType w:val="multilevel"/>
    <w:tmpl w:val="579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BF54FA"/>
    <w:multiLevelType w:val="multilevel"/>
    <w:tmpl w:val="791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8805B0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184DC8"/>
    <w:multiLevelType w:val="multilevel"/>
    <w:tmpl w:val="518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312C02"/>
    <w:multiLevelType w:val="multilevel"/>
    <w:tmpl w:val="14123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nsid w:val="641A18B3"/>
    <w:multiLevelType w:val="multilevel"/>
    <w:tmpl w:val="A5F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362007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F751A4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36F4468"/>
    <w:multiLevelType w:val="multilevel"/>
    <w:tmpl w:val="FD8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8A0702"/>
    <w:multiLevelType w:val="hybridMultilevel"/>
    <w:tmpl w:val="28AE1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BD73D8"/>
    <w:multiLevelType w:val="multilevel"/>
    <w:tmpl w:val="79041EA4"/>
    <w:lvl w:ilvl="0">
      <w:numFmt w:val="decimal"/>
      <w:lvlText w:val=""/>
      <w:lvlJc w:val="left"/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7D6BEF"/>
    <w:multiLevelType w:val="multilevel"/>
    <w:tmpl w:val="EF0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9F1CDF"/>
    <w:multiLevelType w:val="multilevel"/>
    <w:tmpl w:val="B3B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FDE4360"/>
    <w:multiLevelType w:val="hybridMultilevel"/>
    <w:tmpl w:val="E8C205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26"/>
    <w:lvlOverride w:ilvl="0">
      <w:lvl w:ilvl="0">
        <w:numFmt w:val="decimal"/>
        <w:lvlText w:val="%1."/>
        <w:lvlJc w:val="left"/>
      </w:lvl>
    </w:lvlOverride>
  </w:num>
  <w:num w:numId="4">
    <w:abstractNumId w:val="4"/>
  </w:num>
  <w:num w:numId="5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7">
    <w:abstractNumId w:val="40"/>
  </w:num>
  <w:num w:numId="8">
    <w:abstractNumId w:val="9"/>
  </w:num>
  <w:num w:numId="9">
    <w:abstractNumId w:val="33"/>
  </w:num>
  <w:num w:numId="10">
    <w:abstractNumId w:val="37"/>
  </w:num>
  <w:num w:numId="11">
    <w:abstractNumId w:val="1"/>
  </w:num>
  <w:num w:numId="12">
    <w:abstractNumId w:val="31"/>
  </w:num>
  <w:num w:numId="13">
    <w:abstractNumId w:val="0"/>
  </w:num>
  <w:num w:numId="14">
    <w:abstractNumId w:val="3"/>
  </w:num>
  <w:num w:numId="15">
    <w:abstractNumId w:val="12"/>
  </w:num>
  <w:num w:numId="16">
    <w:abstractNumId w:val="7"/>
  </w:num>
  <w:num w:numId="17">
    <w:abstractNumId w:val="16"/>
  </w:num>
  <w:num w:numId="18">
    <w:abstractNumId w:val="35"/>
  </w:num>
  <w:num w:numId="19">
    <w:abstractNumId w:val="43"/>
  </w:num>
  <w:num w:numId="20">
    <w:abstractNumId w:val="44"/>
  </w:num>
  <w:num w:numId="21">
    <w:abstractNumId w:val="10"/>
  </w:num>
  <w:num w:numId="22">
    <w:abstractNumId w:val="21"/>
  </w:num>
  <w:num w:numId="23">
    <w:abstractNumId w:val="24"/>
  </w:num>
  <w:num w:numId="24">
    <w:abstractNumId w:val="32"/>
  </w:num>
  <w:num w:numId="25">
    <w:abstractNumId w:val="5"/>
  </w:num>
  <w:num w:numId="26">
    <w:abstractNumId w:val="19"/>
  </w:num>
  <w:num w:numId="27">
    <w:abstractNumId w:val="28"/>
  </w:num>
  <w:num w:numId="28">
    <w:abstractNumId w:val="27"/>
  </w:num>
  <w:num w:numId="29">
    <w:abstractNumId w:val="22"/>
  </w:num>
  <w:num w:numId="30">
    <w:abstractNumId w:val="20"/>
  </w:num>
  <w:num w:numId="31">
    <w:abstractNumId w:val="23"/>
  </w:num>
  <w:num w:numId="32">
    <w:abstractNumId w:val="29"/>
  </w:num>
  <w:num w:numId="33">
    <w:abstractNumId w:val="42"/>
  </w:num>
  <w:num w:numId="34">
    <w:abstractNumId w:val="34"/>
  </w:num>
  <w:num w:numId="35">
    <w:abstractNumId w:val="30"/>
  </w:num>
  <w:num w:numId="36">
    <w:abstractNumId w:val="38"/>
  </w:num>
  <w:num w:numId="37">
    <w:abstractNumId w:val="14"/>
  </w:num>
  <w:num w:numId="38">
    <w:abstractNumId w:val="25"/>
  </w:num>
  <w:num w:numId="39">
    <w:abstractNumId w:val="17"/>
  </w:num>
  <w:num w:numId="40">
    <w:abstractNumId w:val="2"/>
  </w:num>
  <w:num w:numId="41">
    <w:abstractNumId w:val="6"/>
  </w:num>
  <w:num w:numId="42">
    <w:abstractNumId w:val="13"/>
  </w:num>
  <w:num w:numId="43">
    <w:abstractNumId w:val="39"/>
  </w:num>
  <w:num w:numId="44">
    <w:abstractNumId w:val="45"/>
  </w:num>
  <w:num w:numId="45">
    <w:abstractNumId w:val="41"/>
  </w:num>
  <w:num w:numId="46">
    <w:abstractNumId w:val="8"/>
  </w:num>
  <w:num w:numId="47">
    <w:abstractNumId w:val="18"/>
  </w:num>
  <w:num w:numId="48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429A"/>
    <w:rsid w:val="00132209"/>
    <w:rsid w:val="001476D4"/>
    <w:rsid w:val="001C478A"/>
    <w:rsid w:val="001C6E79"/>
    <w:rsid w:val="001C746E"/>
    <w:rsid w:val="001D58E8"/>
    <w:rsid w:val="001E67CB"/>
    <w:rsid w:val="002B2A16"/>
    <w:rsid w:val="002D78DA"/>
    <w:rsid w:val="002E19B4"/>
    <w:rsid w:val="002F4C86"/>
    <w:rsid w:val="00321ED3"/>
    <w:rsid w:val="00322F67"/>
    <w:rsid w:val="00373946"/>
    <w:rsid w:val="00385C1E"/>
    <w:rsid w:val="003925B0"/>
    <w:rsid w:val="003D3BB0"/>
    <w:rsid w:val="00404A44"/>
    <w:rsid w:val="004516C6"/>
    <w:rsid w:val="004A007A"/>
    <w:rsid w:val="004B0B91"/>
    <w:rsid w:val="004C422F"/>
    <w:rsid w:val="00511CCE"/>
    <w:rsid w:val="005245B6"/>
    <w:rsid w:val="0055429A"/>
    <w:rsid w:val="00556045"/>
    <w:rsid w:val="00584BB1"/>
    <w:rsid w:val="005B1D28"/>
    <w:rsid w:val="005B211F"/>
    <w:rsid w:val="005B2F6F"/>
    <w:rsid w:val="006174A1"/>
    <w:rsid w:val="006177CC"/>
    <w:rsid w:val="006363FA"/>
    <w:rsid w:val="0064606C"/>
    <w:rsid w:val="006B582C"/>
    <w:rsid w:val="007300BC"/>
    <w:rsid w:val="00766845"/>
    <w:rsid w:val="007B70F8"/>
    <w:rsid w:val="007C629C"/>
    <w:rsid w:val="007F1E88"/>
    <w:rsid w:val="0082133A"/>
    <w:rsid w:val="00827FA5"/>
    <w:rsid w:val="00865C48"/>
    <w:rsid w:val="00890BBF"/>
    <w:rsid w:val="008D31FB"/>
    <w:rsid w:val="00904894"/>
    <w:rsid w:val="009854FC"/>
    <w:rsid w:val="009968F4"/>
    <w:rsid w:val="009A4BD1"/>
    <w:rsid w:val="009A530A"/>
    <w:rsid w:val="009B08F6"/>
    <w:rsid w:val="009B5947"/>
    <w:rsid w:val="009F3945"/>
    <w:rsid w:val="00A11042"/>
    <w:rsid w:val="00A1387A"/>
    <w:rsid w:val="00A72EFF"/>
    <w:rsid w:val="00A81989"/>
    <w:rsid w:val="00A939C3"/>
    <w:rsid w:val="00A9519D"/>
    <w:rsid w:val="00AB0F18"/>
    <w:rsid w:val="00AD54E3"/>
    <w:rsid w:val="00AF35FB"/>
    <w:rsid w:val="00BA57A1"/>
    <w:rsid w:val="00BD7907"/>
    <w:rsid w:val="00BE3657"/>
    <w:rsid w:val="00C41178"/>
    <w:rsid w:val="00C47155"/>
    <w:rsid w:val="00C71B52"/>
    <w:rsid w:val="00C723A4"/>
    <w:rsid w:val="00CB6202"/>
    <w:rsid w:val="00D40305"/>
    <w:rsid w:val="00DA6140"/>
    <w:rsid w:val="00DF529D"/>
    <w:rsid w:val="00E60CCA"/>
    <w:rsid w:val="00EB0D64"/>
    <w:rsid w:val="00ED51F6"/>
    <w:rsid w:val="00F01378"/>
    <w:rsid w:val="00F562C7"/>
    <w:rsid w:val="00F83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00BC"/>
  </w:style>
  <w:style w:type="paragraph" w:styleId="1">
    <w:name w:val="heading 1"/>
    <w:basedOn w:val="normal"/>
    <w:next w:val="normal"/>
    <w:rsid w:val="0055429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55429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55429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55429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55429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55429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5429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5429A"/>
  </w:style>
  <w:style w:type="paragraph" w:styleId="a3">
    <w:name w:val="Title"/>
    <w:basedOn w:val="normal"/>
    <w:next w:val="normal"/>
    <w:rsid w:val="0055429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55429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A72E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2EF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646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64606C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64606C"/>
    <w:rPr>
      <w:color w:val="0000FF" w:themeColor="hyperlink"/>
      <w:u w:val="single"/>
    </w:rPr>
  </w:style>
  <w:style w:type="paragraph" w:customStyle="1" w:styleId="isselectedend">
    <w:name w:val="isselectedend"/>
    <w:basedOn w:val="a"/>
    <w:rsid w:val="007B7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7B70F8"/>
    <w:rPr>
      <w:b/>
      <w:bCs/>
    </w:rPr>
  </w:style>
  <w:style w:type="character" w:styleId="HTML">
    <w:name w:val="HTML Code"/>
    <w:basedOn w:val="a0"/>
    <w:uiPriority w:val="99"/>
    <w:semiHidden/>
    <w:unhideWhenUsed/>
    <w:rsid w:val="007B70F8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4B0B91"/>
    <w:rPr>
      <w:color w:val="800080" w:themeColor="followedHyperlink"/>
      <w:u w:val="single"/>
    </w:rPr>
  </w:style>
  <w:style w:type="character" w:customStyle="1" w:styleId="text-token-text-primary">
    <w:name w:val="text-token-text-primary"/>
    <w:basedOn w:val="a0"/>
    <w:rsid w:val="001C6E79"/>
  </w:style>
  <w:style w:type="paragraph" w:styleId="ac">
    <w:name w:val="caption"/>
    <w:basedOn w:val="a"/>
    <w:next w:val="a"/>
    <w:uiPriority w:val="35"/>
    <w:unhideWhenUsed/>
    <w:qFormat/>
    <w:rsid w:val="00556045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algotester.com/uk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hyperlink" Target="https://github.com/artificial-intelligence-department/ai_programming_playground_2026/pull/115/changes" TargetMode="External"/><Relationship Id="rId42" Type="http://schemas.openxmlformats.org/officeDocument/2006/relationships/image" Target="media/image2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linux-unix/basic-linux-commands/" TargetMode="External"/><Relationship Id="rId17" Type="http://schemas.openxmlformats.org/officeDocument/2006/relationships/hyperlink" Target="https://www.youtube.com/watch?v=xDME2hOPIKA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file:///C:/Users/User/Downloads/Telegram%20Desktop/Epic-1-interaktyvna-rozgortka.html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buntu.com/wsl/docs/latest/howto/install-ubuntu-wsl2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https://www.drawio.com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fontTable" Target="fontTable.xml"/><Relationship Id="rId10" Type="http://schemas.openxmlformats.org/officeDocument/2006/relationships/hyperlink" Target="Microsoft%20&#8212;%20&#1086;&#1092;&#1110;&#1094;&#1110;&#1081;&#1085;&#1080;&#1081;%20&#1075;&#1072;&#1081;&#1076;%20&#1079;%20&#1074;&#1089;&#1090;&#1072;&#1085;&#1086;&#1074;&#1083;&#1077;&#1085;&#1085;&#1103;%20WSL%20&#8212;%20https://learn.microsoft.com/en-us/windows/wsl/install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Microsoft%20&#8212;%20&#1086;&#1075;&#1083;&#1103;&#1076;%20WSL%20&#8212;%20https://learn.microsoft.com/en-us/windows/wsl/about" TargetMode="External"/><Relationship Id="rId14" Type="http://schemas.openxmlformats.org/officeDocument/2006/relationships/hyperlink" Target="https://trello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github.com/artificial-intelligence-department/ai_programming_playground_2026/pull/115/changes" TargetMode="External"/><Relationship Id="rId43" Type="http://schemas.openxmlformats.org/officeDocument/2006/relationships/image" Target="media/image25.png"/><Relationship Id="rId48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hyperlink" Target="https://github.com/artificial-intelligence-department/ai_programming_playground_2026/blob/epic_1_vlada_tashohlo/ai_11/vlada_tashohlo/epic_1/self_practice_algotester_task_1_vlada_tashohlo.cpp" TargetMode="External"/><Relationship Id="rId52" Type="http://schemas.openxmlformats.org/officeDocument/2006/relationships/hyperlink" Target="https://github.com/artificial-intelligence-department/ai_programming_playground_2026/blob/epic_1_vlada_tashohlo/ai_11/vlada_tashohlo/epic_1/self_practice_algotester_task_2_vlada_tashohlo.cpp" TargetMode="External"/><Relationship Id="rId53" Type="http://schemas.openxmlformats.org/officeDocument/2006/relationships/hyperlink" Target="https://github.com/artificial-intelligence-department/ai_programming_playground_2026/blob/epic_1_vlada_tashohlo/ai_11/vlada_tashohlo/epic_1/self_practice_algotester_task_3_vlada_tashohlo.cpp" TargetMode="External"/><Relationship Id="rId54" Type="http://schemas.openxmlformats.org/officeDocument/2006/relationships/hyperlink" Target="https://github.com/artificial-intelligence-department/ai_programming_playground_2026/blob/epic_1_vlada_tashohlo/ai_11/vlada_tashohlo/epic_1/practice_task_1_vlada_tashohlo.cpp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C5410-3204-4828-8BB0-C0222CF18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4509</TotalTime>
  <Pages>25</Pages>
  <Words>3374</Words>
  <Characters>19233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20</cp:revision>
  <dcterms:created xsi:type="dcterms:W3CDTF">2026-09-17T18:28:00Z</dcterms:created>
  <dcterms:modified xsi:type="dcterms:W3CDTF">2026-10-02T02:49:00Z</dcterms:modified>
</cp:coreProperties>
</file>