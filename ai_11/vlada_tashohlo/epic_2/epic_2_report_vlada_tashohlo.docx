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5892" w:rsidRPr="007548F3" w:rsidRDefault="00FD2381" w:rsidP="00F31BDA">
      <w:pPr>
        <w:pStyle w:val="normal"/>
        <w:spacing w:line="240" w:lineRule="auto"/>
        <w:jc w:val="center"/>
        <w:rPr>
          <w:rFonts w:ascii="Times New Roman" w:eastAsia="Times New Roman" w:hAnsi="Times New Roman" w:cs="Times New Roman"/>
          <w:sz w:val="28"/>
          <w:szCs w:val="28"/>
          <w:lang w:val="uk-UA"/>
        </w:rPr>
      </w:pPr>
      <w:r w:rsidRPr="007548F3">
        <w:rPr>
          <w:rFonts w:ascii="Times New Roman" w:eastAsia="Times New Roman" w:hAnsi="Times New Roman" w:cs="Times New Roman"/>
          <w:sz w:val="28"/>
          <w:szCs w:val="28"/>
          <w:lang w:val="uk-UA"/>
        </w:rPr>
        <w:t>Міністерство освіти і науки України</w:t>
      </w:r>
    </w:p>
    <w:p w:rsidR="001F5892" w:rsidRPr="007548F3" w:rsidRDefault="00FD2381">
      <w:pPr>
        <w:pStyle w:val="normal"/>
        <w:spacing w:line="240" w:lineRule="auto"/>
        <w:jc w:val="center"/>
        <w:rPr>
          <w:rFonts w:ascii="Times New Roman" w:eastAsia="Times New Roman" w:hAnsi="Times New Roman" w:cs="Times New Roman"/>
          <w:sz w:val="28"/>
          <w:szCs w:val="28"/>
          <w:lang w:val="uk-UA"/>
        </w:rPr>
      </w:pPr>
      <w:r w:rsidRPr="007548F3">
        <w:rPr>
          <w:rFonts w:ascii="Times New Roman" w:eastAsia="Times New Roman" w:hAnsi="Times New Roman" w:cs="Times New Roman"/>
          <w:sz w:val="28"/>
          <w:szCs w:val="28"/>
          <w:lang w:val="uk-UA"/>
        </w:rPr>
        <w:t>Національний університет «Львівська політехніка»</w:t>
      </w:r>
    </w:p>
    <w:p w:rsidR="001F5892" w:rsidRPr="007548F3" w:rsidRDefault="00FD2381">
      <w:pPr>
        <w:pStyle w:val="normal"/>
        <w:spacing w:line="360" w:lineRule="auto"/>
        <w:jc w:val="center"/>
        <w:rPr>
          <w:rFonts w:ascii="Times New Roman" w:eastAsia="Times New Roman" w:hAnsi="Times New Roman" w:cs="Times New Roman"/>
          <w:sz w:val="28"/>
          <w:szCs w:val="28"/>
          <w:lang w:val="uk-UA"/>
        </w:rPr>
      </w:pPr>
      <w:r w:rsidRPr="007548F3">
        <w:rPr>
          <w:rFonts w:ascii="Times New Roman" w:eastAsia="Times New Roman" w:hAnsi="Times New Roman" w:cs="Times New Roman"/>
          <w:sz w:val="28"/>
          <w:szCs w:val="28"/>
          <w:lang w:val="uk-UA"/>
        </w:rPr>
        <w:t>Кафедра систем штучного інтелекту</w:t>
      </w:r>
    </w:p>
    <w:p w:rsidR="001F5892" w:rsidRPr="007548F3" w:rsidRDefault="001F5892">
      <w:pPr>
        <w:pStyle w:val="normal"/>
        <w:spacing w:line="240" w:lineRule="auto"/>
        <w:rPr>
          <w:rFonts w:ascii="Times New Roman" w:eastAsia="Times New Roman" w:hAnsi="Times New Roman" w:cs="Times New Roman"/>
          <w:sz w:val="24"/>
          <w:szCs w:val="24"/>
          <w:lang w:val="uk-UA"/>
        </w:rPr>
      </w:pPr>
    </w:p>
    <w:p w:rsidR="001F5892" w:rsidRPr="007548F3" w:rsidRDefault="00FD2381">
      <w:pPr>
        <w:pStyle w:val="normal"/>
        <w:spacing w:line="240" w:lineRule="auto"/>
        <w:rPr>
          <w:rFonts w:ascii="Times New Roman" w:eastAsia="Times New Roman" w:hAnsi="Times New Roman" w:cs="Times New Roman"/>
          <w:sz w:val="24"/>
          <w:szCs w:val="24"/>
          <w:lang w:val="uk-UA"/>
        </w:rPr>
      </w:pPr>
      <w:r w:rsidRPr="007548F3">
        <w:rPr>
          <w:noProof/>
        </w:rPr>
        <w:drawing>
          <wp:anchor distT="0" distB="0" distL="114300" distR="114300" simplePos="0" relativeHeight="251659264" behindDoc="0" locked="0" layoutInCell="1" allowOverlap="1">
            <wp:simplePos x="0" y="0"/>
            <wp:positionH relativeFrom="column">
              <wp:posOffset>1508414</wp:posOffset>
            </wp:positionH>
            <wp:positionV relativeFrom="paragraph">
              <wp:posOffset>51204</wp:posOffset>
            </wp:positionV>
            <wp:extent cx="2710295" cy="2570018"/>
            <wp:effectExtent l="19050" t="0" r="0" b="0"/>
            <wp:wrapNone/>
            <wp:docPr id="4" name="image1.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and white logo&#10;&#10;Description automatically generated"/>
                    <pic:cNvPicPr preferRelativeResize="0"/>
                  </pic:nvPicPr>
                  <pic:blipFill>
                    <a:blip r:embed="rId8"/>
                    <a:srcRect/>
                    <a:stretch>
                      <a:fillRect/>
                    </a:stretch>
                  </pic:blipFill>
                  <pic:spPr>
                    <a:xfrm>
                      <a:off x="0" y="0"/>
                      <a:ext cx="2710295" cy="2570018"/>
                    </a:xfrm>
                    <a:prstGeom prst="rect">
                      <a:avLst/>
                    </a:prstGeom>
                    <a:ln/>
                  </pic:spPr>
                </pic:pic>
              </a:graphicData>
            </a:graphic>
          </wp:anchor>
        </w:drawing>
      </w:r>
    </w:p>
    <w:p w:rsidR="001F5892" w:rsidRPr="007548F3" w:rsidRDefault="001F5892">
      <w:pPr>
        <w:pStyle w:val="normal"/>
        <w:spacing w:line="240" w:lineRule="auto"/>
        <w:jc w:val="center"/>
        <w:rPr>
          <w:rFonts w:ascii="Times New Roman" w:eastAsia="Times New Roman" w:hAnsi="Times New Roman" w:cs="Times New Roman"/>
          <w:sz w:val="24"/>
          <w:szCs w:val="24"/>
          <w:lang w:val="uk-UA"/>
        </w:rPr>
      </w:pPr>
    </w:p>
    <w:p w:rsidR="001F5892" w:rsidRPr="007548F3" w:rsidRDefault="001F5892">
      <w:pPr>
        <w:pStyle w:val="normal"/>
        <w:spacing w:line="240" w:lineRule="auto"/>
        <w:jc w:val="center"/>
        <w:rPr>
          <w:rFonts w:ascii="Times New Roman" w:eastAsia="Times New Roman" w:hAnsi="Times New Roman" w:cs="Times New Roman"/>
          <w:sz w:val="24"/>
          <w:szCs w:val="24"/>
          <w:lang w:val="uk-UA"/>
        </w:rPr>
      </w:pPr>
    </w:p>
    <w:p w:rsidR="001F5892" w:rsidRPr="007548F3" w:rsidRDefault="001F5892">
      <w:pPr>
        <w:pStyle w:val="normal"/>
        <w:spacing w:line="240" w:lineRule="auto"/>
        <w:jc w:val="center"/>
        <w:rPr>
          <w:rFonts w:ascii="Times New Roman" w:eastAsia="Times New Roman" w:hAnsi="Times New Roman" w:cs="Times New Roman"/>
          <w:sz w:val="24"/>
          <w:szCs w:val="24"/>
          <w:lang w:val="uk-UA"/>
        </w:rPr>
      </w:pPr>
    </w:p>
    <w:p w:rsidR="001F5892" w:rsidRPr="007548F3" w:rsidRDefault="001F5892">
      <w:pPr>
        <w:pStyle w:val="normal"/>
        <w:spacing w:line="240" w:lineRule="auto"/>
        <w:jc w:val="center"/>
        <w:rPr>
          <w:rFonts w:ascii="Times New Roman" w:eastAsia="Times New Roman" w:hAnsi="Times New Roman" w:cs="Times New Roman"/>
          <w:sz w:val="24"/>
          <w:szCs w:val="24"/>
          <w:lang w:val="uk-UA"/>
        </w:rPr>
      </w:pPr>
    </w:p>
    <w:p w:rsidR="001F5892" w:rsidRPr="007548F3" w:rsidRDefault="001F5892">
      <w:pPr>
        <w:pStyle w:val="normal"/>
        <w:spacing w:line="240" w:lineRule="auto"/>
        <w:jc w:val="center"/>
        <w:rPr>
          <w:rFonts w:ascii="Times New Roman" w:eastAsia="Times New Roman" w:hAnsi="Times New Roman" w:cs="Times New Roman"/>
          <w:sz w:val="24"/>
          <w:szCs w:val="24"/>
          <w:lang w:val="uk-UA"/>
        </w:rPr>
      </w:pPr>
    </w:p>
    <w:p w:rsidR="001F5892" w:rsidRPr="007548F3" w:rsidRDefault="001F5892">
      <w:pPr>
        <w:pStyle w:val="normal"/>
        <w:spacing w:line="240" w:lineRule="auto"/>
        <w:jc w:val="center"/>
        <w:rPr>
          <w:rFonts w:ascii="Times New Roman" w:eastAsia="Times New Roman" w:hAnsi="Times New Roman" w:cs="Times New Roman"/>
          <w:b/>
          <w:bCs/>
          <w:sz w:val="40"/>
          <w:szCs w:val="40"/>
          <w:lang w:val="uk-UA"/>
        </w:rPr>
      </w:pPr>
    </w:p>
    <w:p w:rsidR="001F5892" w:rsidRPr="007548F3" w:rsidRDefault="001F5892">
      <w:pPr>
        <w:pStyle w:val="normal"/>
        <w:spacing w:line="240" w:lineRule="auto"/>
        <w:jc w:val="center"/>
        <w:rPr>
          <w:rFonts w:ascii="Times New Roman" w:eastAsia="Times New Roman" w:hAnsi="Times New Roman" w:cs="Times New Roman"/>
          <w:b/>
          <w:bCs/>
          <w:sz w:val="40"/>
          <w:szCs w:val="40"/>
          <w:lang w:val="uk-UA"/>
        </w:rPr>
      </w:pPr>
    </w:p>
    <w:p w:rsidR="001F5892" w:rsidRPr="007548F3" w:rsidRDefault="001F5892">
      <w:pPr>
        <w:pStyle w:val="normal"/>
        <w:spacing w:line="240" w:lineRule="auto"/>
        <w:jc w:val="center"/>
        <w:rPr>
          <w:rFonts w:ascii="Times New Roman" w:eastAsia="Times New Roman" w:hAnsi="Times New Roman" w:cs="Times New Roman"/>
          <w:b/>
          <w:bCs/>
          <w:sz w:val="40"/>
          <w:szCs w:val="40"/>
          <w:lang w:val="uk-UA"/>
        </w:rPr>
      </w:pPr>
    </w:p>
    <w:p w:rsidR="001F5892" w:rsidRPr="007548F3" w:rsidRDefault="00FD2381">
      <w:pPr>
        <w:pStyle w:val="normal"/>
        <w:spacing w:line="240" w:lineRule="auto"/>
        <w:jc w:val="center"/>
        <w:rPr>
          <w:rFonts w:ascii="Times New Roman" w:eastAsia="Times New Roman" w:hAnsi="Times New Roman" w:cs="Times New Roman"/>
          <w:b/>
          <w:bCs/>
          <w:sz w:val="40"/>
          <w:szCs w:val="40"/>
          <w:lang w:val="uk-UA"/>
        </w:rPr>
      </w:pPr>
      <w:r w:rsidRPr="007548F3">
        <w:rPr>
          <w:rFonts w:ascii="Times New Roman" w:eastAsia="Times New Roman" w:hAnsi="Times New Roman" w:cs="Times New Roman"/>
          <w:b/>
          <w:bCs/>
          <w:sz w:val="40"/>
          <w:szCs w:val="40"/>
          <w:lang w:val="uk-UA"/>
        </w:rPr>
        <w:t>Звіт</w:t>
      </w:r>
    </w:p>
    <w:p w:rsidR="001F5892" w:rsidRPr="007548F3" w:rsidRDefault="00FD2381">
      <w:pPr>
        <w:pStyle w:val="normal"/>
        <w:tabs>
          <w:tab w:val="center" w:pos="4819"/>
          <w:tab w:val="left" w:pos="7468"/>
        </w:tabs>
        <w:spacing w:line="240" w:lineRule="auto"/>
        <w:rPr>
          <w:rFonts w:ascii="Times New Roman" w:eastAsia="Times New Roman" w:hAnsi="Times New Roman" w:cs="Times New Roman"/>
          <w:b/>
          <w:bCs/>
          <w:sz w:val="28"/>
          <w:szCs w:val="28"/>
          <w:lang w:val="uk-UA"/>
        </w:rPr>
      </w:pPr>
      <w:r w:rsidRPr="007548F3">
        <w:rPr>
          <w:rFonts w:ascii="Times New Roman" w:eastAsia="Times New Roman" w:hAnsi="Times New Roman" w:cs="Times New Roman"/>
          <w:b/>
          <w:bCs/>
          <w:sz w:val="28"/>
          <w:szCs w:val="28"/>
          <w:lang w:val="uk-UA"/>
        </w:rPr>
        <w:tab/>
      </w:r>
    </w:p>
    <w:p w:rsidR="001F5892" w:rsidRPr="007548F3" w:rsidRDefault="001F5892">
      <w:pPr>
        <w:pStyle w:val="normal"/>
        <w:tabs>
          <w:tab w:val="center" w:pos="4819"/>
          <w:tab w:val="left" w:pos="7468"/>
        </w:tabs>
        <w:spacing w:line="240" w:lineRule="auto"/>
        <w:rPr>
          <w:rFonts w:ascii="Times New Roman" w:eastAsia="Times New Roman" w:hAnsi="Times New Roman" w:cs="Times New Roman"/>
          <w:b/>
          <w:bCs/>
          <w:sz w:val="28"/>
          <w:szCs w:val="28"/>
          <w:lang w:val="uk-UA"/>
        </w:rPr>
      </w:pPr>
    </w:p>
    <w:p w:rsidR="001F5892" w:rsidRPr="007548F3" w:rsidRDefault="001F5892">
      <w:pPr>
        <w:pStyle w:val="normal"/>
        <w:tabs>
          <w:tab w:val="center" w:pos="4819"/>
          <w:tab w:val="left" w:pos="7468"/>
        </w:tabs>
        <w:spacing w:line="240" w:lineRule="auto"/>
        <w:rPr>
          <w:rFonts w:ascii="Times New Roman" w:eastAsia="Times New Roman" w:hAnsi="Times New Roman" w:cs="Times New Roman"/>
          <w:b/>
          <w:bCs/>
          <w:sz w:val="28"/>
          <w:szCs w:val="28"/>
          <w:lang w:val="uk-UA"/>
        </w:rPr>
      </w:pPr>
    </w:p>
    <w:p w:rsidR="001F5892" w:rsidRPr="007548F3" w:rsidRDefault="00FD2381">
      <w:pPr>
        <w:pStyle w:val="normal"/>
        <w:tabs>
          <w:tab w:val="center" w:pos="4819"/>
          <w:tab w:val="left" w:pos="7468"/>
        </w:tabs>
        <w:spacing w:line="240" w:lineRule="auto"/>
        <w:jc w:val="center"/>
        <w:rPr>
          <w:rFonts w:ascii="Times New Roman" w:eastAsia="Times New Roman" w:hAnsi="Times New Roman" w:cs="Times New Roman"/>
          <w:b/>
          <w:bCs/>
          <w:sz w:val="28"/>
          <w:szCs w:val="28"/>
          <w:lang w:val="uk-UA"/>
        </w:rPr>
      </w:pPr>
      <w:r w:rsidRPr="007548F3">
        <w:rPr>
          <w:rFonts w:ascii="Times New Roman" w:eastAsia="Times New Roman" w:hAnsi="Times New Roman" w:cs="Times New Roman"/>
          <w:b/>
          <w:bCs/>
          <w:sz w:val="56"/>
          <w:szCs w:val="56"/>
          <w:lang w:val="uk-UA"/>
        </w:rPr>
        <w:t>Звіт</w:t>
      </w:r>
      <w:r w:rsidRPr="007548F3">
        <w:rPr>
          <w:rFonts w:ascii="Times New Roman" w:eastAsia="Times New Roman" w:hAnsi="Times New Roman" w:cs="Times New Roman"/>
          <w:b/>
          <w:bCs/>
          <w:sz w:val="28"/>
          <w:szCs w:val="28"/>
          <w:lang w:val="uk-UA"/>
        </w:rPr>
        <w:t xml:space="preserve"> </w:t>
      </w:r>
    </w:p>
    <w:p w:rsidR="001F5892" w:rsidRPr="007548F3" w:rsidRDefault="00FD2381">
      <w:pPr>
        <w:pStyle w:val="normal"/>
        <w:tabs>
          <w:tab w:val="center" w:pos="4819"/>
          <w:tab w:val="left" w:pos="7468"/>
        </w:tabs>
        <w:spacing w:line="240" w:lineRule="auto"/>
        <w:jc w:val="center"/>
        <w:rPr>
          <w:rFonts w:ascii="Times New Roman" w:eastAsia="Times New Roman" w:hAnsi="Times New Roman" w:cs="Times New Roman"/>
          <w:b/>
          <w:bCs/>
          <w:sz w:val="28"/>
          <w:szCs w:val="28"/>
          <w:lang w:val="uk-UA"/>
        </w:rPr>
      </w:pPr>
      <w:r w:rsidRPr="007548F3">
        <w:rPr>
          <w:rFonts w:ascii="Times New Roman" w:eastAsia="Times New Roman" w:hAnsi="Times New Roman" w:cs="Times New Roman"/>
          <w:b/>
          <w:bCs/>
          <w:sz w:val="28"/>
          <w:szCs w:val="28"/>
          <w:lang w:val="uk-UA"/>
        </w:rPr>
        <w:t>про виконання лабораторних та практичних робіт блоку № 2</w:t>
      </w:r>
    </w:p>
    <w:p w:rsidR="001F5892" w:rsidRPr="007548F3" w:rsidRDefault="00FD2381">
      <w:pPr>
        <w:pStyle w:val="normal"/>
        <w:spacing w:line="240" w:lineRule="auto"/>
        <w:jc w:val="center"/>
        <w:rPr>
          <w:rFonts w:ascii="Times New Roman" w:eastAsia="Times New Roman" w:hAnsi="Times New Roman" w:cs="Times New Roman"/>
          <w:sz w:val="28"/>
          <w:szCs w:val="28"/>
          <w:lang w:val="uk-UA"/>
        </w:rPr>
      </w:pPr>
      <w:r w:rsidRPr="007548F3">
        <w:rPr>
          <w:rFonts w:ascii="Times New Roman" w:eastAsia="Times New Roman" w:hAnsi="Times New Roman" w:cs="Times New Roman"/>
          <w:sz w:val="28"/>
          <w:szCs w:val="28"/>
          <w:lang w:val="uk-UA"/>
        </w:rPr>
        <w:t>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rsidR="001F5892" w:rsidRPr="007548F3" w:rsidRDefault="00FD2381">
      <w:pPr>
        <w:pStyle w:val="normal"/>
        <w:spacing w:line="240" w:lineRule="auto"/>
        <w:jc w:val="center"/>
        <w:rPr>
          <w:rFonts w:ascii="Times New Roman" w:eastAsia="Times New Roman" w:hAnsi="Times New Roman" w:cs="Times New Roman"/>
          <w:sz w:val="28"/>
          <w:szCs w:val="28"/>
          <w:lang w:val="uk-UA"/>
        </w:rPr>
      </w:pPr>
      <w:r w:rsidRPr="007548F3">
        <w:rPr>
          <w:rFonts w:ascii="Times New Roman" w:eastAsia="Times New Roman" w:hAnsi="Times New Roman" w:cs="Times New Roman"/>
          <w:b/>
          <w:bCs/>
          <w:i/>
          <w:iCs/>
          <w:sz w:val="28"/>
          <w:szCs w:val="28"/>
          <w:lang w:val="uk-UA"/>
        </w:rPr>
        <w:t xml:space="preserve">з дисципліни: </w:t>
      </w:r>
      <w:r w:rsidRPr="007548F3">
        <w:rPr>
          <w:rFonts w:ascii="Times New Roman" w:eastAsia="Times New Roman" w:hAnsi="Times New Roman" w:cs="Times New Roman"/>
          <w:sz w:val="28"/>
          <w:szCs w:val="28"/>
          <w:lang w:val="uk-UA"/>
        </w:rPr>
        <w:t>«Основи програмування»</w:t>
      </w:r>
    </w:p>
    <w:p w:rsidR="001F5892" w:rsidRPr="007548F3" w:rsidRDefault="00FD2381">
      <w:pPr>
        <w:pStyle w:val="normal"/>
        <w:spacing w:line="240" w:lineRule="auto"/>
        <w:jc w:val="center"/>
        <w:rPr>
          <w:rFonts w:ascii="Times New Roman" w:eastAsia="Times New Roman" w:hAnsi="Times New Roman" w:cs="Times New Roman"/>
          <w:sz w:val="28"/>
          <w:szCs w:val="28"/>
          <w:lang w:val="uk-UA"/>
        </w:rPr>
      </w:pPr>
      <w:r w:rsidRPr="007548F3">
        <w:rPr>
          <w:rFonts w:ascii="Times New Roman" w:eastAsia="Times New Roman" w:hAnsi="Times New Roman" w:cs="Times New Roman"/>
          <w:sz w:val="28"/>
          <w:szCs w:val="28"/>
          <w:lang w:val="uk-UA"/>
        </w:rPr>
        <w:t>до:</w:t>
      </w:r>
    </w:p>
    <w:p w:rsidR="001F5892" w:rsidRPr="007548F3" w:rsidRDefault="00FD2381">
      <w:pPr>
        <w:pStyle w:val="normal"/>
        <w:spacing w:line="240" w:lineRule="auto"/>
        <w:jc w:val="center"/>
        <w:rPr>
          <w:rFonts w:ascii="Times New Roman" w:eastAsia="Times New Roman" w:hAnsi="Times New Roman" w:cs="Times New Roman"/>
          <w:sz w:val="28"/>
          <w:szCs w:val="28"/>
          <w:lang w:val="uk-UA"/>
        </w:rPr>
      </w:pPr>
      <w:r w:rsidRPr="007548F3">
        <w:rPr>
          <w:rFonts w:ascii="Times New Roman" w:eastAsia="Times New Roman" w:hAnsi="Times New Roman" w:cs="Times New Roman"/>
          <w:sz w:val="28"/>
          <w:szCs w:val="28"/>
          <w:lang w:val="uk-UA"/>
        </w:rPr>
        <w:t xml:space="preserve">Лабораторної Роботи № 1 </w:t>
      </w:r>
    </w:p>
    <w:p w:rsidR="001F5892" w:rsidRPr="007548F3" w:rsidRDefault="00FD2381">
      <w:pPr>
        <w:pStyle w:val="normal"/>
        <w:spacing w:line="240" w:lineRule="auto"/>
        <w:jc w:val="center"/>
        <w:rPr>
          <w:rFonts w:ascii="Times New Roman" w:eastAsia="Times New Roman" w:hAnsi="Times New Roman" w:cs="Times New Roman"/>
          <w:sz w:val="28"/>
          <w:szCs w:val="28"/>
          <w:lang w:val="uk-UA"/>
        </w:rPr>
      </w:pPr>
      <w:r w:rsidRPr="007548F3">
        <w:rPr>
          <w:rFonts w:ascii="Times New Roman" w:eastAsia="Times New Roman" w:hAnsi="Times New Roman" w:cs="Times New Roman"/>
          <w:sz w:val="28"/>
          <w:szCs w:val="28"/>
          <w:lang w:val="uk-UA"/>
        </w:rPr>
        <w:t>Алготестер Лабораторної Роботи № 1</w:t>
      </w:r>
    </w:p>
    <w:p w:rsidR="001F5892" w:rsidRPr="007548F3" w:rsidRDefault="00FD2381">
      <w:pPr>
        <w:pStyle w:val="normal"/>
        <w:spacing w:line="240" w:lineRule="auto"/>
        <w:jc w:val="center"/>
        <w:rPr>
          <w:rFonts w:ascii="Times New Roman" w:eastAsia="Times New Roman" w:hAnsi="Times New Roman" w:cs="Times New Roman"/>
          <w:sz w:val="28"/>
          <w:szCs w:val="28"/>
          <w:lang w:val="uk-UA"/>
        </w:rPr>
      </w:pPr>
      <w:r w:rsidRPr="007548F3">
        <w:rPr>
          <w:rFonts w:ascii="Times New Roman" w:eastAsia="Times New Roman" w:hAnsi="Times New Roman" w:cs="Times New Roman"/>
          <w:sz w:val="28"/>
          <w:szCs w:val="28"/>
          <w:lang w:val="uk-UA"/>
        </w:rPr>
        <w:t>Практичних Робіт до блоку № 2</w:t>
      </w:r>
    </w:p>
    <w:p w:rsidR="001F5892" w:rsidRPr="007548F3" w:rsidRDefault="001F5892">
      <w:pPr>
        <w:pStyle w:val="normal"/>
        <w:spacing w:line="240" w:lineRule="auto"/>
        <w:jc w:val="center"/>
        <w:rPr>
          <w:rFonts w:ascii="Times New Roman" w:eastAsia="Times New Roman" w:hAnsi="Times New Roman" w:cs="Times New Roman"/>
          <w:sz w:val="28"/>
          <w:szCs w:val="28"/>
          <w:lang w:val="uk-UA"/>
        </w:rPr>
      </w:pPr>
    </w:p>
    <w:p w:rsidR="001F5892" w:rsidRPr="007548F3" w:rsidRDefault="001F5892">
      <w:pPr>
        <w:pStyle w:val="normal"/>
        <w:spacing w:line="240" w:lineRule="auto"/>
        <w:jc w:val="center"/>
        <w:rPr>
          <w:rFonts w:ascii="Times New Roman" w:eastAsia="Times New Roman" w:hAnsi="Times New Roman" w:cs="Times New Roman"/>
          <w:sz w:val="28"/>
          <w:szCs w:val="28"/>
          <w:lang w:val="uk-UA"/>
        </w:rPr>
      </w:pPr>
    </w:p>
    <w:p w:rsidR="001F5892" w:rsidRPr="007548F3" w:rsidRDefault="001F5892">
      <w:pPr>
        <w:pStyle w:val="normal"/>
        <w:spacing w:line="240" w:lineRule="auto"/>
        <w:jc w:val="center"/>
        <w:rPr>
          <w:rFonts w:ascii="Times New Roman" w:eastAsia="Times New Roman" w:hAnsi="Times New Roman" w:cs="Times New Roman"/>
          <w:sz w:val="28"/>
          <w:szCs w:val="28"/>
          <w:lang w:val="uk-UA"/>
        </w:rPr>
      </w:pPr>
    </w:p>
    <w:p w:rsidR="001F5892" w:rsidRPr="007548F3" w:rsidRDefault="001F5892">
      <w:pPr>
        <w:pStyle w:val="normal"/>
        <w:spacing w:line="240" w:lineRule="auto"/>
        <w:jc w:val="center"/>
        <w:rPr>
          <w:rFonts w:ascii="Times New Roman" w:eastAsia="Times New Roman" w:hAnsi="Times New Roman" w:cs="Times New Roman"/>
          <w:b/>
          <w:bCs/>
          <w:smallCaps/>
          <w:sz w:val="28"/>
          <w:szCs w:val="28"/>
          <w:lang w:val="uk-UA"/>
        </w:rPr>
      </w:pPr>
    </w:p>
    <w:p w:rsidR="001F5892" w:rsidRPr="007548F3" w:rsidRDefault="001F5892">
      <w:pPr>
        <w:pStyle w:val="normal"/>
        <w:spacing w:line="360" w:lineRule="auto"/>
        <w:rPr>
          <w:rFonts w:ascii="Times New Roman" w:eastAsia="Times New Roman" w:hAnsi="Times New Roman" w:cs="Times New Roman"/>
          <w:sz w:val="28"/>
          <w:szCs w:val="28"/>
          <w:lang w:val="uk-UA"/>
        </w:rPr>
      </w:pPr>
    </w:p>
    <w:p w:rsidR="001F5892" w:rsidRPr="007548F3" w:rsidRDefault="00F31BDA">
      <w:pPr>
        <w:pStyle w:val="normal"/>
        <w:spacing w:line="240" w:lineRule="auto"/>
        <w:jc w:val="right"/>
        <w:rPr>
          <w:rFonts w:ascii="Times New Roman" w:eastAsia="Times New Roman" w:hAnsi="Times New Roman" w:cs="Times New Roman"/>
          <w:b/>
          <w:bCs/>
          <w:sz w:val="28"/>
          <w:szCs w:val="28"/>
          <w:lang w:val="uk-UA"/>
        </w:rPr>
      </w:pPr>
      <w:r w:rsidRPr="007548F3">
        <w:rPr>
          <w:rFonts w:ascii="Times New Roman" w:eastAsia="Times New Roman" w:hAnsi="Times New Roman" w:cs="Times New Roman"/>
          <w:b/>
          <w:bCs/>
          <w:sz w:val="28"/>
          <w:szCs w:val="28"/>
          <w:lang w:val="uk-UA"/>
        </w:rPr>
        <w:t>Виконала</w:t>
      </w:r>
      <w:r w:rsidR="00FD2381" w:rsidRPr="007548F3">
        <w:rPr>
          <w:rFonts w:ascii="Times New Roman" w:eastAsia="Times New Roman" w:hAnsi="Times New Roman" w:cs="Times New Roman"/>
          <w:b/>
          <w:bCs/>
          <w:sz w:val="28"/>
          <w:szCs w:val="28"/>
          <w:lang w:val="uk-UA"/>
        </w:rPr>
        <w:t>:</w:t>
      </w:r>
    </w:p>
    <w:p w:rsidR="001F5892" w:rsidRPr="007548F3" w:rsidRDefault="00FD2381">
      <w:pPr>
        <w:pStyle w:val="normal"/>
        <w:spacing w:line="240" w:lineRule="auto"/>
        <w:jc w:val="right"/>
        <w:rPr>
          <w:rFonts w:ascii="Times New Roman" w:eastAsia="Times New Roman" w:hAnsi="Times New Roman" w:cs="Times New Roman"/>
          <w:b/>
          <w:bCs/>
          <w:i/>
          <w:iCs/>
          <w:sz w:val="28"/>
          <w:szCs w:val="28"/>
          <w:lang w:val="uk-UA"/>
        </w:rPr>
      </w:pPr>
      <w:r w:rsidRPr="007548F3">
        <w:rPr>
          <w:rFonts w:ascii="Times New Roman" w:eastAsia="Times New Roman" w:hAnsi="Times New Roman" w:cs="Times New Roman"/>
          <w:b/>
          <w:bCs/>
          <w:i/>
          <w:iCs/>
          <w:sz w:val="28"/>
          <w:szCs w:val="28"/>
          <w:lang w:val="uk-UA"/>
        </w:rPr>
        <w:t xml:space="preserve"> </w:t>
      </w:r>
      <w:r w:rsidR="00F31BDA" w:rsidRPr="007548F3">
        <w:rPr>
          <w:rFonts w:ascii="Times New Roman" w:eastAsia="Times New Roman" w:hAnsi="Times New Roman" w:cs="Times New Roman"/>
          <w:sz w:val="28"/>
          <w:szCs w:val="28"/>
          <w:lang w:val="uk-UA"/>
        </w:rPr>
        <w:t>Студентка</w:t>
      </w:r>
      <w:r w:rsidRPr="007548F3">
        <w:rPr>
          <w:rFonts w:ascii="Times New Roman" w:eastAsia="Times New Roman" w:hAnsi="Times New Roman" w:cs="Times New Roman"/>
          <w:sz w:val="28"/>
          <w:szCs w:val="28"/>
          <w:lang w:val="uk-UA"/>
        </w:rPr>
        <w:t xml:space="preserve"> групи ШІ-</w:t>
      </w:r>
      <w:r w:rsidR="00F31BDA" w:rsidRPr="007548F3">
        <w:rPr>
          <w:rFonts w:ascii="Times New Roman" w:eastAsia="Times New Roman" w:hAnsi="Times New Roman" w:cs="Times New Roman"/>
          <w:sz w:val="28"/>
          <w:szCs w:val="28"/>
          <w:lang w:val="uk-UA"/>
        </w:rPr>
        <w:t>11</w:t>
      </w:r>
    </w:p>
    <w:p w:rsidR="001F5892" w:rsidRPr="007548F3" w:rsidRDefault="00F31BDA">
      <w:pPr>
        <w:pStyle w:val="normal"/>
        <w:spacing w:line="240" w:lineRule="auto"/>
        <w:jc w:val="right"/>
        <w:rPr>
          <w:rFonts w:ascii="Times New Roman" w:eastAsia="Times New Roman" w:hAnsi="Times New Roman" w:cs="Times New Roman"/>
          <w:sz w:val="28"/>
          <w:szCs w:val="28"/>
          <w:lang w:val="uk-UA"/>
        </w:rPr>
      </w:pPr>
      <w:r w:rsidRPr="007548F3">
        <w:rPr>
          <w:rFonts w:ascii="Times New Roman" w:eastAsia="Times New Roman" w:hAnsi="Times New Roman" w:cs="Times New Roman"/>
          <w:sz w:val="28"/>
          <w:szCs w:val="28"/>
          <w:lang w:val="uk-UA"/>
        </w:rPr>
        <w:t>Ташогло Влада Петрівна</w:t>
      </w:r>
    </w:p>
    <w:p w:rsidR="00F31BDA" w:rsidRPr="007548F3" w:rsidRDefault="00FD2381" w:rsidP="00F31BDA">
      <w:pPr>
        <w:pStyle w:val="normal"/>
        <w:spacing w:after="200"/>
        <w:rPr>
          <w:rFonts w:ascii="Times New Roman" w:eastAsia="Times New Roman" w:hAnsi="Times New Roman" w:cs="Times New Roman"/>
          <w:sz w:val="28"/>
          <w:szCs w:val="28"/>
          <w:lang w:val="uk-UA"/>
        </w:rPr>
      </w:pPr>
      <w:r w:rsidRPr="007548F3">
        <w:rPr>
          <w:rFonts w:ascii="Times New Roman" w:hAnsi="Times New Roman"/>
          <w:sz w:val="24"/>
          <w:lang w:val="uk-UA"/>
        </w:rPr>
        <w:br w:type="page"/>
      </w:r>
    </w:p>
    <w:p w:rsidR="00F31BDA" w:rsidRPr="007548F3" w:rsidRDefault="00F31BDA" w:rsidP="00F31BDA">
      <w:pPr>
        <w:pStyle w:val="1"/>
        <w:rPr>
          <w:rFonts w:eastAsia="Times New Roman" w:cs="Times New Roman"/>
          <w:bCs/>
          <w:color w:val="000000"/>
          <w:lang w:val="uk-UA"/>
        </w:rPr>
      </w:pPr>
      <w:r w:rsidRPr="007548F3">
        <w:rPr>
          <w:rFonts w:eastAsia="Times New Roman" w:cs="Times New Roman"/>
          <w:bCs/>
          <w:color w:val="000000"/>
          <w:lang w:val="uk-UA"/>
        </w:rPr>
        <w:lastRenderedPageBreak/>
        <w:t xml:space="preserve">Тема роботи:  </w:t>
      </w:r>
    </w:p>
    <w:p w:rsidR="00F31BDA" w:rsidRPr="00250FD9" w:rsidRDefault="00F31BDA" w:rsidP="00F31BDA">
      <w:pPr>
        <w:pStyle w:val="1"/>
        <w:rPr>
          <w:rFonts w:eastAsia="Times New Roman" w:cs="Times New Roman"/>
          <w:b w:val="0"/>
          <w:bCs/>
          <w:color w:val="000000"/>
          <w:sz w:val="24"/>
          <w:szCs w:val="24"/>
          <w:lang w:val="uk-UA"/>
        </w:rPr>
      </w:pPr>
      <w:bookmarkStart w:id="0" w:name="_heading=h.aaj4d8g9v8ft" w:colFirst="0" w:colLast="0"/>
      <w:bookmarkEnd w:id="0"/>
      <w:r w:rsidRPr="00250FD9">
        <w:rPr>
          <w:rFonts w:cs="Times New Roman"/>
          <w:b w:val="0"/>
          <w:bCs/>
          <w:color w:val="000000"/>
          <w:sz w:val="24"/>
          <w:szCs w:val="24"/>
          <w:lang w:val="uk-UA"/>
        </w:rPr>
        <w:t>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rsidR="00F31BDA" w:rsidRPr="007548F3" w:rsidRDefault="00F31BDA" w:rsidP="00F31BDA">
      <w:pPr>
        <w:pStyle w:val="1"/>
        <w:rPr>
          <w:rFonts w:eastAsia="Times New Roman" w:cs="Times New Roman"/>
          <w:sz w:val="24"/>
          <w:szCs w:val="24"/>
          <w:lang w:val="uk-UA"/>
        </w:rPr>
      </w:pPr>
      <w:r w:rsidRPr="007548F3">
        <w:rPr>
          <w:rFonts w:eastAsia="Times New Roman" w:cs="Times New Roman"/>
          <w:bCs/>
          <w:color w:val="000000"/>
          <w:lang w:val="uk-UA"/>
        </w:rPr>
        <w:t xml:space="preserve">Мета роботи: </w:t>
      </w:r>
    </w:p>
    <w:p w:rsidR="00FD2381" w:rsidRPr="00250FD9" w:rsidRDefault="00FD2381" w:rsidP="00F31BDA">
      <w:pPr>
        <w:pStyle w:val="1"/>
        <w:rPr>
          <w:rFonts w:eastAsia="Times New Roman" w:cs="Times New Roman"/>
          <w:b w:val="0"/>
          <w:bCs/>
          <w:color w:val="000000"/>
          <w:sz w:val="24"/>
          <w:lang w:val="uk-UA"/>
        </w:rPr>
      </w:pPr>
      <w:r w:rsidRPr="00250FD9">
        <w:rPr>
          <w:rFonts w:cs="Times New Roman"/>
          <w:b w:val="0"/>
          <w:sz w:val="24"/>
          <w:szCs w:val="24"/>
          <w:lang w:val="uk-UA"/>
        </w:rPr>
        <w:t>Закріпити практичні навички роботи із системами числення, зокрема переведення чисел між десятковою та двійковою системами, виконання арифметичних дій у двійковій системі; опрацювати змінні, константи, типи даних та їхні розміри, базові операції, вбудовані функції, введення і виведення даних, коментарі; навчитися розробляти та реалізовувати лінійні й розгалужені алгоритми з використанням умовних і логічних операторів мовою C++.</w:t>
      </w:r>
    </w:p>
    <w:p w:rsidR="00F31BDA" w:rsidRPr="007548F3" w:rsidRDefault="00F31BDA" w:rsidP="00F31BDA">
      <w:pPr>
        <w:pStyle w:val="1"/>
        <w:rPr>
          <w:rFonts w:eastAsia="Times New Roman" w:cs="Times New Roman"/>
          <w:bCs/>
          <w:color w:val="000000"/>
          <w:lang w:val="uk-UA"/>
        </w:rPr>
      </w:pPr>
      <w:r w:rsidRPr="007548F3">
        <w:rPr>
          <w:rFonts w:eastAsia="Times New Roman" w:cs="Times New Roman"/>
          <w:bCs/>
          <w:color w:val="000000"/>
          <w:lang w:val="uk-UA"/>
        </w:rPr>
        <w:t>Теоретичні відомості:</w:t>
      </w:r>
    </w:p>
    <w:p w:rsidR="00F31BDA" w:rsidRPr="007548F3" w:rsidRDefault="00F31BDA" w:rsidP="00F31BDA">
      <w:pPr>
        <w:pStyle w:val="normal"/>
        <w:numPr>
          <w:ilvl w:val="0"/>
          <w:numId w:val="1"/>
        </w:numPr>
        <w:rPr>
          <w:rFonts w:ascii="Times New Roman" w:eastAsia="Times New Roman" w:hAnsi="Times New Roman" w:cs="Times New Roman"/>
          <w:sz w:val="24"/>
          <w:szCs w:val="24"/>
          <w:lang w:val="uk-UA"/>
        </w:rPr>
      </w:pPr>
      <w:r w:rsidRPr="007548F3">
        <w:rPr>
          <w:rFonts w:ascii="Times New Roman" w:eastAsia="Times New Roman" w:hAnsi="Times New Roman" w:cs="Times New Roman"/>
          <w:sz w:val="24"/>
          <w:szCs w:val="24"/>
          <w:lang w:val="uk-UA"/>
        </w:rPr>
        <w:t>Теоретичні відомості з переліком важливих тем:</w:t>
      </w:r>
    </w:p>
    <w:p w:rsidR="00FD2381" w:rsidRPr="007548F3" w:rsidRDefault="00FD2381" w:rsidP="00FD2381">
      <w:pPr>
        <w:pStyle w:val="a8"/>
        <w:numPr>
          <w:ilvl w:val="0"/>
          <w:numId w:val="5"/>
        </w:numPr>
        <w:spacing w:line="240" w:lineRule="auto"/>
        <w:ind w:left="1134"/>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№1:</w:t>
      </w:r>
      <w:r w:rsidRPr="007548F3">
        <w:rPr>
          <w:rFonts w:ascii="Times New Roman" w:eastAsia="Times New Roman" w:hAnsi="Times New Roman" w:cs="Times New Roman"/>
          <w:sz w:val="24"/>
          <w:szCs w:val="24"/>
        </w:rPr>
        <w:t xml:space="preserve"> Системи числення та двійкова система числення. </w:t>
      </w:r>
    </w:p>
    <w:p w:rsidR="00FD2381" w:rsidRPr="007548F3" w:rsidRDefault="00FD2381" w:rsidP="00FD2381">
      <w:pPr>
        <w:pStyle w:val="a8"/>
        <w:numPr>
          <w:ilvl w:val="0"/>
          <w:numId w:val="5"/>
        </w:numPr>
        <w:spacing w:line="240" w:lineRule="auto"/>
        <w:ind w:left="1134"/>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№2:</w:t>
      </w:r>
      <w:r w:rsidRPr="007548F3">
        <w:rPr>
          <w:rFonts w:ascii="Times New Roman" w:eastAsia="Times New Roman" w:hAnsi="Times New Roman" w:cs="Times New Roman"/>
          <w:sz w:val="24"/>
          <w:szCs w:val="24"/>
        </w:rPr>
        <w:t xml:space="preserve"> Змінні, константи, типи даних та їх розміри. </w:t>
      </w:r>
    </w:p>
    <w:p w:rsidR="00FD2381" w:rsidRPr="007548F3" w:rsidRDefault="00FD2381" w:rsidP="00FD2381">
      <w:pPr>
        <w:pStyle w:val="a8"/>
        <w:numPr>
          <w:ilvl w:val="0"/>
          <w:numId w:val="5"/>
        </w:numPr>
        <w:spacing w:line="240" w:lineRule="auto"/>
        <w:ind w:left="1134"/>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№3:</w:t>
      </w:r>
      <w:r w:rsidRPr="007548F3">
        <w:rPr>
          <w:rFonts w:ascii="Times New Roman" w:eastAsia="Times New Roman" w:hAnsi="Times New Roman" w:cs="Times New Roman"/>
          <w:sz w:val="24"/>
          <w:szCs w:val="24"/>
        </w:rPr>
        <w:t xml:space="preserve"> Бібліотеки C++ та базові операції. </w:t>
      </w:r>
    </w:p>
    <w:p w:rsidR="00FD2381" w:rsidRPr="007548F3" w:rsidRDefault="00FD2381" w:rsidP="00FD2381">
      <w:pPr>
        <w:pStyle w:val="a8"/>
        <w:numPr>
          <w:ilvl w:val="0"/>
          <w:numId w:val="5"/>
        </w:numPr>
        <w:spacing w:line="240" w:lineRule="auto"/>
        <w:ind w:left="1134"/>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№4:</w:t>
      </w:r>
      <w:r w:rsidRPr="007548F3">
        <w:rPr>
          <w:rFonts w:ascii="Times New Roman" w:eastAsia="Times New Roman" w:hAnsi="Times New Roman" w:cs="Times New Roman"/>
          <w:sz w:val="24"/>
          <w:szCs w:val="24"/>
        </w:rPr>
        <w:t xml:space="preserve"> Ввід та вивід даних. </w:t>
      </w:r>
    </w:p>
    <w:p w:rsidR="00FD2381" w:rsidRPr="007548F3" w:rsidRDefault="00FD2381" w:rsidP="00FD2381">
      <w:pPr>
        <w:pStyle w:val="a8"/>
        <w:numPr>
          <w:ilvl w:val="0"/>
          <w:numId w:val="5"/>
        </w:numPr>
        <w:spacing w:line="240" w:lineRule="auto"/>
        <w:ind w:left="1134"/>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№5:</w:t>
      </w:r>
      <w:r w:rsidRPr="007548F3">
        <w:rPr>
          <w:rFonts w:ascii="Times New Roman" w:eastAsia="Times New Roman" w:hAnsi="Times New Roman" w:cs="Times New Roman"/>
          <w:sz w:val="24"/>
          <w:szCs w:val="24"/>
        </w:rPr>
        <w:t xml:space="preserve"> Вбудовані математичні функції. </w:t>
      </w:r>
    </w:p>
    <w:p w:rsidR="00FD2381" w:rsidRPr="007548F3" w:rsidRDefault="00FD2381" w:rsidP="00FD2381">
      <w:pPr>
        <w:pStyle w:val="a8"/>
        <w:numPr>
          <w:ilvl w:val="0"/>
          <w:numId w:val="5"/>
        </w:numPr>
        <w:spacing w:line="240" w:lineRule="auto"/>
        <w:ind w:left="1134"/>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№6:</w:t>
      </w:r>
      <w:r w:rsidR="00A870E4">
        <w:rPr>
          <w:rFonts w:ascii="Times New Roman" w:eastAsia="Times New Roman" w:hAnsi="Times New Roman" w:cs="Times New Roman"/>
          <w:sz w:val="24"/>
          <w:szCs w:val="24"/>
        </w:rPr>
        <w:t xml:space="preserve"> Коментарі в коді.</w:t>
      </w:r>
    </w:p>
    <w:p w:rsidR="00FD2381" w:rsidRPr="007548F3" w:rsidRDefault="00FD2381" w:rsidP="00FD2381">
      <w:pPr>
        <w:pStyle w:val="a8"/>
        <w:numPr>
          <w:ilvl w:val="0"/>
          <w:numId w:val="5"/>
        </w:numPr>
        <w:spacing w:line="240" w:lineRule="auto"/>
        <w:ind w:left="1134"/>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№7:</w:t>
      </w:r>
      <w:r w:rsidRPr="007548F3">
        <w:rPr>
          <w:rFonts w:ascii="Times New Roman" w:eastAsia="Times New Roman" w:hAnsi="Times New Roman" w:cs="Times New Roman"/>
          <w:sz w:val="24"/>
          <w:szCs w:val="24"/>
        </w:rPr>
        <w:t xml:space="preserve"> Лінійні алгоритми. </w:t>
      </w:r>
    </w:p>
    <w:p w:rsidR="00FD2381" w:rsidRPr="007548F3" w:rsidRDefault="00FD2381" w:rsidP="00FD2381">
      <w:pPr>
        <w:pStyle w:val="a8"/>
        <w:numPr>
          <w:ilvl w:val="0"/>
          <w:numId w:val="5"/>
        </w:numPr>
        <w:spacing w:line="240" w:lineRule="auto"/>
        <w:ind w:left="1134"/>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№8:</w:t>
      </w:r>
      <w:r w:rsidRPr="007548F3">
        <w:rPr>
          <w:rFonts w:ascii="Times New Roman" w:eastAsia="Times New Roman" w:hAnsi="Times New Roman" w:cs="Times New Roman"/>
          <w:sz w:val="24"/>
          <w:szCs w:val="24"/>
        </w:rPr>
        <w:t xml:space="preserve"> Розгалужені алгоритми та умовні оператори. </w:t>
      </w:r>
    </w:p>
    <w:p w:rsidR="007548F3" w:rsidRDefault="00FD2381" w:rsidP="007548F3">
      <w:pPr>
        <w:pStyle w:val="a8"/>
        <w:numPr>
          <w:ilvl w:val="0"/>
          <w:numId w:val="5"/>
        </w:numPr>
        <w:spacing w:line="240" w:lineRule="auto"/>
        <w:ind w:left="1134"/>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№9:</w:t>
      </w:r>
      <w:r w:rsidRPr="007548F3">
        <w:rPr>
          <w:rFonts w:ascii="Times New Roman" w:eastAsia="Times New Roman" w:hAnsi="Times New Roman" w:cs="Times New Roman"/>
          <w:sz w:val="24"/>
          <w:szCs w:val="24"/>
        </w:rPr>
        <w:t xml:space="preserve"> Логічні оператори. </w:t>
      </w:r>
    </w:p>
    <w:p w:rsidR="00BF7FC0" w:rsidRPr="007548F3" w:rsidRDefault="00BF7FC0" w:rsidP="007548F3">
      <w:pPr>
        <w:pStyle w:val="a8"/>
        <w:numPr>
          <w:ilvl w:val="0"/>
          <w:numId w:val="5"/>
        </w:numPr>
        <w:spacing w:line="240" w:lineRule="auto"/>
        <w:ind w:left="1134"/>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Тема №10</w:t>
      </w:r>
      <w:r w:rsidRPr="007548F3">
        <w:rPr>
          <w:rFonts w:ascii="Times New Roman" w:eastAsia="Times New Roman" w:hAnsi="Times New Roman" w:cs="Times New Roman"/>
          <w:b/>
          <w:bCs/>
          <w:sz w:val="24"/>
          <w:szCs w:val="24"/>
        </w:rPr>
        <w:t>:</w:t>
      </w:r>
      <w:r w:rsidRPr="007548F3">
        <w:rPr>
          <w:rFonts w:ascii="Times New Roman" w:eastAsia="Times New Roman" w:hAnsi="Times New Roman" w:cs="Times New Roman"/>
          <w:sz w:val="24"/>
          <w:szCs w:val="24"/>
        </w:rPr>
        <w:t xml:space="preserve"> Побітові операції.</w:t>
      </w:r>
    </w:p>
    <w:p w:rsidR="007548F3" w:rsidRPr="007548F3" w:rsidRDefault="007548F3" w:rsidP="007548F3">
      <w:pPr>
        <w:spacing w:line="240" w:lineRule="auto"/>
        <w:ind w:left="774"/>
        <w:rPr>
          <w:rFonts w:ascii="Times New Roman" w:eastAsia="Times New Roman" w:hAnsi="Times New Roman" w:cs="Times New Roman"/>
          <w:sz w:val="24"/>
          <w:szCs w:val="24"/>
          <w:lang w:val="en-US"/>
        </w:rPr>
      </w:pPr>
    </w:p>
    <w:p w:rsidR="007548F3" w:rsidRPr="007548F3" w:rsidRDefault="00F31BDA" w:rsidP="007548F3">
      <w:pPr>
        <w:pStyle w:val="normal"/>
        <w:numPr>
          <w:ilvl w:val="0"/>
          <w:numId w:val="1"/>
        </w:numPr>
        <w:rPr>
          <w:rFonts w:ascii="Times New Roman" w:eastAsia="Times New Roman" w:hAnsi="Times New Roman" w:cs="Times New Roman"/>
          <w:sz w:val="24"/>
          <w:szCs w:val="24"/>
          <w:lang w:val="uk-UA"/>
        </w:rPr>
      </w:pPr>
      <w:r w:rsidRPr="007548F3">
        <w:rPr>
          <w:rFonts w:ascii="Times New Roman" w:eastAsia="Times New Roman" w:hAnsi="Times New Roman" w:cs="Times New Roman"/>
          <w:sz w:val="24"/>
          <w:szCs w:val="24"/>
          <w:lang w:val="uk-UA"/>
        </w:rPr>
        <w:t>Індивідуальний план опрацювання теорії:</w:t>
      </w:r>
    </w:p>
    <w:p w:rsidR="00F31BDA" w:rsidRPr="007548F3" w:rsidRDefault="00FD2381" w:rsidP="007548F3">
      <w:pPr>
        <w:pStyle w:val="a8"/>
        <w:numPr>
          <w:ilvl w:val="0"/>
          <w:numId w:val="27"/>
        </w:numPr>
        <w:spacing w:line="240" w:lineRule="auto"/>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№1:</w:t>
      </w:r>
      <w:r w:rsidRPr="007548F3">
        <w:rPr>
          <w:rFonts w:ascii="Times New Roman" w:eastAsia="Times New Roman" w:hAnsi="Times New Roman" w:cs="Times New Roman"/>
          <w:sz w:val="24"/>
          <w:szCs w:val="24"/>
        </w:rPr>
        <w:t xml:space="preserve"> Системи числення та двійкова система числення. </w:t>
      </w:r>
    </w:p>
    <w:p w:rsidR="00F31BDA" w:rsidRPr="007548F3" w:rsidRDefault="00F31BDA" w:rsidP="00F31BDA">
      <w:pPr>
        <w:pStyle w:val="normal"/>
        <w:numPr>
          <w:ilvl w:val="1"/>
          <w:numId w:val="4"/>
        </w:numPr>
        <w:pBdr>
          <w:top w:val="nil"/>
          <w:left w:val="nil"/>
          <w:bottom w:val="nil"/>
          <w:right w:val="nil"/>
          <w:between w:val="nil"/>
        </w:pBdr>
        <w:spacing w:line="240" w:lineRule="auto"/>
        <w:rPr>
          <w:color w:val="000000"/>
          <w:sz w:val="24"/>
          <w:szCs w:val="24"/>
          <w:lang w:val="uk-UA"/>
        </w:rPr>
      </w:pPr>
      <w:r w:rsidRPr="007548F3">
        <w:rPr>
          <w:rFonts w:ascii="Times New Roman" w:eastAsia="Times New Roman" w:hAnsi="Times New Roman" w:cs="Times New Roman"/>
          <w:color w:val="000000"/>
          <w:sz w:val="24"/>
          <w:szCs w:val="24"/>
          <w:lang w:val="uk-UA"/>
        </w:rPr>
        <w:t>Джерела Інформації</w:t>
      </w:r>
      <w:r w:rsidRPr="007548F3">
        <w:rPr>
          <w:rFonts w:ascii="Times New Roman" w:eastAsia="Times New Roman" w:hAnsi="Times New Roman" w:cs="Times New Roman"/>
          <w:sz w:val="24"/>
          <w:szCs w:val="24"/>
          <w:lang w:val="uk-UA"/>
        </w:rPr>
        <w:t>:</w:t>
      </w:r>
    </w:p>
    <w:p w:rsidR="00D17282" w:rsidRPr="00D17282" w:rsidRDefault="00F31BDA" w:rsidP="00F31BDA">
      <w:pPr>
        <w:pStyle w:val="normal"/>
        <w:numPr>
          <w:ilvl w:val="2"/>
          <w:numId w:val="4"/>
        </w:numPr>
        <w:spacing w:line="240" w:lineRule="auto"/>
        <w:rPr>
          <w:sz w:val="24"/>
          <w:szCs w:val="24"/>
          <w:shd w:val="clear" w:color="auto" w:fill="FFF2CC"/>
          <w:lang w:val="uk-UA"/>
        </w:rPr>
      </w:pPr>
      <w:r>
        <w:rPr>
          <w:rFonts w:ascii="Times New Roman" w:hAnsi="Times New Roman"/>
          <w:sz w:val="24"/>
        </w:rPr>
        <w:t xml:space="preserve">Книга: Ковалюк Т.В. Алгоритмізація та програмування (розділ про системи числення); </w:t>
      </w:r>
    </w:p>
    <w:p w:rsidR="00F31BDA" w:rsidRPr="007548F3" w:rsidRDefault="00D17282" w:rsidP="00F31BDA">
      <w:pPr>
        <w:pStyle w:val="normal"/>
        <w:numPr>
          <w:ilvl w:val="2"/>
          <w:numId w:val="4"/>
        </w:numPr>
        <w:spacing w:line="240" w:lineRule="auto"/>
        <w:rPr>
          <w:sz w:val="24"/>
          <w:szCs w:val="24"/>
          <w:shd w:val="clear" w:color="auto" w:fill="FFF2CC"/>
          <w:lang w:val="uk-UA"/>
        </w:rPr>
      </w:pPr>
      <w:r>
        <w:rPr>
          <w:rFonts w:ascii="Times New Roman" w:hAnsi="Times New Roman"/>
          <w:sz w:val="24"/>
          <w:lang w:val="uk-UA"/>
        </w:rPr>
        <w:t xml:space="preserve">Книга: </w:t>
      </w:r>
      <w:r w:rsidR="00F31BDA">
        <w:rPr>
          <w:rFonts w:ascii="Times New Roman" w:hAnsi="Times New Roman"/>
          <w:sz w:val="24"/>
        </w:rPr>
        <w:t>Мочурад Л.І., Бойко Н.І. Основи програмування, 2019.</w:t>
      </w:r>
    </w:p>
    <w:p w:rsidR="00D17282" w:rsidRPr="00D17282" w:rsidRDefault="00F31BDA" w:rsidP="00F31BDA">
      <w:pPr>
        <w:pStyle w:val="normal"/>
        <w:numPr>
          <w:ilvl w:val="2"/>
          <w:numId w:val="4"/>
        </w:numPr>
        <w:spacing w:line="240" w:lineRule="auto"/>
        <w:rPr>
          <w:sz w:val="24"/>
          <w:szCs w:val="24"/>
          <w:shd w:val="clear" w:color="auto" w:fill="FFF2CC"/>
          <w:lang w:val="uk-UA"/>
        </w:rPr>
      </w:pPr>
      <w:r>
        <w:rPr>
          <w:rFonts w:ascii="Times New Roman" w:hAnsi="Times New Roman"/>
          <w:sz w:val="24"/>
        </w:rPr>
        <w:t>Відеоурок</w:t>
      </w:r>
      <w:r w:rsidRPr="00250FD9">
        <w:rPr>
          <w:rFonts w:ascii="Times New Roman" w:hAnsi="Times New Roman"/>
          <w:sz w:val="24"/>
          <w:lang w:val="en-US"/>
        </w:rPr>
        <w:t xml:space="preserve">: Number Systems Introduction – Decimal, Binary, Octal &amp; Hexadecimal; </w:t>
      </w:r>
    </w:p>
    <w:p w:rsidR="00D17282" w:rsidRPr="00D17282" w:rsidRDefault="00D17282" w:rsidP="00F31BDA">
      <w:pPr>
        <w:pStyle w:val="normal"/>
        <w:numPr>
          <w:ilvl w:val="2"/>
          <w:numId w:val="4"/>
        </w:numPr>
        <w:spacing w:line="240" w:lineRule="auto"/>
        <w:rPr>
          <w:sz w:val="24"/>
          <w:szCs w:val="24"/>
          <w:shd w:val="clear" w:color="auto" w:fill="FFF2CC"/>
          <w:lang w:val="uk-UA"/>
        </w:rPr>
      </w:pPr>
      <w:r>
        <w:rPr>
          <w:rFonts w:ascii="Times New Roman" w:hAnsi="Times New Roman"/>
          <w:sz w:val="24"/>
          <w:lang w:val="uk-UA"/>
        </w:rPr>
        <w:t>Л</w:t>
      </w:r>
      <w:r w:rsidR="00F31BDA">
        <w:rPr>
          <w:rFonts w:ascii="Times New Roman" w:hAnsi="Times New Roman"/>
          <w:sz w:val="24"/>
        </w:rPr>
        <w:t>екції</w:t>
      </w:r>
      <w:r w:rsidR="00F31BDA" w:rsidRPr="00D17282">
        <w:rPr>
          <w:rFonts w:ascii="Times New Roman" w:hAnsi="Times New Roman"/>
          <w:sz w:val="24"/>
        </w:rPr>
        <w:t xml:space="preserve"> </w:t>
      </w:r>
      <w:r w:rsidR="00F31BDA">
        <w:rPr>
          <w:rFonts w:ascii="Times New Roman" w:hAnsi="Times New Roman"/>
          <w:sz w:val="24"/>
        </w:rPr>
        <w:t>О</w:t>
      </w:r>
      <w:r w:rsidR="00F31BDA" w:rsidRPr="00D17282">
        <w:rPr>
          <w:rFonts w:ascii="Times New Roman" w:hAnsi="Times New Roman"/>
          <w:sz w:val="24"/>
        </w:rPr>
        <w:t xml:space="preserve">. </w:t>
      </w:r>
      <w:r w:rsidR="00F31BDA">
        <w:rPr>
          <w:rFonts w:ascii="Times New Roman" w:hAnsi="Times New Roman"/>
          <w:sz w:val="24"/>
        </w:rPr>
        <w:t>Пшеничного</w:t>
      </w:r>
      <w:r w:rsidR="00F31BDA" w:rsidRPr="00D17282">
        <w:rPr>
          <w:rFonts w:ascii="Times New Roman" w:hAnsi="Times New Roman"/>
          <w:sz w:val="24"/>
        </w:rPr>
        <w:t xml:space="preserve">; </w:t>
      </w:r>
    </w:p>
    <w:p w:rsidR="00F31BDA" w:rsidRPr="007548F3" w:rsidRDefault="00D17282" w:rsidP="00F31BDA">
      <w:pPr>
        <w:pStyle w:val="normal"/>
        <w:numPr>
          <w:ilvl w:val="2"/>
          <w:numId w:val="4"/>
        </w:numPr>
        <w:spacing w:line="240" w:lineRule="auto"/>
        <w:rPr>
          <w:sz w:val="24"/>
          <w:szCs w:val="24"/>
          <w:shd w:val="clear" w:color="auto" w:fill="FFF2CC"/>
          <w:lang w:val="uk-UA"/>
        </w:rPr>
      </w:pPr>
      <w:r>
        <w:rPr>
          <w:rFonts w:ascii="Times New Roman" w:hAnsi="Times New Roman"/>
          <w:sz w:val="24"/>
        </w:rPr>
        <w:t>Відеоурок</w:t>
      </w:r>
      <w:r w:rsidRPr="00250FD9">
        <w:rPr>
          <w:rFonts w:ascii="Times New Roman" w:hAnsi="Times New Roman"/>
          <w:sz w:val="24"/>
          <w:lang w:val="en-US"/>
        </w:rPr>
        <w:t xml:space="preserve">: </w:t>
      </w:r>
      <w:r>
        <w:rPr>
          <w:rFonts w:ascii="Times New Roman" w:hAnsi="Times New Roman"/>
          <w:sz w:val="24"/>
          <w:lang w:val="uk-UA"/>
        </w:rPr>
        <w:t xml:space="preserve"> </w:t>
      </w:r>
      <w:r w:rsidR="00F31BDA" w:rsidRPr="00250FD9">
        <w:rPr>
          <w:rFonts w:ascii="Times New Roman" w:hAnsi="Times New Roman"/>
          <w:sz w:val="24"/>
          <w:lang w:val="en-US"/>
        </w:rPr>
        <w:t>C</w:t>
      </w:r>
      <w:r w:rsidR="00F31BDA" w:rsidRPr="00D17282">
        <w:rPr>
          <w:rFonts w:ascii="Times New Roman" w:hAnsi="Times New Roman"/>
          <w:sz w:val="24"/>
        </w:rPr>
        <w:t xml:space="preserve">++ – </w:t>
      </w:r>
      <w:r w:rsidR="00F31BDA">
        <w:rPr>
          <w:rFonts w:ascii="Times New Roman" w:hAnsi="Times New Roman"/>
          <w:sz w:val="24"/>
        </w:rPr>
        <w:t>Теорія</w:t>
      </w:r>
      <w:r w:rsidR="00F31BDA" w:rsidRPr="00D17282">
        <w:rPr>
          <w:rFonts w:ascii="Times New Roman" w:hAnsi="Times New Roman"/>
          <w:sz w:val="24"/>
        </w:rPr>
        <w:t xml:space="preserve"> (</w:t>
      </w:r>
      <w:r w:rsidR="00F31BDA">
        <w:rPr>
          <w:rFonts w:ascii="Times New Roman" w:hAnsi="Times New Roman"/>
          <w:sz w:val="24"/>
        </w:rPr>
        <w:t>Блоган</w:t>
      </w:r>
      <w:r w:rsidR="00F31BDA" w:rsidRPr="00D17282">
        <w:rPr>
          <w:rFonts w:ascii="Times New Roman" w:hAnsi="Times New Roman"/>
          <w:sz w:val="24"/>
        </w:rPr>
        <w:t>).</w:t>
      </w:r>
    </w:p>
    <w:p w:rsidR="00F31BDA" w:rsidRPr="007548F3" w:rsidRDefault="00F31BDA" w:rsidP="00F31BDA">
      <w:pPr>
        <w:pStyle w:val="normal"/>
        <w:numPr>
          <w:ilvl w:val="2"/>
          <w:numId w:val="4"/>
        </w:numPr>
        <w:spacing w:line="240" w:lineRule="auto"/>
        <w:rPr>
          <w:sz w:val="24"/>
          <w:szCs w:val="24"/>
          <w:shd w:val="clear" w:color="auto" w:fill="FFF2CC"/>
          <w:lang w:val="uk-UA"/>
        </w:rPr>
      </w:pPr>
      <w:r>
        <w:rPr>
          <w:rFonts w:ascii="Times New Roman" w:hAnsi="Times New Roman"/>
          <w:sz w:val="24"/>
        </w:rPr>
        <w:t>Стаття</w:t>
      </w:r>
      <w:r w:rsidRPr="00250FD9">
        <w:rPr>
          <w:rFonts w:ascii="Times New Roman" w:hAnsi="Times New Roman"/>
          <w:sz w:val="24"/>
          <w:lang w:val="en-US"/>
        </w:rPr>
        <w:t xml:space="preserve">: Binary – Learn SparkFun </w:t>
      </w:r>
      <w:hyperlink r:id="rId9">
        <w:r w:rsidRPr="00250FD9">
          <w:rPr>
            <w:rFonts w:ascii="Times New Roman" w:hAnsi="Times New Roman"/>
            <w:color w:val="0563C1"/>
            <w:sz w:val="24"/>
            <w:szCs w:val="24"/>
            <w:u w:val="single"/>
            <w:lang w:val="en-US"/>
          </w:rPr>
          <w:t>https://learn.sparkfun.com/tutorials/binary/all</w:t>
        </w:r>
      </w:hyperlink>
    </w:p>
    <w:p w:rsidR="00F31BDA" w:rsidRPr="007548F3" w:rsidRDefault="00F31BDA" w:rsidP="00F31BDA">
      <w:pPr>
        <w:pStyle w:val="normal"/>
        <w:numPr>
          <w:ilvl w:val="2"/>
          <w:numId w:val="4"/>
        </w:numPr>
        <w:spacing w:line="240" w:lineRule="auto"/>
        <w:rPr>
          <w:sz w:val="24"/>
          <w:szCs w:val="24"/>
          <w:shd w:val="clear" w:color="auto" w:fill="FFF2CC"/>
          <w:lang w:val="uk-UA"/>
        </w:rPr>
      </w:pPr>
      <w:r w:rsidRPr="00250FD9">
        <w:rPr>
          <w:rFonts w:ascii="Times New Roman" w:hAnsi="Times New Roman"/>
          <w:sz w:val="24"/>
          <w:lang w:val="uk-UA"/>
        </w:rPr>
        <w:t xml:space="preserve">Курс/калькулятор: </w:t>
      </w:r>
      <w:r>
        <w:rPr>
          <w:rFonts w:ascii="Times New Roman" w:hAnsi="Times New Roman"/>
          <w:sz w:val="24"/>
        </w:rPr>
        <w:t>Binary</w:t>
      </w:r>
      <w:r w:rsidRPr="00250FD9">
        <w:rPr>
          <w:rFonts w:ascii="Times New Roman" w:hAnsi="Times New Roman"/>
          <w:sz w:val="24"/>
          <w:lang w:val="uk-UA"/>
        </w:rPr>
        <w:t xml:space="preserve"> </w:t>
      </w:r>
      <w:r>
        <w:rPr>
          <w:rFonts w:ascii="Times New Roman" w:hAnsi="Times New Roman"/>
          <w:sz w:val="24"/>
        </w:rPr>
        <w:t>Calculator</w:t>
      </w:r>
      <w:r w:rsidRPr="00250FD9">
        <w:rPr>
          <w:rFonts w:ascii="Times New Roman" w:hAnsi="Times New Roman"/>
          <w:sz w:val="24"/>
          <w:lang w:val="uk-UA"/>
        </w:rPr>
        <w:t xml:space="preserve"> </w:t>
      </w:r>
      <w:hyperlink r:id="rId10">
        <w:r>
          <w:rPr>
            <w:rFonts w:ascii="Times New Roman" w:hAnsi="Times New Roman"/>
            <w:color w:val="0563C1"/>
            <w:sz w:val="24"/>
            <w:szCs w:val="24"/>
            <w:u w:val="single"/>
          </w:rPr>
          <w:t>https</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www</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calculator</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net</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binary</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calculator</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html</w:t>
        </w:r>
      </w:hyperlink>
      <w:r w:rsidRPr="00250FD9">
        <w:rPr>
          <w:rFonts w:ascii="Times New Roman" w:hAnsi="Times New Roman"/>
          <w:sz w:val="24"/>
          <w:lang w:val="uk-UA"/>
        </w:rPr>
        <w:t xml:space="preserve"> (перевірка переведень, додавання, ділення).</w:t>
      </w:r>
    </w:p>
    <w:p w:rsidR="00F31BDA" w:rsidRPr="007548F3" w:rsidRDefault="00F31BDA" w:rsidP="00F31BDA">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Що опрацьовано:</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lastRenderedPageBreak/>
        <w:t xml:space="preserve">Поняття системи числення та її основи.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Види систем числення: двійкова, вісімкова, десяткова, шістнадцяткова, тощо.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Принцип позиційного запису чисел.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Переведення чисел із десяткової системи у двійкову.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Переведення двійкових чисел у десяткову систему.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Додавання двійкових чисел.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Віднімання двійкових чисел.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Множення та ділення двійкових чисел. </w:t>
      </w:r>
    </w:p>
    <w:p w:rsidR="00F31BDA" w:rsidRPr="007548F3" w:rsidRDefault="004755D8" w:rsidP="007548F3">
      <w:pPr>
        <w:numPr>
          <w:ilvl w:val="2"/>
          <w:numId w:val="4"/>
        </w:numPr>
        <w:spacing w:before="100" w:beforeAutospacing="1" w:after="100" w:afterAutospacing="1" w:line="240" w:lineRule="auto"/>
      </w:pPr>
      <w:r w:rsidRPr="007548F3">
        <w:rPr>
          <w:rFonts w:ascii="Times New Roman" w:hAnsi="Times New Roman"/>
          <w:sz w:val="24"/>
        </w:rPr>
        <w:t xml:space="preserve">Практичне застосування двійкової системи у програмуванні та комп'ютерних технологіях. </w:t>
      </w:r>
    </w:p>
    <w:p w:rsidR="00F31BDA" w:rsidRPr="007548F3" w:rsidRDefault="00F31BDA" w:rsidP="00F31BDA">
      <w:pPr>
        <w:pStyle w:val="normal"/>
        <w:numPr>
          <w:ilvl w:val="1"/>
          <w:numId w:val="4"/>
        </w:numPr>
        <w:pBdr>
          <w:top w:val="nil"/>
          <w:left w:val="nil"/>
          <w:bottom w:val="nil"/>
          <w:right w:val="nil"/>
          <w:between w:val="nil"/>
        </w:pBdr>
        <w:spacing w:line="240" w:lineRule="auto"/>
        <w:rPr>
          <w:color w:val="000000"/>
          <w:sz w:val="24"/>
          <w:szCs w:val="24"/>
          <w:lang w:val="uk-UA"/>
        </w:rPr>
      </w:pPr>
      <w:r w:rsidRPr="007548F3">
        <w:rPr>
          <w:rFonts w:ascii="Times New Roman" w:eastAsia="Times New Roman" w:hAnsi="Times New Roman" w:cs="Times New Roman"/>
          <w:color w:val="000000"/>
          <w:sz w:val="24"/>
          <w:szCs w:val="24"/>
          <w:lang w:val="uk-UA"/>
        </w:rPr>
        <w:t>Статус:</w:t>
      </w:r>
      <w:r w:rsidR="004755D8" w:rsidRPr="007548F3">
        <w:rPr>
          <w:rFonts w:ascii="Times New Roman" w:eastAsia="Times New Roman" w:hAnsi="Times New Roman" w:cs="Times New Roman"/>
          <w:color w:val="000000"/>
          <w:sz w:val="24"/>
          <w:szCs w:val="24"/>
          <w:lang w:val="uk-UA"/>
        </w:rPr>
        <w:t xml:space="preserve"> Ознайомлена</w:t>
      </w:r>
    </w:p>
    <w:p w:rsidR="00F31BDA" w:rsidRPr="007548F3" w:rsidRDefault="00F31BDA" w:rsidP="00F31BDA">
      <w:pPr>
        <w:pStyle w:val="normal"/>
        <w:numPr>
          <w:ilvl w:val="1"/>
          <w:numId w:val="4"/>
        </w:numPr>
        <w:pBdr>
          <w:top w:val="nil"/>
          <w:left w:val="nil"/>
          <w:bottom w:val="nil"/>
          <w:right w:val="nil"/>
          <w:between w:val="nil"/>
        </w:pBdr>
        <w:spacing w:line="240" w:lineRule="auto"/>
        <w:rPr>
          <w:color w:val="000000"/>
          <w:sz w:val="24"/>
          <w:szCs w:val="24"/>
          <w:lang w:val="uk-UA"/>
        </w:rPr>
      </w:pPr>
      <w:r w:rsidRPr="007548F3">
        <w:rPr>
          <w:rFonts w:ascii="Times New Roman" w:eastAsia="Times New Roman" w:hAnsi="Times New Roman" w:cs="Times New Roman"/>
          <w:color w:val="000000"/>
          <w:sz w:val="24"/>
          <w:szCs w:val="24"/>
          <w:lang w:val="uk-UA"/>
        </w:rPr>
        <w:t>Початок опрацювання теми:</w:t>
      </w:r>
      <w:r w:rsidR="004755D8" w:rsidRPr="007548F3">
        <w:rPr>
          <w:rFonts w:ascii="Times New Roman" w:eastAsia="Times New Roman" w:hAnsi="Times New Roman" w:cs="Times New Roman"/>
          <w:color w:val="000000"/>
          <w:sz w:val="24"/>
          <w:szCs w:val="24"/>
          <w:lang w:val="uk-UA"/>
        </w:rPr>
        <w:t xml:space="preserve"> 22.09.2026</w:t>
      </w:r>
    </w:p>
    <w:p w:rsidR="00F31BDA" w:rsidRPr="007548F3" w:rsidRDefault="00B971B1" w:rsidP="00F31BDA">
      <w:pPr>
        <w:pStyle w:val="normal"/>
        <w:numPr>
          <w:ilvl w:val="1"/>
          <w:numId w:val="4"/>
        </w:numPr>
        <w:pBdr>
          <w:top w:val="nil"/>
          <w:left w:val="nil"/>
          <w:bottom w:val="nil"/>
          <w:right w:val="nil"/>
          <w:between w:val="nil"/>
        </w:pBdr>
        <w:spacing w:line="240" w:lineRule="auto"/>
        <w:rPr>
          <w:color w:val="000000"/>
          <w:sz w:val="24"/>
          <w:szCs w:val="24"/>
          <w:lang w:val="uk-UA"/>
        </w:rPr>
      </w:pPr>
      <w:r>
        <w:rPr>
          <w:rFonts w:ascii="Times New Roman" w:eastAsia="Times New Roman" w:hAnsi="Times New Roman" w:cs="Times New Roman"/>
          <w:color w:val="000000"/>
          <w:sz w:val="24"/>
          <w:szCs w:val="24"/>
          <w:lang w:val="uk-UA"/>
        </w:rPr>
        <w:t>Завершення</w:t>
      </w:r>
      <w:r w:rsidR="00F31BDA" w:rsidRPr="007548F3">
        <w:rPr>
          <w:rFonts w:ascii="Times New Roman" w:eastAsia="Times New Roman" w:hAnsi="Times New Roman" w:cs="Times New Roman"/>
          <w:color w:val="000000"/>
          <w:sz w:val="24"/>
          <w:szCs w:val="24"/>
          <w:lang w:val="uk-UA"/>
        </w:rPr>
        <w:t xml:space="preserve"> опрацювання теми:</w:t>
      </w:r>
      <w:r w:rsidR="004755D8" w:rsidRPr="007548F3">
        <w:rPr>
          <w:rFonts w:ascii="Times New Roman" w:eastAsia="Times New Roman" w:hAnsi="Times New Roman" w:cs="Times New Roman"/>
          <w:color w:val="000000"/>
          <w:sz w:val="24"/>
          <w:szCs w:val="24"/>
          <w:lang w:val="uk-UA"/>
        </w:rPr>
        <w:t xml:space="preserve"> 22.09.2026</w:t>
      </w:r>
    </w:p>
    <w:p w:rsidR="007548F3" w:rsidRPr="007548F3" w:rsidRDefault="007548F3" w:rsidP="007548F3">
      <w:pPr>
        <w:pStyle w:val="normal"/>
        <w:pBdr>
          <w:top w:val="nil"/>
          <w:left w:val="nil"/>
          <w:bottom w:val="nil"/>
          <w:right w:val="nil"/>
          <w:between w:val="nil"/>
        </w:pBdr>
        <w:spacing w:line="240" w:lineRule="auto"/>
        <w:rPr>
          <w:color w:val="000000"/>
          <w:sz w:val="24"/>
          <w:szCs w:val="24"/>
          <w:lang w:val="uk-UA"/>
        </w:rPr>
      </w:pPr>
    </w:p>
    <w:p w:rsidR="00FD2381" w:rsidRPr="007548F3" w:rsidRDefault="00FD2381" w:rsidP="00FD2381">
      <w:pPr>
        <w:pStyle w:val="a8"/>
        <w:numPr>
          <w:ilvl w:val="0"/>
          <w:numId w:val="4"/>
        </w:numPr>
        <w:spacing w:line="240" w:lineRule="auto"/>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№2:</w:t>
      </w:r>
      <w:r w:rsidRPr="007548F3">
        <w:rPr>
          <w:rFonts w:ascii="Times New Roman" w:eastAsia="Times New Roman" w:hAnsi="Times New Roman" w:cs="Times New Roman"/>
          <w:sz w:val="24"/>
          <w:szCs w:val="24"/>
        </w:rPr>
        <w:t xml:space="preserve"> Змінні, константи, типи даних та їх розміри. </w:t>
      </w:r>
    </w:p>
    <w:p w:rsidR="00F31BDA" w:rsidRPr="007548F3" w:rsidRDefault="00F31BDA" w:rsidP="00F31BDA">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Джерела Інформації:</w:t>
      </w:r>
    </w:p>
    <w:p w:rsidR="00F31BDA" w:rsidRPr="00AE6DC1" w:rsidRDefault="00F31BDA" w:rsidP="00F31BDA">
      <w:pPr>
        <w:pStyle w:val="normal"/>
        <w:numPr>
          <w:ilvl w:val="2"/>
          <w:numId w:val="4"/>
        </w:numPr>
        <w:spacing w:line="240" w:lineRule="auto"/>
        <w:rPr>
          <w:sz w:val="24"/>
          <w:szCs w:val="24"/>
          <w:shd w:val="clear" w:color="auto" w:fill="FFF2CC"/>
          <w:lang w:val="uk-UA"/>
        </w:rPr>
      </w:pPr>
      <w:r>
        <w:rPr>
          <w:rFonts w:ascii="Times New Roman" w:hAnsi="Times New Roman"/>
          <w:sz w:val="24"/>
        </w:rPr>
        <w:t xml:space="preserve">Відеоурок: C++ – Теорія (Блоган) </w:t>
      </w:r>
      <w:hyperlink r:id="rId11">
        <w:r>
          <w:rPr>
            <w:rFonts w:ascii="Times New Roman" w:hAnsi="Times New Roman"/>
            <w:color w:val="0563C1"/>
            <w:sz w:val="24"/>
            <w:szCs w:val="24"/>
            <w:u w:val="single"/>
          </w:rPr>
          <w:t>https://www.youtube.com/watch?v=2UDMGCcRCjo&amp;list=PLiPRE8VmJzOpn6PzYf0higmCEyGzo2A5g</w:t>
        </w:r>
      </w:hyperlink>
    </w:p>
    <w:p w:rsidR="00AE6DC1" w:rsidRPr="00AE6DC1" w:rsidRDefault="00AE6DC1" w:rsidP="00AE6DC1">
      <w:pPr>
        <w:pStyle w:val="normal"/>
        <w:numPr>
          <w:ilvl w:val="2"/>
          <w:numId w:val="4"/>
        </w:numPr>
        <w:spacing w:line="240" w:lineRule="auto"/>
        <w:rPr>
          <w:sz w:val="24"/>
          <w:szCs w:val="24"/>
          <w:shd w:val="clear" w:color="auto" w:fill="FFF2CC"/>
          <w:lang w:val="uk-UA"/>
        </w:rPr>
      </w:pPr>
      <w:r>
        <w:rPr>
          <w:rFonts w:ascii="Times New Roman" w:hAnsi="Times New Roman"/>
          <w:sz w:val="24"/>
          <w:lang w:val="uk-UA"/>
        </w:rPr>
        <w:t>Л</w:t>
      </w:r>
      <w:r>
        <w:rPr>
          <w:rFonts w:ascii="Times New Roman" w:hAnsi="Times New Roman"/>
          <w:sz w:val="24"/>
        </w:rPr>
        <w:t>екції</w:t>
      </w:r>
      <w:r w:rsidRPr="00D17282">
        <w:rPr>
          <w:rFonts w:ascii="Times New Roman" w:hAnsi="Times New Roman"/>
          <w:sz w:val="24"/>
        </w:rPr>
        <w:t xml:space="preserve"> </w:t>
      </w:r>
      <w:r>
        <w:rPr>
          <w:rFonts w:ascii="Times New Roman" w:hAnsi="Times New Roman"/>
          <w:sz w:val="24"/>
        </w:rPr>
        <w:t>О</w:t>
      </w:r>
      <w:r w:rsidRPr="00D17282">
        <w:rPr>
          <w:rFonts w:ascii="Times New Roman" w:hAnsi="Times New Roman"/>
          <w:sz w:val="24"/>
        </w:rPr>
        <w:t xml:space="preserve">. </w:t>
      </w:r>
      <w:r>
        <w:rPr>
          <w:rFonts w:ascii="Times New Roman" w:hAnsi="Times New Roman"/>
          <w:sz w:val="24"/>
        </w:rPr>
        <w:t>Пшеничного</w:t>
      </w:r>
      <w:r w:rsidRPr="00D17282">
        <w:rPr>
          <w:rFonts w:ascii="Times New Roman" w:hAnsi="Times New Roman"/>
          <w:sz w:val="24"/>
        </w:rPr>
        <w:t xml:space="preserve">; </w:t>
      </w:r>
    </w:p>
    <w:p w:rsidR="00F31BDA" w:rsidRPr="007548F3" w:rsidRDefault="00F31BDA" w:rsidP="00F31BDA">
      <w:pPr>
        <w:pStyle w:val="normal"/>
        <w:numPr>
          <w:ilvl w:val="2"/>
          <w:numId w:val="4"/>
        </w:numPr>
        <w:spacing w:line="240" w:lineRule="auto"/>
        <w:rPr>
          <w:sz w:val="24"/>
          <w:szCs w:val="24"/>
          <w:shd w:val="clear" w:color="auto" w:fill="FFF2CC"/>
          <w:lang w:val="uk-UA"/>
        </w:rPr>
      </w:pPr>
      <w:r>
        <w:rPr>
          <w:rFonts w:ascii="Times New Roman" w:hAnsi="Times New Roman"/>
          <w:sz w:val="24"/>
        </w:rPr>
        <w:t>Стаття</w:t>
      </w:r>
      <w:r w:rsidRPr="00250FD9">
        <w:rPr>
          <w:rFonts w:ascii="Times New Roman" w:hAnsi="Times New Roman"/>
          <w:sz w:val="24"/>
          <w:lang w:val="en-US"/>
        </w:rPr>
        <w:t xml:space="preserve">: C++ Lessons </w:t>
      </w:r>
      <w:hyperlink r:id="rId12">
        <w:r w:rsidRPr="00250FD9">
          <w:rPr>
            <w:rFonts w:ascii="Times New Roman" w:hAnsi="Times New Roman"/>
            <w:color w:val="0563C1"/>
            <w:sz w:val="24"/>
            <w:szCs w:val="24"/>
            <w:u w:val="single"/>
            <w:lang w:val="en-US"/>
          </w:rPr>
          <w:t>https://acode.com.ua/uroki-po-cpp/</w:t>
        </w:r>
      </w:hyperlink>
      <w:r w:rsidRPr="00250FD9">
        <w:rPr>
          <w:rFonts w:ascii="Times New Roman" w:hAnsi="Times New Roman"/>
          <w:sz w:val="24"/>
          <w:lang w:val="en-US"/>
        </w:rPr>
        <w:t xml:space="preserve"> (</w:t>
      </w:r>
      <w:r>
        <w:rPr>
          <w:rFonts w:ascii="Times New Roman" w:hAnsi="Times New Roman"/>
          <w:sz w:val="24"/>
        </w:rPr>
        <w:t>змінні</w:t>
      </w:r>
      <w:r w:rsidRPr="00250FD9">
        <w:rPr>
          <w:rFonts w:ascii="Times New Roman" w:hAnsi="Times New Roman"/>
          <w:sz w:val="24"/>
          <w:lang w:val="en-US"/>
        </w:rPr>
        <w:t xml:space="preserve">, </w:t>
      </w:r>
      <w:r>
        <w:rPr>
          <w:rFonts w:ascii="Times New Roman" w:hAnsi="Times New Roman"/>
          <w:sz w:val="24"/>
        </w:rPr>
        <w:t>константи</w:t>
      </w:r>
      <w:r w:rsidRPr="00250FD9">
        <w:rPr>
          <w:rFonts w:ascii="Times New Roman" w:hAnsi="Times New Roman"/>
          <w:sz w:val="24"/>
          <w:lang w:val="en-US"/>
        </w:rPr>
        <w:t xml:space="preserve">, </w:t>
      </w:r>
      <w:r>
        <w:rPr>
          <w:rFonts w:ascii="Times New Roman" w:hAnsi="Times New Roman"/>
          <w:sz w:val="24"/>
        </w:rPr>
        <w:t>типи</w:t>
      </w:r>
      <w:r w:rsidRPr="00250FD9">
        <w:rPr>
          <w:rFonts w:ascii="Times New Roman" w:hAnsi="Times New Roman"/>
          <w:sz w:val="24"/>
          <w:lang w:val="en-US"/>
        </w:rPr>
        <w:t xml:space="preserve"> int/char/float/double/bool, sizeof).</w:t>
      </w:r>
    </w:p>
    <w:p w:rsidR="00D17282" w:rsidRPr="00D17282" w:rsidRDefault="00F31BDA" w:rsidP="00F31BDA">
      <w:pPr>
        <w:pStyle w:val="normal"/>
        <w:numPr>
          <w:ilvl w:val="2"/>
          <w:numId w:val="4"/>
        </w:numPr>
        <w:spacing w:line="240" w:lineRule="auto"/>
        <w:rPr>
          <w:sz w:val="24"/>
          <w:szCs w:val="24"/>
          <w:shd w:val="clear" w:color="auto" w:fill="FFF2CC"/>
          <w:lang w:val="uk-UA"/>
        </w:rPr>
      </w:pPr>
      <w:r>
        <w:rPr>
          <w:rFonts w:ascii="Times New Roman" w:hAnsi="Times New Roman"/>
          <w:sz w:val="24"/>
        </w:rPr>
        <w:t>Курс</w:t>
      </w:r>
      <w:r w:rsidRPr="00250FD9">
        <w:rPr>
          <w:rFonts w:ascii="Times New Roman" w:hAnsi="Times New Roman"/>
          <w:sz w:val="24"/>
          <w:lang w:val="en-US"/>
        </w:rPr>
        <w:t xml:space="preserve">: C++ Programming Language </w:t>
      </w:r>
      <w:hyperlink r:id="rId13">
        <w:r w:rsidRPr="00250FD9">
          <w:rPr>
            <w:rFonts w:ascii="Times New Roman" w:hAnsi="Times New Roman"/>
            <w:color w:val="0563C1"/>
            <w:sz w:val="24"/>
            <w:szCs w:val="24"/>
            <w:u w:val="single"/>
            <w:lang w:val="en-US"/>
          </w:rPr>
          <w:t>https://www.geeksforgeeks.org/c-plus-plus/</w:t>
        </w:r>
      </w:hyperlink>
      <w:r w:rsidRPr="00250FD9">
        <w:rPr>
          <w:rFonts w:ascii="Times New Roman" w:hAnsi="Times New Roman"/>
          <w:sz w:val="24"/>
          <w:lang w:val="en-US"/>
        </w:rPr>
        <w:t xml:space="preserve"> ; </w:t>
      </w:r>
    </w:p>
    <w:p w:rsidR="00F31BDA" w:rsidRPr="007548F3" w:rsidRDefault="00F31BDA" w:rsidP="00F31BDA">
      <w:pPr>
        <w:pStyle w:val="normal"/>
        <w:numPr>
          <w:ilvl w:val="2"/>
          <w:numId w:val="4"/>
        </w:numPr>
        <w:spacing w:line="240" w:lineRule="auto"/>
        <w:rPr>
          <w:sz w:val="24"/>
          <w:szCs w:val="24"/>
          <w:shd w:val="clear" w:color="auto" w:fill="FFF2CC"/>
          <w:lang w:val="uk-UA"/>
        </w:rPr>
      </w:pPr>
      <w:r>
        <w:rPr>
          <w:rFonts w:ascii="Times New Roman" w:hAnsi="Times New Roman"/>
          <w:sz w:val="24"/>
        </w:rPr>
        <w:t>Книга</w:t>
      </w:r>
      <w:r w:rsidRPr="00250FD9">
        <w:rPr>
          <w:rFonts w:ascii="Times New Roman" w:hAnsi="Times New Roman"/>
          <w:sz w:val="24"/>
          <w:lang w:val="en-US"/>
        </w:rPr>
        <w:t>: Stroustrup B. The C++ Programming Language, 2013 (</w:t>
      </w:r>
      <w:r>
        <w:rPr>
          <w:rFonts w:ascii="Times New Roman" w:hAnsi="Times New Roman"/>
          <w:sz w:val="24"/>
        </w:rPr>
        <w:t>типи</w:t>
      </w:r>
      <w:r w:rsidRPr="00250FD9">
        <w:rPr>
          <w:rFonts w:ascii="Times New Roman" w:hAnsi="Times New Roman"/>
          <w:sz w:val="24"/>
          <w:lang w:val="en-US"/>
        </w:rPr>
        <w:t xml:space="preserve"> </w:t>
      </w:r>
      <w:r>
        <w:rPr>
          <w:rFonts w:ascii="Times New Roman" w:hAnsi="Times New Roman"/>
          <w:sz w:val="24"/>
        </w:rPr>
        <w:t>даних</w:t>
      </w:r>
      <w:r w:rsidRPr="00250FD9">
        <w:rPr>
          <w:rFonts w:ascii="Times New Roman" w:hAnsi="Times New Roman"/>
          <w:sz w:val="24"/>
          <w:lang w:val="en-US"/>
        </w:rPr>
        <w:t>).</w:t>
      </w:r>
    </w:p>
    <w:p w:rsidR="00F31BDA" w:rsidRPr="007548F3" w:rsidRDefault="00F31BDA" w:rsidP="00F31BDA">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Що опрацьовано:</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Поняття змінної та константи.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Оголошення та ініціалізація змінних.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Основні типи даних C++: </w:t>
      </w:r>
      <w:r w:rsidRPr="007548F3">
        <w:rPr>
          <w:rStyle w:val="HTML"/>
          <w:rFonts w:ascii="Times New Roman" w:eastAsia="Arial" w:hAnsi="Times New Roman"/>
          <w:sz w:val="24"/>
        </w:rPr>
        <w:t>int</w:t>
      </w:r>
      <w:r w:rsidRPr="007548F3">
        <w:rPr>
          <w:rFonts w:ascii="Times New Roman" w:hAnsi="Times New Roman"/>
          <w:sz w:val="24"/>
        </w:rPr>
        <w:t xml:space="preserve">, </w:t>
      </w:r>
      <w:r w:rsidRPr="007548F3">
        <w:rPr>
          <w:rStyle w:val="HTML"/>
          <w:rFonts w:ascii="Times New Roman" w:eastAsia="Arial" w:hAnsi="Times New Roman"/>
          <w:sz w:val="24"/>
        </w:rPr>
        <w:t>char</w:t>
      </w:r>
      <w:r w:rsidRPr="007548F3">
        <w:rPr>
          <w:rFonts w:ascii="Times New Roman" w:hAnsi="Times New Roman"/>
          <w:sz w:val="24"/>
        </w:rPr>
        <w:t xml:space="preserve">, </w:t>
      </w:r>
      <w:r w:rsidRPr="007548F3">
        <w:rPr>
          <w:rStyle w:val="HTML"/>
          <w:rFonts w:ascii="Times New Roman" w:eastAsia="Arial" w:hAnsi="Times New Roman"/>
          <w:sz w:val="24"/>
        </w:rPr>
        <w:t>float</w:t>
      </w:r>
      <w:r w:rsidRPr="007548F3">
        <w:rPr>
          <w:rFonts w:ascii="Times New Roman" w:hAnsi="Times New Roman"/>
          <w:sz w:val="24"/>
        </w:rPr>
        <w:t xml:space="preserve">, </w:t>
      </w:r>
      <w:r w:rsidRPr="007548F3">
        <w:rPr>
          <w:rStyle w:val="HTML"/>
          <w:rFonts w:ascii="Times New Roman" w:eastAsia="Arial" w:hAnsi="Times New Roman"/>
          <w:sz w:val="24"/>
        </w:rPr>
        <w:t>double</w:t>
      </w:r>
      <w:r w:rsidRPr="007548F3">
        <w:rPr>
          <w:rFonts w:ascii="Times New Roman" w:hAnsi="Times New Roman"/>
          <w:sz w:val="24"/>
        </w:rPr>
        <w:t xml:space="preserve">, </w:t>
      </w:r>
      <w:r w:rsidRPr="007548F3">
        <w:rPr>
          <w:rStyle w:val="HTML"/>
          <w:rFonts w:ascii="Times New Roman" w:eastAsia="Arial" w:hAnsi="Times New Roman"/>
          <w:sz w:val="24"/>
        </w:rPr>
        <w:t>bool</w:t>
      </w:r>
      <w:r w:rsidRPr="007548F3">
        <w:rPr>
          <w:rFonts w:ascii="Times New Roman" w:hAnsi="Times New Roman"/>
          <w:sz w:val="24"/>
        </w:rPr>
        <w:t xml:space="preserve">.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Відмінності між цілими, дійсними, символьними та логічними типами.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Поняття розміру типу даних.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Використання </w:t>
      </w:r>
      <w:r w:rsidRPr="007548F3">
        <w:rPr>
          <w:rStyle w:val="HTML"/>
          <w:rFonts w:ascii="Times New Roman" w:eastAsia="Arial" w:hAnsi="Times New Roman"/>
          <w:sz w:val="24"/>
        </w:rPr>
        <w:t>sizeof()</w:t>
      </w:r>
      <w:r w:rsidRPr="007548F3">
        <w:rPr>
          <w:rFonts w:ascii="Times New Roman" w:hAnsi="Times New Roman"/>
          <w:sz w:val="24"/>
        </w:rPr>
        <w:t xml:space="preserve"> для визначення розміру типу або змінної. </w:t>
      </w:r>
    </w:p>
    <w:p w:rsidR="00F31BDA"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Вибір типу даних відповідно до поставленої задачі. </w:t>
      </w:r>
    </w:p>
    <w:p w:rsidR="00F31BDA" w:rsidRPr="007548F3" w:rsidRDefault="00F31BDA" w:rsidP="00F31BDA">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Статус:</w:t>
      </w:r>
      <w:r w:rsidRPr="007548F3">
        <w:rPr>
          <w:rFonts w:ascii="Times New Roman" w:hAnsi="Times New Roman" w:cs="Times New Roman"/>
          <w:sz w:val="24"/>
          <w:szCs w:val="24"/>
          <w:lang w:val="uk-UA"/>
        </w:rPr>
        <w:t xml:space="preserve"> </w:t>
      </w:r>
      <w:r w:rsidR="004755D8" w:rsidRPr="007548F3">
        <w:rPr>
          <w:rFonts w:ascii="Times New Roman" w:hAnsi="Times New Roman" w:cs="Times New Roman"/>
          <w:sz w:val="24"/>
          <w:szCs w:val="24"/>
          <w:lang w:val="uk-UA"/>
        </w:rPr>
        <w:t>Ознайомлена</w:t>
      </w:r>
    </w:p>
    <w:p w:rsidR="00F31BDA" w:rsidRPr="007548F3" w:rsidRDefault="00F31BDA" w:rsidP="00F31BDA">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Початок опрацювання теми:</w:t>
      </w:r>
      <w:r w:rsidR="004755D8" w:rsidRPr="007548F3">
        <w:rPr>
          <w:rFonts w:ascii="Times New Roman" w:eastAsia="Times New Roman" w:hAnsi="Times New Roman" w:cs="Times New Roman"/>
          <w:sz w:val="24"/>
          <w:szCs w:val="24"/>
          <w:lang w:val="uk-UA"/>
        </w:rPr>
        <w:t xml:space="preserve"> 22.09.2026</w:t>
      </w:r>
    </w:p>
    <w:p w:rsidR="00F31BDA" w:rsidRPr="007548F3" w:rsidRDefault="00B971B1" w:rsidP="00F31BDA">
      <w:pPr>
        <w:pStyle w:val="normal"/>
        <w:numPr>
          <w:ilvl w:val="1"/>
          <w:numId w:val="4"/>
        </w:numPr>
        <w:spacing w:line="240" w:lineRule="auto"/>
        <w:rPr>
          <w:sz w:val="24"/>
          <w:szCs w:val="24"/>
          <w:lang w:val="uk-UA"/>
        </w:rPr>
      </w:pPr>
      <w:r>
        <w:rPr>
          <w:rFonts w:ascii="Times New Roman" w:eastAsia="Times New Roman" w:hAnsi="Times New Roman" w:cs="Times New Roman"/>
          <w:sz w:val="24"/>
          <w:szCs w:val="24"/>
          <w:lang w:val="uk-UA"/>
        </w:rPr>
        <w:t>Завершення</w:t>
      </w:r>
      <w:r w:rsidR="00F31BDA" w:rsidRPr="007548F3">
        <w:rPr>
          <w:rFonts w:ascii="Times New Roman" w:eastAsia="Times New Roman" w:hAnsi="Times New Roman" w:cs="Times New Roman"/>
          <w:sz w:val="24"/>
          <w:szCs w:val="24"/>
          <w:lang w:val="uk-UA"/>
        </w:rPr>
        <w:t xml:space="preserve"> опрацювання теми:</w:t>
      </w:r>
      <w:r w:rsidR="004755D8" w:rsidRPr="007548F3">
        <w:rPr>
          <w:rFonts w:ascii="Times New Roman" w:eastAsia="Times New Roman" w:hAnsi="Times New Roman" w:cs="Times New Roman"/>
          <w:sz w:val="24"/>
          <w:szCs w:val="24"/>
          <w:lang w:val="uk-UA"/>
        </w:rPr>
        <w:t xml:space="preserve"> 22.09.2026</w:t>
      </w:r>
    </w:p>
    <w:p w:rsidR="007548F3" w:rsidRPr="007548F3" w:rsidRDefault="007548F3" w:rsidP="007548F3">
      <w:pPr>
        <w:pStyle w:val="normal"/>
        <w:spacing w:line="240" w:lineRule="auto"/>
        <w:rPr>
          <w:sz w:val="24"/>
          <w:szCs w:val="24"/>
          <w:lang w:val="uk-UA"/>
        </w:rPr>
      </w:pPr>
    </w:p>
    <w:p w:rsidR="00FD2381" w:rsidRPr="007548F3" w:rsidRDefault="00FD2381" w:rsidP="00FD2381">
      <w:pPr>
        <w:pStyle w:val="a8"/>
        <w:numPr>
          <w:ilvl w:val="0"/>
          <w:numId w:val="4"/>
        </w:numPr>
        <w:spacing w:line="240" w:lineRule="auto"/>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№3:</w:t>
      </w:r>
      <w:r w:rsidRPr="007548F3">
        <w:rPr>
          <w:rFonts w:ascii="Times New Roman" w:eastAsia="Times New Roman" w:hAnsi="Times New Roman" w:cs="Times New Roman"/>
          <w:sz w:val="24"/>
          <w:szCs w:val="24"/>
        </w:rPr>
        <w:t xml:space="preserve"> Бібліотеки C++ та базові операції. </w:t>
      </w:r>
    </w:p>
    <w:p w:rsidR="00F31BDA" w:rsidRPr="007548F3" w:rsidRDefault="00F31BDA" w:rsidP="00F31BDA">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Джерела Інформації:</w:t>
      </w:r>
    </w:p>
    <w:p w:rsidR="00F31BDA" w:rsidRPr="007548F3" w:rsidRDefault="00F31BDA" w:rsidP="00F31BDA">
      <w:pPr>
        <w:pStyle w:val="normal"/>
        <w:numPr>
          <w:ilvl w:val="2"/>
          <w:numId w:val="4"/>
        </w:numPr>
        <w:spacing w:line="240" w:lineRule="auto"/>
        <w:rPr>
          <w:sz w:val="24"/>
          <w:szCs w:val="24"/>
          <w:shd w:val="clear" w:color="auto" w:fill="FFF2CC"/>
          <w:lang w:val="uk-UA"/>
        </w:rPr>
      </w:pPr>
      <w:r>
        <w:rPr>
          <w:rFonts w:ascii="Times New Roman" w:hAnsi="Times New Roman"/>
          <w:sz w:val="24"/>
        </w:rPr>
        <w:t>Книга</w:t>
      </w:r>
      <w:r w:rsidRPr="00250FD9">
        <w:rPr>
          <w:rFonts w:ascii="Times New Roman" w:hAnsi="Times New Roman"/>
          <w:sz w:val="24"/>
          <w:lang w:val="en-US"/>
        </w:rPr>
        <w:t>: Prata S. C++ Primer Plus, 6th ed.; Kernighan B., Ritchie D. The C Programming Language, 1988.</w:t>
      </w:r>
    </w:p>
    <w:p w:rsidR="00F31BDA" w:rsidRPr="00AE6DC1" w:rsidRDefault="00F31BDA" w:rsidP="00F31BDA">
      <w:pPr>
        <w:pStyle w:val="normal"/>
        <w:numPr>
          <w:ilvl w:val="2"/>
          <w:numId w:val="4"/>
        </w:numPr>
        <w:spacing w:line="240" w:lineRule="auto"/>
        <w:rPr>
          <w:sz w:val="24"/>
          <w:szCs w:val="24"/>
          <w:shd w:val="clear" w:color="auto" w:fill="FFF2CC"/>
          <w:lang w:val="uk-UA"/>
        </w:rPr>
      </w:pPr>
      <w:r>
        <w:rPr>
          <w:rFonts w:ascii="Times New Roman" w:hAnsi="Times New Roman"/>
          <w:sz w:val="24"/>
        </w:rPr>
        <w:t>Відеоурок</w:t>
      </w:r>
      <w:r w:rsidRPr="00250FD9">
        <w:rPr>
          <w:rFonts w:ascii="Times New Roman" w:hAnsi="Times New Roman"/>
          <w:sz w:val="24"/>
          <w:lang w:val="en-US"/>
        </w:rPr>
        <w:t xml:space="preserve">: C++ Tutorial for Beginners </w:t>
      </w:r>
      <w:hyperlink r:id="rId14">
        <w:r w:rsidRPr="00250FD9">
          <w:rPr>
            <w:rFonts w:ascii="Times New Roman" w:hAnsi="Times New Roman"/>
            <w:color w:val="0563C1"/>
            <w:sz w:val="24"/>
            <w:szCs w:val="24"/>
            <w:u w:val="single"/>
            <w:lang w:val="en-US"/>
          </w:rPr>
          <w:t>https://www.youtube.com/watch?v=vLnPwxZdW4Y&amp;list=PLWKjhJtqVAbmUE5IqyfGYEYjrZBYzaT4m</w:t>
        </w:r>
      </w:hyperlink>
    </w:p>
    <w:p w:rsidR="00AE6DC1" w:rsidRPr="00AE6DC1" w:rsidRDefault="00AE6DC1" w:rsidP="00AE6DC1">
      <w:pPr>
        <w:pStyle w:val="normal"/>
        <w:numPr>
          <w:ilvl w:val="2"/>
          <w:numId w:val="4"/>
        </w:numPr>
        <w:spacing w:line="240" w:lineRule="auto"/>
        <w:rPr>
          <w:sz w:val="24"/>
          <w:szCs w:val="24"/>
          <w:shd w:val="clear" w:color="auto" w:fill="FFF2CC"/>
          <w:lang w:val="uk-UA"/>
        </w:rPr>
      </w:pPr>
      <w:r>
        <w:rPr>
          <w:rFonts w:ascii="Times New Roman" w:hAnsi="Times New Roman"/>
          <w:sz w:val="24"/>
          <w:lang w:val="uk-UA"/>
        </w:rPr>
        <w:t>Л</w:t>
      </w:r>
      <w:r>
        <w:rPr>
          <w:rFonts w:ascii="Times New Roman" w:hAnsi="Times New Roman"/>
          <w:sz w:val="24"/>
        </w:rPr>
        <w:t>екції</w:t>
      </w:r>
      <w:r w:rsidRPr="00D17282">
        <w:rPr>
          <w:rFonts w:ascii="Times New Roman" w:hAnsi="Times New Roman"/>
          <w:sz w:val="24"/>
        </w:rPr>
        <w:t xml:space="preserve"> </w:t>
      </w:r>
      <w:r>
        <w:rPr>
          <w:rFonts w:ascii="Times New Roman" w:hAnsi="Times New Roman"/>
          <w:sz w:val="24"/>
        </w:rPr>
        <w:t>О</w:t>
      </w:r>
      <w:r w:rsidRPr="00D17282">
        <w:rPr>
          <w:rFonts w:ascii="Times New Roman" w:hAnsi="Times New Roman"/>
          <w:sz w:val="24"/>
        </w:rPr>
        <w:t xml:space="preserve">. </w:t>
      </w:r>
      <w:r>
        <w:rPr>
          <w:rFonts w:ascii="Times New Roman" w:hAnsi="Times New Roman"/>
          <w:sz w:val="24"/>
        </w:rPr>
        <w:t>Пшеничного</w:t>
      </w:r>
      <w:r w:rsidRPr="00D17282">
        <w:rPr>
          <w:rFonts w:ascii="Times New Roman" w:hAnsi="Times New Roman"/>
          <w:sz w:val="24"/>
        </w:rPr>
        <w:t xml:space="preserve">; </w:t>
      </w:r>
    </w:p>
    <w:p w:rsidR="00F31BDA" w:rsidRPr="007548F3" w:rsidRDefault="00F31BDA" w:rsidP="00F31BDA">
      <w:pPr>
        <w:pStyle w:val="normal"/>
        <w:numPr>
          <w:ilvl w:val="2"/>
          <w:numId w:val="4"/>
        </w:numPr>
        <w:spacing w:line="240" w:lineRule="auto"/>
        <w:rPr>
          <w:sz w:val="24"/>
          <w:szCs w:val="24"/>
          <w:shd w:val="clear" w:color="auto" w:fill="FFF2CC"/>
          <w:lang w:val="uk-UA"/>
        </w:rPr>
      </w:pPr>
      <w:r>
        <w:rPr>
          <w:rFonts w:ascii="Times New Roman" w:hAnsi="Times New Roman"/>
          <w:sz w:val="24"/>
        </w:rPr>
        <w:t>Стаття</w:t>
      </w:r>
      <w:r w:rsidRPr="00250FD9">
        <w:rPr>
          <w:rFonts w:ascii="Times New Roman" w:hAnsi="Times New Roman"/>
          <w:sz w:val="24"/>
          <w:lang w:val="en-US"/>
        </w:rPr>
        <w:t xml:space="preserve">: C++ Lessons </w:t>
      </w:r>
      <w:hyperlink r:id="rId15">
        <w:r w:rsidRPr="00250FD9">
          <w:rPr>
            <w:rFonts w:ascii="Times New Roman" w:hAnsi="Times New Roman"/>
            <w:color w:val="0563C1"/>
            <w:sz w:val="24"/>
            <w:szCs w:val="24"/>
            <w:u w:val="single"/>
            <w:lang w:val="en-US"/>
          </w:rPr>
          <w:t>https://acode.com.ua/uroki-po-cpp/</w:t>
        </w:r>
      </w:hyperlink>
      <w:r w:rsidRPr="00250FD9">
        <w:rPr>
          <w:rFonts w:ascii="Times New Roman" w:hAnsi="Times New Roman"/>
          <w:sz w:val="24"/>
          <w:lang w:val="en-US"/>
        </w:rPr>
        <w:t xml:space="preserve"> (</w:t>
      </w:r>
      <w:r>
        <w:rPr>
          <w:rFonts w:ascii="Times New Roman" w:hAnsi="Times New Roman"/>
          <w:sz w:val="24"/>
        </w:rPr>
        <w:t>підключення</w:t>
      </w:r>
      <w:r w:rsidRPr="00250FD9">
        <w:rPr>
          <w:rFonts w:ascii="Times New Roman" w:hAnsi="Times New Roman"/>
          <w:sz w:val="24"/>
          <w:lang w:val="en-US"/>
        </w:rPr>
        <w:t xml:space="preserve"> #include, iostream, cmath).</w:t>
      </w:r>
    </w:p>
    <w:p w:rsidR="00F31BDA" w:rsidRPr="007548F3" w:rsidRDefault="00F31BDA" w:rsidP="00F31BDA">
      <w:pPr>
        <w:pStyle w:val="normal"/>
        <w:numPr>
          <w:ilvl w:val="2"/>
          <w:numId w:val="4"/>
        </w:numPr>
        <w:spacing w:line="240" w:lineRule="auto"/>
        <w:rPr>
          <w:sz w:val="24"/>
          <w:szCs w:val="24"/>
          <w:shd w:val="clear" w:color="auto" w:fill="FFF2CC"/>
          <w:lang w:val="uk-UA"/>
        </w:rPr>
      </w:pPr>
      <w:r>
        <w:rPr>
          <w:rFonts w:ascii="Times New Roman" w:hAnsi="Times New Roman"/>
          <w:sz w:val="24"/>
        </w:rPr>
        <w:lastRenderedPageBreak/>
        <w:t>Курс</w:t>
      </w:r>
      <w:r w:rsidRPr="00250FD9">
        <w:rPr>
          <w:rFonts w:ascii="Times New Roman" w:hAnsi="Times New Roman"/>
          <w:sz w:val="24"/>
          <w:lang w:val="en-US"/>
        </w:rPr>
        <w:t xml:space="preserve">: The C 20 Masterclass Source Code </w:t>
      </w:r>
      <w:hyperlink r:id="rId16">
        <w:r w:rsidRPr="00250FD9">
          <w:rPr>
            <w:rFonts w:ascii="Times New Roman" w:hAnsi="Times New Roman"/>
            <w:color w:val="0563C1"/>
            <w:sz w:val="24"/>
            <w:szCs w:val="24"/>
            <w:u w:val="single"/>
            <w:lang w:val="en-US"/>
          </w:rPr>
          <w:t>https://github.com/rutura/The-C-20-Masterclass-Source-Code</w:t>
        </w:r>
      </w:hyperlink>
    </w:p>
    <w:p w:rsidR="00F31BDA" w:rsidRPr="007548F3" w:rsidRDefault="00F31BDA" w:rsidP="00F31BDA">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Що опрацьовано:</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Поняття бібліотеки.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Призначення бібліотек у програмуванні.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Підключення бібліотек за допомогою </w:t>
      </w:r>
      <w:r w:rsidRPr="007548F3">
        <w:rPr>
          <w:rStyle w:val="HTML"/>
          <w:rFonts w:ascii="Times New Roman" w:eastAsia="Arial" w:hAnsi="Times New Roman"/>
          <w:sz w:val="24"/>
        </w:rPr>
        <w:t>#include</w:t>
      </w:r>
      <w:r w:rsidRPr="007548F3">
        <w:rPr>
          <w:rFonts w:ascii="Times New Roman" w:hAnsi="Times New Roman"/>
          <w:sz w:val="24"/>
        </w:rPr>
        <w:t xml:space="preserve">.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Використання бібліотеки </w:t>
      </w:r>
      <w:r w:rsidRPr="007548F3">
        <w:rPr>
          <w:rStyle w:val="HTML"/>
          <w:rFonts w:ascii="Times New Roman" w:eastAsia="Arial" w:hAnsi="Times New Roman"/>
          <w:sz w:val="24"/>
        </w:rPr>
        <w:t>iostream</w:t>
      </w:r>
      <w:r w:rsidRPr="007548F3">
        <w:rPr>
          <w:rFonts w:ascii="Times New Roman" w:hAnsi="Times New Roman"/>
          <w:sz w:val="24"/>
        </w:rPr>
        <w:t xml:space="preserve">.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Ознайомлення з </w:t>
      </w:r>
      <w:r w:rsidRPr="007548F3">
        <w:rPr>
          <w:rStyle w:val="HTML"/>
          <w:rFonts w:ascii="Times New Roman" w:eastAsia="Arial" w:hAnsi="Times New Roman"/>
          <w:sz w:val="24"/>
        </w:rPr>
        <w:t>cmath</w:t>
      </w:r>
      <w:r w:rsidRPr="007548F3">
        <w:rPr>
          <w:rFonts w:ascii="Times New Roman" w:hAnsi="Times New Roman"/>
          <w:sz w:val="24"/>
        </w:rPr>
        <w:t xml:space="preserve">.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Ознайомлення з </w:t>
      </w:r>
      <w:r w:rsidRPr="007548F3">
        <w:rPr>
          <w:rStyle w:val="HTML"/>
          <w:rFonts w:ascii="Times New Roman" w:eastAsia="Arial" w:hAnsi="Times New Roman"/>
          <w:sz w:val="24"/>
        </w:rPr>
        <w:t>stdio</w:t>
      </w:r>
      <w:r w:rsidRPr="007548F3">
        <w:rPr>
          <w:rFonts w:ascii="Times New Roman" w:hAnsi="Times New Roman"/>
          <w:sz w:val="24"/>
        </w:rPr>
        <w:t xml:space="preserve">. </w:t>
      </w:r>
    </w:p>
    <w:p w:rsidR="00F31BDA"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Використання готових засобів стандартної бібліотеки C++. </w:t>
      </w:r>
    </w:p>
    <w:p w:rsidR="00F31BDA" w:rsidRPr="007548F3" w:rsidRDefault="00F31BDA" w:rsidP="00F31BDA">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 xml:space="preserve">Статус: </w:t>
      </w:r>
      <w:r w:rsidR="004755D8" w:rsidRPr="007548F3">
        <w:rPr>
          <w:rFonts w:ascii="Times New Roman" w:hAnsi="Times New Roman" w:cs="Times New Roman"/>
          <w:sz w:val="24"/>
          <w:szCs w:val="24"/>
          <w:lang w:val="uk-UA"/>
        </w:rPr>
        <w:t>Ознайомлена</w:t>
      </w:r>
    </w:p>
    <w:p w:rsidR="00F31BDA" w:rsidRPr="007548F3" w:rsidRDefault="00F31BDA" w:rsidP="00F31BDA">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Початок опрацювання теми:</w:t>
      </w:r>
      <w:r w:rsidR="004755D8" w:rsidRPr="007548F3">
        <w:rPr>
          <w:rFonts w:ascii="Times New Roman" w:eastAsia="Times New Roman" w:hAnsi="Times New Roman" w:cs="Times New Roman"/>
          <w:sz w:val="24"/>
          <w:szCs w:val="24"/>
          <w:lang w:val="uk-UA"/>
        </w:rPr>
        <w:t xml:space="preserve"> 22.09.2026</w:t>
      </w:r>
    </w:p>
    <w:p w:rsidR="00F31BDA" w:rsidRPr="007548F3" w:rsidRDefault="00B971B1" w:rsidP="00F31BDA">
      <w:pPr>
        <w:pStyle w:val="normal"/>
        <w:numPr>
          <w:ilvl w:val="1"/>
          <w:numId w:val="4"/>
        </w:numPr>
        <w:spacing w:line="240" w:lineRule="auto"/>
        <w:rPr>
          <w:sz w:val="24"/>
          <w:szCs w:val="24"/>
          <w:lang w:val="uk-UA"/>
        </w:rPr>
      </w:pPr>
      <w:r>
        <w:rPr>
          <w:rFonts w:ascii="Times New Roman" w:eastAsia="Times New Roman" w:hAnsi="Times New Roman" w:cs="Times New Roman"/>
          <w:sz w:val="24"/>
          <w:szCs w:val="24"/>
          <w:lang w:val="uk-UA"/>
        </w:rPr>
        <w:t>Завершення</w:t>
      </w:r>
      <w:r w:rsidR="00F31BDA" w:rsidRPr="007548F3">
        <w:rPr>
          <w:rFonts w:ascii="Times New Roman" w:eastAsia="Times New Roman" w:hAnsi="Times New Roman" w:cs="Times New Roman"/>
          <w:sz w:val="24"/>
          <w:szCs w:val="24"/>
          <w:lang w:val="uk-UA"/>
        </w:rPr>
        <w:t xml:space="preserve"> опрацювання теми:</w:t>
      </w:r>
      <w:r w:rsidR="004755D8" w:rsidRPr="007548F3">
        <w:rPr>
          <w:rFonts w:ascii="Times New Roman" w:eastAsia="Times New Roman" w:hAnsi="Times New Roman" w:cs="Times New Roman"/>
          <w:sz w:val="24"/>
          <w:szCs w:val="24"/>
          <w:lang w:val="uk-UA"/>
        </w:rPr>
        <w:t xml:space="preserve"> 22.09.202</w:t>
      </w:r>
      <w:r w:rsidR="007548F3">
        <w:rPr>
          <w:rFonts w:ascii="Times New Roman" w:eastAsia="Times New Roman" w:hAnsi="Times New Roman" w:cs="Times New Roman"/>
          <w:sz w:val="24"/>
          <w:szCs w:val="24"/>
          <w:lang w:val="en-US"/>
        </w:rPr>
        <w:t>6</w:t>
      </w:r>
    </w:p>
    <w:p w:rsidR="007548F3" w:rsidRPr="007548F3" w:rsidRDefault="007548F3" w:rsidP="007548F3">
      <w:pPr>
        <w:pStyle w:val="normal"/>
        <w:spacing w:line="240" w:lineRule="auto"/>
        <w:rPr>
          <w:sz w:val="24"/>
          <w:szCs w:val="24"/>
          <w:lang w:val="uk-UA"/>
        </w:rPr>
      </w:pPr>
    </w:p>
    <w:p w:rsidR="00FD2381" w:rsidRPr="007548F3" w:rsidRDefault="00FD2381" w:rsidP="00FD2381">
      <w:pPr>
        <w:pStyle w:val="a8"/>
        <w:numPr>
          <w:ilvl w:val="0"/>
          <w:numId w:val="4"/>
        </w:numPr>
        <w:spacing w:line="240" w:lineRule="auto"/>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w:t>
      </w:r>
      <w:r w:rsidR="004755D8" w:rsidRPr="007548F3">
        <w:rPr>
          <w:rFonts w:ascii="Times New Roman" w:eastAsia="Times New Roman" w:hAnsi="Times New Roman" w:cs="Times New Roman"/>
          <w:b/>
          <w:bCs/>
          <w:sz w:val="24"/>
          <w:szCs w:val="24"/>
        </w:rPr>
        <w:t>4:</w:t>
      </w:r>
      <w:r w:rsidR="00BF7FC0">
        <w:rPr>
          <w:rFonts w:ascii="Times New Roman" w:eastAsia="Times New Roman" w:hAnsi="Times New Roman" w:cs="Times New Roman"/>
          <w:sz w:val="24"/>
          <w:szCs w:val="24"/>
        </w:rPr>
        <w:t xml:space="preserve"> Ввід та вивід даних.</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Джерела Інформації:</w:t>
      </w:r>
    </w:p>
    <w:p w:rsidR="00D17282" w:rsidRPr="00D17282"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 xml:space="preserve">Книга: Шпак З.Я. Програмування мовою С, 2006 (розділ вводу/виводу); </w:t>
      </w:r>
    </w:p>
    <w:p w:rsidR="00FD2381" w:rsidRPr="007548F3"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PDF</w:t>
      </w:r>
      <w:r w:rsidRPr="00D17282">
        <w:rPr>
          <w:rFonts w:ascii="Times New Roman" w:hAnsi="Times New Roman"/>
          <w:sz w:val="24"/>
          <w:lang w:val="uk-UA"/>
        </w:rPr>
        <w:t xml:space="preserve"> «Лабораторна робота № 1», п. 1.5 (</w:t>
      </w:r>
      <w:r>
        <w:rPr>
          <w:rFonts w:ascii="Times New Roman" w:hAnsi="Times New Roman"/>
          <w:sz w:val="24"/>
        </w:rPr>
        <w:t>printf</w:t>
      </w:r>
      <w:r w:rsidRPr="00D17282">
        <w:rPr>
          <w:rFonts w:ascii="Times New Roman" w:hAnsi="Times New Roman"/>
          <w:sz w:val="24"/>
          <w:lang w:val="uk-UA"/>
        </w:rPr>
        <w:t>/</w:t>
      </w:r>
      <w:r>
        <w:rPr>
          <w:rFonts w:ascii="Times New Roman" w:hAnsi="Times New Roman"/>
          <w:sz w:val="24"/>
        </w:rPr>
        <w:t>scanf</w:t>
      </w:r>
      <w:r w:rsidRPr="00D17282">
        <w:rPr>
          <w:rFonts w:ascii="Times New Roman" w:hAnsi="Times New Roman"/>
          <w:sz w:val="24"/>
          <w:lang w:val="uk-UA"/>
        </w:rPr>
        <w:t xml:space="preserve">, </w:t>
      </w:r>
      <w:r>
        <w:rPr>
          <w:rFonts w:ascii="Times New Roman" w:hAnsi="Times New Roman"/>
          <w:sz w:val="24"/>
        </w:rPr>
        <w:t>cin</w:t>
      </w:r>
      <w:r w:rsidRPr="00D17282">
        <w:rPr>
          <w:rFonts w:ascii="Times New Roman" w:hAnsi="Times New Roman"/>
          <w:sz w:val="24"/>
          <w:lang w:val="uk-UA"/>
        </w:rPr>
        <w:t>/</w:t>
      </w:r>
      <w:r>
        <w:rPr>
          <w:rFonts w:ascii="Times New Roman" w:hAnsi="Times New Roman"/>
          <w:sz w:val="24"/>
        </w:rPr>
        <w:t>cout</w:t>
      </w:r>
      <w:r w:rsidRPr="00D17282">
        <w:rPr>
          <w:rFonts w:ascii="Times New Roman" w:hAnsi="Times New Roman"/>
          <w:sz w:val="24"/>
          <w:lang w:val="uk-UA"/>
        </w:rPr>
        <w:t>, &gt;&gt;, &lt;&lt;).</w:t>
      </w:r>
    </w:p>
    <w:p w:rsidR="00FD2381" w:rsidRPr="00AE6DC1"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Відеоурок</w:t>
      </w:r>
      <w:r w:rsidRPr="00250FD9">
        <w:rPr>
          <w:rFonts w:ascii="Times New Roman" w:hAnsi="Times New Roman"/>
          <w:sz w:val="24"/>
          <w:lang w:val="en-US"/>
        </w:rPr>
        <w:t xml:space="preserve">: C Programming Tutorial for Beginners </w:t>
      </w:r>
      <w:hyperlink r:id="rId17">
        <w:r w:rsidRPr="00250FD9">
          <w:rPr>
            <w:rFonts w:ascii="Times New Roman" w:hAnsi="Times New Roman"/>
            <w:color w:val="0563C1"/>
            <w:sz w:val="24"/>
            <w:szCs w:val="24"/>
            <w:u w:val="single"/>
            <w:lang w:val="en-US"/>
          </w:rPr>
          <w:t>https://www.youtube.com/watch?v=KJgsSFOSQv0&amp;list=PLWKjhJtqVAbmUE5IqyfGYEYjrZBYzaT4m</w:t>
        </w:r>
      </w:hyperlink>
    </w:p>
    <w:p w:rsidR="00AE6DC1" w:rsidRPr="00AE6DC1" w:rsidRDefault="00AE6DC1" w:rsidP="00AE6DC1">
      <w:pPr>
        <w:pStyle w:val="normal"/>
        <w:numPr>
          <w:ilvl w:val="2"/>
          <w:numId w:val="4"/>
        </w:numPr>
        <w:spacing w:line="240" w:lineRule="auto"/>
        <w:rPr>
          <w:sz w:val="24"/>
          <w:szCs w:val="24"/>
          <w:shd w:val="clear" w:color="auto" w:fill="FFF2CC"/>
          <w:lang w:val="uk-UA"/>
        </w:rPr>
      </w:pPr>
      <w:r>
        <w:rPr>
          <w:rFonts w:ascii="Times New Roman" w:hAnsi="Times New Roman"/>
          <w:sz w:val="24"/>
          <w:lang w:val="uk-UA"/>
        </w:rPr>
        <w:t>Л</w:t>
      </w:r>
      <w:r>
        <w:rPr>
          <w:rFonts w:ascii="Times New Roman" w:hAnsi="Times New Roman"/>
          <w:sz w:val="24"/>
        </w:rPr>
        <w:t>екції</w:t>
      </w:r>
      <w:r w:rsidRPr="00D17282">
        <w:rPr>
          <w:rFonts w:ascii="Times New Roman" w:hAnsi="Times New Roman"/>
          <w:sz w:val="24"/>
        </w:rPr>
        <w:t xml:space="preserve"> </w:t>
      </w:r>
      <w:r>
        <w:rPr>
          <w:rFonts w:ascii="Times New Roman" w:hAnsi="Times New Roman"/>
          <w:sz w:val="24"/>
        </w:rPr>
        <w:t>О</w:t>
      </w:r>
      <w:r w:rsidRPr="00D17282">
        <w:rPr>
          <w:rFonts w:ascii="Times New Roman" w:hAnsi="Times New Roman"/>
          <w:sz w:val="24"/>
        </w:rPr>
        <w:t xml:space="preserve">. </w:t>
      </w:r>
      <w:r>
        <w:rPr>
          <w:rFonts w:ascii="Times New Roman" w:hAnsi="Times New Roman"/>
          <w:sz w:val="24"/>
        </w:rPr>
        <w:t>Пшеничного</w:t>
      </w:r>
      <w:r w:rsidRPr="00D17282">
        <w:rPr>
          <w:rFonts w:ascii="Times New Roman" w:hAnsi="Times New Roman"/>
          <w:sz w:val="24"/>
        </w:rPr>
        <w:t xml:space="preserve">; </w:t>
      </w:r>
    </w:p>
    <w:p w:rsidR="00FD2381" w:rsidRPr="007548F3" w:rsidRDefault="00FD2381" w:rsidP="00FD2381">
      <w:pPr>
        <w:pStyle w:val="normal"/>
        <w:numPr>
          <w:ilvl w:val="2"/>
          <w:numId w:val="4"/>
        </w:numPr>
        <w:spacing w:line="240" w:lineRule="auto"/>
        <w:rPr>
          <w:sz w:val="24"/>
          <w:szCs w:val="24"/>
          <w:shd w:val="clear" w:color="auto" w:fill="FFF2CC"/>
          <w:lang w:val="uk-UA"/>
        </w:rPr>
      </w:pPr>
      <w:r w:rsidRPr="00250FD9">
        <w:rPr>
          <w:rFonts w:ascii="Times New Roman" w:hAnsi="Times New Roman"/>
          <w:sz w:val="24"/>
          <w:lang w:val="uk-UA"/>
        </w:rPr>
        <w:t xml:space="preserve">Стаття: </w:t>
      </w:r>
      <w:r>
        <w:rPr>
          <w:rFonts w:ascii="Times New Roman" w:hAnsi="Times New Roman"/>
          <w:sz w:val="24"/>
        </w:rPr>
        <w:t>C</w:t>
      </w:r>
      <w:r w:rsidRPr="00250FD9">
        <w:rPr>
          <w:rFonts w:ascii="Times New Roman" w:hAnsi="Times New Roman"/>
          <w:sz w:val="24"/>
          <w:lang w:val="uk-UA"/>
        </w:rPr>
        <w:t xml:space="preserve">++ </w:t>
      </w:r>
      <w:r>
        <w:rPr>
          <w:rFonts w:ascii="Times New Roman" w:hAnsi="Times New Roman"/>
          <w:sz w:val="24"/>
        </w:rPr>
        <w:t>Lessons</w:t>
      </w:r>
      <w:r w:rsidRPr="00250FD9">
        <w:rPr>
          <w:rFonts w:ascii="Times New Roman" w:hAnsi="Times New Roman"/>
          <w:sz w:val="24"/>
          <w:lang w:val="uk-UA"/>
        </w:rPr>
        <w:t xml:space="preserve"> </w:t>
      </w:r>
      <w:hyperlink r:id="rId18">
        <w:r>
          <w:rPr>
            <w:rFonts w:ascii="Times New Roman" w:hAnsi="Times New Roman"/>
            <w:color w:val="0563C1"/>
            <w:sz w:val="24"/>
            <w:szCs w:val="24"/>
            <w:u w:val="single"/>
          </w:rPr>
          <w:t>https</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acode</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com</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ua</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uroki</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po</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cpp</w:t>
        </w:r>
        <w:r w:rsidRPr="00250FD9">
          <w:rPr>
            <w:rFonts w:ascii="Times New Roman" w:hAnsi="Times New Roman"/>
            <w:color w:val="0563C1"/>
            <w:sz w:val="24"/>
            <w:szCs w:val="24"/>
            <w:u w:val="single"/>
            <w:lang w:val="uk-UA"/>
          </w:rPr>
          <w:t>/</w:t>
        </w:r>
      </w:hyperlink>
      <w:r w:rsidRPr="00250FD9">
        <w:rPr>
          <w:rFonts w:ascii="Times New Roman" w:hAnsi="Times New Roman"/>
          <w:sz w:val="24"/>
          <w:lang w:val="uk-UA"/>
        </w:rPr>
        <w:t xml:space="preserve"> (</w:t>
      </w:r>
      <w:r>
        <w:rPr>
          <w:rFonts w:ascii="Times New Roman" w:hAnsi="Times New Roman"/>
          <w:sz w:val="24"/>
        </w:rPr>
        <w:t>cin</w:t>
      </w:r>
      <w:r w:rsidRPr="00250FD9">
        <w:rPr>
          <w:rFonts w:ascii="Times New Roman" w:hAnsi="Times New Roman"/>
          <w:sz w:val="24"/>
          <w:lang w:val="uk-UA"/>
        </w:rPr>
        <w:t xml:space="preserve">, </w:t>
      </w:r>
      <w:r>
        <w:rPr>
          <w:rFonts w:ascii="Times New Roman" w:hAnsi="Times New Roman"/>
          <w:sz w:val="24"/>
        </w:rPr>
        <w:t>cout</w:t>
      </w:r>
      <w:r w:rsidRPr="00250FD9">
        <w:rPr>
          <w:rFonts w:ascii="Times New Roman" w:hAnsi="Times New Roman"/>
          <w:sz w:val="24"/>
          <w:lang w:val="uk-UA"/>
        </w:rPr>
        <w:t>, форматування повідомлень).</w:t>
      </w:r>
    </w:p>
    <w:p w:rsidR="00FD2381" w:rsidRPr="007548F3"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Курс</w:t>
      </w:r>
      <w:r w:rsidRPr="00250FD9">
        <w:rPr>
          <w:rFonts w:ascii="Times New Roman" w:hAnsi="Times New Roman"/>
          <w:sz w:val="24"/>
          <w:lang w:val="en-US"/>
        </w:rPr>
        <w:t xml:space="preserve">: C++ Programming Course – Beginner to Advanced </w:t>
      </w:r>
      <w:hyperlink r:id="rId19">
        <w:r w:rsidRPr="00250FD9">
          <w:rPr>
            <w:rFonts w:ascii="Times New Roman" w:hAnsi="Times New Roman"/>
            <w:color w:val="0563C1"/>
            <w:sz w:val="24"/>
            <w:szCs w:val="24"/>
            <w:u w:val="single"/>
            <w:lang w:val="en-US"/>
          </w:rPr>
          <w:t>https://www.youtube.com/watch?v=8jLOx1hD3_o</w:t>
        </w:r>
      </w:hyperlink>
    </w:p>
    <w:p w:rsidR="004755D8" w:rsidRPr="007548F3" w:rsidRDefault="00FD2381" w:rsidP="004755D8">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Що опрацьовано:</w:t>
      </w:r>
    </w:p>
    <w:p w:rsidR="004755D8" w:rsidRPr="007548F3" w:rsidRDefault="004755D8" w:rsidP="007548F3">
      <w:pPr>
        <w:pStyle w:val="a8"/>
        <w:numPr>
          <w:ilvl w:val="2"/>
          <w:numId w:val="4"/>
        </w:numPr>
        <w:spacing w:before="100" w:beforeAutospacing="1" w:line="240" w:lineRule="auto"/>
      </w:pPr>
      <w:r w:rsidRPr="007548F3">
        <w:rPr>
          <w:rFonts w:ascii="Times New Roman" w:hAnsi="Times New Roman"/>
          <w:sz w:val="24"/>
        </w:rPr>
        <w:t xml:space="preserve">Використання </w:t>
      </w:r>
      <w:r w:rsidRPr="007548F3">
        <w:rPr>
          <w:rStyle w:val="HTML"/>
          <w:rFonts w:ascii="Times New Roman" w:eastAsia="Arial" w:hAnsi="Times New Roman"/>
          <w:sz w:val="24"/>
        </w:rPr>
        <w:t>cin</w:t>
      </w:r>
      <w:r w:rsidRPr="007548F3">
        <w:rPr>
          <w:rFonts w:ascii="Times New Roman" w:hAnsi="Times New Roman"/>
          <w:sz w:val="24"/>
        </w:rPr>
        <w:t xml:space="preserve"> для введення даних. </w:t>
      </w:r>
    </w:p>
    <w:p w:rsidR="004755D8" w:rsidRPr="007548F3" w:rsidRDefault="004755D8" w:rsidP="004755D8">
      <w:pPr>
        <w:numPr>
          <w:ilvl w:val="2"/>
          <w:numId w:val="13"/>
        </w:numPr>
        <w:tabs>
          <w:tab w:val="clear" w:pos="2160"/>
          <w:tab w:val="num" w:pos="2520"/>
        </w:tabs>
        <w:spacing w:after="100" w:afterAutospacing="1" w:line="240" w:lineRule="auto"/>
      </w:pPr>
      <w:r w:rsidRPr="007548F3">
        <w:rPr>
          <w:rFonts w:ascii="Times New Roman" w:hAnsi="Times New Roman"/>
          <w:sz w:val="24"/>
        </w:rPr>
        <w:t xml:space="preserve">Використання </w:t>
      </w:r>
      <w:r w:rsidRPr="007548F3">
        <w:rPr>
          <w:rStyle w:val="HTML"/>
          <w:rFonts w:ascii="Times New Roman" w:eastAsia="Arial" w:hAnsi="Times New Roman"/>
          <w:sz w:val="24"/>
        </w:rPr>
        <w:t>cout</w:t>
      </w:r>
      <w:r w:rsidRPr="007548F3">
        <w:rPr>
          <w:rFonts w:ascii="Times New Roman" w:hAnsi="Times New Roman"/>
          <w:sz w:val="24"/>
        </w:rPr>
        <w:t xml:space="preserve"> для виведення даних. </w:t>
      </w:r>
    </w:p>
    <w:p w:rsidR="004755D8" w:rsidRPr="007548F3" w:rsidRDefault="004755D8" w:rsidP="004755D8">
      <w:pPr>
        <w:numPr>
          <w:ilvl w:val="2"/>
          <w:numId w:val="13"/>
        </w:numPr>
        <w:tabs>
          <w:tab w:val="clear" w:pos="2160"/>
          <w:tab w:val="num" w:pos="2520"/>
        </w:tabs>
        <w:spacing w:before="100" w:beforeAutospacing="1" w:after="100" w:afterAutospacing="1" w:line="240" w:lineRule="auto"/>
      </w:pPr>
      <w:r w:rsidRPr="007548F3">
        <w:rPr>
          <w:rFonts w:ascii="Times New Roman" w:hAnsi="Times New Roman"/>
          <w:sz w:val="24"/>
        </w:rPr>
        <w:t xml:space="preserve">Оператори </w:t>
      </w:r>
      <w:r w:rsidRPr="007548F3">
        <w:rPr>
          <w:rStyle w:val="HTML"/>
          <w:rFonts w:ascii="Times New Roman" w:eastAsia="Arial" w:hAnsi="Times New Roman"/>
          <w:sz w:val="24"/>
        </w:rPr>
        <w:t>&gt;&gt;</w:t>
      </w:r>
      <w:r w:rsidRPr="007548F3">
        <w:rPr>
          <w:rFonts w:ascii="Times New Roman" w:hAnsi="Times New Roman"/>
          <w:sz w:val="24"/>
        </w:rPr>
        <w:t xml:space="preserve"> та </w:t>
      </w:r>
      <w:r w:rsidRPr="007548F3">
        <w:rPr>
          <w:rStyle w:val="HTML"/>
          <w:rFonts w:ascii="Times New Roman" w:eastAsia="Arial" w:hAnsi="Times New Roman"/>
          <w:sz w:val="24"/>
        </w:rPr>
        <w:t>&lt;&lt;</w:t>
      </w:r>
      <w:r w:rsidRPr="007548F3">
        <w:rPr>
          <w:rFonts w:ascii="Times New Roman" w:hAnsi="Times New Roman"/>
          <w:sz w:val="24"/>
        </w:rPr>
        <w:t xml:space="preserve">. </w:t>
      </w:r>
    </w:p>
    <w:p w:rsidR="004755D8" w:rsidRPr="007548F3" w:rsidRDefault="004755D8" w:rsidP="004755D8">
      <w:pPr>
        <w:numPr>
          <w:ilvl w:val="2"/>
          <w:numId w:val="13"/>
        </w:numPr>
        <w:tabs>
          <w:tab w:val="clear" w:pos="2160"/>
          <w:tab w:val="num" w:pos="2520"/>
        </w:tabs>
        <w:spacing w:before="100" w:beforeAutospacing="1" w:after="100" w:afterAutospacing="1" w:line="240" w:lineRule="auto"/>
      </w:pPr>
      <w:r w:rsidRPr="007548F3">
        <w:rPr>
          <w:rFonts w:ascii="Times New Roman" w:hAnsi="Times New Roman"/>
          <w:sz w:val="24"/>
        </w:rPr>
        <w:t xml:space="preserve">Введення декількох значень. </w:t>
      </w:r>
    </w:p>
    <w:p w:rsidR="004755D8" w:rsidRPr="007548F3" w:rsidRDefault="004755D8" w:rsidP="004755D8">
      <w:pPr>
        <w:numPr>
          <w:ilvl w:val="2"/>
          <w:numId w:val="13"/>
        </w:numPr>
        <w:tabs>
          <w:tab w:val="clear" w:pos="2160"/>
          <w:tab w:val="num" w:pos="2520"/>
        </w:tabs>
        <w:spacing w:before="100" w:beforeAutospacing="1" w:after="100" w:afterAutospacing="1" w:line="240" w:lineRule="auto"/>
      </w:pPr>
      <w:r w:rsidRPr="007548F3">
        <w:rPr>
          <w:rFonts w:ascii="Times New Roman" w:hAnsi="Times New Roman"/>
          <w:sz w:val="24"/>
        </w:rPr>
        <w:t xml:space="preserve">Виведення результатів обчислень. </w:t>
      </w:r>
    </w:p>
    <w:p w:rsidR="00FD2381" w:rsidRPr="007548F3" w:rsidRDefault="004755D8" w:rsidP="004755D8">
      <w:pPr>
        <w:numPr>
          <w:ilvl w:val="2"/>
          <w:numId w:val="13"/>
        </w:numPr>
        <w:tabs>
          <w:tab w:val="clear" w:pos="2160"/>
          <w:tab w:val="num" w:pos="2520"/>
        </w:tabs>
        <w:spacing w:before="100" w:beforeAutospacing="1" w:line="240" w:lineRule="auto"/>
      </w:pPr>
      <w:r w:rsidRPr="007548F3">
        <w:rPr>
          <w:rFonts w:ascii="Times New Roman" w:hAnsi="Times New Roman"/>
          <w:sz w:val="24"/>
        </w:rPr>
        <w:t xml:space="preserve">Форматування повідомлень у консолі. </w:t>
      </w:r>
    </w:p>
    <w:p w:rsidR="00FD2381" w:rsidRPr="007548F3" w:rsidRDefault="00FD2381" w:rsidP="007548F3">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 xml:space="preserve">Статус: </w:t>
      </w:r>
      <w:r w:rsidR="004755D8" w:rsidRPr="007548F3">
        <w:rPr>
          <w:rFonts w:ascii="Times New Roman" w:hAnsi="Times New Roman" w:cs="Times New Roman"/>
          <w:sz w:val="24"/>
          <w:lang w:val="uk-UA"/>
        </w:rPr>
        <w:t>Ознайомлена</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Початок опрацювання теми:</w:t>
      </w:r>
      <w:r w:rsidR="004755D8" w:rsidRPr="007548F3">
        <w:rPr>
          <w:rFonts w:ascii="Times New Roman" w:eastAsia="Times New Roman" w:hAnsi="Times New Roman" w:cs="Times New Roman"/>
          <w:sz w:val="24"/>
          <w:szCs w:val="24"/>
          <w:lang w:val="uk-UA"/>
        </w:rPr>
        <w:t xml:space="preserve"> 22.09.2026</w:t>
      </w:r>
    </w:p>
    <w:p w:rsidR="00FD2381" w:rsidRPr="007548F3" w:rsidRDefault="00B971B1" w:rsidP="00FD2381">
      <w:pPr>
        <w:pStyle w:val="normal"/>
        <w:numPr>
          <w:ilvl w:val="1"/>
          <w:numId w:val="4"/>
        </w:numPr>
        <w:spacing w:line="240" w:lineRule="auto"/>
        <w:rPr>
          <w:sz w:val="24"/>
          <w:szCs w:val="24"/>
          <w:lang w:val="uk-UA"/>
        </w:rPr>
      </w:pPr>
      <w:r>
        <w:rPr>
          <w:rFonts w:ascii="Times New Roman" w:eastAsia="Times New Roman" w:hAnsi="Times New Roman" w:cs="Times New Roman"/>
          <w:sz w:val="24"/>
          <w:szCs w:val="24"/>
          <w:lang w:val="uk-UA"/>
        </w:rPr>
        <w:t>Завершення</w:t>
      </w:r>
      <w:r w:rsidR="00FD2381" w:rsidRPr="007548F3">
        <w:rPr>
          <w:rFonts w:ascii="Times New Roman" w:eastAsia="Times New Roman" w:hAnsi="Times New Roman" w:cs="Times New Roman"/>
          <w:sz w:val="24"/>
          <w:szCs w:val="24"/>
          <w:lang w:val="uk-UA"/>
        </w:rPr>
        <w:t xml:space="preserve"> опрацювання теми:</w:t>
      </w:r>
      <w:r w:rsidR="004755D8" w:rsidRPr="007548F3">
        <w:rPr>
          <w:rFonts w:ascii="Times New Roman" w:eastAsia="Times New Roman" w:hAnsi="Times New Roman" w:cs="Times New Roman"/>
          <w:sz w:val="24"/>
          <w:szCs w:val="24"/>
          <w:lang w:val="uk-UA"/>
        </w:rPr>
        <w:t xml:space="preserve"> 22.09.2026</w:t>
      </w:r>
    </w:p>
    <w:p w:rsidR="007548F3" w:rsidRPr="007548F3" w:rsidRDefault="007548F3" w:rsidP="007548F3">
      <w:pPr>
        <w:pStyle w:val="normal"/>
        <w:spacing w:line="240" w:lineRule="auto"/>
        <w:rPr>
          <w:sz w:val="24"/>
          <w:szCs w:val="24"/>
          <w:lang w:val="uk-UA"/>
        </w:rPr>
      </w:pPr>
    </w:p>
    <w:p w:rsidR="004755D8" w:rsidRPr="007548F3" w:rsidRDefault="00FD2381" w:rsidP="004755D8">
      <w:pPr>
        <w:pStyle w:val="a8"/>
        <w:numPr>
          <w:ilvl w:val="0"/>
          <w:numId w:val="5"/>
        </w:numPr>
        <w:spacing w:line="240" w:lineRule="auto"/>
        <w:ind w:left="1134"/>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w:t>
      </w:r>
      <w:r w:rsidR="004755D8" w:rsidRPr="007548F3">
        <w:rPr>
          <w:rFonts w:ascii="Times New Roman" w:eastAsia="Times New Roman" w:hAnsi="Times New Roman" w:cs="Times New Roman"/>
          <w:b/>
          <w:bCs/>
          <w:sz w:val="24"/>
          <w:szCs w:val="24"/>
        </w:rPr>
        <w:t>5:</w:t>
      </w:r>
      <w:r w:rsidR="004755D8" w:rsidRPr="007548F3">
        <w:rPr>
          <w:rFonts w:ascii="Times New Roman" w:eastAsia="Times New Roman" w:hAnsi="Times New Roman" w:cs="Times New Roman"/>
          <w:sz w:val="24"/>
          <w:szCs w:val="24"/>
        </w:rPr>
        <w:t xml:space="preserve"> Вбудовані математичні функції. </w:t>
      </w:r>
    </w:p>
    <w:p w:rsidR="00FD2381" w:rsidRPr="007548F3" w:rsidRDefault="00FD2381" w:rsidP="00FD2381">
      <w:pPr>
        <w:pStyle w:val="a8"/>
        <w:numPr>
          <w:ilvl w:val="1"/>
          <w:numId w:val="4"/>
        </w:numPr>
        <w:spacing w:line="240" w:lineRule="auto"/>
        <w:rPr>
          <w:sz w:val="24"/>
          <w:szCs w:val="24"/>
        </w:rPr>
      </w:pPr>
      <w:r w:rsidRPr="007548F3">
        <w:rPr>
          <w:rFonts w:ascii="Times New Roman" w:eastAsia="Times New Roman" w:hAnsi="Times New Roman" w:cs="Times New Roman"/>
          <w:sz w:val="24"/>
          <w:szCs w:val="24"/>
        </w:rPr>
        <w:t>Джерела Інформації:</w:t>
      </w:r>
    </w:p>
    <w:p w:rsidR="00D17282" w:rsidRPr="00D17282" w:rsidRDefault="00FD2381" w:rsidP="00FD2381">
      <w:pPr>
        <w:pStyle w:val="normal"/>
        <w:numPr>
          <w:ilvl w:val="2"/>
          <w:numId w:val="4"/>
        </w:numPr>
        <w:spacing w:line="240" w:lineRule="auto"/>
        <w:rPr>
          <w:sz w:val="24"/>
          <w:szCs w:val="24"/>
          <w:shd w:val="clear" w:color="auto" w:fill="FFF2CC"/>
          <w:lang w:val="uk-UA"/>
        </w:rPr>
      </w:pPr>
      <w:r w:rsidRPr="00250FD9">
        <w:rPr>
          <w:rFonts w:ascii="Times New Roman" w:hAnsi="Times New Roman"/>
          <w:sz w:val="24"/>
          <w:lang w:val="uk-UA"/>
        </w:rPr>
        <w:t xml:space="preserve">Книга: Мочурад Л.І., Бойко Н.І. Основи програмування, 2019; </w:t>
      </w:r>
    </w:p>
    <w:p w:rsidR="00FD2381" w:rsidRPr="007548F3"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PDF</w:t>
      </w:r>
      <w:r w:rsidRPr="00250FD9">
        <w:rPr>
          <w:rFonts w:ascii="Times New Roman" w:hAnsi="Times New Roman"/>
          <w:sz w:val="24"/>
          <w:lang w:val="uk-UA"/>
        </w:rPr>
        <w:t xml:space="preserve"> «Лабораторна робота № 1», п. 1.3–1.4 (операції + - * / %, пріоритети, </w:t>
      </w:r>
      <w:r>
        <w:rPr>
          <w:rFonts w:ascii="Times New Roman" w:hAnsi="Times New Roman"/>
          <w:sz w:val="24"/>
        </w:rPr>
        <w:t>pow</w:t>
      </w:r>
      <w:r w:rsidRPr="00250FD9">
        <w:rPr>
          <w:rFonts w:ascii="Times New Roman" w:hAnsi="Times New Roman"/>
          <w:sz w:val="24"/>
          <w:lang w:val="uk-UA"/>
        </w:rPr>
        <w:t>).</w:t>
      </w:r>
    </w:p>
    <w:p w:rsidR="00FD2381" w:rsidRPr="00AE6DC1"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Відеоурок</w:t>
      </w:r>
      <w:r w:rsidRPr="00250FD9">
        <w:rPr>
          <w:rFonts w:ascii="Times New Roman" w:hAnsi="Times New Roman"/>
          <w:sz w:val="24"/>
          <w:lang w:val="en-US"/>
        </w:rPr>
        <w:t xml:space="preserve">: C++ Programming Course – Beginner to Advanced </w:t>
      </w:r>
      <w:hyperlink r:id="rId20">
        <w:r w:rsidRPr="00250FD9">
          <w:rPr>
            <w:rFonts w:ascii="Times New Roman" w:hAnsi="Times New Roman"/>
            <w:color w:val="0563C1"/>
            <w:sz w:val="24"/>
            <w:szCs w:val="24"/>
            <w:u w:val="single"/>
            <w:lang w:val="en-US"/>
          </w:rPr>
          <w:t>https://www.youtube.com/watch?v=8jLOx1hD3_o</w:t>
        </w:r>
      </w:hyperlink>
      <w:r w:rsidRPr="00250FD9">
        <w:rPr>
          <w:rFonts w:ascii="Times New Roman" w:hAnsi="Times New Roman"/>
          <w:sz w:val="24"/>
          <w:lang w:val="en-US"/>
        </w:rPr>
        <w:t xml:space="preserve"> (</w:t>
      </w:r>
      <w:r>
        <w:rPr>
          <w:rFonts w:ascii="Times New Roman" w:hAnsi="Times New Roman"/>
          <w:sz w:val="24"/>
        </w:rPr>
        <w:t>арифметика</w:t>
      </w:r>
      <w:r w:rsidRPr="00250FD9">
        <w:rPr>
          <w:rFonts w:ascii="Times New Roman" w:hAnsi="Times New Roman"/>
          <w:sz w:val="24"/>
          <w:lang w:val="en-US"/>
        </w:rPr>
        <w:t>, sqrt, pow).</w:t>
      </w:r>
    </w:p>
    <w:p w:rsidR="00AE6DC1" w:rsidRPr="00AE6DC1" w:rsidRDefault="00AE6DC1" w:rsidP="00AE6DC1">
      <w:pPr>
        <w:pStyle w:val="normal"/>
        <w:numPr>
          <w:ilvl w:val="2"/>
          <w:numId w:val="4"/>
        </w:numPr>
        <w:spacing w:line="240" w:lineRule="auto"/>
        <w:rPr>
          <w:sz w:val="24"/>
          <w:szCs w:val="24"/>
          <w:shd w:val="clear" w:color="auto" w:fill="FFF2CC"/>
          <w:lang w:val="uk-UA"/>
        </w:rPr>
      </w:pPr>
      <w:r>
        <w:rPr>
          <w:rFonts w:ascii="Times New Roman" w:hAnsi="Times New Roman"/>
          <w:sz w:val="24"/>
          <w:lang w:val="uk-UA"/>
        </w:rPr>
        <w:t>Л</w:t>
      </w:r>
      <w:r>
        <w:rPr>
          <w:rFonts w:ascii="Times New Roman" w:hAnsi="Times New Roman"/>
          <w:sz w:val="24"/>
        </w:rPr>
        <w:t>екції</w:t>
      </w:r>
      <w:r w:rsidRPr="00D17282">
        <w:rPr>
          <w:rFonts w:ascii="Times New Roman" w:hAnsi="Times New Roman"/>
          <w:sz w:val="24"/>
        </w:rPr>
        <w:t xml:space="preserve"> </w:t>
      </w:r>
      <w:r>
        <w:rPr>
          <w:rFonts w:ascii="Times New Roman" w:hAnsi="Times New Roman"/>
          <w:sz w:val="24"/>
        </w:rPr>
        <w:t>О</w:t>
      </w:r>
      <w:r w:rsidRPr="00D17282">
        <w:rPr>
          <w:rFonts w:ascii="Times New Roman" w:hAnsi="Times New Roman"/>
          <w:sz w:val="24"/>
        </w:rPr>
        <w:t xml:space="preserve">. </w:t>
      </w:r>
      <w:r>
        <w:rPr>
          <w:rFonts w:ascii="Times New Roman" w:hAnsi="Times New Roman"/>
          <w:sz w:val="24"/>
        </w:rPr>
        <w:t>Пшеничного</w:t>
      </w:r>
      <w:r w:rsidRPr="00D17282">
        <w:rPr>
          <w:rFonts w:ascii="Times New Roman" w:hAnsi="Times New Roman"/>
          <w:sz w:val="24"/>
        </w:rPr>
        <w:t xml:space="preserve">; </w:t>
      </w:r>
    </w:p>
    <w:p w:rsidR="00FD2381" w:rsidRPr="007548F3" w:rsidRDefault="00FD2381" w:rsidP="00FD2381">
      <w:pPr>
        <w:pStyle w:val="normal"/>
        <w:numPr>
          <w:ilvl w:val="2"/>
          <w:numId w:val="4"/>
        </w:numPr>
        <w:spacing w:line="240" w:lineRule="auto"/>
        <w:rPr>
          <w:sz w:val="24"/>
          <w:szCs w:val="24"/>
          <w:shd w:val="clear" w:color="auto" w:fill="FFF2CC"/>
          <w:lang w:val="uk-UA"/>
        </w:rPr>
      </w:pPr>
      <w:r w:rsidRPr="00250FD9">
        <w:rPr>
          <w:rFonts w:ascii="Times New Roman" w:hAnsi="Times New Roman"/>
          <w:sz w:val="24"/>
          <w:lang w:val="uk-UA"/>
        </w:rPr>
        <w:lastRenderedPageBreak/>
        <w:t xml:space="preserve">Стаття: </w:t>
      </w:r>
      <w:r>
        <w:rPr>
          <w:rFonts w:ascii="Times New Roman" w:hAnsi="Times New Roman"/>
          <w:sz w:val="24"/>
        </w:rPr>
        <w:t>C</w:t>
      </w:r>
      <w:r w:rsidRPr="00250FD9">
        <w:rPr>
          <w:rFonts w:ascii="Times New Roman" w:hAnsi="Times New Roman"/>
          <w:sz w:val="24"/>
          <w:lang w:val="uk-UA"/>
        </w:rPr>
        <w:t xml:space="preserve">++ </w:t>
      </w:r>
      <w:r>
        <w:rPr>
          <w:rFonts w:ascii="Times New Roman" w:hAnsi="Times New Roman"/>
          <w:sz w:val="24"/>
        </w:rPr>
        <w:t>Programming</w:t>
      </w:r>
      <w:r w:rsidRPr="00250FD9">
        <w:rPr>
          <w:rFonts w:ascii="Times New Roman" w:hAnsi="Times New Roman"/>
          <w:sz w:val="24"/>
          <w:lang w:val="uk-UA"/>
        </w:rPr>
        <w:t xml:space="preserve"> </w:t>
      </w:r>
      <w:r>
        <w:rPr>
          <w:rFonts w:ascii="Times New Roman" w:hAnsi="Times New Roman"/>
          <w:sz w:val="24"/>
        </w:rPr>
        <w:t>Language</w:t>
      </w:r>
      <w:r w:rsidRPr="00250FD9">
        <w:rPr>
          <w:rFonts w:ascii="Times New Roman" w:hAnsi="Times New Roman"/>
          <w:sz w:val="24"/>
          <w:lang w:val="uk-UA"/>
        </w:rPr>
        <w:t xml:space="preserve"> </w:t>
      </w:r>
      <w:hyperlink r:id="rId21">
        <w:r>
          <w:rPr>
            <w:rFonts w:ascii="Times New Roman" w:hAnsi="Times New Roman"/>
            <w:color w:val="0563C1"/>
            <w:sz w:val="24"/>
            <w:szCs w:val="24"/>
            <w:u w:val="single"/>
          </w:rPr>
          <w:t>https</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www</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geeksforgeeks</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org</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c</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plus</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plus</w:t>
        </w:r>
        <w:r w:rsidRPr="00250FD9">
          <w:rPr>
            <w:rFonts w:ascii="Times New Roman" w:hAnsi="Times New Roman"/>
            <w:color w:val="0563C1"/>
            <w:sz w:val="24"/>
            <w:szCs w:val="24"/>
            <w:u w:val="single"/>
            <w:lang w:val="uk-UA"/>
          </w:rPr>
          <w:t>/</w:t>
        </w:r>
      </w:hyperlink>
      <w:r w:rsidRPr="00250FD9">
        <w:rPr>
          <w:rFonts w:ascii="Times New Roman" w:hAnsi="Times New Roman"/>
          <w:sz w:val="24"/>
          <w:lang w:val="uk-UA"/>
        </w:rPr>
        <w:t xml:space="preserve"> (арифметичні та математичні функції).</w:t>
      </w:r>
    </w:p>
    <w:p w:rsidR="00FD2381" w:rsidRPr="007548F3" w:rsidRDefault="00FD2381" w:rsidP="00FD2381">
      <w:pPr>
        <w:pStyle w:val="normal"/>
        <w:numPr>
          <w:ilvl w:val="2"/>
          <w:numId w:val="4"/>
        </w:numPr>
        <w:spacing w:line="240" w:lineRule="auto"/>
        <w:rPr>
          <w:sz w:val="24"/>
          <w:szCs w:val="24"/>
          <w:shd w:val="clear" w:color="auto" w:fill="FFF2CC"/>
          <w:lang w:val="uk-UA"/>
        </w:rPr>
      </w:pPr>
      <w:r w:rsidRPr="00250FD9">
        <w:rPr>
          <w:rFonts w:ascii="Times New Roman" w:hAnsi="Times New Roman"/>
          <w:sz w:val="24"/>
          <w:lang w:val="uk-UA"/>
        </w:rPr>
        <w:t xml:space="preserve">Курс: </w:t>
      </w:r>
      <w:r>
        <w:rPr>
          <w:rFonts w:ascii="Times New Roman" w:hAnsi="Times New Roman"/>
          <w:sz w:val="24"/>
        </w:rPr>
        <w:t>C</w:t>
      </w:r>
      <w:r w:rsidRPr="00250FD9">
        <w:rPr>
          <w:rFonts w:ascii="Times New Roman" w:hAnsi="Times New Roman"/>
          <w:sz w:val="24"/>
          <w:lang w:val="uk-UA"/>
        </w:rPr>
        <w:t xml:space="preserve">++ </w:t>
      </w:r>
      <w:r>
        <w:rPr>
          <w:rFonts w:ascii="Times New Roman" w:hAnsi="Times New Roman"/>
          <w:sz w:val="24"/>
        </w:rPr>
        <w:t>Basics</w:t>
      </w:r>
      <w:r w:rsidRPr="00250FD9">
        <w:rPr>
          <w:rFonts w:ascii="Times New Roman" w:hAnsi="Times New Roman"/>
          <w:sz w:val="24"/>
          <w:lang w:val="uk-UA"/>
        </w:rPr>
        <w:t xml:space="preserve"> </w:t>
      </w:r>
      <w:hyperlink r:id="rId22">
        <w:r>
          <w:rPr>
            <w:rFonts w:ascii="Times New Roman" w:hAnsi="Times New Roman"/>
            <w:color w:val="0563C1"/>
            <w:sz w:val="24"/>
            <w:szCs w:val="24"/>
            <w:u w:val="single"/>
          </w:rPr>
          <w:t>https</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programiz</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pro</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course</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learn</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cpp</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basics</w:t>
        </w:r>
      </w:hyperlink>
      <w:r w:rsidRPr="00250FD9">
        <w:rPr>
          <w:rFonts w:ascii="Times New Roman" w:hAnsi="Times New Roman"/>
          <w:sz w:val="24"/>
          <w:lang w:val="uk-UA"/>
        </w:rPr>
        <w:t xml:space="preserve"> (операції та вбудовані функції).</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Що опрацьовано:</w:t>
      </w:r>
    </w:p>
    <w:p w:rsidR="004755D8" w:rsidRPr="007548F3" w:rsidRDefault="004755D8" w:rsidP="004755D8">
      <w:pPr>
        <w:pStyle w:val="a9"/>
        <w:numPr>
          <w:ilvl w:val="2"/>
          <w:numId w:val="4"/>
        </w:numPr>
        <w:rPr>
          <w:lang w:val="uk-UA"/>
        </w:rPr>
      </w:pPr>
      <w:r w:rsidRPr="007548F3">
        <w:rPr>
          <w:lang w:val="uk-UA"/>
        </w:rPr>
        <w:t>Було опрацьовано арифметичні операції:</w:t>
      </w:r>
    </w:p>
    <w:p w:rsidR="004755D8" w:rsidRPr="007548F3" w:rsidRDefault="004755D8" w:rsidP="004755D8">
      <w:pPr>
        <w:numPr>
          <w:ilvl w:val="3"/>
          <w:numId w:val="4"/>
        </w:numPr>
        <w:spacing w:before="100" w:beforeAutospacing="1" w:after="100" w:afterAutospacing="1" w:line="240" w:lineRule="auto"/>
      </w:pPr>
      <w:r w:rsidRPr="007548F3">
        <w:rPr>
          <w:rStyle w:val="HTML"/>
          <w:rFonts w:ascii="Times New Roman" w:eastAsia="Arial" w:hAnsi="Times New Roman"/>
          <w:sz w:val="24"/>
        </w:rPr>
        <w:t>+</w:t>
      </w:r>
      <w:r w:rsidRPr="007548F3">
        <w:rPr>
          <w:rFonts w:ascii="Times New Roman" w:hAnsi="Times New Roman"/>
          <w:sz w:val="24"/>
        </w:rPr>
        <w:t xml:space="preserve"> — додавання; </w:t>
      </w:r>
    </w:p>
    <w:p w:rsidR="004755D8" w:rsidRPr="007548F3" w:rsidRDefault="004755D8" w:rsidP="004755D8">
      <w:pPr>
        <w:numPr>
          <w:ilvl w:val="3"/>
          <w:numId w:val="4"/>
        </w:numPr>
        <w:spacing w:before="100" w:beforeAutospacing="1" w:after="100" w:afterAutospacing="1" w:line="240" w:lineRule="auto"/>
      </w:pPr>
      <w:r w:rsidRPr="007548F3">
        <w:rPr>
          <w:rStyle w:val="HTML"/>
          <w:rFonts w:ascii="Times New Roman" w:eastAsia="Arial" w:hAnsi="Times New Roman"/>
          <w:sz w:val="24"/>
        </w:rPr>
        <w:t>-</w:t>
      </w:r>
      <w:r w:rsidRPr="007548F3">
        <w:rPr>
          <w:rFonts w:ascii="Times New Roman" w:hAnsi="Times New Roman"/>
          <w:sz w:val="24"/>
        </w:rPr>
        <w:t xml:space="preserve"> — віднімання; </w:t>
      </w:r>
    </w:p>
    <w:p w:rsidR="004755D8" w:rsidRPr="007548F3" w:rsidRDefault="004755D8" w:rsidP="004755D8">
      <w:pPr>
        <w:numPr>
          <w:ilvl w:val="3"/>
          <w:numId w:val="4"/>
        </w:numPr>
        <w:spacing w:before="100" w:beforeAutospacing="1" w:after="100" w:afterAutospacing="1" w:line="240" w:lineRule="auto"/>
      </w:pPr>
      <w:r w:rsidRPr="007548F3">
        <w:rPr>
          <w:rStyle w:val="HTML"/>
          <w:rFonts w:ascii="Times New Roman" w:eastAsia="Arial" w:hAnsi="Times New Roman"/>
          <w:sz w:val="24"/>
        </w:rPr>
        <w:t>*</w:t>
      </w:r>
      <w:r w:rsidRPr="007548F3">
        <w:rPr>
          <w:rFonts w:ascii="Times New Roman" w:hAnsi="Times New Roman"/>
          <w:sz w:val="24"/>
        </w:rPr>
        <w:t xml:space="preserve"> — множення; </w:t>
      </w:r>
    </w:p>
    <w:p w:rsidR="004755D8" w:rsidRPr="007548F3" w:rsidRDefault="004755D8" w:rsidP="004755D8">
      <w:pPr>
        <w:numPr>
          <w:ilvl w:val="3"/>
          <w:numId w:val="4"/>
        </w:numPr>
        <w:spacing w:before="100" w:beforeAutospacing="1" w:after="100" w:afterAutospacing="1" w:line="240" w:lineRule="auto"/>
      </w:pPr>
      <w:r w:rsidRPr="007548F3">
        <w:rPr>
          <w:rStyle w:val="HTML"/>
          <w:rFonts w:ascii="Times New Roman" w:eastAsia="Arial" w:hAnsi="Times New Roman"/>
          <w:sz w:val="24"/>
        </w:rPr>
        <w:t>/</w:t>
      </w:r>
      <w:r w:rsidRPr="007548F3">
        <w:rPr>
          <w:rFonts w:ascii="Times New Roman" w:hAnsi="Times New Roman"/>
          <w:sz w:val="24"/>
        </w:rPr>
        <w:t xml:space="preserve"> — ділення; </w:t>
      </w:r>
    </w:p>
    <w:p w:rsidR="004755D8" w:rsidRPr="007548F3" w:rsidRDefault="004755D8" w:rsidP="004755D8">
      <w:pPr>
        <w:numPr>
          <w:ilvl w:val="3"/>
          <w:numId w:val="4"/>
        </w:numPr>
        <w:spacing w:before="100" w:beforeAutospacing="1" w:after="100" w:afterAutospacing="1" w:line="240" w:lineRule="auto"/>
      </w:pPr>
      <w:r w:rsidRPr="007548F3">
        <w:rPr>
          <w:rStyle w:val="HTML"/>
          <w:rFonts w:ascii="Times New Roman" w:eastAsia="Arial" w:hAnsi="Times New Roman"/>
          <w:sz w:val="24"/>
        </w:rPr>
        <w:t>%</w:t>
      </w:r>
      <w:r w:rsidRPr="007548F3">
        <w:rPr>
          <w:rFonts w:ascii="Times New Roman" w:hAnsi="Times New Roman"/>
          <w:sz w:val="24"/>
        </w:rPr>
        <w:t xml:space="preserve"> — остача від ділення. </w:t>
      </w:r>
    </w:p>
    <w:p w:rsidR="00FD2381" w:rsidRPr="007548F3" w:rsidRDefault="004755D8" w:rsidP="004755D8">
      <w:pPr>
        <w:pStyle w:val="a9"/>
        <w:numPr>
          <w:ilvl w:val="2"/>
          <w:numId w:val="4"/>
        </w:numPr>
        <w:rPr>
          <w:lang w:val="uk-UA"/>
        </w:rPr>
      </w:pPr>
      <w:r w:rsidRPr="007548F3">
        <w:rPr>
          <w:lang w:val="uk-UA"/>
        </w:rPr>
        <w:t xml:space="preserve">Також було розглянуто математичні функції, зокрема </w:t>
      </w:r>
      <w:r w:rsidRPr="007548F3">
        <w:rPr>
          <w:rStyle w:val="HTML"/>
          <w:rFonts w:ascii="Times New Roman" w:hAnsi="Times New Roman"/>
          <w:sz w:val="24"/>
          <w:lang w:val="uk-UA"/>
        </w:rPr>
        <w:t>sqrt()</w:t>
      </w:r>
      <w:r w:rsidRPr="007548F3">
        <w:rPr>
          <w:lang w:val="uk-UA"/>
        </w:rPr>
        <w:t xml:space="preserve"> та </w:t>
      </w:r>
      <w:r w:rsidRPr="007548F3">
        <w:rPr>
          <w:rStyle w:val="HTML"/>
          <w:rFonts w:ascii="Times New Roman" w:hAnsi="Times New Roman"/>
          <w:sz w:val="24"/>
          <w:lang w:val="uk-UA"/>
        </w:rPr>
        <w:t>pow()</w:t>
      </w:r>
      <w:r w:rsidRPr="007548F3">
        <w:rPr>
          <w:lang w:val="uk-UA"/>
        </w:rPr>
        <w:t>, і побітові операції.</w:t>
      </w:r>
    </w:p>
    <w:p w:rsidR="00FD2381" w:rsidRPr="007548F3" w:rsidRDefault="00FD2381" w:rsidP="00FD2381">
      <w:pPr>
        <w:pStyle w:val="normal"/>
        <w:numPr>
          <w:ilvl w:val="1"/>
          <w:numId w:val="4"/>
        </w:numPr>
        <w:spacing w:line="240" w:lineRule="auto"/>
        <w:rPr>
          <w:rFonts w:ascii="Times New Roman" w:hAnsi="Times New Roman" w:cs="Times New Roman"/>
          <w:sz w:val="24"/>
          <w:lang w:val="uk-UA"/>
        </w:rPr>
      </w:pPr>
      <w:r w:rsidRPr="007548F3">
        <w:rPr>
          <w:rFonts w:ascii="Times New Roman" w:eastAsia="Times New Roman" w:hAnsi="Times New Roman" w:cs="Times New Roman"/>
          <w:sz w:val="24"/>
          <w:szCs w:val="24"/>
          <w:lang w:val="uk-UA"/>
        </w:rPr>
        <w:t xml:space="preserve">Статус: </w:t>
      </w:r>
      <w:r w:rsidR="004755D8" w:rsidRPr="007548F3">
        <w:rPr>
          <w:rFonts w:ascii="Times New Roman" w:hAnsi="Times New Roman" w:cs="Times New Roman"/>
          <w:sz w:val="24"/>
          <w:lang w:val="uk-UA"/>
        </w:rPr>
        <w:t>Ознайомлена</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Початок опрацювання теми:</w:t>
      </w:r>
      <w:r w:rsidR="004755D8" w:rsidRPr="007548F3">
        <w:rPr>
          <w:rFonts w:ascii="Times New Roman" w:eastAsia="Times New Roman" w:hAnsi="Times New Roman" w:cs="Times New Roman"/>
          <w:sz w:val="24"/>
          <w:szCs w:val="24"/>
          <w:lang w:val="uk-UA"/>
        </w:rPr>
        <w:t xml:space="preserve"> 22.09.2026</w:t>
      </w:r>
      <w:r w:rsidRPr="007548F3">
        <w:rPr>
          <w:rFonts w:ascii="Times New Roman" w:eastAsia="Times New Roman" w:hAnsi="Times New Roman" w:cs="Times New Roman"/>
          <w:sz w:val="24"/>
          <w:szCs w:val="24"/>
          <w:lang w:val="uk-UA"/>
        </w:rPr>
        <w:t xml:space="preserve"> </w:t>
      </w:r>
    </w:p>
    <w:p w:rsidR="00FD2381" w:rsidRPr="007548F3" w:rsidRDefault="00B971B1" w:rsidP="00FD2381">
      <w:pPr>
        <w:pStyle w:val="normal"/>
        <w:numPr>
          <w:ilvl w:val="1"/>
          <w:numId w:val="4"/>
        </w:numPr>
        <w:spacing w:line="240" w:lineRule="auto"/>
        <w:rPr>
          <w:sz w:val="24"/>
          <w:szCs w:val="24"/>
          <w:lang w:val="uk-UA"/>
        </w:rPr>
      </w:pPr>
      <w:r>
        <w:rPr>
          <w:rFonts w:ascii="Times New Roman" w:eastAsia="Times New Roman" w:hAnsi="Times New Roman" w:cs="Times New Roman"/>
          <w:sz w:val="24"/>
          <w:szCs w:val="24"/>
          <w:lang w:val="uk-UA"/>
        </w:rPr>
        <w:t>Завершення</w:t>
      </w:r>
      <w:r w:rsidR="00FD2381" w:rsidRPr="007548F3">
        <w:rPr>
          <w:rFonts w:ascii="Times New Roman" w:eastAsia="Times New Roman" w:hAnsi="Times New Roman" w:cs="Times New Roman"/>
          <w:sz w:val="24"/>
          <w:szCs w:val="24"/>
          <w:lang w:val="uk-UA"/>
        </w:rPr>
        <w:t xml:space="preserve"> опрацювання теми:</w:t>
      </w:r>
      <w:r w:rsidR="004755D8" w:rsidRPr="007548F3">
        <w:rPr>
          <w:rFonts w:ascii="Times New Roman" w:eastAsia="Times New Roman" w:hAnsi="Times New Roman" w:cs="Times New Roman"/>
          <w:sz w:val="24"/>
          <w:szCs w:val="24"/>
          <w:lang w:val="uk-UA"/>
        </w:rPr>
        <w:t xml:space="preserve"> 22.09.2026</w:t>
      </w:r>
    </w:p>
    <w:p w:rsidR="00FD2381" w:rsidRPr="007548F3" w:rsidRDefault="00FD2381" w:rsidP="00FD2381">
      <w:pPr>
        <w:pStyle w:val="normal"/>
        <w:spacing w:line="240" w:lineRule="auto"/>
        <w:ind w:left="1080"/>
        <w:rPr>
          <w:sz w:val="24"/>
          <w:szCs w:val="24"/>
          <w:lang w:val="uk-UA"/>
        </w:rPr>
      </w:pPr>
    </w:p>
    <w:p w:rsidR="00FD2381" w:rsidRPr="007548F3" w:rsidRDefault="00FD2381" w:rsidP="00FD2381">
      <w:pPr>
        <w:pStyle w:val="a8"/>
        <w:numPr>
          <w:ilvl w:val="0"/>
          <w:numId w:val="4"/>
        </w:numPr>
        <w:spacing w:line="240" w:lineRule="auto"/>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w:t>
      </w:r>
      <w:r w:rsidR="004755D8" w:rsidRPr="007548F3">
        <w:rPr>
          <w:rFonts w:ascii="Times New Roman" w:eastAsia="Times New Roman" w:hAnsi="Times New Roman" w:cs="Times New Roman"/>
          <w:b/>
          <w:bCs/>
          <w:sz w:val="24"/>
          <w:szCs w:val="24"/>
        </w:rPr>
        <w:t>6:</w:t>
      </w:r>
      <w:r w:rsidR="004755D8" w:rsidRPr="007548F3">
        <w:rPr>
          <w:rFonts w:ascii="Times New Roman" w:eastAsia="Times New Roman" w:hAnsi="Times New Roman" w:cs="Times New Roman"/>
          <w:sz w:val="24"/>
          <w:szCs w:val="24"/>
        </w:rPr>
        <w:t xml:space="preserve"> Коментарі в коді.</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Джерела Інформації:</w:t>
      </w:r>
    </w:p>
    <w:p w:rsidR="00FD2381" w:rsidRPr="007548F3"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Книга</w:t>
      </w:r>
      <w:r w:rsidRPr="00250FD9">
        <w:rPr>
          <w:rFonts w:ascii="Times New Roman" w:hAnsi="Times New Roman"/>
          <w:sz w:val="24"/>
          <w:lang w:val="en-US"/>
        </w:rPr>
        <w:t>: Kernighan B., Ritchie D. The C Programming Language (</w:t>
      </w:r>
      <w:r>
        <w:rPr>
          <w:rFonts w:ascii="Times New Roman" w:hAnsi="Times New Roman"/>
          <w:sz w:val="24"/>
        </w:rPr>
        <w:t>стиль</w:t>
      </w:r>
      <w:r w:rsidRPr="00250FD9">
        <w:rPr>
          <w:rFonts w:ascii="Times New Roman" w:hAnsi="Times New Roman"/>
          <w:sz w:val="24"/>
          <w:lang w:val="en-US"/>
        </w:rPr>
        <w:t xml:space="preserve"> </w:t>
      </w:r>
      <w:r>
        <w:rPr>
          <w:rFonts w:ascii="Times New Roman" w:hAnsi="Times New Roman"/>
          <w:sz w:val="24"/>
        </w:rPr>
        <w:t>коментарів</w:t>
      </w:r>
      <w:r w:rsidRPr="00250FD9">
        <w:rPr>
          <w:rFonts w:ascii="Times New Roman" w:hAnsi="Times New Roman"/>
          <w:sz w:val="24"/>
          <w:lang w:val="en-US"/>
        </w:rPr>
        <w:t xml:space="preserve"> // </w:t>
      </w:r>
      <w:r>
        <w:rPr>
          <w:rFonts w:ascii="Times New Roman" w:hAnsi="Times New Roman"/>
          <w:sz w:val="24"/>
        </w:rPr>
        <w:t>та</w:t>
      </w:r>
      <w:r w:rsidRPr="00250FD9">
        <w:rPr>
          <w:rFonts w:ascii="Times New Roman" w:hAnsi="Times New Roman"/>
          <w:sz w:val="24"/>
          <w:lang w:val="en-US"/>
        </w:rPr>
        <w:t xml:space="preserve"> /* */).</w:t>
      </w:r>
    </w:p>
    <w:p w:rsidR="00FD2381" w:rsidRPr="00AE6DC1"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 xml:space="preserve">Відеоурок: C++ – Теорія (Блоган) </w:t>
      </w:r>
      <w:hyperlink r:id="rId23">
        <w:r>
          <w:rPr>
            <w:rFonts w:ascii="Times New Roman" w:hAnsi="Times New Roman"/>
            <w:color w:val="0563C1"/>
            <w:sz w:val="24"/>
            <w:szCs w:val="24"/>
            <w:u w:val="single"/>
          </w:rPr>
          <w:t>https://www.youtube.com/watch?v=2UDMGCcRCjo&amp;list=PLiPRE8VmJzOpn6PzYf0higmCEyGzo2A5g</w:t>
        </w:r>
      </w:hyperlink>
    </w:p>
    <w:p w:rsidR="00AE6DC1" w:rsidRPr="00AE6DC1" w:rsidRDefault="00AE6DC1" w:rsidP="00AE6DC1">
      <w:pPr>
        <w:pStyle w:val="normal"/>
        <w:numPr>
          <w:ilvl w:val="2"/>
          <w:numId w:val="4"/>
        </w:numPr>
        <w:spacing w:line="240" w:lineRule="auto"/>
        <w:rPr>
          <w:sz w:val="24"/>
          <w:szCs w:val="24"/>
          <w:shd w:val="clear" w:color="auto" w:fill="FFF2CC"/>
          <w:lang w:val="uk-UA"/>
        </w:rPr>
      </w:pPr>
      <w:r>
        <w:rPr>
          <w:rFonts w:ascii="Times New Roman" w:hAnsi="Times New Roman"/>
          <w:sz w:val="24"/>
          <w:lang w:val="uk-UA"/>
        </w:rPr>
        <w:t>Л</w:t>
      </w:r>
      <w:r>
        <w:rPr>
          <w:rFonts w:ascii="Times New Roman" w:hAnsi="Times New Roman"/>
          <w:sz w:val="24"/>
        </w:rPr>
        <w:t>екції</w:t>
      </w:r>
      <w:r w:rsidRPr="00D17282">
        <w:rPr>
          <w:rFonts w:ascii="Times New Roman" w:hAnsi="Times New Roman"/>
          <w:sz w:val="24"/>
        </w:rPr>
        <w:t xml:space="preserve"> </w:t>
      </w:r>
      <w:r>
        <w:rPr>
          <w:rFonts w:ascii="Times New Roman" w:hAnsi="Times New Roman"/>
          <w:sz w:val="24"/>
        </w:rPr>
        <w:t>О</w:t>
      </w:r>
      <w:r w:rsidRPr="00D17282">
        <w:rPr>
          <w:rFonts w:ascii="Times New Roman" w:hAnsi="Times New Roman"/>
          <w:sz w:val="24"/>
        </w:rPr>
        <w:t xml:space="preserve">. </w:t>
      </w:r>
      <w:r>
        <w:rPr>
          <w:rFonts w:ascii="Times New Roman" w:hAnsi="Times New Roman"/>
          <w:sz w:val="24"/>
        </w:rPr>
        <w:t>Пшеничного</w:t>
      </w:r>
      <w:r w:rsidRPr="00D17282">
        <w:rPr>
          <w:rFonts w:ascii="Times New Roman" w:hAnsi="Times New Roman"/>
          <w:sz w:val="24"/>
        </w:rPr>
        <w:t xml:space="preserve">; </w:t>
      </w:r>
    </w:p>
    <w:p w:rsidR="00FD2381" w:rsidRPr="007548F3"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 xml:space="preserve">Стаття: C++ Lessons </w:t>
      </w:r>
      <w:hyperlink r:id="rId24">
        <w:r>
          <w:rPr>
            <w:rFonts w:ascii="Times New Roman" w:hAnsi="Times New Roman"/>
            <w:color w:val="0563C1"/>
            <w:sz w:val="24"/>
            <w:szCs w:val="24"/>
            <w:u w:val="single"/>
          </w:rPr>
          <w:t>https://acode.com.ua/uroki-po-cpp/</w:t>
        </w:r>
      </w:hyperlink>
      <w:r>
        <w:rPr>
          <w:rFonts w:ascii="Times New Roman" w:hAnsi="Times New Roman"/>
          <w:sz w:val="24"/>
        </w:rPr>
        <w:t xml:space="preserve"> (призначення коментарів, зрозумілі коментарі).</w:t>
      </w:r>
    </w:p>
    <w:p w:rsidR="00FD2381" w:rsidRPr="007548F3"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 xml:space="preserve">Курс: C++ Tutorial for Beginners </w:t>
      </w:r>
      <w:hyperlink r:id="rId25">
        <w:r>
          <w:rPr>
            <w:rFonts w:ascii="Times New Roman" w:hAnsi="Times New Roman"/>
            <w:color w:val="0563C1"/>
            <w:sz w:val="24"/>
            <w:szCs w:val="24"/>
            <w:u w:val="single"/>
          </w:rPr>
          <w:t>https://www.youtube.com/watch?v=vLnPwxZdW4Y</w:t>
        </w:r>
      </w:hyperlink>
      <w:r>
        <w:rPr>
          <w:rFonts w:ascii="Times New Roman" w:hAnsi="Times New Roman"/>
          <w:sz w:val="24"/>
        </w:rPr>
        <w:t xml:space="preserve"> (практика коментування коду).</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Що опрацьовано:</w:t>
      </w:r>
    </w:p>
    <w:p w:rsidR="004755D8" w:rsidRPr="007548F3" w:rsidRDefault="004755D8" w:rsidP="004755D8">
      <w:pPr>
        <w:pStyle w:val="a9"/>
        <w:numPr>
          <w:ilvl w:val="2"/>
          <w:numId w:val="4"/>
        </w:numPr>
        <w:rPr>
          <w:lang w:val="uk-UA"/>
        </w:rPr>
      </w:pPr>
      <w:r w:rsidRPr="007548F3">
        <w:rPr>
          <w:lang w:val="uk-UA"/>
        </w:rPr>
        <w:t>Було розглянуто два основних види коментарів у C++:</w:t>
      </w:r>
    </w:p>
    <w:p w:rsidR="004755D8" w:rsidRPr="007548F3" w:rsidRDefault="004755D8" w:rsidP="004755D8">
      <w:pPr>
        <w:pStyle w:val="HTML0"/>
        <w:numPr>
          <w:ilvl w:val="3"/>
          <w:numId w:val="4"/>
        </w:numPr>
        <w:rPr>
          <w:lang w:val="uk-UA"/>
        </w:rPr>
      </w:pPr>
      <w:r w:rsidRPr="007548F3">
        <w:rPr>
          <w:rStyle w:val="t"/>
          <w:rFonts w:ascii="Times New Roman" w:hAnsi="Times New Roman"/>
          <w:sz w:val="24"/>
          <w:lang w:val="uk-UA"/>
        </w:rPr>
        <w:t>// однорядковий коментар</w:t>
      </w:r>
    </w:p>
    <w:p w:rsidR="004755D8" w:rsidRPr="007548F3" w:rsidRDefault="004755D8" w:rsidP="004755D8">
      <w:pPr>
        <w:pStyle w:val="a9"/>
        <w:ind w:left="2880"/>
        <w:rPr>
          <w:lang w:val="uk-UA"/>
        </w:rPr>
      </w:pPr>
      <w:r w:rsidRPr="007548F3">
        <w:rPr>
          <w:lang w:val="uk-UA"/>
        </w:rPr>
        <w:t>та</w:t>
      </w:r>
    </w:p>
    <w:p w:rsidR="004755D8" w:rsidRPr="007548F3" w:rsidRDefault="004755D8" w:rsidP="004755D8">
      <w:pPr>
        <w:pStyle w:val="HTML0"/>
        <w:numPr>
          <w:ilvl w:val="3"/>
          <w:numId w:val="4"/>
        </w:numPr>
        <w:rPr>
          <w:rStyle w:val="t"/>
          <w:lang w:val="uk-UA"/>
        </w:rPr>
      </w:pPr>
      <w:r w:rsidRPr="007548F3">
        <w:rPr>
          <w:rStyle w:val="t"/>
          <w:rFonts w:ascii="Times New Roman" w:hAnsi="Times New Roman"/>
          <w:sz w:val="24"/>
          <w:lang w:val="uk-UA"/>
        </w:rPr>
        <w:t>/*</w:t>
      </w:r>
    </w:p>
    <w:p w:rsidR="004755D8" w:rsidRPr="007548F3" w:rsidRDefault="004755D8" w:rsidP="004755D8">
      <w:pPr>
        <w:pStyle w:val="HTML0"/>
        <w:ind w:left="2880"/>
        <w:rPr>
          <w:rStyle w:val="t"/>
          <w:lang w:val="uk-UA"/>
        </w:rPr>
      </w:pPr>
      <w:r w:rsidRPr="007548F3">
        <w:rPr>
          <w:rStyle w:val="t"/>
          <w:rFonts w:ascii="Times New Roman" w:hAnsi="Times New Roman"/>
          <w:sz w:val="24"/>
          <w:lang w:val="uk-UA"/>
        </w:rPr>
        <w:t xml:space="preserve">   багаторядковий</w:t>
      </w:r>
    </w:p>
    <w:p w:rsidR="004755D8" w:rsidRPr="007548F3" w:rsidRDefault="004755D8" w:rsidP="004755D8">
      <w:pPr>
        <w:pStyle w:val="HTML0"/>
        <w:ind w:left="2880"/>
        <w:rPr>
          <w:rStyle w:val="t"/>
          <w:lang w:val="uk-UA"/>
        </w:rPr>
      </w:pPr>
      <w:r w:rsidRPr="007548F3">
        <w:rPr>
          <w:rStyle w:val="t"/>
          <w:rFonts w:ascii="Times New Roman" w:hAnsi="Times New Roman"/>
          <w:sz w:val="24"/>
          <w:lang w:val="uk-UA"/>
        </w:rPr>
        <w:t xml:space="preserve">   коментар</w:t>
      </w:r>
    </w:p>
    <w:p w:rsidR="004755D8" w:rsidRPr="007548F3" w:rsidRDefault="004755D8" w:rsidP="004755D8">
      <w:pPr>
        <w:pStyle w:val="HTML0"/>
        <w:rPr>
          <w:lang w:val="uk-UA"/>
        </w:rPr>
      </w:pPr>
      <w:r w:rsidRPr="007548F3">
        <w:rPr>
          <w:rStyle w:val="t"/>
          <w:rFonts w:ascii="Times New Roman" w:hAnsi="Times New Roman"/>
          <w:sz w:val="24"/>
          <w:lang w:val="uk-UA"/>
        </w:rPr>
        <w:tab/>
      </w:r>
      <w:r w:rsidRPr="007548F3">
        <w:rPr>
          <w:rStyle w:val="t"/>
          <w:rFonts w:ascii="Times New Roman" w:hAnsi="Times New Roman"/>
          <w:sz w:val="24"/>
          <w:lang w:val="uk-UA"/>
        </w:rPr>
        <w:tab/>
      </w:r>
      <w:r w:rsidRPr="007548F3">
        <w:rPr>
          <w:rStyle w:val="t"/>
          <w:rFonts w:ascii="Times New Roman" w:hAnsi="Times New Roman"/>
          <w:sz w:val="24"/>
          <w:lang w:val="uk-UA"/>
        </w:rPr>
        <w:tab/>
        <w:t>*/</w:t>
      </w:r>
    </w:p>
    <w:p w:rsidR="00FD2381" w:rsidRPr="007548F3" w:rsidRDefault="004755D8" w:rsidP="004755D8">
      <w:pPr>
        <w:pStyle w:val="a9"/>
        <w:numPr>
          <w:ilvl w:val="2"/>
          <w:numId w:val="4"/>
        </w:numPr>
        <w:rPr>
          <w:lang w:val="uk-UA"/>
        </w:rPr>
      </w:pPr>
      <w:r w:rsidRPr="007548F3">
        <w:rPr>
          <w:lang w:val="uk-UA"/>
        </w:rPr>
        <w:t>Опрацьовано призначення коментарів та правила написання зрозумілих коментарів, які пояснюють логіку програми.</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Статус:</w:t>
      </w:r>
      <w:r w:rsidRPr="007548F3">
        <w:rPr>
          <w:rFonts w:ascii="Times New Roman" w:hAnsi="Times New Roman" w:cs="Times New Roman"/>
          <w:sz w:val="24"/>
          <w:szCs w:val="24"/>
          <w:lang w:val="uk-UA"/>
        </w:rPr>
        <w:t xml:space="preserve"> </w:t>
      </w:r>
      <w:r w:rsidR="004755D8" w:rsidRPr="007548F3">
        <w:rPr>
          <w:rFonts w:ascii="Times New Roman" w:hAnsi="Times New Roman" w:cs="Times New Roman"/>
          <w:sz w:val="24"/>
          <w:szCs w:val="24"/>
          <w:lang w:val="uk-UA"/>
        </w:rPr>
        <w:t>Ознайомлена</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 xml:space="preserve">Початок опрацювання теми: </w:t>
      </w:r>
      <w:r w:rsidR="004755D8" w:rsidRPr="007548F3">
        <w:rPr>
          <w:rFonts w:ascii="Times New Roman" w:eastAsia="Times New Roman" w:hAnsi="Times New Roman" w:cs="Times New Roman"/>
          <w:sz w:val="24"/>
          <w:szCs w:val="24"/>
          <w:lang w:val="uk-UA"/>
        </w:rPr>
        <w:t>22.09.2026</w:t>
      </w:r>
      <w:r w:rsidR="004755D8" w:rsidRPr="007548F3">
        <w:rPr>
          <w:rFonts w:ascii="Times New Roman" w:eastAsia="Times New Roman" w:hAnsi="Times New Roman" w:cs="Times New Roman"/>
          <w:sz w:val="24"/>
          <w:szCs w:val="24"/>
          <w:shd w:val="clear" w:color="auto" w:fill="FFF2CC"/>
          <w:lang w:val="uk-UA"/>
        </w:rPr>
        <w:t xml:space="preserve"> </w:t>
      </w:r>
      <w:r w:rsidRPr="007548F3">
        <w:rPr>
          <w:rFonts w:ascii="Times New Roman" w:eastAsia="Times New Roman" w:hAnsi="Times New Roman" w:cs="Times New Roman"/>
          <w:sz w:val="24"/>
          <w:szCs w:val="24"/>
          <w:lang w:val="uk-UA"/>
        </w:rPr>
        <w:t xml:space="preserve">  </w:t>
      </w:r>
    </w:p>
    <w:p w:rsidR="00FD2381" w:rsidRPr="007548F3" w:rsidRDefault="00B971B1" w:rsidP="00FD2381">
      <w:pPr>
        <w:pStyle w:val="normal"/>
        <w:numPr>
          <w:ilvl w:val="1"/>
          <w:numId w:val="4"/>
        </w:numPr>
        <w:spacing w:line="240" w:lineRule="auto"/>
        <w:rPr>
          <w:sz w:val="24"/>
          <w:szCs w:val="24"/>
          <w:lang w:val="uk-UA"/>
        </w:rPr>
      </w:pPr>
      <w:r>
        <w:rPr>
          <w:rFonts w:ascii="Times New Roman" w:eastAsia="Times New Roman" w:hAnsi="Times New Roman" w:cs="Times New Roman"/>
          <w:sz w:val="24"/>
          <w:szCs w:val="24"/>
          <w:lang w:val="uk-UA"/>
        </w:rPr>
        <w:t>Завершення</w:t>
      </w:r>
      <w:r w:rsidR="00FD2381" w:rsidRPr="007548F3">
        <w:rPr>
          <w:rFonts w:ascii="Times New Roman" w:eastAsia="Times New Roman" w:hAnsi="Times New Roman" w:cs="Times New Roman"/>
          <w:sz w:val="24"/>
          <w:szCs w:val="24"/>
          <w:lang w:val="uk-UA"/>
        </w:rPr>
        <w:t xml:space="preserve"> опрацювання теми:</w:t>
      </w:r>
      <w:r w:rsidR="004755D8" w:rsidRPr="007548F3">
        <w:rPr>
          <w:rFonts w:ascii="Times New Roman" w:eastAsia="Times New Roman" w:hAnsi="Times New Roman" w:cs="Times New Roman"/>
          <w:sz w:val="24"/>
          <w:szCs w:val="24"/>
          <w:lang w:val="uk-UA"/>
        </w:rPr>
        <w:t xml:space="preserve"> 22.09.2026</w:t>
      </w:r>
      <w:r w:rsidR="00FD2381" w:rsidRPr="007548F3">
        <w:rPr>
          <w:rFonts w:ascii="Times New Roman" w:eastAsia="Times New Roman" w:hAnsi="Times New Roman" w:cs="Times New Roman"/>
          <w:sz w:val="24"/>
          <w:szCs w:val="24"/>
          <w:lang w:val="uk-UA"/>
        </w:rPr>
        <w:t xml:space="preserve"> </w:t>
      </w:r>
    </w:p>
    <w:p w:rsidR="007548F3" w:rsidRPr="007548F3" w:rsidRDefault="007548F3" w:rsidP="007548F3">
      <w:pPr>
        <w:pStyle w:val="normal"/>
        <w:spacing w:line="240" w:lineRule="auto"/>
        <w:rPr>
          <w:sz w:val="24"/>
          <w:szCs w:val="24"/>
          <w:lang w:val="uk-UA"/>
        </w:rPr>
      </w:pPr>
    </w:p>
    <w:p w:rsidR="00FD2381" w:rsidRPr="007548F3" w:rsidRDefault="00FD2381" w:rsidP="004755D8">
      <w:pPr>
        <w:pStyle w:val="a8"/>
        <w:numPr>
          <w:ilvl w:val="0"/>
          <w:numId w:val="5"/>
        </w:numPr>
        <w:spacing w:line="240" w:lineRule="auto"/>
        <w:ind w:left="1134"/>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w:t>
      </w:r>
      <w:r w:rsidR="004755D8" w:rsidRPr="007548F3">
        <w:rPr>
          <w:rFonts w:ascii="Times New Roman" w:eastAsia="Times New Roman" w:hAnsi="Times New Roman" w:cs="Times New Roman"/>
          <w:b/>
          <w:bCs/>
          <w:sz w:val="24"/>
          <w:szCs w:val="24"/>
        </w:rPr>
        <w:t>7:</w:t>
      </w:r>
      <w:r w:rsidR="004755D8" w:rsidRPr="007548F3">
        <w:rPr>
          <w:rFonts w:ascii="Times New Roman" w:eastAsia="Times New Roman" w:hAnsi="Times New Roman" w:cs="Times New Roman"/>
          <w:sz w:val="24"/>
          <w:szCs w:val="24"/>
        </w:rPr>
        <w:t xml:space="preserve"> Лінійні алгоритми. </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Джерела Інформації:</w:t>
      </w:r>
    </w:p>
    <w:p w:rsidR="00FD2381" w:rsidRPr="007548F3"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lastRenderedPageBreak/>
        <w:t>Книга</w:t>
      </w:r>
      <w:r w:rsidRPr="00250FD9">
        <w:rPr>
          <w:rFonts w:ascii="Times New Roman" w:hAnsi="Times New Roman"/>
          <w:sz w:val="24"/>
          <w:lang w:val="en-US"/>
        </w:rPr>
        <w:t xml:space="preserve">: Cormen T. et al. Introduction to Algorithms, 2009 / </w:t>
      </w:r>
      <w:r>
        <w:rPr>
          <w:rFonts w:ascii="Times New Roman" w:hAnsi="Times New Roman"/>
          <w:sz w:val="24"/>
        </w:rPr>
        <w:t>Кормен</w:t>
      </w:r>
      <w:r w:rsidRPr="00250FD9">
        <w:rPr>
          <w:rFonts w:ascii="Times New Roman" w:hAnsi="Times New Roman"/>
          <w:sz w:val="24"/>
          <w:lang w:val="en-US"/>
        </w:rPr>
        <w:t xml:space="preserve"> </w:t>
      </w:r>
      <w:r>
        <w:rPr>
          <w:rFonts w:ascii="Times New Roman" w:hAnsi="Times New Roman"/>
          <w:sz w:val="24"/>
        </w:rPr>
        <w:t>та</w:t>
      </w:r>
      <w:r w:rsidRPr="00250FD9">
        <w:rPr>
          <w:rFonts w:ascii="Times New Roman" w:hAnsi="Times New Roman"/>
          <w:sz w:val="24"/>
          <w:lang w:val="en-US"/>
        </w:rPr>
        <w:t xml:space="preserve"> </w:t>
      </w:r>
      <w:r>
        <w:rPr>
          <w:rFonts w:ascii="Times New Roman" w:hAnsi="Times New Roman"/>
          <w:sz w:val="24"/>
        </w:rPr>
        <w:t>ін</w:t>
      </w:r>
      <w:r w:rsidRPr="00250FD9">
        <w:rPr>
          <w:rFonts w:ascii="Times New Roman" w:hAnsi="Times New Roman"/>
          <w:sz w:val="24"/>
          <w:lang w:val="en-US"/>
        </w:rPr>
        <w:t xml:space="preserve">. </w:t>
      </w:r>
      <w:r>
        <w:rPr>
          <w:rFonts w:ascii="Times New Roman" w:hAnsi="Times New Roman"/>
          <w:sz w:val="24"/>
        </w:rPr>
        <w:t>Вступ</w:t>
      </w:r>
      <w:r w:rsidRPr="00250FD9">
        <w:rPr>
          <w:rFonts w:ascii="Times New Roman" w:hAnsi="Times New Roman"/>
          <w:sz w:val="24"/>
          <w:lang w:val="en-US"/>
        </w:rPr>
        <w:t xml:space="preserve"> </w:t>
      </w:r>
      <w:r>
        <w:rPr>
          <w:rFonts w:ascii="Times New Roman" w:hAnsi="Times New Roman"/>
          <w:sz w:val="24"/>
        </w:rPr>
        <w:t>до</w:t>
      </w:r>
      <w:r w:rsidRPr="00250FD9">
        <w:rPr>
          <w:rFonts w:ascii="Times New Roman" w:hAnsi="Times New Roman"/>
          <w:sz w:val="24"/>
          <w:lang w:val="en-US"/>
        </w:rPr>
        <w:t xml:space="preserve"> </w:t>
      </w:r>
      <w:r>
        <w:rPr>
          <w:rFonts w:ascii="Times New Roman" w:hAnsi="Times New Roman"/>
          <w:sz w:val="24"/>
        </w:rPr>
        <w:t>алгоритмів</w:t>
      </w:r>
      <w:r w:rsidRPr="00250FD9">
        <w:rPr>
          <w:rFonts w:ascii="Times New Roman" w:hAnsi="Times New Roman"/>
          <w:sz w:val="24"/>
          <w:lang w:val="en-US"/>
        </w:rPr>
        <w:t>, 2023 (</w:t>
      </w:r>
      <w:r>
        <w:rPr>
          <w:rFonts w:ascii="Times New Roman" w:hAnsi="Times New Roman"/>
          <w:sz w:val="24"/>
        </w:rPr>
        <w:t>поняття</w:t>
      </w:r>
      <w:r w:rsidRPr="00250FD9">
        <w:rPr>
          <w:rFonts w:ascii="Times New Roman" w:hAnsi="Times New Roman"/>
          <w:sz w:val="24"/>
          <w:lang w:val="en-US"/>
        </w:rPr>
        <w:t xml:space="preserve"> </w:t>
      </w:r>
      <w:r>
        <w:rPr>
          <w:rFonts w:ascii="Times New Roman" w:hAnsi="Times New Roman"/>
          <w:sz w:val="24"/>
        </w:rPr>
        <w:t>алгоритму</w:t>
      </w:r>
      <w:r w:rsidRPr="00250FD9">
        <w:rPr>
          <w:rFonts w:ascii="Times New Roman" w:hAnsi="Times New Roman"/>
          <w:sz w:val="24"/>
          <w:lang w:val="en-US"/>
        </w:rPr>
        <w:t>).</w:t>
      </w:r>
    </w:p>
    <w:p w:rsidR="00FD2381" w:rsidRPr="00AE6DC1" w:rsidRDefault="00FD2381" w:rsidP="00FD2381">
      <w:pPr>
        <w:pStyle w:val="normal"/>
        <w:numPr>
          <w:ilvl w:val="2"/>
          <w:numId w:val="4"/>
        </w:numPr>
        <w:spacing w:line="240" w:lineRule="auto"/>
        <w:rPr>
          <w:sz w:val="24"/>
          <w:szCs w:val="24"/>
          <w:shd w:val="clear" w:color="auto" w:fill="FFF2CC"/>
          <w:lang w:val="uk-UA"/>
        </w:rPr>
      </w:pPr>
      <w:r w:rsidRPr="00250FD9">
        <w:rPr>
          <w:rFonts w:ascii="Times New Roman" w:hAnsi="Times New Roman"/>
          <w:sz w:val="24"/>
          <w:lang w:val="uk-UA"/>
        </w:rPr>
        <w:t xml:space="preserve">Відеоурок: </w:t>
      </w:r>
      <w:r>
        <w:rPr>
          <w:rFonts w:ascii="Times New Roman" w:hAnsi="Times New Roman"/>
          <w:sz w:val="24"/>
        </w:rPr>
        <w:t>Flowcharts</w:t>
      </w:r>
      <w:r w:rsidRPr="00250FD9">
        <w:rPr>
          <w:rFonts w:ascii="Times New Roman" w:hAnsi="Times New Roman"/>
          <w:sz w:val="24"/>
          <w:lang w:val="uk-UA"/>
        </w:rPr>
        <w:t xml:space="preserve"> </w:t>
      </w:r>
      <w:hyperlink r:id="rId26">
        <w:r>
          <w:rPr>
            <w:rFonts w:ascii="Times New Roman" w:hAnsi="Times New Roman"/>
            <w:color w:val="0563C1"/>
            <w:sz w:val="24"/>
            <w:szCs w:val="24"/>
            <w:u w:val="single"/>
          </w:rPr>
          <w:t>https</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www</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programiz</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com</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article</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flowchart</w:t>
        </w:r>
        <w:r w:rsidRPr="00250FD9">
          <w:rPr>
            <w:rFonts w:ascii="Times New Roman" w:hAnsi="Times New Roman"/>
            <w:color w:val="0563C1"/>
            <w:sz w:val="24"/>
            <w:szCs w:val="24"/>
            <w:u w:val="single"/>
            <w:lang w:val="uk-UA"/>
          </w:rPr>
          <w:t>-</w:t>
        </w:r>
        <w:r>
          <w:rPr>
            <w:rFonts w:ascii="Times New Roman" w:hAnsi="Times New Roman"/>
            <w:color w:val="0563C1"/>
            <w:sz w:val="24"/>
            <w:szCs w:val="24"/>
            <w:u w:val="single"/>
          </w:rPr>
          <w:t>programming</w:t>
        </w:r>
      </w:hyperlink>
      <w:r w:rsidRPr="00250FD9">
        <w:rPr>
          <w:rFonts w:ascii="Times New Roman" w:hAnsi="Times New Roman"/>
          <w:sz w:val="24"/>
          <w:lang w:val="uk-UA"/>
        </w:rPr>
        <w:t xml:space="preserve"> (блок-схеми лінійних алгоритмів).</w:t>
      </w:r>
    </w:p>
    <w:p w:rsidR="00AE6DC1" w:rsidRPr="00AE6DC1" w:rsidRDefault="00AE6DC1" w:rsidP="00AE6DC1">
      <w:pPr>
        <w:pStyle w:val="normal"/>
        <w:numPr>
          <w:ilvl w:val="2"/>
          <w:numId w:val="4"/>
        </w:numPr>
        <w:spacing w:line="240" w:lineRule="auto"/>
        <w:rPr>
          <w:sz w:val="24"/>
          <w:szCs w:val="24"/>
          <w:shd w:val="clear" w:color="auto" w:fill="FFF2CC"/>
          <w:lang w:val="uk-UA"/>
        </w:rPr>
      </w:pPr>
      <w:r>
        <w:rPr>
          <w:rFonts w:ascii="Times New Roman" w:hAnsi="Times New Roman"/>
          <w:sz w:val="24"/>
          <w:lang w:val="uk-UA"/>
        </w:rPr>
        <w:t>Л</w:t>
      </w:r>
      <w:r>
        <w:rPr>
          <w:rFonts w:ascii="Times New Roman" w:hAnsi="Times New Roman"/>
          <w:sz w:val="24"/>
        </w:rPr>
        <w:t>екції</w:t>
      </w:r>
      <w:r w:rsidRPr="00D17282">
        <w:rPr>
          <w:rFonts w:ascii="Times New Roman" w:hAnsi="Times New Roman"/>
          <w:sz w:val="24"/>
        </w:rPr>
        <w:t xml:space="preserve"> </w:t>
      </w:r>
      <w:r>
        <w:rPr>
          <w:rFonts w:ascii="Times New Roman" w:hAnsi="Times New Roman"/>
          <w:sz w:val="24"/>
        </w:rPr>
        <w:t>О</w:t>
      </w:r>
      <w:r w:rsidRPr="00D17282">
        <w:rPr>
          <w:rFonts w:ascii="Times New Roman" w:hAnsi="Times New Roman"/>
          <w:sz w:val="24"/>
        </w:rPr>
        <w:t xml:space="preserve">. </w:t>
      </w:r>
      <w:r>
        <w:rPr>
          <w:rFonts w:ascii="Times New Roman" w:hAnsi="Times New Roman"/>
          <w:sz w:val="24"/>
        </w:rPr>
        <w:t>Пшеничного</w:t>
      </w:r>
      <w:r w:rsidRPr="00D17282">
        <w:rPr>
          <w:rFonts w:ascii="Times New Roman" w:hAnsi="Times New Roman"/>
          <w:sz w:val="24"/>
        </w:rPr>
        <w:t xml:space="preserve">; </w:t>
      </w:r>
    </w:p>
    <w:p w:rsidR="00FD2381" w:rsidRPr="007548F3"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 xml:space="preserve">Стаття: C++ Lessons </w:t>
      </w:r>
      <w:hyperlink r:id="rId27">
        <w:r>
          <w:rPr>
            <w:rFonts w:ascii="Times New Roman" w:hAnsi="Times New Roman"/>
            <w:color w:val="0563C1"/>
            <w:sz w:val="24"/>
            <w:szCs w:val="24"/>
            <w:u w:val="single"/>
          </w:rPr>
          <w:t>https://acode.com.ua/uroki-po-cpp/</w:t>
        </w:r>
      </w:hyperlink>
      <w:r>
        <w:rPr>
          <w:rFonts w:ascii="Times New Roman" w:hAnsi="Times New Roman"/>
          <w:sz w:val="24"/>
        </w:rPr>
        <w:t xml:space="preserve"> (послідовне виконання, введення–обчислення–виведення).</w:t>
      </w:r>
    </w:p>
    <w:p w:rsidR="00FD2381" w:rsidRPr="007548F3"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 xml:space="preserve">Курс: C++ – Практика (Блоган) </w:t>
      </w:r>
      <w:hyperlink r:id="rId28">
        <w:r>
          <w:rPr>
            <w:rFonts w:ascii="Times New Roman" w:hAnsi="Times New Roman"/>
            <w:color w:val="0563C1"/>
            <w:sz w:val="24"/>
            <w:szCs w:val="24"/>
            <w:u w:val="single"/>
          </w:rPr>
          <w:t>https://www.youtube.com/watch?v=6zpWNwdJF6I&amp;list=PLiPRE8VmJzOon2WCgoceDHxYeuToI6m2K</w:t>
        </w:r>
      </w:hyperlink>
      <w:r>
        <w:rPr>
          <w:rFonts w:ascii="Times New Roman" w:hAnsi="Times New Roman"/>
          <w:sz w:val="24"/>
        </w:rPr>
        <w:t xml:space="preserve"> (реалізація лінійних алгоритмів).</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Що опрацьовано:</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Поняття лінійного алгоритму.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Послідовне виконання команд.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Введення даних.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Виконання обчислень.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Виведення результату.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Побудова блок-схем лінійних алгоритмів.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Реалізація лінійних алгоритмів мовою C++. </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 xml:space="preserve">Статус: </w:t>
      </w:r>
      <w:r w:rsidR="004755D8" w:rsidRPr="007548F3">
        <w:rPr>
          <w:rFonts w:ascii="Times New Roman" w:hAnsi="Times New Roman" w:cs="Times New Roman"/>
          <w:sz w:val="24"/>
          <w:lang w:val="uk-UA"/>
        </w:rPr>
        <w:t>Ознайомлена</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Початок опрацювання теми:</w:t>
      </w:r>
      <w:r w:rsidR="004755D8" w:rsidRPr="007548F3">
        <w:rPr>
          <w:rFonts w:ascii="Times New Roman" w:eastAsia="Times New Roman" w:hAnsi="Times New Roman" w:cs="Times New Roman"/>
          <w:sz w:val="24"/>
          <w:szCs w:val="24"/>
          <w:lang w:val="uk-UA"/>
        </w:rPr>
        <w:t xml:space="preserve"> 22.09.2026</w:t>
      </w:r>
      <w:r w:rsidR="004755D8" w:rsidRPr="007548F3">
        <w:rPr>
          <w:rFonts w:ascii="Times New Roman" w:eastAsia="Times New Roman" w:hAnsi="Times New Roman" w:cs="Times New Roman"/>
          <w:sz w:val="24"/>
          <w:szCs w:val="24"/>
          <w:shd w:val="clear" w:color="auto" w:fill="FFF2CC"/>
          <w:lang w:val="uk-UA"/>
        </w:rPr>
        <w:t xml:space="preserve"> </w:t>
      </w:r>
      <w:r w:rsidRPr="007548F3">
        <w:rPr>
          <w:rFonts w:ascii="Times New Roman" w:eastAsia="Times New Roman" w:hAnsi="Times New Roman" w:cs="Times New Roman"/>
          <w:sz w:val="24"/>
          <w:szCs w:val="24"/>
          <w:lang w:val="uk-UA"/>
        </w:rPr>
        <w:t xml:space="preserve">  </w:t>
      </w:r>
    </w:p>
    <w:p w:rsidR="00FD2381" w:rsidRPr="007548F3" w:rsidRDefault="00B971B1" w:rsidP="004755D8">
      <w:pPr>
        <w:pStyle w:val="normal"/>
        <w:numPr>
          <w:ilvl w:val="1"/>
          <w:numId w:val="4"/>
        </w:numPr>
        <w:spacing w:line="240" w:lineRule="auto"/>
        <w:rPr>
          <w:sz w:val="24"/>
          <w:szCs w:val="24"/>
          <w:lang w:val="uk-UA"/>
        </w:rPr>
      </w:pPr>
      <w:r>
        <w:rPr>
          <w:rFonts w:ascii="Times New Roman" w:eastAsia="Times New Roman" w:hAnsi="Times New Roman" w:cs="Times New Roman"/>
          <w:sz w:val="24"/>
          <w:szCs w:val="24"/>
          <w:lang w:val="uk-UA"/>
        </w:rPr>
        <w:t>Завершення</w:t>
      </w:r>
      <w:r w:rsidR="00FD2381" w:rsidRPr="007548F3">
        <w:rPr>
          <w:rFonts w:ascii="Times New Roman" w:eastAsia="Times New Roman" w:hAnsi="Times New Roman" w:cs="Times New Roman"/>
          <w:sz w:val="24"/>
          <w:szCs w:val="24"/>
          <w:lang w:val="uk-UA"/>
        </w:rPr>
        <w:t xml:space="preserve"> опрацювання теми:</w:t>
      </w:r>
      <w:r w:rsidR="004755D8" w:rsidRPr="007548F3">
        <w:rPr>
          <w:rFonts w:ascii="Times New Roman" w:eastAsia="Times New Roman" w:hAnsi="Times New Roman" w:cs="Times New Roman"/>
          <w:sz w:val="24"/>
          <w:szCs w:val="24"/>
          <w:lang w:val="uk-UA"/>
        </w:rPr>
        <w:t xml:space="preserve"> 22.09.2026</w:t>
      </w:r>
      <w:r w:rsidR="004755D8" w:rsidRPr="007548F3">
        <w:rPr>
          <w:rFonts w:ascii="Times New Roman" w:eastAsia="Times New Roman" w:hAnsi="Times New Roman" w:cs="Times New Roman"/>
          <w:sz w:val="24"/>
          <w:szCs w:val="24"/>
          <w:shd w:val="clear" w:color="auto" w:fill="FFF2CC"/>
          <w:lang w:val="uk-UA"/>
        </w:rPr>
        <w:t xml:space="preserve"> </w:t>
      </w:r>
      <w:r w:rsidR="00FD2381" w:rsidRPr="007548F3">
        <w:rPr>
          <w:rFonts w:ascii="Times New Roman" w:eastAsia="Times New Roman" w:hAnsi="Times New Roman" w:cs="Times New Roman"/>
          <w:sz w:val="24"/>
          <w:szCs w:val="24"/>
          <w:lang w:val="uk-UA"/>
        </w:rPr>
        <w:t xml:space="preserve"> </w:t>
      </w:r>
    </w:p>
    <w:p w:rsidR="007548F3" w:rsidRPr="007548F3" w:rsidRDefault="007548F3" w:rsidP="007548F3">
      <w:pPr>
        <w:pStyle w:val="normal"/>
        <w:spacing w:line="240" w:lineRule="auto"/>
        <w:rPr>
          <w:sz w:val="24"/>
          <w:szCs w:val="24"/>
          <w:lang w:val="uk-UA"/>
        </w:rPr>
      </w:pPr>
    </w:p>
    <w:p w:rsidR="00FD2381" w:rsidRPr="007548F3" w:rsidRDefault="00FD2381" w:rsidP="004755D8">
      <w:pPr>
        <w:pStyle w:val="a8"/>
        <w:numPr>
          <w:ilvl w:val="0"/>
          <w:numId w:val="27"/>
        </w:numPr>
        <w:spacing w:line="240" w:lineRule="auto"/>
        <w:ind w:hanging="436"/>
        <w:rPr>
          <w:sz w:val="24"/>
          <w:szCs w:val="24"/>
        </w:rPr>
      </w:pPr>
      <w:r w:rsidRPr="007548F3">
        <w:rPr>
          <w:rFonts w:ascii="Times New Roman" w:eastAsia="Times New Roman" w:hAnsi="Times New Roman" w:cs="Times New Roman"/>
          <w:b/>
          <w:bCs/>
          <w:sz w:val="24"/>
          <w:szCs w:val="24"/>
        </w:rPr>
        <w:t>Тема №</w:t>
      </w:r>
      <w:r w:rsidR="004755D8" w:rsidRPr="007548F3">
        <w:rPr>
          <w:rFonts w:ascii="Times New Roman" w:eastAsia="Times New Roman" w:hAnsi="Times New Roman" w:cs="Times New Roman"/>
          <w:b/>
          <w:bCs/>
          <w:sz w:val="24"/>
          <w:szCs w:val="24"/>
        </w:rPr>
        <w:t>8:</w:t>
      </w:r>
      <w:r w:rsidR="004755D8" w:rsidRPr="007548F3">
        <w:rPr>
          <w:rFonts w:ascii="Times New Roman" w:eastAsia="Times New Roman" w:hAnsi="Times New Roman" w:cs="Times New Roman"/>
          <w:sz w:val="24"/>
          <w:szCs w:val="24"/>
        </w:rPr>
        <w:t xml:space="preserve"> Розгалужені алгоритми та умовні оператори. </w:t>
      </w:r>
      <w:r w:rsidRPr="007548F3">
        <w:rPr>
          <w:rFonts w:ascii="Times New Roman" w:eastAsia="Times New Roman" w:hAnsi="Times New Roman" w:cs="Times New Roman"/>
          <w:sz w:val="24"/>
          <w:szCs w:val="24"/>
        </w:rPr>
        <w:t>Джерела Інформації:</w:t>
      </w:r>
    </w:p>
    <w:p w:rsidR="00456541" w:rsidRPr="00456541"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 xml:space="preserve">Книга: Ковалюк Т.В. Алгоритмізація та програмування; </w:t>
      </w:r>
    </w:p>
    <w:p w:rsidR="00FD2381" w:rsidRPr="007548F3" w:rsidRDefault="00456541" w:rsidP="00FD2381">
      <w:pPr>
        <w:pStyle w:val="normal"/>
        <w:numPr>
          <w:ilvl w:val="2"/>
          <w:numId w:val="4"/>
        </w:numPr>
        <w:spacing w:line="240" w:lineRule="auto"/>
        <w:rPr>
          <w:sz w:val="24"/>
          <w:szCs w:val="24"/>
          <w:shd w:val="clear" w:color="auto" w:fill="FFF2CC"/>
          <w:lang w:val="uk-UA"/>
        </w:rPr>
      </w:pPr>
      <w:r>
        <w:rPr>
          <w:rFonts w:ascii="Times New Roman" w:hAnsi="Times New Roman"/>
          <w:sz w:val="24"/>
          <w:lang w:val="uk-UA"/>
        </w:rPr>
        <w:t xml:space="preserve">Книга: </w:t>
      </w:r>
      <w:r w:rsidR="00FD2381" w:rsidRPr="00456541">
        <w:rPr>
          <w:rFonts w:ascii="Times New Roman" w:hAnsi="Times New Roman"/>
          <w:sz w:val="24"/>
          <w:lang w:val="uk-UA"/>
        </w:rPr>
        <w:t>Шпак З.Я. Програмування мовою С (</w:t>
      </w:r>
      <w:r w:rsidR="00FD2381" w:rsidRPr="00456541">
        <w:rPr>
          <w:rFonts w:ascii="Times New Roman" w:hAnsi="Times New Roman"/>
          <w:sz w:val="24"/>
          <w:lang w:val="en-US"/>
        </w:rPr>
        <w:t>if</w:t>
      </w:r>
      <w:r w:rsidR="00FD2381" w:rsidRPr="00456541">
        <w:rPr>
          <w:rFonts w:ascii="Times New Roman" w:hAnsi="Times New Roman"/>
          <w:sz w:val="24"/>
          <w:lang w:val="uk-UA"/>
        </w:rPr>
        <w:t xml:space="preserve">, </w:t>
      </w:r>
      <w:r w:rsidR="00FD2381" w:rsidRPr="00456541">
        <w:rPr>
          <w:rFonts w:ascii="Times New Roman" w:hAnsi="Times New Roman"/>
          <w:sz w:val="24"/>
          <w:lang w:val="en-US"/>
        </w:rPr>
        <w:t>if</w:t>
      </w:r>
      <w:r w:rsidR="00FD2381" w:rsidRPr="00456541">
        <w:rPr>
          <w:rFonts w:ascii="Times New Roman" w:hAnsi="Times New Roman"/>
          <w:sz w:val="24"/>
          <w:lang w:val="uk-UA"/>
        </w:rPr>
        <w:t>…</w:t>
      </w:r>
      <w:r w:rsidR="00FD2381" w:rsidRPr="00456541">
        <w:rPr>
          <w:rFonts w:ascii="Times New Roman" w:hAnsi="Times New Roman"/>
          <w:sz w:val="24"/>
          <w:lang w:val="en-US"/>
        </w:rPr>
        <w:t>else</w:t>
      </w:r>
      <w:r w:rsidR="00FD2381" w:rsidRPr="00456541">
        <w:rPr>
          <w:rFonts w:ascii="Times New Roman" w:hAnsi="Times New Roman"/>
          <w:sz w:val="24"/>
          <w:lang w:val="uk-UA"/>
        </w:rPr>
        <w:t xml:space="preserve">, </w:t>
      </w:r>
      <w:r w:rsidR="00FD2381" w:rsidRPr="00456541">
        <w:rPr>
          <w:rFonts w:ascii="Times New Roman" w:hAnsi="Times New Roman"/>
          <w:sz w:val="24"/>
          <w:lang w:val="en-US"/>
        </w:rPr>
        <w:t>switch</w:t>
      </w:r>
      <w:r w:rsidR="00FD2381" w:rsidRPr="00456541">
        <w:rPr>
          <w:rFonts w:ascii="Times New Roman" w:hAnsi="Times New Roman"/>
          <w:sz w:val="24"/>
          <w:lang w:val="uk-UA"/>
        </w:rPr>
        <w:t>-</w:t>
      </w:r>
      <w:r w:rsidR="00FD2381" w:rsidRPr="00456541">
        <w:rPr>
          <w:rFonts w:ascii="Times New Roman" w:hAnsi="Times New Roman"/>
          <w:sz w:val="24"/>
          <w:lang w:val="en-US"/>
        </w:rPr>
        <w:t>case</w:t>
      </w:r>
      <w:r w:rsidR="00FD2381" w:rsidRPr="00456541">
        <w:rPr>
          <w:rFonts w:ascii="Times New Roman" w:hAnsi="Times New Roman"/>
          <w:sz w:val="24"/>
          <w:lang w:val="uk-UA"/>
        </w:rPr>
        <w:t>, ?:).</w:t>
      </w:r>
    </w:p>
    <w:p w:rsidR="00FD2381" w:rsidRPr="00AE6DC1"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 xml:space="preserve">Відеоурок: C++ – Практика (Блоган) </w:t>
      </w:r>
      <w:hyperlink r:id="rId29">
        <w:r>
          <w:rPr>
            <w:rFonts w:ascii="Times New Roman" w:hAnsi="Times New Roman"/>
            <w:color w:val="0563C1"/>
            <w:sz w:val="24"/>
            <w:szCs w:val="24"/>
            <w:u w:val="single"/>
          </w:rPr>
          <w:t>https://www.youtube.com/watch?v=6zpWNwdJF6I&amp;list=PLiPRE8VmJzOon2WCgoceDHxYeuToI6m2K</w:t>
        </w:r>
      </w:hyperlink>
    </w:p>
    <w:p w:rsidR="00AE6DC1" w:rsidRPr="00AE6DC1" w:rsidRDefault="00AE6DC1" w:rsidP="00AE6DC1">
      <w:pPr>
        <w:pStyle w:val="normal"/>
        <w:numPr>
          <w:ilvl w:val="2"/>
          <w:numId w:val="4"/>
        </w:numPr>
        <w:spacing w:line="240" w:lineRule="auto"/>
        <w:rPr>
          <w:sz w:val="24"/>
          <w:szCs w:val="24"/>
          <w:shd w:val="clear" w:color="auto" w:fill="FFF2CC"/>
          <w:lang w:val="uk-UA"/>
        </w:rPr>
      </w:pPr>
      <w:r>
        <w:rPr>
          <w:rFonts w:ascii="Times New Roman" w:hAnsi="Times New Roman"/>
          <w:sz w:val="24"/>
          <w:lang w:val="uk-UA"/>
        </w:rPr>
        <w:t>Л</w:t>
      </w:r>
      <w:r>
        <w:rPr>
          <w:rFonts w:ascii="Times New Roman" w:hAnsi="Times New Roman"/>
          <w:sz w:val="24"/>
        </w:rPr>
        <w:t>екції</w:t>
      </w:r>
      <w:r w:rsidRPr="00D17282">
        <w:rPr>
          <w:rFonts w:ascii="Times New Roman" w:hAnsi="Times New Roman"/>
          <w:sz w:val="24"/>
        </w:rPr>
        <w:t xml:space="preserve"> </w:t>
      </w:r>
      <w:r>
        <w:rPr>
          <w:rFonts w:ascii="Times New Roman" w:hAnsi="Times New Roman"/>
          <w:sz w:val="24"/>
        </w:rPr>
        <w:t>О</w:t>
      </w:r>
      <w:r w:rsidRPr="00D17282">
        <w:rPr>
          <w:rFonts w:ascii="Times New Roman" w:hAnsi="Times New Roman"/>
          <w:sz w:val="24"/>
        </w:rPr>
        <w:t xml:space="preserve">. </w:t>
      </w:r>
      <w:r>
        <w:rPr>
          <w:rFonts w:ascii="Times New Roman" w:hAnsi="Times New Roman"/>
          <w:sz w:val="24"/>
        </w:rPr>
        <w:t>Пшеничного</w:t>
      </w:r>
      <w:r w:rsidRPr="00D17282">
        <w:rPr>
          <w:rFonts w:ascii="Times New Roman" w:hAnsi="Times New Roman"/>
          <w:sz w:val="24"/>
        </w:rPr>
        <w:t xml:space="preserve">; </w:t>
      </w:r>
    </w:p>
    <w:p w:rsidR="00FD2381" w:rsidRPr="007548F3"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 xml:space="preserve">Стаття: C++ Lessons </w:t>
      </w:r>
      <w:hyperlink r:id="rId30">
        <w:r>
          <w:rPr>
            <w:rFonts w:ascii="Times New Roman" w:hAnsi="Times New Roman"/>
            <w:color w:val="0563C1"/>
            <w:sz w:val="24"/>
            <w:szCs w:val="24"/>
            <w:u w:val="single"/>
          </w:rPr>
          <w:t>https://acode.com.ua/uroki-po-cpp/</w:t>
        </w:r>
      </w:hyperlink>
      <w:r>
        <w:rPr>
          <w:rFonts w:ascii="Times New Roman" w:hAnsi="Times New Roman"/>
          <w:sz w:val="24"/>
        </w:rPr>
        <w:t xml:space="preserve"> (розгалуження, область видимості, декілька шляхів виконання).</w:t>
      </w:r>
    </w:p>
    <w:p w:rsidR="00FD2381" w:rsidRPr="007548F3"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 xml:space="preserve">Курс: C++ Programming Language </w:t>
      </w:r>
      <w:hyperlink r:id="rId31">
        <w:r>
          <w:rPr>
            <w:rFonts w:ascii="Times New Roman" w:hAnsi="Times New Roman"/>
            <w:color w:val="0563C1"/>
            <w:sz w:val="24"/>
            <w:szCs w:val="24"/>
            <w:u w:val="single"/>
          </w:rPr>
          <w:t>https://www.geeksforgeeks.org/c-plus-plus/</w:t>
        </w:r>
      </w:hyperlink>
      <w:r>
        <w:rPr>
          <w:rFonts w:ascii="Times New Roman" w:hAnsi="Times New Roman"/>
          <w:sz w:val="24"/>
        </w:rPr>
        <w:t xml:space="preserve"> (умовні оператори, тернарний оператор).</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Що опрацьовано:</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Поняття розгалуженого алгоритму.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Умовний оператор </w:t>
      </w:r>
      <w:r w:rsidRPr="007548F3">
        <w:rPr>
          <w:rStyle w:val="HTML"/>
          <w:rFonts w:ascii="Times New Roman" w:eastAsia="Arial" w:hAnsi="Times New Roman"/>
          <w:sz w:val="24"/>
        </w:rPr>
        <w:t>if</w:t>
      </w:r>
      <w:r w:rsidRPr="007548F3">
        <w:rPr>
          <w:rFonts w:ascii="Times New Roman" w:hAnsi="Times New Roman"/>
          <w:sz w:val="24"/>
        </w:rPr>
        <w:t xml:space="preserve">.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Конструкції </w:t>
      </w:r>
      <w:r w:rsidRPr="007548F3">
        <w:rPr>
          <w:rStyle w:val="HTML"/>
          <w:rFonts w:ascii="Times New Roman" w:eastAsia="Arial" w:hAnsi="Times New Roman"/>
          <w:sz w:val="24"/>
        </w:rPr>
        <w:t>if...else</w:t>
      </w:r>
      <w:r w:rsidRPr="007548F3">
        <w:rPr>
          <w:rFonts w:ascii="Times New Roman" w:hAnsi="Times New Roman"/>
          <w:sz w:val="24"/>
        </w:rPr>
        <w:t xml:space="preserve"> та </w:t>
      </w:r>
      <w:r w:rsidRPr="007548F3">
        <w:rPr>
          <w:rStyle w:val="HTML"/>
          <w:rFonts w:ascii="Times New Roman" w:eastAsia="Arial" w:hAnsi="Times New Roman"/>
          <w:sz w:val="24"/>
        </w:rPr>
        <w:t>if...else if</w:t>
      </w:r>
      <w:r w:rsidRPr="007548F3">
        <w:rPr>
          <w:rFonts w:ascii="Times New Roman" w:hAnsi="Times New Roman"/>
          <w:sz w:val="24"/>
        </w:rPr>
        <w:t xml:space="preserve">. </w:t>
      </w:r>
    </w:p>
    <w:p w:rsidR="004755D8" w:rsidRPr="007548F3" w:rsidRDefault="004755D8" w:rsidP="004755D8">
      <w:pPr>
        <w:numPr>
          <w:ilvl w:val="2"/>
          <w:numId w:val="4"/>
        </w:numPr>
        <w:spacing w:before="100" w:beforeAutospacing="1" w:after="100" w:afterAutospacing="1" w:line="240" w:lineRule="auto"/>
      </w:pPr>
      <w:r w:rsidRPr="007548F3">
        <w:rPr>
          <w:rStyle w:val="HTML"/>
          <w:rFonts w:ascii="Times New Roman" w:eastAsia="Arial" w:hAnsi="Times New Roman"/>
          <w:sz w:val="24"/>
        </w:rPr>
        <w:t>switch-case</w:t>
      </w:r>
      <w:r w:rsidRPr="007548F3">
        <w:rPr>
          <w:rFonts w:ascii="Times New Roman" w:hAnsi="Times New Roman"/>
          <w:sz w:val="24"/>
        </w:rPr>
        <w:t xml:space="preserve">.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Тернарний оператор </w:t>
      </w:r>
      <w:r w:rsidRPr="007548F3">
        <w:rPr>
          <w:rStyle w:val="HTML"/>
          <w:rFonts w:ascii="Times New Roman" w:eastAsia="Arial" w:hAnsi="Times New Roman"/>
          <w:sz w:val="24"/>
        </w:rPr>
        <w:t>?:</w:t>
      </w:r>
      <w:r w:rsidRPr="007548F3">
        <w:rPr>
          <w:rFonts w:ascii="Times New Roman" w:hAnsi="Times New Roman"/>
          <w:sz w:val="24"/>
        </w:rPr>
        <w:t xml:space="preserve">.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Область видимості змінних.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Побудова алгоритмів із декількома можливими шляхами виконання. </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 xml:space="preserve">Статус: </w:t>
      </w:r>
      <w:r w:rsidR="004755D8" w:rsidRPr="007548F3">
        <w:rPr>
          <w:rFonts w:ascii="Times New Roman" w:hAnsi="Times New Roman" w:cs="Times New Roman"/>
          <w:sz w:val="24"/>
          <w:lang w:val="uk-UA"/>
        </w:rPr>
        <w:t>Ознайомлена</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 xml:space="preserve">Початок опрацювання теми: </w:t>
      </w:r>
      <w:r w:rsidR="004755D8" w:rsidRPr="007548F3">
        <w:rPr>
          <w:rFonts w:ascii="Times New Roman" w:eastAsia="Times New Roman" w:hAnsi="Times New Roman" w:cs="Times New Roman"/>
          <w:sz w:val="24"/>
          <w:szCs w:val="24"/>
          <w:lang w:val="uk-UA"/>
        </w:rPr>
        <w:t>22.09.2026</w:t>
      </w:r>
      <w:r w:rsidR="004755D8" w:rsidRPr="007548F3">
        <w:rPr>
          <w:rFonts w:ascii="Times New Roman" w:eastAsia="Times New Roman" w:hAnsi="Times New Roman" w:cs="Times New Roman"/>
          <w:sz w:val="24"/>
          <w:szCs w:val="24"/>
          <w:shd w:val="clear" w:color="auto" w:fill="FFF2CC"/>
          <w:lang w:val="uk-UA"/>
        </w:rPr>
        <w:t xml:space="preserve"> </w:t>
      </w:r>
      <w:r w:rsidRPr="007548F3">
        <w:rPr>
          <w:rFonts w:ascii="Times New Roman" w:eastAsia="Times New Roman" w:hAnsi="Times New Roman" w:cs="Times New Roman"/>
          <w:sz w:val="24"/>
          <w:szCs w:val="24"/>
          <w:lang w:val="uk-UA"/>
        </w:rPr>
        <w:t xml:space="preserve">  </w:t>
      </w:r>
    </w:p>
    <w:p w:rsidR="00FD2381" w:rsidRPr="007548F3" w:rsidRDefault="00B971B1" w:rsidP="004755D8">
      <w:pPr>
        <w:pStyle w:val="normal"/>
        <w:numPr>
          <w:ilvl w:val="1"/>
          <w:numId w:val="4"/>
        </w:numPr>
        <w:spacing w:line="240" w:lineRule="auto"/>
        <w:rPr>
          <w:sz w:val="24"/>
          <w:szCs w:val="24"/>
          <w:lang w:val="uk-UA"/>
        </w:rPr>
      </w:pPr>
      <w:r>
        <w:rPr>
          <w:rFonts w:ascii="Times New Roman" w:eastAsia="Times New Roman" w:hAnsi="Times New Roman" w:cs="Times New Roman"/>
          <w:sz w:val="24"/>
          <w:szCs w:val="24"/>
          <w:lang w:val="uk-UA"/>
        </w:rPr>
        <w:t>Завершення</w:t>
      </w:r>
      <w:r w:rsidR="00FD2381" w:rsidRPr="007548F3">
        <w:rPr>
          <w:rFonts w:ascii="Times New Roman" w:eastAsia="Times New Roman" w:hAnsi="Times New Roman" w:cs="Times New Roman"/>
          <w:sz w:val="24"/>
          <w:szCs w:val="24"/>
          <w:lang w:val="uk-UA"/>
        </w:rPr>
        <w:t xml:space="preserve"> опрацювання теми:</w:t>
      </w:r>
      <w:r w:rsidR="004755D8" w:rsidRPr="007548F3">
        <w:rPr>
          <w:rFonts w:ascii="Times New Roman" w:eastAsia="Times New Roman" w:hAnsi="Times New Roman" w:cs="Times New Roman"/>
          <w:sz w:val="24"/>
          <w:szCs w:val="24"/>
          <w:lang w:val="uk-UA"/>
        </w:rPr>
        <w:t xml:space="preserve"> 22.09.2026</w:t>
      </w:r>
      <w:r w:rsidR="00FD2381" w:rsidRPr="007548F3">
        <w:rPr>
          <w:rFonts w:ascii="Times New Roman" w:eastAsia="Times New Roman" w:hAnsi="Times New Roman" w:cs="Times New Roman"/>
          <w:sz w:val="24"/>
          <w:szCs w:val="24"/>
          <w:lang w:val="uk-UA"/>
        </w:rPr>
        <w:t xml:space="preserve"> </w:t>
      </w:r>
      <w:r w:rsidR="004755D8" w:rsidRPr="007548F3">
        <w:rPr>
          <w:rFonts w:ascii="Times New Roman" w:eastAsia="Times New Roman" w:hAnsi="Times New Roman" w:cs="Times New Roman"/>
          <w:sz w:val="24"/>
          <w:szCs w:val="24"/>
          <w:shd w:val="clear" w:color="auto" w:fill="FFF2CC"/>
          <w:lang w:val="uk-UA"/>
        </w:rPr>
        <w:t xml:space="preserve"> </w:t>
      </w:r>
      <w:r w:rsidR="00FD2381" w:rsidRPr="007548F3">
        <w:rPr>
          <w:rFonts w:ascii="Times New Roman" w:eastAsia="Times New Roman" w:hAnsi="Times New Roman" w:cs="Times New Roman"/>
          <w:sz w:val="24"/>
          <w:szCs w:val="24"/>
          <w:lang w:val="uk-UA"/>
        </w:rPr>
        <w:t xml:space="preserve"> </w:t>
      </w:r>
    </w:p>
    <w:p w:rsidR="007548F3" w:rsidRPr="007548F3" w:rsidRDefault="007548F3" w:rsidP="007548F3">
      <w:pPr>
        <w:pStyle w:val="normal"/>
        <w:spacing w:line="240" w:lineRule="auto"/>
        <w:rPr>
          <w:sz w:val="24"/>
          <w:szCs w:val="24"/>
          <w:lang w:val="uk-UA"/>
        </w:rPr>
      </w:pPr>
    </w:p>
    <w:p w:rsidR="00FD2381" w:rsidRPr="007548F3" w:rsidRDefault="004755D8" w:rsidP="00FD2381">
      <w:pPr>
        <w:pStyle w:val="a8"/>
        <w:numPr>
          <w:ilvl w:val="0"/>
          <w:numId w:val="4"/>
        </w:numPr>
        <w:spacing w:line="240" w:lineRule="auto"/>
        <w:rPr>
          <w:rFonts w:ascii="Times New Roman" w:eastAsia="Times New Roman" w:hAnsi="Times New Roman" w:cs="Times New Roman"/>
          <w:sz w:val="24"/>
          <w:szCs w:val="24"/>
        </w:rPr>
      </w:pPr>
      <w:r w:rsidRPr="007548F3">
        <w:rPr>
          <w:rFonts w:ascii="Times New Roman" w:eastAsia="Times New Roman" w:hAnsi="Times New Roman" w:cs="Times New Roman"/>
          <w:b/>
          <w:bCs/>
          <w:sz w:val="24"/>
          <w:szCs w:val="24"/>
        </w:rPr>
        <w:t>Тема №9:</w:t>
      </w:r>
      <w:r w:rsidRPr="007548F3">
        <w:rPr>
          <w:rFonts w:ascii="Times New Roman" w:eastAsia="Times New Roman" w:hAnsi="Times New Roman" w:cs="Times New Roman"/>
          <w:sz w:val="24"/>
          <w:szCs w:val="24"/>
        </w:rPr>
        <w:t xml:space="preserve"> Логічні оператори.</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Джерела Інформації:</w:t>
      </w:r>
    </w:p>
    <w:p w:rsidR="00456541" w:rsidRPr="00456541"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lastRenderedPageBreak/>
        <w:t xml:space="preserve">Книга: Шпак З.Я. Програмування мовою С (логічні операції &amp;&amp;, ||, !); </w:t>
      </w:r>
    </w:p>
    <w:p w:rsidR="00FD2381" w:rsidRPr="007548F3"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PDF</w:t>
      </w:r>
      <w:r w:rsidRPr="00456541">
        <w:rPr>
          <w:rFonts w:ascii="Times New Roman" w:hAnsi="Times New Roman"/>
          <w:sz w:val="24"/>
          <w:lang w:val="uk-UA"/>
        </w:rPr>
        <w:t xml:space="preserve"> «Лабораторна робота № 1», п. 1.3 (логічні бінарні операції, пріоритети 11–12).</w:t>
      </w:r>
    </w:p>
    <w:p w:rsidR="00AE6DC1" w:rsidRPr="00AE6DC1" w:rsidRDefault="00FD2381" w:rsidP="00FD2381">
      <w:pPr>
        <w:pStyle w:val="normal"/>
        <w:numPr>
          <w:ilvl w:val="2"/>
          <w:numId w:val="4"/>
        </w:numPr>
        <w:spacing w:line="240" w:lineRule="auto"/>
        <w:rPr>
          <w:sz w:val="24"/>
          <w:szCs w:val="24"/>
          <w:shd w:val="clear" w:color="auto" w:fill="FFF2CC"/>
          <w:lang w:val="uk-UA"/>
        </w:rPr>
      </w:pPr>
      <w:r w:rsidRPr="00250FD9">
        <w:rPr>
          <w:rFonts w:ascii="Times New Roman" w:hAnsi="Times New Roman"/>
          <w:sz w:val="24"/>
          <w:lang w:val="uk-UA"/>
        </w:rPr>
        <w:t xml:space="preserve">Відеоурок: </w:t>
      </w:r>
      <w:r>
        <w:rPr>
          <w:rFonts w:ascii="Times New Roman" w:hAnsi="Times New Roman"/>
          <w:sz w:val="24"/>
        </w:rPr>
        <w:t>C</w:t>
      </w:r>
      <w:r w:rsidRPr="00250FD9">
        <w:rPr>
          <w:rFonts w:ascii="Times New Roman" w:hAnsi="Times New Roman"/>
          <w:sz w:val="24"/>
          <w:lang w:val="uk-UA"/>
        </w:rPr>
        <w:t>++ – Теорія/Практика (Блоган);</w:t>
      </w:r>
    </w:p>
    <w:p w:rsidR="00456541" w:rsidRPr="00AE6DC1" w:rsidRDefault="00AE6DC1" w:rsidP="00AE6DC1">
      <w:pPr>
        <w:pStyle w:val="normal"/>
        <w:numPr>
          <w:ilvl w:val="2"/>
          <w:numId w:val="4"/>
        </w:numPr>
        <w:spacing w:line="240" w:lineRule="auto"/>
        <w:rPr>
          <w:sz w:val="24"/>
          <w:szCs w:val="24"/>
          <w:shd w:val="clear" w:color="auto" w:fill="FFF2CC"/>
          <w:lang w:val="uk-UA"/>
        </w:rPr>
      </w:pPr>
      <w:r>
        <w:rPr>
          <w:rFonts w:ascii="Times New Roman" w:hAnsi="Times New Roman"/>
          <w:sz w:val="24"/>
          <w:lang w:val="uk-UA"/>
        </w:rPr>
        <w:t>Л</w:t>
      </w:r>
      <w:r>
        <w:rPr>
          <w:rFonts w:ascii="Times New Roman" w:hAnsi="Times New Roman"/>
          <w:sz w:val="24"/>
        </w:rPr>
        <w:t>екції</w:t>
      </w:r>
      <w:r w:rsidRPr="00D17282">
        <w:rPr>
          <w:rFonts w:ascii="Times New Roman" w:hAnsi="Times New Roman"/>
          <w:sz w:val="24"/>
        </w:rPr>
        <w:t xml:space="preserve"> </w:t>
      </w:r>
      <w:r>
        <w:rPr>
          <w:rFonts w:ascii="Times New Roman" w:hAnsi="Times New Roman"/>
          <w:sz w:val="24"/>
        </w:rPr>
        <w:t>О</w:t>
      </w:r>
      <w:r w:rsidRPr="00D17282">
        <w:rPr>
          <w:rFonts w:ascii="Times New Roman" w:hAnsi="Times New Roman"/>
          <w:sz w:val="24"/>
        </w:rPr>
        <w:t xml:space="preserve">. </w:t>
      </w:r>
      <w:r>
        <w:rPr>
          <w:rFonts w:ascii="Times New Roman" w:hAnsi="Times New Roman"/>
          <w:sz w:val="24"/>
        </w:rPr>
        <w:t>Пшеничного</w:t>
      </w:r>
      <w:r w:rsidRPr="00D17282">
        <w:rPr>
          <w:rFonts w:ascii="Times New Roman" w:hAnsi="Times New Roman"/>
          <w:sz w:val="24"/>
        </w:rPr>
        <w:t xml:space="preserve">; </w:t>
      </w:r>
      <w:r w:rsidR="00FD2381" w:rsidRPr="00AE6DC1">
        <w:rPr>
          <w:rFonts w:ascii="Times New Roman" w:hAnsi="Times New Roman"/>
          <w:sz w:val="24"/>
          <w:lang w:val="uk-UA"/>
        </w:rPr>
        <w:t xml:space="preserve"> </w:t>
      </w:r>
    </w:p>
    <w:p w:rsidR="00FD2381" w:rsidRPr="007548F3" w:rsidRDefault="00456541" w:rsidP="00FD2381">
      <w:pPr>
        <w:pStyle w:val="normal"/>
        <w:numPr>
          <w:ilvl w:val="2"/>
          <w:numId w:val="4"/>
        </w:numPr>
        <w:spacing w:line="240" w:lineRule="auto"/>
        <w:rPr>
          <w:sz w:val="24"/>
          <w:szCs w:val="24"/>
          <w:shd w:val="clear" w:color="auto" w:fill="FFF2CC"/>
          <w:lang w:val="uk-UA"/>
        </w:rPr>
      </w:pPr>
      <w:r w:rsidRPr="00250FD9">
        <w:rPr>
          <w:rFonts w:ascii="Times New Roman" w:hAnsi="Times New Roman"/>
          <w:sz w:val="24"/>
          <w:lang w:val="uk-UA"/>
        </w:rPr>
        <w:t xml:space="preserve">Відеоурок: </w:t>
      </w:r>
      <w:r w:rsidR="00FD2381" w:rsidRPr="00456541">
        <w:rPr>
          <w:rFonts w:ascii="Times New Roman" w:hAnsi="Times New Roman"/>
          <w:sz w:val="24"/>
          <w:lang w:val="en-US"/>
        </w:rPr>
        <w:t>C</w:t>
      </w:r>
      <w:r w:rsidR="00FD2381" w:rsidRPr="00250FD9">
        <w:rPr>
          <w:rFonts w:ascii="Times New Roman" w:hAnsi="Times New Roman"/>
          <w:sz w:val="24"/>
          <w:lang w:val="uk-UA"/>
        </w:rPr>
        <w:t xml:space="preserve">++ </w:t>
      </w:r>
      <w:r w:rsidR="00FD2381" w:rsidRPr="00456541">
        <w:rPr>
          <w:rFonts w:ascii="Times New Roman" w:hAnsi="Times New Roman"/>
          <w:sz w:val="24"/>
          <w:lang w:val="en-US"/>
        </w:rPr>
        <w:t>Tutorial</w:t>
      </w:r>
      <w:r w:rsidR="00FD2381" w:rsidRPr="00250FD9">
        <w:rPr>
          <w:rFonts w:ascii="Times New Roman" w:hAnsi="Times New Roman"/>
          <w:sz w:val="24"/>
          <w:lang w:val="uk-UA"/>
        </w:rPr>
        <w:t xml:space="preserve"> </w:t>
      </w:r>
      <w:r w:rsidR="00FD2381" w:rsidRPr="00456541">
        <w:rPr>
          <w:rFonts w:ascii="Times New Roman" w:hAnsi="Times New Roman"/>
          <w:sz w:val="24"/>
          <w:lang w:val="en-US"/>
        </w:rPr>
        <w:t>for</w:t>
      </w:r>
      <w:r w:rsidR="00FD2381" w:rsidRPr="00250FD9">
        <w:rPr>
          <w:rFonts w:ascii="Times New Roman" w:hAnsi="Times New Roman"/>
          <w:sz w:val="24"/>
          <w:lang w:val="uk-UA"/>
        </w:rPr>
        <w:t xml:space="preserve"> </w:t>
      </w:r>
      <w:r w:rsidR="00FD2381" w:rsidRPr="00456541">
        <w:rPr>
          <w:rFonts w:ascii="Times New Roman" w:hAnsi="Times New Roman"/>
          <w:sz w:val="24"/>
          <w:lang w:val="en-US"/>
        </w:rPr>
        <w:t>Beginners</w:t>
      </w:r>
      <w:r w:rsidR="00FD2381" w:rsidRPr="00250FD9">
        <w:rPr>
          <w:rFonts w:ascii="Times New Roman" w:hAnsi="Times New Roman"/>
          <w:sz w:val="24"/>
          <w:lang w:val="uk-UA"/>
        </w:rPr>
        <w:t xml:space="preserve"> (побудова складних умов).</w:t>
      </w:r>
    </w:p>
    <w:p w:rsidR="00456541" w:rsidRPr="00456541"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Стаття</w:t>
      </w:r>
      <w:r w:rsidRPr="00250FD9">
        <w:rPr>
          <w:rFonts w:ascii="Times New Roman" w:hAnsi="Times New Roman"/>
          <w:sz w:val="24"/>
          <w:lang w:val="en-US"/>
        </w:rPr>
        <w:t xml:space="preserve">: C++ Lessons </w:t>
      </w:r>
      <w:hyperlink r:id="rId32">
        <w:r w:rsidRPr="00250FD9">
          <w:rPr>
            <w:rFonts w:ascii="Times New Roman" w:hAnsi="Times New Roman"/>
            <w:color w:val="0563C1"/>
            <w:sz w:val="24"/>
            <w:szCs w:val="24"/>
            <w:u w:val="single"/>
            <w:lang w:val="en-US"/>
          </w:rPr>
          <w:t>https://acode.com.ua/uroki-po-cpp/</w:t>
        </w:r>
      </w:hyperlink>
      <w:r w:rsidRPr="00250FD9">
        <w:rPr>
          <w:rFonts w:ascii="Times New Roman" w:hAnsi="Times New Roman"/>
          <w:sz w:val="24"/>
          <w:lang w:val="en-US"/>
        </w:rPr>
        <w:t xml:space="preserve"> ; </w:t>
      </w:r>
    </w:p>
    <w:p w:rsidR="00FD2381" w:rsidRPr="007548F3" w:rsidRDefault="0045654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Стаття</w:t>
      </w:r>
      <w:r w:rsidRPr="00250FD9">
        <w:rPr>
          <w:rFonts w:ascii="Times New Roman" w:hAnsi="Times New Roman"/>
          <w:sz w:val="24"/>
          <w:lang w:val="en-US"/>
        </w:rPr>
        <w:t>:</w:t>
      </w:r>
      <w:r>
        <w:rPr>
          <w:rFonts w:ascii="Times New Roman" w:hAnsi="Times New Roman"/>
          <w:sz w:val="24"/>
          <w:lang w:val="uk-UA"/>
        </w:rPr>
        <w:t xml:space="preserve"> </w:t>
      </w:r>
      <w:r w:rsidR="00FD2381" w:rsidRPr="00250FD9">
        <w:rPr>
          <w:rFonts w:ascii="Times New Roman" w:hAnsi="Times New Roman"/>
          <w:sz w:val="24"/>
          <w:lang w:val="en-US"/>
        </w:rPr>
        <w:t xml:space="preserve">GeeksforGeeks C++ (AND/OR/NOT </w:t>
      </w:r>
      <w:r w:rsidR="00FD2381">
        <w:rPr>
          <w:rFonts w:ascii="Times New Roman" w:hAnsi="Times New Roman"/>
          <w:sz w:val="24"/>
        </w:rPr>
        <w:t>у</w:t>
      </w:r>
      <w:r w:rsidR="00FD2381" w:rsidRPr="00250FD9">
        <w:rPr>
          <w:rFonts w:ascii="Times New Roman" w:hAnsi="Times New Roman"/>
          <w:sz w:val="24"/>
          <w:lang w:val="en-US"/>
        </w:rPr>
        <w:t xml:space="preserve"> </w:t>
      </w:r>
      <w:r w:rsidR="00FD2381">
        <w:rPr>
          <w:rFonts w:ascii="Times New Roman" w:hAnsi="Times New Roman"/>
          <w:sz w:val="24"/>
        </w:rPr>
        <w:t>розгалуженнях</w:t>
      </w:r>
      <w:r w:rsidR="00FD2381" w:rsidRPr="00250FD9">
        <w:rPr>
          <w:rFonts w:ascii="Times New Roman" w:hAnsi="Times New Roman"/>
          <w:sz w:val="24"/>
          <w:lang w:val="en-US"/>
        </w:rPr>
        <w:t>).</w:t>
      </w:r>
    </w:p>
    <w:p w:rsidR="00FD2381" w:rsidRPr="007548F3" w:rsidRDefault="00FD2381" w:rsidP="00FD2381">
      <w:pPr>
        <w:pStyle w:val="normal"/>
        <w:numPr>
          <w:ilvl w:val="2"/>
          <w:numId w:val="4"/>
        </w:numPr>
        <w:spacing w:line="240" w:lineRule="auto"/>
        <w:rPr>
          <w:sz w:val="24"/>
          <w:szCs w:val="24"/>
          <w:shd w:val="clear" w:color="auto" w:fill="FFF2CC"/>
          <w:lang w:val="uk-UA"/>
        </w:rPr>
      </w:pPr>
      <w:r>
        <w:rPr>
          <w:rFonts w:ascii="Times New Roman" w:hAnsi="Times New Roman"/>
          <w:sz w:val="24"/>
        </w:rPr>
        <w:t xml:space="preserve">Курс: C++ Basics </w:t>
      </w:r>
      <w:hyperlink r:id="rId33">
        <w:r>
          <w:rPr>
            <w:rFonts w:ascii="Times New Roman" w:hAnsi="Times New Roman"/>
            <w:color w:val="0563C1"/>
            <w:sz w:val="24"/>
            <w:szCs w:val="24"/>
            <w:u w:val="single"/>
          </w:rPr>
          <w:t>https://programiz.pro/course/learn-cpp-basics</w:t>
        </w:r>
      </w:hyperlink>
      <w:r>
        <w:rPr>
          <w:rFonts w:ascii="Times New Roman" w:hAnsi="Times New Roman"/>
          <w:sz w:val="24"/>
        </w:rPr>
        <w:t xml:space="preserve"> (порівняння значень, складні умови).</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Що опрацьовано:</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Логічне </w:t>
      </w:r>
      <w:r w:rsidRPr="007548F3">
        <w:rPr>
          <w:rStyle w:val="HTML"/>
          <w:rFonts w:ascii="Times New Roman" w:eastAsia="Arial" w:hAnsi="Times New Roman"/>
          <w:sz w:val="24"/>
        </w:rPr>
        <w:t>AND</w:t>
      </w:r>
      <w:r w:rsidRPr="007548F3">
        <w:rPr>
          <w:rFonts w:ascii="Times New Roman" w:hAnsi="Times New Roman"/>
          <w:sz w:val="24"/>
        </w:rPr>
        <w:t xml:space="preserve"> — </w:t>
      </w:r>
      <w:r w:rsidRPr="007548F3">
        <w:rPr>
          <w:rStyle w:val="HTML"/>
          <w:rFonts w:ascii="Times New Roman" w:eastAsia="Arial" w:hAnsi="Times New Roman"/>
          <w:sz w:val="24"/>
        </w:rPr>
        <w:t>&amp;&amp;</w:t>
      </w:r>
      <w:r w:rsidRPr="007548F3">
        <w:rPr>
          <w:rFonts w:ascii="Times New Roman" w:hAnsi="Times New Roman"/>
          <w:sz w:val="24"/>
        </w:rPr>
        <w:t xml:space="preserve">.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Логічне </w:t>
      </w:r>
      <w:r w:rsidRPr="007548F3">
        <w:rPr>
          <w:rStyle w:val="HTML"/>
          <w:rFonts w:ascii="Times New Roman" w:eastAsia="Arial" w:hAnsi="Times New Roman"/>
          <w:sz w:val="24"/>
        </w:rPr>
        <w:t>OR</w:t>
      </w:r>
      <w:r w:rsidRPr="007548F3">
        <w:rPr>
          <w:rFonts w:ascii="Times New Roman" w:hAnsi="Times New Roman"/>
          <w:sz w:val="24"/>
        </w:rPr>
        <w:t xml:space="preserve"> — </w:t>
      </w:r>
      <w:r w:rsidRPr="007548F3">
        <w:rPr>
          <w:rStyle w:val="HTML"/>
          <w:rFonts w:ascii="Times New Roman" w:eastAsia="Arial" w:hAnsi="Times New Roman"/>
          <w:sz w:val="24"/>
        </w:rPr>
        <w:t>||</w:t>
      </w:r>
      <w:r w:rsidRPr="007548F3">
        <w:rPr>
          <w:rFonts w:ascii="Times New Roman" w:hAnsi="Times New Roman"/>
          <w:sz w:val="24"/>
        </w:rPr>
        <w:t xml:space="preserve">.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Логічне </w:t>
      </w:r>
      <w:r w:rsidRPr="007548F3">
        <w:rPr>
          <w:rStyle w:val="HTML"/>
          <w:rFonts w:ascii="Times New Roman" w:eastAsia="Arial" w:hAnsi="Times New Roman"/>
          <w:sz w:val="24"/>
        </w:rPr>
        <w:t>NOT</w:t>
      </w:r>
      <w:r w:rsidRPr="007548F3">
        <w:rPr>
          <w:rFonts w:ascii="Times New Roman" w:hAnsi="Times New Roman"/>
          <w:sz w:val="24"/>
        </w:rPr>
        <w:t xml:space="preserve"> — </w:t>
      </w:r>
      <w:r w:rsidRPr="007548F3">
        <w:rPr>
          <w:rStyle w:val="HTML"/>
          <w:rFonts w:ascii="Times New Roman" w:eastAsia="Arial" w:hAnsi="Times New Roman"/>
          <w:sz w:val="24"/>
        </w:rPr>
        <w:t>!</w:t>
      </w:r>
      <w:r w:rsidRPr="007548F3">
        <w:rPr>
          <w:rFonts w:ascii="Times New Roman" w:hAnsi="Times New Roman"/>
          <w:sz w:val="24"/>
        </w:rPr>
        <w:t xml:space="preserve">.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Порівняння значень.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Побудова складних умов. </w:t>
      </w:r>
    </w:p>
    <w:p w:rsidR="004755D8" w:rsidRPr="007548F3" w:rsidRDefault="004755D8" w:rsidP="004755D8">
      <w:pPr>
        <w:numPr>
          <w:ilvl w:val="2"/>
          <w:numId w:val="4"/>
        </w:numPr>
        <w:spacing w:before="100" w:beforeAutospacing="1" w:after="100" w:afterAutospacing="1" w:line="240" w:lineRule="auto"/>
      </w:pPr>
      <w:r w:rsidRPr="007548F3">
        <w:rPr>
          <w:rFonts w:ascii="Times New Roman" w:hAnsi="Times New Roman"/>
          <w:sz w:val="24"/>
        </w:rPr>
        <w:t xml:space="preserve">Використання логічних операторів у розгалуженнях. </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 xml:space="preserve">Статус: </w:t>
      </w:r>
      <w:r w:rsidR="004755D8" w:rsidRPr="007548F3">
        <w:rPr>
          <w:rFonts w:ascii="Times New Roman" w:hAnsi="Times New Roman" w:cs="Times New Roman"/>
          <w:sz w:val="24"/>
          <w:lang w:val="uk-UA"/>
        </w:rPr>
        <w:t>Ознайомлена</w:t>
      </w:r>
    </w:p>
    <w:p w:rsidR="00FD2381" w:rsidRPr="007548F3" w:rsidRDefault="00FD2381" w:rsidP="00FD2381">
      <w:pPr>
        <w:pStyle w:val="normal"/>
        <w:numPr>
          <w:ilvl w:val="1"/>
          <w:numId w:val="4"/>
        </w:numPr>
        <w:spacing w:line="240" w:lineRule="auto"/>
        <w:rPr>
          <w:sz w:val="24"/>
          <w:szCs w:val="24"/>
          <w:lang w:val="uk-UA"/>
        </w:rPr>
      </w:pPr>
      <w:r w:rsidRPr="007548F3">
        <w:rPr>
          <w:rFonts w:ascii="Times New Roman" w:eastAsia="Times New Roman" w:hAnsi="Times New Roman" w:cs="Times New Roman"/>
          <w:sz w:val="24"/>
          <w:szCs w:val="24"/>
          <w:lang w:val="uk-UA"/>
        </w:rPr>
        <w:t xml:space="preserve">Початок опрацювання теми: </w:t>
      </w:r>
      <w:r w:rsidR="004755D8" w:rsidRPr="007548F3">
        <w:rPr>
          <w:rFonts w:ascii="Times New Roman" w:eastAsia="Times New Roman" w:hAnsi="Times New Roman" w:cs="Times New Roman"/>
          <w:sz w:val="24"/>
          <w:szCs w:val="24"/>
          <w:lang w:val="uk-UA"/>
        </w:rPr>
        <w:t>22.09.2026</w:t>
      </w:r>
      <w:r w:rsidR="004755D8" w:rsidRPr="007548F3">
        <w:rPr>
          <w:rFonts w:ascii="Times New Roman" w:eastAsia="Times New Roman" w:hAnsi="Times New Roman" w:cs="Times New Roman"/>
          <w:sz w:val="24"/>
          <w:szCs w:val="24"/>
          <w:shd w:val="clear" w:color="auto" w:fill="FFF2CC"/>
          <w:lang w:val="uk-UA"/>
        </w:rPr>
        <w:t xml:space="preserve"> </w:t>
      </w:r>
      <w:r w:rsidRPr="007548F3">
        <w:rPr>
          <w:rFonts w:ascii="Times New Roman" w:eastAsia="Times New Roman" w:hAnsi="Times New Roman" w:cs="Times New Roman"/>
          <w:sz w:val="24"/>
          <w:szCs w:val="24"/>
          <w:lang w:val="uk-UA"/>
        </w:rPr>
        <w:t xml:space="preserve">  </w:t>
      </w:r>
    </w:p>
    <w:p w:rsidR="00F31BDA" w:rsidRPr="00BF7FC0" w:rsidRDefault="00B971B1" w:rsidP="007548F3">
      <w:pPr>
        <w:pStyle w:val="normal"/>
        <w:numPr>
          <w:ilvl w:val="1"/>
          <w:numId w:val="4"/>
        </w:numPr>
        <w:spacing w:line="240" w:lineRule="auto"/>
        <w:rPr>
          <w:sz w:val="24"/>
          <w:szCs w:val="24"/>
          <w:lang w:val="uk-UA"/>
        </w:rPr>
      </w:pPr>
      <w:r>
        <w:rPr>
          <w:rFonts w:ascii="Times New Roman" w:eastAsia="Times New Roman" w:hAnsi="Times New Roman" w:cs="Times New Roman"/>
          <w:sz w:val="24"/>
          <w:szCs w:val="24"/>
          <w:lang w:val="uk-UA"/>
        </w:rPr>
        <w:t>Завершення</w:t>
      </w:r>
      <w:r w:rsidR="00FD2381" w:rsidRPr="007548F3">
        <w:rPr>
          <w:rFonts w:ascii="Times New Roman" w:eastAsia="Times New Roman" w:hAnsi="Times New Roman" w:cs="Times New Roman"/>
          <w:sz w:val="24"/>
          <w:szCs w:val="24"/>
          <w:lang w:val="uk-UA"/>
        </w:rPr>
        <w:t xml:space="preserve"> опрацювання теми:</w:t>
      </w:r>
      <w:r w:rsidR="004755D8" w:rsidRPr="007548F3">
        <w:rPr>
          <w:rFonts w:ascii="Times New Roman" w:eastAsia="Times New Roman" w:hAnsi="Times New Roman" w:cs="Times New Roman"/>
          <w:sz w:val="24"/>
          <w:szCs w:val="24"/>
          <w:lang w:val="uk-UA"/>
        </w:rPr>
        <w:t xml:space="preserve"> 22.09.2026</w:t>
      </w:r>
      <w:r w:rsidR="00FD2381" w:rsidRPr="007548F3">
        <w:rPr>
          <w:rFonts w:ascii="Times New Roman" w:eastAsia="Times New Roman" w:hAnsi="Times New Roman" w:cs="Times New Roman"/>
          <w:sz w:val="24"/>
          <w:szCs w:val="24"/>
          <w:lang w:val="uk-UA"/>
        </w:rPr>
        <w:t xml:space="preserve"> </w:t>
      </w:r>
    </w:p>
    <w:p w:rsidR="00BF7FC0" w:rsidRPr="007548F3" w:rsidRDefault="00BF7FC0" w:rsidP="00BF7FC0">
      <w:pPr>
        <w:pStyle w:val="a8"/>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Тема №10</w:t>
      </w:r>
      <w:r w:rsidRPr="007548F3">
        <w:rPr>
          <w:rFonts w:ascii="Times New Roman" w:eastAsia="Times New Roman" w:hAnsi="Times New Roman" w:cs="Times New Roman"/>
          <w:b/>
          <w:bCs/>
          <w:sz w:val="24"/>
          <w:szCs w:val="24"/>
        </w:rPr>
        <w:t>:</w:t>
      </w:r>
      <w:r w:rsidRPr="007548F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Побітові операції</w:t>
      </w:r>
    </w:p>
    <w:p w:rsidR="007130F5" w:rsidRDefault="00250FD9" w:rsidP="00250FD9">
      <w:pPr>
        <w:pStyle w:val="normal"/>
        <w:numPr>
          <w:ilvl w:val="1"/>
          <w:numId w:val="4"/>
        </w:numPr>
      </w:pPr>
      <w:r>
        <w:rPr>
          <w:rFonts w:ascii="Times New Roman" w:hAnsi="Times New Roman"/>
          <w:sz w:val="24"/>
        </w:rPr>
        <w:t>Джерела Інформації:</w:t>
      </w:r>
    </w:p>
    <w:p w:rsidR="00456541" w:rsidRPr="00456541" w:rsidRDefault="00250FD9" w:rsidP="00250FD9">
      <w:pPr>
        <w:pStyle w:val="normal"/>
        <w:numPr>
          <w:ilvl w:val="2"/>
          <w:numId w:val="4"/>
        </w:numPr>
      </w:pPr>
      <w:r>
        <w:rPr>
          <w:rFonts w:ascii="Times New Roman" w:hAnsi="Times New Roman"/>
          <w:sz w:val="24"/>
        </w:rPr>
        <w:t xml:space="preserve">Книга: Шпак З.Я. Програмування мовою С (порозрядні операції &amp;, |, ^, ~, зсуви &lt;&lt;, &gt;&gt;); </w:t>
      </w:r>
    </w:p>
    <w:p w:rsidR="007130F5" w:rsidRDefault="00250FD9" w:rsidP="00250FD9">
      <w:pPr>
        <w:pStyle w:val="normal"/>
        <w:numPr>
          <w:ilvl w:val="2"/>
          <w:numId w:val="4"/>
        </w:numPr>
      </w:pPr>
      <w:r>
        <w:rPr>
          <w:rFonts w:ascii="Times New Roman" w:hAnsi="Times New Roman"/>
          <w:sz w:val="24"/>
        </w:rPr>
        <w:t>PDF «Лабораторна робота № 1», п. 1.3 (побітові операції, пріоритети 5, 8–10).</w:t>
      </w:r>
    </w:p>
    <w:p w:rsidR="00456541" w:rsidRPr="00456541" w:rsidRDefault="00250FD9" w:rsidP="00250FD9">
      <w:pPr>
        <w:pStyle w:val="normal"/>
        <w:numPr>
          <w:ilvl w:val="2"/>
          <w:numId w:val="4"/>
        </w:numPr>
      </w:pPr>
      <w:r>
        <w:rPr>
          <w:rFonts w:ascii="Times New Roman" w:hAnsi="Times New Roman"/>
          <w:sz w:val="24"/>
        </w:rPr>
        <w:t xml:space="preserve">Відеоурок: C++ Lessons </w:t>
      </w:r>
      <w:hyperlink r:id="rId34">
        <w:r>
          <w:rPr>
            <w:rFonts w:ascii="Times New Roman" w:hAnsi="Times New Roman"/>
            <w:color w:val="0563C1"/>
            <w:sz w:val="24"/>
            <w:szCs w:val="24"/>
            <w:u w:val="single"/>
          </w:rPr>
          <w:t>https://acode.com.ua/uroki-po-cpp/</w:t>
        </w:r>
      </w:hyperlink>
      <w:r>
        <w:rPr>
          <w:rFonts w:ascii="Times New Roman" w:hAnsi="Times New Roman"/>
          <w:sz w:val="24"/>
        </w:rPr>
        <w:t xml:space="preserve"> (побітові операції); </w:t>
      </w:r>
    </w:p>
    <w:p w:rsidR="007130F5" w:rsidRPr="00AE6DC1" w:rsidRDefault="00456541" w:rsidP="00250FD9">
      <w:pPr>
        <w:pStyle w:val="normal"/>
        <w:numPr>
          <w:ilvl w:val="2"/>
          <w:numId w:val="4"/>
        </w:numPr>
      </w:pPr>
      <w:r>
        <w:rPr>
          <w:rFonts w:ascii="Times New Roman" w:hAnsi="Times New Roman"/>
          <w:sz w:val="24"/>
        </w:rPr>
        <w:t xml:space="preserve">Відеоурок: </w:t>
      </w:r>
      <w:r w:rsidR="00250FD9">
        <w:rPr>
          <w:rFonts w:ascii="Times New Roman" w:hAnsi="Times New Roman"/>
          <w:sz w:val="24"/>
        </w:rPr>
        <w:t>C++ – Теорія (Блоган).</w:t>
      </w:r>
    </w:p>
    <w:p w:rsidR="00AE6DC1" w:rsidRPr="00AE6DC1" w:rsidRDefault="00AE6DC1" w:rsidP="00AE6DC1">
      <w:pPr>
        <w:pStyle w:val="normal"/>
        <w:numPr>
          <w:ilvl w:val="2"/>
          <w:numId w:val="4"/>
        </w:numPr>
        <w:spacing w:line="240" w:lineRule="auto"/>
        <w:rPr>
          <w:sz w:val="24"/>
          <w:szCs w:val="24"/>
          <w:shd w:val="clear" w:color="auto" w:fill="FFF2CC"/>
          <w:lang w:val="uk-UA"/>
        </w:rPr>
      </w:pPr>
      <w:r>
        <w:rPr>
          <w:rFonts w:ascii="Times New Roman" w:hAnsi="Times New Roman"/>
          <w:sz w:val="24"/>
          <w:lang w:val="uk-UA"/>
        </w:rPr>
        <w:t>Л</w:t>
      </w:r>
      <w:r>
        <w:rPr>
          <w:rFonts w:ascii="Times New Roman" w:hAnsi="Times New Roman"/>
          <w:sz w:val="24"/>
        </w:rPr>
        <w:t>екції</w:t>
      </w:r>
      <w:r w:rsidRPr="00D17282">
        <w:rPr>
          <w:rFonts w:ascii="Times New Roman" w:hAnsi="Times New Roman"/>
          <w:sz w:val="24"/>
        </w:rPr>
        <w:t xml:space="preserve"> </w:t>
      </w:r>
      <w:r>
        <w:rPr>
          <w:rFonts w:ascii="Times New Roman" w:hAnsi="Times New Roman"/>
          <w:sz w:val="24"/>
        </w:rPr>
        <w:t>О</w:t>
      </w:r>
      <w:r w:rsidRPr="00D17282">
        <w:rPr>
          <w:rFonts w:ascii="Times New Roman" w:hAnsi="Times New Roman"/>
          <w:sz w:val="24"/>
        </w:rPr>
        <w:t xml:space="preserve">. </w:t>
      </w:r>
      <w:r>
        <w:rPr>
          <w:rFonts w:ascii="Times New Roman" w:hAnsi="Times New Roman"/>
          <w:sz w:val="24"/>
        </w:rPr>
        <w:t>Пшеничного</w:t>
      </w:r>
      <w:r w:rsidRPr="00D17282">
        <w:rPr>
          <w:rFonts w:ascii="Times New Roman" w:hAnsi="Times New Roman"/>
          <w:sz w:val="24"/>
        </w:rPr>
        <w:t xml:space="preserve">; </w:t>
      </w:r>
    </w:p>
    <w:p w:rsidR="007130F5" w:rsidRPr="00250FD9" w:rsidRDefault="00250FD9" w:rsidP="00250FD9">
      <w:pPr>
        <w:pStyle w:val="normal"/>
        <w:numPr>
          <w:ilvl w:val="2"/>
          <w:numId w:val="4"/>
        </w:numPr>
        <w:rPr>
          <w:lang w:val="en-US"/>
        </w:rPr>
      </w:pPr>
      <w:r>
        <w:rPr>
          <w:rFonts w:ascii="Times New Roman" w:hAnsi="Times New Roman"/>
          <w:sz w:val="24"/>
        </w:rPr>
        <w:t>Стаття</w:t>
      </w:r>
      <w:r w:rsidRPr="00250FD9">
        <w:rPr>
          <w:rFonts w:ascii="Times New Roman" w:hAnsi="Times New Roman"/>
          <w:sz w:val="24"/>
          <w:lang w:val="en-US"/>
        </w:rPr>
        <w:t xml:space="preserve">: C++ Programming Language </w:t>
      </w:r>
      <w:hyperlink r:id="rId35">
        <w:r w:rsidRPr="00250FD9">
          <w:rPr>
            <w:rFonts w:ascii="Times New Roman" w:hAnsi="Times New Roman"/>
            <w:color w:val="0563C1"/>
            <w:sz w:val="24"/>
            <w:szCs w:val="24"/>
            <w:u w:val="single"/>
            <w:lang w:val="en-US"/>
          </w:rPr>
          <w:t>https://www.geeksforgeeks.org/c-plus-plus/</w:t>
        </w:r>
      </w:hyperlink>
      <w:r w:rsidRPr="00250FD9">
        <w:rPr>
          <w:rFonts w:ascii="Times New Roman" w:hAnsi="Times New Roman"/>
          <w:sz w:val="24"/>
          <w:lang w:val="en-US"/>
        </w:rPr>
        <w:t xml:space="preserve"> (bitwise operators, </w:t>
      </w:r>
      <w:r>
        <w:rPr>
          <w:rFonts w:ascii="Times New Roman" w:hAnsi="Times New Roman"/>
          <w:sz w:val="24"/>
        </w:rPr>
        <w:t>маски</w:t>
      </w:r>
      <w:r w:rsidRPr="00250FD9">
        <w:rPr>
          <w:rFonts w:ascii="Times New Roman" w:hAnsi="Times New Roman"/>
          <w:sz w:val="24"/>
          <w:lang w:val="en-US"/>
        </w:rPr>
        <w:t xml:space="preserve">, </w:t>
      </w:r>
      <w:r>
        <w:rPr>
          <w:rFonts w:ascii="Times New Roman" w:hAnsi="Times New Roman"/>
          <w:sz w:val="24"/>
        </w:rPr>
        <w:t>зсуви</w:t>
      </w:r>
      <w:r w:rsidRPr="00250FD9">
        <w:rPr>
          <w:rFonts w:ascii="Times New Roman" w:hAnsi="Times New Roman"/>
          <w:sz w:val="24"/>
          <w:lang w:val="en-US"/>
        </w:rPr>
        <w:t>).</w:t>
      </w:r>
    </w:p>
    <w:p w:rsidR="00456541" w:rsidRPr="00456541" w:rsidRDefault="00250FD9" w:rsidP="00250FD9">
      <w:pPr>
        <w:pStyle w:val="normal"/>
        <w:numPr>
          <w:ilvl w:val="2"/>
          <w:numId w:val="4"/>
        </w:numPr>
        <w:rPr>
          <w:lang w:val="en-US"/>
        </w:rPr>
      </w:pPr>
      <w:r>
        <w:rPr>
          <w:rFonts w:ascii="Times New Roman" w:hAnsi="Times New Roman"/>
          <w:sz w:val="24"/>
        </w:rPr>
        <w:t>Курс</w:t>
      </w:r>
      <w:r w:rsidRPr="00250FD9">
        <w:rPr>
          <w:rFonts w:ascii="Times New Roman" w:hAnsi="Times New Roman"/>
          <w:sz w:val="24"/>
          <w:lang w:val="en-US"/>
        </w:rPr>
        <w:t xml:space="preserve">: C++ Basics </w:t>
      </w:r>
      <w:hyperlink r:id="rId36">
        <w:r w:rsidRPr="00250FD9">
          <w:rPr>
            <w:rFonts w:ascii="Times New Roman" w:hAnsi="Times New Roman"/>
            <w:color w:val="0563C1"/>
            <w:sz w:val="24"/>
            <w:szCs w:val="24"/>
            <w:u w:val="single"/>
            <w:lang w:val="en-US"/>
          </w:rPr>
          <w:t>https://programiz.pro/course/learn-cpp-basics</w:t>
        </w:r>
      </w:hyperlink>
      <w:r w:rsidRPr="00250FD9">
        <w:rPr>
          <w:rFonts w:ascii="Times New Roman" w:hAnsi="Times New Roman"/>
          <w:sz w:val="24"/>
          <w:lang w:val="en-US"/>
        </w:rPr>
        <w:t xml:space="preserve"> ; </w:t>
      </w:r>
    </w:p>
    <w:p w:rsidR="007130F5" w:rsidRPr="00250FD9" w:rsidRDefault="00456541" w:rsidP="00250FD9">
      <w:pPr>
        <w:pStyle w:val="normal"/>
        <w:numPr>
          <w:ilvl w:val="2"/>
          <w:numId w:val="4"/>
        </w:numPr>
        <w:rPr>
          <w:lang w:val="en-US"/>
        </w:rPr>
      </w:pPr>
      <w:r>
        <w:rPr>
          <w:rFonts w:ascii="Times New Roman" w:hAnsi="Times New Roman"/>
          <w:sz w:val="24"/>
          <w:lang w:val="uk-UA"/>
        </w:rPr>
        <w:t xml:space="preserve">Курс: </w:t>
      </w:r>
      <w:r w:rsidR="00250FD9" w:rsidRPr="00250FD9">
        <w:rPr>
          <w:rFonts w:ascii="Times New Roman" w:hAnsi="Times New Roman"/>
          <w:sz w:val="24"/>
          <w:lang w:val="en-US"/>
        </w:rPr>
        <w:t xml:space="preserve">The C 20 Masterclass Source Code </w:t>
      </w:r>
      <w:hyperlink r:id="rId37">
        <w:r w:rsidR="00250FD9" w:rsidRPr="00250FD9">
          <w:rPr>
            <w:rFonts w:ascii="Times New Roman" w:hAnsi="Times New Roman"/>
            <w:color w:val="0563C1"/>
            <w:sz w:val="24"/>
            <w:szCs w:val="24"/>
            <w:u w:val="single"/>
            <w:lang w:val="en-US"/>
          </w:rPr>
          <w:t>https://github.com/rutura/The-C-20-Masterclass-Source-Code</w:t>
        </w:r>
      </w:hyperlink>
    </w:p>
    <w:p w:rsidR="007130F5" w:rsidRPr="00250FD9" w:rsidRDefault="00250FD9" w:rsidP="00250FD9">
      <w:pPr>
        <w:pStyle w:val="normal"/>
        <w:numPr>
          <w:ilvl w:val="1"/>
          <w:numId w:val="4"/>
        </w:numPr>
        <w:rPr>
          <w:lang w:val="en-US"/>
        </w:rPr>
      </w:pPr>
      <w:r>
        <w:rPr>
          <w:rFonts w:ascii="Times New Roman" w:hAnsi="Times New Roman"/>
          <w:sz w:val="24"/>
        </w:rPr>
        <w:t>Що</w:t>
      </w:r>
      <w:r w:rsidRPr="00250FD9">
        <w:rPr>
          <w:rFonts w:ascii="Times New Roman" w:hAnsi="Times New Roman"/>
          <w:sz w:val="24"/>
          <w:lang w:val="en-US"/>
        </w:rPr>
        <w:t xml:space="preserve"> </w:t>
      </w:r>
      <w:r>
        <w:rPr>
          <w:rFonts w:ascii="Times New Roman" w:hAnsi="Times New Roman"/>
          <w:sz w:val="24"/>
        </w:rPr>
        <w:t>опрацьовано</w:t>
      </w:r>
      <w:r w:rsidRPr="00250FD9">
        <w:rPr>
          <w:rFonts w:ascii="Times New Roman" w:hAnsi="Times New Roman"/>
          <w:sz w:val="24"/>
          <w:lang w:val="en-US"/>
        </w:rPr>
        <w:t>:</w:t>
      </w:r>
    </w:p>
    <w:p w:rsidR="00250FD9" w:rsidRPr="00250FD9" w:rsidRDefault="00250FD9" w:rsidP="00250FD9">
      <w:pPr>
        <w:pStyle w:val="a8"/>
        <w:numPr>
          <w:ilvl w:val="2"/>
          <w:numId w:val="4"/>
        </w:numPr>
      </w:pPr>
      <w:r w:rsidRPr="00250FD9">
        <w:rPr>
          <w:rFonts w:ascii="Times New Roman" w:hAnsi="Times New Roman"/>
          <w:sz w:val="24"/>
        </w:rPr>
        <w:t xml:space="preserve">Побітове AND — &amp;, OR — |, XOR — ^, NOT — ~; зсуви вліво &lt;&lt; та вправо &gt;&gt;; </w:t>
      </w:r>
    </w:p>
    <w:p w:rsidR="00250FD9" w:rsidRPr="00250FD9" w:rsidRDefault="00250FD9" w:rsidP="00250FD9">
      <w:pPr>
        <w:pStyle w:val="a8"/>
        <w:numPr>
          <w:ilvl w:val="2"/>
          <w:numId w:val="4"/>
        </w:numPr>
      </w:pPr>
      <w:r w:rsidRPr="00250FD9">
        <w:rPr>
          <w:rFonts w:ascii="Times New Roman" w:hAnsi="Times New Roman"/>
          <w:sz w:val="24"/>
        </w:rPr>
        <w:t xml:space="preserve"> </w:t>
      </w:r>
      <w:r>
        <w:rPr>
          <w:rFonts w:ascii="Times New Roman" w:hAnsi="Times New Roman"/>
          <w:sz w:val="24"/>
        </w:rPr>
        <w:t>В</w:t>
      </w:r>
      <w:r w:rsidRPr="00250FD9">
        <w:rPr>
          <w:rFonts w:ascii="Times New Roman" w:hAnsi="Times New Roman"/>
          <w:sz w:val="24"/>
        </w:rPr>
        <w:t xml:space="preserve">икористання побітових операцій для масок і швидких обчислень; </w:t>
      </w:r>
    </w:p>
    <w:p w:rsidR="00250FD9" w:rsidRPr="00250FD9" w:rsidRDefault="00250FD9" w:rsidP="00250FD9">
      <w:pPr>
        <w:pStyle w:val="a8"/>
        <w:numPr>
          <w:ilvl w:val="2"/>
          <w:numId w:val="4"/>
        </w:numPr>
      </w:pPr>
      <w:r>
        <w:rPr>
          <w:rFonts w:ascii="Times New Roman" w:hAnsi="Times New Roman"/>
          <w:sz w:val="24"/>
        </w:rPr>
        <w:t>В</w:t>
      </w:r>
      <w:r w:rsidRPr="00250FD9">
        <w:rPr>
          <w:rFonts w:ascii="Times New Roman" w:hAnsi="Times New Roman"/>
          <w:sz w:val="24"/>
        </w:rPr>
        <w:t xml:space="preserve">ідмінність логічних </w:t>
      </w:r>
      <w:r>
        <w:rPr>
          <w:rFonts w:ascii="Times New Roman" w:hAnsi="Times New Roman"/>
          <w:sz w:val="24"/>
        </w:rPr>
        <w:t xml:space="preserve">(&amp;&amp;, ||) від побітових (&amp;, |); </w:t>
      </w:r>
    </w:p>
    <w:p w:rsidR="007130F5" w:rsidRDefault="00250FD9" w:rsidP="00250FD9">
      <w:pPr>
        <w:pStyle w:val="a8"/>
        <w:numPr>
          <w:ilvl w:val="2"/>
          <w:numId w:val="4"/>
        </w:numPr>
      </w:pPr>
      <w:r>
        <w:rPr>
          <w:rFonts w:ascii="Times New Roman" w:hAnsi="Times New Roman"/>
          <w:sz w:val="24"/>
        </w:rPr>
        <w:t>П</w:t>
      </w:r>
      <w:r w:rsidRPr="00250FD9">
        <w:rPr>
          <w:rFonts w:ascii="Times New Roman" w:hAnsi="Times New Roman"/>
          <w:sz w:val="24"/>
        </w:rPr>
        <w:t>ріоритети побітових операцій (див. PDF, ранги 5, 8–10).</w:t>
      </w:r>
    </w:p>
    <w:p w:rsidR="007130F5" w:rsidRDefault="00250FD9" w:rsidP="00250FD9">
      <w:pPr>
        <w:pStyle w:val="normal"/>
        <w:numPr>
          <w:ilvl w:val="1"/>
          <w:numId w:val="4"/>
        </w:numPr>
      </w:pPr>
      <w:r>
        <w:rPr>
          <w:rFonts w:ascii="Times New Roman" w:hAnsi="Times New Roman"/>
          <w:sz w:val="24"/>
        </w:rPr>
        <w:t>Статус: Ознайомлена</w:t>
      </w:r>
    </w:p>
    <w:p w:rsidR="007130F5" w:rsidRDefault="00250FD9" w:rsidP="00250FD9">
      <w:pPr>
        <w:pStyle w:val="normal"/>
        <w:numPr>
          <w:ilvl w:val="1"/>
          <w:numId w:val="4"/>
        </w:numPr>
      </w:pPr>
      <w:r>
        <w:rPr>
          <w:rFonts w:ascii="Times New Roman" w:hAnsi="Times New Roman"/>
          <w:sz w:val="24"/>
        </w:rPr>
        <w:t>Початок опрацювання теми: 22.09.2026</w:t>
      </w:r>
    </w:p>
    <w:p w:rsidR="00BF7FC0" w:rsidRPr="00250FD9" w:rsidRDefault="00250FD9" w:rsidP="00250FD9">
      <w:pPr>
        <w:pStyle w:val="normal"/>
        <w:numPr>
          <w:ilvl w:val="1"/>
          <w:numId w:val="4"/>
        </w:numPr>
      </w:pPr>
      <w:r>
        <w:rPr>
          <w:rFonts w:ascii="Times New Roman" w:hAnsi="Times New Roman"/>
          <w:sz w:val="24"/>
        </w:rPr>
        <w:t>Завершення опрацювання теми: 22.09.2026</w:t>
      </w:r>
    </w:p>
    <w:p w:rsidR="00F31BDA" w:rsidRPr="007548F3" w:rsidRDefault="00F31BDA" w:rsidP="00F31BDA">
      <w:pPr>
        <w:pStyle w:val="1"/>
        <w:rPr>
          <w:rFonts w:eastAsia="Times New Roman" w:cs="Times New Roman"/>
          <w:bCs/>
          <w:color w:val="000000"/>
          <w:lang w:val="uk-UA"/>
        </w:rPr>
      </w:pPr>
      <w:r w:rsidRPr="007548F3">
        <w:rPr>
          <w:rFonts w:eastAsia="Times New Roman" w:cs="Times New Roman"/>
          <w:bCs/>
          <w:color w:val="000000"/>
          <w:lang w:val="uk-UA"/>
        </w:rPr>
        <w:lastRenderedPageBreak/>
        <w:t>Виконання роботи:</w:t>
      </w:r>
    </w:p>
    <w:p w:rsidR="00F31BDA" w:rsidRPr="007548F3" w:rsidRDefault="00F31BDA" w:rsidP="00F31BDA">
      <w:pPr>
        <w:pStyle w:val="2"/>
        <w:rPr>
          <w:rFonts w:eastAsia="Times New Roman" w:cs="Times New Roman"/>
          <w:bCs/>
          <w:color w:val="000000"/>
          <w:lang w:val="uk-UA"/>
        </w:rPr>
      </w:pPr>
      <w:r w:rsidRPr="007548F3">
        <w:rPr>
          <w:rFonts w:eastAsia="Times New Roman" w:cs="Times New Roman"/>
          <w:bCs/>
          <w:color w:val="000000"/>
          <w:lang w:val="uk-UA"/>
        </w:rPr>
        <w:t xml:space="preserve">1. </w:t>
      </w:r>
      <w:r w:rsidRPr="007548F3">
        <w:rPr>
          <w:rFonts w:eastAsia="Times New Roman" w:cs="Times New Roman"/>
          <w:bCs/>
          <w:color w:val="000000"/>
          <w:lang w:val="uk-UA"/>
        </w:rPr>
        <w:tab/>
        <w:t xml:space="preserve">Опрацювання завдання та вимог до </w:t>
      </w:r>
      <w:r w:rsidR="004755D8" w:rsidRPr="007548F3">
        <w:rPr>
          <w:rFonts w:eastAsia="Times New Roman" w:cs="Times New Roman"/>
          <w:bCs/>
          <w:color w:val="000000"/>
          <w:lang w:val="uk-UA"/>
        </w:rPr>
        <w:t>програм</w:t>
      </w:r>
      <w:r w:rsidRPr="007548F3">
        <w:rPr>
          <w:rFonts w:eastAsia="Times New Roman" w:cs="Times New Roman"/>
          <w:bCs/>
          <w:color w:val="000000"/>
          <w:lang w:val="uk-UA"/>
        </w:rPr>
        <w:t xml:space="preserve">: </w:t>
      </w:r>
    </w:p>
    <w:p w:rsidR="00F31BDA" w:rsidRPr="007548F3" w:rsidRDefault="00B55CDE" w:rsidP="00F31BDA">
      <w:pPr>
        <w:pStyle w:val="normal"/>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sz w:val="24"/>
          <w:szCs w:val="24"/>
          <w:lang w:val="en-US"/>
        </w:rPr>
        <w:t>l</w:t>
      </w:r>
      <w:r>
        <w:rPr>
          <w:rFonts w:ascii="Times New Roman" w:eastAsia="Times New Roman" w:hAnsi="Times New Roman" w:cs="Times New Roman"/>
          <w:sz w:val="24"/>
          <w:szCs w:val="24"/>
          <w:lang w:val="uk-UA"/>
        </w:rPr>
        <w:t>ab_1_</w:t>
      </w:r>
      <w:r>
        <w:rPr>
          <w:rFonts w:ascii="Times New Roman" w:eastAsia="Times New Roman" w:hAnsi="Times New Roman" w:cs="Times New Roman"/>
          <w:sz w:val="24"/>
          <w:szCs w:val="24"/>
          <w:lang w:val="en-US"/>
        </w:rPr>
        <w:t>t</w:t>
      </w:r>
      <w:r w:rsidR="004755D8" w:rsidRPr="007548F3">
        <w:rPr>
          <w:rFonts w:ascii="Times New Roman" w:eastAsia="Times New Roman" w:hAnsi="Times New Roman" w:cs="Times New Roman"/>
          <w:sz w:val="24"/>
          <w:szCs w:val="24"/>
          <w:lang w:val="uk-UA"/>
        </w:rPr>
        <w:t>ask_1</w:t>
      </w:r>
    </w:p>
    <w:p w:rsidR="00F31BDA" w:rsidRPr="007548F3" w:rsidRDefault="00F31BDA" w:rsidP="00F31BDA">
      <w:pPr>
        <w:pStyle w:val="normal"/>
        <w:numPr>
          <w:ilvl w:val="0"/>
          <w:numId w:val="3"/>
        </w:numPr>
        <w:pBdr>
          <w:top w:val="nil"/>
          <w:left w:val="nil"/>
          <w:bottom w:val="nil"/>
          <w:right w:val="nil"/>
          <w:between w:val="nil"/>
        </w:pBdr>
        <w:spacing w:line="240" w:lineRule="auto"/>
        <w:rPr>
          <w:color w:val="000000"/>
          <w:sz w:val="24"/>
          <w:szCs w:val="24"/>
          <w:lang w:val="uk-UA"/>
        </w:rPr>
      </w:pPr>
      <w:r w:rsidRPr="007548F3">
        <w:rPr>
          <w:rFonts w:ascii="Times New Roman" w:eastAsia="Times New Roman" w:hAnsi="Times New Roman" w:cs="Times New Roman"/>
          <w:color w:val="000000"/>
          <w:sz w:val="24"/>
          <w:szCs w:val="24"/>
          <w:lang w:val="uk-UA"/>
        </w:rPr>
        <w:t>Варіант завдання</w:t>
      </w:r>
      <w:r w:rsidRPr="007548F3">
        <w:rPr>
          <w:rFonts w:ascii="Times New Roman" w:eastAsia="Times New Roman" w:hAnsi="Times New Roman" w:cs="Times New Roman"/>
          <w:sz w:val="24"/>
          <w:szCs w:val="24"/>
          <w:lang w:val="uk-UA"/>
        </w:rPr>
        <w:t>:</w:t>
      </w:r>
      <w:r w:rsidR="004755D8" w:rsidRPr="007548F3">
        <w:rPr>
          <w:rFonts w:ascii="Times New Roman" w:eastAsia="Times New Roman" w:hAnsi="Times New Roman" w:cs="Times New Roman"/>
          <w:color w:val="000000"/>
          <w:sz w:val="24"/>
          <w:szCs w:val="24"/>
          <w:lang w:val="uk-UA"/>
        </w:rPr>
        <w:t xml:space="preserve"> 23</w:t>
      </w:r>
    </w:p>
    <w:p w:rsidR="00F31BDA" w:rsidRPr="007548F3" w:rsidRDefault="00F31BDA" w:rsidP="00F31BDA">
      <w:pPr>
        <w:pStyle w:val="normal"/>
        <w:numPr>
          <w:ilvl w:val="0"/>
          <w:numId w:val="3"/>
        </w:numPr>
        <w:pBdr>
          <w:top w:val="nil"/>
          <w:left w:val="nil"/>
          <w:bottom w:val="nil"/>
          <w:right w:val="nil"/>
          <w:between w:val="nil"/>
        </w:pBdr>
        <w:spacing w:line="240" w:lineRule="auto"/>
        <w:rPr>
          <w:color w:val="000000"/>
          <w:sz w:val="24"/>
          <w:szCs w:val="24"/>
          <w:lang w:val="uk-UA"/>
        </w:rPr>
      </w:pPr>
      <w:r w:rsidRPr="007548F3">
        <w:rPr>
          <w:rFonts w:ascii="Times New Roman" w:eastAsia="Times New Roman" w:hAnsi="Times New Roman" w:cs="Times New Roman"/>
          <w:color w:val="000000"/>
          <w:sz w:val="24"/>
          <w:szCs w:val="24"/>
          <w:lang w:val="uk-UA"/>
        </w:rPr>
        <w:t>Деталі завдання</w:t>
      </w:r>
      <w:r w:rsidRPr="007548F3">
        <w:rPr>
          <w:rFonts w:ascii="Times New Roman" w:eastAsia="Times New Roman" w:hAnsi="Times New Roman" w:cs="Times New Roman"/>
          <w:sz w:val="24"/>
          <w:szCs w:val="24"/>
          <w:lang w:val="uk-UA"/>
        </w:rPr>
        <w:t>:</w:t>
      </w:r>
    </w:p>
    <w:p w:rsidR="004755D8" w:rsidRPr="00250FD9" w:rsidRDefault="004755D8" w:rsidP="00A870E4">
      <w:pPr>
        <w:pStyle w:val="a9"/>
        <w:ind w:left="720"/>
        <w:rPr>
          <w:rStyle w:val="katex"/>
        </w:rPr>
      </w:pPr>
      <w:r w:rsidRPr="007548F3">
        <w:rPr>
          <w:lang w:val="uk-UA"/>
        </w:rPr>
        <w:t>Розробити програму мовою C++, яка обчислює значення заданого математичного виразу:</w:t>
      </w:r>
    </w:p>
    <w:p w:rsidR="00A870E4" w:rsidRPr="00250FD9" w:rsidRDefault="007130F5" w:rsidP="004755D8">
      <w:pPr>
        <w:ind w:left="720"/>
        <w:jc w:val="center"/>
        <w:rPr>
          <w:rFonts w:ascii="Times New Roman" w:hAnsi="Times New Roman" w:cs="Times New Roman"/>
          <w:sz w:val="32"/>
          <w:szCs w:val="24"/>
          <w:lang w:val="en-US"/>
        </w:rPr>
      </w:pPr>
      <m:oMath>
        <m:f>
          <m:fPr>
            <m:ctrlPr>
              <w:rPr>
                <w:rFonts w:ascii="Cambria Math" w:hAnsi="Cambria Math" w:cs="Times New Roman"/>
                <w:i/>
                <w:sz w:val="32"/>
                <w:szCs w:val="24"/>
                <w:lang w:val="en-US"/>
              </w:rPr>
            </m:ctrlPr>
          </m:fPr>
          <m:num>
            <m:sSup>
              <m:sSupPr>
                <m:ctrlPr>
                  <w:rPr>
                    <w:rFonts w:ascii="Cambria Math" w:hAnsi="Cambria Math" w:cs="Times New Roman"/>
                    <w:i/>
                    <w:sz w:val="32"/>
                    <w:szCs w:val="24"/>
                    <w:lang w:val="en-US"/>
                  </w:rPr>
                </m:ctrlPr>
              </m:sSupPr>
              <m:e>
                <m:r>
                  <w:rPr>
                    <w:rFonts w:ascii="Cambria Math" w:hAnsi="Cambria Math" w:cs="Times New Roman"/>
                    <w:sz w:val="32"/>
                    <w:szCs w:val="24"/>
                    <w:lang w:val="en-US"/>
                  </w:rPr>
                  <m:t>(a+b)</m:t>
                </m:r>
              </m:e>
              <m:sup>
                <m:r>
                  <w:rPr>
                    <w:rFonts w:ascii="Cambria Math" w:hAnsi="Cambria Math" w:cs="Times New Roman"/>
                    <w:sz w:val="32"/>
                    <w:szCs w:val="24"/>
                    <w:lang w:val="en-US"/>
                  </w:rPr>
                  <m:t>3</m:t>
                </m:r>
              </m:sup>
            </m:sSup>
            <m:r>
              <w:rPr>
                <w:rFonts w:ascii="Cambria Math" w:hAnsi="Cambria Math" w:cs="Times New Roman"/>
                <w:sz w:val="32"/>
                <w:szCs w:val="24"/>
                <w:lang w:val="en-US"/>
              </w:rPr>
              <m:t>-(</m:t>
            </m:r>
            <m:sSup>
              <m:sSupPr>
                <m:ctrlPr>
                  <w:rPr>
                    <w:rFonts w:ascii="Cambria Math" w:hAnsi="Cambria Math" w:cs="Times New Roman"/>
                    <w:i/>
                    <w:sz w:val="32"/>
                    <w:szCs w:val="24"/>
                    <w:lang w:val="en-US"/>
                  </w:rPr>
                </m:ctrlPr>
              </m:sSupPr>
              <m:e>
                <m:r>
                  <w:rPr>
                    <w:rFonts w:ascii="Cambria Math" w:hAnsi="Cambria Math" w:cs="Times New Roman"/>
                    <w:sz w:val="32"/>
                    <w:szCs w:val="24"/>
                    <w:lang w:val="en-US"/>
                  </w:rPr>
                  <m:t>a</m:t>
                </m:r>
              </m:e>
              <m:sup>
                <m:r>
                  <w:rPr>
                    <w:rFonts w:ascii="Cambria Math" w:hAnsi="Cambria Math" w:cs="Times New Roman"/>
                    <w:sz w:val="32"/>
                    <w:szCs w:val="24"/>
                    <w:lang w:val="en-US"/>
                  </w:rPr>
                  <m:t>3</m:t>
                </m:r>
              </m:sup>
            </m:sSup>
            <m:r>
              <w:rPr>
                <w:rFonts w:ascii="Cambria Math" w:hAnsi="Cambria Math" w:cs="Times New Roman"/>
                <w:sz w:val="32"/>
                <w:szCs w:val="24"/>
                <w:lang w:val="en-US"/>
              </w:rPr>
              <m:t>+3</m:t>
            </m:r>
            <m:sSup>
              <m:sSupPr>
                <m:ctrlPr>
                  <w:rPr>
                    <w:rFonts w:ascii="Cambria Math" w:hAnsi="Cambria Math" w:cs="Times New Roman"/>
                    <w:i/>
                    <w:sz w:val="32"/>
                    <w:szCs w:val="24"/>
                    <w:lang w:val="en-US"/>
                  </w:rPr>
                </m:ctrlPr>
              </m:sSupPr>
              <m:e>
                <m:r>
                  <w:rPr>
                    <w:rFonts w:ascii="Cambria Math" w:hAnsi="Cambria Math" w:cs="Times New Roman"/>
                    <w:sz w:val="32"/>
                    <w:szCs w:val="24"/>
                    <w:lang w:val="en-US"/>
                  </w:rPr>
                  <m:t>a</m:t>
                </m:r>
              </m:e>
              <m:sup>
                <m:r>
                  <w:rPr>
                    <w:rFonts w:ascii="Cambria Math" w:hAnsi="Cambria Math" w:cs="Times New Roman"/>
                    <w:sz w:val="32"/>
                    <w:szCs w:val="24"/>
                    <w:lang w:val="en-US"/>
                  </w:rPr>
                  <m:t>2</m:t>
                </m:r>
              </m:sup>
            </m:sSup>
            <m:r>
              <w:rPr>
                <w:rFonts w:ascii="Cambria Math" w:hAnsi="Cambria Math" w:cs="Times New Roman"/>
                <w:sz w:val="32"/>
                <w:szCs w:val="24"/>
                <w:lang w:val="en-US"/>
              </w:rPr>
              <m:t>b)</m:t>
            </m:r>
          </m:num>
          <m:den>
            <m:r>
              <w:rPr>
                <w:rFonts w:ascii="Cambria Math" w:hAnsi="Cambria Math" w:cs="Times New Roman"/>
                <w:sz w:val="32"/>
                <w:szCs w:val="24"/>
                <w:lang w:val="en-US"/>
              </w:rPr>
              <m:t>3a</m:t>
            </m:r>
            <m:sSup>
              <m:sSupPr>
                <m:ctrlPr>
                  <w:rPr>
                    <w:rFonts w:ascii="Cambria Math" w:hAnsi="Cambria Math" w:cs="Times New Roman"/>
                    <w:i/>
                    <w:sz w:val="32"/>
                    <w:szCs w:val="24"/>
                    <w:lang w:val="en-US"/>
                  </w:rPr>
                </m:ctrlPr>
              </m:sSupPr>
              <m:e>
                <m:r>
                  <w:rPr>
                    <w:rFonts w:ascii="Cambria Math" w:hAnsi="Cambria Math" w:cs="Times New Roman"/>
                    <w:sz w:val="32"/>
                    <w:szCs w:val="24"/>
                    <w:lang w:val="en-US"/>
                  </w:rPr>
                  <m:t>b</m:t>
                </m:r>
              </m:e>
              <m:sup>
                <m:r>
                  <w:rPr>
                    <w:rFonts w:ascii="Cambria Math" w:hAnsi="Cambria Math" w:cs="Times New Roman"/>
                    <w:sz w:val="32"/>
                    <w:szCs w:val="24"/>
                    <w:lang w:val="en-US"/>
                  </w:rPr>
                  <m:t>2</m:t>
                </m:r>
              </m:sup>
            </m:sSup>
            <m:r>
              <w:rPr>
                <w:rFonts w:ascii="Cambria Math" w:hAnsi="Cambria Math" w:cs="Times New Roman"/>
                <w:sz w:val="32"/>
                <w:szCs w:val="24"/>
                <w:lang w:val="en-US"/>
              </w:rPr>
              <m:t>+</m:t>
            </m:r>
            <m:sSup>
              <m:sSupPr>
                <m:ctrlPr>
                  <w:rPr>
                    <w:rFonts w:ascii="Cambria Math" w:hAnsi="Cambria Math" w:cs="Times New Roman"/>
                    <w:i/>
                    <w:sz w:val="32"/>
                    <w:szCs w:val="24"/>
                    <w:lang w:val="en-US"/>
                  </w:rPr>
                </m:ctrlPr>
              </m:sSupPr>
              <m:e>
                <m:r>
                  <w:rPr>
                    <w:rFonts w:ascii="Cambria Math" w:hAnsi="Cambria Math" w:cs="Times New Roman"/>
                    <w:sz w:val="32"/>
                    <w:szCs w:val="24"/>
                    <w:lang w:val="en-US"/>
                  </w:rPr>
                  <m:t>b</m:t>
                </m:r>
              </m:e>
              <m:sup>
                <m:r>
                  <w:rPr>
                    <w:rFonts w:ascii="Cambria Math" w:hAnsi="Cambria Math" w:cs="Times New Roman"/>
                    <w:sz w:val="32"/>
                    <w:szCs w:val="24"/>
                    <w:lang w:val="en-US"/>
                  </w:rPr>
                  <m:t>3</m:t>
                </m:r>
              </m:sup>
            </m:sSup>
          </m:den>
        </m:f>
      </m:oMath>
      <w:r w:rsidR="00250FD9" w:rsidRPr="00250FD9">
        <w:rPr>
          <w:rFonts w:ascii="Times New Roman" w:hAnsi="Times New Roman"/>
          <w:sz w:val="32"/>
          <w:szCs w:val="24"/>
        </w:rPr>
        <w:t xml:space="preserve">  </w:t>
      </w:r>
    </w:p>
    <w:p w:rsidR="004755D8" w:rsidRPr="007548F3" w:rsidRDefault="004755D8" w:rsidP="004755D8">
      <w:pPr>
        <w:pStyle w:val="a9"/>
        <w:ind w:left="720"/>
        <w:rPr>
          <w:lang w:val="uk-UA"/>
        </w:rPr>
      </w:pPr>
      <w:r w:rsidRPr="007548F3">
        <w:rPr>
          <w:lang w:val="uk-UA"/>
        </w:rPr>
        <w:t xml:space="preserve">при: </w:t>
      </w:r>
      <w:r w:rsidRPr="007548F3">
        <w:rPr>
          <w:rStyle w:val="katex"/>
          <w:lang w:val="uk-UA"/>
        </w:rPr>
        <w:t>a=1000, b=0.0001</w:t>
      </w:r>
      <w:r w:rsidRPr="007548F3">
        <w:rPr>
          <w:lang w:val="uk-UA"/>
        </w:rPr>
        <w:t xml:space="preserve"> </w:t>
      </w:r>
    </w:p>
    <w:p w:rsidR="004755D8" w:rsidRPr="007548F3" w:rsidRDefault="004755D8" w:rsidP="004755D8">
      <w:pPr>
        <w:pStyle w:val="a9"/>
        <w:ind w:left="720"/>
        <w:rPr>
          <w:lang w:val="uk-UA"/>
        </w:rPr>
      </w:pPr>
      <w:r w:rsidRPr="007548F3">
        <w:rPr>
          <w:lang w:val="uk-UA"/>
        </w:rPr>
        <w:t>Програма повинна виконати необхідні математичні операції та вивести отриманий результат у консоль.</w:t>
      </w:r>
    </w:p>
    <w:p w:rsidR="00F31BDA" w:rsidRPr="007548F3" w:rsidRDefault="00F31BDA" w:rsidP="00F31BDA">
      <w:pPr>
        <w:pStyle w:val="normal"/>
        <w:numPr>
          <w:ilvl w:val="0"/>
          <w:numId w:val="3"/>
        </w:numPr>
        <w:pBdr>
          <w:top w:val="nil"/>
          <w:left w:val="nil"/>
          <w:bottom w:val="nil"/>
          <w:right w:val="nil"/>
          <w:between w:val="nil"/>
        </w:pBdr>
        <w:spacing w:line="240" w:lineRule="auto"/>
        <w:rPr>
          <w:rFonts w:ascii="Times New Roman" w:hAnsi="Times New Roman" w:cs="Times New Roman"/>
          <w:color w:val="000000"/>
          <w:sz w:val="24"/>
          <w:szCs w:val="24"/>
          <w:lang w:val="uk-UA"/>
        </w:rPr>
      </w:pPr>
      <w:r w:rsidRPr="007548F3">
        <w:rPr>
          <w:rFonts w:ascii="Times New Roman" w:eastAsia="Times New Roman" w:hAnsi="Times New Roman" w:cs="Times New Roman"/>
          <w:color w:val="000000"/>
          <w:sz w:val="24"/>
          <w:szCs w:val="24"/>
          <w:lang w:val="uk-UA"/>
        </w:rPr>
        <w:t xml:space="preserve">Важливі деталі для врахування в імплементації програми: </w:t>
      </w:r>
    </w:p>
    <w:p w:rsidR="004755D8" w:rsidRPr="007548F3" w:rsidRDefault="004755D8" w:rsidP="004755D8">
      <w:pPr>
        <w:numPr>
          <w:ilvl w:val="1"/>
          <w:numId w:val="3"/>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використати відповідні типи даних для змінних </w:t>
      </w:r>
      <w:r w:rsidRPr="007548F3">
        <w:rPr>
          <w:rStyle w:val="HTML"/>
          <w:rFonts w:ascii="Times New Roman" w:eastAsia="Arial" w:hAnsi="Times New Roman" w:cs="Times New Roman"/>
          <w:sz w:val="24"/>
          <w:szCs w:val="24"/>
        </w:rPr>
        <w:t>a</w:t>
      </w:r>
      <w:r w:rsidRPr="007548F3">
        <w:rPr>
          <w:rFonts w:ascii="Times New Roman" w:hAnsi="Times New Roman" w:cs="Times New Roman"/>
          <w:sz w:val="24"/>
          <w:szCs w:val="24"/>
        </w:rPr>
        <w:t xml:space="preserve">, </w:t>
      </w:r>
      <w:r w:rsidRPr="007548F3">
        <w:rPr>
          <w:rStyle w:val="HTML"/>
          <w:rFonts w:ascii="Times New Roman" w:eastAsia="Arial" w:hAnsi="Times New Roman" w:cs="Times New Roman"/>
          <w:sz w:val="24"/>
          <w:szCs w:val="24"/>
        </w:rPr>
        <w:t>b</w:t>
      </w:r>
      <w:r w:rsidRPr="007548F3">
        <w:rPr>
          <w:rFonts w:ascii="Times New Roman" w:hAnsi="Times New Roman" w:cs="Times New Roman"/>
          <w:sz w:val="24"/>
          <w:szCs w:val="24"/>
        </w:rPr>
        <w:t xml:space="preserve"> та результату; </w:t>
      </w:r>
    </w:p>
    <w:p w:rsidR="004755D8" w:rsidRPr="007548F3" w:rsidRDefault="004755D8" w:rsidP="004755D8">
      <w:pPr>
        <w:numPr>
          <w:ilvl w:val="1"/>
          <w:numId w:val="3"/>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врахувати дробове значення </w:t>
      </w:r>
      <w:r w:rsidRPr="007548F3">
        <w:rPr>
          <w:rStyle w:val="HTML"/>
          <w:rFonts w:ascii="Times New Roman" w:eastAsia="Arial" w:hAnsi="Times New Roman" w:cs="Times New Roman"/>
          <w:sz w:val="24"/>
          <w:szCs w:val="24"/>
        </w:rPr>
        <w:t>b</w:t>
      </w:r>
      <w:r w:rsidRPr="007548F3">
        <w:rPr>
          <w:rFonts w:ascii="Times New Roman" w:hAnsi="Times New Roman" w:cs="Times New Roman"/>
          <w:sz w:val="24"/>
          <w:szCs w:val="24"/>
        </w:rPr>
        <w:t xml:space="preserve">; </w:t>
      </w:r>
    </w:p>
    <w:p w:rsidR="004755D8" w:rsidRPr="007548F3" w:rsidRDefault="004755D8" w:rsidP="004755D8">
      <w:pPr>
        <w:numPr>
          <w:ilvl w:val="1"/>
          <w:numId w:val="3"/>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реалізувати введення або задання необхідних значень; </w:t>
      </w:r>
    </w:p>
    <w:p w:rsidR="004755D8" w:rsidRPr="007548F3" w:rsidRDefault="004755D8" w:rsidP="004755D8">
      <w:pPr>
        <w:numPr>
          <w:ilvl w:val="1"/>
          <w:numId w:val="3"/>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правильно записати математичний вираз мовою C++; </w:t>
      </w:r>
    </w:p>
    <w:p w:rsidR="004755D8" w:rsidRPr="007548F3" w:rsidRDefault="004755D8" w:rsidP="004755D8">
      <w:pPr>
        <w:numPr>
          <w:ilvl w:val="1"/>
          <w:numId w:val="3"/>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виконати обчислення без сторонніх бібліотек, якщо вони не передбачені умовою; </w:t>
      </w:r>
    </w:p>
    <w:p w:rsidR="004755D8" w:rsidRPr="007548F3" w:rsidRDefault="004755D8" w:rsidP="004755D8">
      <w:pPr>
        <w:numPr>
          <w:ilvl w:val="1"/>
          <w:numId w:val="3"/>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вивести результат у консоль; </w:t>
      </w:r>
    </w:p>
    <w:p w:rsidR="004755D8" w:rsidRPr="007548F3" w:rsidRDefault="004755D8" w:rsidP="004755D8">
      <w:pPr>
        <w:numPr>
          <w:ilvl w:val="1"/>
          <w:numId w:val="3"/>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перевірити правильність роботи програми на заданих значеннях. </w:t>
      </w:r>
    </w:p>
    <w:p w:rsidR="00F31BDA" w:rsidRPr="007548F3" w:rsidRDefault="00B55CDE" w:rsidP="00F31BDA">
      <w:pPr>
        <w:pStyle w:val="normal"/>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sz w:val="24"/>
          <w:szCs w:val="24"/>
          <w:lang w:val="en-US"/>
        </w:rPr>
        <w:t>l</w:t>
      </w:r>
      <w:r>
        <w:rPr>
          <w:rFonts w:ascii="Times New Roman" w:eastAsia="Times New Roman" w:hAnsi="Times New Roman" w:cs="Times New Roman"/>
          <w:sz w:val="24"/>
          <w:szCs w:val="24"/>
          <w:lang w:val="uk-UA"/>
        </w:rPr>
        <w:t>ab_1_</w:t>
      </w:r>
      <w:r>
        <w:rPr>
          <w:rFonts w:ascii="Times New Roman" w:eastAsia="Times New Roman" w:hAnsi="Times New Roman" w:cs="Times New Roman"/>
          <w:sz w:val="24"/>
          <w:szCs w:val="24"/>
          <w:lang w:val="en-US"/>
        </w:rPr>
        <w:t>t</w:t>
      </w:r>
      <w:r w:rsidR="004755D8" w:rsidRPr="007548F3">
        <w:rPr>
          <w:rFonts w:ascii="Times New Roman" w:eastAsia="Times New Roman" w:hAnsi="Times New Roman" w:cs="Times New Roman"/>
          <w:sz w:val="24"/>
          <w:szCs w:val="24"/>
          <w:lang w:val="uk-UA"/>
        </w:rPr>
        <w:t>ask_2</w:t>
      </w:r>
    </w:p>
    <w:p w:rsidR="00F31BDA" w:rsidRPr="007548F3" w:rsidRDefault="00F31BDA" w:rsidP="00F31BDA">
      <w:pPr>
        <w:pStyle w:val="normal"/>
        <w:numPr>
          <w:ilvl w:val="0"/>
          <w:numId w:val="3"/>
        </w:numPr>
        <w:spacing w:line="240" w:lineRule="auto"/>
        <w:rPr>
          <w:sz w:val="24"/>
          <w:szCs w:val="24"/>
          <w:lang w:val="uk-UA"/>
        </w:rPr>
      </w:pPr>
      <w:r w:rsidRPr="007548F3">
        <w:rPr>
          <w:rFonts w:ascii="Times New Roman" w:eastAsia="Times New Roman" w:hAnsi="Times New Roman" w:cs="Times New Roman"/>
          <w:sz w:val="24"/>
          <w:szCs w:val="24"/>
          <w:lang w:val="uk-UA"/>
        </w:rPr>
        <w:t>Варіант завдання:</w:t>
      </w:r>
      <w:r w:rsidR="004755D8" w:rsidRPr="007548F3">
        <w:rPr>
          <w:rFonts w:ascii="Times New Roman" w:eastAsia="Times New Roman" w:hAnsi="Times New Roman" w:cs="Times New Roman"/>
          <w:sz w:val="24"/>
          <w:szCs w:val="24"/>
          <w:lang w:val="uk-UA"/>
        </w:rPr>
        <w:t xml:space="preserve"> 23</w:t>
      </w:r>
    </w:p>
    <w:p w:rsidR="00F31BDA" w:rsidRPr="007548F3" w:rsidRDefault="00F31BDA" w:rsidP="00F31BDA">
      <w:pPr>
        <w:pStyle w:val="normal"/>
        <w:numPr>
          <w:ilvl w:val="0"/>
          <w:numId w:val="3"/>
        </w:numPr>
        <w:spacing w:line="240" w:lineRule="auto"/>
        <w:rPr>
          <w:sz w:val="24"/>
          <w:szCs w:val="24"/>
          <w:lang w:val="uk-UA"/>
        </w:rPr>
      </w:pPr>
      <w:r w:rsidRPr="007548F3">
        <w:rPr>
          <w:rFonts w:ascii="Times New Roman" w:eastAsia="Times New Roman" w:hAnsi="Times New Roman" w:cs="Times New Roman"/>
          <w:sz w:val="24"/>
          <w:szCs w:val="24"/>
          <w:lang w:val="uk-UA"/>
        </w:rPr>
        <w:t>Деталі завдання:</w:t>
      </w:r>
    </w:p>
    <w:p w:rsidR="004755D8" w:rsidRPr="007548F3" w:rsidRDefault="004755D8" w:rsidP="004755D8">
      <w:pPr>
        <w:pStyle w:val="pdq2pgselectionanchorcontainer"/>
        <w:ind w:left="720"/>
        <w:rPr>
          <w:lang w:val="uk-UA"/>
        </w:rPr>
      </w:pPr>
      <w:r w:rsidRPr="007548F3">
        <w:rPr>
          <w:lang w:val="uk-UA"/>
        </w:rPr>
        <w:t>Розробити програму мовою C++, яка обчислює значення заданих виразів із використанням операцій інкременту, декременту та порівняння:</w:t>
      </w:r>
    </w:p>
    <w:p w:rsidR="004755D8" w:rsidRPr="007548F3" w:rsidRDefault="004755D8" w:rsidP="004755D8">
      <w:pPr>
        <w:pStyle w:val="HTML0"/>
        <w:ind w:left="720"/>
        <w:jc w:val="center"/>
        <w:rPr>
          <w:rStyle w:val="11"/>
          <w:lang w:val="uk-UA"/>
        </w:rPr>
      </w:pPr>
      <w:r w:rsidRPr="007548F3">
        <w:rPr>
          <w:rStyle w:val="11"/>
          <w:rFonts w:ascii="Times New Roman" w:hAnsi="Times New Roman"/>
          <w:sz w:val="24"/>
          <w:lang w:val="uk-UA"/>
        </w:rPr>
        <w:t>n</w:t>
      </w:r>
      <w:r w:rsidRPr="007548F3">
        <w:rPr>
          <w:rStyle w:val="v"/>
          <w:rFonts w:ascii="Times New Roman" w:hAnsi="Times New Roman"/>
          <w:sz w:val="24"/>
          <w:lang w:val="uk-UA"/>
        </w:rPr>
        <w:t>---</w:t>
      </w:r>
      <w:r w:rsidRPr="007548F3">
        <w:rPr>
          <w:rStyle w:val="11"/>
          <w:rFonts w:ascii="Times New Roman" w:hAnsi="Times New Roman"/>
          <w:sz w:val="24"/>
          <w:lang w:val="uk-UA"/>
        </w:rPr>
        <w:t>m</w:t>
      </w:r>
    </w:p>
    <w:p w:rsidR="004755D8" w:rsidRPr="007548F3" w:rsidRDefault="004755D8" w:rsidP="004755D8">
      <w:pPr>
        <w:pStyle w:val="HTML0"/>
        <w:ind w:left="720"/>
        <w:jc w:val="center"/>
        <w:rPr>
          <w:rStyle w:val="11"/>
          <w:lang w:val="uk-UA"/>
        </w:rPr>
      </w:pPr>
      <w:r w:rsidRPr="007548F3">
        <w:rPr>
          <w:rStyle w:val="11"/>
          <w:rFonts w:ascii="Times New Roman" w:hAnsi="Times New Roman"/>
          <w:sz w:val="24"/>
          <w:lang w:val="uk-UA"/>
        </w:rPr>
        <w:t>m</w:t>
      </w:r>
      <w:r w:rsidRPr="007548F3">
        <w:rPr>
          <w:rStyle w:val="v"/>
          <w:rFonts w:ascii="Times New Roman" w:hAnsi="Times New Roman"/>
          <w:sz w:val="24"/>
          <w:lang w:val="uk-UA"/>
        </w:rPr>
        <w:t>--&lt;</w:t>
      </w:r>
      <w:r w:rsidRPr="007548F3">
        <w:rPr>
          <w:rStyle w:val="11"/>
          <w:rFonts w:ascii="Times New Roman" w:hAnsi="Times New Roman"/>
          <w:sz w:val="24"/>
          <w:lang w:val="uk-UA"/>
        </w:rPr>
        <w:t>n</w:t>
      </w:r>
    </w:p>
    <w:p w:rsidR="004755D8" w:rsidRPr="007548F3" w:rsidRDefault="004755D8" w:rsidP="004755D8">
      <w:pPr>
        <w:pStyle w:val="HTML0"/>
        <w:ind w:left="720"/>
        <w:jc w:val="center"/>
        <w:rPr>
          <w:lang w:val="uk-UA"/>
        </w:rPr>
      </w:pPr>
      <w:r w:rsidRPr="007548F3">
        <w:rPr>
          <w:rStyle w:val="11"/>
          <w:rFonts w:ascii="Times New Roman" w:hAnsi="Times New Roman"/>
          <w:sz w:val="24"/>
          <w:lang w:val="uk-UA"/>
        </w:rPr>
        <w:t>n</w:t>
      </w:r>
      <w:r w:rsidRPr="007548F3">
        <w:rPr>
          <w:rStyle w:val="v"/>
          <w:rFonts w:ascii="Times New Roman" w:hAnsi="Times New Roman"/>
          <w:sz w:val="24"/>
          <w:lang w:val="uk-UA"/>
        </w:rPr>
        <w:t>++&gt;</w:t>
      </w:r>
      <w:r w:rsidRPr="007548F3">
        <w:rPr>
          <w:rStyle w:val="11"/>
          <w:rFonts w:ascii="Times New Roman" w:hAnsi="Times New Roman"/>
          <w:sz w:val="24"/>
          <w:lang w:val="uk-UA"/>
        </w:rPr>
        <w:t>m</w:t>
      </w:r>
    </w:p>
    <w:p w:rsidR="004755D8" w:rsidRPr="007548F3" w:rsidRDefault="004755D8" w:rsidP="004755D8">
      <w:pPr>
        <w:pStyle w:val="a9"/>
        <w:ind w:left="720"/>
        <w:rPr>
          <w:lang w:val="uk-UA"/>
        </w:rPr>
      </w:pPr>
      <w:r w:rsidRPr="007548F3">
        <w:rPr>
          <w:lang w:val="uk-UA"/>
        </w:rPr>
        <w:t xml:space="preserve">Під час виконання кожного виразу необхідно враховувати порядок виконання операцій та зміну значень змінних </w:t>
      </w:r>
      <w:r w:rsidRPr="007548F3">
        <w:rPr>
          <w:rStyle w:val="HTML"/>
          <w:rFonts w:ascii="Times New Roman" w:hAnsi="Times New Roman"/>
          <w:sz w:val="24"/>
          <w:lang w:val="uk-UA"/>
        </w:rPr>
        <w:t>n</w:t>
      </w:r>
      <w:r w:rsidRPr="007548F3">
        <w:rPr>
          <w:lang w:val="uk-UA"/>
        </w:rPr>
        <w:t xml:space="preserve"> і </w:t>
      </w:r>
      <w:r w:rsidRPr="007548F3">
        <w:rPr>
          <w:rStyle w:val="HTML"/>
          <w:rFonts w:ascii="Times New Roman" w:hAnsi="Times New Roman"/>
          <w:sz w:val="24"/>
          <w:lang w:val="uk-UA"/>
        </w:rPr>
        <w:t>m</w:t>
      </w:r>
      <w:r w:rsidRPr="007548F3">
        <w:rPr>
          <w:lang w:val="uk-UA"/>
        </w:rPr>
        <w:t>.</w:t>
      </w:r>
    </w:p>
    <w:p w:rsidR="00F31BDA" w:rsidRPr="007548F3" w:rsidRDefault="00F31BDA" w:rsidP="00F31BDA">
      <w:pPr>
        <w:pStyle w:val="normal"/>
        <w:numPr>
          <w:ilvl w:val="0"/>
          <w:numId w:val="3"/>
        </w:numPr>
        <w:spacing w:line="240" w:lineRule="auto"/>
        <w:rPr>
          <w:sz w:val="24"/>
          <w:szCs w:val="24"/>
          <w:lang w:val="uk-UA"/>
        </w:rPr>
      </w:pPr>
      <w:r w:rsidRPr="007548F3">
        <w:rPr>
          <w:rFonts w:ascii="Times New Roman" w:eastAsia="Times New Roman" w:hAnsi="Times New Roman" w:cs="Times New Roman"/>
          <w:sz w:val="24"/>
          <w:szCs w:val="24"/>
          <w:lang w:val="uk-UA"/>
        </w:rPr>
        <w:t xml:space="preserve">Важливі деталі для врахування в імплементації програми: </w:t>
      </w:r>
    </w:p>
    <w:p w:rsidR="004755D8" w:rsidRPr="007548F3" w:rsidRDefault="004755D8" w:rsidP="004755D8">
      <w:pPr>
        <w:pStyle w:val="a8"/>
        <w:numPr>
          <w:ilvl w:val="1"/>
          <w:numId w:val="3"/>
        </w:numPr>
        <w:spacing w:line="240" w:lineRule="auto"/>
        <w:rPr>
          <w:rFonts w:ascii="Times New Roman" w:eastAsia="Times New Roman" w:hAnsi="Times New Roman" w:cs="Times New Roman"/>
          <w:sz w:val="24"/>
          <w:szCs w:val="24"/>
        </w:rPr>
      </w:pPr>
      <w:r w:rsidRPr="007548F3">
        <w:rPr>
          <w:rFonts w:ascii="Times New Roman" w:eastAsia="Times New Roman" w:hAnsi="Times New Roman" w:cs="Times New Roman"/>
          <w:sz w:val="24"/>
          <w:szCs w:val="24"/>
        </w:rPr>
        <w:t xml:space="preserve"> використати цілочисельні змінні </w:t>
      </w:r>
      <w:r w:rsidRPr="007548F3">
        <w:rPr>
          <w:rFonts w:ascii="Times New Roman" w:eastAsia="Times New Roman" w:hAnsi="Times New Roman" w:cs="Courier New"/>
          <w:sz w:val="24"/>
        </w:rPr>
        <w:t>n</w:t>
      </w:r>
      <w:r w:rsidRPr="007548F3">
        <w:rPr>
          <w:rFonts w:ascii="Times New Roman" w:eastAsia="Times New Roman" w:hAnsi="Times New Roman" w:cs="Times New Roman"/>
          <w:sz w:val="24"/>
          <w:szCs w:val="24"/>
        </w:rPr>
        <w:t xml:space="preserve"> та </w:t>
      </w:r>
      <w:r w:rsidRPr="007548F3">
        <w:rPr>
          <w:rFonts w:ascii="Times New Roman" w:eastAsia="Times New Roman" w:hAnsi="Times New Roman" w:cs="Courier New"/>
          <w:sz w:val="24"/>
        </w:rPr>
        <w:t>m</w:t>
      </w:r>
      <w:r w:rsidRPr="007548F3">
        <w:rPr>
          <w:rFonts w:ascii="Times New Roman" w:eastAsia="Times New Roman" w:hAnsi="Times New Roman" w:cs="Times New Roman"/>
          <w:sz w:val="24"/>
          <w:szCs w:val="24"/>
        </w:rPr>
        <w:t xml:space="preserve">; </w:t>
      </w:r>
    </w:p>
    <w:p w:rsidR="004755D8" w:rsidRPr="007548F3" w:rsidRDefault="004755D8" w:rsidP="004755D8">
      <w:pPr>
        <w:pStyle w:val="a8"/>
        <w:numPr>
          <w:ilvl w:val="1"/>
          <w:numId w:val="3"/>
        </w:numPr>
        <w:spacing w:line="240" w:lineRule="auto"/>
        <w:rPr>
          <w:rFonts w:ascii="Times New Roman" w:eastAsia="Times New Roman" w:hAnsi="Times New Roman" w:cs="Times New Roman"/>
          <w:sz w:val="24"/>
          <w:szCs w:val="24"/>
        </w:rPr>
      </w:pPr>
      <w:r w:rsidRPr="007548F3">
        <w:rPr>
          <w:rFonts w:ascii="Times New Roman" w:eastAsia="Times New Roman" w:hAnsi="Times New Roman" w:cs="Times New Roman"/>
          <w:sz w:val="24"/>
          <w:szCs w:val="24"/>
        </w:rPr>
        <w:t xml:space="preserve"> окремо перевірити кожен із трьох виразів; </w:t>
      </w:r>
    </w:p>
    <w:p w:rsidR="004755D8" w:rsidRPr="007548F3" w:rsidRDefault="004755D8" w:rsidP="004755D8">
      <w:pPr>
        <w:pStyle w:val="a8"/>
        <w:numPr>
          <w:ilvl w:val="1"/>
          <w:numId w:val="3"/>
        </w:numPr>
        <w:spacing w:line="240" w:lineRule="auto"/>
        <w:rPr>
          <w:rFonts w:ascii="Times New Roman" w:eastAsia="Times New Roman" w:hAnsi="Times New Roman" w:cs="Times New Roman"/>
          <w:sz w:val="24"/>
          <w:szCs w:val="24"/>
        </w:rPr>
      </w:pPr>
      <w:r w:rsidRPr="007548F3">
        <w:rPr>
          <w:rFonts w:ascii="Times New Roman" w:eastAsia="Times New Roman" w:hAnsi="Times New Roman" w:cs="Times New Roman"/>
          <w:sz w:val="24"/>
          <w:szCs w:val="24"/>
        </w:rPr>
        <w:t xml:space="preserve"> врахувати різницю між префіксними та постфіксними операціями; </w:t>
      </w:r>
    </w:p>
    <w:p w:rsidR="004755D8" w:rsidRPr="007548F3" w:rsidRDefault="004755D8" w:rsidP="004755D8">
      <w:pPr>
        <w:pStyle w:val="a8"/>
        <w:numPr>
          <w:ilvl w:val="1"/>
          <w:numId w:val="3"/>
        </w:numPr>
        <w:spacing w:line="240" w:lineRule="auto"/>
        <w:rPr>
          <w:rFonts w:ascii="Times New Roman" w:eastAsia="Times New Roman" w:hAnsi="Times New Roman" w:cs="Times New Roman"/>
          <w:sz w:val="24"/>
          <w:szCs w:val="24"/>
        </w:rPr>
      </w:pPr>
      <w:r w:rsidRPr="007548F3">
        <w:rPr>
          <w:rFonts w:ascii="Times New Roman" w:eastAsia="Times New Roman" w:hAnsi="Times New Roman" w:cs="Times New Roman"/>
          <w:sz w:val="24"/>
          <w:szCs w:val="24"/>
        </w:rPr>
        <w:t xml:space="preserve"> вивести результат кожного виразу; </w:t>
      </w:r>
    </w:p>
    <w:p w:rsidR="004755D8" w:rsidRPr="007548F3" w:rsidRDefault="004755D8" w:rsidP="004755D8">
      <w:pPr>
        <w:pStyle w:val="a8"/>
        <w:numPr>
          <w:ilvl w:val="1"/>
          <w:numId w:val="3"/>
        </w:numPr>
        <w:spacing w:line="240" w:lineRule="auto"/>
        <w:rPr>
          <w:rFonts w:ascii="Times New Roman" w:eastAsia="Times New Roman" w:hAnsi="Times New Roman" w:cs="Times New Roman"/>
          <w:sz w:val="24"/>
          <w:szCs w:val="24"/>
        </w:rPr>
      </w:pPr>
      <w:r w:rsidRPr="007548F3">
        <w:rPr>
          <w:rFonts w:ascii="Times New Roman" w:eastAsia="Times New Roman" w:hAnsi="Times New Roman" w:cs="Times New Roman"/>
          <w:sz w:val="24"/>
          <w:szCs w:val="24"/>
        </w:rPr>
        <w:lastRenderedPageBreak/>
        <w:t xml:space="preserve"> показати значення </w:t>
      </w:r>
      <w:r w:rsidRPr="007548F3">
        <w:rPr>
          <w:rFonts w:ascii="Times New Roman" w:eastAsia="Times New Roman" w:hAnsi="Times New Roman" w:cs="Courier New"/>
          <w:sz w:val="24"/>
        </w:rPr>
        <w:t>n</w:t>
      </w:r>
      <w:r w:rsidRPr="007548F3">
        <w:rPr>
          <w:rFonts w:ascii="Times New Roman" w:eastAsia="Times New Roman" w:hAnsi="Times New Roman" w:cs="Times New Roman"/>
          <w:sz w:val="24"/>
          <w:szCs w:val="24"/>
        </w:rPr>
        <w:t xml:space="preserve"> та </w:t>
      </w:r>
      <w:r w:rsidRPr="007548F3">
        <w:rPr>
          <w:rFonts w:ascii="Times New Roman" w:eastAsia="Times New Roman" w:hAnsi="Times New Roman" w:cs="Courier New"/>
          <w:sz w:val="24"/>
        </w:rPr>
        <w:t>m</w:t>
      </w:r>
      <w:r w:rsidRPr="007548F3">
        <w:rPr>
          <w:rFonts w:ascii="Times New Roman" w:eastAsia="Times New Roman" w:hAnsi="Times New Roman" w:cs="Times New Roman"/>
          <w:sz w:val="24"/>
          <w:szCs w:val="24"/>
        </w:rPr>
        <w:t xml:space="preserve"> до і після виконання операції; </w:t>
      </w:r>
    </w:p>
    <w:p w:rsidR="004755D8" w:rsidRPr="007548F3" w:rsidRDefault="004755D8" w:rsidP="004755D8">
      <w:pPr>
        <w:pStyle w:val="a8"/>
        <w:numPr>
          <w:ilvl w:val="1"/>
          <w:numId w:val="3"/>
        </w:numPr>
        <w:spacing w:line="240" w:lineRule="auto"/>
        <w:rPr>
          <w:rFonts w:ascii="Times New Roman" w:eastAsia="Times New Roman" w:hAnsi="Times New Roman" w:cs="Times New Roman"/>
          <w:sz w:val="24"/>
          <w:szCs w:val="24"/>
        </w:rPr>
      </w:pPr>
      <w:r w:rsidRPr="007548F3">
        <w:rPr>
          <w:rFonts w:ascii="Times New Roman" w:eastAsia="Times New Roman" w:hAnsi="Times New Roman" w:cs="Times New Roman"/>
          <w:sz w:val="24"/>
          <w:szCs w:val="24"/>
        </w:rPr>
        <w:t xml:space="preserve"> врахувати, що результат операції порівняння має значення </w:t>
      </w:r>
      <w:r w:rsidRPr="007548F3">
        <w:rPr>
          <w:rFonts w:ascii="Times New Roman" w:eastAsia="Times New Roman" w:hAnsi="Times New Roman" w:cs="Courier New"/>
          <w:sz w:val="24"/>
        </w:rPr>
        <w:t>1</w:t>
      </w:r>
      <w:r w:rsidRPr="007548F3">
        <w:rPr>
          <w:rFonts w:ascii="Times New Roman" w:eastAsia="Times New Roman" w:hAnsi="Times New Roman" w:cs="Times New Roman"/>
          <w:sz w:val="24"/>
          <w:szCs w:val="24"/>
        </w:rPr>
        <w:t xml:space="preserve"> або </w:t>
      </w:r>
      <w:r w:rsidRPr="007548F3">
        <w:rPr>
          <w:rFonts w:ascii="Times New Roman" w:eastAsia="Times New Roman" w:hAnsi="Times New Roman" w:cs="Courier New"/>
          <w:sz w:val="24"/>
        </w:rPr>
        <w:t>0</w:t>
      </w:r>
      <w:r w:rsidRPr="007548F3">
        <w:rPr>
          <w:rFonts w:ascii="Times New Roman" w:eastAsia="Times New Roman" w:hAnsi="Times New Roman" w:cs="Times New Roman"/>
          <w:sz w:val="24"/>
          <w:szCs w:val="24"/>
        </w:rPr>
        <w:t xml:space="preserve">; </w:t>
      </w:r>
    </w:p>
    <w:p w:rsidR="004755D8" w:rsidRPr="007548F3" w:rsidRDefault="004755D8" w:rsidP="004755D8">
      <w:pPr>
        <w:pStyle w:val="normal"/>
        <w:numPr>
          <w:ilvl w:val="1"/>
          <w:numId w:val="3"/>
        </w:numPr>
        <w:rPr>
          <w:rFonts w:ascii="Times New Roman" w:eastAsia="Times New Roman" w:hAnsi="Times New Roman" w:cs="Times New Roman"/>
          <w:sz w:val="24"/>
          <w:szCs w:val="24"/>
          <w:shd w:val="clear" w:color="auto" w:fill="FFF2CC"/>
          <w:lang w:val="uk-UA"/>
        </w:rPr>
      </w:pPr>
      <w:r w:rsidRPr="007548F3">
        <w:rPr>
          <w:rFonts w:ascii="Times New Roman" w:eastAsia="Times New Roman" w:hAnsi="Times New Roman" w:cs="Times New Roman"/>
          <w:sz w:val="24"/>
          <w:szCs w:val="24"/>
          <w:lang w:val="uk-UA"/>
        </w:rPr>
        <w:t xml:space="preserve"> врахувати пріоритет операторів.</w:t>
      </w:r>
    </w:p>
    <w:p w:rsidR="00F31BDA" w:rsidRPr="007548F3" w:rsidRDefault="004755D8" w:rsidP="004755D8">
      <w:pPr>
        <w:pStyle w:val="normal"/>
        <w:rPr>
          <w:rFonts w:ascii="Times New Roman" w:eastAsia="Times New Roman" w:hAnsi="Times New Roman" w:cs="Times New Roman"/>
          <w:sz w:val="24"/>
          <w:szCs w:val="24"/>
          <w:shd w:val="clear" w:color="auto" w:fill="FFF2CC"/>
          <w:lang w:val="uk-UA"/>
        </w:rPr>
      </w:pPr>
      <w:r w:rsidRPr="007548F3">
        <w:rPr>
          <w:rFonts w:ascii="Times New Roman" w:eastAsia="Times New Roman" w:hAnsi="Times New Roman" w:cs="Times New Roman"/>
          <w:sz w:val="24"/>
          <w:szCs w:val="24"/>
          <w:lang w:val="uk-UA"/>
        </w:rPr>
        <w:t>Практичне завдання “Аналізатор надійності пароля”</w:t>
      </w:r>
    </w:p>
    <w:p w:rsidR="00F31BDA" w:rsidRPr="007548F3" w:rsidRDefault="00F31BDA" w:rsidP="004755D8">
      <w:pPr>
        <w:pStyle w:val="normal"/>
        <w:numPr>
          <w:ilvl w:val="0"/>
          <w:numId w:val="3"/>
        </w:numPr>
        <w:spacing w:before="240" w:line="240" w:lineRule="auto"/>
        <w:rPr>
          <w:sz w:val="24"/>
          <w:szCs w:val="24"/>
          <w:lang w:val="uk-UA"/>
        </w:rPr>
      </w:pPr>
      <w:r w:rsidRPr="007548F3">
        <w:rPr>
          <w:rFonts w:ascii="Times New Roman" w:eastAsia="Times New Roman" w:hAnsi="Times New Roman" w:cs="Times New Roman"/>
          <w:sz w:val="24"/>
          <w:szCs w:val="24"/>
          <w:lang w:val="uk-UA"/>
        </w:rPr>
        <w:t>Деталі завдання:</w:t>
      </w:r>
    </w:p>
    <w:p w:rsidR="004755D8" w:rsidRPr="007548F3" w:rsidRDefault="004755D8" w:rsidP="004755D8">
      <w:pPr>
        <w:pStyle w:val="a9"/>
        <w:ind w:left="720"/>
        <w:rPr>
          <w:lang w:val="uk-UA"/>
        </w:rPr>
      </w:pPr>
      <w:r w:rsidRPr="007548F3">
        <w:rPr>
          <w:lang w:val="uk-UA"/>
        </w:rPr>
        <w:t>Розробити програму мовою C++, яка аналізує характеристики пароля, не зчитуючи сам пароль.</w:t>
      </w:r>
    </w:p>
    <w:p w:rsidR="004755D8" w:rsidRPr="007548F3" w:rsidRDefault="004755D8" w:rsidP="004755D8">
      <w:pPr>
        <w:pStyle w:val="a9"/>
        <w:ind w:left="720"/>
        <w:rPr>
          <w:lang w:val="uk-UA"/>
        </w:rPr>
      </w:pPr>
      <w:r w:rsidRPr="007548F3">
        <w:rPr>
          <w:lang w:val="uk-UA"/>
        </w:rPr>
        <w:t>Користувач вводить:</w:t>
      </w:r>
    </w:p>
    <w:p w:rsidR="004755D8" w:rsidRPr="007548F3" w:rsidRDefault="004755D8" w:rsidP="004755D8">
      <w:pPr>
        <w:numPr>
          <w:ilvl w:val="0"/>
          <w:numId w:val="29"/>
        </w:numPr>
        <w:tabs>
          <w:tab w:val="clear" w:pos="720"/>
          <w:tab w:val="num" w:pos="1440"/>
        </w:tabs>
        <w:spacing w:before="100" w:beforeAutospacing="1" w:after="100" w:afterAutospacing="1" w:line="240" w:lineRule="auto"/>
        <w:ind w:left="1440"/>
        <w:rPr>
          <w:rFonts w:ascii="Times New Roman" w:hAnsi="Times New Roman" w:cs="Times New Roman"/>
          <w:sz w:val="24"/>
          <w:szCs w:val="24"/>
        </w:rPr>
      </w:pPr>
      <w:r w:rsidRPr="007548F3">
        <w:rPr>
          <w:rFonts w:ascii="Times New Roman" w:hAnsi="Times New Roman" w:cs="Times New Roman"/>
          <w:sz w:val="24"/>
          <w:szCs w:val="24"/>
        </w:rPr>
        <w:t xml:space="preserve">довжину пароля; </w:t>
      </w:r>
    </w:p>
    <w:p w:rsidR="004755D8" w:rsidRPr="007548F3" w:rsidRDefault="004755D8" w:rsidP="004755D8">
      <w:pPr>
        <w:numPr>
          <w:ilvl w:val="0"/>
          <w:numId w:val="29"/>
        </w:numPr>
        <w:tabs>
          <w:tab w:val="clear" w:pos="720"/>
          <w:tab w:val="num" w:pos="1440"/>
        </w:tabs>
        <w:spacing w:before="100" w:beforeAutospacing="1" w:after="100" w:afterAutospacing="1" w:line="240" w:lineRule="auto"/>
        <w:ind w:left="1440"/>
      </w:pPr>
      <w:r w:rsidRPr="007548F3">
        <w:rPr>
          <w:rFonts w:ascii="Times New Roman" w:hAnsi="Times New Roman" w:cs="Times New Roman"/>
          <w:sz w:val="24"/>
          <w:szCs w:val="24"/>
        </w:rPr>
        <w:t>наявність цифр</w:t>
      </w:r>
      <w:r w:rsidRPr="007548F3">
        <w:rPr>
          <w:rFonts w:ascii="Times New Roman" w:hAnsi="Times New Roman"/>
          <w:sz w:val="24"/>
        </w:rPr>
        <w:t xml:space="preserve"> (</w:t>
      </w:r>
      <w:r w:rsidRPr="007548F3">
        <w:rPr>
          <w:rStyle w:val="HTML"/>
          <w:rFonts w:ascii="Times New Roman" w:eastAsia="Arial" w:hAnsi="Times New Roman"/>
          <w:sz w:val="24"/>
        </w:rPr>
        <w:t>y/n</w:t>
      </w:r>
      <w:r w:rsidRPr="007548F3">
        <w:rPr>
          <w:rFonts w:ascii="Times New Roman" w:hAnsi="Times New Roman"/>
          <w:sz w:val="24"/>
        </w:rPr>
        <w:t xml:space="preserve">); </w:t>
      </w:r>
    </w:p>
    <w:p w:rsidR="004755D8" w:rsidRPr="007548F3" w:rsidRDefault="004755D8" w:rsidP="004755D8">
      <w:pPr>
        <w:numPr>
          <w:ilvl w:val="0"/>
          <w:numId w:val="29"/>
        </w:numPr>
        <w:tabs>
          <w:tab w:val="clear" w:pos="720"/>
          <w:tab w:val="num" w:pos="1440"/>
        </w:tabs>
        <w:spacing w:before="100" w:beforeAutospacing="1" w:after="100" w:afterAutospacing="1" w:line="240" w:lineRule="auto"/>
        <w:ind w:left="1440"/>
      </w:pPr>
      <w:r w:rsidRPr="007548F3">
        <w:rPr>
          <w:rFonts w:ascii="Times New Roman" w:hAnsi="Times New Roman" w:cs="Times New Roman"/>
          <w:sz w:val="24"/>
          <w:szCs w:val="24"/>
        </w:rPr>
        <w:t>наявність великих літер</w:t>
      </w:r>
      <w:r w:rsidRPr="007548F3">
        <w:rPr>
          <w:rFonts w:ascii="Times New Roman" w:hAnsi="Times New Roman"/>
          <w:sz w:val="24"/>
        </w:rPr>
        <w:t xml:space="preserve"> (</w:t>
      </w:r>
      <w:r w:rsidRPr="007548F3">
        <w:rPr>
          <w:rStyle w:val="HTML"/>
          <w:rFonts w:ascii="Times New Roman" w:eastAsia="Arial" w:hAnsi="Times New Roman"/>
          <w:sz w:val="24"/>
        </w:rPr>
        <w:t>y/n</w:t>
      </w:r>
      <w:r w:rsidRPr="007548F3">
        <w:rPr>
          <w:rFonts w:ascii="Times New Roman" w:hAnsi="Times New Roman"/>
          <w:sz w:val="24"/>
        </w:rPr>
        <w:t xml:space="preserve">); </w:t>
      </w:r>
    </w:p>
    <w:p w:rsidR="004755D8" w:rsidRPr="007548F3" w:rsidRDefault="004755D8" w:rsidP="004755D8">
      <w:pPr>
        <w:numPr>
          <w:ilvl w:val="0"/>
          <w:numId w:val="29"/>
        </w:numPr>
        <w:tabs>
          <w:tab w:val="clear" w:pos="720"/>
          <w:tab w:val="num" w:pos="1440"/>
        </w:tabs>
        <w:spacing w:before="100" w:beforeAutospacing="1" w:after="100" w:afterAutospacing="1" w:line="240" w:lineRule="auto"/>
        <w:ind w:left="1440"/>
      </w:pPr>
      <w:r w:rsidRPr="007548F3">
        <w:rPr>
          <w:rFonts w:ascii="Times New Roman" w:hAnsi="Times New Roman" w:cs="Times New Roman"/>
          <w:sz w:val="24"/>
          <w:szCs w:val="24"/>
        </w:rPr>
        <w:t>наявність спеціальних символів</w:t>
      </w:r>
      <w:r w:rsidRPr="007548F3">
        <w:rPr>
          <w:rFonts w:ascii="Times New Roman" w:hAnsi="Times New Roman"/>
          <w:sz w:val="24"/>
        </w:rPr>
        <w:t xml:space="preserve"> (</w:t>
      </w:r>
      <w:r w:rsidRPr="007548F3">
        <w:rPr>
          <w:rStyle w:val="HTML"/>
          <w:rFonts w:ascii="Times New Roman" w:eastAsia="Arial" w:hAnsi="Times New Roman"/>
          <w:sz w:val="24"/>
        </w:rPr>
        <w:t>y/n</w:t>
      </w:r>
      <w:r w:rsidRPr="007548F3">
        <w:rPr>
          <w:rFonts w:ascii="Times New Roman" w:hAnsi="Times New Roman"/>
          <w:sz w:val="24"/>
        </w:rPr>
        <w:t xml:space="preserve">). </w:t>
      </w:r>
    </w:p>
    <w:p w:rsidR="004755D8" w:rsidRPr="007548F3" w:rsidRDefault="004755D8" w:rsidP="004755D8">
      <w:pPr>
        <w:pStyle w:val="a9"/>
        <w:ind w:left="720"/>
        <w:rPr>
          <w:lang w:val="uk-UA"/>
        </w:rPr>
      </w:pPr>
      <w:r w:rsidRPr="007548F3">
        <w:rPr>
          <w:lang w:val="uk-UA"/>
        </w:rPr>
        <w:t>Програма визначає, чи проходить пароль мінімальні вимоги, встановлює рівень його надійності від 1 до 5 та виводить відповідну рекомендацію.</w:t>
      </w:r>
    </w:p>
    <w:p w:rsidR="00F31BDA" w:rsidRPr="007548F3" w:rsidRDefault="00F31BDA" w:rsidP="004755D8">
      <w:pPr>
        <w:pStyle w:val="normal"/>
        <w:numPr>
          <w:ilvl w:val="0"/>
          <w:numId w:val="27"/>
        </w:numPr>
        <w:spacing w:line="240" w:lineRule="auto"/>
        <w:rPr>
          <w:sz w:val="24"/>
          <w:szCs w:val="24"/>
          <w:lang w:val="uk-UA"/>
        </w:rPr>
      </w:pPr>
      <w:r w:rsidRPr="007548F3">
        <w:rPr>
          <w:rFonts w:ascii="Times New Roman" w:eastAsia="Times New Roman" w:hAnsi="Times New Roman" w:cs="Times New Roman"/>
          <w:sz w:val="24"/>
          <w:szCs w:val="24"/>
          <w:lang w:val="uk-UA"/>
        </w:rPr>
        <w:t xml:space="preserve">Важливі деталі для врахування в імплементації програми: </w:t>
      </w:r>
    </w:p>
    <w:p w:rsidR="004755D8" w:rsidRPr="007548F3" w:rsidRDefault="004755D8" w:rsidP="004755D8">
      <w:pPr>
        <w:pStyle w:val="a8"/>
        <w:numPr>
          <w:ilvl w:val="1"/>
          <w:numId w:val="27"/>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використати </w:t>
      </w:r>
      <w:r w:rsidRPr="007548F3">
        <w:rPr>
          <w:rStyle w:val="HTML"/>
          <w:rFonts w:ascii="Times New Roman" w:eastAsia="Arial" w:hAnsi="Times New Roman" w:cs="Times New Roman"/>
          <w:sz w:val="24"/>
          <w:szCs w:val="24"/>
        </w:rPr>
        <w:t>if else</w:t>
      </w:r>
      <w:r w:rsidRPr="007548F3">
        <w:rPr>
          <w:rFonts w:ascii="Times New Roman" w:hAnsi="Times New Roman" w:cs="Times New Roman"/>
          <w:sz w:val="24"/>
          <w:szCs w:val="24"/>
        </w:rPr>
        <w:t xml:space="preserve"> для перевірки мінімальних вимог; </w:t>
      </w:r>
    </w:p>
    <w:p w:rsidR="004755D8" w:rsidRPr="007548F3" w:rsidRDefault="004755D8" w:rsidP="004755D8">
      <w:pPr>
        <w:pStyle w:val="a8"/>
        <w:numPr>
          <w:ilvl w:val="1"/>
          <w:numId w:val="27"/>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використати </w:t>
      </w:r>
      <w:r w:rsidRPr="007548F3">
        <w:rPr>
          <w:rStyle w:val="HTML"/>
          <w:rFonts w:ascii="Times New Roman" w:eastAsia="Arial" w:hAnsi="Times New Roman" w:cs="Times New Roman"/>
          <w:sz w:val="24"/>
          <w:szCs w:val="24"/>
        </w:rPr>
        <w:t>if / else if</w:t>
      </w:r>
      <w:r w:rsidRPr="007548F3">
        <w:rPr>
          <w:rFonts w:ascii="Times New Roman" w:hAnsi="Times New Roman" w:cs="Times New Roman"/>
          <w:sz w:val="24"/>
          <w:szCs w:val="24"/>
        </w:rPr>
        <w:t xml:space="preserve"> для визначення рівня надійності; </w:t>
      </w:r>
    </w:p>
    <w:p w:rsidR="004755D8" w:rsidRPr="007548F3" w:rsidRDefault="004755D8" w:rsidP="004755D8">
      <w:pPr>
        <w:pStyle w:val="a8"/>
        <w:numPr>
          <w:ilvl w:val="1"/>
          <w:numId w:val="27"/>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використати </w:t>
      </w:r>
      <w:r w:rsidRPr="007548F3">
        <w:rPr>
          <w:rStyle w:val="HTML"/>
          <w:rFonts w:ascii="Times New Roman" w:eastAsia="Arial" w:hAnsi="Times New Roman" w:cs="Times New Roman"/>
          <w:sz w:val="24"/>
          <w:szCs w:val="24"/>
        </w:rPr>
        <w:t>switch case</w:t>
      </w:r>
      <w:r w:rsidRPr="007548F3">
        <w:rPr>
          <w:rFonts w:ascii="Times New Roman" w:hAnsi="Times New Roman" w:cs="Times New Roman"/>
          <w:sz w:val="24"/>
          <w:szCs w:val="24"/>
        </w:rPr>
        <w:t xml:space="preserve"> для виведення рекомендації; </w:t>
      </w:r>
    </w:p>
    <w:p w:rsidR="004755D8" w:rsidRPr="007548F3" w:rsidRDefault="004755D8" w:rsidP="004755D8">
      <w:pPr>
        <w:pStyle w:val="a8"/>
        <w:numPr>
          <w:ilvl w:val="1"/>
          <w:numId w:val="27"/>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використати логічні оператори </w:t>
      </w:r>
      <w:r w:rsidRPr="007548F3">
        <w:rPr>
          <w:rStyle w:val="HTML"/>
          <w:rFonts w:ascii="Times New Roman" w:eastAsia="Arial" w:hAnsi="Times New Roman" w:cs="Times New Roman"/>
          <w:sz w:val="24"/>
          <w:szCs w:val="24"/>
        </w:rPr>
        <w:t>AND</w:t>
      </w:r>
      <w:r w:rsidRPr="007548F3">
        <w:rPr>
          <w:rFonts w:ascii="Times New Roman" w:hAnsi="Times New Roman" w:cs="Times New Roman"/>
          <w:sz w:val="24"/>
          <w:szCs w:val="24"/>
        </w:rPr>
        <w:t xml:space="preserve">, </w:t>
      </w:r>
      <w:r w:rsidRPr="007548F3">
        <w:rPr>
          <w:rStyle w:val="HTML"/>
          <w:rFonts w:ascii="Times New Roman" w:eastAsia="Arial" w:hAnsi="Times New Roman" w:cs="Times New Roman"/>
          <w:sz w:val="24"/>
          <w:szCs w:val="24"/>
        </w:rPr>
        <w:t>OR</w:t>
      </w:r>
      <w:r w:rsidRPr="007548F3">
        <w:rPr>
          <w:rFonts w:ascii="Times New Roman" w:hAnsi="Times New Roman" w:cs="Times New Roman"/>
          <w:sz w:val="24"/>
          <w:szCs w:val="24"/>
        </w:rPr>
        <w:t xml:space="preserve"> та </w:t>
      </w:r>
      <w:r w:rsidRPr="007548F3">
        <w:rPr>
          <w:rStyle w:val="HTML"/>
          <w:rFonts w:ascii="Times New Roman" w:eastAsia="Arial" w:hAnsi="Times New Roman" w:cs="Times New Roman"/>
          <w:sz w:val="24"/>
          <w:szCs w:val="24"/>
        </w:rPr>
        <w:t>NOT</w:t>
      </w:r>
      <w:r w:rsidRPr="007548F3">
        <w:rPr>
          <w:rFonts w:ascii="Times New Roman" w:hAnsi="Times New Roman" w:cs="Times New Roman"/>
          <w:sz w:val="24"/>
          <w:szCs w:val="24"/>
        </w:rPr>
        <w:t xml:space="preserve">; </w:t>
      </w:r>
    </w:p>
    <w:p w:rsidR="004755D8" w:rsidRPr="007548F3" w:rsidRDefault="004755D8" w:rsidP="004755D8">
      <w:pPr>
        <w:pStyle w:val="a8"/>
        <w:numPr>
          <w:ilvl w:val="1"/>
          <w:numId w:val="27"/>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перевіряти довжину пароля в межах від 1 до 64; </w:t>
      </w:r>
    </w:p>
    <w:p w:rsidR="004755D8" w:rsidRPr="007548F3" w:rsidRDefault="004755D8" w:rsidP="004755D8">
      <w:pPr>
        <w:pStyle w:val="a8"/>
        <w:numPr>
          <w:ilvl w:val="1"/>
          <w:numId w:val="27"/>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перевіряти, що відповіді на запитання про типи символів є лише </w:t>
      </w:r>
      <w:r w:rsidRPr="007548F3">
        <w:rPr>
          <w:rStyle w:val="HTML"/>
          <w:rFonts w:ascii="Times New Roman" w:eastAsia="Arial" w:hAnsi="Times New Roman" w:cs="Times New Roman"/>
          <w:sz w:val="24"/>
          <w:szCs w:val="24"/>
        </w:rPr>
        <w:t>y</w:t>
      </w:r>
      <w:r w:rsidRPr="007548F3">
        <w:rPr>
          <w:rFonts w:ascii="Times New Roman" w:hAnsi="Times New Roman" w:cs="Times New Roman"/>
          <w:sz w:val="24"/>
          <w:szCs w:val="24"/>
        </w:rPr>
        <w:t xml:space="preserve"> або </w:t>
      </w:r>
      <w:r w:rsidRPr="007548F3">
        <w:rPr>
          <w:rStyle w:val="HTML"/>
          <w:rFonts w:ascii="Times New Roman" w:eastAsia="Arial" w:hAnsi="Times New Roman" w:cs="Times New Roman"/>
          <w:sz w:val="24"/>
          <w:szCs w:val="24"/>
        </w:rPr>
        <w:t>n</w:t>
      </w:r>
      <w:r w:rsidRPr="007548F3">
        <w:rPr>
          <w:rFonts w:ascii="Times New Roman" w:hAnsi="Times New Roman" w:cs="Times New Roman"/>
          <w:sz w:val="24"/>
          <w:szCs w:val="24"/>
        </w:rPr>
        <w:t xml:space="preserve">; </w:t>
      </w:r>
    </w:p>
    <w:p w:rsidR="004755D8" w:rsidRPr="007548F3" w:rsidRDefault="004755D8" w:rsidP="004755D8">
      <w:pPr>
        <w:pStyle w:val="a8"/>
        <w:numPr>
          <w:ilvl w:val="1"/>
          <w:numId w:val="27"/>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не використовувати цикли для повторного введення; </w:t>
      </w:r>
    </w:p>
    <w:p w:rsidR="004755D8" w:rsidRPr="007548F3" w:rsidRDefault="004755D8" w:rsidP="004755D8">
      <w:pPr>
        <w:pStyle w:val="a8"/>
        <w:numPr>
          <w:ilvl w:val="1"/>
          <w:numId w:val="27"/>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кожна гілка </w:t>
      </w:r>
      <w:r w:rsidRPr="007548F3">
        <w:rPr>
          <w:rStyle w:val="HTML"/>
          <w:rFonts w:ascii="Times New Roman" w:eastAsia="Arial" w:hAnsi="Times New Roman" w:cs="Times New Roman"/>
          <w:sz w:val="24"/>
          <w:szCs w:val="24"/>
        </w:rPr>
        <w:t>switch</w:t>
      </w:r>
      <w:r w:rsidRPr="007548F3">
        <w:rPr>
          <w:rFonts w:ascii="Times New Roman" w:hAnsi="Times New Roman" w:cs="Times New Roman"/>
          <w:sz w:val="24"/>
          <w:szCs w:val="24"/>
        </w:rPr>
        <w:t xml:space="preserve"> повинна містити </w:t>
      </w:r>
      <w:r w:rsidRPr="007548F3">
        <w:rPr>
          <w:rStyle w:val="HTML"/>
          <w:rFonts w:ascii="Times New Roman" w:eastAsia="Arial" w:hAnsi="Times New Roman" w:cs="Times New Roman"/>
          <w:sz w:val="24"/>
          <w:szCs w:val="24"/>
        </w:rPr>
        <w:t>break</w:t>
      </w:r>
      <w:r w:rsidRPr="007548F3">
        <w:rPr>
          <w:rFonts w:ascii="Times New Roman" w:hAnsi="Times New Roman" w:cs="Times New Roman"/>
          <w:sz w:val="24"/>
          <w:szCs w:val="24"/>
        </w:rPr>
        <w:t xml:space="preserve">; </w:t>
      </w:r>
    </w:p>
    <w:p w:rsidR="004755D8" w:rsidRPr="007548F3" w:rsidRDefault="004755D8" w:rsidP="004755D8">
      <w:pPr>
        <w:pStyle w:val="a8"/>
        <w:numPr>
          <w:ilvl w:val="1"/>
          <w:numId w:val="27"/>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передбачити гілку </w:t>
      </w:r>
      <w:r w:rsidRPr="007548F3">
        <w:rPr>
          <w:rStyle w:val="HTML"/>
          <w:rFonts w:ascii="Times New Roman" w:eastAsia="Arial" w:hAnsi="Times New Roman" w:cs="Times New Roman"/>
          <w:sz w:val="24"/>
          <w:szCs w:val="24"/>
        </w:rPr>
        <w:t>default</w:t>
      </w:r>
      <w:r w:rsidRPr="007548F3">
        <w:rPr>
          <w:rFonts w:ascii="Times New Roman" w:hAnsi="Times New Roman" w:cs="Times New Roman"/>
          <w:sz w:val="24"/>
          <w:szCs w:val="24"/>
        </w:rPr>
        <w:t xml:space="preserve">; </w:t>
      </w:r>
    </w:p>
    <w:p w:rsidR="004755D8" w:rsidRPr="007548F3" w:rsidRDefault="004755D8" w:rsidP="004755D8">
      <w:pPr>
        <w:pStyle w:val="a8"/>
        <w:numPr>
          <w:ilvl w:val="1"/>
          <w:numId w:val="27"/>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прокоментувати код; </w:t>
      </w:r>
    </w:p>
    <w:p w:rsidR="004755D8" w:rsidRPr="007548F3" w:rsidRDefault="004755D8" w:rsidP="004755D8">
      <w:pPr>
        <w:pStyle w:val="a8"/>
        <w:numPr>
          <w:ilvl w:val="1"/>
          <w:numId w:val="27"/>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пройти всі 16 тест-кейсів. </w:t>
      </w:r>
    </w:p>
    <w:p w:rsidR="004755D8" w:rsidRPr="007548F3" w:rsidRDefault="004755D8" w:rsidP="004755D8">
      <w:p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algotester_lab1v2</w:t>
      </w:r>
    </w:p>
    <w:p w:rsidR="004755D8" w:rsidRPr="007548F3" w:rsidRDefault="004755D8" w:rsidP="004755D8">
      <w:pPr>
        <w:pStyle w:val="a8"/>
        <w:numPr>
          <w:ilvl w:val="0"/>
          <w:numId w:val="27"/>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Варіант завдання: 2</w:t>
      </w:r>
    </w:p>
    <w:p w:rsidR="004755D8" w:rsidRPr="007548F3" w:rsidRDefault="004755D8" w:rsidP="004755D8">
      <w:pPr>
        <w:pStyle w:val="a8"/>
        <w:numPr>
          <w:ilvl w:val="0"/>
          <w:numId w:val="27"/>
        </w:numPr>
        <w:spacing w:before="100" w:beforeAutospacing="1" w:after="100" w:afterAutospacing="1" w:line="240" w:lineRule="auto"/>
        <w:rPr>
          <w:rFonts w:ascii="Times New Roman" w:hAnsi="Times New Roman" w:cs="Times New Roman"/>
          <w:sz w:val="24"/>
          <w:szCs w:val="24"/>
        </w:rPr>
      </w:pPr>
      <w:r w:rsidRPr="007548F3">
        <w:rPr>
          <w:rFonts w:ascii="Times New Roman" w:hAnsi="Times New Roman" w:cs="Times New Roman"/>
          <w:sz w:val="24"/>
          <w:szCs w:val="24"/>
        </w:rPr>
        <w:t xml:space="preserve">Деталі завдання: </w:t>
      </w:r>
    </w:p>
    <w:p w:rsidR="004755D8" w:rsidRPr="007548F3" w:rsidRDefault="004755D8" w:rsidP="004755D8">
      <w:pPr>
        <w:pStyle w:val="a9"/>
        <w:ind w:left="720"/>
        <w:rPr>
          <w:lang w:val="uk-UA"/>
        </w:rPr>
      </w:pPr>
      <w:r w:rsidRPr="007548F3">
        <w:rPr>
          <w:lang w:val="uk-UA"/>
        </w:rPr>
        <w:t>Розробити програму, яка визначає, чи після послідовного відпилювання заданих довжин від чотирьох ніжок стіл залишиться цілим та паралельним підлозі.</w:t>
      </w:r>
    </w:p>
    <w:p w:rsidR="004755D8" w:rsidRPr="007548F3" w:rsidRDefault="004755D8" w:rsidP="004755D8">
      <w:pPr>
        <w:pStyle w:val="a9"/>
        <w:ind w:left="720"/>
        <w:rPr>
          <w:lang w:val="uk-UA"/>
        </w:rPr>
      </w:pPr>
      <w:r w:rsidRPr="007548F3">
        <w:rPr>
          <w:lang w:val="uk-UA"/>
        </w:rPr>
        <w:t>Вхідні дані:</w:t>
      </w:r>
    </w:p>
    <w:p w:rsidR="004755D8" w:rsidRPr="007548F3" w:rsidRDefault="004755D8" w:rsidP="004755D8">
      <w:pPr>
        <w:numPr>
          <w:ilvl w:val="0"/>
          <w:numId w:val="31"/>
        </w:numPr>
        <w:tabs>
          <w:tab w:val="clear" w:pos="720"/>
          <w:tab w:val="num" w:pos="1440"/>
        </w:tabs>
        <w:spacing w:before="100" w:beforeAutospacing="1" w:after="100" w:afterAutospacing="1" w:line="240" w:lineRule="auto"/>
        <w:ind w:left="1440"/>
      </w:pPr>
      <w:r w:rsidRPr="007548F3">
        <w:rPr>
          <w:rFonts w:ascii="Times New Roman" w:hAnsi="Times New Roman"/>
          <w:sz w:val="24"/>
        </w:rPr>
        <w:t xml:space="preserve">чотири цілі числа </w:t>
      </w:r>
      <w:r w:rsidRPr="007548F3">
        <w:rPr>
          <w:rStyle w:val="HTML"/>
          <w:rFonts w:ascii="Times New Roman" w:eastAsia="Arial" w:hAnsi="Times New Roman"/>
          <w:sz w:val="24"/>
        </w:rPr>
        <w:t>h</w:t>
      </w:r>
      <w:r w:rsidRPr="007548F3">
        <w:rPr>
          <w:rStyle w:val="HTML"/>
          <w:rFonts w:ascii="Times New Roman" w:eastAsia="Arial" w:hAnsi="Times New Roman" w:cs="Cambria Math"/>
          <w:sz w:val="24"/>
        </w:rPr>
        <w:t>₁</w:t>
      </w:r>
      <w:r w:rsidRPr="007548F3">
        <w:rPr>
          <w:rStyle w:val="HTML"/>
          <w:rFonts w:ascii="Times New Roman" w:eastAsia="Arial" w:hAnsi="Times New Roman"/>
          <w:sz w:val="24"/>
        </w:rPr>
        <w:t>, h</w:t>
      </w:r>
      <w:r w:rsidRPr="007548F3">
        <w:rPr>
          <w:rStyle w:val="HTML"/>
          <w:rFonts w:ascii="Times New Roman" w:eastAsia="Arial" w:hAnsi="Times New Roman" w:cs="Cambria Math"/>
          <w:sz w:val="24"/>
        </w:rPr>
        <w:t>₂</w:t>
      </w:r>
      <w:r w:rsidRPr="007548F3">
        <w:rPr>
          <w:rStyle w:val="HTML"/>
          <w:rFonts w:ascii="Times New Roman" w:eastAsia="Arial" w:hAnsi="Times New Roman"/>
          <w:sz w:val="24"/>
        </w:rPr>
        <w:t>, h</w:t>
      </w:r>
      <w:r w:rsidRPr="007548F3">
        <w:rPr>
          <w:rStyle w:val="HTML"/>
          <w:rFonts w:ascii="Times New Roman" w:eastAsia="Arial" w:hAnsi="Times New Roman" w:cs="Cambria Math"/>
          <w:sz w:val="24"/>
        </w:rPr>
        <w:t>₃</w:t>
      </w:r>
      <w:r w:rsidRPr="007548F3">
        <w:rPr>
          <w:rStyle w:val="HTML"/>
          <w:rFonts w:ascii="Times New Roman" w:eastAsia="Arial" w:hAnsi="Times New Roman"/>
          <w:sz w:val="24"/>
        </w:rPr>
        <w:t>, h</w:t>
      </w:r>
      <w:r w:rsidRPr="007548F3">
        <w:rPr>
          <w:rStyle w:val="HTML"/>
          <w:rFonts w:ascii="Times New Roman" w:eastAsia="Arial" w:hAnsi="Times New Roman" w:cs="Cambria Math"/>
          <w:sz w:val="24"/>
        </w:rPr>
        <w:t>₄</w:t>
      </w:r>
      <w:r w:rsidRPr="007548F3">
        <w:rPr>
          <w:rFonts w:ascii="Times New Roman" w:hAnsi="Times New Roman"/>
          <w:sz w:val="24"/>
        </w:rPr>
        <w:t xml:space="preserve"> — початкові довжини ніжок; </w:t>
      </w:r>
    </w:p>
    <w:p w:rsidR="004755D8" w:rsidRPr="007548F3" w:rsidRDefault="004755D8" w:rsidP="004755D8">
      <w:pPr>
        <w:numPr>
          <w:ilvl w:val="0"/>
          <w:numId w:val="31"/>
        </w:numPr>
        <w:tabs>
          <w:tab w:val="clear" w:pos="720"/>
          <w:tab w:val="num" w:pos="1440"/>
        </w:tabs>
        <w:spacing w:before="100" w:beforeAutospacing="1" w:after="100" w:afterAutospacing="1" w:line="240" w:lineRule="auto"/>
        <w:ind w:left="1440"/>
      </w:pPr>
      <w:r w:rsidRPr="007548F3">
        <w:rPr>
          <w:rFonts w:ascii="Times New Roman" w:hAnsi="Times New Roman"/>
          <w:sz w:val="24"/>
        </w:rPr>
        <w:t xml:space="preserve">чотири цілі числа </w:t>
      </w:r>
      <w:r w:rsidRPr="007548F3">
        <w:rPr>
          <w:rStyle w:val="HTML"/>
          <w:rFonts w:ascii="Times New Roman" w:eastAsia="Arial" w:hAnsi="Times New Roman"/>
          <w:sz w:val="24"/>
        </w:rPr>
        <w:t>d</w:t>
      </w:r>
      <w:r w:rsidRPr="007548F3">
        <w:rPr>
          <w:rStyle w:val="HTML"/>
          <w:rFonts w:ascii="Times New Roman" w:eastAsia="Arial" w:hAnsi="Times New Roman" w:cs="Cambria Math"/>
          <w:sz w:val="24"/>
        </w:rPr>
        <w:t>₁</w:t>
      </w:r>
      <w:r w:rsidRPr="007548F3">
        <w:rPr>
          <w:rStyle w:val="HTML"/>
          <w:rFonts w:ascii="Times New Roman" w:eastAsia="Arial" w:hAnsi="Times New Roman"/>
          <w:sz w:val="24"/>
        </w:rPr>
        <w:t>, d</w:t>
      </w:r>
      <w:r w:rsidRPr="007548F3">
        <w:rPr>
          <w:rStyle w:val="HTML"/>
          <w:rFonts w:ascii="Times New Roman" w:eastAsia="Arial" w:hAnsi="Times New Roman" w:cs="Cambria Math"/>
          <w:sz w:val="24"/>
        </w:rPr>
        <w:t>₂</w:t>
      </w:r>
      <w:r w:rsidRPr="007548F3">
        <w:rPr>
          <w:rStyle w:val="HTML"/>
          <w:rFonts w:ascii="Times New Roman" w:eastAsia="Arial" w:hAnsi="Times New Roman"/>
          <w:sz w:val="24"/>
        </w:rPr>
        <w:t>, d</w:t>
      </w:r>
      <w:r w:rsidRPr="007548F3">
        <w:rPr>
          <w:rStyle w:val="HTML"/>
          <w:rFonts w:ascii="Times New Roman" w:eastAsia="Arial" w:hAnsi="Times New Roman" w:cs="Cambria Math"/>
          <w:sz w:val="24"/>
        </w:rPr>
        <w:t>₃</w:t>
      </w:r>
      <w:r w:rsidRPr="007548F3">
        <w:rPr>
          <w:rStyle w:val="HTML"/>
          <w:rFonts w:ascii="Times New Roman" w:eastAsia="Arial" w:hAnsi="Times New Roman"/>
          <w:sz w:val="24"/>
        </w:rPr>
        <w:t>, d</w:t>
      </w:r>
      <w:r w:rsidRPr="007548F3">
        <w:rPr>
          <w:rStyle w:val="HTML"/>
          <w:rFonts w:ascii="Times New Roman" w:eastAsia="Arial" w:hAnsi="Times New Roman" w:cs="Cambria Math"/>
          <w:sz w:val="24"/>
        </w:rPr>
        <w:t>₄</w:t>
      </w:r>
      <w:r w:rsidRPr="007548F3">
        <w:rPr>
          <w:rFonts w:ascii="Times New Roman" w:hAnsi="Times New Roman"/>
          <w:sz w:val="24"/>
        </w:rPr>
        <w:t xml:space="preserve"> — довжини, які відпилюються від відповідних ніжок. </w:t>
      </w:r>
    </w:p>
    <w:p w:rsidR="004755D8" w:rsidRPr="007548F3" w:rsidRDefault="004755D8" w:rsidP="004755D8">
      <w:pPr>
        <w:pStyle w:val="a9"/>
        <w:ind w:left="720"/>
        <w:rPr>
          <w:lang w:val="uk-UA"/>
        </w:rPr>
      </w:pPr>
      <w:r w:rsidRPr="007548F3">
        <w:rPr>
          <w:lang w:val="uk-UA"/>
        </w:rPr>
        <w:t>Після кожного відпилювання необхідно враховувати поточні довжини ніжок. Якщо в певний момент найдовша ніжка стає у 2 або більше разів довшою за найкоротшу, стіл перевертається.</w:t>
      </w:r>
    </w:p>
    <w:p w:rsidR="004755D8" w:rsidRPr="007548F3" w:rsidRDefault="004755D8" w:rsidP="004755D8">
      <w:pPr>
        <w:pStyle w:val="a9"/>
        <w:ind w:left="720"/>
        <w:rPr>
          <w:lang w:val="uk-UA"/>
        </w:rPr>
      </w:pPr>
      <w:r w:rsidRPr="007548F3">
        <w:rPr>
          <w:lang w:val="uk-UA"/>
        </w:rPr>
        <w:lastRenderedPageBreak/>
        <w:t xml:space="preserve">Якщо довжина відпилювання більша за довжину відповідної ніжки, необхідно вивести </w:t>
      </w:r>
      <w:r w:rsidRPr="007548F3">
        <w:rPr>
          <w:rStyle w:val="HTML"/>
          <w:rFonts w:ascii="Times New Roman" w:hAnsi="Times New Roman"/>
          <w:sz w:val="24"/>
          <w:lang w:val="uk-UA"/>
        </w:rPr>
        <w:t>ERROR</w:t>
      </w:r>
      <w:r w:rsidRPr="007548F3">
        <w:rPr>
          <w:lang w:val="uk-UA"/>
        </w:rPr>
        <w:t>.</w:t>
      </w:r>
    </w:p>
    <w:p w:rsidR="004755D8" w:rsidRPr="007548F3" w:rsidRDefault="004755D8" w:rsidP="004755D8">
      <w:pPr>
        <w:pStyle w:val="a9"/>
        <w:ind w:left="720"/>
        <w:rPr>
          <w:b/>
          <w:lang w:val="uk-UA"/>
        </w:rPr>
      </w:pPr>
      <w:r w:rsidRPr="007548F3">
        <w:rPr>
          <w:rStyle w:val="a7"/>
          <w:b w:val="0"/>
          <w:lang w:val="uk-UA"/>
        </w:rPr>
        <w:t>Результат:</w:t>
      </w:r>
    </w:p>
    <w:p w:rsidR="004755D8" w:rsidRPr="007548F3" w:rsidRDefault="004755D8" w:rsidP="004755D8">
      <w:pPr>
        <w:numPr>
          <w:ilvl w:val="0"/>
          <w:numId w:val="38"/>
        </w:numPr>
        <w:spacing w:before="100" w:beforeAutospacing="1" w:after="100" w:afterAutospacing="1" w:line="240" w:lineRule="auto"/>
      </w:pPr>
      <w:r w:rsidRPr="007548F3">
        <w:rPr>
          <w:rStyle w:val="HTML"/>
          <w:rFonts w:ascii="Times New Roman" w:eastAsia="Arial" w:hAnsi="Times New Roman"/>
          <w:sz w:val="24"/>
        </w:rPr>
        <w:t>YES</w:t>
      </w:r>
      <w:r w:rsidRPr="007548F3">
        <w:rPr>
          <w:rFonts w:ascii="Times New Roman" w:hAnsi="Times New Roman"/>
          <w:sz w:val="24"/>
        </w:rPr>
        <w:t xml:space="preserve"> — якщо після всіх операцій стіл залишається паралельним підлозі та найменша ніжка не дорівнює нулю; </w:t>
      </w:r>
    </w:p>
    <w:p w:rsidR="004755D8" w:rsidRPr="007548F3" w:rsidRDefault="004755D8" w:rsidP="004755D8">
      <w:pPr>
        <w:numPr>
          <w:ilvl w:val="0"/>
          <w:numId w:val="38"/>
        </w:numPr>
        <w:spacing w:before="100" w:beforeAutospacing="1" w:after="100" w:afterAutospacing="1" w:line="240" w:lineRule="auto"/>
      </w:pPr>
      <w:r w:rsidRPr="007548F3">
        <w:rPr>
          <w:rStyle w:val="HTML"/>
          <w:rFonts w:ascii="Times New Roman" w:eastAsia="Arial" w:hAnsi="Times New Roman"/>
          <w:sz w:val="24"/>
        </w:rPr>
        <w:t>ERROR</w:t>
      </w:r>
      <w:r w:rsidRPr="007548F3">
        <w:rPr>
          <w:rFonts w:ascii="Times New Roman" w:hAnsi="Times New Roman"/>
          <w:sz w:val="24"/>
        </w:rPr>
        <w:t xml:space="preserve"> — якщо довжина відпилювання більша за довжину відповідної ніжки; </w:t>
      </w:r>
    </w:p>
    <w:p w:rsidR="004755D8" w:rsidRPr="007548F3" w:rsidRDefault="004755D8" w:rsidP="004755D8">
      <w:pPr>
        <w:numPr>
          <w:ilvl w:val="0"/>
          <w:numId w:val="38"/>
        </w:numPr>
        <w:spacing w:before="100" w:beforeAutospacing="1" w:after="100" w:afterAutospacing="1" w:line="240" w:lineRule="auto"/>
      </w:pPr>
      <w:r w:rsidRPr="007548F3">
        <w:rPr>
          <w:rStyle w:val="HTML"/>
          <w:rFonts w:ascii="Times New Roman" w:eastAsia="Arial" w:hAnsi="Times New Roman"/>
          <w:sz w:val="24"/>
        </w:rPr>
        <w:t>NO</w:t>
      </w:r>
      <w:r w:rsidRPr="007548F3">
        <w:rPr>
          <w:rFonts w:ascii="Times New Roman" w:hAnsi="Times New Roman"/>
          <w:sz w:val="24"/>
        </w:rPr>
        <w:t xml:space="preserve"> — в інших випадках. </w:t>
      </w:r>
    </w:p>
    <w:p w:rsidR="004755D8" w:rsidRPr="007548F3" w:rsidRDefault="004755D8" w:rsidP="004755D8">
      <w:pPr>
        <w:pStyle w:val="normal"/>
        <w:numPr>
          <w:ilvl w:val="0"/>
          <w:numId w:val="39"/>
        </w:numPr>
        <w:spacing w:line="240" w:lineRule="auto"/>
        <w:rPr>
          <w:sz w:val="24"/>
          <w:szCs w:val="24"/>
          <w:lang w:val="uk-UA"/>
        </w:rPr>
      </w:pPr>
      <w:r w:rsidRPr="007548F3">
        <w:rPr>
          <w:rFonts w:ascii="Times New Roman" w:eastAsia="Times New Roman" w:hAnsi="Times New Roman" w:cs="Times New Roman"/>
          <w:sz w:val="24"/>
          <w:szCs w:val="24"/>
          <w:lang w:val="uk-UA"/>
        </w:rPr>
        <w:t xml:space="preserve">Важливі деталі для врахування в імплементації програми: </w:t>
      </w:r>
    </w:p>
    <w:p w:rsidR="004755D8" w:rsidRPr="007548F3" w:rsidRDefault="004755D8" w:rsidP="004755D8">
      <w:pPr>
        <w:numPr>
          <w:ilvl w:val="1"/>
          <w:numId w:val="39"/>
        </w:numPr>
        <w:spacing w:before="100" w:beforeAutospacing="1" w:after="100" w:afterAutospacing="1" w:line="240" w:lineRule="auto"/>
      </w:pPr>
      <w:r w:rsidRPr="007548F3">
        <w:rPr>
          <w:rFonts w:ascii="Times New Roman" w:hAnsi="Times New Roman"/>
          <w:sz w:val="24"/>
        </w:rPr>
        <w:t xml:space="preserve">перевіряти коректність кожного відпилювання; </w:t>
      </w:r>
    </w:p>
    <w:p w:rsidR="004755D8" w:rsidRPr="007548F3" w:rsidRDefault="004755D8" w:rsidP="004755D8">
      <w:pPr>
        <w:numPr>
          <w:ilvl w:val="1"/>
          <w:numId w:val="39"/>
        </w:numPr>
        <w:spacing w:before="100" w:beforeAutospacing="1" w:after="100" w:afterAutospacing="1" w:line="240" w:lineRule="auto"/>
      </w:pPr>
      <w:r w:rsidRPr="007548F3">
        <w:rPr>
          <w:rFonts w:ascii="Times New Roman" w:hAnsi="Times New Roman"/>
          <w:sz w:val="24"/>
        </w:rPr>
        <w:t xml:space="preserve">враховувати проміжні стани столу після кожної операції; </w:t>
      </w:r>
    </w:p>
    <w:p w:rsidR="004755D8" w:rsidRPr="007548F3" w:rsidRDefault="004755D8" w:rsidP="004755D8">
      <w:pPr>
        <w:numPr>
          <w:ilvl w:val="1"/>
          <w:numId w:val="39"/>
        </w:numPr>
        <w:spacing w:before="100" w:beforeAutospacing="1" w:after="100" w:afterAutospacing="1" w:line="240" w:lineRule="auto"/>
      </w:pPr>
      <w:r w:rsidRPr="007548F3">
        <w:rPr>
          <w:rFonts w:ascii="Times New Roman" w:hAnsi="Times New Roman"/>
          <w:sz w:val="24"/>
        </w:rPr>
        <w:t xml:space="preserve">після кожного відпилювання визначати максимальну та мінімальну довжину ніжок; </w:t>
      </w:r>
    </w:p>
    <w:p w:rsidR="004755D8" w:rsidRPr="007548F3" w:rsidRDefault="004755D8" w:rsidP="004755D8">
      <w:pPr>
        <w:numPr>
          <w:ilvl w:val="1"/>
          <w:numId w:val="39"/>
        </w:numPr>
        <w:spacing w:before="100" w:beforeAutospacing="1" w:after="100" w:afterAutospacing="1" w:line="240" w:lineRule="auto"/>
      </w:pPr>
      <w:r w:rsidRPr="007548F3">
        <w:rPr>
          <w:rFonts w:ascii="Times New Roman" w:hAnsi="Times New Roman"/>
          <w:sz w:val="24"/>
        </w:rPr>
        <w:t xml:space="preserve">враховувати умову перевертання </w:t>
      </w:r>
      <w:r w:rsidRPr="007548F3">
        <w:rPr>
          <w:rStyle w:val="HTML"/>
          <w:rFonts w:ascii="Times New Roman" w:eastAsia="Arial" w:hAnsi="Times New Roman"/>
          <w:sz w:val="24"/>
        </w:rPr>
        <w:t>hmax &gt;= 2 * hmin</w:t>
      </w:r>
      <w:r w:rsidRPr="007548F3">
        <w:rPr>
          <w:rFonts w:ascii="Times New Roman" w:hAnsi="Times New Roman"/>
          <w:sz w:val="24"/>
        </w:rPr>
        <w:t xml:space="preserve">; </w:t>
      </w:r>
    </w:p>
    <w:p w:rsidR="004755D8" w:rsidRPr="007548F3" w:rsidRDefault="004755D8" w:rsidP="004755D8">
      <w:pPr>
        <w:numPr>
          <w:ilvl w:val="1"/>
          <w:numId w:val="39"/>
        </w:numPr>
        <w:spacing w:before="100" w:beforeAutospacing="1" w:after="100" w:afterAutospacing="1" w:line="240" w:lineRule="auto"/>
      </w:pPr>
      <w:r w:rsidRPr="007548F3">
        <w:rPr>
          <w:rFonts w:ascii="Times New Roman" w:hAnsi="Times New Roman"/>
          <w:sz w:val="24"/>
        </w:rPr>
        <w:t xml:space="preserve">навіть якщо стіл перевернувся, всі наступні операції все одно виконуються; </w:t>
      </w:r>
    </w:p>
    <w:p w:rsidR="004755D8" w:rsidRPr="007548F3" w:rsidRDefault="004755D8" w:rsidP="004755D8">
      <w:pPr>
        <w:numPr>
          <w:ilvl w:val="1"/>
          <w:numId w:val="39"/>
        </w:numPr>
        <w:spacing w:before="100" w:beforeAutospacing="1" w:after="100" w:afterAutospacing="1" w:line="240" w:lineRule="auto"/>
      </w:pPr>
      <w:r w:rsidRPr="007548F3">
        <w:rPr>
          <w:rFonts w:ascii="Times New Roman" w:hAnsi="Times New Roman"/>
          <w:sz w:val="24"/>
        </w:rPr>
        <w:t xml:space="preserve">якщо після всіх операцій найменша ніжка дорівнює нулю, результат не може бути </w:t>
      </w:r>
      <w:r w:rsidRPr="007548F3">
        <w:rPr>
          <w:rStyle w:val="HTML"/>
          <w:rFonts w:ascii="Times New Roman" w:eastAsia="Arial" w:hAnsi="Times New Roman"/>
          <w:sz w:val="24"/>
        </w:rPr>
        <w:t>YES</w:t>
      </w:r>
      <w:r w:rsidRPr="007548F3">
        <w:rPr>
          <w:rFonts w:ascii="Times New Roman" w:hAnsi="Times New Roman"/>
          <w:sz w:val="24"/>
        </w:rPr>
        <w:t xml:space="preserve">; </w:t>
      </w:r>
    </w:p>
    <w:p w:rsidR="004755D8" w:rsidRPr="007548F3" w:rsidRDefault="004755D8" w:rsidP="004755D8">
      <w:pPr>
        <w:numPr>
          <w:ilvl w:val="1"/>
          <w:numId w:val="39"/>
        </w:numPr>
        <w:spacing w:before="100" w:beforeAutospacing="1" w:after="100" w:afterAutospacing="1" w:line="240" w:lineRule="auto"/>
      </w:pPr>
      <w:r w:rsidRPr="007548F3">
        <w:rPr>
          <w:rFonts w:ascii="Times New Roman" w:hAnsi="Times New Roman"/>
          <w:sz w:val="24"/>
        </w:rPr>
        <w:t xml:space="preserve">дотримуватися точного формату введення та виведення Algotester; </w:t>
      </w:r>
    </w:p>
    <w:p w:rsidR="004755D8" w:rsidRPr="007548F3" w:rsidRDefault="004755D8" w:rsidP="004755D8">
      <w:pPr>
        <w:numPr>
          <w:ilvl w:val="1"/>
          <w:numId w:val="39"/>
        </w:numPr>
        <w:spacing w:before="100" w:beforeAutospacing="1" w:after="100" w:afterAutospacing="1" w:line="240" w:lineRule="auto"/>
      </w:pPr>
      <w:r w:rsidRPr="007548F3">
        <w:rPr>
          <w:rFonts w:ascii="Times New Roman" w:hAnsi="Times New Roman"/>
          <w:sz w:val="24"/>
        </w:rPr>
        <w:t xml:space="preserve">не виводити зайвих повідомлень у програмі. </w:t>
      </w:r>
    </w:p>
    <w:p w:rsidR="00F31BDA" w:rsidRPr="007548F3" w:rsidRDefault="00F31BDA" w:rsidP="00F31BDA">
      <w:pPr>
        <w:pStyle w:val="2"/>
        <w:rPr>
          <w:rFonts w:eastAsia="Times New Roman" w:cs="Times New Roman"/>
          <w:bCs/>
          <w:color w:val="000000"/>
          <w:lang w:val="uk-UA"/>
        </w:rPr>
      </w:pPr>
      <w:r w:rsidRPr="007548F3">
        <w:rPr>
          <w:rFonts w:eastAsia="Times New Roman" w:cs="Times New Roman"/>
          <w:bCs/>
          <w:color w:val="000000"/>
          <w:lang w:val="uk-UA"/>
        </w:rPr>
        <w:t>2.</w:t>
      </w:r>
      <w:r w:rsidRPr="007548F3">
        <w:rPr>
          <w:rFonts w:eastAsia="Times New Roman" w:cs="Times New Roman"/>
          <w:bCs/>
          <w:color w:val="000000"/>
          <w:lang w:val="uk-UA"/>
        </w:rPr>
        <w:tab/>
        <w:t xml:space="preserve">Дизайн та планована оцінка часу виконання завдань: </w:t>
      </w:r>
    </w:p>
    <w:p w:rsidR="00F31BDA" w:rsidRPr="007548F3" w:rsidRDefault="00F31BDA" w:rsidP="00F31BDA">
      <w:pPr>
        <w:pStyle w:val="normal"/>
        <w:rPr>
          <w:rFonts w:ascii="Times New Roman" w:eastAsia="Times New Roman" w:hAnsi="Times New Roman" w:cs="Times New Roman"/>
          <w:sz w:val="24"/>
          <w:szCs w:val="24"/>
          <w:shd w:val="clear" w:color="auto" w:fill="FFF2CC"/>
          <w:lang w:val="uk-UA"/>
        </w:rPr>
      </w:pPr>
      <w:r w:rsidRPr="007548F3">
        <w:rPr>
          <w:rFonts w:ascii="Times New Roman" w:eastAsia="Times New Roman" w:hAnsi="Times New Roman" w:cs="Times New Roman"/>
          <w:sz w:val="24"/>
          <w:szCs w:val="24"/>
          <w:lang w:val="uk-UA"/>
        </w:rPr>
        <w:t xml:space="preserve">Програма №1 </w:t>
      </w:r>
      <w:r w:rsidR="003419F3">
        <w:rPr>
          <w:rFonts w:ascii="Times New Roman" w:eastAsia="Times New Roman" w:hAnsi="Times New Roman" w:cs="Times New Roman"/>
          <w:sz w:val="24"/>
          <w:szCs w:val="24"/>
          <w:lang w:val="en-US"/>
        </w:rPr>
        <w:t>l</w:t>
      </w:r>
      <w:r w:rsidR="003419F3">
        <w:rPr>
          <w:rFonts w:ascii="Times New Roman" w:eastAsia="Times New Roman" w:hAnsi="Times New Roman" w:cs="Times New Roman"/>
          <w:sz w:val="24"/>
          <w:szCs w:val="24"/>
          <w:lang w:val="uk-UA"/>
        </w:rPr>
        <w:t>ab_1_</w:t>
      </w:r>
      <w:r w:rsidR="003419F3">
        <w:rPr>
          <w:rFonts w:ascii="Times New Roman" w:eastAsia="Times New Roman" w:hAnsi="Times New Roman" w:cs="Times New Roman"/>
          <w:sz w:val="24"/>
          <w:szCs w:val="24"/>
          <w:lang w:val="en-US"/>
        </w:rPr>
        <w:t>t</w:t>
      </w:r>
      <w:r w:rsidR="003419F3" w:rsidRPr="007548F3">
        <w:rPr>
          <w:rFonts w:ascii="Times New Roman" w:eastAsia="Times New Roman" w:hAnsi="Times New Roman" w:cs="Times New Roman"/>
          <w:sz w:val="24"/>
          <w:szCs w:val="24"/>
          <w:lang w:val="uk-UA"/>
        </w:rPr>
        <w:t>ask_1</w:t>
      </w:r>
    </w:p>
    <w:p w:rsidR="00F31BDA" w:rsidRPr="007548F3" w:rsidRDefault="00F31BDA" w:rsidP="00F31BDA">
      <w:pPr>
        <w:pStyle w:val="normal"/>
        <w:numPr>
          <w:ilvl w:val="0"/>
          <w:numId w:val="3"/>
        </w:numPr>
        <w:pBdr>
          <w:top w:val="nil"/>
          <w:left w:val="nil"/>
          <w:bottom w:val="nil"/>
          <w:right w:val="nil"/>
          <w:between w:val="nil"/>
        </w:pBdr>
        <w:spacing w:line="240" w:lineRule="auto"/>
        <w:rPr>
          <w:color w:val="000000"/>
          <w:sz w:val="24"/>
          <w:szCs w:val="24"/>
          <w:lang w:val="uk-UA"/>
        </w:rPr>
      </w:pPr>
      <w:r w:rsidRPr="007548F3">
        <w:rPr>
          <w:rFonts w:ascii="Times New Roman" w:eastAsia="Times New Roman" w:hAnsi="Times New Roman" w:cs="Times New Roman"/>
          <w:color w:val="000000"/>
          <w:sz w:val="24"/>
          <w:szCs w:val="24"/>
          <w:lang w:val="uk-UA"/>
        </w:rPr>
        <w:t>Блок-схема</w:t>
      </w:r>
      <w:r w:rsidRPr="007548F3">
        <w:rPr>
          <w:rFonts w:ascii="Times New Roman" w:eastAsia="Times New Roman" w:hAnsi="Times New Roman" w:cs="Times New Roman"/>
          <w:sz w:val="24"/>
          <w:szCs w:val="24"/>
          <w:lang w:val="uk-UA"/>
        </w:rPr>
        <w:t>:</w:t>
      </w:r>
    </w:p>
    <w:p w:rsidR="00AE6DC1" w:rsidRDefault="003419F3" w:rsidP="00AE6DC1">
      <w:pPr>
        <w:pStyle w:val="normal"/>
        <w:keepNext/>
        <w:pBdr>
          <w:top w:val="nil"/>
          <w:left w:val="nil"/>
          <w:bottom w:val="nil"/>
          <w:right w:val="nil"/>
          <w:between w:val="nil"/>
        </w:pBdr>
        <w:spacing w:line="240" w:lineRule="auto"/>
        <w:ind w:left="709"/>
        <w:jc w:val="center"/>
      </w:pPr>
      <w:r>
        <w:rPr>
          <w:rFonts w:ascii="Times New Roman" w:hAnsi="Times New Roman"/>
          <w:noProof/>
          <w:sz w:val="24"/>
        </w:rPr>
        <w:lastRenderedPageBreak/>
        <w:drawing>
          <wp:inline distT="0" distB="0" distL="0" distR="0">
            <wp:extent cx="3124200" cy="6539023"/>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srcRect/>
                    <a:stretch>
                      <a:fillRect/>
                    </a:stretch>
                  </pic:blipFill>
                  <pic:spPr bwMode="auto">
                    <a:xfrm>
                      <a:off x="0" y="0"/>
                      <a:ext cx="3124171" cy="6538963"/>
                    </a:xfrm>
                    <a:prstGeom prst="rect">
                      <a:avLst/>
                    </a:prstGeom>
                    <a:noFill/>
                    <a:ln w="9525">
                      <a:noFill/>
                      <a:miter lim="800000"/>
                      <a:headEnd/>
                      <a:tailEnd/>
                    </a:ln>
                  </pic:spPr>
                </pic:pic>
              </a:graphicData>
            </a:graphic>
          </wp:inline>
        </w:drawing>
      </w:r>
    </w:p>
    <w:p w:rsidR="003419F3" w:rsidRPr="00AE6DC1" w:rsidRDefault="00AE6DC1" w:rsidP="00AE6DC1">
      <w:pPr>
        <w:pStyle w:val="ac"/>
        <w:jc w:val="center"/>
        <w:rPr>
          <w:rFonts w:ascii="Times New Roman" w:eastAsia="Times New Roman" w:hAnsi="Times New Roman" w:cs="Times New Roman"/>
          <w:b w:val="0"/>
          <w:sz w:val="28"/>
          <w:szCs w:val="24"/>
          <w:shd w:val="clear" w:color="auto" w:fill="FFF2CC"/>
          <w:lang w:val="ru-RU"/>
        </w:rPr>
      </w:pPr>
      <w:r w:rsidRPr="00AE6DC1">
        <w:rPr>
          <w:rFonts w:ascii="Times New Roman" w:hAnsi="Times New Roman" w:cs="Times New Roman"/>
          <w:b w:val="0"/>
          <w:sz w:val="20"/>
        </w:rPr>
        <w:t xml:space="preserve">Рис.1.1. Блок схема до </w:t>
      </w:r>
      <w:r w:rsidRPr="00AE6DC1">
        <w:rPr>
          <w:rFonts w:ascii="Times New Roman" w:hAnsi="Times New Roman" w:cs="Times New Roman"/>
          <w:b w:val="0"/>
          <w:sz w:val="20"/>
          <w:lang w:val="en-US"/>
        </w:rPr>
        <w:t>lab</w:t>
      </w:r>
      <w:r w:rsidRPr="00AE6DC1">
        <w:rPr>
          <w:rFonts w:ascii="Times New Roman" w:hAnsi="Times New Roman" w:cs="Times New Roman"/>
          <w:b w:val="0"/>
          <w:sz w:val="20"/>
          <w:lang w:val="ru-RU"/>
        </w:rPr>
        <w:t>_1_</w:t>
      </w:r>
      <w:r w:rsidRPr="00AE6DC1">
        <w:rPr>
          <w:rFonts w:ascii="Times New Roman" w:hAnsi="Times New Roman" w:cs="Times New Roman"/>
          <w:b w:val="0"/>
          <w:sz w:val="20"/>
          <w:lang w:val="en-US"/>
        </w:rPr>
        <w:t>task</w:t>
      </w:r>
      <w:r w:rsidRPr="00AE6DC1">
        <w:rPr>
          <w:rFonts w:ascii="Times New Roman" w:hAnsi="Times New Roman" w:cs="Times New Roman"/>
          <w:b w:val="0"/>
          <w:sz w:val="20"/>
          <w:lang w:val="ru-RU"/>
        </w:rPr>
        <w:t>_1</w:t>
      </w:r>
    </w:p>
    <w:p w:rsidR="003419F3" w:rsidRDefault="003419F3" w:rsidP="003419F3">
      <w:pPr>
        <w:pStyle w:val="normal"/>
        <w:pBdr>
          <w:top w:val="nil"/>
          <w:left w:val="nil"/>
          <w:bottom w:val="nil"/>
          <w:right w:val="nil"/>
          <w:between w:val="nil"/>
        </w:pBdr>
        <w:spacing w:line="240" w:lineRule="auto"/>
        <w:ind w:left="709"/>
        <w:jc w:val="center"/>
        <w:rPr>
          <w:rFonts w:ascii="Times New Roman" w:eastAsia="Times New Roman" w:hAnsi="Times New Roman" w:cs="Times New Roman"/>
          <w:sz w:val="24"/>
          <w:szCs w:val="24"/>
          <w:shd w:val="clear" w:color="auto" w:fill="FFF2CC"/>
          <w:lang w:val="uk-UA"/>
        </w:rPr>
      </w:pPr>
    </w:p>
    <w:p w:rsidR="003419F3" w:rsidRDefault="003419F3" w:rsidP="003419F3">
      <w:pPr>
        <w:pStyle w:val="normal"/>
        <w:pBdr>
          <w:top w:val="nil"/>
          <w:left w:val="nil"/>
          <w:bottom w:val="nil"/>
          <w:right w:val="nil"/>
          <w:between w:val="nil"/>
        </w:pBdr>
        <w:spacing w:line="240" w:lineRule="auto"/>
        <w:ind w:left="709"/>
        <w:jc w:val="center"/>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noProof/>
          <w:sz w:val="24"/>
          <w:szCs w:val="24"/>
          <w:shd w:val="clear" w:color="auto" w:fill="FFF2CC"/>
        </w:rPr>
        <w:lastRenderedPageBreak/>
        <w:drawing>
          <wp:inline distT="0" distB="0" distL="0" distR="0">
            <wp:extent cx="3270250" cy="6578600"/>
            <wp:effectExtent l="19050" t="0" r="635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srcRect t="766"/>
                    <a:stretch>
                      <a:fillRect/>
                    </a:stretch>
                  </pic:blipFill>
                  <pic:spPr bwMode="auto">
                    <a:xfrm>
                      <a:off x="0" y="0"/>
                      <a:ext cx="3270250" cy="6578600"/>
                    </a:xfrm>
                    <a:prstGeom prst="rect">
                      <a:avLst/>
                    </a:prstGeom>
                    <a:noFill/>
                    <a:ln w="9525">
                      <a:noFill/>
                      <a:miter lim="800000"/>
                      <a:headEnd/>
                      <a:tailEnd/>
                    </a:ln>
                  </pic:spPr>
                </pic:pic>
              </a:graphicData>
            </a:graphic>
          </wp:inline>
        </w:drawing>
      </w:r>
    </w:p>
    <w:p w:rsidR="00AE6DC1" w:rsidRPr="00AE6DC1" w:rsidRDefault="00AE6DC1" w:rsidP="00AE6DC1">
      <w:pPr>
        <w:pStyle w:val="ac"/>
        <w:jc w:val="center"/>
        <w:rPr>
          <w:rFonts w:ascii="Times New Roman" w:eastAsia="Times New Roman" w:hAnsi="Times New Roman" w:cs="Times New Roman"/>
          <w:b w:val="0"/>
          <w:sz w:val="28"/>
          <w:szCs w:val="24"/>
          <w:shd w:val="clear" w:color="auto" w:fill="FFF2CC"/>
          <w:lang w:val="ru-RU"/>
        </w:rPr>
      </w:pPr>
      <w:r w:rsidRPr="00AE6DC1">
        <w:rPr>
          <w:rFonts w:ascii="Times New Roman" w:hAnsi="Times New Roman" w:cs="Times New Roman"/>
          <w:b w:val="0"/>
          <w:sz w:val="20"/>
        </w:rPr>
        <w:t>Рис.1.</w:t>
      </w:r>
      <w:r>
        <w:rPr>
          <w:rFonts w:ascii="Times New Roman" w:hAnsi="Times New Roman" w:cs="Times New Roman"/>
          <w:b w:val="0"/>
          <w:sz w:val="20"/>
          <w:lang w:val="en-US"/>
        </w:rPr>
        <w:t>2</w:t>
      </w:r>
      <w:r w:rsidRPr="00AE6DC1">
        <w:rPr>
          <w:rFonts w:ascii="Times New Roman" w:hAnsi="Times New Roman" w:cs="Times New Roman"/>
          <w:b w:val="0"/>
          <w:sz w:val="20"/>
        </w:rPr>
        <w:t xml:space="preserve">. Блок схема до </w:t>
      </w:r>
      <w:r w:rsidRPr="00AE6DC1">
        <w:rPr>
          <w:rFonts w:ascii="Times New Roman" w:hAnsi="Times New Roman" w:cs="Times New Roman"/>
          <w:b w:val="0"/>
          <w:sz w:val="20"/>
          <w:lang w:val="en-US"/>
        </w:rPr>
        <w:t>lab</w:t>
      </w:r>
      <w:r w:rsidRPr="00AE6DC1">
        <w:rPr>
          <w:rFonts w:ascii="Times New Roman" w:hAnsi="Times New Roman" w:cs="Times New Roman"/>
          <w:b w:val="0"/>
          <w:sz w:val="20"/>
          <w:lang w:val="ru-RU"/>
        </w:rPr>
        <w:t>_1_</w:t>
      </w:r>
      <w:r w:rsidRPr="00AE6DC1">
        <w:rPr>
          <w:rFonts w:ascii="Times New Roman" w:hAnsi="Times New Roman" w:cs="Times New Roman"/>
          <w:b w:val="0"/>
          <w:sz w:val="20"/>
          <w:lang w:val="en-US"/>
        </w:rPr>
        <w:t>task</w:t>
      </w:r>
      <w:r w:rsidRPr="00AE6DC1">
        <w:rPr>
          <w:rFonts w:ascii="Times New Roman" w:hAnsi="Times New Roman" w:cs="Times New Roman"/>
          <w:b w:val="0"/>
          <w:sz w:val="20"/>
          <w:lang w:val="ru-RU"/>
        </w:rPr>
        <w:t>_1</w:t>
      </w:r>
    </w:p>
    <w:p w:rsidR="003419F3" w:rsidRPr="00AE6DC1" w:rsidRDefault="003419F3" w:rsidP="003419F3">
      <w:pPr>
        <w:pStyle w:val="normal"/>
        <w:pBdr>
          <w:top w:val="nil"/>
          <w:left w:val="nil"/>
          <w:bottom w:val="nil"/>
          <w:right w:val="nil"/>
          <w:between w:val="nil"/>
        </w:pBdr>
        <w:spacing w:line="240" w:lineRule="auto"/>
        <w:ind w:left="709"/>
        <w:jc w:val="center"/>
        <w:rPr>
          <w:rFonts w:ascii="Times New Roman" w:eastAsia="Times New Roman" w:hAnsi="Times New Roman" w:cs="Times New Roman"/>
          <w:sz w:val="24"/>
          <w:szCs w:val="24"/>
          <w:shd w:val="clear" w:color="auto" w:fill="FFF2CC"/>
        </w:rPr>
      </w:pPr>
    </w:p>
    <w:p w:rsidR="003419F3" w:rsidRDefault="003419F3" w:rsidP="003419F3">
      <w:pPr>
        <w:pStyle w:val="normal"/>
        <w:pBdr>
          <w:top w:val="nil"/>
          <w:left w:val="nil"/>
          <w:bottom w:val="nil"/>
          <w:right w:val="nil"/>
          <w:between w:val="nil"/>
        </w:pBdr>
        <w:spacing w:line="240" w:lineRule="auto"/>
        <w:ind w:left="709"/>
        <w:jc w:val="center"/>
        <w:rPr>
          <w:rFonts w:ascii="Times New Roman" w:eastAsia="Times New Roman" w:hAnsi="Times New Roman" w:cs="Times New Roman"/>
          <w:sz w:val="24"/>
          <w:szCs w:val="24"/>
          <w:shd w:val="clear" w:color="auto" w:fill="FFF2CC"/>
          <w:lang w:val="en-US"/>
        </w:rPr>
      </w:pPr>
      <w:r>
        <w:rPr>
          <w:rFonts w:ascii="Times New Roman" w:eastAsia="Times New Roman" w:hAnsi="Times New Roman" w:cs="Times New Roman"/>
          <w:noProof/>
          <w:sz w:val="24"/>
          <w:szCs w:val="24"/>
          <w:shd w:val="clear" w:color="auto" w:fill="FFF2CC"/>
        </w:rPr>
        <w:lastRenderedPageBreak/>
        <w:drawing>
          <wp:inline distT="0" distB="0" distL="0" distR="0">
            <wp:extent cx="3308350" cy="6299200"/>
            <wp:effectExtent l="1905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srcRect t="998"/>
                    <a:stretch>
                      <a:fillRect/>
                    </a:stretch>
                  </pic:blipFill>
                  <pic:spPr bwMode="auto">
                    <a:xfrm>
                      <a:off x="0" y="0"/>
                      <a:ext cx="3308350" cy="6299200"/>
                    </a:xfrm>
                    <a:prstGeom prst="rect">
                      <a:avLst/>
                    </a:prstGeom>
                    <a:noFill/>
                    <a:ln w="9525">
                      <a:noFill/>
                      <a:miter lim="800000"/>
                      <a:headEnd/>
                      <a:tailEnd/>
                    </a:ln>
                  </pic:spPr>
                </pic:pic>
              </a:graphicData>
            </a:graphic>
          </wp:inline>
        </w:drawing>
      </w:r>
    </w:p>
    <w:p w:rsidR="00AE6DC1" w:rsidRPr="00AE6DC1" w:rsidRDefault="00AE6DC1" w:rsidP="00AE6DC1">
      <w:pPr>
        <w:pStyle w:val="ac"/>
        <w:jc w:val="center"/>
        <w:rPr>
          <w:rFonts w:ascii="Times New Roman" w:eastAsia="Times New Roman" w:hAnsi="Times New Roman" w:cs="Times New Roman"/>
          <w:b w:val="0"/>
          <w:sz w:val="28"/>
          <w:szCs w:val="24"/>
          <w:shd w:val="clear" w:color="auto" w:fill="FFF2CC"/>
          <w:lang w:val="en-US"/>
        </w:rPr>
      </w:pPr>
      <w:r w:rsidRPr="00AE6DC1">
        <w:rPr>
          <w:rFonts w:ascii="Times New Roman" w:hAnsi="Times New Roman" w:cs="Times New Roman"/>
          <w:b w:val="0"/>
          <w:sz w:val="20"/>
        </w:rPr>
        <w:t>Рис.1.</w:t>
      </w:r>
      <w:r>
        <w:rPr>
          <w:rFonts w:ascii="Times New Roman" w:hAnsi="Times New Roman" w:cs="Times New Roman"/>
          <w:b w:val="0"/>
          <w:sz w:val="20"/>
          <w:lang w:val="en-US"/>
        </w:rPr>
        <w:t>3</w:t>
      </w:r>
      <w:r w:rsidRPr="00AE6DC1">
        <w:rPr>
          <w:rFonts w:ascii="Times New Roman" w:hAnsi="Times New Roman" w:cs="Times New Roman"/>
          <w:b w:val="0"/>
          <w:sz w:val="20"/>
        </w:rPr>
        <w:t xml:space="preserve">. Блок схема до </w:t>
      </w:r>
      <w:r w:rsidRPr="00AE6DC1">
        <w:rPr>
          <w:rFonts w:ascii="Times New Roman" w:hAnsi="Times New Roman" w:cs="Times New Roman"/>
          <w:b w:val="0"/>
          <w:sz w:val="20"/>
          <w:lang w:val="en-US"/>
        </w:rPr>
        <w:t>lab</w:t>
      </w:r>
      <w:r w:rsidRPr="00AE6DC1">
        <w:rPr>
          <w:rFonts w:ascii="Times New Roman" w:hAnsi="Times New Roman" w:cs="Times New Roman"/>
          <w:b w:val="0"/>
          <w:sz w:val="20"/>
          <w:lang w:val="ru-RU"/>
        </w:rPr>
        <w:t>_1_</w:t>
      </w:r>
      <w:r w:rsidRPr="00AE6DC1">
        <w:rPr>
          <w:rFonts w:ascii="Times New Roman" w:hAnsi="Times New Roman" w:cs="Times New Roman"/>
          <w:b w:val="0"/>
          <w:sz w:val="20"/>
          <w:lang w:val="en-US"/>
        </w:rPr>
        <w:t>task</w:t>
      </w:r>
      <w:r w:rsidRPr="00AE6DC1">
        <w:rPr>
          <w:rFonts w:ascii="Times New Roman" w:hAnsi="Times New Roman" w:cs="Times New Roman"/>
          <w:b w:val="0"/>
          <w:sz w:val="20"/>
          <w:lang w:val="ru-RU"/>
        </w:rPr>
        <w:t>_1</w:t>
      </w:r>
    </w:p>
    <w:p w:rsidR="00F31BDA" w:rsidRPr="007548F3" w:rsidRDefault="00F31BDA" w:rsidP="003419F3">
      <w:pPr>
        <w:pStyle w:val="normal"/>
        <w:numPr>
          <w:ilvl w:val="0"/>
          <w:numId w:val="40"/>
        </w:numPr>
        <w:pBdr>
          <w:top w:val="nil"/>
          <w:left w:val="nil"/>
          <w:bottom w:val="nil"/>
          <w:right w:val="nil"/>
          <w:between w:val="nil"/>
        </w:pBdr>
        <w:spacing w:line="240" w:lineRule="auto"/>
        <w:ind w:left="709"/>
        <w:jc w:val="center"/>
        <w:rPr>
          <w:rFonts w:ascii="Times New Roman" w:eastAsia="Times New Roman" w:hAnsi="Times New Roman" w:cs="Times New Roman"/>
          <w:sz w:val="24"/>
          <w:szCs w:val="24"/>
          <w:shd w:val="clear" w:color="auto" w:fill="FFF2CC"/>
          <w:lang w:val="uk-UA"/>
        </w:rPr>
      </w:pPr>
      <w:r w:rsidRPr="007548F3">
        <w:rPr>
          <w:rFonts w:ascii="Times New Roman" w:eastAsia="Times New Roman" w:hAnsi="Times New Roman" w:cs="Times New Roman"/>
          <w:color w:val="000000"/>
          <w:sz w:val="24"/>
          <w:szCs w:val="24"/>
          <w:lang w:val="uk-UA"/>
        </w:rPr>
        <w:t xml:space="preserve">Планований час на реалізацію: </w:t>
      </w:r>
      <w:r w:rsidR="00AE6DC1" w:rsidRPr="00AE6DC1">
        <w:rPr>
          <w:rFonts w:ascii="Times New Roman" w:hAnsi="Times New Roman"/>
          <w:sz w:val="24"/>
        </w:rPr>
        <w:t>1</w:t>
      </w:r>
      <w:r w:rsidR="004755D8" w:rsidRPr="007548F3">
        <w:rPr>
          <w:rFonts w:ascii="Times New Roman" w:hAnsi="Times New Roman"/>
          <w:sz w:val="24"/>
          <w:lang w:val="uk-UA"/>
        </w:rPr>
        <w:t xml:space="preserve"> години, включаючи аналіз математичного виразу, побудову блок-схеми, написання коду та тестування.</w:t>
      </w:r>
    </w:p>
    <w:p w:rsidR="004755D8" w:rsidRPr="007548F3" w:rsidRDefault="00F31BDA" w:rsidP="004755D8">
      <w:pPr>
        <w:pStyle w:val="a9"/>
        <w:numPr>
          <w:ilvl w:val="0"/>
          <w:numId w:val="40"/>
        </w:numPr>
        <w:ind w:left="709"/>
        <w:rPr>
          <w:lang w:val="uk-UA"/>
        </w:rPr>
      </w:pPr>
      <w:r w:rsidRPr="007548F3">
        <w:rPr>
          <w:color w:val="000000"/>
          <w:lang w:val="uk-UA"/>
        </w:rPr>
        <w:t>Важливі деталі для врахування в імплементації:</w:t>
      </w:r>
      <w:r w:rsidR="004755D8" w:rsidRPr="007548F3">
        <w:rPr>
          <w:color w:val="000000"/>
          <w:lang w:val="uk-UA"/>
        </w:rPr>
        <w:t xml:space="preserve"> </w:t>
      </w:r>
      <w:r w:rsidR="004755D8" w:rsidRPr="007548F3">
        <w:rPr>
          <w:lang w:val="uk-UA"/>
        </w:rPr>
        <w:t xml:space="preserve">Необхідно правильно визначити порядок математичних операцій та використати типи даних, які дозволяють працювати з дробовим значенням </w:t>
      </w:r>
      <w:r w:rsidR="004755D8" w:rsidRPr="007548F3">
        <w:rPr>
          <w:rStyle w:val="HTML"/>
          <w:rFonts w:ascii="Times New Roman" w:hAnsi="Times New Roman"/>
          <w:sz w:val="24"/>
          <w:lang w:val="uk-UA"/>
        </w:rPr>
        <w:t>b = 0.0001</w:t>
      </w:r>
      <w:r w:rsidR="004755D8" w:rsidRPr="007548F3">
        <w:rPr>
          <w:lang w:val="uk-UA"/>
        </w:rPr>
        <w:t>.</w:t>
      </w:r>
    </w:p>
    <w:p w:rsidR="004755D8" w:rsidRPr="007548F3" w:rsidRDefault="004755D8" w:rsidP="004755D8">
      <w:pPr>
        <w:pStyle w:val="normal"/>
        <w:rPr>
          <w:rFonts w:ascii="Times New Roman" w:eastAsia="Times New Roman" w:hAnsi="Times New Roman" w:cs="Times New Roman"/>
          <w:sz w:val="24"/>
          <w:szCs w:val="24"/>
          <w:shd w:val="clear" w:color="auto" w:fill="FFF2CC"/>
          <w:lang w:val="uk-UA"/>
        </w:rPr>
      </w:pPr>
      <w:r w:rsidRPr="007548F3">
        <w:rPr>
          <w:rFonts w:ascii="Times New Roman" w:eastAsia="Times New Roman" w:hAnsi="Times New Roman" w:cs="Times New Roman"/>
          <w:sz w:val="24"/>
          <w:szCs w:val="24"/>
          <w:lang w:val="uk-UA"/>
        </w:rPr>
        <w:t xml:space="preserve">Програма №2 </w:t>
      </w:r>
      <w:r w:rsidR="003419F3">
        <w:rPr>
          <w:rFonts w:ascii="Times New Roman" w:eastAsia="Times New Roman" w:hAnsi="Times New Roman" w:cs="Times New Roman"/>
          <w:sz w:val="24"/>
          <w:szCs w:val="24"/>
          <w:lang w:val="en-US"/>
        </w:rPr>
        <w:t>l</w:t>
      </w:r>
      <w:r w:rsidR="003419F3">
        <w:rPr>
          <w:rFonts w:ascii="Times New Roman" w:eastAsia="Times New Roman" w:hAnsi="Times New Roman" w:cs="Times New Roman"/>
          <w:sz w:val="24"/>
          <w:szCs w:val="24"/>
          <w:lang w:val="uk-UA"/>
        </w:rPr>
        <w:t>ab_1_</w:t>
      </w:r>
      <w:r w:rsidR="003419F3">
        <w:rPr>
          <w:rFonts w:ascii="Times New Roman" w:eastAsia="Times New Roman" w:hAnsi="Times New Roman" w:cs="Times New Roman"/>
          <w:sz w:val="24"/>
          <w:szCs w:val="24"/>
          <w:lang w:val="en-US"/>
        </w:rPr>
        <w:t>t</w:t>
      </w:r>
      <w:r w:rsidR="003419F3" w:rsidRPr="007548F3">
        <w:rPr>
          <w:rFonts w:ascii="Times New Roman" w:eastAsia="Times New Roman" w:hAnsi="Times New Roman" w:cs="Times New Roman"/>
          <w:sz w:val="24"/>
          <w:szCs w:val="24"/>
          <w:lang w:val="uk-UA"/>
        </w:rPr>
        <w:t>ask_</w:t>
      </w:r>
      <w:r w:rsidR="003419F3">
        <w:rPr>
          <w:rFonts w:ascii="Times New Roman" w:eastAsia="Times New Roman" w:hAnsi="Times New Roman" w:cs="Times New Roman"/>
          <w:sz w:val="24"/>
          <w:szCs w:val="24"/>
          <w:lang w:val="uk-UA"/>
        </w:rPr>
        <w:t>2</w:t>
      </w:r>
    </w:p>
    <w:p w:rsidR="004755D8" w:rsidRPr="007548F3" w:rsidRDefault="004755D8" w:rsidP="004755D8">
      <w:pPr>
        <w:pStyle w:val="normal"/>
        <w:pBdr>
          <w:top w:val="nil"/>
          <w:left w:val="nil"/>
          <w:bottom w:val="nil"/>
          <w:right w:val="nil"/>
          <w:between w:val="nil"/>
        </w:pBdr>
        <w:spacing w:line="240" w:lineRule="auto"/>
        <w:ind w:left="720"/>
        <w:rPr>
          <w:rFonts w:ascii="Times New Roman" w:eastAsia="Times New Roman" w:hAnsi="Times New Roman" w:cs="Times New Roman"/>
          <w:sz w:val="24"/>
          <w:szCs w:val="24"/>
          <w:shd w:val="clear" w:color="auto" w:fill="FFF2CC"/>
          <w:lang w:val="uk-UA"/>
        </w:rPr>
      </w:pPr>
    </w:p>
    <w:p w:rsidR="004755D8" w:rsidRPr="007548F3" w:rsidRDefault="004755D8" w:rsidP="004755D8">
      <w:pPr>
        <w:pStyle w:val="normal"/>
        <w:numPr>
          <w:ilvl w:val="1"/>
          <w:numId w:val="41"/>
        </w:numPr>
        <w:pBdr>
          <w:top w:val="nil"/>
          <w:left w:val="nil"/>
          <w:bottom w:val="nil"/>
          <w:right w:val="nil"/>
          <w:between w:val="nil"/>
        </w:pBdr>
        <w:spacing w:line="240" w:lineRule="auto"/>
        <w:ind w:left="709"/>
        <w:rPr>
          <w:rFonts w:ascii="Times New Roman" w:eastAsia="Times New Roman" w:hAnsi="Times New Roman" w:cs="Times New Roman"/>
          <w:sz w:val="24"/>
          <w:szCs w:val="24"/>
          <w:shd w:val="clear" w:color="auto" w:fill="FFF2CC"/>
          <w:lang w:val="uk-UA"/>
        </w:rPr>
      </w:pPr>
      <w:r w:rsidRPr="007548F3">
        <w:rPr>
          <w:rFonts w:ascii="Times New Roman" w:eastAsia="Times New Roman" w:hAnsi="Times New Roman" w:cs="Times New Roman"/>
          <w:color w:val="000000"/>
          <w:sz w:val="24"/>
          <w:szCs w:val="24"/>
          <w:lang w:val="uk-UA"/>
        </w:rPr>
        <w:t xml:space="preserve">Планований час на реалізацію: </w:t>
      </w:r>
      <w:r w:rsidR="00AE6DC1">
        <w:rPr>
          <w:rFonts w:ascii="Times New Roman" w:hAnsi="Times New Roman"/>
          <w:sz w:val="24"/>
        </w:rPr>
        <w:t>0</w:t>
      </w:r>
      <w:r w:rsidR="00AE6DC1" w:rsidRPr="00AE6DC1">
        <w:rPr>
          <w:rFonts w:ascii="Times New Roman" w:hAnsi="Times New Roman"/>
          <w:sz w:val="24"/>
        </w:rPr>
        <w:t>,5</w:t>
      </w:r>
      <w:r w:rsidR="00AE6DC1">
        <w:rPr>
          <w:rFonts w:ascii="Times New Roman" w:hAnsi="Times New Roman"/>
          <w:sz w:val="24"/>
          <w:lang w:val="uk-UA"/>
        </w:rPr>
        <w:t xml:space="preserve"> годин</w:t>
      </w:r>
      <w:r w:rsidRPr="007548F3">
        <w:rPr>
          <w:rFonts w:ascii="Times New Roman" w:hAnsi="Times New Roman"/>
          <w:sz w:val="24"/>
          <w:lang w:val="uk-UA"/>
        </w:rPr>
        <w:t>, включаючи аналіз математичного виразу, написання коду та тестування.</w:t>
      </w:r>
    </w:p>
    <w:p w:rsidR="00AE6DC1" w:rsidRPr="00AE6DC1" w:rsidRDefault="004755D8" w:rsidP="004755D8">
      <w:pPr>
        <w:pStyle w:val="a9"/>
        <w:numPr>
          <w:ilvl w:val="1"/>
          <w:numId w:val="41"/>
        </w:numPr>
        <w:ind w:left="709"/>
        <w:rPr>
          <w:color w:val="000000"/>
          <w:lang w:val="uk-UA"/>
        </w:rPr>
      </w:pPr>
      <w:r w:rsidRPr="007548F3">
        <w:rPr>
          <w:color w:val="000000"/>
          <w:lang w:val="uk-UA"/>
        </w:rPr>
        <w:t xml:space="preserve">Важливі деталі для врахування в імплементації: </w:t>
      </w:r>
      <w:r w:rsidRPr="007548F3">
        <w:rPr>
          <w:lang w:val="uk-UA"/>
        </w:rPr>
        <w:t>Необхідно правильно визначити порядок математичних операцій та використати цілочисельні типи даних.</w:t>
      </w:r>
    </w:p>
    <w:p w:rsidR="004755D8" w:rsidRPr="00AE6DC1" w:rsidRDefault="004755D8" w:rsidP="00AE6DC1">
      <w:pPr>
        <w:pStyle w:val="a9"/>
        <w:rPr>
          <w:color w:val="000000"/>
          <w:lang w:val="uk-UA"/>
        </w:rPr>
      </w:pPr>
      <w:r w:rsidRPr="00AE6DC1">
        <w:rPr>
          <w:lang w:val="uk-UA"/>
        </w:rPr>
        <w:lastRenderedPageBreak/>
        <w:t>Програма №3</w:t>
      </w:r>
      <w:r w:rsidR="003419F3" w:rsidRPr="00AE6DC1">
        <w:rPr>
          <w:lang w:val="uk-UA"/>
        </w:rPr>
        <w:t xml:space="preserve"> Практичне завдання “Аналізатор надійності пароля”</w:t>
      </w:r>
    </w:p>
    <w:p w:rsidR="004755D8" w:rsidRPr="007548F3" w:rsidRDefault="004755D8" w:rsidP="004755D8">
      <w:pPr>
        <w:pStyle w:val="normal"/>
        <w:numPr>
          <w:ilvl w:val="0"/>
          <w:numId w:val="3"/>
        </w:numPr>
        <w:pBdr>
          <w:top w:val="nil"/>
          <w:left w:val="nil"/>
          <w:bottom w:val="nil"/>
          <w:right w:val="nil"/>
          <w:between w:val="nil"/>
        </w:pBdr>
        <w:spacing w:line="240" w:lineRule="auto"/>
        <w:rPr>
          <w:color w:val="000000"/>
          <w:sz w:val="24"/>
          <w:szCs w:val="24"/>
          <w:lang w:val="uk-UA"/>
        </w:rPr>
      </w:pPr>
      <w:r w:rsidRPr="007548F3">
        <w:rPr>
          <w:rFonts w:ascii="Times New Roman" w:eastAsia="Times New Roman" w:hAnsi="Times New Roman" w:cs="Times New Roman"/>
          <w:color w:val="000000"/>
          <w:sz w:val="24"/>
          <w:szCs w:val="24"/>
          <w:lang w:val="uk-UA"/>
        </w:rPr>
        <w:t>Блок-схема</w:t>
      </w:r>
      <w:r w:rsidRPr="007548F3">
        <w:rPr>
          <w:rFonts w:ascii="Times New Roman" w:eastAsia="Times New Roman" w:hAnsi="Times New Roman" w:cs="Times New Roman"/>
          <w:sz w:val="24"/>
          <w:szCs w:val="24"/>
          <w:lang w:val="uk-UA"/>
        </w:rPr>
        <w:t>:</w:t>
      </w:r>
    </w:p>
    <w:p w:rsidR="004755D8" w:rsidRDefault="003419F3" w:rsidP="003419F3">
      <w:pPr>
        <w:pStyle w:val="normal"/>
        <w:pBdr>
          <w:top w:val="nil"/>
          <w:left w:val="nil"/>
          <w:bottom w:val="nil"/>
          <w:right w:val="nil"/>
          <w:between w:val="nil"/>
        </w:pBdr>
        <w:spacing w:line="240" w:lineRule="auto"/>
        <w:ind w:left="720"/>
        <w:jc w:val="center"/>
        <w:rPr>
          <w:rFonts w:ascii="Times New Roman" w:eastAsia="Times New Roman" w:hAnsi="Times New Roman" w:cs="Times New Roman"/>
          <w:sz w:val="24"/>
          <w:szCs w:val="24"/>
          <w:shd w:val="clear" w:color="auto" w:fill="FFF2CC"/>
          <w:lang w:val="en-US"/>
        </w:rPr>
      </w:pPr>
      <w:r>
        <w:rPr>
          <w:rFonts w:ascii="Times New Roman" w:eastAsia="Times New Roman" w:hAnsi="Times New Roman" w:cs="Times New Roman"/>
          <w:noProof/>
          <w:sz w:val="24"/>
          <w:szCs w:val="24"/>
          <w:shd w:val="clear" w:color="auto" w:fill="FFF2CC"/>
        </w:rPr>
        <w:drawing>
          <wp:inline distT="0" distB="0" distL="0" distR="0">
            <wp:extent cx="3848100" cy="6457950"/>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srcRect/>
                    <a:stretch>
                      <a:fillRect/>
                    </a:stretch>
                  </pic:blipFill>
                  <pic:spPr bwMode="auto">
                    <a:xfrm>
                      <a:off x="0" y="0"/>
                      <a:ext cx="3848100" cy="6457950"/>
                    </a:xfrm>
                    <a:prstGeom prst="rect">
                      <a:avLst/>
                    </a:prstGeom>
                    <a:noFill/>
                    <a:ln w="9525">
                      <a:noFill/>
                      <a:miter lim="800000"/>
                      <a:headEnd/>
                      <a:tailEnd/>
                    </a:ln>
                  </pic:spPr>
                </pic:pic>
              </a:graphicData>
            </a:graphic>
          </wp:inline>
        </w:drawing>
      </w:r>
    </w:p>
    <w:p w:rsidR="00AE6DC1" w:rsidRPr="00343779" w:rsidRDefault="00AE6DC1" w:rsidP="00AE6DC1">
      <w:pPr>
        <w:pStyle w:val="ac"/>
        <w:jc w:val="center"/>
        <w:rPr>
          <w:rFonts w:ascii="Times New Roman" w:eastAsia="Times New Roman" w:hAnsi="Times New Roman" w:cs="Times New Roman"/>
          <w:b w:val="0"/>
          <w:sz w:val="28"/>
          <w:szCs w:val="24"/>
          <w:shd w:val="clear" w:color="auto" w:fill="FFF2CC"/>
        </w:rPr>
      </w:pPr>
      <w:r>
        <w:rPr>
          <w:rFonts w:ascii="Times New Roman" w:hAnsi="Times New Roman" w:cs="Times New Roman"/>
          <w:b w:val="0"/>
          <w:sz w:val="20"/>
        </w:rPr>
        <w:t>Рис.</w:t>
      </w:r>
      <w:r w:rsidRPr="00343779">
        <w:rPr>
          <w:rFonts w:ascii="Times New Roman" w:hAnsi="Times New Roman" w:cs="Times New Roman"/>
          <w:b w:val="0"/>
          <w:sz w:val="20"/>
          <w:lang w:val="ru-RU"/>
        </w:rPr>
        <w:t>2</w:t>
      </w:r>
      <w:r w:rsidRPr="00AE6DC1">
        <w:rPr>
          <w:rFonts w:ascii="Times New Roman" w:hAnsi="Times New Roman" w:cs="Times New Roman"/>
          <w:b w:val="0"/>
          <w:sz w:val="20"/>
        </w:rPr>
        <w:t xml:space="preserve">.1. Блок схема до </w:t>
      </w:r>
      <w:r w:rsidR="00343779">
        <w:rPr>
          <w:rFonts w:ascii="Times New Roman" w:hAnsi="Times New Roman" w:cs="Times New Roman"/>
          <w:b w:val="0"/>
          <w:sz w:val="20"/>
        </w:rPr>
        <w:t xml:space="preserve">практичного завдання </w:t>
      </w:r>
      <w:r w:rsidR="00343779" w:rsidRPr="00343779">
        <w:rPr>
          <w:rFonts w:ascii="Times New Roman" w:eastAsia="Times New Roman" w:hAnsi="Times New Roman" w:cs="Times New Roman"/>
          <w:b w:val="0"/>
          <w:sz w:val="20"/>
          <w:szCs w:val="24"/>
        </w:rPr>
        <w:t>“Аналізатор надійності пароля”</w:t>
      </w:r>
    </w:p>
    <w:p w:rsidR="00AE6DC1" w:rsidRPr="00343779" w:rsidRDefault="00AE6DC1" w:rsidP="003419F3">
      <w:pPr>
        <w:pStyle w:val="normal"/>
        <w:pBdr>
          <w:top w:val="nil"/>
          <w:left w:val="nil"/>
          <w:bottom w:val="nil"/>
          <w:right w:val="nil"/>
          <w:between w:val="nil"/>
        </w:pBdr>
        <w:spacing w:line="240" w:lineRule="auto"/>
        <w:ind w:left="720"/>
        <w:jc w:val="center"/>
        <w:rPr>
          <w:rFonts w:ascii="Times New Roman" w:eastAsia="Times New Roman" w:hAnsi="Times New Roman" w:cs="Times New Roman"/>
          <w:sz w:val="24"/>
          <w:szCs w:val="24"/>
          <w:shd w:val="clear" w:color="auto" w:fill="FFF2CC"/>
          <w:lang w:val="uk-UA"/>
        </w:rPr>
      </w:pPr>
    </w:p>
    <w:p w:rsidR="003419F3" w:rsidRDefault="003419F3" w:rsidP="00AE6DC1">
      <w:pPr>
        <w:pStyle w:val="normal"/>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FF2CC"/>
          <w:lang w:val="en-US"/>
        </w:rPr>
      </w:pPr>
      <w:r>
        <w:rPr>
          <w:rFonts w:ascii="Times New Roman" w:eastAsia="Times New Roman" w:hAnsi="Times New Roman" w:cs="Times New Roman"/>
          <w:noProof/>
          <w:sz w:val="24"/>
          <w:szCs w:val="24"/>
          <w:shd w:val="clear" w:color="auto" w:fill="FFF2CC"/>
        </w:rPr>
        <w:lastRenderedPageBreak/>
        <w:drawing>
          <wp:inline distT="0" distB="0" distL="0" distR="0">
            <wp:extent cx="5733415" cy="5352129"/>
            <wp:effectExtent l="1905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srcRect/>
                    <a:stretch>
                      <a:fillRect/>
                    </a:stretch>
                  </pic:blipFill>
                  <pic:spPr bwMode="auto">
                    <a:xfrm>
                      <a:off x="0" y="0"/>
                      <a:ext cx="5733415" cy="5352129"/>
                    </a:xfrm>
                    <a:prstGeom prst="rect">
                      <a:avLst/>
                    </a:prstGeom>
                    <a:noFill/>
                    <a:ln w="9525">
                      <a:noFill/>
                      <a:miter lim="800000"/>
                      <a:headEnd/>
                      <a:tailEnd/>
                    </a:ln>
                  </pic:spPr>
                </pic:pic>
              </a:graphicData>
            </a:graphic>
          </wp:inline>
        </w:drawing>
      </w:r>
    </w:p>
    <w:p w:rsidR="00343779" w:rsidRPr="00343779" w:rsidRDefault="00343779" w:rsidP="00343779">
      <w:pPr>
        <w:pStyle w:val="ac"/>
        <w:jc w:val="center"/>
        <w:rPr>
          <w:rFonts w:ascii="Times New Roman" w:eastAsia="Times New Roman" w:hAnsi="Times New Roman" w:cs="Times New Roman"/>
          <w:b w:val="0"/>
          <w:sz w:val="28"/>
          <w:szCs w:val="24"/>
          <w:shd w:val="clear" w:color="auto" w:fill="FFF2CC"/>
        </w:rPr>
      </w:pPr>
      <w:r>
        <w:rPr>
          <w:rFonts w:ascii="Times New Roman" w:hAnsi="Times New Roman" w:cs="Times New Roman"/>
          <w:b w:val="0"/>
          <w:sz w:val="20"/>
        </w:rPr>
        <w:t>Рис.</w:t>
      </w:r>
      <w:r w:rsidRPr="00343779">
        <w:rPr>
          <w:rFonts w:ascii="Times New Roman" w:hAnsi="Times New Roman" w:cs="Times New Roman"/>
          <w:b w:val="0"/>
          <w:sz w:val="20"/>
          <w:lang w:val="ru-RU"/>
        </w:rPr>
        <w:t>2</w:t>
      </w:r>
      <w:r w:rsidRPr="00AE6DC1">
        <w:rPr>
          <w:rFonts w:ascii="Times New Roman" w:hAnsi="Times New Roman" w:cs="Times New Roman"/>
          <w:b w:val="0"/>
          <w:sz w:val="20"/>
        </w:rPr>
        <w:t>.</w:t>
      </w:r>
      <w:r>
        <w:rPr>
          <w:rFonts w:ascii="Times New Roman" w:hAnsi="Times New Roman" w:cs="Times New Roman"/>
          <w:b w:val="0"/>
          <w:sz w:val="20"/>
        </w:rPr>
        <w:t>2</w:t>
      </w:r>
      <w:r w:rsidRPr="00AE6DC1">
        <w:rPr>
          <w:rFonts w:ascii="Times New Roman" w:hAnsi="Times New Roman" w:cs="Times New Roman"/>
          <w:b w:val="0"/>
          <w:sz w:val="20"/>
        </w:rPr>
        <w:t xml:space="preserve">. Блок схема до </w:t>
      </w:r>
      <w:r>
        <w:rPr>
          <w:rFonts w:ascii="Times New Roman" w:hAnsi="Times New Roman" w:cs="Times New Roman"/>
          <w:b w:val="0"/>
          <w:sz w:val="20"/>
        </w:rPr>
        <w:t xml:space="preserve">практичного завдання </w:t>
      </w:r>
      <w:r w:rsidRPr="00343779">
        <w:rPr>
          <w:rFonts w:ascii="Times New Roman" w:eastAsia="Times New Roman" w:hAnsi="Times New Roman" w:cs="Times New Roman"/>
          <w:b w:val="0"/>
          <w:sz w:val="20"/>
          <w:szCs w:val="24"/>
        </w:rPr>
        <w:t>“Аналізатор надійності пароля”</w:t>
      </w:r>
    </w:p>
    <w:p w:rsidR="00AE6DC1" w:rsidRPr="00343779" w:rsidRDefault="00AE6DC1" w:rsidP="00AE6DC1">
      <w:pPr>
        <w:pStyle w:val="normal"/>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FF2CC"/>
          <w:lang w:val="uk-UA"/>
        </w:rPr>
      </w:pPr>
    </w:p>
    <w:p w:rsidR="003419F3" w:rsidRDefault="003419F3" w:rsidP="00AE6DC1">
      <w:pPr>
        <w:pStyle w:val="normal"/>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FF2CC"/>
          <w:lang w:val="en-US"/>
        </w:rPr>
      </w:pPr>
      <w:r>
        <w:rPr>
          <w:rFonts w:ascii="Times New Roman" w:eastAsia="Times New Roman" w:hAnsi="Times New Roman" w:cs="Times New Roman"/>
          <w:noProof/>
          <w:sz w:val="24"/>
          <w:szCs w:val="24"/>
          <w:shd w:val="clear" w:color="auto" w:fill="FFF2CC"/>
        </w:rPr>
        <w:lastRenderedPageBreak/>
        <w:drawing>
          <wp:inline distT="0" distB="0" distL="0" distR="0">
            <wp:extent cx="5871210" cy="3862228"/>
            <wp:effectExtent l="1905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srcRect/>
                    <a:stretch>
                      <a:fillRect/>
                    </a:stretch>
                  </pic:blipFill>
                  <pic:spPr bwMode="auto">
                    <a:xfrm>
                      <a:off x="0" y="0"/>
                      <a:ext cx="5871210" cy="3862228"/>
                    </a:xfrm>
                    <a:prstGeom prst="rect">
                      <a:avLst/>
                    </a:prstGeom>
                    <a:noFill/>
                    <a:ln w="9525">
                      <a:noFill/>
                      <a:miter lim="800000"/>
                      <a:headEnd/>
                      <a:tailEnd/>
                    </a:ln>
                  </pic:spPr>
                </pic:pic>
              </a:graphicData>
            </a:graphic>
          </wp:inline>
        </w:drawing>
      </w:r>
    </w:p>
    <w:p w:rsidR="00343779" w:rsidRPr="00343779" w:rsidRDefault="00343779" w:rsidP="00343779">
      <w:pPr>
        <w:pStyle w:val="ac"/>
        <w:jc w:val="center"/>
        <w:rPr>
          <w:rFonts w:ascii="Times New Roman" w:eastAsia="Times New Roman" w:hAnsi="Times New Roman" w:cs="Times New Roman"/>
          <w:b w:val="0"/>
          <w:sz w:val="28"/>
          <w:szCs w:val="24"/>
          <w:shd w:val="clear" w:color="auto" w:fill="FFF2CC"/>
        </w:rPr>
      </w:pPr>
      <w:r>
        <w:rPr>
          <w:rFonts w:ascii="Times New Roman" w:hAnsi="Times New Roman" w:cs="Times New Roman"/>
          <w:b w:val="0"/>
          <w:sz w:val="20"/>
        </w:rPr>
        <w:t>Рис.</w:t>
      </w:r>
      <w:r w:rsidRPr="00343779">
        <w:rPr>
          <w:rFonts w:ascii="Times New Roman" w:hAnsi="Times New Roman" w:cs="Times New Roman"/>
          <w:b w:val="0"/>
          <w:sz w:val="20"/>
          <w:lang w:val="ru-RU"/>
        </w:rPr>
        <w:t>2</w:t>
      </w:r>
      <w:r w:rsidRPr="00AE6DC1">
        <w:rPr>
          <w:rFonts w:ascii="Times New Roman" w:hAnsi="Times New Roman" w:cs="Times New Roman"/>
          <w:b w:val="0"/>
          <w:sz w:val="20"/>
        </w:rPr>
        <w:t>.</w:t>
      </w:r>
      <w:r w:rsidRPr="00343779">
        <w:rPr>
          <w:rFonts w:ascii="Times New Roman" w:hAnsi="Times New Roman" w:cs="Times New Roman"/>
          <w:b w:val="0"/>
          <w:sz w:val="20"/>
          <w:lang w:val="ru-RU"/>
        </w:rPr>
        <w:t>3</w:t>
      </w:r>
      <w:r w:rsidRPr="00AE6DC1">
        <w:rPr>
          <w:rFonts w:ascii="Times New Roman" w:hAnsi="Times New Roman" w:cs="Times New Roman"/>
          <w:b w:val="0"/>
          <w:sz w:val="20"/>
        </w:rPr>
        <w:t xml:space="preserve">. Блок схема до </w:t>
      </w:r>
      <w:r>
        <w:rPr>
          <w:rFonts w:ascii="Times New Roman" w:hAnsi="Times New Roman" w:cs="Times New Roman"/>
          <w:b w:val="0"/>
          <w:sz w:val="20"/>
        </w:rPr>
        <w:t xml:space="preserve">практичного завдання </w:t>
      </w:r>
      <w:r w:rsidRPr="00343779">
        <w:rPr>
          <w:rFonts w:ascii="Times New Roman" w:eastAsia="Times New Roman" w:hAnsi="Times New Roman" w:cs="Times New Roman"/>
          <w:b w:val="0"/>
          <w:sz w:val="20"/>
          <w:szCs w:val="24"/>
        </w:rPr>
        <w:t>“Аналізатор надійності пароля”</w:t>
      </w:r>
    </w:p>
    <w:p w:rsidR="00343779" w:rsidRPr="00343779" w:rsidRDefault="00343779" w:rsidP="00343779">
      <w:pPr>
        <w:pStyle w:val="ac"/>
        <w:jc w:val="center"/>
        <w:rPr>
          <w:rFonts w:ascii="Times New Roman" w:eastAsia="Times New Roman" w:hAnsi="Times New Roman" w:cs="Times New Roman"/>
          <w:b w:val="0"/>
          <w:sz w:val="28"/>
          <w:szCs w:val="24"/>
          <w:shd w:val="clear" w:color="auto" w:fill="FFF2CC"/>
        </w:rPr>
      </w:pPr>
    </w:p>
    <w:p w:rsidR="00AE6DC1" w:rsidRPr="00343779" w:rsidRDefault="00AE6DC1" w:rsidP="00AE6DC1">
      <w:pPr>
        <w:pStyle w:val="normal"/>
        <w:pBdr>
          <w:top w:val="nil"/>
          <w:left w:val="nil"/>
          <w:bottom w:val="nil"/>
          <w:right w:val="nil"/>
          <w:between w:val="nil"/>
        </w:pBdr>
        <w:spacing w:line="240" w:lineRule="auto"/>
        <w:rPr>
          <w:rFonts w:ascii="Times New Roman" w:eastAsia="Times New Roman" w:hAnsi="Times New Roman" w:cs="Times New Roman"/>
          <w:sz w:val="24"/>
          <w:szCs w:val="24"/>
          <w:shd w:val="clear" w:color="auto" w:fill="FFF2CC"/>
        </w:rPr>
      </w:pPr>
    </w:p>
    <w:p w:rsidR="003419F3" w:rsidRDefault="003419F3" w:rsidP="00343779">
      <w:pPr>
        <w:pStyle w:val="normal"/>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noProof/>
          <w:sz w:val="24"/>
          <w:szCs w:val="24"/>
          <w:shd w:val="clear" w:color="auto" w:fill="FFF2CC"/>
        </w:rPr>
        <w:lastRenderedPageBreak/>
        <w:drawing>
          <wp:inline distT="0" distB="0" distL="0" distR="0">
            <wp:extent cx="5733415" cy="5379379"/>
            <wp:effectExtent l="19050" t="0" r="63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srcRect/>
                    <a:stretch>
                      <a:fillRect/>
                    </a:stretch>
                  </pic:blipFill>
                  <pic:spPr bwMode="auto">
                    <a:xfrm>
                      <a:off x="0" y="0"/>
                      <a:ext cx="5733415" cy="5379379"/>
                    </a:xfrm>
                    <a:prstGeom prst="rect">
                      <a:avLst/>
                    </a:prstGeom>
                    <a:noFill/>
                    <a:ln w="9525">
                      <a:noFill/>
                      <a:miter lim="800000"/>
                      <a:headEnd/>
                      <a:tailEnd/>
                    </a:ln>
                  </pic:spPr>
                </pic:pic>
              </a:graphicData>
            </a:graphic>
          </wp:inline>
        </w:drawing>
      </w:r>
    </w:p>
    <w:p w:rsidR="00343779" w:rsidRPr="00343779" w:rsidRDefault="00343779" w:rsidP="00343779">
      <w:pPr>
        <w:pStyle w:val="ac"/>
        <w:jc w:val="center"/>
        <w:rPr>
          <w:rFonts w:ascii="Times New Roman" w:eastAsia="Times New Roman" w:hAnsi="Times New Roman" w:cs="Times New Roman"/>
          <w:b w:val="0"/>
          <w:sz w:val="28"/>
          <w:szCs w:val="24"/>
          <w:shd w:val="clear" w:color="auto" w:fill="FFF2CC"/>
        </w:rPr>
      </w:pPr>
      <w:r>
        <w:rPr>
          <w:rFonts w:ascii="Times New Roman" w:hAnsi="Times New Roman" w:cs="Times New Roman"/>
          <w:b w:val="0"/>
          <w:sz w:val="20"/>
        </w:rPr>
        <w:t>Рис.</w:t>
      </w:r>
      <w:r w:rsidRPr="00343779">
        <w:rPr>
          <w:rFonts w:ascii="Times New Roman" w:hAnsi="Times New Roman" w:cs="Times New Roman"/>
          <w:b w:val="0"/>
          <w:sz w:val="20"/>
          <w:lang w:val="ru-RU"/>
        </w:rPr>
        <w:t>2</w:t>
      </w:r>
      <w:r w:rsidRPr="00AE6DC1">
        <w:rPr>
          <w:rFonts w:ascii="Times New Roman" w:hAnsi="Times New Roman" w:cs="Times New Roman"/>
          <w:b w:val="0"/>
          <w:sz w:val="20"/>
        </w:rPr>
        <w:t>.</w:t>
      </w:r>
      <w:r>
        <w:rPr>
          <w:rFonts w:ascii="Times New Roman" w:hAnsi="Times New Roman" w:cs="Times New Roman"/>
          <w:b w:val="0"/>
          <w:sz w:val="20"/>
        </w:rPr>
        <w:t>4</w:t>
      </w:r>
      <w:r w:rsidRPr="00AE6DC1">
        <w:rPr>
          <w:rFonts w:ascii="Times New Roman" w:hAnsi="Times New Roman" w:cs="Times New Roman"/>
          <w:b w:val="0"/>
          <w:sz w:val="20"/>
        </w:rPr>
        <w:t xml:space="preserve">. Блок схема до </w:t>
      </w:r>
      <w:r>
        <w:rPr>
          <w:rFonts w:ascii="Times New Roman" w:hAnsi="Times New Roman" w:cs="Times New Roman"/>
          <w:b w:val="0"/>
          <w:sz w:val="20"/>
        </w:rPr>
        <w:t xml:space="preserve">практичного завдання </w:t>
      </w:r>
      <w:r w:rsidRPr="00343779">
        <w:rPr>
          <w:rFonts w:ascii="Times New Roman" w:eastAsia="Times New Roman" w:hAnsi="Times New Roman" w:cs="Times New Roman"/>
          <w:b w:val="0"/>
          <w:sz w:val="20"/>
          <w:szCs w:val="24"/>
        </w:rPr>
        <w:t>“Аналізатор надійності пароля”</w:t>
      </w:r>
    </w:p>
    <w:p w:rsidR="00343779" w:rsidRDefault="00343779" w:rsidP="00343779">
      <w:pPr>
        <w:pStyle w:val="normal"/>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FF2CC"/>
          <w:lang w:val="uk-UA"/>
        </w:rPr>
      </w:pPr>
    </w:p>
    <w:p w:rsidR="003419F3" w:rsidRDefault="003419F3" w:rsidP="00343779">
      <w:pPr>
        <w:pStyle w:val="normal"/>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noProof/>
          <w:sz w:val="24"/>
          <w:szCs w:val="24"/>
          <w:shd w:val="clear" w:color="auto" w:fill="FFF2CC"/>
        </w:rPr>
        <w:lastRenderedPageBreak/>
        <w:drawing>
          <wp:inline distT="0" distB="0" distL="0" distR="0">
            <wp:extent cx="5733415" cy="6912961"/>
            <wp:effectExtent l="19050" t="0" r="63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srcRect/>
                    <a:stretch>
                      <a:fillRect/>
                    </a:stretch>
                  </pic:blipFill>
                  <pic:spPr bwMode="auto">
                    <a:xfrm>
                      <a:off x="0" y="0"/>
                      <a:ext cx="5733415" cy="6912961"/>
                    </a:xfrm>
                    <a:prstGeom prst="rect">
                      <a:avLst/>
                    </a:prstGeom>
                    <a:noFill/>
                    <a:ln w="9525">
                      <a:noFill/>
                      <a:miter lim="800000"/>
                      <a:headEnd/>
                      <a:tailEnd/>
                    </a:ln>
                  </pic:spPr>
                </pic:pic>
              </a:graphicData>
            </a:graphic>
          </wp:inline>
        </w:drawing>
      </w:r>
    </w:p>
    <w:p w:rsidR="00343779" w:rsidRPr="00343779" w:rsidRDefault="00343779" w:rsidP="00343779">
      <w:pPr>
        <w:pStyle w:val="ac"/>
        <w:jc w:val="center"/>
        <w:rPr>
          <w:rFonts w:ascii="Times New Roman" w:eastAsia="Times New Roman" w:hAnsi="Times New Roman" w:cs="Times New Roman"/>
          <w:b w:val="0"/>
          <w:sz w:val="28"/>
          <w:szCs w:val="24"/>
          <w:shd w:val="clear" w:color="auto" w:fill="FFF2CC"/>
        </w:rPr>
      </w:pPr>
      <w:r>
        <w:rPr>
          <w:rFonts w:ascii="Times New Roman" w:hAnsi="Times New Roman" w:cs="Times New Roman"/>
          <w:b w:val="0"/>
          <w:sz w:val="20"/>
        </w:rPr>
        <w:t>Рис.</w:t>
      </w:r>
      <w:r w:rsidRPr="00343779">
        <w:rPr>
          <w:rFonts w:ascii="Times New Roman" w:hAnsi="Times New Roman" w:cs="Times New Roman"/>
          <w:b w:val="0"/>
          <w:sz w:val="20"/>
          <w:lang w:val="ru-RU"/>
        </w:rPr>
        <w:t>2</w:t>
      </w:r>
      <w:r>
        <w:rPr>
          <w:rFonts w:ascii="Times New Roman" w:hAnsi="Times New Roman" w:cs="Times New Roman"/>
          <w:b w:val="0"/>
          <w:sz w:val="20"/>
          <w:lang w:val="ru-RU"/>
        </w:rPr>
        <w:t>.</w:t>
      </w:r>
      <w:r>
        <w:rPr>
          <w:rFonts w:ascii="Times New Roman" w:hAnsi="Times New Roman" w:cs="Times New Roman"/>
          <w:b w:val="0"/>
          <w:sz w:val="20"/>
        </w:rPr>
        <w:t>5</w:t>
      </w:r>
      <w:r w:rsidRPr="00AE6DC1">
        <w:rPr>
          <w:rFonts w:ascii="Times New Roman" w:hAnsi="Times New Roman" w:cs="Times New Roman"/>
          <w:b w:val="0"/>
          <w:sz w:val="20"/>
        </w:rPr>
        <w:t xml:space="preserve">. Блок схема до </w:t>
      </w:r>
      <w:r>
        <w:rPr>
          <w:rFonts w:ascii="Times New Roman" w:hAnsi="Times New Roman" w:cs="Times New Roman"/>
          <w:b w:val="0"/>
          <w:sz w:val="20"/>
        </w:rPr>
        <w:t xml:space="preserve">практичного завдання </w:t>
      </w:r>
      <w:r w:rsidRPr="00343779">
        <w:rPr>
          <w:rFonts w:ascii="Times New Roman" w:eastAsia="Times New Roman" w:hAnsi="Times New Roman" w:cs="Times New Roman"/>
          <w:b w:val="0"/>
          <w:sz w:val="20"/>
          <w:szCs w:val="24"/>
        </w:rPr>
        <w:t>“Аналізатор надійності пароля”</w:t>
      </w:r>
    </w:p>
    <w:p w:rsidR="00343779" w:rsidRDefault="00343779" w:rsidP="00343779">
      <w:pPr>
        <w:pStyle w:val="normal"/>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FF2CC"/>
          <w:lang w:val="uk-UA"/>
        </w:rPr>
      </w:pPr>
    </w:p>
    <w:p w:rsidR="003419F3" w:rsidRDefault="003419F3" w:rsidP="00343779">
      <w:pPr>
        <w:pStyle w:val="normal"/>
        <w:pBdr>
          <w:top w:val="nil"/>
          <w:left w:val="nil"/>
          <w:bottom w:val="nil"/>
          <w:right w:val="nil"/>
          <w:between w:val="nil"/>
        </w:pBdr>
        <w:spacing w:line="240" w:lineRule="auto"/>
        <w:jc w:val="center"/>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noProof/>
          <w:sz w:val="24"/>
          <w:szCs w:val="24"/>
          <w:shd w:val="clear" w:color="auto" w:fill="FFF2CC"/>
        </w:rPr>
        <w:lastRenderedPageBreak/>
        <w:drawing>
          <wp:inline distT="0" distB="0" distL="0" distR="0">
            <wp:extent cx="5733415" cy="6640820"/>
            <wp:effectExtent l="19050" t="0" r="63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a:srcRect/>
                    <a:stretch>
                      <a:fillRect/>
                    </a:stretch>
                  </pic:blipFill>
                  <pic:spPr bwMode="auto">
                    <a:xfrm>
                      <a:off x="0" y="0"/>
                      <a:ext cx="5733415" cy="6640820"/>
                    </a:xfrm>
                    <a:prstGeom prst="rect">
                      <a:avLst/>
                    </a:prstGeom>
                    <a:noFill/>
                    <a:ln w="9525">
                      <a:noFill/>
                      <a:miter lim="800000"/>
                      <a:headEnd/>
                      <a:tailEnd/>
                    </a:ln>
                  </pic:spPr>
                </pic:pic>
              </a:graphicData>
            </a:graphic>
          </wp:inline>
        </w:drawing>
      </w:r>
    </w:p>
    <w:p w:rsidR="004755D8" w:rsidRPr="00343779" w:rsidRDefault="00343779" w:rsidP="00343779">
      <w:pPr>
        <w:pStyle w:val="ac"/>
        <w:jc w:val="center"/>
        <w:rPr>
          <w:rFonts w:ascii="Times New Roman" w:eastAsia="Times New Roman" w:hAnsi="Times New Roman" w:cs="Times New Roman"/>
          <w:b w:val="0"/>
          <w:sz w:val="28"/>
          <w:szCs w:val="24"/>
          <w:shd w:val="clear" w:color="auto" w:fill="FFF2CC"/>
        </w:rPr>
      </w:pPr>
      <w:r>
        <w:rPr>
          <w:rFonts w:ascii="Times New Roman" w:hAnsi="Times New Roman" w:cs="Times New Roman"/>
          <w:b w:val="0"/>
          <w:sz w:val="20"/>
        </w:rPr>
        <w:t>Рис.</w:t>
      </w:r>
      <w:r w:rsidRPr="00343779">
        <w:rPr>
          <w:rFonts w:ascii="Times New Roman" w:hAnsi="Times New Roman" w:cs="Times New Roman"/>
          <w:b w:val="0"/>
          <w:sz w:val="20"/>
          <w:lang w:val="ru-RU"/>
        </w:rPr>
        <w:t>2</w:t>
      </w:r>
      <w:r w:rsidRPr="00AE6DC1">
        <w:rPr>
          <w:rFonts w:ascii="Times New Roman" w:hAnsi="Times New Roman" w:cs="Times New Roman"/>
          <w:b w:val="0"/>
          <w:sz w:val="20"/>
        </w:rPr>
        <w:t>.</w:t>
      </w:r>
      <w:r>
        <w:rPr>
          <w:rFonts w:ascii="Times New Roman" w:hAnsi="Times New Roman" w:cs="Times New Roman"/>
          <w:b w:val="0"/>
          <w:sz w:val="20"/>
        </w:rPr>
        <w:t>6</w:t>
      </w:r>
      <w:r w:rsidRPr="00AE6DC1">
        <w:rPr>
          <w:rFonts w:ascii="Times New Roman" w:hAnsi="Times New Roman" w:cs="Times New Roman"/>
          <w:b w:val="0"/>
          <w:sz w:val="20"/>
        </w:rPr>
        <w:t xml:space="preserve">. Блок схема до </w:t>
      </w:r>
      <w:r>
        <w:rPr>
          <w:rFonts w:ascii="Times New Roman" w:hAnsi="Times New Roman" w:cs="Times New Roman"/>
          <w:b w:val="0"/>
          <w:sz w:val="20"/>
        </w:rPr>
        <w:t xml:space="preserve">практичного завдання </w:t>
      </w:r>
      <w:r w:rsidRPr="00343779">
        <w:rPr>
          <w:rFonts w:ascii="Times New Roman" w:eastAsia="Times New Roman" w:hAnsi="Times New Roman" w:cs="Times New Roman"/>
          <w:b w:val="0"/>
          <w:sz w:val="20"/>
          <w:szCs w:val="24"/>
        </w:rPr>
        <w:t>“Аналізатор надійності пароля”</w:t>
      </w:r>
    </w:p>
    <w:p w:rsidR="004755D8" w:rsidRPr="007548F3" w:rsidRDefault="004755D8" w:rsidP="004755D8">
      <w:pPr>
        <w:pStyle w:val="normal"/>
        <w:numPr>
          <w:ilvl w:val="0"/>
          <w:numId w:val="40"/>
        </w:numPr>
        <w:pBdr>
          <w:top w:val="nil"/>
          <w:left w:val="nil"/>
          <w:bottom w:val="nil"/>
          <w:right w:val="nil"/>
          <w:between w:val="nil"/>
        </w:pBdr>
        <w:spacing w:line="240" w:lineRule="auto"/>
        <w:ind w:left="709"/>
        <w:rPr>
          <w:rFonts w:ascii="Times New Roman" w:eastAsia="Times New Roman" w:hAnsi="Times New Roman" w:cs="Times New Roman"/>
          <w:sz w:val="24"/>
          <w:szCs w:val="24"/>
          <w:shd w:val="clear" w:color="auto" w:fill="FFF2CC"/>
          <w:lang w:val="uk-UA"/>
        </w:rPr>
      </w:pPr>
      <w:r w:rsidRPr="007548F3">
        <w:rPr>
          <w:rFonts w:ascii="Times New Roman" w:eastAsia="Times New Roman" w:hAnsi="Times New Roman" w:cs="Times New Roman"/>
          <w:color w:val="000000"/>
          <w:sz w:val="24"/>
          <w:szCs w:val="24"/>
          <w:lang w:val="uk-UA"/>
        </w:rPr>
        <w:t xml:space="preserve">Планований час на реалізацію: </w:t>
      </w:r>
      <w:r w:rsidRPr="007548F3">
        <w:rPr>
          <w:rFonts w:ascii="Times New Roman" w:hAnsi="Times New Roman"/>
          <w:sz w:val="24"/>
          <w:lang w:val="uk-UA"/>
        </w:rPr>
        <w:t>3 години, включаючи аналіз умов, побудову блок-схеми, написання коду та тестування всіх 16 тест-кейсів.</w:t>
      </w:r>
    </w:p>
    <w:p w:rsidR="004755D8" w:rsidRPr="007548F3" w:rsidRDefault="004755D8" w:rsidP="004755D8">
      <w:pPr>
        <w:pStyle w:val="a9"/>
        <w:numPr>
          <w:ilvl w:val="0"/>
          <w:numId w:val="40"/>
        </w:numPr>
        <w:ind w:left="709"/>
        <w:rPr>
          <w:color w:val="000000"/>
          <w:lang w:val="uk-UA"/>
        </w:rPr>
      </w:pPr>
      <w:r w:rsidRPr="007548F3">
        <w:rPr>
          <w:color w:val="000000"/>
          <w:lang w:val="uk-UA"/>
        </w:rPr>
        <w:t xml:space="preserve">Важливі деталі для врахування в імплементації: </w:t>
      </w:r>
      <w:r w:rsidRPr="007548F3">
        <w:rPr>
          <w:lang w:val="uk-UA"/>
        </w:rPr>
        <w:t xml:space="preserve">Алгоритм повинен містити всі необхідні типи розгалужень: </w:t>
      </w:r>
      <w:r w:rsidRPr="007548F3">
        <w:rPr>
          <w:rStyle w:val="HTML"/>
          <w:rFonts w:ascii="Times New Roman" w:hAnsi="Times New Roman"/>
          <w:sz w:val="24"/>
          <w:lang w:val="uk-UA"/>
        </w:rPr>
        <w:t>if else</w:t>
      </w:r>
      <w:r w:rsidRPr="007548F3">
        <w:rPr>
          <w:lang w:val="uk-UA"/>
        </w:rPr>
        <w:t xml:space="preserve">, </w:t>
      </w:r>
      <w:r w:rsidRPr="007548F3">
        <w:rPr>
          <w:rStyle w:val="HTML"/>
          <w:rFonts w:ascii="Times New Roman" w:hAnsi="Times New Roman"/>
          <w:sz w:val="24"/>
          <w:lang w:val="uk-UA"/>
        </w:rPr>
        <w:t>if / else if</w:t>
      </w:r>
      <w:r w:rsidRPr="007548F3">
        <w:rPr>
          <w:lang w:val="uk-UA"/>
        </w:rPr>
        <w:t xml:space="preserve"> та </w:t>
      </w:r>
      <w:r w:rsidRPr="007548F3">
        <w:rPr>
          <w:rStyle w:val="HTML"/>
          <w:rFonts w:ascii="Times New Roman" w:hAnsi="Times New Roman"/>
          <w:sz w:val="24"/>
          <w:lang w:val="uk-UA"/>
        </w:rPr>
        <w:t>switch case</w:t>
      </w:r>
      <w:r w:rsidRPr="007548F3">
        <w:rPr>
          <w:lang w:val="uk-UA"/>
        </w:rPr>
        <w:t xml:space="preserve">. Також необхідно використати логічні оператори </w:t>
      </w:r>
      <w:r w:rsidRPr="007548F3">
        <w:rPr>
          <w:rStyle w:val="HTML"/>
          <w:rFonts w:ascii="Times New Roman" w:hAnsi="Times New Roman"/>
          <w:sz w:val="24"/>
          <w:lang w:val="uk-UA"/>
        </w:rPr>
        <w:t>&amp;&amp;</w:t>
      </w:r>
      <w:r w:rsidRPr="007548F3">
        <w:rPr>
          <w:lang w:val="uk-UA"/>
        </w:rPr>
        <w:t xml:space="preserve">, </w:t>
      </w:r>
      <w:r w:rsidRPr="007548F3">
        <w:rPr>
          <w:rStyle w:val="HTML"/>
          <w:rFonts w:ascii="Times New Roman" w:hAnsi="Times New Roman"/>
          <w:sz w:val="24"/>
          <w:lang w:val="uk-UA"/>
        </w:rPr>
        <w:t>||</w:t>
      </w:r>
      <w:r w:rsidRPr="007548F3">
        <w:rPr>
          <w:lang w:val="uk-UA"/>
        </w:rPr>
        <w:t xml:space="preserve"> та </w:t>
      </w:r>
      <w:r w:rsidRPr="007548F3">
        <w:rPr>
          <w:rStyle w:val="HTML"/>
          <w:rFonts w:ascii="Times New Roman" w:hAnsi="Times New Roman"/>
          <w:sz w:val="24"/>
          <w:lang w:val="uk-UA"/>
        </w:rPr>
        <w:t>!</w:t>
      </w:r>
      <w:r w:rsidRPr="007548F3">
        <w:rPr>
          <w:lang w:val="uk-UA"/>
        </w:rPr>
        <w:t>.</w:t>
      </w:r>
    </w:p>
    <w:p w:rsidR="00F31BDA" w:rsidRPr="00343779" w:rsidRDefault="00F31BDA" w:rsidP="00343779">
      <w:pPr>
        <w:spacing w:before="100" w:beforeAutospacing="1" w:after="100" w:afterAutospacing="1" w:line="240" w:lineRule="auto"/>
        <w:rPr>
          <w:rFonts w:ascii="Times New Roman" w:hAnsi="Times New Roman" w:cs="Times New Roman"/>
          <w:sz w:val="24"/>
          <w:szCs w:val="24"/>
        </w:rPr>
      </w:pPr>
      <w:r w:rsidRPr="007548F3">
        <w:rPr>
          <w:rFonts w:ascii="Times New Roman" w:eastAsia="Times New Roman" w:hAnsi="Times New Roman" w:cs="Times New Roman"/>
          <w:sz w:val="24"/>
          <w:szCs w:val="24"/>
        </w:rPr>
        <w:t>Програма №</w:t>
      </w:r>
      <w:r w:rsidR="004755D8" w:rsidRPr="007548F3">
        <w:rPr>
          <w:rFonts w:ascii="Times New Roman" w:eastAsia="Times New Roman" w:hAnsi="Times New Roman" w:cs="Times New Roman"/>
          <w:sz w:val="24"/>
          <w:szCs w:val="24"/>
        </w:rPr>
        <w:t>4</w:t>
      </w:r>
      <w:r w:rsidR="00343779">
        <w:rPr>
          <w:rFonts w:ascii="Times New Roman" w:eastAsia="Times New Roman" w:hAnsi="Times New Roman" w:cs="Times New Roman"/>
          <w:sz w:val="24"/>
          <w:szCs w:val="24"/>
        </w:rPr>
        <w:t xml:space="preserve"> </w:t>
      </w:r>
      <w:r w:rsidR="00343779" w:rsidRPr="007548F3">
        <w:rPr>
          <w:rFonts w:ascii="Times New Roman" w:hAnsi="Times New Roman" w:cs="Times New Roman"/>
          <w:sz w:val="24"/>
          <w:szCs w:val="24"/>
        </w:rPr>
        <w:t>algotester_lab1v2</w:t>
      </w:r>
    </w:p>
    <w:p w:rsidR="004755D8" w:rsidRPr="007548F3" w:rsidRDefault="00F31BDA" w:rsidP="004755D8">
      <w:pPr>
        <w:pStyle w:val="a9"/>
        <w:numPr>
          <w:ilvl w:val="0"/>
          <w:numId w:val="42"/>
        </w:numPr>
        <w:rPr>
          <w:lang w:val="uk-UA"/>
        </w:rPr>
      </w:pPr>
      <w:r w:rsidRPr="007548F3">
        <w:rPr>
          <w:lang w:val="uk-UA"/>
        </w:rPr>
        <w:t xml:space="preserve">Планований час на реалізацію: </w:t>
      </w:r>
      <w:r w:rsidR="004755D8" w:rsidRPr="007548F3">
        <w:rPr>
          <w:lang w:val="uk-UA"/>
        </w:rPr>
        <w:t>1,5 години, включаючи аналіз умови, побудову алгоритму, реалізацію та тестування граничних випадків.</w:t>
      </w:r>
    </w:p>
    <w:p w:rsidR="00F31BDA" w:rsidRPr="007548F3" w:rsidRDefault="00F31BDA" w:rsidP="004755D8">
      <w:pPr>
        <w:pStyle w:val="a9"/>
        <w:numPr>
          <w:ilvl w:val="0"/>
          <w:numId w:val="42"/>
        </w:numPr>
        <w:spacing w:before="240" w:beforeAutospacing="0"/>
        <w:rPr>
          <w:lang w:val="uk-UA"/>
        </w:rPr>
      </w:pPr>
      <w:r w:rsidRPr="007548F3">
        <w:rPr>
          <w:lang w:val="uk-UA"/>
        </w:rPr>
        <w:lastRenderedPageBreak/>
        <w:t>Важливі деталі для врахування в імплементації:</w:t>
      </w:r>
      <w:r w:rsidR="004755D8" w:rsidRPr="007548F3">
        <w:rPr>
          <w:lang w:val="uk-UA"/>
        </w:rPr>
        <w:t xml:space="preserve"> Необхідно врахувати можливе перевертання столу </w:t>
      </w:r>
      <w:r w:rsidR="004755D8" w:rsidRPr="00250FD9">
        <w:rPr>
          <w:rStyle w:val="a7"/>
          <w:b w:val="0"/>
          <w:lang w:val="uk-UA"/>
        </w:rPr>
        <w:t>між операціями відпилювання</w:t>
      </w:r>
      <w:r w:rsidR="004755D8" w:rsidRPr="007548F3">
        <w:rPr>
          <w:lang w:val="uk-UA"/>
        </w:rPr>
        <w:t>, а також окремо перевірити ситуацію, коли довжина відпилювання перевищує довжину відповідної ніжки.</w:t>
      </w:r>
    </w:p>
    <w:p w:rsidR="00F31BDA" w:rsidRPr="007548F3" w:rsidRDefault="00F31BDA" w:rsidP="00F31BDA">
      <w:pPr>
        <w:pStyle w:val="2"/>
        <w:rPr>
          <w:rFonts w:eastAsia="Times New Roman" w:cs="Times New Roman"/>
          <w:bCs/>
          <w:color w:val="000000"/>
          <w:lang w:val="uk-UA"/>
        </w:rPr>
      </w:pPr>
      <w:r w:rsidRPr="007548F3">
        <w:rPr>
          <w:rFonts w:eastAsia="Times New Roman" w:cs="Times New Roman"/>
          <w:bCs/>
          <w:color w:val="000000"/>
          <w:lang w:val="uk-UA"/>
        </w:rPr>
        <w:t xml:space="preserve">4. </w:t>
      </w:r>
      <w:r w:rsidRPr="007548F3">
        <w:rPr>
          <w:rFonts w:eastAsia="Times New Roman" w:cs="Times New Roman"/>
          <w:bCs/>
          <w:color w:val="000000"/>
          <w:lang w:val="uk-UA"/>
        </w:rPr>
        <w:tab/>
        <w:t>Код програм з посиланням на зовнішні ресурси:</w:t>
      </w:r>
    </w:p>
    <w:p w:rsidR="00F31BDA" w:rsidRPr="00343779" w:rsidRDefault="00F31BDA" w:rsidP="00F31BDA">
      <w:pPr>
        <w:pStyle w:val="normal"/>
        <w:rPr>
          <w:rFonts w:ascii="Times New Roman" w:eastAsia="Times New Roman" w:hAnsi="Times New Roman" w:cs="Times New Roman"/>
          <w:shd w:val="clear" w:color="auto" w:fill="FFF2CC"/>
          <w:lang w:val="en-US"/>
        </w:rPr>
      </w:pPr>
      <w:r w:rsidRPr="007548F3">
        <w:rPr>
          <w:rFonts w:ascii="Times New Roman" w:eastAsia="Times New Roman" w:hAnsi="Times New Roman" w:cs="Times New Roman"/>
          <w:sz w:val="24"/>
          <w:lang w:val="uk-UA"/>
        </w:rPr>
        <w:t xml:space="preserve">Завдання №1 </w:t>
      </w:r>
      <w:r w:rsidR="00343779">
        <w:rPr>
          <w:rFonts w:ascii="Times New Roman" w:eastAsia="Times New Roman" w:hAnsi="Times New Roman" w:cs="Times New Roman"/>
          <w:sz w:val="24"/>
          <w:lang w:val="en-US"/>
        </w:rPr>
        <w:t>lab_1_task_1</w:t>
      </w:r>
    </w:p>
    <w:p w:rsidR="007130F5" w:rsidRPr="00343779" w:rsidRDefault="004755D8" w:rsidP="00343779">
      <w:pPr>
        <w:pStyle w:val="a9"/>
        <w:spacing w:before="0" w:beforeAutospacing="0" w:after="0" w:afterAutospacing="0"/>
        <w:rPr>
          <w:lang w:val="en-US"/>
        </w:rPr>
      </w:pPr>
      <w:r w:rsidRPr="007548F3">
        <w:rPr>
          <w:lang w:val="uk-UA"/>
        </w:rPr>
        <w:t>Було реалізовано програму мовою C++, яка обчислює заданий математичний вираз для варіанта 23.</w:t>
      </w:r>
    </w:p>
    <w:p w:rsidR="004755D8" w:rsidRPr="007548F3" w:rsidRDefault="004755D8" w:rsidP="004755D8">
      <w:pPr>
        <w:pStyle w:val="a9"/>
        <w:spacing w:before="0" w:beforeAutospacing="0" w:after="0" w:afterAutospacing="0"/>
        <w:rPr>
          <w:lang w:val="uk-UA"/>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 xml:space="preserve">/*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Епік 2. Лабораторна робота 1. Варіант 23. Завдання 1.</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Авторка: Ташогло Влада</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Група: ші-11</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586C0"/>
          <w:sz w:val="14"/>
          <w:szCs w:val="14"/>
        </w:rPr>
        <w:t>#include</w:t>
      </w:r>
      <w:r w:rsidRPr="004755D8">
        <w:rPr>
          <w:rFonts w:ascii="Consolas" w:eastAsia="Times New Roman" w:hAnsi="Consolas" w:cs="Times New Roman"/>
          <w:color w:val="569CD6"/>
          <w:sz w:val="14"/>
          <w:szCs w:val="14"/>
        </w:rPr>
        <w:t xml:space="preserve"> </w:t>
      </w:r>
      <w:r w:rsidRPr="004755D8">
        <w:rPr>
          <w:rFonts w:ascii="Consolas" w:eastAsia="Times New Roman" w:hAnsi="Consolas" w:cs="Times New Roman"/>
          <w:color w:val="A5D6FF"/>
          <w:sz w:val="14"/>
          <w:szCs w:val="14"/>
        </w:rPr>
        <w:t>&lt;iostream&gt;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586C0"/>
          <w:sz w:val="14"/>
          <w:szCs w:val="14"/>
        </w:rPr>
        <w:t>#include</w:t>
      </w:r>
      <w:r w:rsidRPr="004755D8">
        <w:rPr>
          <w:rFonts w:ascii="Consolas" w:eastAsia="Times New Roman" w:hAnsi="Consolas" w:cs="Times New Roman"/>
          <w:color w:val="569CD6"/>
          <w:sz w:val="14"/>
          <w:szCs w:val="14"/>
        </w:rPr>
        <w:t xml:space="preserve"> </w:t>
      </w:r>
      <w:r w:rsidRPr="004755D8">
        <w:rPr>
          <w:rFonts w:ascii="Consolas" w:eastAsia="Times New Roman" w:hAnsi="Consolas" w:cs="Times New Roman"/>
          <w:color w:val="A5D6FF"/>
          <w:sz w:val="14"/>
          <w:szCs w:val="14"/>
        </w:rPr>
        <w:t>&lt;cmath&gt;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586C0"/>
          <w:sz w:val="14"/>
          <w:szCs w:val="14"/>
        </w:rPr>
        <w:t>using</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namespace</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4EC9B0"/>
          <w:sz w:val="14"/>
          <w:szCs w:val="14"/>
        </w:rPr>
        <w:t>std</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FF7B72"/>
          <w:sz w:val="14"/>
          <w:szCs w:val="14"/>
        </w:rPr>
        <w:t>int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main</w:t>
      </w:r>
      <w:r w:rsidRPr="004755D8">
        <w:rPr>
          <w:rFonts w:ascii="Consolas" w:eastAsia="Times New Roman" w:hAnsi="Consolas" w:cs="Times New Roman"/>
          <w:color w:val="BBBEBF"/>
          <w:sz w:val="14"/>
          <w:szCs w:val="14"/>
        </w:rPr>
        <w:t>()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    // Обчислення для типу float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cout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A5D6FF"/>
          <w:sz w:val="14"/>
          <w:szCs w:val="14"/>
        </w:rPr>
        <w:t>"Обчислення для типу змінних float"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endl</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    // Початкові значення</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int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a_f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1000</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float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b_f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0.0001f</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    // Обчислення чисельника</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float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c_f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pow</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C9D1D9"/>
          <w:sz w:val="14"/>
          <w:szCs w:val="14"/>
        </w:rPr>
        <w:t>a_f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b_f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3</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float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d_f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pow</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C9D1D9"/>
          <w:sz w:val="14"/>
          <w:szCs w:val="14"/>
        </w:rPr>
        <w:t>a_f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3</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float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e_f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3</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pow</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C9D1D9"/>
          <w:sz w:val="14"/>
          <w:szCs w:val="14"/>
        </w:rPr>
        <w:t>a_f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2</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b_f</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float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f_f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d_f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e_f</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float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numerator_f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c_f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f_f</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    // Обчислення знаменника</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float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g_f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3</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a_f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pow</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C9D1D9"/>
          <w:sz w:val="14"/>
          <w:szCs w:val="14"/>
        </w:rPr>
        <w:t>b_f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2</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float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h_f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pow</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C9D1D9"/>
          <w:sz w:val="14"/>
          <w:szCs w:val="14"/>
        </w:rPr>
        <w:t>b_f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3</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float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denominator_f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g_f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h_f</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    // Результат для float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float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result_f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numerator_f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denominator_f</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cout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A5D6FF"/>
          <w:sz w:val="14"/>
          <w:szCs w:val="14"/>
        </w:rPr>
        <w:t>"Результат: "</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result_f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endl</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    // Обчислення для типу double</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cout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A5D6FF"/>
          <w:sz w:val="14"/>
          <w:szCs w:val="14"/>
        </w:rPr>
        <w:t>"Обчислення для типу змінних double"</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endl</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    // Початкові значення</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int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a_d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1000</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double</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b_d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0.0001</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    // Обчислення чисельника</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double</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c_d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pow</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C9D1D9"/>
          <w:sz w:val="14"/>
          <w:szCs w:val="14"/>
        </w:rPr>
        <w:t>a_d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b_d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3</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double</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d_d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pow</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C9D1D9"/>
          <w:sz w:val="14"/>
          <w:szCs w:val="14"/>
        </w:rPr>
        <w:t>a_d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3</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double</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e_d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3</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pow</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C9D1D9"/>
          <w:sz w:val="14"/>
          <w:szCs w:val="14"/>
        </w:rPr>
        <w:t>a_d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2</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b_d</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double</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f_d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d_d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e_d</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double</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numerator_d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c_d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f_d</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    // Обчислення знаменника</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double</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g_d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3</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a_d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pow</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C9D1D9"/>
          <w:sz w:val="14"/>
          <w:szCs w:val="14"/>
        </w:rPr>
        <w:t>b_d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2</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double</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h_d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pow</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C9D1D9"/>
          <w:sz w:val="14"/>
          <w:szCs w:val="14"/>
        </w:rPr>
        <w:t>b_d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3</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double</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denominator_d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g_d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h_d</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8B949E"/>
          <w:sz w:val="14"/>
          <w:szCs w:val="14"/>
        </w:rPr>
        <w:t>    // Результат для double</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lastRenderedPageBreak/>
        <w:t xml:space="preserve">    </w:t>
      </w:r>
      <w:r w:rsidRPr="004755D8">
        <w:rPr>
          <w:rFonts w:ascii="Consolas" w:eastAsia="Times New Roman" w:hAnsi="Consolas" w:cs="Times New Roman"/>
          <w:color w:val="FF7B72"/>
          <w:sz w:val="14"/>
          <w:szCs w:val="14"/>
        </w:rPr>
        <w:t>double</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result_d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numerator_d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denominator_d</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cout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A5D6FF"/>
          <w:sz w:val="14"/>
          <w:szCs w:val="14"/>
        </w:rPr>
        <w:t>"Результат: "</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result_d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endl</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586C0"/>
          <w:sz w:val="14"/>
          <w:szCs w:val="14"/>
        </w:rPr>
        <w:t>return</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0</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w:t>
      </w:r>
    </w:p>
    <w:p w:rsidR="00F31BDA" w:rsidRPr="00343779" w:rsidRDefault="00343779" w:rsidP="00343779">
      <w:pPr>
        <w:pStyle w:val="normal"/>
        <w:jc w:val="center"/>
        <w:rPr>
          <w:rFonts w:ascii="Times New Roman" w:eastAsia="Times New Roman" w:hAnsi="Times New Roman" w:cs="Times New Roman"/>
          <w:color w:val="4F81BD" w:themeColor="accent1"/>
          <w:sz w:val="20"/>
          <w:szCs w:val="24"/>
          <w:shd w:val="clear" w:color="auto" w:fill="FFF2CC"/>
          <w:lang w:val="uk-UA"/>
        </w:rPr>
      </w:pPr>
      <w:r w:rsidRPr="00343779">
        <w:rPr>
          <w:rFonts w:ascii="Times New Roman" w:hAnsi="Times New Roman" w:cs="Times New Roman"/>
          <w:color w:val="4F81BD" w:themeColor="accent1"/>
          <w:sz w:val="20"/>
        </w:rPr>
        <w:t>Code</w:t>
      </w:r>
      <w:r w:rsidRPr="00343779">
        <w:rPr>
          <w:rFonts w:ascii="Times New Roman" w:hAnsi="Times New Roman" w:cs="Times New Roman"/>
          <w:color w:val="4F81BD" w:themeColor="accent1"/>
          <w:sz w:val="20"/>
          <w:lang w:val="uk-UA"/>
        </w:rPr>
        <w:t xml:space="preserve"> #1. Код до </w:t>
      </w:r>
      <w:r>
        <w:rPr>
          <w:rFonts w:ascii="Times New Roman" w:hAnsi="Times New Roman" w:cs="Times New Roman"/>
          <w:color w:val="4F81BD" w:themeColor="accent1"/>
          <w:sz w:val="20"/>
          <w:lang w:val="en-US"/>
        </w:rPr>
        <w:t>l</w:t>
      </w:r>
      <w:r w:rsidRPr="00343779">
        <w:rPr>
          <w:rFonts w:ascii="Times New Roman" w:hAnsi="Times New Roman" w:cs="Times New Roman"/>
          <w:color w:val="4F81BD" w:themeColor="accent1"/>
          <w:sz w:val="20"/>
        </w:rPr>
        <w:t>ab</w:t>
      </w:r>
      <w:r w:rsidRPr="00343779">
        <w:rPr>
          <w:rFonts w:ascii="Times New Roman" w:hAnsi="Times New Roman" w:cs="Times New Roman"/>
          <w:color w:val="4F81BD" w:themeColor="accent1"/>
          <w:sz w:val="20"/>
          <w:lang w:val="uk-UA"/>
        </w:rPr>
        <w:t>_1_</w:t>
      </w:r>
      <w:r>
        <w:rPr>
          <w:rFonts w:ascii="Times New Roman" w:hAnsi="Times New Roman" w:cs="Times New Roman"/>
          <w:color w:val="4F81BD" w:themeColor="accent1"/>
          <w:sz w:val="20"/>
          <w:lang w:val="en-US"/>
        </w:rPr>
        <w:t>t</w:t>
      </w:r>
      <w:r w:rsidRPr="00343779">
        <w:rPr>
          <w:rFonts w:ascii="Times New Roman" w:hAnsi="Times New Roman" w:cs="Times New Roman"/>
          <w:color w:val="4F81BD" w:themeColor="accent1"/>
          <w:sz w:val="20"/>
        </w:rPr>
        <w:t>ask</w:t>
      </w:r>
      <w:r w:rsidRPr="00343779">
        <w:rPr>
          <w:rFonts w:ascii="Times New Roman" w:hAnsi="Times New Roman" w:cs="Times New Roman"/>
          <w:color w:val="4F81BD" w:themeColor="accent1"/>
          <w:sz w:val="20"/>
          <w:lang w:val="uk-UA"/>
        </w:rPr>
        <w:t>_1, варіант 23</w:t>
      </w:r>
    </w:p>
    <w:p w:rsidR="00F31BDA" w:rsidRPr="007548F3" w:rsidRDefault="00F31BDA" w:rsidP="00F31BDA">
      <w:r>
        <w:rPr>
          <w:rFonts w:ascii="Times New Roman" w:hAnsi="Times New Roman"/>
          <w:sz w:val="24"/>
          <w:lang w:val="uk-UA"/>
        </w:rPr>
        <w:t xml:space="preserve">Посилання на файл коду в Pull Request:</w:t>
      </w:r>
    </w:p>
    <w:p w:rsidR="004755D8" w:rsidRPr="007548F3" w:rsidRDefault="004755D8" w:rsidP="00F31BDA">
      <w:hyperlink r:id="rId84">
        <w:r>
          <w:rPr>
            <w:rFonts w:ascii="Times New Roman" w:hAnsi="Times New Roman"/>
            <w:color w:val="0563C1"/>
            <w:sz w:val="24"/>
            <w:szCs w:val="24"/>
            <w:u w:val="single"/>
            <w:lang w:val="en-US"/>
          </w:rPr>
          <w:t xml:space="preserve">https://github.com/artificial-intelligence-department/ai_programming_playground_2026/pull/216/files#diff-8e41c5e3459c8082d09717147b53f2dfad828f06d25a17d3fc203e322ddcbe12</w:t>
        </w:r>
      </w:hyperlink>
    </w:p>
    <w:p w:rsidR="00F31BDA" w:rsidRPr="007548F3" w:rsidRDefault="00F31BDA" w:rsidP="00F31BDA">
      <w:pPr>
        <w:pStyle w:val="normal"/>
        <w:rPr>
          <w:rFonts w:ascii="Times New Roman" w:eastAsia="Times New Roman" w:hAnsi="Times New Roman" w:cs="Times New Roman"/>
          <w:shd w:val="clear" w:color="auto" w:fill="FFF2CC"/>
          <w:lang w:val="uk-UA"/>
        </w:rPr>
      </w:pPr>
      <w:r w:rsidRPr="007548F3">
        <w:rPr>
          <w:rFonts w:ascii="Times New Roman" w:eastAsia="Times New Roman" w:hAnsi="Times New Roman" w:cs="Times New Roman"/>
          <w:sz w:val="24"/>
          <w:lang w:val="uk-UA"/>
        </w:rPr>
        <w:t xml:space="preserve">Завдання №2 </w:t>
      </w:r>
      <w:r w:rsidR="00343779">
        <w:rPr>
          <w:rFonts w:ascii="Times New Roman" w:hAnsi="Times New Roman"/>
          <w:sz w:val="24"/>
          <w:lang w:val="en-US"/>
        </w:rPr>
        <w:t>l</w:t>
      </w:r>
      <w:r w:rsidR="00343779">
        <w:rPr>
          <w:rFonts w:ascii="Times New Roman" w:hAnsi="Times New Roman"/>
          <w:sz w:val="24"/>
        </w:rPr>
        <w:t>ab_1_</w:t>
      </w:r>
      <w:r w:rsidR="00343779">
        <w:rPr>
          <w:rFonts w:ascii="Times New Roman" w:hAnsi="Times New Roman"/>
          <w:sz w:val="24"/>
          <w:lang w:val="en-US"/>
        </w:rPr>
        <w:t>t</w:t>
      </w:r>
      <w:r w:rsidR="00343779">
        <w:rPr>
          <w:rFonts w:ascii="Times New Roman" w:hAnsi="Times New Roman"/>
          <w:sz w:val="24"/>
        </w:rPr>
        <w:t>ask_2</w:t>
      </w:r>
    </w:p>
    <w:p w:rsidR="004755D8" w:rsidRDefault="004755D8" w:rsidP="004755D8">
      <w:pPr>
        <w:pStyle w:val="normal"/>
        <w:rPr>
          <w:rFonts w:ascii="Times New Roman" w:hAnsi="Times New Roman" w:cs="Times New Roman"/>
          <w:sz w:val="24"/>
          <w:szCs w:val="24"/>
          <w:lang w:val="en-US"/>
        </w:rPr>
      </w:pPr>
      <w:r w:rsidRPr="007548F3">
        <w:rPr>
          <w:rFonts w:ascii="Times New Roman" w:hAnsi="Times New Roman" w:cs="Times New Roman"/>
          <w:sz w:val="24"/>
          <w:szCs w:val="24"/>
          <w:lang w:val="uk-UA"/>
        </w:rPr>
        <w:t>Було реалізовано програму мовою C++, яка виконує задані математичний вирази для варіанта 23</w:t>
      </w:r>
    </w:p>
    <w:p w:rsidR="00343779" w:rsidRPr="00343779" w:rsidRDefault="00343779" w:rsidP="004755D8">
      <w:pPr>
        <w:pStyle w:val="normal"/>
        <w:rPr>
          <w:rFonts w:ascii="Times New Roman" w:hAnsi="Times New Roman" w:cs="Times New Roman"/>
          <w:sz w:val="24"/>
          <w:szCs w:val="24"/>
          <w:lang w:val="en-US"/>
        </w:rPr>
      </w:pPr>
    </w:p>
    <w:p w:rsidR="00B971B1" w:rsidRPr="00250FD9" w:rsidRDefault="00B971B1" w:rsidP="00B971B1">
      <w:pPr>
        <w:shd w:val="clear" w:color="auto" w:fill="121314"/>
        <w:spacing w:line="190" w:lineRule="atLeast"/>
        <w:rPr>
          <w:rFonts w:ascii="Consolas" w:eastAsia="Times New Roman" w:hAnsi="Consolas" w:cs="Times New Roman"/>
          <w:color w:val="BBBEBF"/>
          <w:sz w:val="14"/>
          <w:szCs w:val="14"/>
        </w:rPr>
      </w:pP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ru-RU"/>
        </w:rPr>
      </w:pPr>
      <w:r w:rsidRPr="00B971B1">
        <w:rPr>
          <w:rFonts w:ascii="Consolas" w:eastAsia="Times New Roman" w:hAnsi="Consolas" w:cs="Times New Roman"/>
          <w:color w:val="8B949E"/>
          <w:sz w:val="14"/>
          <w:szCs w:val="14"/>
          <w:lang w:val="ru-RU"/>
        </w:rPr>
        <w:t xml:space="preserve">/* </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ru-RU"/>
        </w:rPr>
      </w:pPr>
      <w:r w:rsidRPr="00B971B1">
        <w:rPr>
          <w:rFonts w:ascii="Consolas" w:eastAsia="Times New Roman" w:hAnsi="Consolas" w:cs="Times New Roman"/>
          <w:color w:val="8B949E"/>
          <w:sz w:val="14"/>
          <w:szCs w:val="14"/>
          <w:lang w:val="ru-RU"/>
        </w:rPr>
        <w:t>Епік 2. Лабораторна робота 1. Варіант 23. Завдання 2.</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ru-RU"/>
        </w:rPr>
      </w:pPr>
      <w:r w:rsidRPr="00B971B1">
        <w:rPr>
          <w:rFonts w:ascii="Consolas" w:eastAsia="Times New Roman" w:hAnsi="Consolas" w:cs="Times New Roman"/>
          <w:color w:val="8B949E"/>
          <w:sz w:val="14"/>
          <w:szCs w:val="14"/>
          <w:lang w:val="ru-RU"/>
        </w:rPr>
        <w:t>Авторка: Ташогло Влада</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ru-RU"/>
        </w:rPr>
      </w:pPr>
      <w:r w:rsidRPr="00B971B1">
        <w:rPr>
          <w:rFonts w:ascii="Consolas" w:eastAsia="Times New Roman" w:hAnsi="Consolas" w:cs="Times New Roman"/>
          <w:color w:val="8B949E"/>
          <w:sz w:val="14"/>
          <w:szCs w:val="14"/>
          <w:lang w:val="ru-RU"/>
        </w:rPr>
        <w:t>Група: ші-11</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8B949E"/>
          <w:sz w:val="14"/>
          <w:szCs w:val="14"/>
          <w:lang w:val="en-US"/>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C586C0"/>
          <w:sz w:val="14"/>
          <w:szCs w:val="14"/>
          <w:lang w:val="en-US"/>
        </w:rPr>
        <w:t>#include</w:t>
      </w:r>
      <w:r w:rsidRPr="00B971B1">
        <w:rPr>
          <w:rFonts w:ascii="Consolas" w:eastAsia="Times New Roman" w:hAnsi="Consolas" w:cs="Times New Roman"/>
          <w:color w:val="569CD6"/>
          <w:sz w:val="14"/>
          <w:szCs w:val="14"/>
          <w:lang w:val="en-US"/>
        </w:rPr>
        <w:t xml:space="preserve"> </w:t>
      </w:r>
      <w:r w:rsidRPr="00B971B1">
        <w:rPr>
          <w:rFonts w:ascii="Consolas" w:eastAsia="Times New Roman" w:hAnsi="Consolas" w:cs="Times New Roman"/>
          <w:color w:val="A5D6FF"/>
          <w:sz w:val="14"/>
          <w:szCs w:val="14"/>
          <w:lang w:val="en-US"/>
        </w:rPr>
        <w:t>&lt;iostream&gt;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C586C0"/>
          <w:sz w:val="14"/>
          <w:szCs w:val="14"/>
          <w:lang w:val="en-US"/>
        </w:rPr>
        <w:t>using</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FF7B72"/>
          <w:sz w:val="14"/>
          <w:szCs w:val="14"/>
          <w:lang w:val="en-US"/>
        </w:rPr>
        <w:t>namespace</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4EC9B0"/>
          <w:sz w:val="14"/>
          <w:szCs w:val="14"/>
          <w:lang w:val="en-US"/>
        </w:rPr>
        <w:t>std</w:t>
      </w:r>
      <w:r w:rsidRPr="00B971B1">
        <w:rPr>
          <w:rFonts w:ascii="Consolas" w:eastAsia="Times New Roman" w:hAnsi="Consolas" w:cs="Times New Roman"/>
          <w:color w:val="BBBEBF"/>
          <w:sz w:val="14"/>
          <w:szCs w:val="14"/>
          <w:lang w:val="en-US"/>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FF7B72"/>
          <w:sz w:val="14"/>
          <w:szCs w:val="14"/>
          <w:lang w:val="en-US"/>
        </w:rPr>
        <w:t>int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main</w:t>
      </w:r>
      <w:r w:rsidRPr="00B971B1">
        <w:rPr>
          <w:rFonts w:ascii="Consolas" w:eastAsia="Times New Roman" w:hAnsi="Consolas" w:cs="Times New Roman"/>
          <w:color w:val="BBBEBF"/>
          <w:sz w:val="14"/>
          <w:szCs w:val="14"/>
          <w:lang w:val="en-US"/>
        </w:rPr>
        <w:t>() {</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FF7B72"/>
          <w:sz w:val="14"/>
          <w:szCs w:val="14"/>
          <w:lang w:val="en-US"/>
        </w:rPr>
        <w:t>int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n</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4D4D4"/>
          <w:sz w:val="14"/>
          <w:szCs w:val="14"/>
          <w:lang w:val="en-US"/>
        </w:rPr>
        <w: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B5CEA8"/>
          <w:sz w:val="14"/>
          <w:szCs w:val="14"/>
          <w:lang w:val="en-US"/>
        </w:rPr>
        <w:t>0</w:t>
      </w:r>
      <w:r w:rsidRPr="00B971B1">
        <w:rPr>
          <w:rFonts w:ascii="Consolas" w:eastAsia="Times New Roman" w:hAnsi="Consolas" w:cs="Times New Roman"/>
          <w:color w:val="BBBEBF"/>
          <w:sz w:val="14"/>
          <w:szCs w:val="14"/>
          <w:lang w:val="en-US"/>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FF7B72"/>
          <w:sz w:val="14"/>
          <w:szCs w:val="14"/>
          <w:lang w:val="en-US"/>
        </w:rPr>
        <w:t>int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m</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4D4D4"/>
          <w:sz w:val="14"/>
          <w:szCs w:val="14"/>
          <w:lang w:val="en-US"/>
        </w:rPr>
        <w: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B5CEA8"/>
          <w:sz w:val="14"/>
          <w:szCs w:val="14"/>
          <w:lang w:val="en-US"/>
        </w:rPr>
        <w:t>0</w:t>
      </w:r>
      <w:r w:rsidRPr="00B971B1">
        <w:rPr>
          <w:rFonts w:ascii="Consolas" w:eastAsia="Times New Roman" w:hAnsi="Consolas" w:cs="Times New Roman"/>
          <w:color w:val="BBBEBF"/>
          <w:sz w:val="14"/>
          <w:szCs w:val="14"/>
          <w:lang w:val="en-US"/>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ru-RU"/>
        </w:rPr>
      </w:pP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ru-RU"/>
        </w:rPr>
        <w:t>cout</w:t>
      </w:r>
      <w:r w:rsidRPr="00B971B1">
        <w:rPr>
          <w:rFonts w:ascii="Consolas" w:eastAsia="Times New Roman" w:hAnsi="Consolas" w:cs="Times New Roman"/>
          <w:color w:val="BBBEBF"/>
          <w:sz w:val="14"/>
          <w:szCs w:val="14"/>
          <w:lang w:val="ru-RU"/>
        </w:rPr>
        <w:t xml:space="preserve"> </w:t>
      </w:r>
      <w:r w:rsidRPr="00B971B1">
        <w:rPr>
          <w:rFonts w:ascii="Consolas" w:eastAsia="Times New Roman" w:hAnsi="Consolas" w:cs="Times New Roman"/>
          <w:color w:val="D2A8FF"/>
          <w:sz w:val="14"/>
          <w:szCs w:val="14"/>
          <w:lang w:val="ru-RU"/>
        </w:rPr>
        <w:t>&lt;&lt;</w:t>
      </w:r>
      <w:r w:rsidRPr="00B971B1">
        <w:rPr>
          <w:rFonts w:ascii="Consolas" w:eastAsia="Times New Roman" w:hAnsi="Consolas" w:cs="Times New Roman"/>
          <w:color w:val="BBBEBF"/>
          <w:sz w:val="14"/>
          <w:szCs w:val="14"/>
          <w:lang w:val="ru-RU"/>
        </w:rPr>
        <w:t xml:space="preserve"> </w:t>
      </w:r>
      <w:r w:rsidRPr="00B971B1">
        <w:rPr>
          <w:rFonts w:ascii="Consolas" w:eastAsia="Times New Roman" w:hAnsi="Consolas" w:cs="Times New Roman"/>
          <w:color w:val="A5D6FF"/>
          <w:sz w:val="14"/>
          <w:szCs w:val="14"/>
          <w:lang w:val="ru-RU"/>
        </w:rPr>
        <w:t>"Введіть значення n і m: "</w:t>
      </w:r>
      <w:r w:rsidRPr="00B971B1">
        <w:rPr>
          <w:rFonts w:ascii="Consolas" w:eastAsia="Times New Roman" w:hAnsi="Consolas" w:cs="Times New Roman"/>
          <w:color w:val="BBBEBF"/>
          <w:sz w:val="14"/>
          <w:szCs w:val="14"/>
          <w:lang w:val="ru-RU"/>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ru-RU"/>
        </w:rPr>
      </w:pPr>
      <w:r w:rsidRPr="00B971B1">
        <w:rPr>
          <w:rFonts w:ascii="Consolas" w:eastAsia="Times New Roman" w:hAnsi="Consolas" w:cs="Times New Roman"/>
          <w:color w:val="BBBEBF"/>
          <w:sz w:val="14"/>
          <w:szCs w:val="14"/>
          <w:lang w:val="ru-RU"/>
        </w:rPr>
        <w:t xml:space="preserve">    </w:t>
      </w:r>
      <w:r w:rsidRPr="00B971B1">
        <w:rPr>
          <w:rFonts w:ascii="Consolas" w:eastAsia="Times New Roman" w:hAnsi="Consolas" w:cs="Times New Roman"/>
          <w:color w:val="C9D1D9"/>
          <w:sz w:val="14"/>
          <w:szCs w:val="14"/>
          <w:lang w:val="ru-RU"/>
        </w:rPr>
        <w:t>cin</w:t>
      </w:r>
      <w:r w:rsidRPr="00B971B1">
        <w:rPr>
          <w:rFonts w:ascii="Consolas" w:eastAsia="Times New Roman" w:hAnsi="Consolas" w:cs="Times New Roman"/>
          <w:color w:val="BBBEBF"/>
          <w:sz w:val="14"/>
          <w:szCs w:val="14"/>
          <w:lang w:val="ru-RU"/>
        </w:rPr>
        <w:t xml:space="preserve"> </w:t>
      </w:r>
      <w:r w:rsidRPr="00B971B1">
        <w:rPr>
          <w:rFonts w:ascii="Consolas" w:eastAsia="Times New Roman" w:hAnsi="Consolas" w:cs="Times New Roman"/>
          <w:color w:val="D2A8FF"/>
          <w:sz w:val="14"/>
          <w:szCs w:val="14"/>
          <w:lang w:val="ru-RU"/>
        </w:rPr>
        <w:t>&gt;&gt;</w:t>
      </w:r>
      <w:r w:rsidRPr="00B971B1">
        <w:rPr>
          <w:rFonts w:ascii="Consolas" w:eastAsia="Times New Roman" w:hAnsi="Consolas" w:cs="Times New Roman"/>
          <w:color w:val="BBBEBF"/>
          <w:sz w:val="14"/>
          <w:szCs w:val="14"/>
          <w:lang w:val="ru-RU"/>
        </w:rPr>
        <w:t xml:space="preserve"> </w:t>
      </w:r>
      <w:r w:rsidRPr="00B971B1">
        <w:rPr>
          <w:rFonts w:ascii="Consolas" w:eastAsia="Times New Roman" w:hAnsi="Consolas" w:cs="Times New Roman"/>
          <w:color w:val="C9D1D9"/>
          <w:sz w:val="14"/>
          <w:szCs w:val="14"/>
          <w:lang w:val="ru-RU"/>
        </w:rPr>
        <w:t>n</w:t>
      </w:r>
      <w:r w:rsidRPr="00B971B1">
        <w:rPr>
          <w:rFonts w:ascii="Consolas" w:eastAsia="Times New Roman" w:hAnsi="Consolas" w:cs="Times New Roman"/>
          <w:color w:val="BBBEBF"/>
          <w:sz w:val="14"/>
          <w:szCs w:val="14"/>
          <w:lang w:val="ru-RU"/>
        </w:rPr>
        <w:t xml:space="preserve"> </w:t>
      </w:r>
      <w:r w:rsidRPr="00B971B1">
        <w:rPr>
          <w:rFonts w:ascii="Consolas" w:eastAsia="Times New Roman" w:hAnsi="Consolas" w:cs="Times New Roman"/>
          <w:color w:val="D2A8FF"/>
          <w:sz w:val="14"/>
          <w:szCs w:val="14"/>
          <w:lang w:val="ru-RU"/>
        </w:rPr>
        <w:t>&gt;&gt;</w:t>
      </w:r>
      <w:r w:rsidRPr="00B971B1">
        <w:rPr>
          <w:rFonts w:ascii="Consolas" w:eastAsia="Times New Roman" w:hAnsi="Consolas" w:cs="Times New Roman"/>
          <w:color w:val="BBBEBF"/>
          <w:sz w:val="14"/>
          <w:szCs w:val="14"/>
          <w:lang w:val="ru-RU"/>
        </w:rPr>
        <w:t xml:space="preserve"> </w:t>
      </w:r>
      <w:r w:rsidRPr="00B971B1">
        <w:rPr>
          <w:rFonts w:ascii="Consolas" w:eastAsia="Times New Roman" w:hAnsi="Consolas" w:cs="Times New Roman"/>
          <w:color w:val="C9D1D9"/>
          <w:sz w:val="14"/>
          <w:szCs w:val="14"/>
          <w:lang w:val="ru-RU"/>
        </w:rPr>
        <w:t>m</w:t>
      </w:r>
      <w:r w:rsidRPr="00B971B1">
        <w:rPr>
          <w:rFonts w:ascii="Consolas" w:eastAsia="Times New Roman" w:hAnsi="Consolas" w:cs="Times New Roman"/>
          <w:color w:val="BBBEBF"/>
          <w:sz w:val="14"/>
          <w:szCs w:val="14"/>
          <w:lang w:val="ru-RU"/>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ru-RU"/>
        </w:rPr>
      </w:pP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ru-RU"/>
        </w:rPr>
      </w:pPr>
      <w:r w:rsidRPr="00B971B1">
        <w:rPr>
          <w:rFonts w:ascii="Consolas" w:eastAsia="Times New Roman" w:hAnsi="Consolas" w:cs="Times New Roman"/>
          <w:color w:val="8B949E"/>
          <w:sz w:val="14"/>
          <w:szCs w:val="14"/>
          <w:lang w:val="ru-RU"/>
        </w:rPr>
        <w:t>    // Обчислення виразу n---m, тобто (n--) - m</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BBBEBF"/>
          <w:sz w:val="14"/>
          <w:szCs w:val="14"/>
          <w:lang w:val="ru-RU"/>
        </w:rPr>
        <w:t xml:space="preserve">    </w:t>
      </w:r>
      <w:r w:rsidRPr="00B971B1">
        <w:rPr>
          <w:rFonts w:ascii="Consolas" w:eastAsia="Times New Roman" w:hAnsi="Consolas" w:cs="Times New Roman"/>
          <w:color w:val="FF7B72"/>
          <w:sz w:val="14"/>
          <w:szCs w:val="14"/>
          <w:lang w:val="en-US"/>
        </w:rPr>
        <w:t>int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result1</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4D4D4"/>
          <w:sz w:val="14"/>
          <w:szCs w:val="14"/>
          <w:lang w:val="en-US"/>
        </w:rPr>
        <w: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n</w:t>
      </w:r>
      <w:r w:rsidRPr="00B971B1">
        <w:rPr>
          <w:rFonts w:ascii="Consolas" w:eastAsia="Times New Roman" w:hAnsi="Consolas" w:cs="Times New Roman"/>
          <w:color w:val="D4D4D4"/>
          <w:sz w:val="14"/>
          <w:szCs w:val="14"/>
          <w:lang w:val="en-US"/>
        </w:rPr>
        <w: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4D4D4"/>
          <w:sz w:val="14"/>
          <w:szCs w:val="14"/>
          <w:lang w:val="en-US"/>
        </w:rPr>
        <w: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m</w:t>
      </w:r>
      <w:r w:rsidRPr="00B971B1">
        <w:rPr>
          <w:rFonts w:ascii="Consolas" w:eastAsia="Times New Roman" w:hAnsi="Consolas" w:cs="Times New Roman"/>
          <w:color w:val="BBBEBF"/>
          <w:sz w:val="14"/>
          <w:szCs w:val="14"/>
          <w:lang w:val="en-US"/>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cout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A5D6FF"/>
          <w:sz w:val="14"/>
          <w:szCs w:val="14"/>
          <w:lang w:val="en-US"/>
        </w:rPr>
        <w:t>"</w:t>
      </w:r>
      <w:r w:rsidRPr="00B971B1">
        <w:rPr>
          <w:rFonts w:ascii="Consolas" w:eastAsia="Times New Roman" w:hAnsi="Consolas" w:cs="Times New Roman"/>
          <w:color w:val="A5D6FF"/>
          <w:sz w:val="14"/>
          <w:szCs w:val="14"/>
          <w:lang w:val="ru-RU"/>
        </w:rPr>
        <w:t>Результат</w:t>
      </w:r>
      <w:r w:rsidRPr="00B971B1">
        <w:rPr>
          <w:rFonts w:ascii="Consolas" w:eastAsia="Times New Roman" w:hAnsi="Consolas" w:cs="Times New Roman"/>
          <w:color w:val="A5D6FF"/>
          <w:sz w:val="14"/>
          <w:szCs w:val="14"/>
          <w:lang w:val="en-US"/>
        </w:rPr>
        <w:t xml:space="preserve"> n---m = "</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result1</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endl</w:t>
      </w:r>
      <w:r w:rsidRPr="00B971B1">
        <w:rPr>
          <w:rFonts w:ascii="Consolas" w:eastAsia="Times New Roman" w:hAnsi="Consolas" w:cs="Times New Roman"/>
          <w:color w:val="BBBEBF"/>
          <w:sz w:val="14"/>
          <w:szCs w:val="14"/>
          <w:lang w:val="en-US"/>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cout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A5D6FF"/>
          <w:sz w:val="14"/>
          <w:szCs w:val="14"/>
          <w:lang w:val="en-US"/>
        </w:rPr>
        <w:t>"</w:t>
      </w:r>
      <w:r w:rsidRPr="00B971B1">
        <w:rPr>
          <w:rFonts w:ascii="Consolas" w:eastAsia="Times New Roman" w:hAnsi="Consolas" w:cs="Times New Roman"/>
          <w:color w:val="A5D6FF"/>
          <w:sz w:val="14"/>
          <w:szCs w:val="14"/>
          <w:lang w:val="ru-RU"/>
        </w:rPr>
        <w:t>Після</w:t>
      </w:r>
      <w:r w:rsidRPr="00B971B1">
        <w:rPr>
          <w:rFonts w:ascii="Consolas" w:eastAsia="Times New Roman" w:hAnsi="Consolas" w:cs="Times New Roman"/>
          <w:color w:val="A5D6FF"/>
          <w:sz w:val="14"/>
          <w:szCs w:val="14"/>
          <w:lang w:val="en-US"/>
        </w:rPr>
        <w:t xml:space="preserve"> n---m: n = "</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n</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A5D6FF"/>
          <w:sz w:val="14"/>
          <w:szCs w:val="14"/>
          <w:lang w:val="en-US"/>
        </w:rPr>
        <w:t>", m = "</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m</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endl</w:t>
      </w:r>
      <w:r w:rsidRPr="00B971B1">
        <w:rPr>
          <w:rFonts w:ascii="Consolas" w:eastAsia="Times New Roman" w:hAnsi="Consolas" w:cs="Times New Roman"/>
          <w:color w:val="BBBEBF"/>
          <w:sz w:val="14"/>
          <w:szCs w:val="14"/>
          <w:lang w:val="en-US"/>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8B949E"/>
          <w:sz w:val="14"/>
          <w:szCs w:val="14"/>
          <w:lang w:val="en-US"/>
        </w:rPr>
        <w:t xml:space="preserve">    // </w:t>
      </w:r>
      <w:r w:rsidRPr="00B971B1">
        <w:rPr>
          <w:rFonts w:ascii="Consolas" w:eastAsia="Times New Roman" w:hAnsi="Consolas" w:cs="Times New Roman"/>
          <w:color w:val="8B949E"/>
          <w:sz w:val="14"/>
          <w:szCs w:val="14"/>
          <w:lang w:val="ru-RU"/>
        </w:rPr>
        <w:t>Обчислення</w:t>
      </w:r>
      <w:r w:rsidRPr="00B971B1">
        <w:rPr>
          <w:rFonts w:ascii="Consolas" w:eastAsia="Times New Roman" w:hAnsi="Consolas" w:cs="Times New Roman"/>
          <w:color w:val="8B949E"/>
          <w:sz w:val="14"/>
          <w:szCs w:val="14"/>
          <w:lang w:val="en-US"/>
        </w:rPr>
        <w:t xml:space="preserve"> </w:t>
      </w:r>
      <w:r w:rsidRPr="00B971B1">
        <w:rPr>
          <w:rFonts w:ascii="Consolas" w:eastAsia="Times New Roman" w:hAnsi="Consolas" w:cs="Times New Roman"/>
          <w:color w:val="8B949E"/>
          <w:sz w:val="14"/>
          <w:szCs w:val="14"/>
          <w:lang w:val="ru-RU"/>
        </w:rPr>
        <w:t>виразу</w:t>
      </w:r>
      <w:r w:rsidRPr="00B971B1">
        <w:rPr>
          <w:rFonts w:ascii="Consolas" w:eastAsia="Times New Roman" w:hAnsi="Consolas" w:cs="Times New Roman"/>
          <w:color w:val="8B949E"/>
          <w:sz w:val="14"/>
          <w:szCs w:val="14"/>
          <w:lang w:val="en-US"/>
        </w:rPr>
        <w:t xml:space="preserve"> m--&lt;n</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FF7B72"/>
          <w:sz w:val="14"/>
          <w:szCs w:val="14"/>
          <w:lang w:val="en-US"/>
        </w:rPr>
        <w:t>bool</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result2</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4D4D4"/>
          <w:sz w:val="14"/>
          <w:szCs w:val="14"/>
          <w:lang w:val="en-US"/>
        </w:rPr>
        <w: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m</w:t>
      </w:r>
      <w:r w:rsidRPr="00B971B1">
        <w:rPr>
          <w:rFonts w:ascii="Consolas" w:eastAsia="Times New Roman" w:hAnsi="Consolas" w:cs="Times New Roman"/>
          <w:color w:val="D4D4D4"/>
          <w:sz w:val="14"/>
          <w:szCs w:val="14"/>
          <w:lang w:val="en-US"/>
        </w:rPr>
        <w: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4D4D4"/>
          <w:sz w:val="14"/>
          <w:szCs w:val="14"/>
          <w:lang w:val="en-US"/>
        </w:rPr>
        <w: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n</w:t>
      </w:r>
      <w:r w:rsidRPr="00B971B1">
        <w:rPr>
          <w:rFonts w:ascii="Consolas" w:eastAsia="Times New Roman" w:hAnsi="Consolas" w:cs="Times New Roman"/>
          <w:color w:val="BBBEBF"/>
          <w:sz w:val="14"/>
          <w:szCs w:val="14"/>
          <w:lang w:val="en-US"/>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cout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boolalpha</w:t>
      </w:r>
      <w:r w:rsidRPr="00B971B1">
        <w:rPr>
          <w:rFonts w:ascii="Consolas" w:eastAsia="Times New Roman" w:hAnsi="Consolas" w:cs="Times New Roman"/>
          <w:color w:val="BBBEBF"/>
          <w:sz w:val="14"/>
          <w:szCs w:val="14"/>
          <w:lang w:val="en-US"/>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cout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A5D6FF"/>
          <w:sz w:val="14"/>
          <w:szCs w:val="14"/>
          <w:lang w:val="en-US"/>
        </w:rPr>
        <w:t>"</w:t>
      </w:r>
      <w:r w:rsidRPr="00B971B1">
        <w:rPr>
          <w:rFonts w:ascii="Consolas" w:eastAsia="Times New Roman" w:hAnsi="Consolas" w:cs="Times New Roman"/>
          <w:color w:val="A5D6FF"/>
          <w:sz w:val="14"/>
          <w:szCs w:val="14"/>
          <w:lang w:val="ru-RU"/>
        </w:rPr>
        <w:t>Результат</w:t>
      </w:r>
      <w:r w:rsidRPr="00B971B1">
        <w:rPr>
          <w:rFonts w:ascii="Consolas" w:eastAsia="Times New Roman" w:hAnsi="Consolas" w:cs="Times New Roman"/>
          <w:color w:val="A5D6FF"/>
          <w:sz w:val="14"/>
          <w:szCs w:val="14"/>
          <w:lang w:val="en-US"/>
        </w:rPr>
        <w:t xml:space="preserve"> m--&lt;n = "</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result2</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endl</w:t>
      </w:r>
      <w:r w:rsidRPr="00B971B1">
        <w:rPr>
          <w:rFonts w:ascii="Consolas" w:eastAsia="Times New Roman" w:hAnsi="Consolas" w:cs="Times New Roman"/>
          <w:color w:val="BBBEBF"/>
          <w:sz w:val="14"/>
          <w:szCs w:val="14"/>
          <w:lang w:val="en-US"/>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cout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A5D6FF"/>
          <w:sz w:val="14"/>
          <w:szCs w:val="14"/>
          <w:lang w:val="en-US"/>
        </w:rPr>
        <w:t>"</w:t>
      </w:r>
      <w:r w:rsidRPr="00B971B1">
        <w:rPr>
          <w:rFonts w:ascii="Consolas" w:eastAsia="Times New Roman" w:hAnsi="Consolas" w:cs="Times New Roman"/>
          <w:color w:val="A5D6FF"/>
          <w:sz w:val="14"/>
          <w:szCs w:val="14"/>
          <w:lang w:val="ru-RU"/>
        </w:rPr>
        <w:t>Після</w:t>
      </w:r>
      <w:r w:rsidRPr="00B971B1">
        <w:rPr>
          <w:rFonts w:ascii="Consolas" w:eastAsia="Times New Roman" w:hAnsi="Consolas" w:cs="Times New Roman"/>
          <w:color w:val="A5D6FF"/>
          <w:sz w:val="14"/>
          <w:szCs w:val="14"/>
          <w:lang w:val="en-US"/>
        </w:rPr>
        <w:t xml:space="preserve"> m--&lt;n: n = "</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n</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A5D6FF"/>
          <w:sz w:val="14"/>
          <w:szCs w:val="14"/>
          <w:lang w:val="en-US"/>
        </w:rPr>
        <w:t>", m = "</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m</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endl</w:t>
      </w:r>
      <w:r w:rsidRPr="00B971B1">
        <w:rPr>
          <w:rFonts w:ascii="Consolas" w:eastAsia="Times New Roman" w:hAnsi="Consolas" w:cs="Times New Roman"/>
          <w:color w:val="BBBEBF"/>
          <w:sz w:val="14"/>
          <w:szCs w:val="14"/>
          <w:lang w:val="en-US"/>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p>
    <w:p w:rsidR="00B971B1" w:rsidRPr="00250FD9"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8B949E"/>
          <w:sz w:val="14"/>
          <w:szCs w:val="14"/>
          <w:lang w:val="en-US"/>
        </w:rPr>
        <w:t xml:space="preserve">    </w:t>
      </w:r>
      <w:r w:rsidRPr="00250FD9">
        <w:rPr>
          <w:rFonts w:ascii="Consolas" w:eastAsia="Times New Roman" w:hAnsi="Consolas" w:cs="Times New Roman"/>
          <w:color w:val="8B949E"/>
          <w:sz w:val="14"/>
          <w:szCs w:val="14"/>
          <w:lang w:val="en-US"/>
        </w:rPr>
        <w:t xml:space="preserve">// </w:t>
      </w:r>
      <w:r w:rsidRPr="00B971B1">
        <w:rPr>
          <w:rFonts w:ascii="Consolas" w:eastAsia="Times New Roman" w:hAnsi="Consolas" w:cs="Times New Roman"/>
          <w:color w:val="8B949E"/>
          <w:sz w:val="14"/>
          <w:szCs w:val="14"/>
          <w:lang w:val="ru-RU"/>
        </w:rPr>
        <w:t>Обчислення</w:t>
      </w:r>
      <w:r w:rsidRPr="00250FD9">
        <w:rPr>
          <w:rFonts w:ascii="Consolas" w:eastAsia="Times New Roman" w:hAnsi="Consolas" w:cs="Times New Roman"/>
          <w:color w:val="8B949E"/>
          <w:sz w:val="14"/>
          <w:szCs w:val="14"/>
          <w:lang w:val="en-US"/>
        </w:rPr>
        <w:t xml:space="preserve"> </w:t>
      </w:r>
      <w:r w:rsidRPr="00B971B1">
        <w:rPr>
          <w:rFonts w:ascii="Consolas" w:eastAsia="Times New Roman" w:hAnsi="Consolas" w:cs="Times New Roman"/>
          <w:color w:val="8B949E"/>
          <w:sz w:val="14"/>
          <w:szCs w:val="14"/>
          <w:lang w:val="ru-RU"/>
        </w:rPr>
        <w:t>виразу</w:t>
      </w:r>
      <w:r w:rsidRPr="00250FD9">
        <w:rPr>
          <w:rFonts w:ascii="Consolas" w:eastAsia="Times New Roman" w:hAnsi="Consolas" w:cs="Times New Roman"/>
          <w:color w:val="8B949E"/>
          <w:sz w:val="14"/>
          <w:szCs w:val="14"/>
          <w:lang w:val="en-US"/>
        </w:rPr>
        <w:t xml:space="preserve"> n++&gt;m</w:t>
      </w:r>
    </w:p>
    <w:p w:rsidR="00B971B1" w:rsidRPr="00250FD9"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FF7B72"/>
          <w:sz w:val="14"/>
          <w:szCs w:val="14"/>
          <w:lang w:val="en-US"/>
        </w:rPr>
        <w:t>bool</w:t>
      </w: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C9D1D9"/>
          <w:sz w:val="14"/>
          <w:szCs w:val="14"/>
          <w:lang w:val="en-US"/>
        </w:rPr>
        <w:t>result3</w:t>
      </w: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D4D4D4"/>
          <w:sz w:val="14"/>
          <w:szCs w:val="14"/>
          <w:lang w:val="en-US"/>
        </w:rPr>
        <w:t>=</w:t>
      </w: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C9D1D9"/>
          <w:sz w:val="14"/>
          <w:szCs w:val="14"/>
          <w:lang w:val="en-US"/>
        </w:rPr>
        <w:t>n</w:t>
      </w:r>
      <w:r w:rsidRPr="00250FD9">
        <w:rPr>
          <w:rFonts w:ascii="Consolas" w:eastAsia="Times New Roman" w:hAnsi="Consolas" w:cs="Times New Roman"/>
          <w:color w:val="D4D4D4"/>
          <w:sz w:val="14"/>
          <w:szCs w:val="14"/>
          <w:lang w:val="en-US"/>
        </w:rPr>
        <w:t>++</w:t>
      </w: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D4D4D4"/>
          <w:sz w:val="14"/>
          <w:szCs w:val="14"/>
          <w:lang w:val="en-US"/>
        </w:rPr>
        <w:t>&gt;</w:t>
      </w: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C9D1D9"/>
          <w:sz w:val="14"/>
          <w:szCs w:val="14"/>
          <w:lang w:val="en-US"/>
        </w:rPr>
        <w:t>m</w:t>
      </w:r>
      <w:r w:rsidRPr="00250FD9">
        <w:rPr>
          <w:rFonts w:ascii="Consolas" w:eastAsia="Times New Roman" w:hAnsi="Consolas" w:cs="Times New Roman"/>
          <w:color w:val="BBBEBF"/>
          <w:sz w:val="14"/>
          <w:szCs w:val="14"/>
          <w:lang w:val="en-US"/>
        </w:rPr>
        <w:t>;</w:t>
      </w:r>
    </w:p>
    <w:p w:rsidR="00B971B1" w:rsidRPr="00250FD9"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C9D1D9"/>
          <w:sz w:val="14"/>
          <w:szCs w:val="14"/>
          <w:lang w:val="en-US"/>
        </w:rPr>
        <w:t>cout</w:t>
      </w: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D2A8FF"/>
          <w:sz w:val="14"/>
          <w:szCs w:val="14"/>
          <w:lang w:val="en-US"/>
        </w:rPr>
        <w:t>&lt;&lt;</w:t>
      </w: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A5D6FF"/>
          <w:sz w:val="14"/>
          <w:szCs w:val="14"/>
          <w:lang w:val="en-US"/>
        </w:rPr>
        <w:t>"</w:t>
      </w:r>
      <w:r w:rsidRPr="00B971B1">
        <w:rPr>
          <w:rFonts w:ascii="Consolas" w:eastAsia="Times New Roman" w:hAnsi="Consolas" w:cs="Times New Roman"/>
          <w:color w:val="A5D6FF"/>
          <w:sz w:val="14"/>
          <w:szCs w:val="14"/>
          <w:lang w:val="ru-RU"/>
        </w:rPr>
        <w:t>Результат</w:t>
      </w:r>
      <w:r w:rsidRPr="00250FD9">
        <w:rPr>
          <w:rFonts w:ascii="Consolas" w:eastAsia="Times New Roman" w:hAnsi="Consolas" w:cs="Times New Roman"/>
          <w:color w:val="A5D6FF"/>
          <w:sz w:val="14"/>
          <w:szCs w:val="14"/>
          <w:lang w:val="en-US"/>
        </w:rPr>
        <w:t xml:space="preserve"> n++&gt;m = "</w:t>
      </w: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D2A8FF"/>
          <w:sz w:val="14"/>
          <w:szCs w:val="14"/>
          <w:lang w:val="en-US"/>
        </w:rPr>
        <w:t>&lt;&lt;</w:t>
      </w: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C9D1D9"/>
          <w:sz w:val="14"/>
          <w:szCs w:val="14"/>
          <w:lang w:val="en-US"/>
        </w:rPr>
        <w:t>result3</w:t>
      </w: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D2A8FF"/>
          <w:sz w:val="14"/>
          <w:szCs w:val="14"/>
          <w:lang w:val="en-US"/>
        </w:rPr>
        <w:t>&lt;&lt;</w:t>
      </w: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D2A8FF"/>
          <w:sz w:val="14"/>
          <w:szCs w:val="14"/>
          <w:lang w:val="en-US"/>
        </w:rPr>
        <w:t>endl</w:t>
      </w:r>
      <w:r w:rsidRPr="00250FD9">
        <w:rPr>
          <w:rFonts w:ascii="Consolas" w:eastAsia="Times New Roman" w:hAnsi="Consolas" w:cs="Times New Roman"/>
          <w:color w:val="BBBEBF"/>
          <w:sz w:val="14"/>
          <w:szCs w:val="14"/>
          <w:lang w:val="en-US"/>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250FD9">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cout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A5D6FF"/>
          <w:sz w:val="14"/>
          <w:szCs w:val="14"/>
          <w:lang w:val="en-US"/>
        </w:rPr>
        <w:t>"</w:t>
      </w:r>
      <w:r w:rsidRPr="00B971B1">
        <w:rPr>
          <w:rFonts w:ascii="Consolas" w:eastAsia="Times New Roman" w:hAnsi="Consolas" w:cs="Times New Roman"/>
          <w:color w:val="A5D6FF"/>
          <w:sz w:val="14"/>
          <w:szCs w:val="14"/>
          <w:lang w:val="ru-RU"/>
        </w:rPr>
        <w:t>Після</w:t>
      </w:r>
      <w:r w:rsidRPr="00B971B1">
        <w:rPr>
          <w:rFonts w:ascii="Consolas" w:eastAsia="Times New Roman" w:hAnsi="Consolas" w:cs="Times New Roman"/>
          <w:color w:val="A5D6FF"/>
          <w:sz w:val="14"/>
          <w:szCs w:val="14"/>
          <w:lang w:val="en-US"/>
        </w:rPr>
        <w:t xml:space="preserve"> n++&gt;m: n = "</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n</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A5D6FF"/>
          <w:sz w:val="14"/>
          <w:szCs w:val="14"/>
          <w:lang w:val="en-US"/>
        </w:rPr>
        <w:t>", m = "</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C9D1D9"/>
          <w:sz w:val="14"/>
          <w:szCs w:val="14"/>
          <w:lang w:val="en-US"/>
        </w:rPr>
        <w:t>m</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&lt;&lt;</w:t>
      </w:r>
      <w:r w:rsidRPr="00B971B1">
        <w:rPr>
          <w:rFonts w:ascii="Consolas" w:eastAsia="Times New Roman" w:hAnsi="Consolas" w:cs="Times New Roman"/>
          <w:color w:val="BBBEBF"/>
          <w:sz w:val="14"/>
          <w:szCs w:val="14"/>
          <w:lang w:val="en-US"/>
        </w:rPr>
        <w:t xml:space="preserve"> </w:t>
      </w:r>
      <w:r w:rsidRPr="00B971B1">
        <w:rPr>
          <w:rFonts w:ascii="Consolas" w:eastAsia="Times New Roman" w:hAnsi="Consolas" w:cs="Times New Roman"/>
          <w:color w:val="D2A8FF"/>
          <w:sz w:val="14"/>
          <w:szCs w:val="14"/>
          <w:lang w:val="en-US"/>
        </w:rPr>
        <w:t>endl</w:t>
      </w:r>
      <w:r w:rsidRPr="00B971B1">
        <w:rPr>
          <w:rFonts w:ascii="Consolas" w:eastAsia="Times New Roman" w:hAnsi="Consolas" w:cs="Times New Roman"/>
          <w:color w:val="BBBEBF"/>
          <w:sz w:val="14"/>
          <w:szCs w:val="14"/>
          <w:lang w:val="en-US"/>
        </w:rPr>
        <w:t>;</w:t>
      </w:r>
    </w:p>
    <w:p w:rsidR="00B971B1" w:rsidRPr="00B971B1" w:rsidRDefault="00B971B1" w:rsidP="00B971B1">
      <w:pPr>
        <w:shd w:val="clear" w:color="auto" w:fill="121314"/>
        <w:spacing w:line="190" w:lineRule="atLeast"/>
        <w:rPr>
          <w:rFonts w:ascii="Consolas" w:eastAsia="Times New Roman" w:hAnsi="Consolas" w:cs="Times New Roman"/>
          <w:color w:val="BBBEBF"/>
          <w:sz w:val="14"/>
          <w:szCs w:val="14"/>
          <w:lang w:val="en-US"/>
        </w:rPr>
      </w:pPr>
    </w:p>
    <w:p w:rsidR="00B971B1" w:rsidRPr="00250FD9"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B971B1">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C586C0"/>
          <w:sz w:val="14"/>
          <w:szCs w:val="14"/>
          <w:lang w:val="en-US"/>
        </w:rPr>
        <w:t>return</w:t>
      </w: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B5CEA8"/>
          <w:sz w:val="14"/>
          <w:szCs w:val="14"/>
          <w:lang w:val="en-US"/>
        </w:rPr>
        <w:t>0</w:t>
      </w:r>
      <w:r w:rsidRPr="00250FD9">
        <w:rPr>
          <w:rFonts w:ascii="Consolas" w:eastAsia="Times New Roman" w:hAnsi="Consolas" w:cs="Times New Roman"/>
          <w:color w:val="BBBEBF"/>
          <w:sz w:val="14"/>
          <w:szCs w:val="14"/>
          <w:lang w:val="en-US"/>
        </w:rPr>
        <w:t>;</w:t>
      </w:r>
    </w:p>
    <w:p w:rsidR="004755D8" w:rsidRPr="00250FD9" w:rsidRDefault="00B971B1" w:rsidP="00B971B1">
      <w:pPr>
        <w:shd w:val="clear" w:color="auto" w:fill="121314"/>
        <w:spacing w:line="190" w:lineRule="atLeast"/>
        <w:rPr>
          <w:rFonts w:ascii="Consolas" w:eastAsia="Times New Roman" w:hAnsi="Consolas" w:cs="Times New Roman"/>
          <w:color w:val="BBBEBF"/>
          <w:sz w:val="14"/>
          <w:szCs w:val="14"/>
          <w:lang w:val="en-US"/>
        </w:rPr>
      </w:pPr>
      <w:r w:rsidRPr="00250FD9">
        <w:rPr>
          <w:rFonts w:ascii="Consolas" w:eastAsia="Times New Roman" w:hAnsi="Consolas" w:cs="Times New Roman"/>
          <w:color w:val="BBBEBF"/>
          <w:sz w:val="14"/>
          <w:szCs w:val="14"/>
          <w:lang w:val="en-US"/>
        </w:rPr>
        <w:t>}</w:t>
      </w:r>
    </w:p>
    <w:p w:rsidR="00343779" w:rsidRDefault="00343779" w:rsidP="00343779">
      <w:pPr>
        <w:pStyle w:val="normal"/>
        <w:jc w:val="center"/>
        <w:rPr>
          <w:rFonts w:ascii="Times New Roman" w:hAnsi="Times New Roman"/>
          <w:sz w:val="24"/>
          <w:lang w:val="en-US"/>
        </w:rPr>
      </w:pPr>
      <w:r w:rsidRPr="00343779">
        <w:rPr>
          <w:rFonts w:ascii="Times New Roman" w:hAnsi="Times New Roman" w:cs="Times New Roman"/>
          <w:color w:val="4F81BD" w:themeColor="accent1"/>
          <w:sz w:val="20"/>
          <w:lang w:val="en-US"/>
        </w:rPr>
        <w:t>Code</w:t>
      </w:r>
      <w:r w:rsidRPr="00343779">
        <w:rPr>
          <w:rFonts w:ascii="Times New Roman" w:hAnsi="Times New Roman" w:cs="Times New Roman"/>
          <w:color w:val="4F81BD" w:themeColor="accent1"/>
          <w:sz w:val="20"/>
          <w:lang w:val="uk-UA"/>
        </w:rPr>
        <w:t xml:space="preserve"> #1. Код до </w:t>
      </w:r>
      <w:r>
        <w:rPr>
          <w:rFonts w:ascii="Times New Roman" w:hAnsi="Times New Roman" w:cs="Times New Roman"/>
          <w:color w:val="4F81BD" w:themeColor="accent1"/>
          <w:sz w:val="20"/>
          <w:lang w:val="en-US"/>
        </w:rPr>
        <w:t>l</w:t>
      </w:r>
      <w:r w:rsidRPr="00343779">
        <w:rPr>
          <w:rFonts w:ascii="Times New Roman" w:hAnsi="Times New Roman" w:cs="Times New Roman"/>
          <w:color w:val="4F81BD" w:themeColor="accent1"/>
          <w:sz w:val="20"/>
          <w:lang w:val="en-US"/>
        </w:rPr>
        <w:t>ab</w:t>
      </w:r>
      <w:r w:rsidRPr="00343779">
        <w:rPr>
          <w:rFonts w:ascii="Times New Roman" w:hAnsi="Times New Roman" w:cs="Times New Roman"/>
          <w:color w:val="4F81BD" w:themeColor="accent1"/>
          <w:sz w:val="20"/>
          <w:lang w:val="uk-UA"/>
        </w:rPr>
        <w:t>_1_</w:t>
      </w:r>
      <w:r>
        <w:rPr>
          <w:rFonts w:ascii="Times New Roman" w:hAnsi="Times New Roman" w:cs="Times New Roman"/>
          <w:color w:val="4F81BD" w:themeColor="accent1"/>
          <w:sz w:val="20"/>
          <w:lang w:val="en-US"/>
        </w:rPr>
        <w:t>t</w:t>
      </w:r>
      <w:r w:rsidRPr="00343779">
        <w:rPr>
          <w:rFonts w:ascii="Times New Roman" w:hAnsi="Times New Roman" w:cs="Times New Roman"/>
          <w:color w:val="4F81BD" w:themeColor="accent1"/>
          <w:sz w:val="20"/>
          <w:lang w:val="en-US"/>
        </w:rPr>
        <w:t>ask</w:t>
      </w:r>
      <w:r>
        <w:rPr>
          <w:rFonts w:ascii="Times New Roman" w:hAnsi="Times New Roman" w:cs="Times New Roman"/>
          <w:color w:val="4F81BD" w:themeColor="accent1"/>
          <w:sz w:val="20"/>
          <w:lang w:val="uk-UA"/>
        </w:rPr>
        <w:t>_</w:t>
      </w:r>
      <w:r>
        <w:rPr>
          <w:rFonts w:ascii="Times New Roman" w:hAnsi="Times New Roman" w:cs="Times New Roman"/>
          <w:color w:val="4F81BD" w:themeColor="accent1"/>
          <w:sz w:val="20"/>
          <w:lang w:val="en-US"/>
        </w:rPr>
        <w:t>2</w:t>
      </w:r>
      <w:r w:rsidRPr="00343779">
        <w:rPr>
          <w:rFonts w:ascii="Times New Roman" w:hAnsi="Times New Roman" w:cs="Times New Roman"/>
          <w:color w:val="4F81BD" w:themeColor="accent1"/>
          <w:sz w:val="20"/>
          <w:lang w:val="uk-UA"/>
        </w:rPr>
        <w:t>, варіант</w:t>
      </w:r>
    </w:p>
    <w:p w:rsidR="00F31BDA" w:rsidRPr="007548F3" w:rsidRDefault="00F31BDA" w:rsidP="00F31BDA">
      <w:r>
        <w:rPr>
          <w:rFonts w:ascii="Times New Roman" w:hAnsi="Times New Roman"/>
          <w:sz w:val="24"/>
        </w:rPr>
        <w:t xml:space="preserve">Посилання на файл коду в Pull Request:</w:t>
      </w:r>
    </w:p>
    <w:p w:rsidR="004755D8" w:rsidRPr="007548F3" w:rsidRDefault="004755D8" w:rsidP="00F31BDA">
      <w:hyperlink r:id="rId85">
        <w:r>
          <w:rPr>
            <w:rFonts w:ascii="Times New Roman" w:hAnsi="Times New Roman"/>
            <w:color w:val="0563C1"/>
            <w:sz w:val="24"/>
            <w:szCs w:val="24"/>
            <w:u w:val="single"/>
            <w:lang w:val="en-US"/>
          </w:rPr>
          <w:t xml:space="preserve">https://github.com/artificial-intelligence-department/ai_programming_playground_2026/pull/216/files#diff-fe1e4aaa45b4f66bc39bcd8c116d24ea8e8faeb4981cc94502b6db2b8b088603</w:t>
        </w:r>
      </w:hyperlink>
    </w:p>
    <w:p w:rsidR="004755D8" w:rsidRPr="007548F3" w:rsidRDefault="004755D8" w:rsidP="004755D8">
      <w:pPr>
        <w:pStyle w:val="normal"/>
        <w:rPr>
          <w:rFonts w:ascii="Times New Roman" w:eastAsia="Times New Roman" w:hAnsi="Times New Roman" w:cs="Times New Roman"/>
          <w:shd w:val="clear" w:color="auto" w:fill="FFF2CC"/>
          <w:lang w:val="uk-UA"/>
        </w:rPr>
      </w:pPr>
      <w:r w:rsidRPr="007548F3">
        <w:rPr>
          <w:rFonts w:ascii="Times New Roman" w:eastAsia="Times New Roman" w:hAnsi="Times New Roman" w:cs="Times New Roman"/>
          <w:sz w:val="24"/>
          <w:lang w:val="uk-UA"/>
        </w:rPr>
        <w:t>Завдання №3 Аналізатор надійності пароля</w:t>
      </w:r>
    </w:p>
    <w:p w:rsidR="004755D8" w:rsidRPr="007548F3" w:rsidRDefault="004755D8" w:rsidP="004755D8">
      <w:pPr>
        <w:pStyle w:val="a9"/>
        <w:spacing w:before="0" w:beforeAutospacing="0" w:after="0" w:afterAutospacing="0"/>
        <w:rPr>
          <w:lang w:val="uk-UA"/>
        </w:rPr>
      </w:pPr>
      <w:r w:rsidRPr="007548F3">
        <w:rPr>
          <w:lang w:val="uk-UA"/>
        </w:rPr>
        <w:t>Було реалізовано програму мовою C++, яка перевіряє характеристики пароля, визначає проходження мінімальних вимог, рівень надійності та рекомендацію для користувача.</w:t>
      </w:r>
    </w:p>
    <w:p w:rsidR="004755D8" w:rsidRPr="007548F3" w:rsidRDefault="004755D8" w:rsidP="004755D8">
      <w:pPr>
        <w:pStyle w:val="a9"/>
        <w:spacing w:before="0" w:beforeAutospacing="0" w:after="0" w:afterAutospacing="0"/>
        <w:rPr>
          <w:lang w:val="uk-UA"/>
        </w:rPr>
      </w:pPr>
    </w:p>
    <w:p w:rsidR="00857F08" w:rsidRPr="00250FD9" w:rsidRDefault="00857F08" w:rsidP="00857F08">
      <w:pPr>
        <w:shd w:val="clear" w:color="auto" w:fill="121314"/>
        <w:spacing w:line="190" w:lineRule="atLeast"/>
        <w:rPr>
          <w:rFonts w:ascii="Consolas" w:eastAsia="Times New Roman" w:hAnsi="Consolas" w:cs="Times New Roman"/>
          <w:color w:val="BBBEBF"/>
          <w:sz w:val="14"/>
          <w:szCs w:val="14"/>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8B949E"/>
          <w:sz w:val="14"/>
          <w:szCs w:val="14"/>
          <w:lang w:val="ru-RU"/>
        </w:rPr>
        <w:t xml:space="preserve">/*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8B949E"/>
          <w:sz w:val="14"/>
          <w:szCs w:val="14"/>
          <w:lang w:val="ru-RU"/>
        </w:rPr>
        <w:t>Епік 2. Практичне завдання: Аналізатор надійності пароля</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8B949E"/>
          <w:sz w:val="14"/>
          <w:szCs w:val="14"/>
          <w:lang w:val="ru-RU"/>
        </w:rPr>
        <w:lastRenderedPageBreak/>
        <w:t>Авторка: Ташогло Влада</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8B949E"/>
          <w:sz w:val="14"/>
          <w:szCs w:val="14"/>
          <w:lang w:val="ru-RU"/>
        </w:rPr>
        <w:t>Група: ші-11</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8B949E"/>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586C0"/>
          <w:sz w:val="14"/>
          <w:szCs w:val="14"/>
          <w:lang w:val="en-US"/>
        </w:rPr>
        <w:t>#include</w:t>
      </w:r>
      <w:r w:rsidRPr="00857F08">
        <w:rPr>
          <w:rFonts w:ascii="Consolas" w:eastAsia="Times New Roman" w:hAnsi="Consolas" w:cs="Times New Roman"/>
          <w:color w:val="569CD6"/>
          <w:sz w:val="14"/>
          <w:szCs w:val="14"/>
          <w:lang w:val="en-US"/>
        </w:rPr>
        <w:t xml:space="preserve"> </w:t>
      </w:r>
      <w:r w:rsidRPr="00857F08">
        <w:rPr>
          <w:rFonts w:ascii="Consolas" w:eastAsia="Times New Roman" w:hAnsi="Consolas" w:cs="Times New Roman"/>
          <w:color w:val="A5D6FF"/>
          <w:sz w:val="14"/>
          <w:szCs w:val="14"/>
          <w:lang w:val="en-US"/>
        </w:rPr>
        <w:t>&lt;iostream&gt;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586C0"/>
          <w:sz w:val="14"/>
          <w:szCs w:val="14"/>
          <w:lang w:val="en-US"/>
        </w:rPr>
        <w:t>using</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FF7B72"/>
          <w:sz w:val="14"/>
          <w:szCs w:val="14"/>
          <w:lang w:val="en-US"/>
        </w:rPr>
        <w:t>namespace</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4EC9B0"/>
          <w:sz w:val="14"/>
          <w:szCs w:val="14"/>
          <w:lang w:val="en-US"/>
        </w:rPr>
        <w:t>std</w:t>
      </w:r>
      <w:r w:rsidRPr="00857F08">
        <w:rPr>
          <w:rFonts w:ascii="Consolas" w:eastAsia="Times New Roman" w:hAnsi="Consolas" w:cs="Times New Roman"/>
          <w:color w:val="BBBEBF"/>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FF7B72"/>
          <w:sz w:val="14"/>
          <w:szCs w:val="14"/>
          <w:lang w:val="ru-RU"/>
        </w:rPr>
        <w:t>int</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D2A8FF"/>
          <w:sz w:val="14"/>
          <w:szCs w:val="14"/>
          <w:lang w:val="ru-RU"/>
        </w:rPr>
        <w:t>main</w:t>
      </w:r>
      <w:r w:rsidRPr="00857F08">
        <w:rPr>
          <w:rFonts w:ascii="Consolas" w:eastAsia="Times New Roman" w:hAnsi="Consolas" w:cs="Times New Roman"/>
          <w:color w:val="BBBEBF"/>
          <w:sz w:val="14"/>
          <w:szCs w:val="14"/>
          <w:lang w:val="ru-RU"/>
        </w:rPr>
        <w:t>()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BBBEBF"/>
          <w:sz w:val="14"/>
          <w:szCs w:val="14"/>
          <w:lang w:val="ru-RU"/>
        </w:rPr>
        <w:t xml:space="preserve">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8B949E"/>
          <w:sz w:val="14"/>
          <w:szCs w:val="14"/>
          <w:lang w:val="ru-RU"/>
        </w:rPr>
        <w:t>    // Змінні для параметрів пароля та підрахунку його характеристик.</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FF7B72"/>
          <w:sz w:val="14"/>
          <w:szCs w:val="14"/>
          <w:lang w:val="en-US"/>
        </w:rPr>
        <w:t>int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password_length</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B5CEA8"/>
          <w:sz w:val="14"/>
          <w:szCs w:val="14"/>
          <w:lang w:val="en-US"/>
        </w:rPr>
        <w:t>0</w:t>
      </w:r>
      <w:r w:rsidRPr="00857F08">
        <w:rPr>
          <w:rFonts w:ascii="Consolas" w:eastAsia="Times New Roman" w:hAnsi="Consolas" w:cs="Times New Roman"/>
          <w:color w:val="BBBEBF"/>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FF7B72"/>
          <w:sz w:val="14"/>
          <w:szCs w:val="14"/>
          <w:lang w:val="en-US"/>
        </w:rPr>
        <w:t>char</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has_digits</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'n'</w:t>
      </w:r>
      <w:r w:rsidRPr="00857F08">
        <w:rPr>
          <w:rFonts w:ascii="Consolas" w:eastAsia="Times New Roman" w:hAnsi="Consolas" w:cs="Times New Roman"/>
          <w:color w:val="BBBEBF"/>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FF7B72"/>
          <w:sz w:val="14"/>
          <w:szCs w:val="14"/>
          <w:lang w:val="en-US"/>
        </w:rPr>
        <w:t>char</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has_uppercase</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'n'</w:t>
      </w:r>
      <w:r w:rsidRPr="00857F08">
        <w:rPr>
          <w:rFonts w:ascii="Consolas" w:eastAsia="Times New Roman" w:hAnsi="Consolas" w:cs="Times New Roman"/>
          <w:color w:val="BBBEBF"/>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FF7B72"/>
          <w:sz w:val="14"/>
          <w:szCs w:val="14"/>
          <w:lang w:val="en-US"/>
        </w:rPr>
        <w:t>char</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has_specials</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'n'</w:t>
      </w:r>
      <w:r w:rsidRPr="00857F08">
        <w:rPr>
          <w:rFonts w:ascii="Consolas" w:eastAsia="Times New Roman" w:hAnsi="Consolas" w:cs="Times New Roman"/>
          <w:color w:val="BBBEBF"/>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FF7B72"/>
          <w:sz w:val="14"/>
          <w:szCs w:val="14"/>
          <w:lang w:val="en-US"/>
        </w:rPr>
        <w:t>int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count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B5CEA8"/>
          <w:sz w:val="14"/>
          <w:szCs w:val="14"/>
          <w:lang w:val="en-US"/>
        </w:rPr>
        <w:t>0</w:t>
      </w:r>
      <w:r w:rsidRPr="00857F08">
        <w:rPr>
          <w:rFonts w:ascii="Consolas" w:eastAsia="Times New Roman" w:hAnsi="Consolas" w:cs="Times New Roman"/>
          <w:color w:val="BBBEBF"/>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FF7B72"/>
          <w:sz w:val="14"/>
          <w:szCs w:val="14"/>
          <w:lang w:val="en-US"/>
        </w:rPr>
        <w:t>int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level</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B5CEA8"/>
          <w:sz w:val="14"/>
          <w:szCs w:val="14"/>
          <w:lang w:val="en-US"/>
        </w:rPr>
        <w:t>0</w:t>
      </w:r>
      <w:r w:rsidRPr="00857F08">
        <w:rPr>
          <w:rFonts w:ascii="Consolas" w:eastAsia="Times New Roman" w:hAnsi="Consolas" w:cs="Times New Roman"/>
          <w:color w:val="BBBEBF"/>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8B949E"/>
          <w:sz w:val="14"/>
          <w:szCs w:val="14"/>
          <w:lang w:val="en-US"/>
        </w:rPr>
        <w:t xml:space="preserve">    // </w:t>
      </w:r>
      <w:r w:rsidRPr="00857F08">
        <w:rPr>
          <w:rFonts w:ascii="Consolas" w:eastAsia="Times New Roman" w:hAnsi="Consolas" w:cs="Times New Roman"/>
          <w:color w:val="8B949E"/>
          <w:sz w:val="14"/>
          <w:szCs w:val="14"/>
          <w:lang w:val="ru-RU"/>
        </w:rPr>
        <w:t>Отримання</w:t>
      </w:r>
      <w:r w:rsidRPr="00857F08">
        <w:rPr>
          <w:rFonts w:ascii="Consolas" w:eastAsia="Times New Roman" w:hAnsi="Consolas" w:cs="Times New Roman"/>
          <w:color w:val="8B949E"/>
          <w:sz w:val="14"/>
          <w:szCs w:val="14"/>
          <w:lang w:val="en-US"/>
        </w:rPr>
        <w:t xml:space="preserve"> </w:t>
      </w:r>
      <w:r w:rsidRPr="00857F08">
        <w:rPr>
          <w:rFonts w:ascii="Consolas" w:eastAsia="Times New Roman" w:hAnsi="Consolas" w:cs="Times New Roman"/>
          <w:color w:val="8B949E"/>
          <w:sz w:val="14"/>
          <w:szCs w:val="14"/>
          <w:lang w:val="ru-RU"/>
        </w:rPr>
        <w:t>та</w:t>
      </w:r>
      <w:r w:rsidRPr="00857F08">
        <w:rPr>
          <w:rFonts w:ascii="Consolas" w:eastAsia="Times New Roman" w:hAnsi="Consolas" w:cs="Times New Roman"/>
          <w:color w:val="8B949E"/>
          <w:sz w:val="14"/>
          <w:szCs w:val="14"/>
          <w:lang w:val="en-US"/>
        </w:rPr>
        <w:t xml:space="preserve"> </w:t>
      </w:r>
      <w:r w:rsidRPr="00857F08">
        <w:rPr>
          <w:rFonts w:ascii="Consolas" w:eastAsia="Times New Roman" w:hAnsi="Consolas" w:cs="Times New Roman"/>
          <w:color w:val="8B949E"/>
          <w:sz w:val="14"/>
          <w:szCs w:val="14"/>
          <w:lang w:val="ru-RU"/>
        </w:rPr>
        <w:t>перевірка</w:t>
      </w:r>
      <w:r w:rsidRPr="00857F08">
        <w:rPr>
          <w:rFonts w:ascii="Consolas" w:eastAsia="Times New Roman" w:hAnsi="Consolas" w:cs="Times New Roman"/>
          <w:color w:val="8B949E"/>
          <w:sz w:val="14"/>
          <w:szCs w:val="14"/>
          <w:lang w:val="en-US"/>
        </w:rPr>
        <w:t xml:space="preserve"> </w:t>
      </w:r>
      <w:r w:rsidRPr="00857F08">
        <w:rPr>
          <w:rFonts w:ascii="Consolas" w:eastAsia="Times New Roman" w:hAnsi="Consolas" w:cs="Times New Roman"/>
          <w:color w:val="8B949E"/>
          <w:sz w:val="14"/>
          <w:szCs w:val="14"/>
          <w:lang w:val="ru-RU"/>
        </w:rPr>
        <w:t>довжини</w:t>
      </w:r>
      <w:r w:rsidRPr="00857F08">
        <w:rPr>
          <w:rFonts w:ascii="Consolas" w:eastAsia="Times New Roman" w:hAnsi="Consolas" w:cs="Times New Roman"/>
          <w:color w:val="8B949E"/>
          <w:sz w:val="14"/>
          <w:szCs w:val="14"/>
          <w:lang w:val="en-US"/>
        </w:rPr>
        <w:t xml:space="preserve"> </w:t>
      </w:r>
      <w:r w:rsidRPr="00857F08">
        <w:rPr>
          <w:rFonts w:ascii="Consolas" w:eastAsia="Times New Roman" w:hAnsi="Consolas" w:cs="Times New Roman"/>
          <w:color w:val="8B949E"/>
          <w:sz w:val="14"/>
          <w:szCs w:val="14"/>
          <w:lang w:val="ru-RU"/>
        </w:rPr>
        <w:t>пароля</w:t>
      </w:r>
      <w:r w:rsidRPr="00857F08">
        <w:rPr>
          <w:rFonts w:ascii="Consolas" w:eastAsia="Times New Roman" w:hAnsi="Consolas" w:cs="Times New Roman"/>
          <w:color w:val="8B949E"/>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cout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A5D6FF"/>
          <w:sz w:val="14"/>
          <w:szCs w:val="14"/>
          <w:lang w:val="ru-RU"/>
        </w:rPr>
        <w:t>Довжина</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пароля</w:t>
      </w:r>
      <w:r w:rsidRPr="00857F08">
        <w:rPr>
          <w:rFonts w:ascii="Consolas" w:eastAsia="Times New Roman" w:hAnsi="Consolas" w:cs="Times New Roman"/>
          <w:color w:val="A5D6FF"/>
          <w:sz w:val="14"/>
          <w:szCs w:val="14"/>
          <w:lang w:val="en-US"/>
        </w:rPr>
        <w:t>: "</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2A8FF"/>
          <w:sz w:val="14"/>
          <w:szCs w:val="14"/>
          <w:lang w:val="en-US"/>
        </w:rPr>
        <w:t>endl</w:t>
      </w:r>
      <w:r w:rsidRPr="00857F08">
        <w:rPr>
          <w:rFonts w:ascii="Consolas" w:eastAsia="Times New Roman" w:hAnsi="Consolas" w:cs="Times New Roman"/>
          <w:color w:val="BBBEBF"/>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cin</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2A8FF"/>
          <w:sz w:val="14"/>
          <w:szCs w:val="14"/>
          <w:lang w:val="en-US"/>
        </w:rPr>
        <w:t>&gt;&gt;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password_length</w:t>
      </w:r>
      <w:r w:rsidRPr="00857F08">
        <w:rPr>
          <w:rFonts w:ascii="Consolas" w:eastAsia="Times New Roman" w:hAnsi="Consolas" w:cs="Times New Roman"/>
          <w:color w:val="BBBEBF"/>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if</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password_length</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&lt;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B5CEA8"/>
          <w:sz w:val="14"/>
          <w:szCs w:val="14"/>
          <w:lang w:val="en-US"/>
        </w:rPr>
        <w:t>1</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password_length</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&gt;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B5CEA8"/>
          <w:sz w:val="14"/>
          <w:szCs w:val="14"/>
          <w:lang w:val="en-US"/>
        </w:rPr>
        <w:t>64</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C9D1D9"/>
          <w:sz w:val="14"/>
          <w:szCs w:val="14"/>
          <w:lang w:val="ru-RU"/>
        </w:rPr>
        <w:t xml:space="preserve">cout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A5D6FF"/>
          <w:sz w:val="14"/>
          <w:szCs w:val="14"/>
          <w:lang w:val="ru-RU"/>
        </w:rPr>
        <w:t>"Помилка: довжина мусить бути від 1 до 64."</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D2A8FF"/>
          <w:sz w:val="14"/>
          <w:szCs w:val="14"/>
          <w:lang w:val="ru-RU"/>
        </w:rPr>
        <w:t>endl</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C586C0"/>
          <w:sz w:val="14"/>
          <w:szCs w:val="14"/>
          <w:lang w:val="ru-RU"/>
        </w:rPr>
        <w:t>return</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B5CEA8"/>
          <w:sz w:val="14"/>
          <w:szCs w:val="14"/>
          <w:lang w:val="ru-RU"/>
        </w:rPr>
        <w:t>1</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8B949E"/>
          <w:sz w:val="14"/>
          <w:szCs w:val="14"/>
          <w:lang w:val="ru-RU"/>
        </w:rPr>
        <w:t>    // Перевірка наявності цифр у паролі.</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C9D1D9"/>
          <w:sz w:val="14"/>
          <w:szCs w:val="14"/>
          <w:lang w:val="ru-RU"/>
        </w:rPr>
        <w:t>cout</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A5D6FF"/>
          <w:sz w:val="14"/>
          <w:szCs w:val="14"/>
          <w:lang w:val="ru-RU"/>
        </w:rPr>
        <w:t>"Чи є цифри (y/n): "</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D2A8FF"/>
          <w:sz w:val="14"/>
          <w:szCs w:val="14"/>
          <w:lang w:val="ru-RU"/>
        </w:rPr>
        <w:t>endl</w:t>
      </w:r>
      <w:r w:rsidRPr="00857F08">
        <w:rPr>
          <w:rFonts w:ascii="Consolas" w:eastAsia="Times New Roman" w:hAnsi="Consolas" w:cs="Times New Roman"/>
          <w:color w:val="BBBEBF"/>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C9D1D9"/>
          <w:sz w:val="14"/>
          <w:szCs w:val="14"/>
          <w:lang w:val="en-US"/>
        </w:rPr>
        <w:t>cin</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2A8FF"/>
          <w:sz w:val="14"/>
          <w:szCs w:val="14"/>
          <w:lang w:val="en-US"/>
        </w:rPr>
        <w:t>&gt;&gt;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has_digits</w:t>
      </w:r>
      <w:r w:rsidRPr="00857F08">
        <w:rPr>
          <w:rFonts w:ascii="Consolas" w:eastAsia="Times New Roman" w:hAnsi="Consolas" w:cs="Times New Roman"/>
          <w:color w:val="BBBEBF"/>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if</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has_digits</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'y'</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&amp;&amp;</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has_digits</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'n'</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cout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A5D6FF"/>
          <w:sz w:val="14"/>
          <w:szCs w:val="14"/>
          <w:lang w:val="ru-RU"/>
        </w:rPr>
        <w:t>Введіть</w:t>
      </w:r>
      <w:r w:rsidRPr="00857F08">
        <w:rPr>
          <w:rFonts w:ascii="Consolas" w:eastAsia="Times New Roman" w:hAnsi="Consolas" w:cs="Times New Roman"/>
          <w:color w:val="A5D6FF"/>
          <w:sz w:val="14"/>
          <w:szCs w:val="14"/>
          <w:lang w:val="en-US"/>
        </w:rPr>
        <w:t xml:space="preserve"> 'y' </w:t>
      </w:r>
      <w:r w:rsidRPr="00857F08">
        <w:rPr>
          <w:rFonts w:ascii="Consolas" w:eastAsia="Times New Roman" w:hAnsi="Consolas" w:cs="Times New Roman"/>
          <w:color w:val="A5D6FF"/>
          <w:sz w:val="14"/>
          <w:szCs w:val="14"/>
          <w:lang w:val="ru-RU"/>
        </w:rPr>
        <w:t>або</w:t>
      </w:r>
      <w:r w:rsidRPr="00857F08">
        <w:rPr>
          <w:rFonts w:ascii="Consolas" w:eastAsia="Times New Roman" w:hAnsi="Consolas" w:cs="Times New Roman"/>
          <w:color w:val="A5D6FF"/>
          <w:sz w:val="14"/>
          <w:szCs w:val="14"/>
          <w:lang w:val="en-US"/>
        </w:rPr>
        <w:t xml:space="preserve"> 'n'!"</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endl</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C586C0"/>
          <w:sz w:val="14"/>
          <w:szCs w:val="14"/>
          <w:lang w:val="en-US"/>
        </w:rPr>
        <w:t>return</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B5CEA8"/>
          <w:sz w:val="14"/>
          <w:szCs w:val="14"/>
          <w:lang w:val="en-US"/>
        </w:rPr>
        <w:t>1</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if</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has_digits</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'y'</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C9D1D9"/>
          <w:sz w:val="14"/>
          <w:szCs w:val="14"/>
          <w:lang w:val="ru-RU"/>
        </w:rPr>
        <w:t>count</w:t>
      </w:r>
      <w:r w:rsidRPr="00857F08">
        <w:rPr>
          <w:rFonts w:ascii="Consolas" w:eastAsia="Times New Roman" w:hAnsi="Consolas" w:cs="Times New Roman"/>
          <w:color w:val="D4D4D4"/>
          <w:sz w:val="14"/>
          <w:szCs w:val="14"/>
          <w:lang w:val="ru-RU"/>
        </w:rPr>
        <w:t>++</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8B949E"/>
          <w:sz w:val="14"/>
          <w:szCs w:val="14"/>
          <w:lang w:val="ru-RU"/>
        </w:rPr>
        <w:t>    // Перевірка наявності великих літер у паролі.</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C9D1D9"/>
          <w:sz w:val="14"/>
          <w:szCs w:val="14"/>
          <w:lang w:val="ru-RU"/>
        </w:rPr>
        <w:t>cout</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A5D6FF"/>
          <w:sz w:val="14"/>
          <w:szCs w:val="14"/>
          <w:lang w:val="ru-RU"/>
        </w:rPr>
        <w:t>"Чи є великі літери (y/n): "</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D2A8FF"/>
          <w:sz w:val="14"/>
          <w:szCs w:val="14"/>
          <w:lang w:val="ru-RU"/>
        </w:rPr>
        <w:t>endl</w:t>
      </w:r>
      <w:r w:rsidRPr="00857F08">
        <w:rPr>
          <w:rFonts w:ascii="Consolas" w:eastAsia="Times New Roman" w:hAnsi="Consolas" w:cs="Times New Roman"/>
          <w:color w:val="BBBEBF"/>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C9D1D9"/>
          <w:sz w:val="14"/>
          <w:szCs w:val="14"/>
          <w:lang w:val="en-US"/>
        </w:rPr>
        <w:t>cin</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2A8FF"/>
          <w:sz w:val="14"/>
          <w:szCs w:val="14"/>
          <w:lang w:val="en-US"/>
        </w:rPr>
        <w:t>&gt;&gt;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has_uppercase</w:t>
      </w:r>
      <w:r w:rsidRPr="00857F08">
        <w:rPr>
          <w:rFonts w:ascii="Consolas" w:eastAsia="Times New Roman" w:hAnsi="Consolas" w:cs="Times New Roman"/>
          <w:color w:val="BBBEBF"/>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if</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has_uppercase</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'y'</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&amp;&amp;</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has_uppercase</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'n'</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cout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A5D6FF"/>
          <w:sz w:val="14"/>
          <w:szCs w:val="14"/>
          <w:lang w:val="ru-RU"/>
        </w:rPr>
        <w:t>Введіть</w:t>
      </w:r>
      <w:r w:rsidRPr="00857F08">
        <w:rPr>
          <w:rFonts w:ascii="Consolas" w:eastAsia="Times New Roman" w:hAnsi="Consolas" w:cs="Times New Roman"/>
          <w:color w:val="A5D6FF"/>
          <w:sz w:val="14"/>
          <w:szCs w:val="14"/>
          <w:lang w:val="en-US"/>
        </w:rPr>
        <w:t xml:space="preserve"> 'y' </w:t>
      </w:r>
      <w:r w:rsidRPr="00857F08">
        <w:rPr>
          <w:rFonts w:ascii="Consolas" w:eastAsia="Times New Roman" w:hAnsi="Consolas" w:cs="Times New Roman"/>
          <w:color w:val="A5D6FF"/>
          <w:sz w:val="14"/>
          <w:szCs w:val="14"/>
          <w:lang w:val="ru-RU"/>
        </w:rPr>
        <w:t>або</w:t>
      </w:r>
      <w:r w:rsidRPr="00857F08">
        <w:rPr>
          <w:rFonts w:ascii="Consolas" w:eastAsia="Times New Roman" w:hAnsi="Consolas" w:cs="Times New Roman"/>
          <w:color w:val="A5D6FF"/>
          <w:sz w:val="14"/>
          <w:szCs w:val="14"/>
          <w:lang w:val="en-US"/>
        </w:rPr>
        <w:t xml:space="preserve"> 'n'!"</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endl</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C586C0"/>
          <w:sz w:val="14"/>
          <w:szCs w:val="14"/>
          <w:lang w:val="en-US"/>
        </w:rPr>
        <w:t>return</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B5CEA8"/>
          <w:sz w:val="14"/>
          <w:szCs w:val="14"/>
          <w:lang w:val="en-US"/>
        </w:rPr>
        <w:t>1</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if</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has_uppercase</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'y'</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C9D1D9"/>
          <w:sz w:val="14"/>
          <w:szCs w:val="14"/>
          <w:lang w:val="ru-RU"/>
        </w:rPr>
        <w:t>count</w:t>
      </w:r>
      <w:r w:rsidRPr="00857F08">
        <w:rPr>
          <w:rFonts w:ascii="Consolas" w:eastAsia="Times New Roman" w:hAnsi="Consolas" w:cs="Times New Roman"/>
          <w:color w:val="D4D4D4"/>
          <w:sz w:val="14"/>
          <w:szCs w:val="14"/>
          <w:lang w:val="ru-RU"/>
        </w:rPr>
        <w:t>++</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8B949E"/>
          <w:sz w:val="14"/>
          <w:szCs w:val="14"/>
          <w:lang w:val="ru-RU"/>
        </w:rPr>
        <w:t>    // Перевірка наявності спеціальних символів у паролі.</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C9D1D9"/>
          <w:sz w:val="14"/>
          <w:szCs w:val="14"/>
          <w:lang w:val="ru-RU"/>
        </w:rPr>
        <w:t>cout</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A5D6FF"/>
          <w:sz w:val="14"/>
          <w:szCs w:val="14"/>
          <w:lang w:val="ru-RU"/>
        </w:rPr>
        <w:t>"Чи є спеціальні символи (y/n): "</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D2A8FF"/>
          <w:sz w:val="14"/>
          <w:szCs w:val="14"/>
          <w:lang w:val="ru-RU"/>
        </w:rPr>
        <w:t>endl</w:t>
      </w:r>
      <w:r w:rsidRPr="00857F08">
        <w:rPr>
          <w:rFonts w:ascii="Consolas" w:eastAsia="Times New Roman" w:hAnsi="Consolas" w:cs="Times New Roman"/>
          <w:color w:val="BBBEBF"/>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C9D1D9"/>
          <w:sz w:val="14"/>
          <w:szCs w:val="14"/>
          <w:lang w:val="en-US"/>
        </w:rPr>
        <w:t>cin</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2A8FF"/>
          <w:sz w:val="14"/>
          <w:szCs w:val="14"/>
          <w:lang w:val="en-US"/>
        </w:rPr>
        <w:t>&gt;&gt;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has_specials</w:t>
      </w:r>
      <w:r w:rsidRPr="00857F08">
        <w:rPr>
          <w:rFonts w:ascii="Consolas" w:eastAsia="Times New Roman" w:hAnsi="Consolas" w:cs="Times New Roman"/>
          <w:color w:val="BBBEBF"/>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if</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has_specials</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'y'</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&amp;&amp;</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has_specials</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'n'</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cout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A5D6FF"/>
          <w:sz w:val="14"/>
          <w:szCs w:val="14"/>
          <w:lang w:val="ru-RU"/>
        </w:rPr>
        <w:t>Введіть</w:t>
      </w:r>
      <w:r w:rsidRPr="00857F08">
        <w:rPr>
          <w:rFonts w:ascii="Consolas" w:eastAsia="Times New Roman" w:hAnsi="Consolas" w:cs="Times New Roman"/>
          <w:color w:val="A5D6FF"/>
          <w:sz w:val="14"/>
          <w:szCs w:val="14"/>
          <w:lang w:val="en-US"/>
        </w:rPr>
        <w:t xml:space="preserve"> 'y' </w:t>
      </w:r>
      <w:r w:rsidRPr="00857F08">
        <w:rPr>
          <w:rFonts w:ascii="Consolas" w:eastAsia="Times New Roman" w:hAnsi="Consolas" w:cs="Times New Roman"/>
          <w:color w:val="A5D6FF"/>
          <w:sz w:val="14"/>
          <w:szCs w:val="14"/>
          <w:lang w:val="ru-RU"/>
        </w:rPr>
        <w:t>або</w:t>
      </w:r>
      <w:r w:rsidRPr="00857F08">
        <w:rPr>
          <w:rFonts w:ascii="Consolas" w:eastAsia="Times New Roman" w:hAnsi="Consolas" w:cs="Times New Roman"/>
          <w:color w:val="A5D6FF"/>
          <w:sz w:val="14"/>
          <w:szCs w:val="14"/>
          <w:lang w:val="en-US"/>
        </w:rPr>
        <w:t xml:space="preserve"> 'n'!"</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endl</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C586C0"/>
          <w:sz w:val="14"/>
          <w:szCs w:val="14"/>
          <w:lang w:val="en-US"/>
        </w:rPr>
        <w:t>return</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B5CEA8"/>
          <w:sz w:val="14"/>
          <w:szCs w:val="14"/>
          <w:lang w:val="en-US"/>
        </w:rPr>
        <w:t>1</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if</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has_specials</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'y'</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C9D1D9"/>
          <w:sz w:val="14"/>
          <w:szCs w:val="14"/>
          <w:lang w:val="ru-RU"/>
        </w:rPr>
        <w:t>count</w:t>
      </w:r>
      <w:r w:rsidRPr="00857F08">
        <w:rPr>
          <w:rFonts w:ascii="Consolas" w:eastAsia="Times New Roman" w:hAnsi="Consolas" w:cs="Times New Roman"/>
          <w:color w:val="D4D4D4"/>
          <w:sz w:val="14"/>
          <w:szCs w:val="14"/>
          <w:lang w:val="ru-RU"/>
        </w:rPr>
        <w:t>++</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8B949E"/>
          <w:sz w:val="14"/>
          <w:szCs w:val="14"/>
          <w:lang w:val="ru-RU"/>
        </w:rPr>
        <w:t>    // Перевірка мінімальних вимог до надійності пароля.</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C586C0"/>
          <w:sz w:val="14"/>
          <w:szCs w:val="14"/>
          <w:lang w:val="en-US"/>
        </w:rPr>
        <w:t>if</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count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&gt;=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B5CEA8"/>
          <w:sz w:val="14"/>
          <w:szCs w:val="14"/>
          <w:lang w:val="en-US"/>
        </w:rPr>
        <w:t>2</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&amp;&amp;</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password_length</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&gt;=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B5CEA8"/>
          <w:sz w:val="14"/>
          <w:szCs w:val="14"/>
          <w:lang w:val="en-US"/>
        </w:rPr>
        <w:t>8</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cout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A5D6FF"/>
          <w:sz w:val="14"/>
          <w:szCs w:val="14"/>
          <w:lang w:val="ru-RU"/>
        </w:rPr>
        <w:t>Мінімальні</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вимоги</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ПРОЙДЕНО</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endl</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else</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cout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A5D6FF"/>
          <w:sz w:val="14"/>
          <w:szCs w:val="14"/>
          <w:lang w:val="ru-RU"/>
        </w:rPr>
        <w:t>Мінімальні</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вимоги</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НЕ</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ПРОЙДЕНО</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endl</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8B949E"/>
          <w:sz w:val="14"/>
          <w:szCs w:val="14"/>
          <w:lang w:val="ru-RU"/>
        </w:rPr>
        <w:lastRenderedPageBreak/>
        <w:t>    // Визначення рівня надійності за довжиною та складом пароля.</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C586C0"/>
          <w:sz w:val="14"/>
          <w:szCs w:val="14"/>
          <w:lang w:val="ru-RU"/>
        </w:rPr>
        <w:t>if</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C9D1D9"/>
          <w:sz w:val="14"/>
          <w:szCs w:val="14"/>
          <w:lang w:val="ru-RU"/>
        </w:rPr>
        <w:t>password_length</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D4D4D4"/>
          <w:sz w:val="14"/>
          <w:szCs w:val="14"/>
          <w:lang w:val="ru-RU"/>
        </w:rPr>
        <w:t>&lt;</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B5CEA8"/>
          <w:sz w:val="14"/>
          <w:szCs w:val="14"/>
          <w:lang w:val="ru-RU"/>
        </w:rPr>
        <w:t>6</w:t>
      </w: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xml:space="preserve">        level </w:t>
      </w:r>
      <w:r w:rsidRPr="00857F08">
        <w:rPr>
          <w:rFonts w:ascii="Consolas" w:eastAsia="Times New Roman" w:hAnsi="Consolas" w:cs="Times New Roman"/>
          <w:color w:val="D4D4D4"/>
          <w:sz w:val="14"/>
          <w:szCs w:val="14"/>
          <w:lang w:val="ru-RU"/>
        </w:rPr>
        <w:t>=</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B5CEA8"/>
          <w:sz w:val="14"/>
          <w:szCs w:val="14"/>
          <w:lang w:val="ru-RU"/>
        </w:rPr>
        <w:t>1</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Pr>
          <w:rFonts w:ascii="Consolas" w:hAnsi="Consolas"/>
          <w:sz w:val="14"/>
        </w:rPr>
        <w:t xml:space="preserve">   cout &lt;&lt; "Рівень надійності: " &lt;&lt; level &lt;&lt; " - Дуже слабкий" &lt;&lt; endl;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else</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if</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password_length</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&lt;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B5CEA8"/>
          <w:sz w:val="14"/>
          <w:szCs w:val="14"/>
          <w:lang w:val="en-US"/>
        </w:rPr>
        <w:t>8</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count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B5CEA8"/>
          <w:sz w:val="14"/>
          <w:szCs w:val="14"/>
          <w:lang w:val="en-US"/>
        </w:rPr>
        <w:t>0</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level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B5CEA8"/>
          <w:sz w:val="14"/>
          <w:szCs w:val="14"/>
          <w:lang w:val="en-US"/>
        </w:rPr>
        <w:t>2</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cout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A5D6FF"/>
          <w:sz w:val="14"/>
          <w:szCs w:val="14"/>
          <w:lang w:val="ru-RU"/>
        </w:rPr>
        <w:t>Рівень</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надійності</w:t>
      </w:r>
      <w:r w:rsidRPr="00857F08">
        <w:rPr>
          <w:rFonts w:ascii="Consolas" w:eastAsia="Times New Roman" w:hAnsi="Consolas" w:cs="Times New Roman"/>
          <w:color w:val="A5D6FF"/>
          <w:sz w:val="14"/>
          <w:szCs w:val="14"/>
          <w:lang w:val="en-US"/>
        </w:rPr>
        <w:t>: "</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level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A5D6FF"/>
          <w:sz w:val="14"/>
          <w:szCs w:val="14"/>
          <w:lang w:val="en-US"/>
        </w:rPr>
        <w:t xml:space="preserve">" - </w:t>
      </w:r>
      <w:r w:rsidRPr="00857F08">
        <w:rPr>
          <w:rFonts w:ascii="Consolas" w:eastAsia="Times New Roman" w:hAnsi="Consolas" w:cs="Times New Roman"/>
          <w:color w:val="A5D6FF"/>
          <w:sz w:val="14"/>
          <w:szCs w:val="14"/>
          <w:lang w:val="ru-RU"/>
        </w:rPr>
        <w:t>Слабкий</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endl</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else</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if</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count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B5CEA8"/>
          <w:sz w:val="14"/>
          <w:szCs w:val="14"/>
          <w:lang w:val="en-US"/>
        </w:rPr>
        <w:t>1</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level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B5CEA8"/>
          <w:sz w:val="14"/>
          <w:szCs w:val="14"/>
          <w:lang w:val="en-US"/>
        </w:rPr>
        <w:t>3</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cout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A5D6FF"/>
          <w:sz w:val="14"/>
          <w:szCs w:val="14"/>
          <w:lang w:val="ru-RU"/>
        </w:rPr>
        <w:t>Рівень</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надійності</w:t>
      </w:r>
      <w:r w:rsidRPr="00857F08">
        <w:rPr>
          <w:rFonts w:ascii="Consolas" w:eastAsia="Times New Roman" w:hAnsi="Consolas" w:cs="Times New Roman"/>
          <w:color w:val="A5D6FF"/>
          <w:sz w:val="14"/>
          <w:szCs w:val="14"/>
          <w:lang w:val="en-US"/>
        </w:rPr>
        <w:t>: "</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level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A5D6FF"/>
          <w:sz w:val="14"/>
          <w:szCs w:val="14"/>
          <w:lang w:val="en-US"/>
        </w:rPr>
        <w:t xml:space="preserve">" - </w:t>
      </w:r>
      <w:r w:rsidRPr="00857F08">
        <w:rPr>
          <w:rFonts w:ascii="Consolas" w:eastAsia="Times New Roman" w:hAnsi="Consolas" w:cs="Times New Roman"/>
          <w:color w:val="A5D6FF"/>
          <w:sz w:val="14"/>
          <w:szCs w:val="14"/>
          <w:lang w:val="ru-RU"/>
        </w:rPr>
        <w:t>Середній</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endl</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else</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if</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password_length</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&gt;=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B5CEA8"/>
          <w:sz w:val="14"/>
          <w:szCs w:val="14"/>
          <w:lang w:val="en-US"/>
        </w:rPr>
        <w:t>12</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&amp;&amp;</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count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B5CEA8"/>
          <w:sz w:val="14"/>
          <w:szCs w:val="14"/>
          <w:lang w:val="en-US"/>
        </w:rPr>
        <w:t>3</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level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B5CEA8"/>
          <w:sz w:val="14"/>
          <w:szCs w:val="14"/>
          <w:lang w:val="en-US"/>
        </w:rPr>
        <w:t>5</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cout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A5D6FF"/>
          <w:sz w:val="14"/>
          <w:szCs w:val="14"/>
          <w:lang w:val="ru-RU"/>
        </w:rPr>
        <w:t>Рівень</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надійності</w:t>
      </w:r>
      <w:r w:rsidRPr="00857F08">
        <w:rPr>
          <w:rFonts w:ascii="Consolas" w:eastAsia="Times New Roman" w:hAnsi="Consolas" w:cs="Times New Roman"/>
          <w:color w:val="A5D6FF"/>
          <w:sz w:val="14"/>
          <w:szCs w:val="14"/>
          <w:lang w:val="en-US"/>
        </w:rPr>
        <w:t>: "</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level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A5D6FF"/>
          <w:sz w:val="14"/>
          <w:szCs w:val="14"/>
          <w:lang w:val="en-US"/>
        </w:rPr>
        <w:t xml:space="preserve">" - </w:t>
      </w:r>
      <w:r w:rsidRPr="00857F08">
        <w:rPr>
          <w:rFonts w:ascii="Consolas" w:eastAsia="Times New Roman" w:hAnsi="Consolas" w:cs="Times New Roman"/>
          <w:color w:val="A5D6FF"/>
          <w:sz w:val="14"/>
          <w:szCs w:val="14"/>
          <w:lang w:val="ru-RU"/>
        </w:rPr>
        <w:t>Дуже</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надійний</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endl</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586C0"/>
          <w:sz w:val="14"/>
          <w:szCs w:val="14"/>
          <w:lang w:val="en-US"/>
        </w:rPr>
        <w:t>else</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level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B5CEA8"/>
          <w:sz w:val="14"/>
          <w:szCs w:val="14"/>
          <w:lang w:val="en-US"/>
        </w:rPr>
        <w:t>4</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cout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A5D6FF"/>
          <w:sz w:val="14"/>
          <w:szCs w:val="14"/>
          <w:lang w:val="ru-RU"/>
        </w:rPr>
        <w:t>Рівень</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надійності</w:t>
      </w:r>
      <w:r w:rsidRPr="00857F08">
        <w:rPr>
          <w:rFonts w:ascii="Consolas" w:eastAsia="Times New Roman" w:hAnsi="Consolas" w:cs="Times New Roman"/>
          <w:color w:val="A5D6FF"/>
          <w:sz w:val="14"/>
          <w:szCs w:val="14"/>
          <w:lang w:val="en-US"/>
        </w:rPr>
        <w:t>: "</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level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A5D6FF"/>
          <w:sz w:val="14"/>
          <w:szCs w:val="14"/>
          <w:lang w:val="en-US"/>
        </w:rPr>
        <w:t xml:space="preserve">" - </w:t>
      </w:r>
      <w:r w:rsidRPr="00857F08">
        <w:rPr>
          <w:rFonts w:ascii="Consolas" w:eastAsia="Times New Roman" w:hAnsi="Consolas" w:cs="Times New Roman"/>
          <w:color w:val="A5D6FF"/>
          <w:sz w:val="14"/>
          <w:szCs w:val="14"/>
          <w:lang w:val="ru-RU"/>
        </w:rPr>
        <w:t>Надійний</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endl</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8B949E"/>
          <w:sz w:val="14"/>
          <w:szCs w:val="14"/>
          <w:lang w:val="ru-RU"/>
        </w:rPr>
        <w:t>    // Виведення рекомендації відповідно до визначеного рівня.</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C586C0"/>
          <w:sz w:val="14"/>
          <w:szCs w:val="14"/>
          <w:lang w:val="ru-RU"/>
        </w:rPr>
        <w:t>switch</w:t>
      </w:r>
      <w:r w:rsidRPr="00857F08">
        <w:rPr>
          <w:rFonts w:ascii="Consolas" w:eastAsia="Times New Roman" w:hAnsi="Consolas" w:cs="Times New Roman"/>
          <w:color w:val="C9D1D9"/>
          <w:sz w:val="14"/>
          <w:szCs w:val="14"/>
          <w:lang w:val="ru-RU"/>
        </w:rPr>
        <w:t xml:space="preserve"> (level)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C586C0"/>
          <w:sz w:val="14"/>
          <w:szCs w:val="14"/>
          <w:lang w:val="ru-RU"/>
        </w:rPr>
        <w:t>case</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B5CEA8"/>
          <w:sz w:val="14"/>
          <w:szCs w:val="14"/>
          <w:lang w:val="ru-RU"/>
        </w:rPr>
        <w:t>1</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ru-RU"/>
        </w:rPr>
        <w:t xml:space="preserve">            cout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A5D6FF"/>
          <w:sz w:val="14"/>
          <w:szCs w:val="14"/>
          <w:lang w:val="ru-RU"/>
        </w:rPr>
        <w:t>"Рекомендація: Пароль надто короткий. Мінімум</w:t>
      </w:r>
      <w:r w:rsidRPr="00857F08">
        <w:rPr>
          <w:rFonts w:ascii="Consolas" w:eastAsia="Times New Roman" w:hAnsi="Consolas" w:cs="Times New Roman"/>
          <w:color w:val="A5D6FF"/>
          <w:sz w:val="14"/>
          <w:szCs w:val="14"/>
          <w:lang w:val="en-US"/>
        </w:rPr>
        <w:t xml:space="preserve"> 8 </w:t>
      </w:r>
      <w:r w:rsidRPr="00857F08">
        <w:rPr>
          <w:rFonts w:ascii="Consolas" w:eastAsia="Times New Roman" w:hAnsi="Consolas" w:cs="Times New Roman"/>
          <w:color w:val="A5D6FF"/>
          <w:sz w:val="14"/>
          <w:szCs w:val="14"/>
          <w:lang w:val="ru-RU"/>
        </w:rPr>
        <w:t>символів</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en-US"/>
        </w:rPr>
        <w:t>endl</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C586C0"/>
          <w:sz w:val="14"/>
          <w:szCs w:val="14"/>
          <w:lang w:val="en-US"/>
        </w:rPr>
        <w:t>break</w:t>
      </w:r>
      <w:r w:rsidRPr="00857F08">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C586C0"/>
          <w:sz w:val="14"/>
          <w:szCs w:val="14"/>
          <w:lang w:val="en-US"/>
        </w:rPr>
        <w:t>case</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B5CEA8"/>
          <w:sz w:val="14"/>
          <w:szCs w:val="14"/>
          <w:lang w:val="en-US"/>
        </w:rPr>
        <w:t>2</w:t>
      </w:r>
      <w:r w:rsidRPr="00857F08">
        <w:rPr>
          <w:rFonts w:ascii="Consolas" w:eastAsia="Times New Roman" w:hAnsi="Consolas" w:cs="Times New Roman"/>
          <w:color w:val="C9D1D9"/>
          <w:sz w:val="14"/>
          <w:szCs w:val="14"/>
          <w:lang w:val="en-US"/>
        </w:rPr>
        <w:t>:</w:t>
      </w:r>
    </w:p>
    <w:p w:rsidR="00857F08" w:rsidRPr="00250FD9"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w:t>
      </w:r>
      <w:r w:rsidRPr="00250FD9">
        <w:rPr>
          <w:rFonts w:ascii="Consolas" w:eastAsia="Times New Roman" w:hAnsi="Consolas" w:cs="Times New Roman"/>
          <w:color w:val="C9D1D9"/>
          <w:sz w:val="14"/>
          <w:szCs w:val="14"/>
          <w:lang w:val="en-US"/>
        </w:rPr>
        <w:t xml:space="preserve">cout </w:t>
      </w:r>
      <w:r w:rsidRPr="00250FD9">
        <w:rPr>
          <w:rFonts w:ascii="Consolas" w:eastAsia="Times New Roman" w:hAnsi="Consolas" w:cs="Times New Roman"/>
          <w:color w:val="D2A8FF"/>
          <w:sz w:val="14"/>
          <w:szCs w:val="14"/>
          <w:lang w:val="en-US"/>
        </w:rPr>
        <w:t>&lt;&lt;</w:t>
      </w:r>
      <w:r w:rsidRPr="00250FD9">
        <w:rPr>
          <w:rFonts w:ascii="Consolas" w:eastAsia="Times New Roman" w:hAnsi="Consolas" w:cs="Times New Roman"/>
          <w:color w:val="C9D1D9"/>
          <w:sz w:val="14"/>
          <w:szCs w:val="14"/>
          <w:lang w:val="en-US"/>
        </w:rPr>
        <w:t xml:space="preserve"> </w:t>
      </w:r>
      <w:r w:rsidRPr="00250FD9">
        <w:rPr>
          <w:rFonts w:ascii="Consolas" w:eastAsia="Times New Roman" w:hAnsi="Consolas" w:cs="Times New Roman"/>
          <w:color w:val="A5D6FF"/>
          <w:sz w:val="14"/>
          <w:szCs w:val="14"/>
          <w:lang w:val="en-US"/>
        </w:rPr>
        <w:t>"</w:t>
      </w:r>
      <w:r w:rsidRPr="00857F08">
        <w:rPr>
          <w:rFonts w:ascii="Consolas" w:eastAsia="Times New Roman" w:hAnsi="Consolas" w:cs="Times New Roman"/>
          <w:color w:val="A5D6FF"/>
          <w:sz w:val="14"/>
          <w:szCs w:val="14"/>
          <w:lang w:val="ru-RU"/>
        </w:rPr>
        <w:t>Рекомендація</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Збільште</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довжину</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до</w:t>
      </w:r>
      <w:r w:rsidRPr="00250FD9">
        <w:rPr>
          <w:rFonts w:ascii="Consolas" w:eastAsia="Times New Roman" w:hAnsi="Consolas" w:cs="Times New Roman"/>
          <w:color w:val="A5D6FF"/>
          <w:sz w:val="14"/>
          <w:szCs w:val="14"/>
          <w:lang w:val="en-US"/>
        </w:rPr>
        <w:t xml:space="preserve"> 8+ </w:t>
      </w:r>
      <w:r w:rsidRPr="00857F08">
        <w:rPr>
          <w:rFonts w:ascii="Consolas" w:eastAsia="Times New Roman" w:hAnsi="Consolas" w:cs="Times New Roman"/>
          <w:color w:val="A5D6FF"/>
          <w:sz w:val="14"/>
          <w:szCs w:val="14"/>
          <w:lang w:val="ru-RU"/>
        </w:rPr>
        <w:t>символів</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і</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додайте</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цифри</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великі</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літери</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або</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спеціальні</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символи</w:t>
      </w:r>
      <w:r w:rsidRPr="00250FD9">
        <w:rPr>
          <w:rFonts w:ascii="Consolas" w:eastAsia="Times New Roman" w:hAnsi="Consolas" w:cs="Times New Roman"/>
          <w:color w:val="A5D6FF"/>
          <w:sz w:val="14"/>
          <w:szCs w:val="14"/>
          <w:lang w:val="en-US"/>
        </w:rPr>
        <w:t>."</w:t>
      </w:r>
      <w:r w:rsidRPr="00250FD9">
        <w:rPr>
          <w:rFonts w:ascii="Consolas" w:eastAsia="Times New Roman" w:hAnsi="Consolas" w:cs="Times New Roman"/>
          <w:color w:val="C9D1D9"/>
          <w:sz w:val="14"/>
          <w:szCs w:val="14"/>
          <w:lang w:val="en-US"/>
        </w:rPr>
        <w:t xml:space="preserve"> </w:t>
      </w:r>
      <w:r w:rsidRPr="00250FD9">
        <w:rPr>
          <w:rFonts w:ascii="Consolas" w:eastAsia="Times New Roman" w:hAnsi="Consolas" w:cs="Times New Roman"/>
          <w:color w:val="D2A8FF"/>
          <w:sz w:val="14"/>
          <w:szCs w:val="14"/>
          <w:lang w:val="en-US"/>
        </w:rPr>
        <w:t>&lt;&lt;</w:t>
      </w:r>
      <w:r w:rsidRPr="00250FD9">
        <w:rPr>
          <w:rFonts w:ascii="Consolas" w:eastAsia="Times New Roman" w:hAnsi="Consolas" w:cs="Times New Roman"/>
          <w:color w:val="C9D1D9"/>
          <w:sz w:val="14"/>
          <w:szCs w:val="14"/>
          <w:lang w:val="en-US"/>
        </w:rPr>
        <w:t xml:space="preserve"> </w:t>
      </w:r>
      <w:r w:rsidRPr="00250FD9">
        <w:rPr>
          <w:rFonts w:ascii="Consolas" w:eastAsia="Times New Roman" w:hAnsi="Consolas" w:cs="Times New Roman"/>
          <w:color w:val="D2A8FF"/>
          <w:sz w:val="14"/>
          <w:szCs w:val="14"/>
          <w:lang w:val="en-US"/>
        </w:rPr>
        <w:t>endl</w:t>
      </w:r>
      <w:r w:rsidRPr="00250FD9">
        <w:rPr>
          <w:rFonts w:ascii="Consolas" w:eastAsia="Times New Roman" w:hAnsi="Consolas" w:cs="Times New Roman"/>
          <w:color w:val="C9D1D9"/>
          <w:sz w:val="14"/>
          <w:szCs w:val="14"/>
          <w:lang w:val="en-US"/>
        </w:rPr>
        <w:t>;</w:t>
      </w:r>
    </w:p>
    <w:p w:rsidR="00857F08" w:rsidRPr="00250FD9"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250FD9">
        <w:rPr>
          <w:rFonts w:ascii="Consolas" w:eastAsia="Times New Roman" w:hAnsi="Consolas" w:cs="Times New Roman"/>
          <w:color w:val="C9D1D9"/>
          <w:sz w:val="14"/>
          <w:szCs w:val="14"/>
          <w:lang w:val="en-US"/>
        </w:rPr>
        <w:t xml:space="preserve">            </w:t>
      </w:r>
      <w:r w:rsidRPr="00250FD9">
        <w:rPr>
          <w:rFonts w:ascii="Consolas" w:eastAsia="Times New Roman" w:hAnsi="Consolas" w:cs="Times New Roman"/>
          <w:color w:val="C586C0"/>
          <w:sz w:val="14"/>
          <w:szCs w:val="14"/>
          <w:lang w:val="en-US"/>
        </w:rPr>
        <w:t>break</w:t>
      </w:r>
      <w:r w:rsidRPr="00250FD9">
        <w:rPr>
          <w:rFonts w:ascii="Consolas" w:eastAsia="Times New Roman" w:hAnsi="Consolas" w:cs="Times New Roman"/>
          <w:color w:val="C9D1D9"/>
          <w:sz w:val="14"/>
          <w:szCs w:val="14"/>
          <w:lang w:val="en-US"/>
        </w:rPr>
        <w:t>;</w:t>
      </w:r>
    </w:p>
    <w:p w:rsidR="00857F08" w:rsidRPr="00250FD9"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250FD9"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250FD9">
        <w:rPr>
          <w:rFonts w:ascii="Consolas" w:eastAsia="Times New Roman" w:hAnsi="Consolas" w:cs="Times New Roman"/>
          <w:color w:val="C9D1D9"/>
          <w:sz w:val="14"/>
          <w:szCs w:val="14"/>
          <w:lang w:val="en-US"/>
        </w:rPr>
        <w:t xml:space="preserve">        </w:t>
      </w:r>
      <w:r w:rsidRPr="00250FD9">
        <w:rPr>
          <w:rFonts w:ascii="Consolas" w:eastAsia="Times New Roman" w:hAnsi="Consolas" w:cs="Times New Roman"/>
          <w:color w:val="C586C0"/>
          <w:sz w:val="14"/>
          <w:szCs w:val="14"/>
          <w:lang w:val="en-US"/>
        </w:rPr>
        <w:t>case</w:t>
      </w:r>
      <w:r w:rsidRPr="00250FD9">
        <w:rPr>
          <w:rFonts w:ascii="Consolas" w:eastAsia="Times New Roman" w:hAnsi="Consolas" w:cs="Times New Roman"/>
          <w:color w:val="C9D1D9"/>
          <w:sz w:val="14"/>
          <w:szCs w:val="14"/>
          <w:lang w:val="en-US"/>
        </w:rPr>
        <w:t xml:space="preserve"> </w:t>
      </w:r>
      <w:r w:rsidRPr="00250FD9">
        <w:rPr>
          <w:rFonts w:ascii="Consolas" w:eastAsia="Times New Roman" w:hAnsi="Consolas" w:cs="Times New Roman"/>
          <w:color w:val="B5CEA8"/>
          <w:sz w:val="14"/>
          <w:szCs w:val="14"/>
          <w:lang w:val="en-US"/>
        </w:rPr>
        <w:t>3</w:t>
      </w:r>
      <w:r w:rsidRPr="00250FD9">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250FD9">
        <w:rPr>
          <w:rFonts w:ascii="Consolas" w:eastAsia="Times New Roman" w:hAnsi="Consolas" w:cs="Times New Roman"/>
          <w:color w:val="C9D1D9"/>
          <w:sz w:val="14"/>
          <w:szCs w:val="14"/>
          <w:lang w:val="en-US"/>
        </w:rPr>
        <w:t xml:space="preserve">            cout </w:t>
      </w:r>
      <w:r w:rsidRPr="00250FD9">
        <w:rPr>
          <w:rFonts w:ascii="Consolas" w:eastAsia="Times New Roman" w:hAnsi="Consolas" w:cs="Times New Roman"/>
          <w:color w:val="D2A8FF"/>
          <w:sz w:val="14"/>
          <w:szCs w:val="14"/>
          <w:lang w:val="en-US"/>
        </w:rPr>
        <w:t>&lt;&lt;</w:t>
      </w:r>
      <w:r w:rsidRPr="00250FD9">
        <w:rPr>
          <w:rFonts w:ascii="Consolas" w:eastAsia="Times New Roman" w:hAnsi="Consolas" w:cs="Times New Roman"/>
          <w:color w:val="C9D1D9"/>
          <w:sz w:val="14"/>
          <w:szCs w:val="14"/>
          <w:lang w:val="en-US"/>
        </w:rPr>
        <w:t xml:space="preserve"> </w:t>
      </w:r>
      <w:r w:rsidRPr="00250FD9">
        <w:rPr>
          <w:rFonts w:ascii="Consolas" w:eastAsia="Times New Roman" w:hAnsi="Consolas" w:cs="Times New Roman"/>
          <w:color w:val="A5D6FF"/>
          <w:sz w:val="14"/>
          <w:szCs w:val="14"/>
          <w:lang w:val="en-US"/>
        </w:rPr>
        <w:t>"</w:t>
      </w:r>
      <w:r w:rsidRPr="00857F08">
        <w:rPr>
          <w:rFonts w:ascii="Consolas" w:eastAsia="Times New Roman" w:hAnsi="Consolas" w:cs="Times New Roman"/>
          <w:color w:val="A5D6FF"/>
          <w:sz w:val="14"/>
          <w:szCs w:val="14"/>
          <w:lang w:val="ru-RU"/>
        </w:rPr>
        <w:t>Рекомендація</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Додайте</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ще</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один</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тип</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символів</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або</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збільште</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довжину</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до</w:t>
      </w:r>
      <w:r w:rsidRPr="00250FD9">
        <w:rPr>
          <w:rFonts w:ascii="Consolas" w:eastAsia="Times New Roman" w:hAnsi="Consolas" w:cs="Times New Roman"/>
          <w:color w:val="A5D6FF"/>
          <w:sz w:val="14"/>
          <w:szCs w:val="14"/>
          <w:lang w:val="en-US"/>
        </w:rPr>
        <w:t xml:space="preserve"> 12."</w:t>
      </w:r>
      <w:r w:rsidRPr="00250FD9">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D2A8FF"/>
          <w:sz w:val="14"/>
          <w:szCs w:val="14"/>
          <w:lang w:val="ru-RU"/>
        </w:rPr>
        <w:t>endl</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C586C0"/>
          <w:sz w:val="14"/>
          <w:szCs w:val="14"/>
          <w:lang w:val="ru-RU"/>
        </w:rPr>
        <w:t>break</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C586C0"/>
          <w:sz w:val="14"/>
          <w:szCs w:val="14"/>
          <w:lang w:val="ru-RU"/>
        </w:rPr>
        <w:t>case</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B5CEA8"/>
          <w:sz w:val="14"/>
          <w:szCs w:val="14"/>
          <w:lang w:val="ru-RU"/>
        </w:rPr>
        <w:t>4</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xml:space="preserve">            cout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A5D6FF"/>
          <w:sz w:val="14"/>
          <w:szCs w:val="14"/>
          <w:lang w:val="ru-RU"/>
        </w:rPr>
        <w:t>"Рекомендація: Хороший пароль. Для максимуму 12+ символів і всі три типи символів."</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D2A8FF"/>
          <w:sz w:val="14"/>
          <w:szCs w:val="14"/>
          <w:lang w:val="ru-RU"/>
        </w:rPr>
        <w:t>endl</w:t>
      </w:r>
      <w:r w:rsidRPr="00857F08">
        <w:rPr>
          <w:rFonts w:ascii="Consolas" w:eastAsia="Times New Roman" w:hAnsi="Consolas" w:cs="Times New Roman"/>
          <w:color w:val="C9D1D9"/>
          <w:sz w:val="14"/>
          <w:szCs w:val="14"/>
          <w:lang w:val="ru-RU"/>
        </w:rPr>
        <w:t>;</w:t>
      </w:r>
    </w:p>
    <w:p w:rsidR="00857F08" w:rsidRPr="00250FD9"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ru-RU"/>
        </w:rPr>
        <w:t xml:space="preserve">            </w:t>
      </w:r>
      <w:r w:rsidRPr="00250FD9">
        <w:rPr>
          <w:rFonts w:ascii="Consolas" w:eastAsia="Times New Roman" w:hAnsi="Consolas" w:cs="Times New Roman"/>
          <w:color w:val="C586C0"/>
          <w:sz w:val="14"/>
          <w:szCs w:val="14"/>
          <w:lang w:val="en-US"/>
        </w:rPr>
        <w:t>break</w:t>
      </w:r>
      <w:r w:rsidRPr="00250FD9">
        <w:rPr>
          <w:rFonts w:ascii="Consolas" w:eastAsia="Times New Roman" w:hAnsi="Consolas" w:cs="Times New Roman"/>
          <w:color w:val="C9D1D9"/>
          <w:sz w:val="14"/>
          <w:szCs w:val="14"/>
          <w:lang w:val="en-US"/>
        </w:rPr>
        <w:t>;</w:t>
      </w:r>
    </w:p>
    <w:p w:rsidR="00857F08" w:rsidRPr="00250FD9"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250FD9"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250FD9">
        <w:rPr>
          <w:rFonts w:ascii="Consolas" w:eastAsia="Times New Roman" w:hAnsi="Consolas" w:cs="Times New Roman"/>
          <w:color w:val="C9D1D9"/>
          <w:sz w:val="14"/>
          <w:szCs w:val="14"/>
          <w:lang w:val="en-US"/>
        </w:rPr>
        <w:t xml:space="preserve">        </w:t>
      </w:r>
      <w:r w:rsidRPr="00250FD9">
        <w:rPr>
          <w:rFonts w:ascii="Consolas" w:eastAsia="Times New Roman" w:hAnsi="Consolas" w:cs="Times New Roman"/>
          <w:color w:val="C586C0"/>
          <w:sz w:val="14"/>
          <w:szCs w:val="14"/>
          <w:lang w:val="en-US"/>
        </w:rPr>
        <w:t>case</w:t>
      </w:r>
      <w:r w:rsidRPr="00250FD9">
        <w:rPr>
          <w:rFonts w:ascii="Consolas" w:eastAsia="Times New Roman" w:hAnsi="Consolas" w:cs="Times New Roman"/>
          <w:color w:val="C9D1D9"/>
          <w:sz w:val="14"/>
          <w:szCs w:val="14"/>
          <w:lang w:val="en-US"/>
        </w:rPr>
        <w:t xml:space="preserve"> </w:t>
      </w:r>
      <w:r w:rsidRPr="00250FD9">
        <w:rPr>
          <w:rFonts w:ascii="Consolas" w:eastAsia="Times New Roman" w:hAnsi="Consolas" w:cs="Times New Roman"/>
          <w:color w:val="B5CEA8"/>
          <w:sz w:val="14"/>
          <w:szCs w:val="14"/>
          <w:lang w:val="en-US"/>
        </w:rPr>
        <w:t>5</w:t>
      </w:r>
      <w:r w:rsidRPr="00250FD9">
        <w:rPr>
          <w:rFonts w:ascii="Consolas" w:eastAsia="Times New Roman" w:hAnsi="Consolas" w:cs="Times New Roman"/>
          <w:color w:val="C9D1D9"/>
          <w:sz w:val="14"/>
          <w:szCs w:val="14"/>
          <w:lang w:val="en-US"/>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250FD9">
        <w:rPr>
          <w:rFonts w:ascii="Consolas" w:eastAsia="Times New Roman" w:hAnsi="Consolas" w:cs="Times New Roman"/>
          <w:color w:val="C9D1D9"/>
          <w:sz w:val="14"/>
          <w:szCs w:val="14"/>
          <w:lang w:val="en-US"/>
        </w:rPr>
        <w:t xml:space="preserve">            cout </w:t>
      </w:r>
      <w:r w:rsidRPr="00250FD9">
        <w:rPr>
          <w:rFonts w:ascii="Consolas" w:eastAsia="Times New Roman" w:hAnsi="Consolas" w:cs="Times New Roman"/>
          <w:color w:val="D2A8FF"/>
          <w:sz w:val="14"/>
          <w:szCs w:val="14"/>
          <w:lang w:val="en-US"/>
        </w:rPr>
        <w:t>&lt;&lt;</w:t>
      </w:r>
      <w:r w:rsidRPr="00250FD9">
        <w:rPr>
          <w:rFonts w:ascii="Consolas" w:eastAsia="Times New Roman" w:hAnsi="Consolas" w:cs="Times New Roman"/>
          <w:color w:val="C9D1D9"/>
          <w:sz w:val="14"/>
          <w:szCs w:val="14"/>
          <w:lang w:val="en-US"/>
        </w:rPr>
        <w:t xml:space="preserve"> </w:t>
      </w:r>
      <w:r w:rsidRPr="00250FD9">
        <w:rPr>
          <w:rFonts w:ascii="Consolas" w:eastAsia="Times New Roman" w:hAnsi="Consolas" w:cs="Times New Roman"/>
          <w:color w:val="A5D6FF"/>
          <w:sz w:val="14"/>
          <w:szCs w:val="14"/>
          <w:lang w:val="en-US"/>
        </w:rPr>
        <w:t>"</w:t>
      </w:r>
      <w:r w:rsidRPr="00857F08">
        <w:rPr>
          <w:rFonts w:ascii="Consolas" w:eastAsia="Times New Roman" w:hAnsi="Consolas" w:cs="Times New Roman"/>
          <w:color w:val="A5D6FF"/>
          <w:sz w:val="14"/>
          <w:szCs w:val="14"/>
          <w:lang w:val="ru-RU"/>
        </w:rPr>
        <w:t>Рекомендація</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Відмінно</w:t>
      </w:r>
      <w:r w:rsidRPr="00250FD9">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Змінювати нічого не потрібно."</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D2A8FF"/>
          <w:sz w:val="14"/>
          <w:szCs w:val="14"/>
          <w:lang w:val="ru-RU"/>
        </w:rPr>
        <w:t>endl</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C586C0"/>
          <w:sz w:val="14"/>
          <w:szCs w:val="14"/>
          <w:lang w:val="ru-RU"/>
        </w:rPr>
        <w:t>break</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C586C0"/>
          <w:sz w:val="14"/>
          <w:szCs w:val="14"/>
          <w:lang w:val="ru-RU"/>
        </w:rPr>
        <w:t>default</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xml:space="preserve">            cout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A5D6FF"/>
          <w:sz w:val="14"/>
          <w:szCs w:val="14"/>
          <w:lang w:val="ru-RU"/>
        </w:rPr>
        <w:t>"Невідомий рівень надійності."</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D2A8FF"/>
          <w:sz w:val="14"/>
          <w:szCs w:val="14"/>
          <w:lang w:val="ru-RU"/>
        </w:rPr>
        <w:t>&lt;&lt;</w:t>
      </w: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D2A8FF"/>
          <w:sz w:val="14"/>
          <w:szCs w:val="14"/>
          <w:lang w:val="ru-RU"/>
        </w:rPr>
        <w:t>endl</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xml:space="preserve">            </w:t>
      </w:r>
      <w:r w:rsidRPr="00857F08">
        <w:rPr>
          <w:rFonts w:ascii="Consolas" w:eastAsia="Times New Roman" w:hAnsi="Consolas" w:cs="Times New Roman"/>
          <w:color w:val="C586C0"/>
          <w:sz w:val="14"/>
          <w:szCs w:val="14"/>
          <w:lang w:val="ru-RU"/>
        </w:rPr>
        <w:t>break</w:t>
      </w:r>
      <w:r w:rsidRPr="00857F08">
        <w:rPr>
          <w:rFonts w:ascii="Consolas" w:eastAsia="Times New Roman" w:hAnsi="Consolas" w:cs="Times New Roman"/>
          <w:color w:val="C9D1D9"/>
          <w:sz w:val="14"/>
          <w:szCs w:val="14"/>
          <w:lang w:val="ru-RU"/>
        </w:rPr>
        <w:t>;</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C9D1D9"/>
          <w:sz w:val="14"/>
          <w:szCs w:val="14"/>
          <w:lang w:val="ru-RU"/>
        </w:rPr>
        <w:t>    }</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ru-RU"/>
        </w:rPr>
      </w:pPr>
      <w:r w:rsidRPr="00857F08">
        <w:rPr>
          <w:rFonts w:ascii="Consolas" w:eastAsia="Times New Roman" w:hAnsi="Consolas" w:cs="Times New Roman"/>
          <w:color w:val="8B949E"/>
          <w:sz w:val="14"/>
          <w:szCs w:val="14"/>
          <w:lang w:val="ru-RU"/>
        </w:rPr>
        <w:t>    // Попередження для паролів без достатньої різноманітності символів.</w:t>
      </w:r>
    </w:p>
    <w:p w:rsidR="00857F08" w:rsidRPr="00857F08"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BBBEBF"/>
          <w:sz w:val="14"/>
          <w:szCs w:val="14"/>
          <w:lang w:val="ru-RU"/>
        </w:rPr>
        <w:t xml:space="preserve">    </w:t>
      </w:r>
      <w:r w:rsidRPr="00857F08">
        <w:rPr>
          <w:rFonts w:ascii="Consolas" w:eastAsia="Times New Roman" w:hAnsi="Consolas" w:cs="Times New Roman"/>
          <w:color w:val="C586C0"/>
          <w:sz w:val="14"/>
          <w:szCs w:val="14"/>
          <w:lang w:val="en-US"/>
        </w:rPr>
        <w:t>if</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count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B5CEA8"/>
          <w:sz w:val="14"/>
          <w:szCs w:val="14"/>
          <w:lang w:val="en-US"/>
        </w:rPr>
        <w:t>0</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w:t>
      </w:r>
      <w:r w:rsidRPr="00857F08">
        <w:rPr>
          <w:rFonts w:ascii="Consolas" w:eastAsia="Times New Roman" w:hAnsi="Consolas" w:cs="Times New Roman"/>
          <w:color w:val="C9D1D9"/>
          <w:sz w:val="14"/>
          <w:szCs w:val="14"/>
          <w:lang w:val="en-US"/>
        </w:rPr>
        <w:t>has_digits</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'y'</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&amp;&amp;</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w:t>
      </w:r>
      <w:r w:rsidRPr="00857F08">
        <w:rPr>
          <w:rFonts w:ascii="Consolas" w:eastAsia="Times New Roman" w:hAnsi="Consolas" w:cs="Times New Roman"/>
          <w:color w:val="C9D1D9"/>
          <w:sz w:val="14"/>
          <w:szCs w:val="14"/>
          <w:lang w:val="en-US"/>
        </w:rPr>
        <w:t>has_specials</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D4D4D4"/>
          <w:sz w:val="14"/>
          <w:szCs w:val="14"/>
          <w:lang w:val="en-US"/>
        </w:rPr>
        <w:t>==</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A5D6FF"/>
          <w:sz w:val="14"/>
          <w:szCs w:val="14"/>
          <w:lang w:val="en-US"/>
        </w:rPr>
        <w:t>'y'</w:t>
      </w:r>
      <w:r w:rsidRPr="00857F08">
        <w:rPr>
          <w:rFonts w:ascii="Consolas" w:eastAsia="Times New Roman" w:hAnsi="Consolas" w:cs="Times New Roman"/>
          <w:color w:val="BBBEBF"/>
          <w:sz w:val="14"/>
          <w:szCs w:val="14"/>
          <w:lang w:val="en-US"/>
        </w:rPr>
        <w:t xml:space="preserve">))) </w:t>
      </w:r>
      <w:r w:rsidRPr="00857F08">
        <w:rPr>
          <w:rFonts w:ascii="Consolas" w:eastAsia="Times New Roman" w:hAnsi="Consolas" w:cs="Times New Roman"/>
          <w:color w:val="C9D1D9"/>
          <w:sz w:val="14"/>
          <w:szCs w:val="14"/>
          <w:lang w:val="en-US"/>
        </w:rPr>
        <w:t>{</w:t>
      </w:r>
    </w:p>
    <w:p w:rsidR="00857F08" w:rsidRPr="00250FD9"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857F08">
        <w:rPr>
          <w:rFonts w:ascii="Consolas" w:eastAsia="Times New Roman" w:hAnsi="Consolas" w:cs="Times New Roman"/>
          <w:color w:val="C9D1D9"/>
          <w:sz w:val="14"/>
          <w:szCs w:val="14"/>
          <w:lang w:val="en-US"/>
        </w:rPr>
        <w:t xml:space="preserve">        cout </w:t>
      </w:r>
      <w:r w:rsidRPr="00857F08">
        <w:rPr>
          <w:rFonts w:ascii="Consolas" w:eastAsia="Times New Roman" w:hAnsi="Consolas" w:cs="Times New Roman"/>
          <w:color w:val="D2A8FF"/>
          <w:sz w:val="14"/>
          <w:szCs w:val="14"/>
          <w:lang w:val="en-US"/>
        </w:rPr>
        <w:t>&lt;&lt;</w:t>
      </w:r>
      <w:r w:rsidRPr="00857F08">
        <w:rPr>
          <w:rFonts w:ascii="Consolas" w:eastAsia="Times New Roman" w:hAnsi="Consolas" w:cs="Times New Roman"/>
          <w:color w:val="C9D1D9"/>
          <w:sz w:val="14"/>
          <w:szCs w:val="14"/>
          <w:lang w:val="en-US"/>
        </w:rPr>
        <w:t xml:space="preserve"> </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A5D6FF"/>
          <w:sz w:val="14"/>
          <w:szCs w:val="14"/>
          <w:lang w:val="ru-RU"/>
        </w:rPr>
        <w:t>Попередження</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пароль</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тільки</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з</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літер</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підбирається</w:t>
      </w:r>
      <w:r w:rsidRPr="00857F08">
        <w:rPr>
          <w:rFonts w:ascii="Consolas" w:eastAsia="Times New Roman" w:hAnsi="Consolas" w:cs="Times New Roman"/>
          <w:color w:val="A5D6FF"/>
          <w:sz w:val="14"/>
          <w:szCs w:val="14"/>
          <w:lang w:val="en-US"/>
        </w:rPr>
        <w:t xml:space="preserve"> </w:t>
      </w:r>
      <w:r w:rsidRPr="00857F08">
        <w:rPr>
          <w:rFonts w:ascii="Consolas" w:eastAsia="Times New Roman" w:hAnsi="Consolas" w:cs="Times New Roman"/>
          <w:color w:val="A5D6FF"/>
          <w:sz w:val="14"/>
          <w:szCs w:val="14"/>
          <w:lang w:val="ru-RU"/>
        </w:rPr>
        <w:t>швидше</w:t>
      </w:r>
      <w:r w:rsidRPr="00857F08">
        <w:rPr>
          <w:rFonts w:ascii="Consolas" w:eastAsia="Times New Roman" w:hAnsi="Consolas" w:cs="Times New Roman"/>
          <w:color w:val="A5D6FF"/>
          <w:sz w:val="14"/>
          <w:szCs w:val="14"/>
          <w:lang w:val="en-US"/>
        </w:rPr>
        <w:t>."</w:t>
      </w:r>
      <w:r w:rsidRPr="00857F08">
        <w:rPr>
          <w:rFonts w:ascii="Consolas" w:eastAsia="Times New Roman" w:hAnsi="Consolas" w:cs="Times New Roman"/>
          <w:color w:val="C9D1D9"/>
          <w:sz w:val="14"/>
          <w:szCs w:val="14"/>
          <w:lang w:val="en-US"/>
        </w:rPr>
        <w:t xml:space="preserve"> </w:t>
      </w:r>
      <w:r w:rsidRPr="00250FD9">
        <w:rPr>
          <w:rFonts w:ascii="Consolas" w:eastAsia="Times New Roman" w:hAnsi="Consolas" w:cs="Times New Roman"/>
          <w:color w:val="D2A8FF"/>
          <w:sz w:val="14"/>
          <w:szCs w:val="14"/>
          <w:lang w:val="en-US"/>
        </w:rPr>
        <w:t>&lt;&lt;</w:t>
      </w:r>
      <w:r w:rsidRPr="00250FD9">
        <w:rPr>
          <w:rFonts w:ascii="Consolas" w:eastAsia="Times New Roman" w:hAnsi="Consolas" w:cs="Times New Roman"/>
          <w:color w:val="C9D1D9"/>
          <w:sz w:val="14"/>
          <w:szCs w:val="14"/>
          <w:lang w:val="en-US"/>
        </w:rPr>
        <w:t xml:space="preserve"> </w:t>
      </w:r>
      <w:r w:rsidRPr="00250FD9">
        <w:rPr>
          <w:rFonts w:ascii="Consolas" w:eastAsia="Times New Roman" w:hAnsi="Consolas" w:cs="Times New Roman"/>
          <w:color w:val="D2A8FF"/>
          <w:sz w:val="14"/>
          <w:szCs w:val="14"/>
          <w:lang w:val="en-US"/>
        </w:rPr>
        <w:t>endl</w:t>
      </w:r>
      <w:r w:rsidRPr="00250FD9">
        <w:rPr>
          <w:rFonts w:ascii="Consolas" w:eastAsia="Times New Roman" w:hAnsi="Consolas" w:cs="Times New Roman"/>
          <w:color w:val="C9D1D9"/>
          <w:sz w:val="14"/>
          <w:szCs w:val="14"/>
          <w:lang w:val="en-US"/>
        </w:rPr>
        <w:t>;</w:t>
      </w:r>
    </w:p>
    <w:p w:rsidR="00857F08" w:rsidRPr="00250FD9"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250FD9">
        <w:rPr>
          <w:rFonts w:ascii="Consolas" w:eastAsia="Times New Roman" w:hAnsi="Consolas" w:cs="Times New Roman"/>
          <w:color w:val="C9D1D9"/>
          <w:sz w:val="14"/>
          <w:szCs w:val="14"/>
          <w:lang w:val="en-US"/>
        </w:rPr>
        <w:t>    }</w:t>
      </w:r>
    </w:p>
    <w:p w:rsidR="00857F08" w:rsidRPr="00250FD9"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250FD9"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C586C0"/>
          <w:sz w:val="14"/>
          <w:szCs w:val="14"/>
          <w:lang w:val="en-US"/>
        </w:rPr>
        <w:t>return</w:t>
      </w:r>
      <w:r w:rsidRPr="00250FD9">
        <w:rPr>
          <w:rFonts w:ascii="Consolas" w:eastAsia="Times New Roman" w:hAnsi="Consolas" w:cs="Times New Roman"/>
          <w:color w:val="BBBEBF"/>
          <w:sz w:val="14"/>
          <w:szCs w:val="14"/>
          <w:lang w:val="en-US"/>
        </w:rPr>
        <w:t xml:space="preserve"> </w:t>
      </w:r>
      <w:r w:rsidRPr="00250FD9">
        <w:rPr>
          <w:rFonts w:ascii="Consolas" w:eastAsia="Times New Roman" w:hAnsi="Consolas" w:cs="Times New Roman"/>
          <w:color w:val="B5CEA8"/>
          <w:sz w:val="14"/>
          <w:szCs w:val="14"/>
          <w:lang w:val="en-US"/>
        </w:rPr>
        <w:t>0</w:t>
      </w:r>
      <w:r w:rsidRPr="00250FD9">
        <w:rPr>
          <w:rFonts w:ascii="Consolas" w:eastAsia="Times New Roman" w:hAnsi="Consolas" w:cs="Times New Roman"/>
          <w:color w:val="BBBEBF"/>
          <w:sz w:val="14"/>
          <w:szCs w:val="14"/>
          <w:lang w:val="en-US"/>
        </w:rPr>
        <w:t>;</w:t>
      </w:r>
    </w:p>
    <w:p w:rsidR="00857F08" w:rsidRPr="00250FD9" w:rsidRDefault="00857F08" w:rsidP="00857F08">
      <w:pPr>
        <w:shd w:val="clear" w:color="auto" w:fill="121314"/>
        <w:spacing w:line="190" w:lineRule="atLeast"/>
        <w:rPr>
          <w:rFonts w:ascii="Consolas" w:eastAsia="Times New Roman" w:hAnsi="Consolas" w:cs="Times New Roman"/>
          <w:color w:val="BBBEBF"/>
          <w:sz w:val="14"/>
          <w:szCs w:val="14"/>
          <w:lang w:val="en-US"/>
        </w:rPr>
      </w:pPr>
    </w:p>
    <w:p w:rsidR="00857F08" w:rsidRPr="00250FD9" w:rsidRDefault="00857F08" w:rsidP="00857F08">
      <w:pPr>
        <w:shd w:val="clear" w:color="auto" w:fill="121314"/>
        <w:spacing w:line="190" w:lineRule="atLeast"/>
        <w:rPr>
          <w:rFonts w:ascii="Consolas" w:eastAsia="Times New Roman" w:hAnsi="Consolas" w:cs="Times New Roman"/>
          <w:color w:val="BBBEBF"/>
          <w:sz w:val="14"/>
          <w:szCs w:val="14"/>
          <w:lang w:val="en-US"/>
        </w:rPr>
      </w:pPr>
      <w:r w:rsidRPr="00250FD9">
        <w:rPr>
          <w:rFonts w:ascii="Consolas" w:eastAsia="Times New Roman" w:hAnsi="Consolas" w:cs="Times New Roman"/>
          <w:color w:val="BBBEBF"/>
          <w:sz w:val="14"/>
          <w:szCs w:val="14"/>
          <w:lang w:val="en-US"/>
        </w:rPr>
        <w:t>}</w:t>
      </w:r>
    </w:p>
    <w:p w:rsidR="004755D8" w:rsidRPr="00343779" w:rsidRDefault="00343779" w:rsidP="00343779">
      <w:pPr>
        <w:pStyle w:val="normal"/>
        <w:jc w:val="center"/>
        <w:rPr>
          <w:rFonts w:ascii="Times New Roman" w:eastAsia="Times New Roman" w:hAnsi="Times New Roman" w:cs="Times New Roman"/>
          <w:i/>
          <w:iCs/>
          <w:color w:val="4F81BD" w:themeColor="accent1"/>
          <w:sz w:val="24"/>
          <w:szCs w:val="24"/>
          <w:lang w:val="uk-UA"/>
        </w:rPr>
      </w:pPr>
      <w:r w:rsidRPr="00343779">
        <w:rPr>
          <w:rFonts w:ascii="Times New Roman" w:hAnsi="Times New Roman"/>
          <w:color w:val="4F81BD" w:themeColor="accent1"/>
          <w:sz w:val="20"/>
        </w:rPr>
        <w:t>Code #3. Код до практичного завдання «Аналізатор надійності пароля»</w:t>
      </w:r>
    </w:p>
    <w:p w:rsidR="004755D8" w:rsidRPr="000C55DE" w:rsidRDefault="004755D8" w:rsidP="00F31BDA">
      <w:pPr>
        <w:pStyle w:val="normal"/>
        <w:jc w:val="both"/>
        <w:rPr>
          <w:rFonts w:ascii="Times New Roman" w:eastAsia="Times New Roman" w:hAnsi="Times New Roman" w:cs="Times New Roman"/>
          <w:sz w:val="24"/>
          <w:szCs w:val="24"/>
          <w:shd w:val="clear" w:color="auto" w:fill="FFF2CC"/>
          <w:lang w:val="uk-UA"/>
        </w:rPr>
      </w:pPr>
      <w:r>
        <w:rPr>
          <w:rFonts w:ascii="Times New Roman" w:hAnsi="Times New Roman"/>
          <w:sz w:val="24"/>
        </w:rPr>
        <w:t>Посилання</w:t>
      </w:r>
      <w:r w:rsidRPr="000C55DE">
        <w:rPr>
          <w:rFonts w:ascii="Times New Roman" w:hAnsi="Times New Roman"/>
          <w:sz w:val="24"/>
        </w:rPr>
        <w:t xml:space="preserve"> </w:t>
      </w:r>
      <w:r>
        <w:rPr>
          <w:rFonts w:ascii="Times New Roman" w:hAnsi="Times New Roman"/>
          <w:sz w:val="24"/>
        </w:rPr>
        <w:t>на</w:t>
      </w:r>
      <w:r w:rsidRPr="000C55DE">
        <w:rPr>
          <w:rFonts w:ascii="Times New Roman" w:hAnsi="Times New Roman"/>
          <w:sz w:val="24"/>
        </w:rPr>
        <w:t xml:space="preserve"> </w:t>
      </w:r>
      <w:r>
        <w:rPr>
          <w:rFonts w:ascii="Times New Roman" w:hAnsi="Times New Roman"/>
          <w:sz w:val="24"/>
        </w:rPr>
        <w:t>файл</w:t>
      </w:r>
      <w:r w:rsidRPr="000C55DE">
        <w:rPr>
          <w:rFonts w:ascii="Times New Roman" w:hAnsi="Times New Roman"/>
          <w:sz w:val="24"/>
        </w:rPr>
        <w:t xml:space="preserve"> </w:t>
      </w:r>
      <w:r>
        <w:rPr>
          <w:rFonts w:ascii="Times New Roman" w:hAnsi="Times New Roman"/>
          <w:sz w:val="24"/>
        </w:rPr>
        <w:t>коду</w:t>
      </w:r>
      <w:r w:rsidRPr="000C55DE">
        <w:rPr>
          <w:rFonts w:ascii="Times New Roman" w:hAnsi="Times New Roman"/>
          <w:sz w:val="24"/>
        </w:rPr>
        <w:t xml:space="preserve"> </w:t>
      </w:r>
      <w:r>
        <w:rPr>
          <w:rFonts w:ascii="Times New Roman" w:hAnsi="Times New Roman"/>
          <w:sz w:val="24"/>
        </w:rPr>
        <w:t>в</w:t>
      </w:r>
      <w:r w:rsidRPr="000C55DE">
        <w:rPr>
          <w:rFonts w:ascii="Times New Roman" w:hAnsi="Times New Roman"/>
          <w:sz w:val="24"/>
        </w:rPr>
        <w:t xml:space="preserve"> </w:t>
      </w:r>
      <w:r w:rsidRPr="00250FD9">
        <w:rPr>
          <w:rFonts w:ascii="Times New Roman" w:hAnsi="Times New Roman"/>
          <w:sz w:val="24"/>
          <w:lang w:val="en-US"/>
        </w:rPr>
        <w:t>Pull</w:t>
      </w:r>
      <w:r w:rsidRPr="000C55DE">
        <w:rPr>
          <w:rFonts w:ascii="Times New Roman" w:hAnsi="Times New Roman"/>
          <w:sz w:val="24"/>
        </w:rPr>
        <w:t xml:space="preserve"> </w:t>
      </w:r>
      <w:r w:rsidRPr="00250FD9">
        <w:rPr>
          <w:rFonts w:ascii="Times New Roman" w:hAnsi="Times New Roman"/>
          <w:sz w:val="24"/>
          <w:lang w:val="en-US"/>
        </w:rPr>
        <w:t>Request</w:t>
      </w:r>
      <w:r w:rsidRPr="000C55DE">
        <w:rPr>
          <w:rFonts w:ascii="Times New Roman" w:hAnsi="Times New Roman"/>
          <w:sz w:val="24"/>
        </w:rPr>
        <w:t>:</w:t>
      </w:r>
      <w:r w:rsidR="000C55DE">
        <w:rPr>
          <w:rFonts w:ascii="Times New Roman" w:hAnsi="Times New Roman"/>
          <w:sz w:val="24"/>
          <w:lang w:val="uk-UA"/>
        </w:rPr>
        <w:t xml:space="preserve"> </w:t>
      </w:r>
    </w:p>
    <w:p w:rsidR="004755D8" w:rsidRPr="007548F3" w:rsidRDefault="004755D8" w:rsidP="00F31BDA">
      <w:hyperlink r:id="rId86">
        <w:r>
          <w:rPr>
            <w:rFonts w:ascii="Times New Roman" w:hAnsi="Times New Roman"/>
            <w:color w:val="0563C1"/>
            <w:sz w:val="24"/>
            <w:szCs w:val="24"/>
            <w:u w:val="single"/>
            <w:lang w:val="en-US"/>
          </w:rPr>
          <w:t xml:space="preserve">https://github.com/artificial-intelligence-department/ai_programming_playground_2026/pull/216/files#diff-deb59c4c775be7a2db437c24023cdeec880dbc08a1b2a4a27c1b1c0570439286</w:t>
        </w:r>
      </w:hyperlink>
    </w:p>
    <w:p w:rsidR="004755D8" w:rsidRPr="007548F3" w:rsidRDefault="004755D8" w:rsidP="004755D8">
      <w:pPr>
        <w:pStyle w:val="normal"/>
        <w:rPr>
          <w:rFonts w:ascii="Times New Roman" w:eastAsia="Times New Roman" w:hAnsi="Times New Roman" w:cs="Times New Roman"/>
          <w:shd w:val="clear" w:color="auto" w:fill="FFF2CC"/>
          <w:lang w:val="uk-UA"/>
        </w:rPr>
      </w:pPr>
      <w:r w:rsidRPr="007548F3">
        <w:rPr>
          <w:rFonts w:ascii="Times New Roman" w:eastAsia="Times New Roman" w:hAnsi="Times New Roman" w:cs="Times New Roman"/>
          <w:sz w:val="24"/>
          <w:lang w:val="uk-UA"/>
        </w:rPr>
        <w:t xml:space="preserve">Завдання №4 </w:t>
      </w:r>
      <w:r w:rsidR="00343779">
        <w:rPr>
          <w:rFonts w:ascii="Times New Roman" w:hAnsi="Times New Roman"/>
          <w:sz w:val="24"/>
        </w:rPr>
        <w:t>algotester_lab1v2</w:t>
      </w:r>
    </w:p>
    <w:p w:rsidR="004755D8" w:rsidRPr="00343779" w:rsidRDefault="004755D8" w:rsidP="004755D8">
      <w:pPr>
        <w:pStyle w:val="a9"/>
        <w:spacing w:before="0" w:beforeAutospacing="0" w:after="0" w:afterAutospacing="0"/>
        <w:rPr>
          <w:lang w:val="en-US"/>
        </w:rPr>
      </w:pPr>
      <w:r w:rsidRPr="007548F3">
        <w:rPr>
          <w:lang w:val="uk-UA"/>
        </w:rPr>
        <w:t>Було реалізовано програму для розв'язання задачі Lab 1 v2 відповідно до вимог системи автоматичного тестування Algotester</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586C0"/>
          <w:sz w:val="14"/>
          <w:szCs w:val="14"/>
        </w:rPr>
        <w:t>#include</w:t>
      </w:r>
      <w:r w:rsidRPr="004755D8">
        <w:rPr>
          <w:rFonts w:ascii="Consolas" w:eastAsia="Times New Roman" w:hAnsi="Consolas" w:cs="Times New Roman"/>
          <w:color w:val="569CD6"/>
          <w:sz w:val="14"/>
          <w:szCs w:val="14"/>
        </w:rPr>
        <w:t xml:space="preserve"> </w:t>
      </w:r>
      <w:r w:rsidRPr="004755D8">
        <w:rPr>
          <w:rFonts w:ascii="Consolas" w:eastAsia="Times New Roman" w:hAnsi="Consolas" w:cs="Times New Roman"/>
          <w:color w:val="A5D6FF"/>
          <w:sz w:val="14"/>
          <w:szCs w:val="14"/>
        </w:rPr>
        <w:t>&lt;iostream&gt;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586C0"/>
          <w:sz w:val="14"/>
          <w:szCs w:val="14"/>
        </w:rPr>
        <w:t>#include</w:t>
      </w:r>
      <w:r w:rsidRPr="004755D8">
        <w:rPr>
          <w:rFonts w:ascii="Consolas" w:eastAsia="Times New Roman" w:hAnsi="Consolas" w:cs="Times New Roman"/>
          <w:color w:val="569CD6"/>
          <w:sz w:val="14"/>
          <w:szCs w:val="14"/>
        </w:rPr>
        <w:t xml:space="preserve"> </w:t>
      </w:r>
      <w:r w:rsidRPr="004755D8">
        <w:rPr>
          <w:rFonts w:ascii="Consolas" w:eastAsia="Times New Roman" w:hAnsi="Consolas" w:cs="Times New Roman"/>
          <w:color w:val="A5D6FF"/>
          <w:sz w:val="14"/>
          <w:szCs w:val="14"/>
        </w:rPr>
        <w:t>&lt;algorithm&gt;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586C0"/>
          <w:sz w:val="14"/>
          <w:szCs w:val="14"/>
        </w:rPr>
        <w:t>using</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namespace</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4EC9B0"/>
          <w:sz w:val="14"/>
          <w:szCs w:val="14"/>
        </w:rPr>
        <w:t>std</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FF7B72"/>
          <w:sz w:val="14"/>
          <w:szCs w:val="14"/>
        </w:rPr>
        <w:t>int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main</w:t>
      </w:r>
      <w:r w:rsidRPr="004755D8">
        <w:rPr>
          <w:rFonts w:ascii="Consolas" w:eastAsia="Times New Roman" w:hAnsi="Consolas" w:cs="Times New Roman"/>
          <w:color w:val="BBBEBF"/>
          <w:sz w:val="14"/>
          <w:szCs w:val="14"/>
        </w:rPr>
        <w:t>()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long</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long</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h</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B5CEA8"/>
          <w:sz w:val="14"/>
          <w:szCs w:val="14"/>
        </w:rPr>
        <w:t>4</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d</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B5CEA8"/>
          <w:sz w:val="14"/>
          <w:szCs w:val="14"/>
        </w:rPr>
        <w:t>4</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586C0"/>
          <w:sz w:val="14"/>
          <w:szCs w:val="14"/>
        </w:rPr>
        <w:t>for</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int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i</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0</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i</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&lt;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4</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i</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cin</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&gt;&gt;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h</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C9D1D9"/>
          <w:sz w:val="14"/>
          <w:szCs w:val="14"/>
        </w:rPr>
        <w:t>i</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586C0"/>
          <w:sz w:val="14"/>
          <w:szCs w:val="14"/>
        </w:rPr>
        <w:t>for</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int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i</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0</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i</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&lt;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4</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i</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cin</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2A8FF"/>
          <w:sz w:val="14"/>
          <w:szCs w:val="14"/>
        </w:rPr>
        <w:t>&gt;&gt;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d</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C9D1D9"/>
          <w:sz w:val="14"/>
          <w:szCs w:val="14"/>
        </w:rPr>
        <w:t>i</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586C0"/>
          <w:sz w:val="14"/>
          <w:szCs w:val="14"/>
        </w:rPr>
        <w:t>for</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int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i</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0</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i</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&lt;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4</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i</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C586C0"/>
          <w:sz w:val="14"/>
          <w:szCs w:val="14"/>
        </w:rPr>
        <w:t>if</w:t>
      </w:r>
      <w:r w:rsidRPr="004755D8">
        <w:rPr>
          <w:rFonts w:ascii="Consolas" w:eastAsia="Times New Roman" w:hAnsi="Consolas" w:cs="Times New Roman"/>
          <w:color w:val="C9D1D9"/>
          <w:sz w:val="14"/>
          <w:szCs w:val="14"/>
        </w:rPr>
        <w:t xml:space="preserve"> (d[i] </w:t>
      </w:r>
      <w:r w:rsidRPr="004755D8">
        <w:rPr>
          <w:rFonts w:ascii="Consolas" w:eastAsia="Times New Roman" w:hAnsi="Consolas" w:cs="Times New Roman"/>
          <w:color w:val="D4D4D4"/>
          <w:sz w:val="14"/>
          <w:szCs w:val="14"/>
        </w:rPr>
        <w:t>&gt;</w:t>
      </w:r>
      <w:r w:rsidRPr="004755D8">
        <w:rPr>
          <w:rFonts w:ascii="Consolas" w:eastAsia="Times New Roman" w:hAnsi="Consolas" w:cs="Times New Roman"/>
          <w:color w:val="C9D1D9"/>
          <w:sz w:val="14"/>
          <w:szCs w:val="14"/>
        </w:rPr>
        <w:t xml:space="preserve"> h[i])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xml:space="preserve">            cout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A5D6FF"/>
          <w:sz w:val="14"/>
          <w:szCs w:val="14"/>
        </w:rPr>
        <w:t>"ERROR</w:t>
      </w:r>
      <w:r w:rsidRPr="004755D8">
        <w:rPr>
          <w:rFonts w:ascii="Consolas" w:eastAsia="Times New Roman" w:hAnsi="Consolas" w:cs="Times New Roman"/>
          <w:color w:val="D7BA7D"/>
          <w:sz w:val="14"/>
          <w:szCs w:val="14"/>
        </w:rPr>
        <w:t>\n</w:t>
      </w:r>
      <w:r w:rsidRPr="004755D8">
        <w:rPr>
          <w:rFonts w:ascii="Consolas" w:eastAsia="Times New Roman" w:hAnsi="Consolas" w:cs="Times New Roman"/>
          <w:color w:val="A5D6FF"/>
          <w:sz w:val="14"/>
          <w:szCs w:val="14"/>
        </w:rPr>
        <w:t>"</w:t>
      </w:r>
      <w:r w:rsidRPr="004755D8">
        <w:rPr>
          <w:rFonts w:ascii="Consolas" w:eastAsia="Times New Roman" w:hAnsi="Consolas" w:cs="Times New Roman"/>
          <w:color w:val="C9D1D9"/>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C586C0"/>
          <w:sz w:val="14"/>
          <w:szCs w:val="14"/>
        </w:rPr>
        <w:t>return</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B5CEA8"/>
          <w:sz w:val="14"/>
          <w:szCs w:val="14"/>
        </w:rPr>
        <w:t>0</w:t>
      </w:r>
      <w:r w:rsidRPr="004755D8">
        <w:rPr>
          <w:rFonts w:ascii="Consolas" w:eastAsia="Times New Roman" w:hAnsi="Consolas" w:cs="Times New Roman"/>
          <w:color w:val="C9D1D9"/>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bool</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flipped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569CD6"/>
          <w:sz w:val="14"/>
          <w:szCs w:val="14"/>
        </w:rPr>
        <w:t>false</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586C0"/>
          <w:sz w:val="14"/>
          <w:szCs w:val="14"/>
        </w:rPr>
        <w:t>for</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FF7B72"/>
          <w:sz w:val="14"/>
          <w:szCs w:val="14"/>
        </w:rPr>
        <w:t>int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i</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0</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i</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&lt;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4</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i</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xml:space="preserve">        h[i]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C9D1D9"/>
          <w:sz w:val="14"/>
          <w:szCs w:val="14"/>
        </w:rPr>
        <w:t xml:space="preserve"> d[i];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xml:space="preserve">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FF7B72"/>
          <w:sz w:val="14"/>
          <w:szCs w:val="14"/>
        </w:rPr>
        <w:t>long</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FF7B72"/>
          <w:sz w:val="14"/>
          <w:szCs w:val="14"/>
        </w:rPr>
        <w:t>long</w:t>
      </w:r>
      <w:r w:rsidRPr="004755D8">
        <w:rPr>
          <w:rFonts w:ascii="Consolas" w:eastAsia="Times New Roman" w:hAnsi="Consolas" w:cs="Times New Roman"/>
          <w:color w:val="C9D1D9"/>
          <w:sz w:val="14"/>
          <w:szCs w:val="14"/>
        </w:rPr>
        <w:t xml:space="preserve"> h_max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D2A8FF"/>
          <w:sz w:val="14"/>
          <w:szCs w:val="14"/>
        </w:rPr>
        <w:t>max_element</w:t>
      </w:r>
      <w:r w:rsidRPr="004755D8">
        <w:rPr>
          <w:rFonts w:ascii="Consolas" w:eastAsia="Times New Roman" w:hAnsi="Consolas" w:cs="Times New Roman"/>
          <w:color w:val="C9D1D9"/>
          <w:sz w:val="14"/>
          <w:szCs w:val="14"/>
        </w:rPr>
        <w:t xml:space="preserve">(h, h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B5CEA8"/>
          <w:sz w:val="14"/>
          <w:szCs w:val="14"/>
        </w:rPr>
        <w:t>4</w:t>
      </w:r>
      <w:r w:rsidRPr="004755D8">
        <w:rPr>
          <w:rFonts w:ascii="Consolas" w:eastAsia="Times New Roman" w:hAnsi="Consolas" w:cs="Times New Roman"/>
          <w:color w:val="C9D1D9"/>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FF7B72"/>
          <w:sz w:val="14"/>
          <w:szCs w:val="14"/>
        </w:rPr>
        <w:t>long</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FF7B72"/>
          <w:sz w:val="14"/>
          <w:szCs w:val="14"/>
        </w:rPr>
        <w:t>long</w:t>
      </w:r>
      <w:r w:rsidRPr="004755D8">
        <w:rPr>
          <w:rFonts w:ascii="Consolas" w:eastAsia="Times New Roman" w:hAnsi="Consolas" w:cs="Times New Roman"/>
          <w:color w:val="C9D1D9"/>
          <w:sz w:val="14"/>
          <w:szCs w:val="14"/>
        </w:rPr>
        <w:t xml:space="preserve"> h_min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D2A8FF"/>
          <w:sz w:val="14"/>
          <w:szCs w:val="14"/>
        </w:rPr>
        <w:t>min_element</w:t>
      </w:r>
      <w:r w:rsidRPr="004755D8">
        <w:rPr>
          <w:rFonts w:ascii="Consolas" w:eastAsia="Times New Roman" w:hAnsi="Consolas" w:cs="Times New Roman"/>
          <w:color w:val="C9D1D9"/>
          <w:sz w:val="14"/>
          <w:szCs w:val="14"/>
        </w:rPr>
        <w:t xml:space="preserve">(h, h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B5CEA8"/>
          <w:sz w:val="14"/>
          <w:szCs w:val="14"/>
        </w:rPr>
        <w:t>4</w:t>
      </w:r>
      <w:r w:rsidRPr="004755D8">
        <w:rPr>
          <w:rFonts w:ascii="Consolas" w:eastAsia="Times New Roman" w:hAnsi="Consolas" w:cs="Times New Roman"/>
          <w:color w:val="C9D1D9"/>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xml:space="preserve">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C586C0"/>
          <w:sz w:val="14"/>
          <w:szCs w:val="14"/>
        </w:rPr>
        <w:t>if</w:t>
      </w:r>
      <w:r w:rsidRPr="004755D8">
        <w:rPr>
          <w:rFonts w:ascii="Consolas" w:eastAsia="Times New Roman" w:hAnsi="Consolas" w:cs="Times New Roman"/>
          <w:color w:val="C9D1D9"/>
          <w:sz w:val="14"/>
          <w:szCs w:val="14"/>
        </w:rPr>
        <w:t xml:space="preserve"> (h_max </w:t>
      </w:r>
      <w:r w:rsidRPr="004755D8">
        <w:rPr>
          <w:rFonts w:ascii="Consolas" w:eastAsia="Times New Roman" w:hAnsi="Consolas" w:cs="Times New Roman"/>
          <w:color w:val="D4D4D4"/>
          <w:sz w:val="14"/>
          <w:szCs w:val="14"/>
        </w:rPr>
        <w:t>&gt;=</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B5CEA8"/>
          <w:sz w:val="14"/>
          <w:szCs w:val="14"/>
        </w:rPr>
        <w:t>2</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C9D1D9"/>
          <w:sz w:val="14"/>
          <w:szCs w:val="14"/>
        </w:rPr>
        <w:t xml:space="preserve"> h_min)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xml:space="preserve">            flipped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569CD6"/>
          <w:sz w:val="14"/>
          <w:szCs w:val="14"/>
        </w:rPr>
        <w:t>true</w:t>
      </w:r>
      <w:r w:rsidRPr="004755D8">
        <w:rPr>
          <w:rFonts w:ascii="Consolas" w:eastAsia="Times New Roman" w:hAnsi="Consolas" w:cs="Times New Roman"/>
          <w:color w:val="C9D1D9"/>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586C0"/>
          <w:sz w:val="14"/>
          <w:szCs w:val="14"/>
        </w:rPr>
        <w:t>if</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C9D1D9"/>
          <w:sz w:val="14"/>
          <w:szCs w:val="14"/>
        </w:rPr>
        <w:t>flipped</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&amp;&amp;</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h</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B5CEA8"/>
          <w:sz w:val="14"/>
          <w:szCs w:val="14"/>
        </w:rPr>
        <w:t>0</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h</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B5CEA8"/>
          <w:sz w:val="14"/>
          <w:szCs w:val="14"/>
        </w:rPr>
        <w:t>1</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&amp;&amp;</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h</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B5CEA8"/>
          <w:sz w:val="14"/>
          <w:szCs w:val="14"/>
        </w:rPr>
        <w:t>1</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h</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B5CEA8"/>
          <w:sz w:val="14"/>
          <w:szCs w:val="14"/>
        </w:rPr>
        <w:t>2</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&amp;&amp;</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h</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B5CEA8"/>
          <w:sz w:val="14"/>
          <w:szCs w:val="14"/>
        </w:rPr>
        <w:t>2</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h</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B5CEA8"/>
          <w:sz w:val="14"/>
          <w:szCs w:val="14"/>
        </w:rPr>
        <w:t>3</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&amp;&amp;</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h</w:t>
      </w:r>
      <w:r w:rsidRPr="004755D8">
        <w:rPr>
          <w:rFonts w:ascii="Consolas" w:eastAsia="Times New Roman" w:hAnsi="Consolas" w:cs="Times New Roman"/>
          <w:color w:val="BBBEBF"/>
          <w:sz w:val="14"/>
          <w:szCs w:val="14"/>
        </w:rPr>
        <w:t>[</w:t>
      </w:r>
      <w:r w:rsidRPr="004755D8">
        <w:rPr>
          <w:rFonts w:ascii="Consolas" w:eastAsia="Times New Roman" w:hAnsi="Consolas" w:cs="Times New Roman"/>
          <w:color w:val="B5CEA8"/>
          <w:sz w:val="14"/>
          <w:szCs w:val="14"/>
        </w:rPr>
        <w:t>0</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D4D4D4"/>
          <w:sz w:val="14"/>
          <w:szCs w:val="14"/>
        </w:rPr>
        <w:t>&gt;</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0</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xml:space="preserve">        cout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A5D6FF"/>
          <w:sz w:val="14"/>
          <w:szCs w:val="14"/>
        </w:rPr>
        <w:t>"YES"</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D2A8FF"/>
          <w:sz w:val="14"/>
          <w:szCs w:val="14"/>
        </w:rPr>
        <w:t>endl</w:t>
      </w:r>
      <w:r w:rsidRPr="004755D8">
        <w:rPr>
          <w:rFonts w:ascii="Consolas" w:eastAsia="Times New Roman" w:hAnsi="Consolas" w:cs="Times New Roman"/>
          <w:color w:val="C9D1D9"/>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586C0"/>
          <w:sz w:val="14"/>
          <w:szCs w:val="14"/>
        </w:rPr>
        <w:t>else</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9D1D9"/>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xml:space="preserve">        cout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A5D6FF"/>
          <w:sz w:val="14"/>
          <w:szCs w:val="14"/>
        </w:rPr>
        <w:t>"NO"</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D2A8FF"/>
          <w:sz w:val="14"/>
          <w:szCs w:val="14"/>
        </w:rPr>
        <w:t>&lt;&lt;</w:t>
      </w:r>
      <w:r w:rsidRPr="004755D8">
        <w:rPr>
          <w:rFonts w:ascii="Consolas" w:eastAsia="Times New Roman" w:hAnsi="Consolas" w:cs="Times New Roman"/>
          <w:color w:val="C9D1D9"/>
          <w:sz w:val="14"/>
          <w:szCs w:val="14"/>
        </w:rPr>
        <w:t xml:space="preserve"> </w:t>
      </w:r>
      <w:r w:rsidRPr="004755D8">
        <w:rPr>
          <w:rFonts w:ascii="Consolas" w:eastAsia="Times New Roman" w:hAnsi="Consolas" w:cs="Times New Roman"/>
          <w:color w:val="D2A8FF"/>
          <w:sz w:val="14"/>
          <w:szCs w:val="14"/>
        </w:rPr>
        <w:t>endl</w:t>
      </w:r>
      <w:r w:rsidRPr="004755D8">
        <w:rPr>
          <w:rFonts w:ascii="Consolas" w:eastAsia="Times New Roman" w:hAnsi="Consolas" w:cs="Times New Roman"/>
          <w:color w:val="C9D1D9"/>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C9D1D9"/>
          <w:sz w:val="14"/>
          <w:szCs w:val="14"/>
        </w:rPr>
        <w:t>    }</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C586C0"/>
          <w:sz w:val="14"/>
          <w:szCs w:val="14"/>
        </w:rPr>
        <w:t>return</w:t>
      </w:r>
      <w:r w:rsidRPr="004755D8">
        <w:rPr>
          <w:rFonts w:ascii="Consolas" w:eastAsia="Times New Roman" w:hAnsi="Consolas" w:cs="Times New Roman"/>
          <w:color w:val="BBBEBF"/>
          <w:sz w:val="14"/>
          <w:szCs w:val="14"/>
        </w:rPr>
        <w:t xml:space="preserve"> </w:t>
      </w:r>
      <w:r w:rsidRPr="004755D8">
        <w:rPr>
          <w:rFonts w:ascii="Consolas" w:eastAsia="Times New Roman" w:hAnsi="Consolas" w:cs="Times New Roman"/>
          <w:color w:val="B5CEA8"/>
          <w:sz w:val="14"/>
          <w:szCs w:val="14"/>
        </w:rPr>
        <w:t>0</w:t>
      </w:r>
      <w:r w:rsidRPr="004755D8">
        <w:rPr>
          <w:rFonts w:ascii="Consolas" w:eastAsia="Times New Roman" w:hAnsi="Consolas" w:cs="Times New Roman"/>
          <w:color w:val="BBBEBF"/>
          <w:sz w:val="14"/>
          <w:szCs w:val="14"/>
        </w:rPr>
        <w:t>;</w:t>
      </w:r>
    </w:p>
    <w:p w:rsidR="004755D8" w:rsidRPr="004755D8" w:rsidRDefault="004755D8" w:rsidP="004755D8">
      <w:pPr>
        <w:shd w:val="clear" w:color="auto" w:fill="121314"/>
        <w:spacing w:line="190" w:lineRule="atLeast"/>
        <w:rPr>
          <w:rFonts w:ascii="Consolas" w:eastAsia="Times New Roman" w:hAnsi="Consolas" w:cs="Times New Roman"/>
          <w:color w:val="BBBEBF"/>
          <w:sz w:val="14"/>
          <w:szCs w:val="14"/>
        </w:rPr>
      </w:pPr>
      <w:r w:rsidRPr="004755D8">
        <w:rPr>
          <w:rFonts w:ascii="Consolas" w:eastAsia="Times New Roman" w:hAnsi="Consolas" w:cs="Times New Roman"/>
          <w:color w:val="BBBEBF"/>
          <w:sz w:val="14"/>
          <w:szCs w:val="14"/>
        </w:rPr>
        <w:t>}</w:t>
      </w:r>
    </w:p>
    <w:p w:rsidR="00C47F04" w:rsidRDefault="00343779" w:rsidP="00343779">
      <w:pPr>
        <w:pStyle w:val="normal"/>
        <w:jc w:val="center"/>
        <w:rPr>
          <w:rFonts w:ascii="Times New Roman" w:hAnsi="Times New Roman"/>
          <w:color w:val="4F81BD" w:themeColor="accent1"/>
          <w:sz w:val="20"/>
          <w:lang w:val="en-US"/>
        </w:rPr>
      </w:pPr>
      <w:r w:rsidRPr="00343779">
        <w:rPr>
          <w:rFonts w:ascii="Times New Roman" w:hAnsi="Times New Roman"/>
          <w:color w:val="4F81BD" w:themeColor="accent1"/>
          <w:sz w:val="20"/>
          <w:lang w:val="en-US"/>
        </w:rPr>
        <w:t xml:space="preserve">Code #4. </w:t>
      </w:r>
      <w:r w:rsidRPr="00343779">
        <w:rPr>
          <w:rFonts w:ascii="Times New Roman" w:hAnsi="Times New Roman"/>
          <w:color w:val="4F81BD" w:themeColor="accent1"/>
          <w:sz w:val="20"/>
        </w:rPr>
        <w:t>Код</w:t>
      </w:r>
      <w:r w:rsidRPr="00343779">
        <w:rPr>
          <w:rFonts w:ascii="Times New Roman" w:hAnsi="Times New Roman"/>
          <w:color w:val="4F81BD" w:themeColor="accent1"/>
          <w:sz w:val="20"/>
          <w:lang w:val="en-US"/>
        </w:rPr>
        <w:t xml:space="preserve"> </w:t>
      </w:r>
      <w:r w:rsidRPr="00343779">
        <w:rPr>
          <w:rFonts w:ascii="Times New Roman" w:hAnsi="Times New Roman"/>
          <w:color w:val="4F81BD" w:themeColor="accent1"/>
          <w:sz w:val="20"/>
        </w:rPr>
        <w:t>до</w:t>
      </w:r>
      <w:r w:rsidRPr="00343779">
        <w:rPr>
          <w:rFonts w:ascii="Times New Roman" w:hAnsi="Times New Roman"/>
          <w:color w:val="4F81BD" w:themeColor="accent1"/>
          <w:sz w:val="20"/>
          <w:lang w:val="en-US"/>
        </w:rPr>
        <w:t xml:space="preserve"> algotester_lab1v2, </w:t>
      </w:r>
      <w:r w:rsidRPr="00343779">
        <w:rPr>
          <w:rFonts w:ascii="Times New Roman" w:hAnsi="Times New Roman"/>
          <w:color w:val="4F81BD" w:themeColor="accent1"/>
          <w:sz w:val="20"/>
        </w:rPr>
        <w:t>варіант</w:t>
      </w:r>
      <w:r w:rsidRPr="00343779">
        <w:rPr>
          <w:rFonts w:ascii="Times New Roman" w:hAnsi="Times New Roman"/>
          <w:color w:val="4F81BD" w:themeColor="accent1"/>
          <w:sz w:val="20"/>
          <w:lang w:val="en-US"/>
        </w:rPr>
        <w:t xml:space="preserve"> 2</w:t>
      </w:r>
    </w:p>
    <w:p w:rsidR="00343779" w:rsidRPr="00343779" w:rsidRDefault="00343779" w:rsidP="00343779">
      <w:pPr>
        <w:pStyle w:val="normal"/>
        <w:jc w:val="center"/>
        <w:rPr>
          <w:rFonts w:ascii="Times New Roman" w:eastAsia="Times New Roman" w:hAnsi="Times New Roman" w:cs="Times New Roman"/>
          <w:i/>
          <w:iCs/>
          <w:color w:val="4F81BD" w:themeColor="accent1"/>
          <w:sz w:val="24"/>
          <w:szCs w:val="24"/>
          <w:lang w:val="en-US"/>
        </w:rPr>
      </w:pPr>
    </w:p>
    <w:p w:rsidR="00C47F04" w:rsidRDefault="00C47F04" w:rsidP="00C47F04">
      <w:pPr>
        <w:pStyle w:val="normal"/>
        <w:jc w:val="both"/>
        <w:rPr>
          <w:rFonts w:ascii="Times New Roman" w:hAnsi="Times New Roman"/>
          <w:sz w:val="24"/>
          <w:lang w:val="uk-UA"/>
        </w:rPr>
      </w:pPr>
      <w:r w:rsidRPr="00250FD9">
        <w:rPr>
          <w:rFonts w:ascii="Times New Roman" w:hAnsi="Times New Roman"/>
          <w:sz w:val="24"/>
          <w:lang w:val="uk-UA"/>
        </w:rPr>
        <w:t xml:space="preserve">Посилання на файл коду в </w:t>
      </w:r>
      <w:r>
        <w:rPr>
          <w:rFonts w:ascii="Times New Roman" w:hAnsi="Times New Roman"/>
          <w:sz w:val="24"/>
        </w:rPr>
        <w:t>Pull</w:t>
      </w:r>
      <w:r w:rsidRPr="00250FD9">
        <w:rPr>
          <w:rFonts w:ascii="Times New Roman" w:hAnsi="Times New Roman"/>
          <w:sz w:val="24"/>
          <w:lang w:val="uk-UA"/>
        </w:rPr>
        <w:t xml:space="preserve"> </w:t>
      </w:r>
      <w:r>
        <w:rPr>
          <w:rFonts w:ascii="Times New Roman" w:hAnsi="Times New Roman"/>
          <w:sz w:val="24"/>
        </w:rPr>
        <w:t>Request</w:t>
      </w:r>
      <w:r w:rsidR="000C55DE">
        <w:rPr>
          <w:rFonts w:ascii="Times New Roman" w:hAnsi="Times New Roman"/>
          <w:sz w:val="24"/>
          <w:lang w:val="uk-UA"/>
        </w:rPr>
        <w:t xml:space="preserve">: </w:t>
      </w:r>
    </w:p>
    <w:p>
      <w:hyperlink r:id="rId87">
        <w:r>
          <w:rPr>
            <w:rFonts w:ascii="Times New Roman" w:hAnsi="Times New Roman"/>
            <w:color w:val="0563C1"/>
            <w:sz w:val="24"/>
            <w:szCs w:val="24"/>
            <w:u w:val="single"/>
            <w:lang w:val="en-US"/>
          </w:rPr>
          <w:t xml:space="preserve">https://github.com/artificial-intelligence-department/ai_programming_playground_2026/pull/216/files#diff-e1f8782deb87271baa7106bd59b86237e7bf256d52f8ceb295eb4a2327b589b9</w:t>
        </w:r>
      </w:hyperlink>
    </w:p>
    <w:p w:rsidR="00C47F04" w:rsidRPr="007548F3" w:rsidRDefault="00C47F04" w:rsidP="00C47F04">
      <w:pPr>
        <w:pStyle w:val="a9"/>
        <w:rPr>
          <w:lang w:val="uk-UA"/>
        </w:rPr>
      </w:pPr>
      <w:r w:rsidRPr="007548F3">
        <w:rPr>
          <w:lang w:val="uk-UA"/>
        </w:rPr>
        <w:t xml:space="preserve">Для додаткового закріплення навичок було виконано самостійну практику роботи з системою </w:t>
      </w:r>
      <w:r w:rsidRPr="007548F3">
        <w:rPr>
          <w:rStyle w:val="a7"/>
          <w:lang w:val="uk-UA"/>
        </w:rPr>
        <w:t>Algotester</w:t>
      </w:r>
      <w:r w:rsidRPr="007548F3">
        <w:rPr>
          <w:lang w:val="uk-UA"/>
        </w:rPr>
        <w:t>.</w:t>
      </w:r>
    </w:p>
    <w:p w:rsidR="00C47F04" w:rsidRPr="007548F3" w:rsidRDefault="00C47F04" w:rsidP="00C47F04">
      <w:pPr>
        <w:pStyle w:val="a9"/>
        <w:rPr>
          <w:lang w:val="uk-UA"/>
        </w:rPr>
      </w:pPr>
      <w:r w:rsidRPr="007548F3">
        <w:rPr>
          <w:lang w:val="uk-UA"/>
        </w:rPr>
        <w:t>Під час практики було опрацьовано:</w:t>
      </w:r>
    </w:p>
    <w:p w:rsidR="00C47F04" w:rsidRPr="007548F3" w:rsidRDefault="00C47F04" w:rsidP="00C47F04">
      <w:pPr>
        <w:numPr>
          <w:ilvl w:val="0"/>
          <w:numId w:val="36"/>
        </w:numPr>
        <w:spacing w:before="100" w:beforeAutospacing="1" w:after="100" w:afterAutospacing="1" w:line="240" w:lineRule="auto"/>
      </w:pPr>
      <w:r w:rsidRPr="007548F3">
        <w:rPr>
          <w:rFonts w:ascii="Times New Roman" w:hAnsi="Times New Roman"/>
          <w:sz w:val="24"/>
        </w:rPr>
        <w:t xml:space="preserve">читання умови задачі; </w:t>
      </w:r>
    </w:p>
    <w:p w:rsidR="00C47F04" w:rsidRPr="007548F3" w:rsidRDefault="00C47F04" w:rsidP="00C47F04">
      <w:pPr>
        <w:numPr>
          <w:ilvl w:val="0"/>
          <w:numId w:val="36"/>
        </w:numPr>
        <w:spacing w:before="100" w:beforeAutospacing="1" w:after="100" w:afterAutospacing="1" w:line="240" w:lineRule="auto"/>
      </w:pPr>
      <w:r w:rsidRPr="007548F3">
        <w:rPr>
          <w:rFonts w:ascii="Times New Roman" w:hAnsi="Times New Roman"/>
          <w:sz w:val="24"/>
        </w:rPr>
        <w:t xml:space="preserve">визначення вхідних та вихідних даних; </w:t>
      </w:r>
    </w:p>
    <w:p w:rsidR="00C47F04" w:rsidRPr="007548F3" w:rsidRDefault="00C47F04" w:rsidP="00C47F04">
      <w:pPr>
        <w:numPr>
          <w:ilvl w:val="0"/>
          <w:numId w:val="36"/>
        </w:numPr>
        <w:spacing w:before="100" w:beforeAutospacing="1" w:after="100" w:afterAutospacing="1" w:line="240" w:lineRule="auto"/>
      </w:pPr>
      <w:r w:rsidRPr="007548F3">
        <w:rPr>
          <w:rFonts w:ascii="Times New Roman" w:hAnsi="Times New Roman"/>
          <w:sz w:val="24"/>
        </w:rPr>
        <w:t xml:space="preserve">написання розв'язку мовою C++; </w:t>
      </w:r>
    </w:p>
    <w:p w:rsidR="00C47F04" w:rsidRPr="007548F3" w:rsidRDefault="00C47F04" w:rsidP="00C47F04">
      <w:pPr>
        <w:numPr>
          <w:ilvl w:val="0"/>
          <w:numId w:val="36"/>
        </w:numPr>
        <w:spacing w:before="100" w:beforeAutospacing="1" w:after="100" w:afterAutospacing="1" w:line="240" w:lineRule="auto"/>
      </w:pPr>
      <w:r w:rsidRPr="007548F3">
        <w:rPr>
          <w:rFonts w:ascii="Times New Roman" w:hAnsi="Times New Roman"/>
          <w:sz w:val="24"/>
        </w:rPr>
        <w:t xml:space="preserve">перевірку програми на тестових даних; </w:t>
      </w:r>
    </w:p>
    <w:p w:rsidR="00C47F04" w:rsidRPr="007548F3" w:rsidRDefault="00C47F04" w:rsidP="00C47F04">
      <w:pPr>
        <w:numPr>
          <w:ilvl w:val="0"/>
          <w:numId w:val="36"/>
        </w:numPr>
        <w:spacing w:before="100" w:beforeAutospacing="1" w:after="100" w:afterAutospacing="1" w:line="240" w:lineRule="auto"/>
      </w:pPr>
      <w:r w:rsidRPr="007548F3">
        <w:rPr>
          <w:rFonts w:ascii="Times New Roman" w:hAnsi="Times New Roman"/>
          <w:sz w:val="24"/>
        </w:rPr>
        <w:t xml:space="preserve">відправлення розв'язку до системи; </w:t>
      </w:r>
    </w:p>
    <w:p w:rsidR="00C47F04" w:rsidRPr="007548F3" w:rsidRDefault="00C47F04" w:rsidP="00C47F04">
      <w:pPr>
        <w:numPr>
          <w:ilvl w:val="0"/>
          <w:numId w:val="36"/>
        </w:numPr>
        <w:spacing w:before="100" w:beforeAutospacing="1" w:after="100" w:afterAutospacing="1" w:line="240" w:lineRule="auto"/>
      </w:pPr>
      <w:r w:rsidRPr="007548F3">
        <w:rPr>
          <w:rFonts w:ascii="Times New Roman" w:hAnsi="Times New Roman"/>
          <w:sz w:val="24"/>
        </w:rPr>
        <w:t xml:space="preserve">аналіз результатів автоматичного тестування. </w:t>
      </w:r>
    </w:p>
    <w:p w:rsidR="00C47F04" w:rsidRDefault="00C47F04" w:rsidP="00C47F04">
      <w:pPr>
        <w:pStyle w:val="normal"/>
        <w:jc w:val="both"/>
        <w:rPr>
          <w:rFonts w:ascii="Times New Roman" w:hAnsi="Times New Roman"/>
          <w:sz w:val="24"/>
          <w:lang w:val="uk-UA"/>
        </w:rPr>
      </w:pPr>
    </w:p>
    <w:p w:rsidR="004755D8" w:rsidRDefault="004755D8" w:rsidP="004755D8">
      <w:pPr>
        <w:pStyle w:val="normal"/>
        <w:jc w:val="both"/>
        <w:rPr>
          <w:rFonts w:ascii="Times New Roman" w:eastAsia="Times New Roman" w:hAnsi="Times New Roman" w:cs="Times New Roman"/>
          <w:i/>
          <w:iCs/>
          <w:sz w:val="24"/>
          <w:szCs w:val="24"/>
          <w:lang w:val="uk-UA"/>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8B949E"/>
          <w:sz w:val="14"/>
          <w:szCs w:val="14"/>
          <w:lang w:val="en-US"/>
        </w:rPr>
        <w:t xml:space="preserve">/* </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8B949E"/>
          <w:sz w:val="14"/>
          <w:szCs w:val="14"/>
          <w:lang w:val="ru-RU"/>
        </w:rPr>
        <w:t>Епік</w:t>
      </w:r>
      <w:r w:rsidRPr="00C47F04">
        <w:rPr>
          <w:rFonts w:ascii="Consolas" w:eastAsia="Times New Roman" w:hAnsi="Consolas" w:cs="Times New Roman"/>
          <w:color w:val="8B949E"/>
          <w:sz w:val="14"/>
          <w:szCs w:val="14"/>
          <w:lang w:val="en-US"/>
        </w:rPr>
        <w:t xml:space="preserve"> 1. self practice: Algotester, </w:t>
      </w:r>
      <w:r w:rsidRPr="00C47F04">
        <w:rPr>
          <w:rFonts w:ascii="Consolas" w:eastAsia="Times New Roman" w:hAnsi="Consolas" w:cs="Times New Roman"/>
          <w:color w:val="8B949E"/>
          <w:sz w:val="14"/>
          <w:szCs w:val="14"/>
          <w:lang w:val="ru-RU"/>
        </w:rPr>
        <w:t>задача</w:t>
      </w:r>
      <w:r w:rsidRPr="00C47F04">
        <w:rPr>
          <w:rFonts w:ascii="Consolas" w:eastAsia="Times New Roman" w:hAnsi="Consolas" w:cs="Times New Roman"/>
          <w:color w:val="8B949E"/>
          <w:sz w:val="14"/>
          <w:szCs w:val="14"/>
          <w:lang w:val="en-US"/>
        </w:rPr>
        <w:t xml:space="preserve"> "A </w:t>
      </w:r>
      <w:r w:rsidRPr="00C47F04">
        <w:rPr>
          <w:rFonts w:ascii="Consolas" w:eastAsia="Times New Roman" w:hAnsi="Consolas" w:cs="Times New Roman"/>
          <w:color w:val="8B949E"/>
          <w:sz w:val="14"/>
          <w:szCs w:val="14"/>
          <w:lang w:val="ru-RU"/>
        </w:rPr>
        <w:t>плюс</w:t>
      </w:r>
      <w:r w:rsidRPr="00C47F04">
        <w:rPr>
          <w:rFonts w:ascii="Consolas" w:eastAsia="Times New Roman" w:hAnsi="Consolas" w:cs="Times New Roman"/>
          <w:color w:val="8B949E"/>
          <w:sz w:val="14"/>
          <w:szCs w:val="14"/>
          <w:lang w:val="en-US"/>
        </w:rPr>
        <w:t xml:space="preserve"> B"</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8B949E"/>
          <w:sz w:val="14"/>
          <w:szCs w:val="14"/>
          <w:lang w:val="ru-RU"/>
        </w:rPr>
        <w:t>Авторка: Влада Ташогло</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8B949E"/>
          <w:sz w:val="14"/>
          <w:szCs w:val="14"/>
          <w:lang w:val="ru-RU"/>
        </w:rPr>
        <w:t>Група: ші-11</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8B949E"/>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C586C0"/>
          <w:sz w:val="14"/>
          <w:szCs w:val="14"/>
          <w:lang w:val="en-US"/>
        </w:rPr>
        <w:t>#include</w:t>
      </w:r>
      <w:r w:rsidRPr="00C47F04">
        <w:rPr>
          <w:rFonts w:ascii="Consolas" w:eastAsia="Times New Roman" w:hAnsi="Consolas" w:cs="Times New Roman"/>
          <w:color w:val="569CD6"/>
          <w:sz w:val="14"/>
          <w:szCs w:val="14"/>
          <w:lang w:val="en-US"/>
        </w:rPr>
        <w:t xml:space="preserve"> </w:t>
      </w:r>
      <w:r w:rsidRPr="00C47F04">
        <w:rPr>
          <w:rFonts w:ascii="Consolas" w:eastAsia="Times New Roman" w:hAnsi="Consolas" w:cs="Times New Roman"/>
          <w:color w:val="A5D6FF"/>
          <w:sz w:val="14"/>
          <w:szCs w:val="14"/>
          <w:lang w:val="en-US"/>
        </w:rPr>
        <w:t>&lt;iostream&gt;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C586C0"/>
          <w:sz w:val="14"/>
          <w:szCs w:val="14"/>
          <w:lang w:val="en-US"/>
        </w:rPr>
        <w:lastRenderedPageBreak/>
        <w:t>using</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FF7B72"/>
          <w:sz w:val="14"/>
          <w:szCs w:val="14"/>
          <w:lang w:val="en-US"/>
        </w:rPr>
        <w:t>namespace</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4EC9B0"/>
          <w:sz w:val="14"/>
          <w:szCs w:val="14"/>
          <w:lang w:val="en-US"/>
        </w:rPr>
        <w:t>std</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FF7B72"/>
          <w:sz w:val="14"/>
          <w:szCs w:val="14"/>
          <w:lang w:val="en-US"/>
        </w:rPr>
        <w:t>int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2A8FF"/>
          <w:sz w:val="14"/>
          <w:szCs w:val="14"/>
          <w:lang w:val="en-US"/>
        </w:rPr>
        <w:t>main</w:t>
      </w:r>
      <w:r w:rsidRPr="00C47F04">
        <w:rPr>
          <w:rFonts w:ascii="Consolas" w:eastAsia="Times New Roman" w:hAnsi="Consolas" w:cs="Times New Roman"/>
          <w:color w:val="BBBEBF"/>
          <w:sz w:val="14"/>
          <w:szCs w:val="14"/>
          <w:lang w:val="en-US"/>
        </w:rPr>
        <w:t>() {</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8B949E"/>
          <w:sz w:val="14"/>
          <w:szCs w:val="14"/>
          <w:lang w:val="en-US"/>
        </w:rPr>
        <w:t xml:space="preserve">    // </w:t>
      </w:r>
      <w:r w:rsidRPr="00C47F04">
        <w:rPr>
          <w:rFonts w:ascii="Consolas" w:eastAsia="Times New Roman" w:hAnsi="Consolas" w:cs="Times New Roman"/>
          <w:color w:val="8B949E"/>
          <w:sz w:val="14"/>
          <w:szCs w:val="14"/>
          <w:lang w:val="ru-RU"/>
        </w:rPr>
        <w:t>Зчитуємо</w:t>
      </w:r>
      <w:r w:rsidRPr="00C47F04">
        <w:rPr>
          <w:rFonts w:ascii="Consolas" w:eastAsia="Times New Roman" w:hAnsi="Consolas" w:cs="Times New Roman"/>
          <w:color w:val="8B949E"/>
          <w:sz w:val="14"/>
          <w:szCs w:val="14"/>
          <w:lang w:val="en-US"/>
        </w:rPr>
        <w:t xml:space="preserve"> </w:t>
      </w:r>
      <w:r w:rsidRPr="00C47F04">
        <w:rPr>
          <w:rFonts w:ascii="Consolas" w:eastAsia="Times New Roman" w:hAnsi="Consolas" w:cs="Times New Roman"/>
          <w:color w:val="8B949E"/>
          <w:sz w:val="14"/>
          <w:szCs w:val="14"/>
          <w:lang w:val="ru-RU"/>
        </w:rPr>
        <w:t>два</w:t>
      </w:r>
      <w:r w:rsidRPr="00C47F04">
        <w:rPr>
          <w:rFonts w:ascii="Consolas" w:eastAsia="Times New Roman" w:hAnsi="Consolas" w:cs="Times New Roman"/>
          <w:color w:val="8B949E"/>
          <w:sz w:val="14"/>
          <w:szCs w:val="14"/>
          <w:lang w:val="en-US"/>
        </w:rPr>
        <w:t xml:space="preserve"> </w:t>
      </w:r>
      <w:r w:rsidRPr="00C47F04">
        <w:rPr>
          <w:rFonts w:ascii="Consolas" w:eastAsia="Times New Roman" w:hAnsi="Consolas" w:cs="Times New Roman"/>
          <w:color w:val="8B949E"/>
          <w:sz w:val="14"/>
          <w:szCs w:val="14"/>
          <w:lang w:val="ru-RU"/>
        </w:rPr>
        <w:t>числа</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FF7B72"/>
          <w:sz w:val="14"/>
          <w:szCs w:val="14"/>
          <w:lang w:val="en-US"/>
        </w:rPr>
        <w:t>int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num1</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num2</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ru-RU"/>
        </w:rPr>
        <w:t>cin</w:t>
      </w:r>
      <w:r w:rsidRPr="00C47F04">
        <w:rPr>
          <w:rFonts w:ascii="Consolas" w:eastAsia="Times New Roman" w:hAnsi="Consolas" w:cs="Times New Roman"/>
          <w:color w:val="BBBEBF"/>
          <w:sz w:val="14"/>
          <w:szCs w:val="14"/>
          <w:lang w:val="ru-RU"/>
        </w:rPr>
        <w:t xml:space="preserve"> </w:t>
      </w:r>
      <w:r w:rsidRPr="00C47F04">
        <w:rPr>
          <w:rFonts w:ascii="Consolas" w:eastAsia="Times New Roman" w:hAnsi="Consolas" w:cs="Times New Roman"/>
          <w:color w:val="D2A8FF"/>
          <w:sz w:val="14"/>
          <w:szCs w:val="14"/>
          <w:lang w:val="ru-RU"/>
        </w:rPr>
        <w:t>&gt;&gt;</w:t>
      </w:r>
      <w:r w:rsidRPr="00C47F04">
        <w:rPr>
          <w:rFonts w:ascii="Consolas" w:eastAsia="Times New Roman" w:hAnsi="Consolas" w:cs="Times New Roman"/>
          <w:color w:val="BBBEBF"/>
          <w:sz w:val="14"/>
          <w:szCs w:val="14"/>
          <w:lang w:val="ru-RU"/>
        </w:rPr>
        <w:t xml:space="preserve"> </w:t>
      </w:r>
      <w:r w:rsidRPr="00C47F04">
        <w:rPr>
          <w:rFonts w:ascii="Consolas" w:eastAsia="Times New Roman" w:hAnsi="Consolas" w:cs="Times New Roman"/>
          <w:color w:val="C9D1D9"/>
          <w:sz w:val="14"/>
          <w:szCs w:val="14"/>
          <w:lang w:val="ru-RU"/>
        </w:rPr>
        <w:t>num1</w:t>
      </w:r>
      <w:r w:rsidRPr="00C47F04">
        <w:rPr>
          <w:rFonts w:ascii="Consolas" w:eastAsia="Times New Roman" w:hAnsi="Consolas" w:cs="Times New Roman"/>
          <w:color w:val="BBBEBF"/>
          <w:sz w:val="14"/>
          <w:szCs w:val="14"/>
          <w:lang w:val="ru-RU"/>
        </w:rPr>
        <w:t xml:space="preserve"> </w:t>
      </w:r>
      <w:r w:rsidRPr="00C47F04">
        <w:rPr>
          <w:rFonts w:ascii="Consolas" w:eastAsia="Times New Roman" w:hAnsi="Consolas" w:cs="Times New Roman"/>
          <w:color w:val="D2A8FF"/>
          <w:sz w:val="14"/>
          <w:szCs w:val="14"/>
          <w:lang w:val="ru-RU"/>
        </w:rPr>
        <w:t>&gt;&gt;</w:t>
      </w:r>
      <w:r w:rsidRPr="00C47F04">
        <w:rPr>
          <w:rFonts w:ascii="Consolas" w:eastAsia="Times New Roman" w:hAnsi="Consolas" w:cs="Times New Roman"/>
          <w:color w:val="BBBEBF"/>
          <w:sz w:val="14"/>
          <w:szCs w:val="14"/>
          <w:lang w:val="ru-RU"/>
        </w:rPr>
        <w:t xml:space="preserve"> </w:t>
      </w:r>
      <w:r w:rsidRPr="00C47F04">
        <w:rPr>
          <w:rFonts w:ascii="Consolas" w:eastAsia="Times New Roman" w:hAnsi="Consolas" w:cs="Times New Roman"/>
          <w:color w:val="C9D1D9"/>
          <w:sz w:val="14"/>
          <w:szCs w:val="14"/>
          <w:lang w:val="ru-RU"/>
        </w:rPr>
        <w:t>num2</w:t>
      </w:r>
      <w:r w:rsidRPr="00C47F04">
        <w:rPr>
          <w:rFonts w:ascii="Consolas" w:eastAsia="Times New Roman" w:hAnsi="Consolas" w:cs="Times New Roman"/>
          <w:color w:val="BBBEBF"/>
          <w:sz w:val="14"/>
          <w:szCs w:val="14"/>
          <w:lang w:val="ru-RU"/>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8B949E"/>
          <w:sz w:val="14"/>
          <w:szCs w:val="14"/>
          <w:lang w:val="ru-RU"/>
        </w:rPr>
        <w:t>    // Додаємо числа та виводимо результат</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ru-RU"/>
        </w:rPr>
        <w:t xml:space="preserve">    </w:t>
      </w:r>
      <w:r w:rsidRPr="00C47F04">
        <w:rPr>
          <w:rFonts w:ascii="Consolas" w:eastAsia="Times New Roman" w:hAnsi="Consolas" w:cs="Times New Roman"/>
          <w:color w:val="C9D1D9"/>
          <w:sz w:val="14"/>
          <w:szCs w:val="14"/>
          <w:lang w:val="en-US"/>
        </w:rPr>
        <w:t>cout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2A8FF"/>
          <w:sz w:val="14"/>
          <w:szCs w:val="14"/>
          <w:lang w:val="en-US"/>
        </w:rPr>
        <w:t>&lt;&lt;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num1</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num2</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2A8FF"/>
          <w:sz w:val="14"/>
          <w:szCs w:val="14"/>
          <w:lang w:val="en-US"/>
        </w:rPr>
        <w:t>&lt;&lt;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2A8FF"/>
          <w:sz w:val="14"/>
          <w:szCs w:val="14"/>
          <w:lang w:val="en-US"/>
        </w:rPr>
        <w:t>endl</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586C0"/>
          <w:sz w:val="14"/>
          <w:szCs w:val="14"/>
          <w:lang w:val="en-US"/>
        </w:rPr>
        <w:t>return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0</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w:t>
      </w:r>
    </w:p>
    <w:p w:rsidR="00C47F04" w:rsidRPr="007548F3" w:rsidRDefault="00343779" w:rsidP="00343779">
      <w:pPr>
        <w:pStyle w:val="normal"/>
        <w:jc w:val="center"/>
        <w:rPr>
          <w:rFonts w:ascii="Times New Roman" w:eastAsia="Times New Roman" w:hAnsi="Times New Roman" w:cs="Times New Roman"/>
          <w:i/>
          <w:iCs/>
          <w:sz w:val="24"/>
          <w:szCs w:val="24"/>
          <w:lang w:val="uk-UA"/>
        </w:rPr>
      </w:pPr>
      <w:r>
        <w:rPr>
          <w:rFonts w:ascii="Times New Roman" w:hAnsi="Times New Roman"/>
          <w:color w:val="4F81BD" w:themeColor="accent1"/>
          <w:sz w:val="20"/>
          <w:lang w:val="en-US"/>
        </w:rPr>
        <w:t>Code #5</w:t>
      </w:r>
      <w:r w:rsidRPr="00343779">
        <w:rPr>
          <w:rFonts w:ascii="Times New Roman" w:hAnsi="Times New Roman"/>
          <w:color w:val="4F81BD" w:themeColor="accent1"/>
          <w:sz w:val="20"/>
          <w:lang w:val="en-US"/>
        </w:rPr>
        <w:t xml:space="preserve">. </w:t>
      </w:r>
      <w:r w:rsidRPr="00343779">
        <w:rPr>
          <w:rFonts w:ascii="Times New Roman" w:hAnsi="Times New Roman"/>
          <w:color w:val="4F81BD" w:themeColor="accent1"/>
          <w:sz w:val="20"/>
        </w:rPr>
        <w:t>Код</w:t>
      </w:r>
      <w:r w:rsidRPr="00343779">
        <w:rPr>
          <w:rFonts w:ascii="Times New Roman" w:hAnsi="Times New Roman"/>
          <w:color w:val="4F81BD" w:themeColor="accent1"/>
          <w:sz w:val="20"/>
          <w:lang w:val="en-US"/>
        </w:rPr>
        <w:t xml:space="preserve"> </w:t>
      </w:r>
      <w:r w:rsidRPr="00343779">
        <w:rPr>
          <w:rFonts w:ascii="Times New Roman" w:hAnsi="Times New Roman"/>
          <w:color w:val="4F81BD" w:themeColor="accent1"/>
          <w:sz w:val="20"/>
        </w:rPr>
        <w:t>до</w:t>
      </w:r>
      <w:r w:rsidRPr="00343779">
        <w:rPr>
          <w:rFonts w:ascii="Times New Roman" w:hAnsi="Times New Roman"/>
          <w:color w:val="4F81BD" w:themeColor="accent1"/>
          <w:sz w:val="20"/>
          <w:lang w:val="en-US"/>
        </w:rPr>
        <w:t xml:space="preserve"> </w:t>
      </w:r>
      <w:r w:rsidR="00B51DC9" w:rsidRPr="00B51DC9">
        <w:rPr>
          <w:rFonts w:ascii="Times New Roman" w:eastAsia="Times New Roman" w:hAnsi="Times New Roman" w:cs="Times New Roman"/>
          <w:color w:val="4F81BD" w:themeColor="accent1"/>
          <w:sz w:val="20"/>
          <w:szCs w:val="14"/>
          <w:lang w:val="en-US"/>
        </w:rPr>
        <w:t>self_practice_1</w:t>
      </w:r>
    </w:p>
    <w:p w:rsidR="00C47F04" w:rsidRDefault="00C47F04" w:rsidP="00C47F04">
      <w:pPr>
        <w:pStyle w:val="normal"/>
        <w:jc w:val="both"/>
        <w:rPr>
          <w:rFonts w:ascii="Times New Roman" w:hAnsi="Times New Roman"/>
          <w:sz w:val="24"/>
          <w:lang w:val="uk-UA"/>
        </w:rPr>
      </w:pPr>
      <w:r w:rsidRPr="00250FD9">
        <w:rPr>
          <w:rFonts w:ascii="Times New Roman" w:hAnsi="Times New Roman"/>
          <w:sz w:val="24"/>
          <w:lang w:val="uk-UA"/>
        </w:rPr>
        <w:t xml:space="preserve">Посилання на файл коду в </w:t>
      </w:r>
      <w:r>
        <w:rPr>
          <w:rFonts w:ascii="Times New Roman" w:hAnsi="Times New Roman"/>
          <w:sz w:val="24"/>
        </w:rPr>
        <w:t>Pull</w:t>
      </w:r>
      <w:r w:rsidRPr="00250FD9">
        <w:rPr>
          <w:rFonts w:ascii="Times New Roman" w:hAnsi="Times New Roman"/>
          <w:sz w:val="24"/>
          <w:lang w:val="uk-UA"/>
        </w:rPr>
        <w:t xml:space="preserve"> </w:t>
      </w:r>
      <w:r>
        <w:rPr>
          <w:rFonts w:ascii="Times New Roman" w:hAnsi="Times New Roman"/>
          <w:sz w:val="24"/>
        </w:rPr>
        <w:t>Request</w:t>
      </w:r>
      <w:r w:rsidRPr="00250FD9">
        <w:rPr>
          <w:rFonts w:ascii="Times New Roman" w:hAnsi="Times New Roman"/>
          <w:sz w:val="24"/>
          <w:lang w:val="uk-UA"/>
        </w:rPr>
        <w:t xml:space="preserve">: </w:t>
      </w:r>
    </w:p>
    <w:p w:rsidR="00C47F04" w:rsidRDefault="00C47F04" w:rsidP="004755D8">
      <w:hyperlink r:id="rId88">
        <w:r>
          <w:rPr>
            <w:rFonts w:ascii="Times New Roman" w:hAnsi="Times New Roman"/>
            <w:color w:val="0563C1"/>
            <w:sz w:val="24"/>
            <w:szCs w:val="24"/>
            <w:u w:val="single"/>
            <w:lang w:val="en-US"/>
          </w:rPr>
          <w:t xml:space="preserve">https://github.com/artificial-intelligence-department/ai_programming_playground_2026/pull/216/files#diff-c8314d4deafee3ac1919375408bdf9c3273a24160007f2d17df056b9189a3126</w:t>
        </w:r>
      </w:hyperlink>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8B949E"/>
          <w:sz w:val="14"/>
          <w:szCs w:val="14"/>
          <w:lang w:val="en-US"/>
        </w:rPr>
        <w:t xml:space="preserve">/* </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8B949E"/>
          <w:sz w:val="14"/>
          <w:szCs w:val="14"/>
          <w:lang w:val="ru-RU"/>
        </w:rPr>
        <w:t>Епік</w:t>
      </w:r>
      <w:r w:rsidRPr="00C47F04">
        <w:rPr>
          <w:rFonts w:ascii="Consolas" w:eastAsia="Times New Roman" w:hAnsi="Consolas" w:cs="Times New Roman"/>
          <w:color w:val="8B949E"/>
          <w:sz w:val="14"/>
          <w:szCs w:val="14"/>
          <w:lang w:val="en-US"/>
        </w:rPr>
        <w:t xml:space="preserve"> 1. self practice: Algotester, </w:t>
      </w:r>
      <w:r w:rsidRPr="00C47F04">
        <w:rPr>
          <w:rFonts w:ascii="Consolas" w:eastAsia="Times New Roman" w:hAnsi="Consolas" w:cs="Times New Roman"/>
          <w:color w:val="8B949E"/>
          <w:sz w:val="14"/>
          <w:szCs w:val="14"/>
          <w:lang w:val="ru-RU"/>
        </w:rPr>
        <w:t>задача</w:t>
      </w:r>
      <w:r w:rsidRPr="00C47F04">
        <w:rPr>
          <w:rFonts w:ascii="Consolas" w:eastAsia="Times New Roman" w:hAnsi="Consolas" w:cs="Times New Roman"/>
          <w:color w:val="8B949E"/>
          <w:sz w:val="14"/>
          <w:szCs w:val="14"/>
          <w:lang w:val="en-US"/>
        </w:rPr>
        <w:t xml:space="preserve"> "</w:t>
      </w:r>
      <w:r w:rsidRPr="00C47F04">
        <w:rPr>
          <w:rFonts w:ascii="Consolas" w:eastAsia="Times New Roman" w:hAnsi="Consolas" w:cs="Times New Roman"/>
          <w:color w:val="8B949E"/>
          <w:sz w:val="14"/>
          <w:szCs w:val="14"/>
          <w:lang w:val="ru-RU"/>
        </w:rPr>
        <w:t>Марічка</w:t>
      </w:r>
      <w:r w:rsidRPr="00C47F04">
        <w:rPr>
          <w:rFonts w:ascii="Consolas" w:eastAsia="Times New Roman" w:hAnsi="Consolas" w:cs="Times New Roman"/>
          <w:color w:val="8B949E"/>
          <w:sz w:val="14"/>
          <w:szCs w:val="14"/>
          <w:lang w:val="en-US"/>
        </w:rPr>
        <w:t xml:space="preserve"> </w:t>
      </w:r>
      <w:r w:rsidRPr="00C47F04">
        <w:rPr>
          <w:rFonts w:ascii="Consolas" w:eastAsia="Times New Roman" w:hAnsi="Consolas" w:cs="Times New Roman"/>
          <w:color w:val="8B949E"/>
          <w:sz w:val="14"/>
          <w:szCs w:val="14"/>
          <w:lang w:val="ru-RU"/>
        </w:rPr>
        <w:t>і</w:t>
      </w:r>
      <w:r w:rsidRPr="00C47F04">
        <w:rPr>
          <w:rFonts w:ascii="Consolas" w:eastAsia="Times New Roman" w:hAnsi="Consolas" w:cs="Times New Roman"/>
          <w:color w:val="8B949E"/>
          <w:sz w:val="14"/>
          <w:szCs w:val="14"/>
          <w:lang w:val="en-US"/>
        </w:rPr>
        <w:t xml:space="preserve"> </w:t>
      </w:r>
      <w:r w:rsidRPr="00C47F04">
        <w:rPr>
          <w:rFonts w:ascii="Consolas" w:eastAsia="Times New Roman" w:hAnsi="Consolas" w:cs="Times New Roman"/>
          <w:color w:val="8B949E"/>
          <w:sz w:val="14"/>
          <w:szCs w:val="14"/>
          <w:lang w:val="ru-RU"/>
        </w:rPr>
        <w:t>печиво</w:t>
      </w:r>
      <w:r w:rsidRPr="00C47F04">
        <w:rPr>
          <w:rFonts w:ascii="Consolas" w:eastAsia="Times New Roman" w:hAnsi="Consolas" w:cs="Times New Roman"/>
          <w:color w:val="8B949E"/>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8B949E"/>
          <w:sz w:val="14"/>
          <w:szCs w:val="14"/>
          <w:lang w:val="ru-RU"/>
        </w:rPr>
        <w:t>Авторка: Влада Ташогло</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8B949E"/>
          <w:sz w:val="14"/>
          <w:szCs w:val="14"/>
          <w:lang w:val="ru-RU"/>
        </w:rPr>
        <w:t>Група: ші-11</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8B949E"/>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C586C0"/>
          <w:sz w:val="14"/>
          <w:szCs w:val="14"/>
          <w:lang w:val="en-US"/>
        </w:rPr>
        <w:t>#include</w:t>
      </w:r>
      <w:r w:rsidRPr="00C47F04">
        <w:rPr>
          <w:rFonts w:ascii="Consolas" w:eastAsia="Times New Roman" w:hAnsi="Consolas" w:cs="Times New Roman"/>
          <w:color w:val="569CD6"/>
          <w:sz w:val="14"/>
          <w:szCs w:val="14"/>
          <w:lang w:val="en-US"/>
        </w:rPr>
        <w:t xml:space="preserve"> </w:t>
      </w:r>
      <w:r w:rsidRPr="00C47F04">
        <w:rPr>
          <w:rFonts w:ascii="Consolas" w:eastAsia="Times New Roman" w:hAnsi="Consolas" w:cs="Times New Roman"/>
          <w:color w:val="A5D6FF"/>
          <w:sz w:val="14"/>
          <w:szCs w:val="14"/>
          <w:lang w:val="en-US"/>
        </w:rPr>
        <w:t>&lt;iostream&gt;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FF7B72"/>
          <w:sz w:val="14"/>
          <w:szCs w:val="14"/>
          <w:lang w:val="en-US"/>
        </w:rPr>
        <w:t>int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2A8FF"/>
          <w:sz w:val="14"/>
          <w:szCs w:val="14"/>
          <w:lang w:val="en-US"/>
        </w:rPr>
        <w:t>main</w:t>
      </w:r>
      <w:r w:rsidRPr="00C47F04">
        <w:rPr>
          <w:rFonts w:ascii="Consolas" w:eastAsia="Times New Roman" w:hAnsi="Consolas" w:cs="Times New Roman"/>
          <w:color w:val="BBBEBF"/>
          <w:sz w:val="14"/>
          <w:szCs w:val="14"/>
          <w:lang w:val="en-US"/>
        </w:rPr>
        <w:t>() {</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FF7B72"/>
          <w:sz w:val="14"/>
          <w:szCs w:val="14"/>
          <w:lang w:val="en-US"/>
        </w:rPr>
        <w:t>long</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FF7B72"/>
          <w:sz w:val="14"/>
          <w:szCs w:val="14"/>
          <w:lang w:val="en-US"/>
        </w:rPr>
        <w:t>long</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w:t>
      </w:r>
      <w:r w:rsidRPr="00C47F04">
        <w:rPr>
          <w:rFonts w:ascii="Consolas" w:eastAsia="Times New Roman" w:hAnsi="Consolas" w:cs="Times New Roman"/>
          <w:color w:val="8B949E"/>
          <w:sz w:val="14"/>
          <w:szCs w:val="14"/>
          <w:lang w:val="en-US"/>
        </w:rPr>
        <w:t xml:space="preserve"> // </w:t>
      </w:r>
      <w:r w:rsidRPr="00C47F04">
        <w:rPr>
          <w:rFonts w:ascii="Consolas" w:eastAsia="Times New Roman" w:hAnsi="Consolas" w:cs="Times New Roman"/>
          <w:color w:val="8B949E"/>
          <w:sz w:val="14"/>
          <w:szCs w:val="14"/>
          <w:lang w:val="ru-RU"/>
        </w:rPr>
        <w:t>кількість</w:t>
      </w:r>
      <w:r w:rsidRPr="00C47F04">
        <w:rPr>
          <w:rFonts w:ascii="Consolas" w:eastAsia="Times New Roman" w:hAnsi="Consolas" w:cs="Times New Roman"/>
          <w:color w:val="8B949E"/>
          <w:sz w:val="14"/>
          <w:szCs w:val="14"/>
          <w:lang w:val="en-US"/>
        </w:rPr>
        <w:t xml:space="preserve"> </w:t>
      </w:r>
      <w:r w:rsidRPr="00C47F04">
        <w:rPr>
          <w:rFonts w:ascii="Consolas" w:eastAsia="Times New Roman" w:hAnsi="Consolas" w:cs="Times New Roman"/>
          <w:color w:val="8B949E"/>
          <w:sz w:val="14"/>
          <w:szCs w:val="14"/>
          <w:lang w:val="ru-RU"/>
        </w:rPr>
        <w:t>пачок</w:t>
      </w:r>
      <w:r w:rsidRPr="00C47F04">
        <w:rPr>
          <w:rFonts w:ascii="Consolas" w:eastAsia="Times New Roman" w:hAnsi="Consolas" w:cs="Times New Roman"/>
          <w:color w:val="8B949E"/>
          <w:sz w:val="14"/>
          <w:szCs w:val="14"/>
          <w:lang w:val="en-US"/>
        </w:rPr>
        <w:t xml:space="preserve"> </w:t>
      </w:r>
      <w:r w:rsidRPr="00C47F04">
        <w:rPr>
          <w:rFonts w:ascii="Consolas" w:eastAsia="Times New Roman" w:hAnsi="Consolas" w:cs="Times New Roman"/>
          <w:color w:val="8B949E"/>
          <w:sz w:val="14"/>
          <w:szCs w:val="14"/>
          <w:lang w:val="ru-RU"/>
        </w:rPr>
        <w:t>печива</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4EC9B0"/>
          <w:sz w:val="14"/>
          <w:szCs w:val="14"/>
          <w:lang w:val="en-US"/>
        </w:rPr>
        <w:t>std</w:t>
      </w:r>
      <w:r w:rsidRPr="00C47F04">
        <w:rPr>
          <w:rFonts w:ascii="Consolas" w:eastAsia="Times New Roman" w:hAnsi="Consolas" w:cs="Times New Roman"/>
          <w:color w:val="BBBEBF"/>
          <w:sz w:val="14"/>
          <w:szCs w:val="14"/>
          <w:lang w:val="en-US"/>
        </w:rPr>
        <w:t>::</w:t>
      </w:r>
      <w:r w:rsidRPr="00C47F04">
        <w:rPr>
          <w:rFonts w:ascii="Consolas" w:eastAsia="Times New Roman" w:hAnsi="Consolas" w:cs="Times New Roman"/>
          <w:color w:val="C9D1D9"/>
          <w:sz w:val="14"/>
          <w:szCs w:val="14"/>
          <w:lang w:val="en-US"/>
        </w:rPr>
        <w:t>cin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2A8FF"/>
          <w:sz w:val="14"/>
          <w:szCs w:val="14"/>
          <w:lang w:val="en-US"/>
        </w:rPr>
        <w:t>&gt;&gt;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FF7B72"/>
          <w:sz w:val="14"/>
          <w:szCs w:val="14"/>
          <w:lang w:val="en-US"/>
        </w:rPr>
        <w:t>long</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FF7B72"/>
          <w:sz w:val="14"/>
          <w:szCs w:val="14"/>
          <w:lang w:val="en-US"/>
        </w:rPr>
        <w:t>long</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total</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0</w:t>
      </w:r>
      <w:r w:rsidRPr="00C47F04">
        <w:rPr>
          <w:rFonts w:ascii="Consolas" w:eastAsia="Times New Roman" w:hAnsi="Consolas" w:cs="Times New Roman"/>
          <w:color w:val="BBBEBF"/>
          <w:sz w:val="14"/>
          <w:szCs w:val="14"/>
          <w:lang w:val="en-US"/>
        </w:rPr>
        <w:t>;</w:t>
      </w:r>
      <w:r w:rsidRPr="00C47F04">
        <w:rPr>
          <w:rFonts w:ascii="Consolas" w:eastAsia="Times New Roman" w:hAnsi="Consolas" w:cs="Times New Roman"/>
          <w:color w:val="8B949E"/>
          <w:sz w:val="14"/>
          <w:szCs w:val="14"/>
          <w:lang w:val="en-US"/>
        </w:rPr>
        <w:t xml:space="preserve"> // </w:t>
      </w:r>
      <w:r w:rsidRPr="00C47F04">
        <w:rPr>
          <w:rFonts w:ascii="Consolas" w:eastAsia="Times New Roman" w:hAnsi="Consolas" w:cs="Times New Roman"/>
          <w:color w:val="8B949E"/>
          <w:sz w:val="14"/>
          <w:szCs w:val="14"/>
          <w:lang w:val="ru-RU"/>
        </w:rPr>
        <w:t>сумарна</w:t>
      </w:r>
      <w:r w:rsidRPr="00C47F04">
        <w:rPr>
          <w:rFonts w:ascii="Consolas" w:eastAsia="Times New Roman" w:hAnsi="Consolas" w:cs="Times New Roman"/>
          <w:color w:val="8B949E"/>
          <w:sz w:val="14"/>
          <w:szCs w:val="14"/>
          <w:lang w:val="en-US"/>
        </w:rPr>
        <w:t xml:space="preserve"> </w:t>
      </w:r>
      <w:r w:rsidRPr="00C47F04">
        <w:rPr>
          <w:rFonts w:ascii="Consolas" w:eastAsia="Times New Roman" w:hAnsi="Consolas" w:cs="Times New Roman"/>
          <w:color w:val="8B949E"/>
          <w:sz w:val="14"/>
          <w:szCs w:val="14"/>
          <w:lang w:val="ru-RU"/>
        </w:rPr>
        <w:t>кількість</w:t>
      </w:r>
      <w:r w:rsidRPr="00C47F04">
        <w:rPr>
          <w:rFonts w:ascii="Consolas" w:eastAsia="Times New Roman" w:hAnsi="Consolas" w:cs="Times New Roman"/>
          <w:color w:val="8B949E"/>
          <w:sz w:val="14"/>
          <w:szCs w:val="14"/>
          <w:lang w:val="en-US"/>
        </w:rPr>
        <w:t xml:space="preserve"> </w:t>
      </w:r>
      <w:r w:rsidRPr="00C47F04">
        <w:rPr>
          <w:rFonts w:ascii="Consolas" w:eastAsia="Times New Roman" w:hAnsi="Consolas" w:cs="Times New Roman"/>
          <w:color w:val="8B949E"/>
          <w:sz w:val="14"/>
          <w:szCs w:val="14"/>
          <w:lang w:val="ru-RU"/>
        </w:rPr>
        <w:t>печива</w:t>
      </w:r>
      <w:r w:rsidRPr="00C47F04">
        <w:rPr>
          <w:rFonts w:ascii="Consolas" w:eastAsia="Times New Roman" w:hAnsi="Consolas" w:cs="Times New Roman"/>
          <w:color w:val="8B949E"/>
          <w:sz w:val="14"/>
          <w:szCs w:val="14"/>
          <w:lang w:val="en-US"/>
        </w:rPr>
        <w:t xml:space="preserve">, </w:t>
      </w:r>
      <w:r w:rsidRPr="00C47F04">
        <w:rPr>
          <w:rFonts w:ascii="Consolas" w:eastAsia="Times New Roman" w:hAnsi="Consolas" w:cs="Times New Roman"/>
          <w:color w:val="8B949E"/>
          <w:sz w:val="14"/>
          <w:szCs w:val="14"/>
          <w:lang w:val="ru-RU"/>
        </w:rPr>
        <w:t>яку</w:t>
      </w:r>
      <w:r w:rsidRPr="00C47F04">
        <w:rPr>
          <w:rFonts w:ascii="Consolas" w:eastAsia="Times New Roman" w:hAnsi="Consolas" w:cs="Times New Roman"/>
          <w:color w:val="8B949E"/>
          <w:sz w:val="14"/>
          <w:szCs w:val="14"/>
          <w:lang w:val="en-US"/>
        </w:rPr>
        <w:t xml:space="preserve"> </w:t>
      </w:r>
      <w:r w:rsidRPr="00C47F04">
        <w:rPr>
          <w:rFonts w:ascii="Consolas" w:eastAsia="Times New Roman" w:hAnsi="Consolas" w:cs="Times New Roman"/>
          <w:color w:val="8B949E"/>
          <w:sz w:val="14"/>
          <w:szCs w:val="14"/>
          <w:lang w:val="ru-RU"/>
        </w:rPr>
        <w:t>можна</w:t>
      </w:r>
      <w:r w:rsidRPr="00C47F04">
        <w:rPr>
          <w:rFonts w:ascii="Consolas" w:eastAsia="Times New Roman" w:hAnsi="Consolas" w:cs="Times New Roman"/>
          <w:color w:val="8B949E"/>
          <w:sz w:val="14"/>
          <w:szCs w:val="14"/>
          <w:lang w:val="en-US"/>
        </w:rPr>
        <w:t xml:space="preserve"> </w:t>
      </w:r>
      <w:r w:rsidRPr="00C47F04">
        <w:rPr>
          <w:rFonts w:ascii="Consolas" w:eastAsia="Times New Roman" w:hAnsi="Consolas" w:cs="Times New Roman"/>
          <w:color w:val="8B949E"/>
          <w:sz w:val="14"/>
          <w:szCs w:val="14"/>
          <w:lang w:val="ru-RU"/>
        </w:rPr>
        <w:t>з</w:t>
      </w:r>
      <w:r w:rsidRPr="00C47F04">
        <w:rPr>
          <w:rFonts w:ascii="Consolas" w:eastAsia="Times New Roman" w:hAnsi="Consolas" w:cs="Times New Roman"/>
          <w:color w:val="8B949E"/>
          <w:sz w:val="14"/>
          <w:szCs w:val="14"/>
          <w:lang w:val="en-US"/>
        </w:rPr>
        <w:t>'</w:t>
      </w:r>
      <w:r w:rsidRPr="00C47F04">
        <w:rPr>
          <w:rFonts w:ascii="Consolas" w:eastAsia="Times New Roman" w:hAnsi="Consolas" w:cs="Times New Roman"/>
          <w:color w:val="8B949E"/>
          <w:sz w:val="14"/>
          <w:szCs w:val="14"/>
          <w:lang w:val="ru-RU"/>
        </w:rPr>
        <w:t>їсти</w:t>
      </w:r>
      <w:r w:rsidRPr="00C47F04">
        <w:rPr>
          <w:rFonts w:ascii="Consolas" w:eastAsia="Times New Roman" w:hAnsi="Consolas" w:cs="Times New Roman"/>
          <w:color w:val="8B949E"/>
          <w:sz w:val="14"/>
          <w:szCs w:val="14"/>
          <w:lang w:val="en-US"/>
        </w:rPr>
        <w:t xml:space="preserve"> </w:t>
      </w:r>
      <w:r w:rsidRPr="00C47F04">
        <w:rPr>
          <w:rFonts w:ascii="Consolas" w:eastAsia="Times New Roman" w:hAnsi="Consolas" w:cs="Times New Roman"/>
          <w:color w:val="8B949E"/>
          <w:sz w:val="14"/>
          <w:szCs w:val="14"/>
          <w:lang w:val="ru-RU"/>
        </w:rPr>
        <w:t>непомітно</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586C0"/>
          <w:sz w:val="14"/>
          <w:szCs w:val="14"/>
          <w:lang w:val="en-US"/>
        </w:rPr>
        <w:t>for</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FF7B72"/>
          <w:sz w:val="14"/>
          <w:szCs w:val="14"/>
          <w:lang w:val="en-US"/>
        </w:rPr>
        <w:t>long</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FF7B72"/>
          <w:sz w:val="14"/>
          <w:szCs w:val="14"/>
          <w:lang w:val="en-US"/>
        </w:rPr>
        <w:t>long</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i</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0</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i</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&lt;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C9D1D9"/>
          <w:sz w:val="14"/>
          <w:szCs w:val="14"/>
          <w:lang w:val="en-US"/>
        </w:rPr>
        <w:t>i</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C9D1D9"/>
          <w:sz w:val="14"/>
          <w:szCs w:val="14"/>
          <w:lang w:val="en-US"/>
        </w:rPr>
        <w:t xml:space="preserve">        </w:t>
      </w:r>
      <w:r w:rsidRPr="00C47F04">
        <w:rPr>
          <w:rFonts w:ascii="Consolas" w:eastAsia="Times New Roman" w:hAnsi="Consolas" w:cs="Times New Roman"/>
          <w:color w:val="FF7B72"/>
          <w:sz w:val="14"/>
          <w:szCs w:val="14"/>
          <w:lang w:val="ru-RU"/>
        </w:rPr>
        <w:t>long</w:t>
      </w:r>
      <w:r w:rsidRPr="00C47F04">
        <w:rPr>
          <w:rFonts w:ascii="Consolas" w:eastAsia="Times New Roman" w:hAnsi="Consolas" w:cs="Times New Roman"/>
          <w:color w:val="C9D1D9"/>
          <w:sz w:val="14"/>
          <w:szCs w:val="14"/>
          <w:lang w:val="ru-RU"/>
        </w:rPr>
        <w:t xml:space="preserve"> </w:t>
      </w:r>
      <w:r w:rsidRPr="00C47F04">
        <w:rPr>
          <w:rFonts w:ascii="Consolas" w:eastAsia="Times New Roman" w:hAnsi="Consolas" w:cs="Times New Roman"/>
          <w:color w:val="FF7B72"/>
          <w:sz w:val="14"/>
          <w:szCs w:val="14"/>
          <w:lang w:val="ru-RU"/>
        </w:rPr>
        <w:t>long</w:t>
      </w:r>
      <w:r w:rsidRPr="00C47F04">
        <w:rPr>
          <w:rFonts w:ascii="Consolas" w:eastAsia="Times New Roman" w:hAnsi="Consolas" w:cs="Times New Roman"/>
          <w:color w:val="C9D1D9"/>
          <w:sz w:val="14"/>
          <w:szCs w:val="14"/>
          <w:lang w:val="ru-RU"/>
        </w:rPr>
        <w:t xml:space="preserve"> a;</w:t>
      </w:r>
      <w:r w:rsidRPr="00C47F04">
        <w:rPr>
          <w:rFonts w:ascii="Consolas" w:eastAsia="Times New Roman" w:hAnsi="Consolas" w:cs="Times New Roman"/>
          <w:color w:val="8B949E"/>
          <w:sz w:val="14"/>
          <w:szCs w:val="14"/>
          <w:lang w:val="ru-RU"/>
        </w:rPr>
        <w:t xml:space="preserve"> // кількість печива в поточній пачці</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C9D1D9"/>
          <w:sz w:val="14"/>
          <w:szCs w:val="14"/>
          <w:lang w:val="ru-RU"/>
        </w:rPr>
        <w:t xml:space="preserve">        </w:t>
      </w:r>
      <w:r w:rsidRPr="00C47F04">
        <w:rPr>
          <w:rFonts w:ascii="Consolas" w:eastAsia="Times New Roman" w:hAnsi="Consolas" w:cs="Times New Roman"/>
          <w:color w:val="4EC9B0"/>
          <w:sz w:val="14"/>
          <w:szCs w:val="14"/>
          <w:lang w:val="ru-RU"/>
        </w:rPr>
        <w:t>std</w:t>
      </w:r>
      <w:r w:rsidRPr="00C47F04">
        <w:rPr>
          <w:rFonts w:ascii="Consolas" w:eastAsia="Times New Roman" w:hAnsi="Consolas" w:cs="Times New Roman"/>
          <w:color w:val="C9D1D9"/>
          <w:sz w:val="14"/>
          <w:szCs w:val="14"/>
          <w:lang w:val="ru-RU"/>
        </w:rPr>
        <w:t xml:space="preserve">::cin </w:t>
      </w:r>
      <w:r w:rsidRPr="00C47F04">
        <w:rPr>
          <w:rFonts w:ascii="Consolas" w:eastAsia="Times New Roman" w:hAnsi="Consolas" w:cs="Times New Roman"/>
          <w:color w:val="D2A8FF"/>
          <w:sz w:val="14"/>
          <w:szCs w:val="14"/>
          <w:lang w:val="ru-RU"/>
        </w:rPr>
        <w:t>&gt;&gt;</w:t>
      </w:r>
      <w:r w:rsidRPr="00C47F04">
        <w:rPr>
          <w:rFonts w:ascii="Consolas" w:eastAsia="Times New Roman" w:hAnsi="Consolas" w:cs="Times New Roman"/>
          <w:color w:val="C9D1D9"/>
          <w:sz w:val="14"/>
          <w:szCs w:val="14"/>
          <w:lang w:val="ru-RU"/>
        </w:rPr>
        <w:t xml:space="preserve"> a;</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C9D1D9"/>
          <w:sz w:val="14"/>
          <w:szCs w:val="14"/>
          <w:lang w:val="ru-RU"/>
        </w:rPr>
        <w:t xml:space="preserve">        </w:t>
      </w:r>
      <w:r w:rsidRPr="00C47F04">
        <w:rPr>
          <w:rFonts w:ascii="Consolas" w:eastAsia="Times New Roman" w:hAnsi="Consolas" w:cs="Times New Roman"/>
          <w:color w:val="C586C0"/>
          <w:sz w:val="14"/>
          <w:szCs w:val="14"/>
          <w:lang w:val="ru-RU"/>
        </w:rPr>
        <w:t>if</w:t>
      </w:r>
      <w:r w:rsidRPr="00C47F04">
        <w:rPr>
          <w:rFonts w:ascii="Consolas" w:eastAsia="Times New Roman" w:hAnsi="Consolas" w:cs="Times New Roman"/>
          <w:color w:val="C9D1D9"/>
          <w:sz w:val="14"/>
          <w:szCs w:val="14"/>
          <w:lang w:val="ru-RU"/>
        </w:rPr>
        <w:t xml:space="preserve"> (a </w:t>
      </w:r>
      <w:r w:rsidRPr="00C47F04">
        <w:rPr>
          <w:rFonts w:ascii="Consolas" w:eastAsia="Times New Roman" w:hAnsi="Consolas" w:cs="Times New Roman"/>
          <w:color w:val="D4D4D4"/>
          <w:sz w:val="14"/>
          <w:szCs w:val="14"/>
          <w:lang w:val="ru-RU"/>
        </w:rPr>
        <w:t>&gt;</w:t>
      </w:r>
      <w:r w:rsidRPr="00C47F04">
        <w:rPr>
          <w:rFonts w:ascii="Consolas" w:eastAsia="Times New Roman" w:hAnsi="Consolas" w:cs="Times New Roman"/>
          <w:color w:val="C9D1D9"/>
          <w:sz w:val="14"/>
          <w:szCs w:val="14"/>
          <w:lang w:val="ru-RU"/>
        </w:rPr>
        <w:t xml:space="preserve"> </w:t>
      </w:r>
      <w:r w:rsidRPr="00C47F04">
        <w:rPr>
          <w:rFonts w:ascii="Consolas" w:eastAsia="Times New Roman" w:hAnsi="Consolas" w:cs="Times New Roman"/>
          <w:color w:val="B5CEA8"/>
          <w:sz w:val="14"/>
          <w:szCs w:val="14"/>
          <w:lang w:val="ru-RU"/>
        </w:rPr>
        <w:t>0</w:t>
      </w:r>
      <w:r w:rsidRPr="00C47F04">
        <w:rPr>
          <w:rFonts w:ascii="Consolas" w:eastAsia="Times New Roman" w:hAnsi="Consolas" w:cs="Times New Roman"/>
          <w:color w:val="C9D1D9"/>
          <w:sz w:val="14"/>
          <w:szCs w:val="14"/>
          <w:lang w:val="ru-RU"/>
        </w:rPr>
        <w:t>) {</w:t>
      </w:r>
      <w:r w:rsidRPr="00C47F04">
        <w:rPr>
          <w:rFonts w:ascii="Consolas" w:eastAsia="Times New Roman" w:hAnsi="Consolas" w:cs="Times New Roman"/>
          <w:color w:val="8B949E"/>
          <w:sz w:val="14"/>
          <w:szCs w:val="14"/>
          <w:lang w:val="ru-RU"/>
        </w:rPr>
        <w:t xml:space="preserve"> // якщо пачка не порожня, можна з'їсти всі крім одного</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C9D1D9"/>
          <w:sz w:val="14"/>
          <w:szCs w:val="14"/>
          <w:lang w:val="ru-RU"/>
        </w:rPr>
        <w:t xml:space="preserve">            </w:t>
      </w:r>
      <w:r w:rsidRPr="00C47F04">
        <w:rPr>
          <w:rFonts w:ascii="Consolas" w:eastAsia="Times New Roman" w:hAnsi="Consolas" w:cs="Times New Roman"/>
          <w:color w:val="C9D1D9"/>
          <w:sz w:val="14"/>
          <w:szCs w:val="14"/>
          <w:lang w:val="en-US"/>
        </w:rPr>
        <w:t xml:space="preserve">total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C9D1D9"/>
          <w:sz w:val="14"/>
          <w:szCs w:val="14"/>
          <w:lang w:val="en-US"/>
        </w:rPr>
        <w:t xml:space="preserve"> (a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C9D1D9"/>
          <w:sz w:val="14"/>
          <w:szCs w:val="14"/>
          <w:lang w:val="en-US"/>
        </w:rPr>
        <w:t xml:space="preserve"> </w:t>
      </w:r>
      <w:r w:rsidRPr="00C47F04">
        <w:rPr>
          <w:rFonts w:ascii="Consolas" w:eastAsia="Times New Roman" w:hAnsi="Consolas" w:cs="Times New Roman"/>
          <w:color w:val="B5CEA8"/>
          <w:sz w:val="14"/>
          <w:szCs w:val="14"/>
          <w:lang w:val="en-US"/>
        </w:rPr>
        <w:t>1</w:t>
      </w:r>
      <w:r w:rsidRPr="00C47F04">
        <w:rPr>
          <w:rFonts w:ascii="Consolas" w:eastAsia="Times New Roman" w:hAnsi="Consolas" w:cs="Times New Roman"/>
          <w:color w:val="C9D1D9"/>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C9D1D9"/>
          <w:sz w:val="14"/>
          <w:szCs w:val="14"/>
          <w:lang w:val="en-US"/>
        </w:rPr>
        <w:t>        }</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C9D1D9"/>
          <w:sz w:val="14"/>
          <w:szCs w:val="14"/>
          <w:lang w:val="en-US"/>
        </w:rPr>
        <w:t>    }</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4EC9B0"/>
          <w:sz w:val="14"/>
          <w:szCs w:val="14"/>
          <w:lang w:val="en-US"/>
        </w:rPr>
        <w:t>std</w:t>
      </w:r>
      <w:r w:rsidRPr="00C47F04">
        <w:rPr>
          <w:rFonts w:ascii="Consolas" w:eastAsia="Times New Roman" w:hAnsi="Consolas" w:cs="Times New Roman"/>
          <w:color w:val="BBBEBF"/>
          <w:sz w:val="14"/>
          <w:szCs w:val="14"/>
          <w:lang w:val="en-US"/>
        </w:rPr>
        <w:t>::</w:t>
      </w:r>
      <w:r w:rsidRPr="00C47F04">
        <w:rPr>
          <w:rFonts w:ascii="Consolas" w:eastAsia="Times New Roman" w:hAnsi="Consolas" w:cs="Times New Roman"/>
          <w:color w:val="C9D1D9"/>
          <w:sz w:val="14"/>
          <w:szCs w:val="14"/>
          <w:lang w:val="en-US"/>
        </w:rPr>
        <w:t>cout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2A8FF"/>
          <w:sz w:val="14"/>
          <w:szCs w:val="14"/>
          <w:lang w:val="en-US"/>
        </w:rPr>
        <w:t>&lt;&lt;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total</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2A8FF"/>
          <w:sz w:val="14"/>
          <w:szCs w:val="14"/>
          <w:lang w:val="en-US"/>
        </w:rPr>
        <w:t>&lt;&lt;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A5D6FF"/>
          <w:sz w:val="14"/>
          <w:szCs w:val="14"/>
          <w:lang w:val="en-US"/>
        </w:rPr>
        <w:t>"</w:t>
      </w:r>
      <w:r w:rsidRPr="00C47F04">
        <w:rPr>
          <w:rFonts w:ascii="Consolas" w:eastAsia="Times New Roman" w:hAnsi="Consolas" w:cs="Times New Roman"/>
          <w:color w:val="D7BA7D"/>
          <w:sz w:val="14"/>
          <w:szCs w:val="14"/>
          <w:lang w:val="en-US"/>
        </w:rPr>
        <w:t>\n</w:t>
      </w:r>
      <w:r w:rsidRPr="00C47F04">
        <w:rPr>
          <w:rFonts w:ascii="Consolas" w:eastAsia="Times New Roman" w:hAnsi="Consolas" w:cs="Times New Roman"/>
          <w:color w:val="A5D6FF"/>
          <w:sz w:val="14"/>
          <w:szCs w:val="14"/>
          <w:lang w:val="en-US"/>
        </w:rPr>
        <w:t>"</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B51DC9"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B51DC9">
        <w:rPr>
          <w:rFonts w:ascii="Consolas" w:eastAsia="Times New Roman" w:hAnsi="Consolas" w:cs="Times New Roman"/>
          <w:color w:val="C586C0"/>
          <w:sz w:val="14"/>
          <w:szCs w:val="14"/>
          <w:lang w:val="en-US"/>
        </w:rPr>
        <w:t>return</w:t>
      </w:r>
      <w:r w:rsidRPr="00B51DC9">
        <w:rPr>
          <w:rFonts w:ascii="Consolas" w:eastAsia="Times New Roman" w:hAnsi="Consolas" w:cs="Times New Roman"/>
          <w:color w:val="BBBEBF"/>
          <w:sz w:val="14"/>
          <w:szCs w:val="14"/>
          <w:lang w:val="en-US"/>
        </w:rPr>
        <w:t xml:space="preserve"> </w:t>
      </w:r>
      <w:r w:rsidRPr="00B51DC9">
        <w:rPr>
          <w:rFonts w:ascii="Consolas" w:eastAsia="Times New Roman" w:hAnsi="Consolas" w:cs="Times New Roman"/>
          <w:color w:val="B5CEA8"/>
          <w:sz w:val="14"/>
          <w:szCs w:val="14"/>
          <w:lang w:val="en-US"/>
        </w:rPr>
        <w:t>0</w:t>
      </w:r>
      <w:r w:rsidRPr="00B51DC9">
        <w:rPr>
          <w:rFonts w:ascii="Consolas" w:eastAsia="Times New Roman" w:hAnsi="Consolas" w:cs="Times New Roman"/>
          <w:color w:val="BBBEBF"/>
          <w:sz w:val="14"/>
          <w:szCs w:val="14"/>
          <w:lang w:val="en-US"/>
        </w:rPr>
        <w:t>;</w:t>
      </w:r>
    </w:p>
    <w:p w:rsidR="00C47F04" w:rsidRPr="00B51DC9"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B51DC9">
        <w:rPr>
          <w:rFonts w:ascii="Consolas" w:eastAsia="Times New Roman" w:hAnsi="Consolas" w:cs="Times New Roman"/>
          <w:color w:val="BBBEBF"/>
          <w:sz w:val="14"/>
          <w:szCs w:val="14"/>
          <w:lang w:val="en-US"/>
        </w:rPr>
        <w:t>}</w:t>
      </w:r>
    </w:p>
    <w:p w:rsidR="00C47F04" w:rsidRPr="00B51DC9"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B51DC9" w:rsidRPr="007548F3" w:rsidRDefault="00B51DC9" w:rsidP="00B51DC9">
      <w:pPr>
        <w:pStyle w:val="normal"/>
        <w:jc w:val="center"/>
        <w:rPr>
          <w:rFonts w:ascii="Times New Roman" w:eastAsia="Times New Roman" w:hAnsi="Times New Roman" w:cs="Times New Roman"/>
          <w:i/>
          <w:iCs/>
          <w:sz w:val="24"/>
          <w:szCs w:val="24"/>
          <w:lang w:val="uk-UA"/>
        </w:rPr>
      </w:pPr>
      <w:r>
        <w:rPr>
          <w:rFonts w:ascii="Times New Roman" w:hAnsi="Times New Roman"/>
          <w:color w:val="4F81BD" w:themeColor="accent1"/>
          <w:sz w:val="20"/>
          <w:lang w:val="en-US"/>
        </w:rPr>
        <w:t>Code #6</w:t>
      </w:r>
      <w:r w:rsidRPr="00343779">
        <w:rPr>
          <w:rFonts w:ascii="Times New Roman" w:hAnsi="Times New Roman"/>
          <w:color w:val="4F81BD" w:themeColor="accent1"/>
          <w:sz w:val="20"/>
          <w:lang w:val="en-US"/>
        </w:rPr>
        <w:t xml:space="preserve">. </w:t>
      </w:r>
      <w:r w:rsidRPr="00343779">
        <w:rPr>
          <w:rFonts w:ascii="Times New Roman" w:hAnsi="Times New Roman"/>
          <w:color w:val="4F81BD" w:themeColor="accent1"/>
          <w:sz w:val="20"/>
        </w:rPr>
        <w:t>Код</w:t>
      </w:r>
      <w:r w:rsidRPr="00343779">
        <w:rPr>
          <w:rFonts w:ascii="Times New Roman" w:hAnsi="Times New Roman"/>
          <w:color w:val="4F81BD" w:themeColor="accent1"/>
          <w:sz w:val="20"/>
          <w:lang w:val="en-US"/>
        </w:rPr>
        <w:t xml:space="preserve"> </w:t>
      </w:r>
      <w:r w:rsidRPr="00343779">
        <w:rPr>
          <w:rFonts w:ascii="Times New Roman" w:hAnsi="Times New Roman"/>
          <w:color w:val="4F81BD" w:themeColor="accent1"/>
          <w:sz w:val="20"/>
        </w:rPr>
        <w:t>до</w:t>
      </w:r>
      <w:r w:rsidRPr="00343779">
        <w:rPr>
          <w:rFonts w:ascii="Times New Roman" w:hAnsi="Times New Roman"/>
          <w:color w:val="4F81BD" w:themeColor="accent1"/>
          <w:sz w:val="20"/>
          <w:lang w:val="en-US"/>
        </w:rPr>
        <w:t xml:space="preserve"> </w:t>
      </w:r>
      <w:r w:rsidRPr="00B51DC9">
        <w:rPr>
          <w:rFonts w:ascii="Times New Roman" w:eastAsia="Times New Roman" w:hAnsi="Times New Roman" w:cs="Times New Roman"/>
          <w:color w:val="4F81BD" w:themeColor="accent1"/>
          <w:sz w:val="20"/>
          <w:szCs w:val="14"/>
          <w:lang w:val="en-US"/>
        </w:rPr>
        <w:t>self_practice_</w:t>
      </w:r>
      <w:r>
        <w:rPr>
          <w:rFonts w:ascii="Times New Roman" w:eastAsia="Times New Roman" w:hAnsi="Times New Roman" w:cs="Times New Roman"/>
          <w:color w:val="4F81BD" w:themeColor="accent1"/>
          <w:sz w:val="20"/>
          <w:szCs w:val="14"/>
          <w:lang w:val="en-US"/>
        </w:rPr>
        <w:t>2</w:t>
      </w:r>
    </w:p>
    <w:p w:rsidR="00C47F04" w:rsidRPr="007548F3" w:rsidRDefault="00C47F04" w:rsidP="00C47F04">
      <w:pPr>
        <w:pStyle w:val="normal"/>
        <w:jc w:val="both"/>
        <w:rPr>
          <w:rFonts w:ascii="Times New Roman" w:eastAsia="Times New Roman" w:hAnsi="Times New Roman" w:cs="Times New Roman"/>
          <w:i/>
          <w:iCs/>
          <w:sz w:val="24"/>
          <w:szCs w:val="24"/>
          <w:lang w:val="uk-UA"/>
        </w:rPr>
      </w:pPr>
    </w:p>
    <w:p w:rsidR="00C47F04" w:rsidRDefault="00C47F04" w:rsidP="00C47F04">
      <w:pPr>
        <w:pStyle w:val="normal"/>
        <w:jc w:val="both"/>
        <w:rPr>
          <w:rFonts w:ascii="Times New Roman" w:hAnsi="Times New Roman"/>
          <w:sz w:val="24"/>
          <w:lang w:val="uk-UA"/>
        </w:rPr>
      </w:pPr>
      <w:r w:rsidRPr="00250FD9">
        <w:rPr>
          <w:rFonts w:ascii="Times New Roman" w:hAnsi="Times New Roman"/>
          <w:sz w:val="24"/>
          <w:lang w:val="uk-UA"/>
        </w:rPr>
        <w:t xml:space="preserve">Посилання на файл коду в </w:t>
      </w:r>
      <w:r>
        <w:rPr>
          <w:rFonts w:ascii="Times New Roman" w:hAnsi="Times New Roman"/>
          <w:sz w:val="24"/>
        </w:rPr>
        <w:t>Pull</w:t>
      </w:r>
      <w:r w:rsidRPr="00250FD9">
        <w:rPr>
          <w:rFonts w:ascii="Times New Roman" w:hAnsi="Times New Roman"/>
          <w:sz w:val="24"/>
          <w:lang w:val="uk-UA"/>
        </w:rPr>
        <w:t xml:space="preserve"> </w:t>
      </w:r>
      <w:r>
        <w:rPr>
          <w:rFonts w:ascii="Times New Roman" w:hAnsi="Times New Roman"/>
          <w:sz w:val="24"/>
        </w:rPr>
        <w:t>Request</w:t>
      </w:r>
      <w:r w:rsidRPr="00250FD9">
        <w:rPr>
          <w:rFonts w:ascii="Times New Roman" w:hAnsi="Times New Roman"/>
          <w:sz w:val="24"/>
          <w:lang w:val="uk-UA"/>
        </w:rPr>
        <w:t xml:space="preserve">: </w:t>
      </w:r>
    </w:p>
    <w:p w:rsidR="00C47F04" w:rsidRDefault="00C47F04" w:rsidP="004755D8">
      <w:hyperlink r:id="rId89">
        <w:r>
          <w:rPr>
            <w:rFonts w:ascii="Times New Roman" w:hAnsi="Times New Roman"/>
            <w:color w:val="0563C1"/>
            <w:sz w:val="24"/>
            <w:szCs w:val="24"/>
            <w:u w:val="single"/>
            <w:lang w:val="en-US"/>
          </w:rPr>
          <w:t xml:space="preserve">https://github.com/artificial-intelligence-department/ai_programming_playground_2026/pull/216/files#diff-c3e15fca29cd2ec758be6473dc0fce230b778743163d6b69f2f489b61f0a777e</w:t>
        </w:r>
      </w:hyperlink>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8B949E"/>
          <w:sz w:val="14"/>
          <w:szCs w:val="14"/>
          <w:lang w:val="ru-RU"/>
        </w:rPr>
        <w:t xml:space="preserve">/* </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8B949E"/>
          <w:sz w:val="14"/>
          <w:szCs w:val="14"/>
          <w:lang w:val="ru-RU"/>
        </w:rPr>
        <w:t>Епік 1. self practice: Algotester, задача "Депутатські гроші"</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8B949E"/>
          <w:sz w:val="14"/>
          <w:szCs w:val="14"/>
          <w:lang w:val="ru-RU"/>
        </w:rPr>
        <w:t>Авторка: Влада Ташогло</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8B949E"/>
          <w:sz w:val="14"/>
          <w:szCs w:val="14"/>
          <w:lang w:val="ru-RU"/>
        </w:rPr>
        <w:t>Група: ші-11</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8B949E"/>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C586C0"/>
          <w:sz w:val="14"/>
          <w:szCs w:val="14"/>
          <w:lang w:val="en-US"/>
        </w:rPr>
        <w:t>#include</w:t>
      </w:r>
      <w:r w:rsidRPr="00C47F04">
        <w:rPr>
          <w:rFonts w:ascii="Consolas" w:eastAsia="Times New Roman" w:hAnsi="Consolas" w:cs="Times New Roman"/>
          <w:color w:val="569CD6"/>
          <w:sz w:val="14"/>
          <w:szCs w:val="14"/>
          <w:lang w:val="en-US"/>
        </w:rPr>
        <w:t xml:space="preserve"> </w:t>
      </w:r>
      <w:r w:rsidRPr="00C47F04">
        <w:rPr>
          <w:rFonts w:ascii="Consolas" w:eastAsia="Times New Roman" w:hAnsi="Consolas" w:cs="Times New Roman"/>
          <w:color w:val="A5D6FF"/>
          <w:sz w:val="14"/>
          <w:szCs w:val="14"/>
          <w:lang w:val="en-US"/>
        </w:rPr>
        <w:t>&lt;iostream&gt;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FF7B72"/>
          <w:sz w:val="14"/>
          <w:szCs w:val="14"/>
          <w:lang w:val="en-US"/>
        </w:rPr>
        <w:t>int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2A8FF"/>
          <w:sz w:val="14"/>
          <w:szCs w:val="14"/>
          <w:lang w:val="en-US"/>
        </w:rPr>
        <w:t>main</w:t>
      </w:r>
      <w:r w:rsidRPr="00C47F04">
        <w:rPr>
          <w:rFonts w:ascii="Consolas" w:eastAsia="Times New Roman" w:hAnsi="Consolas" w:cs="Times New Roman"/>
          <w:color w:val="BBBEBF"/>
          <w:sz w:val="14"/>
          <w:szCs w:val="14"/>
          <w:lang w:val="en-US"/>
        </w:rPr>
        <w:t>() {</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FF7B72"/>
          <w:sz w:val="14"/>
          <w:szCs w:val="14"/>
          <w:lang w:val="en-US"/>
        </w:rPr>
        <w:t>long</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FF7B72"/>
          <w:sz w:val="14"/>
          <w:szCs w:val="14"/>
          <w:lang w:val="en-US"/>
        </w:rPr>
        <w:t>long</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4EC9B0"/>
          <w:sz w:val="14"/>
          <w:szCs w:val="14"/>
          <w:lang w:val="en-US"/>
        </w:rPr>
        <w:t>std</w:t>
      </w:r>
      <w:r w:rsidRPr="00C47F04">
        <w:rPr>
          <w:rFonts w:ascii="Consolas" w:eastAsia="Times New Roman" w:hAnsi="Consolas" w:cs="Times New Roman"/>
          <w:color w:val="BBBEBF"/>
          <w:sz w:val="14"/>
          <w:szCs w:val="14"/>
          <w:lang w:val="en-US"/>
        </w:rPr>
        <w:t>::</w:t>
      </w:r>
      <w:r w:rsidRPr="00C47F04">
        <w:rPr>
          <w:rFonts w:ascii="Consolas" w:eastAsia="Times New Roman" w:hAnsi="Consolas" w:cs="Times New Roman"/>
          <w:color w:val="C9D1D9"/>
          <w:sz w:val="14"/>
          <w:szCs w:val="14"/>
          <w:lang w:val="en-US"/>
        </w:rPr>
        <w:t>cin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2A8FF"/>
          <w:sz w:val="14"/>
          <w:szCs w:val="14"/>
          <w:lang w:val="en-US"/>
        </w:rPr>
        <w:t>&gt;&gt;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FF7B72"/>
          <w:sz w:val="14"/>
          <w:szCs w:val="14"/>
          <w:lang w:val="en-US"/>
        </w:rPr>
        <w:t>long</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FF7B72"/>
          <w:sz w:val="14"/>
          <w:szCs w:val="14"/>
          <w:lang w:val="en-US"/>
        </w:rPr>
        <w:t>long</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count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0</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8B949E"/>
          <w:sz w:val="14"/>
          <w:szCs w:val="14"/>
          <w:lang w:val="en-US"/>
        </w:rPr>
        <w:t xml:space="preserve">    </w:t>
      </w:r>
      <w:r w:rsidRPr="00C47F04">
        <w:rPr>
          <w:rFonts w:ascii="Consolas" w:eastAsia="Times New Roman" w:hAnsi="Consolas" w:cs="Times New Roman"/>
          <w:color w:val="8B949E"/>
          <w:sz w:val="14"/>
          <w:szCs w:val="14"/>
          <w:lang w:val="ru-RU"/>
        </w:rPr>
        <w:t>// Витягуємо максимальну кількість купюр найбільших номіналів.</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ru-RU"/>
        </w:rPr>
        <w:t xml:space="preserve">    </w:t>
      </w:r>
      <w:r w:rsidRPr="00C47F04">
        <w:rPr>
          <w:rFonts w:ascii="Consolas" w:eastAsia="Times New Roman" w:hAnsi="Consolas" w:cs="Times New Roman"/>
          <w:color w:val="C9D1D9"/>
          <w:sz w:val="14"/>
          <w:szCs w:val="14"/>
          <w:lang w:val="en-US"/>
        </w:rPr>
        <w:t>count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500</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500</w:t>
      </w:r>
      <w:r w:rsidRPr="00C47F04">
        <w:rPr>
          <w:rFonts w:ascii="Consolas" w:eastAsia="Times New Roman" w:hAnsi="Consolas" w:cs="Times New Roman"/>
          <w:color w:val="BBBEBF"/>
          <w:sz w:val="14"/>
          <w:szCs w:val="14"/>
          <w:lang w:val="en-US"/>
        </w:rPr>
        <w:t>;  </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count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200</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200</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count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100</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100</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count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50</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ru-RU"/>
        </w:rPr>
        <w:t>n</w:t>
      </w:r>
      <w:r w:rsidRPr="00C47F04">
        <w:rPr>
          <w:rFonts w:ascii="Consolas" w:eastAsia="Times New Roman" w:hAnsi="Consolas" w:cs="Times New Roman"/>
          <w:color w:val="BBBEBF"/>
          <w:sz w:val="14"/>
          <w:szCs w:val="14"/>
          <w:lang w:val="ru-RU"/>
        </w:rPr>
        <w:t xml:space="preserve"> </w:t>
      </w:r>
      <w:r w:rsidRPr="00C47F04">
        <w:rPr>
          <w:rFonts w:ascii="Consolas" w:eastAsia="Times New Roman" w:hAnsi="Consolas" w:cs="Times New Roman"/>
          <w:color w:val="D4D4D4"/>
          <w:sz w:val="14"/>
          <w:szCs w:val="14"/>
          <w:lang w:val="ru-RU"/>
        </w:rPr>
        <w:t>%=</w:t>
      </w:r>
      <w:r w:rsidRPr="00C47F04">
        <w:rPr>
          <w:rFonts w:ascii="Consolas" w:eastAsia="Times New Roman" w:hAnsi="Consolas" w:cs="Times New Roman"/>
          <w:color w:val="BBBEBF"/>
          <w:sz w:val="14"/>
          <w:szCs w:val="14"/>
          <w:lang w:val="ru-RU"/>
        </w:rPr>
        <w:t xml:space="preserve"> </w:t>
      </w:r>
      <w:r w:rsidRPr="00C47F04">
        <w:rPr>
          <w:rFonts w:ascii="Consolas" w:eastAsia="Times New Roman" w:hAnsi="Consolas" w:cs="Times New Roman"/>
          <w:color w:val="B5CEA8"/>
          <w:sz w:val="14"/>
          <w:szCs w:val="14"/>
          <w:lang w:val="ru-RU"/>
        </w:rPr>
        <w:t>50</w:t>
      </w:r>
      <w:r w:rsidRPr="00C47F04">
        <w:rPr>
          <w:rFonts w:ascii="Consolas" w:eastAsia="Times New Roman" w:hAnsi="Consolas" w:cs="Times New Roman"/>
          <w:color w:val="BBBEBF"/>
          <w:sz w:val="14"/>
          <w:szCs w:val="14"/>
          <w:lang w:val="ru-RU"/>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count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20</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20</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count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10</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10</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count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5</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5</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count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2</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ru-RU"/>
        </w:rPr>
        <w:t>n</w:t>
      </w:r>
      <w:r w:rsidRPr="00C47F04">
        <w:rPr>
          <w:rFonts w:ascii="Consolas" w:eastAsia="Times New Roman" w:hAnsi="Consolas" w:cs="Times New Roman"/>
          <w:color w:val="BBBEBF"/>
          <w:sz w:val="14"/>
          <w:szCs w:val="14"/>
          <w:lang w:val="ru-RU"/>
        </w:rPr>
        <w:t xml:space="preserve"> </w:t>
      </w:r>
      <w:r w:rsidRPr="00C47F04">
        <w:rPr>
          <w:rFonts w:ascii="Consolas" w:eastAsia="Times New Roman" w:hAnsi="Consolas" w:cs="Times New Roman"/>
          <w:color w:val="D4D4D4"/>
          <w:sz w:val="14"/>
          <w:szCs w:val="14"/>
          <w:lang w:val="ru-RU"/>
        </w:rPr>
        <w:t>%=</w:t>
      </w:r>
      <w:r w:rsidRPr="00C47F04">
        <w:rPr>
          <w:rFonts w:ascii="Consolas" w:eastAsia="Times New Roman" w:hAnsi="Consolas" w:cs="Times New Roman"/>
          <w:color w:val="BBBEBF"/>
          <w:sz w:val="14"/>
          <w:szCs w:val="14"/>
          <w:lang w:val="ru-RU"/>
        </w:rPr>
        <w:t xml:space="preserve"> </w:t>
      </w:r>
      <w:r w:rsidRPr="00C47F04">
        <w:rPr>
          <w:rFonts w:ascii="Consolas" w:eastAsia="Times New Roman" w:hAnsi="Consolas" w:cs="Times New Roman"/>
          <w:color w:val="B5CEA8"/>
          <w:sz w:val="14"/>
          <w:szCs w:val="14"/>
          <w:lang w:val="ru-RU"/>
        </w:rPr>
        <w:t>2</w:t>
      </w:r>
      <w:r w:rsidRPr="00C47F04">
        <w:rPr>
          <w:rFonts w:ascii="Consolas" w:eastAsia="Times New Roman" w:hAnsi="Consolas" w:cs="Times New Roman"/>
          <w:color w:val="BBBEBF"/>
          <w:sz w:val="14"/>
          <w:szCs w:val="14"/>
          <w:lang w:val="ru-RU"/>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ru-RU"/>
        </w:rPr>
      </w:pPr>
      <w:r w:rsidRPr="00C47F04">
        <w:rPr>
          <w:rFonts w:ascii="Consolas" w:eastAsia="Times New Roman" w:hAnsi="Consolas" w:cs="Times New Roman"/>
          <w:color w:val="8B949E"/>
          <w:sz w:val="14"/>
          <w:szCs w:val="14"/>
          <w:lang w:val="ru-RU"/>
        </w:rPr>
        <w:t>    // Залишок — це кількість 1-гривневих купюр.</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ru-RU"/>
        </w:rPr>
        <w:t xml:space="preserve">    </w:t>
      </w:r>
      <w:r w:rsidRPr="00C47F04">
        <w:rPr>
          <w:rFonts w:ascii="Consolas" w:eastAsia="Times New Roman" w:hAnsi="Consolas" w:cs="Times New Roman"/>
          <w:color w:val="C9D1D9"/>
          <w:sz w:val="14"/>
          <w:szCs w:val="14"/>
          <w:lang w:val="en-US"/>
        </w:rPr>
        <w:t>count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n</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4D4D4"/>
          <w:sz w:val="14"/>
          <w:szCs w:val="14"/>
          <w:lang w:val="en-US"/>
        </w:rPr>
        <w: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B5CEA8"/>
          <w:sz w:val="14"/>
          <w:szCs w:val="14"/>
          <w:lang w:val="en-US"/>
        </w:rPr>
        <w:t>0</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4EC9B0"/>
          <w:sz w:val="14"/>
          <w:szCs w:val="14"/>
          <w:lang w:val="en-US"/>
        </w:rPr>
        <w:t>std</w:t>
      </w:r>
      <w:r w:rsidRPr="00C47F04">
        <w:rPr>
          <w:rFonts w:ascii="Consolas" w:eastAsia="Times New Roman" w:hAnsi="Consolas" w:cs="Times New Roman"/>
          <w:color w:val="BBBEBF"/>
          <w:sz w:val="14"/>
          <w:szCs w:val="14"/>
          <w:lang w:val="en-US"/>
        </w:rPr>
        <w:t>::</w:t>
      </w:r>
      <w:r w:rsidRPr="00C47F04">
        <w:rPr>
          <w:rFonts w:ascii="Consolas" w:eastAsia="Times New Roman" w:hAnsi="Consolas" w:cs="Times New Roman"/>
          <w:color w:val="C9D1D9"/>
          <w:sz w:val="14"/>
          <w:szCs w:val="14"/>
          <w:lang w:val="en-US"/>
        </w:rPr>
        <w:t>cout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2A8FF"/>
          <w:sz w:val="14"/>
          <w:szCs w:val="14"/>
          <w:lang w:val="en-US"/>
        </w:rPr>
        <w:t>&lt;&lt;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C9D1D9"/>
          <w:sz w:val="14"/>
          <w:szCs w:val="14"/>
          <w:lang w:val="en-US"/>
        </w:rPr>
        <w:t>count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D2A8FF"/>
          <w:sz w:val="14"/>
          <w:szCs w:val="14"/>
          <w:lang w:val="en-US"/>
        </w:rPr>
        <w:t>&lt;&lt;</w:t>
      </w:r>
      <w:r w:rsidRPr="00C47F04">
        <w:rPr>
          <w:rFonts w:ascii="Consolas" w:eastAsia="Times New Roman" w:hAnsi="Consolas" w:cs="Times New Roman"/>
          <w:color w:val="BBBEBF"/>
          <w:sz w:val="14"/>
          <w:szCs w:val="14"/>
          <w:lang w:val="en-US"/>
        </w:rPr>
        <w:t xml:space="preserve"> </w:t>
      </w:r>
      <w:r w:rsidRPr="00C47F04">
        <w:rPr>
          <w:rFonts w:ascii="Consolas" w:eastAsia="Times New Roman" w:hAnsi="Consolas" w:cs="Times New Roman"/>
          <w:color w:val="A5D6FF"/>
          <w:sz w:val="14"/>
          <w:szCs w:val="14"/>
          <w:lang w:val="en-US"/>
        </w:rPr>
        <w:t>"</w:t>
      </w:r>
      <w:r w:rsidRPr="00C47F04">
        <w:rPr>
          <w:rFonts w:ascii="Consolas" w:eastAsia="Times New Roman" w:hAnsi="Consolas" w:cs="Times New Roman"/>
          <w:color w:val="D7BA7D"/>
          <w:sz w:val="14"/>
          <w:szCs w:val="14"/>
          <w:lang w:val="en-US"/>
        </w:rPr>
        <w:t>\n</w:t>
      </w:r>
      <w:r w:rsidRPr="00C47F04">
        <w:rPr>
          <w:rFonts w:ascii="Consolas" w:eastAsia="Times New Roman" w:hAnsi="Consolas" w:cs="Times New Roman"/>
          <w:color w:val="A5D6FF"/>
          <w:sz w:val="14"/>
          <w:szCs w:val="14"/>
          <w:lang w:val="en-US"/>
        </w:rPr>
        <w:t>"</w:t>
      </w:r>
      <w:r w:rsidRPr="00C47F04">
        <w:rPr>
          <w:rFonts w:ascii="Consolas" w:eastAsia="Times New Roman" w:hAnsi="Consolas" w:cs="Times New Roman"/>
          <w:color w:val="BBBEBF"/>
          <w:sz w:val="14"/>
          <w:szCs w:val="14"/>
          <w:lang w:val="en-US"/>
        </w:rPr>
        <w:t>;</w:t>
      </w:r>
    </w:p>
    <w:p w:rsidR="00C47F04" w:rsidRPr="00C47F04"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C47F04" w:rsidRPr="00B51DC9"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C47F04">
        <w:rPr>
          <w:rFonts w:ascii="Consolas" w:eastAsia="Times New Roman" w:hAnsi="Consolas" w:cs="Times New Roman"/>
          <w:color w:val="BBBEBF"/>
          <w:sz w:val="14"/>
          <w:szCs w:val="14"/>
          <w:lang w:val="en-US"/>
        </w:rPr>
        <w:t xml:space="preserve">    </w:t>
      </w:r>
      <w:r w:rsidRPr="00B51DC9">
        <w:rPr>
          <w:rFonts w:ascii="Consolas" w:eastAsia="Times New Roman" w:hAnsi="Consolas" w:cs="Times New Roman"/>
          <w:color w:val="C586C0"/>
          <w:sz w:val="14"/>
          <w:szCs w:val="14"/>
          <w:lang w:val="en-US"/>
        </w:rPr>
        <w:t>return</w:t>
      </w:r>
      <w:r w:rsidRPr="00B51DC9">
        <w:rPr>
          <w:rFonts w:ascii="Consolas" w:eastAsia="Times New Roman" w:hAnsi="Consolas" w:cs="Times New Roman"/>
          <w:color w:val="BBBEBF"/>
          <w:sz w:val="14"/>
          <w:szCs w:val="14"/>
          <w:lang w:val="en-US"/>
        </w:rPr>
        <w:t xml:space="preserve"> </w:t>
      </w:r>
      <w:r w:rsidRPr="00B51DC9">
        <w:rPr>
          <w:rFonts w:ascii="Consolas" w:eastAsia="Times New Roman" w:hAnsi="Consolas" w:cs="Times New Roman"/>
          <w:color w:val="B5CEA8"/>
          <w:sz w:val="14"/>
          <w:szCs w:val="14"/>
          <w:lang w:val="en-US"/>
        </w:rPr>
        <w:t>0</w:t>
      </w:r>
      <w:r w:rsidRPr="00B51DC9">
        <w:rPr>
          <w:rFonts w:ascii="Consolas" w:eastAsia="Times New Roman" w:hAnsi="Consolas" w:cs="Times New Roman"/>
          <w:color w:val="BBBEBF"/>
          <w:sz w:val="14"/>
          <w:szCs w:val="14"/>
          <w:lang w:val="en-US"/>
        </w:rPr>
        <w:t>;</w:t>
      </w:r>
    </w:p>
    <w:p w:rsidR="00C47F04" w:rsidRPr="00B51DC9" w:rsidRDefault="00C47F04" w:rsidP="00C47F04">
      <w:pPr>
        <w:shd w:val="clear" w:color="auto" w:fill="121314"/>
        <w:spacing w:line="190" w:lineRule="atLeast"/>
        <w:rPr>
          <w:rFonts w:ascii="Consolas" w:eastAsia="Times New Roman" w:hAnsi="Consolas" w:cs="Times New Roman"/>
          <w:color w:val="BBBEBF"/>
          <w:sz w:val="14"/>
          <w:szCs w:val="14"/>
          <w:lang w:val="en-US"/>
        </w:rPr>
      </w:pPr>
      <w:r w:rsidRPr="00B51DC9">
        <w:rPr>
          <w:rFonts w:ascii="Consolas" w:eastAsia="Times New Roman" w:hAnsi="Consolas" w:cs="Times New Roman"/>
          <w:color w:val="BBBEBF"/>
          <w:sz w:val="14"/>
          <w:szCs w:val="14"/>
          <w:lang w:val="en-US"/>
        </w:rPr>
        <w:t>}</w:t>
      </w:r>
    </w:p>
    <w:p w:rsidR="00C47F04" w:rsidRPr="00B51DC9" w:rsidRDefault="00C47F04" w:rsidP="00C47F04">
      <w:pPr>
        <w:shd w:val="clear" w:color="auto" w:fill="121314"/>
        <w:spacing w:line="190" w:lineRule="atLeast"/>
        <w:rPr>
          <w:rFonts w:ascii="Consolas" w:eastAsia="Times New Roman" w:hAnsi="Consolas" w:cs="Times New Roman"/>
          <w:color w:val="BBBEBF"/>
          <w:sz w:val="14"/>
          <w:szCs w:val="14"/>
          <w:lang w:val="en-US"/>
        </w:rPr>
      </w:pPr>
    </w:p>
    <w:p w:rsidR="00B51DC9" w:rsidRPr="007548F3" w:rsidRDefault="00B51DC9" w:rsidP="00B51DC9">
      <w:pPr>
        <w:pStyle w:val="normal"/>
        <w:jc w:val="center"/>
        <w:rPr>
          <w:rFonts w:ascii="Times New Roman" w:eastAsia="Times New Roman" w:hAnsi="Times New Roman" w:cs="Times New Roman"/>
          <w:i/>
          <w:iCs/>
          <w:sz w:val="24"/>
          <w:szCs w:val="24"/>
          <w:lang w:val="uk-UA"/>
        </w:rPr>
      </w:pPr>
      <w:r>
        <w:rPr>
          <w:rFonts w:ascii="Times New Roman" w:hAnsi="Times New Roman"/>
          <w:color w:val="4F81BD" w:themeColor="accent1"/>
          <w:sz w:val="20"/>
          <w:lang w:val="en-US"/>
        </w:rPr>
        <w:t>Code #7</w:t>
      </w:r>
      <w:r w:rsidRPr="00343779">
        <w:rPr>
          <w:rFonts w:ascii="Times New Roman" w:hAnsi="Times New Roman"/>
          <w:color w:val="4F81BD" w:themeColor="accent1"/>
          <w:sz w:val="20"/>
          <w:lang w:val="en-US"/>
        </w:rPr>
        <w:t xml:space="preserve">. </w:t>
      </w:r>
      <w:r w:rsidRPr="00343779">
        <w:rPr>
          <w:rFonts w:ascii="Times New Roman" w:hAnsi="Times New Roman"/>
          <w:color w:val="4F81BD" w:themeColor="accent1"/>
          <w:sz w:val="20"/>
        </w:rPr>
        <w:t>Код</w:t>
      </w:r>
      <w:r w:rsidRPr="00343779">
        <w:rPr>
          <w:rFonts w:ascii="Times New Roman" w:hAnsi="Times New Roman"/>
          <w:color w:val="4F81BD" w:themeColor="accent1"/>
          <w:sz w:val="20"/>
          <w:lang w:val="en-US"/>
        </w:rPr>
        <w:t xml:space="preserve"> </w:t>
      </w:r>
      <w:r w:rsidRPr="00343779">
        <w:rPr>
          <w:rFonts w:ascii="Times New Roman" w:hAnsi="Times New Roman"/>
          <w:color w:val="4F81BD" w:themeColor="accent1"/>
          <w:sz w:val="20"/>
        </w:rPr>
        <w:t>до</w:t>
      </w:r>
      <w:r w:rsidRPr="00343779">
        <w:rPr>
          <w:rFonts w:ascii="Times New Roman" w:hAnsi="Times New Roman"/>
          <w:color w:val="4F81BD" w:themeColor="accent1"/>
          <w:sz w:val="20"/>
          <w:lang w:val="en-US"/>
        </w:rPr>
        <w:t xml:space="preserve"> </w:t>
      </w:r>
      <w:r w:rsidRPr="00B51DC9">
        <w:rPr>
          <w:rFonts w:ascii="Times New Roman" w:eastAsia="Times New Roman" w:hAnsi="Times New Roman" w:cs="Times New Roman"/>
          <w:color w:val="4F81BD" w:themeColor="accent1"/>
          <w:sz w:val="20"/>
          <w:szCs w:val="14"/>
          <w:lang w:val="en-US"/>
        </w:rPr>
        <w:t>self_practice_</w:t>
      </w:r>
      <w:r>
        <w:rPr>
          <w:rFonts w:ascii="Times New Roman" w:eastAsia="Times New Roman" w:hAnsi="Times New Roman" w:cs="Times New Roman"/>
          <w:color w:val="4F81BD" w:themeColor="accent1"/>
          <w:sz w:val="20"/>
          <w:szCs w:val="14"/>
          <w:lang w:val="en-US"/>
        </w:rPr>
        <w:t>3</w:t>
      </w:r>
    </w:p>
    <w:p w:rsidR="00C47F04" w:rsidRPr="007548F3" w:rsidRDefault="00C47F04" w:rsidP="004755D8">
      <w:pPr>
        <w:pStyle w:val="normal"/>
        <w:jc w:val="both"/>
        <w:rPr>
          <w:rFonts w:ascii="Times New Roman" w:eastAsia="Times New Roman" w:hAnsi="Times New Roman" w:cs="Times New Roman"/>
          <w:i/>
          <w:iCs/>
          <w:sz w:val="24"/>
          <w:szCs w:val="24"/>
          <w:lang w:val="uk-UA"/>
        </w:rPr>
      </w:pPr>
    </w:p>
    <w:p w:rsidR="004755D8" w:rsidRDefault="004755D8" w:rsidP="00F31BDA">
      <w:pPr>
        <w:pStyle w:val="normal"/>
        <w:jc w:val="both"/>
        <w:rPr>
          <w:rFonts w:ascii="Times New Roman" w:hAnsi="Times New Roman"/>
          <w:sz w:val="24"/>
          <w:lang w:val="uk-UA"/>
        </w:rPr>
      </w:pPr>
      <w:r w:rsidRPr="00250FD9">
        <w:rPr>
          <w:rFonts w:ascii="Times New Roman" w:hAnsi="Times New Roman"/>
          <w:sz w:val="24"/>
          <w:lang w:val="uk-UA"/>
        </w:rPr>
        <w:t xml:space="preserve">Посилання на файл коду в </w:t>
      </w:r>
      <w:r>
        <w:rPr>
          <w:rFonts w:ascii="Times New Roman" w:hAnsi="Times New Roman"/>
          <w:sz w:val="24"/>
        </w:rPr>
        <w:t>Pull</w:t>
      </w:r>
      <w:r w:rsidRPr="00250FD9">
        <w:rPr>
          <w:rFonts w:ascii="Times New Roman" w:hAnsi="Times New Roman"/>
          <w:sz w:val="24"/>
          <w:lang w:val="uk-UA"/>
        </w:rPr>
        <w:t xml:space="preserve"> </w:t>
      </w:r>
      <w:r>
        <w:rPr>
          <w:rFonts w:ascii="Times New Roman" w:hAnsi="Times New Roman"/>
          <w:sz w:val="24"/>
        </w:rPr>
        <w:t>Request</w:t>
      </w:r>
      <w:r w:rsidRPr="00250FD9">
        <w:rPr>
          <w:rFonts w:ascii="Times New Roman" w:hAnsi="Times New Roman"/>
          <w:sz w:val="24"/>
          <w:lang w:val="uk-UA"/>
        </w:rPr>
        <w:t xml:space="preserve">: </w:t>
      </w:r>
    </w:p>
    <w:p w:rsidR="00C47F04" w:rsidRPr="007548F3" w:rsidRDefault="00C47F04" w:rsidP="00F31BDA">
      <w:hyperlink r:id="rId90">
        <w:r>
          <w:rPr>
            <w:rFonts w:ascii="Times New Roman" w:hAnsi="Times New Roman"/>
            <w:color w:val="0563C1"/>
            <w:sz w:val="24"/>
            <w:szCs w:val="24"/>
            <w:u w:val="single"/>
            <w:lang w:val="en-US"/>
          </w:rPr>
          <w:t xml:space="preserve">https://github.com/artificial-intelligence-department/ai_programming_playground_2026/pull/216/files#diff-4895262535a284c8fc3e3941507f0b00ab576d27c2eb8b3464bde1446e28511e</w:t>
        </w:r>
      </w:hyperlink>
    </w:p>
    <w:p w:rsidR="00BF7FC0" w:rsidRPr="00BF7FC0" w:rsidRDefault="00F31BDA" w:rsidP="00BF7FC0">
      <w:pPr>
        <w:pStyle w:val="2"/>
        <w:rPr>
          <w:rFonts w:eastAsia="Times New Roman" w:cs="Times New Roman"/>
          <w:bCs/>
          <w:color w:val="000000"/>
          <w:lang w:val="uk-UA"/>
        </w:rPr>
      </w:pPr>
      <w:r w:rsidRPr="007548F3">
        <w:rPr>
          <w:rFonts w:eastAsia="Times New Roman" w:cs="Times New Roman"/>
          <w:bCs/>
          <w:color w:val="000000"/>
          <w:lang w:val="uk-UA"/>
        </w:rPr>
        <w:t>5.</w:t>
      </w:r>
      <w:r w:rsidRPr="007548F3">
        <w:rPr>
          <w:rFonts w:eastAsia="Times New Roman" w:cs="Times New Roman"/>
          <w:bCs/>
          <w:color w:val="000000"/>
          <w:lang w:val="uk-UA"/>
        </w:rPr>
        <w:tab/>
        <w:t>Результати виконання завдань, тестування та фактично затрачений час:</w:t>
      </w:r>
    </w:p>
    <w:p w:rsidR="00F31BDA" w:rsidRPr="00B50CCC" w:rsidRDefault="00F31BDA" w:rsidP="00F31BDA">
      <w:pPr>
        <w:pStyle w:val="normal"/>
        <w:rPr>
          <w:rFonts w:ascii="Times New Roman" w:eastAsia="Times New Roman" w:hAnsi="Times New Roman" w:cs="Times New Roman"/>
          <w:color w:val="4F81BD" w:themeColor="accent1"/>
          <w:sz w:val="20"/>
          <w:szCs w:val="24"/>
          <w:shd w:val="clear" w:color="auto" w:fill="FFF2CC"/>
          <w:lang w:val="uk-UA"/>
        </w:rPr>
      </w:pPr>
      <w:r w:rsidRPr="007548F3">
        <w:rPr>
          <w:rFonts w:ascii="Times New Roman" w:eastAsia="Times New Roman" w:hAnsi="Times New Roman" w:cs="Times New Roman"/>
          <w:sz w:val="24"/>
          <w:szCs w:val="24"/>
          <w:lang w:val="uk-UA"/>
        </w:rPr>
        <w:t>Завдання №1</w:t>
      </w:r>
      <w:r w:rsidR="005B209E">
        <w:rPr>
          <w:rFonts w:ascii="Times New Roman" w:eastAsia="Times New Roman" w:hAnsi="Times New Roman" w:cs="Times New Roman"/>
          <w:sz w:val="24"/>
          <w:szCs w:val="24"/>
          <w:lang w:val="uk-UA"/>
        </w:rPr>
        <w:t xml:space="preserve"> </w:t>
      </w:r>
      <w:r w:rsidR="00B50CCC" w:rsidRPr="00B50CCC">
        <w:rPr>
          <w:rFonts w:ascii="Times New Roman" w:hAnsi="Times New Roman" w:cs="Times New Roman"/>
          <w:sz w:val="24"/>
          <w:lang w:val="en-US"/>
        </w:rPr>
        <w:t>l</w:t>
      </w:r>
      <w:r w:rsidR="00B50CCC" w:rsidRPr="00B50CCC">
        <w:rPr>
          <w:rFonts w:ascii="Times New Roman" w:hAnsi="Times New Roman" w:cs="Times New Roman"/>
          <w:sz w:val="24"/>
        </w:rPr>
        <w:t>ab</w:t>
      </w:r>
      <w:r w:rsidR="00B50CCC" w:rsidRPr="00B50CCC">
        <w:rPr>
          <w:rFonts w:ascii="Times New Roman" w:hAnsi="Times New Roman" w:cs="Times New Roman"/>
          <w:sz w:val="24"/>
          <w:lang w:val="uk-UA"/>
        </w:rPr>
        <w:t>_1_</w:t>
      </w:r>
      <w:r w:rsidR="00B50CCC" w:rsidRPr="00B50CCC">
        <w:rPr>
          <w:rFonts w:ascii="Times New Roman" w:hAnsi="Times New Roman" w:cs="Times New Roman"/>
          <w:sz w:val="24"/>
          <w:lang w:val="en-US"/>
        </w:rPr>
        <w:t>t</w:t>
      </w:r>
      <w:r w:rsidR="00B50CCC" w:rsidRPr="00B50CCC">
        <w:rPr>
          <w:rFonts w:ascii="Times New Roman" w:hAnsi="Times New Roman" w:cs="Times New Roman"/>
          <w:sz w:val="24"/>
        </w:rPr>
        <w:t>ask</w:t>
      </w:r>
      <w:r w:rsidR="00B50CCC" w:rsidRPr="00B50CCC">
        <w:rPr>
          <w:rFonts w:ascii="Times New Roman" w:hAnsi="Times New Roman" w:cs="Times New Roman"/>
          <w:sz w:val="24"/>
          <w:lang w:val="uk-UA"/>
        </w:rPr>
        <w:t>_1, варіант 23</w:t>
      </w:r>
    </w:p>
    <w:p w:rsidR="005B209E" w:rsidRPr="00A870E4" w:rsidRDefault="00A870E4" w:rsidP="00A870E4">
      <w:pPr>
        <w:pStyle w:val="a9"/>
        <w:rPr>
          <w:lang w:val="uk-UA"/>
        </w:rPr>
      </w:pPr>
      <w:r w:rsidRPr="007548F3">
        <w:rPr>
          <w:lang w:val="uk-UA"/>
        </w:rPr>
        <w:t>Програму було скомпільовано та запущено у середовищі Visual Studio Code. Для перевірки правильності роботи використано значення:</w:t>
      </w:r>
      <w:r w:rsidRPr="00A870E4">
        <w:t xml:space="preserve"> </w:t>
      </w:r>
      <w:r w:rsidRPr="007548F3">
        <w:rPr>
          <w:rStyle w:val="HTML"/>
          <w:rFonts w:ascii="Times New Roman" w:hAnsi="Times New Roman"/>
          <w:sz w:val="24"/>
          <w:lang w:val="uk-UA"/>
        </w:rPr>
        <w:t>a = 1000</w:t>
      </w:r>
      <w:r w:rsidRPr="00A870E4">
        <w:t xml:space="preserve">,  </w:t>
      </w:r>
      <w:r w:rsidRPr="007548F3">
        <w:rPr>
          <w:rStyle w:val="HTML"/>
          <w:rFonts w:ascii="Times New Roman" w:hAnsi="Times New Roman"/>
          <w:sz w:val="24"/>
          <w:lang w:val="uk-UA"/>
        </w:rPr>
        <w:t>b = 0.0001</w:t>
      </w:r>
      <w:r w:rsidRPr="00A870E4">
        <w:rPr>
          <w:rStyle w:val="HTML"/>
          <w:rFonts w:ascii="Times New Roman" w:hAnsi="Times New Roman"/>
          <w:sz w:val="24"/>
        </w:rPr>
        <w:t xml:space="preserve"> </w:t>
      </w:r>
      <w:r w:rsidR="005B209E">
        <w:t xml:space="preserve">Обчислення було виконано окремо для типів </w:t>
      </w:r>
      <w:r w:rsidR="005B209E">
        <w:rPr>
          <w:rStyle w:val="HTML"/>
          <w:rFonts w:ascii="Times New Roman" w:hAnsi="Times New Roman"/>
          <w:sz w:val="24"/>
        </w:rPr>
        <w:t>float</w:t>
      </w:r>
      <w:r w:rsidR="005B209E">
        <w:t xml:space="preserve"> та </w:t>
      </w:r>
      <w:r w:rsidR="005B209E">
        <w:rPr>
          <w:rStyle w:val="HTML"/>
          <w:rFonts w:ascii="Times New Roman" w:hAnsi="Times New Roman"/>
          <w:sz w:val="24"/>
        </w:rPr>
        <w:t>double</w:t>
      </w:r>
      <w:r w:rsidR="005B209E">
        <w:t>.</w:t>
      </w:r>
    </w:p>
    <w:p w:rsidR="005B209E" w:rsidRDefault="005B209E" w:rsidP="005B209E">
      <w:pPr>
        <w:pStyle w:val="isselectedend"/>
      </w:pPr>
      <w:r>
        <w:t>Математично заданий вираз має значення 1, оскільки:</w:t>
      </w:r>
    </w:p>
    <w:p w:rsidR="00B51DC9" w:rsidRPr="00B51DC9" w:rsidRDefault="00B51DC9" w:rsidP="00B51DC9">
      <w:pPr>
        <w:ind w:left="720"/>
        <w:jc w:val="center"/>
        <w:rPr>
          <w:rFonts w:ascii="Times New Roman" w:hAnsi="Times New Roman" w:cs="Times New Roman"/>
          <w:sz w:val="32"/>
          <w:szCs w:val="24"/>
          <w:lang w:val="ru-RU"/>
        </w:rPr>
      </w:pPr>
      <m:oMath>
        <m:f>
          <m:fPr>
            <m:ctrlPr>
              <w:rPr>
                <w:rFonts w:ascii="Cambria Math" w:hAnsi="Cambria Math" w:cs="Times New Roman"/>
                <w:i/>
                <w:sz w:val="32"/>
                <w:szCs w:val="24"/>
                <w:lang w:val="en-US"/>
              </w:rPr>
            </m:ctrlPr>
          </m:fPr>
          <m:num>
            <m:sSup>
              <m:sSupPr>
                <m:ctrlPr>
                  <w:rPr>
                    <w:rFonts w:ascii="Cambria Math" w:hAnsi="Cambria Math" w:cs="Times New Roman"/>
                    <w:i/>
                    <w:sz w:val="32"/>
                    <w:szCs w:val="24"/>
                    <w:lang w:val="en-US"/>
                  </w:rPr>
                </m:ctrlPr>
              </m:sSupPr>
              <m:e>
                <m:r>
                  <w:rPr>
                    <w:rFonts w:ascii="Cambria Math" w:hAnsi="Cambria Math" w:cs="Times New Roman"/>
                    <w:sz w:val="32"/>
                    <w:szCs w:val="24"/>
                    <w:lang w:val="ru-RU"/>
                  </w:rPr>
                  <m:t>(</m:t>
                </m:r>
                <m:r>
                  <w:rPr>
                    <w:rFonts w:ascii="Cambria Math" w:hAnsi="Cambria Math" w:cs="Times New Roman"/>
                    <w:sz w:val="32"/>
                    <w:szCs w:val="24"/>
                    <w:lang w:val="en-US"/>
                  </w:rPr>
                  <m:t>a</m:t>
                </m:r>
                <m:r>
                  <w:rPr>
                    <w:rFonts w:ascii="Cambria Math" w:hAnsi="Cambria Math" w:cs="Times New Roman"/>
                    <w:sz w:val="32"/>
                    <w:szCs w:val="24"/>
                    <w:lang w:val="ru-RU"/>
                  </w:rPr>
                  <m:t>+</m:t>
                </m:r>
                <m:r>
                  <w:rPr>
                    <w:rFonts w:ascii="Cambria Math" w:hAnsi="Cambria Math" w:cs="Times New Roman"/>
                    <w:sz w:val="32"/>
                    <w:szCs w:val="24"/>
                    <w:lang w:val="en-US"/>
                  </w:rPr>
                  <m:t>b</m:t>
                </m:r>
                <m:r>
                  <w:rPr>
                    <w:rFonts w:ascii="Cambria Math" w:hAnsi="Cambria Math" w:cs="Times New Roman"/>
                    <w:sz w:val="32"/>
                    <w:szCs w:val="24"/>
                    <w:lang w:val="ru-RU"/>
                  </w:rPr>
                  <m:t>)</m:t>
                </m:r>
              </m:e>
              <m:sup>
                <m:r>
                  <w:rPr>
                    <w:rFonts w:ascii="Cambria Math" w:hAnsi="Cambria Math" w:cs="Times New Roman"/>
                    <w:sz w:val="32"/>
                    <w:szCs w:val="24"/>
                    <w:lang w:val="ru-RU"/>
                  </w:rPr>
                  <m:t>3</m:t>
                </m:r>
              </m:sup>
            </m:sSup>
            <m:r>
              <w:rPr>
                <w:rFonts w:ascii="Cambria Math" w:hAnsi="Cambria Math" w:cs="Times New Roman"/>
                <w:sz w:val="32"/>
                <w:szCs w:val="24"/>
                <w:lang w:val="ru-RU"/>
              </w:rPr>
              <m:t>-(</m:t>
            </m:r>
            <m:sSup>
              <m:sSupPr>
                <m:ctrlPr>
                  <w:rPr>
                    <w:rFonts w:ascii="Cambria Math" w:hAnsi="Cambria Math" w:cs="Times New Roman"/>
                    <w:i/>
                    <w:sz w:val="32"/>
                    <w:szCs w:val="24"/>
                    <w:lang w:val="en-US"/>
                  </w:rPr>
                </m:ctrlPr>
              </m:sSupPr>
              <m:e>
                <m:r>
                  <w:rPr>
                    <w:rFonts w:ascii="Cambria Math" w:hAnsi="Cambria Math" w:cs="Times New Roman"/>
                    <w:sz w:val="32"/>
                    <w:szCs w:val="24"/>
                    <w:lang w:val="en-US"/>
                  </w:rPr>
                  <m:t>a</m:t>
                </m:r>
              </m:e>
              <m:sup>
                <m:r>
                  <w:rPr>
                    <w:rFonts w:ascii="Cambria Math" w:hAnsi="Cambria Math" w:cs="Times New Roman"/>
                    <w:sz w:val="32"/>
                    <w:szCs w:val="24"/>
                    <w:lang w:val="ru-RU"/>
                  </w:rPr>
                  <m:t>3</m:t>
                </m:r>
              </m:sup>
            </m:sSup>
            <m:r>
              <w:rPr>
                <w:rFonts w:ascii="Cambria Math" w:hAnsi="Cambria Math" w:cs="Times New Roman"/>
                <w:sz w:val="32"/>
                <w:szCs w:val="24"/>
                <w:lang w:val="ru-RU"/>
              </w:rPr>
              <m:t>+3</m:t>
            </m:r>
            <m:sSup>
              <m:sSupPr>
                <m:ctrlPr>
                  <w:rPr>
                    <w:rFonts w:ascii="Cambria Math" w:hAnsi="Cambria Math" w:cs="Times New Roman"/>
                    <w:i/>
                    <w:sz w:val="32"/>
                    <w:szCs w:val="24"/>
                    <w:lang w:val="en-US"/>
                  </w:rPr>
                </m:ctrlPr>
              </m:sSupPr>
              <m:e>
                <m:r>
                  <w:rPr>
                    <w:rFonts w:ascii="Cambria Math" w:hAnsi="Cambria Math" w:cs="Times New Roman"/>
                    <w:sz w:val="32"/>
                    <w:szCs w:val="24"/>
                    <w:lang w:val="en-US"/>
                  </w:rPr>
                  <m:t>a</m:t>
                </m:r>
              </m:e>
              <m:sup>
                <m:r>
                  <w:rPr>
                    <w:rFonts w:ascii="Cambria Math" w:hAnsi="Cambria Math" w:cs="Times New Roman"/>
                    <w:sz w:val="32"/>
                    <w:szCs w:val="24"/>
                    <w:lang w:val="ru-RU"/>
                  </w:rPr>
                  <m:t>2</m:t>
                </m:r>
              </m:sup>
            </m:sSup>
            <m:r>
              <w:rPr>
                <w:rFonts w:ascii="Cambria Math" w:hAnsi="Cambria Math" w:cs="Times New Roman"/>
                <w:sz w:val="32"/>
                <w:szCs w:val="24"/>
                <w:lang w:val="en-US"/>
              </w:rPr>
              <m:t>b</m:t>
            </m:r>
            <m:r>
              <w:rPr>
                <w:rFonts w:ascii="Cambria Math" w:hAnsi="Cambria Math" w:cs="Times New Roman"/>
                <w:sz w:val="32"/>
                <w:szCs w:val="24"/>
                <w:lang w:val="ru-RU"/>
              </w:rPr>
              <m:t>)</m:t>
            </m:r>
          </m:num>
          <m:den>
            <m:r>
              <w:rPr>
                <w:rFonts w:ascii="Cambria Math" w:hAnsi="Cambria Math" w:cs="Times New Roman"/>
                <w:sz w:val="32"/>
                <w:szCs w:val="24"/>
                <w:lang w:val="ru-RU"/>
              </w:rPr>
              <m:t>3</m:t>
            </m:r>
            <m:r>
              <w:rPr>
                <w:rFonts w:ascii="Cambria Math" w:hAnsi="Cambria Math" w:cs="Times New Roman"/>
                <w:sz w:val="32"/>
                <w:szCs w:val="24"/>
                <w:lang w:val="en-US"/>
              </w:rPr>
              <m:t>a</m:t>
            </m:r>
            <m:sSup>
              <m:sSupPr>
                <m:ctrlPr>
                  <w:rPr>
                    <w:rFonts w:ascii="Cambria Math" w:hAnsi="Cambria Math" w:cs="Times New Roman"/>
                    <w:i/>
                    <w:sz w:val="32"/>
                    <w:szCs w:val="24"/>
                    <w:lang w:val="en-US"/>
                  </w:rPr>
                </m:ctrlPr>
              </m:sSupPr>
              <m:e>
                <m:r>
                  <w:rPr>
                    <w:rFonts w:ascii="Cambria Math" w:hAnsi="Cambria Math" w:cs="Times New Roman"/>
                    <w:sz w:val="32"/>
                    <w:szCs w:val="24"/>
                    <w:lang w:val="en-US"/>
                  </w:rPr>
                  <m:t>b</m:t>
                </m:r>
              </m:e>
              <m:sup>
                <m:r>
                  <w:rPr>
                    <w:rFonts w:ascii="Cambria Math" w:hAnsi="Cambria Math" w:cs="Times New Roman"/>
                    <w:sz w:val="32"/>
                    <w:szCs w:val="24"/>
                    <w:lang w:val="ru-RU"/>
                  </w:rPr>
                  <m:t>2</m:t>
                </m:r>
              </m:sup>
            </m:sSup>
            <m:r>
              <w:rPr>
                <w:rFonts w:ascii="Cambria Math" w:hAnsi="Cambria Math" w:cs="Times New Roman"/>
                <w:sz w:val="32"/>
                <w:szCs w:val="24"/>
                <w:lang w:val="ru-RU"/>
              </w:rPr>
              <m:t>+</m:t>
            </m:r>
            <m:sSup>
              <m:sSupPr>
                <m:ctrlPr>
                  <w:rPr>
                    <w:rFonts w:ascii="Cambria Math" w:hAnsi="Cambria Math" w:cs="Times New Roman"/>
                    <w:i/>
                    <w:sz w:val="32"/>
                    <w:szCs w:val="24"/>
                    <w:lang w:val="en-US"/>
                  </w:rPr>
                </m:ctrlPr>
              </m:sSupPr>
              <m:e>
                <m:r>
                  <w:rPr>
                    <w:rFonts w:ascii="Cambria Math" w:hAnsi="Cambria Math" w:cs="Times New Roman"/>
                    <w:sz w:val="32"/>
                    <w:szCs w:val="24"/>
                    <w:lang w:val="en-US"/>
                  </w:rPr>
                  <m:t>b</m:t>
                </m:r>
              </m:e>
              <m:sup>
                <m:r>
                  <w:rPr>
                    <w:rFonts w:ascii="Cambria Math" w:hAnsi="Cambria Math" w:cs="Times New Roman"/>
                    <w:sz w:val="32"/>
                    <w:szCs w:val="24"/>
                    <w:lang w:val="ru-RU"/>
                  </w:rPr>
                  <m:t>3</m:t>
                </m:r>
              </m:sup>
            </m:sSup>
          </m:den>
        </m:f>
      </m:oMath>
      <w:r w:rsidRPr="00250FD9">
        <w:rPr>
          <w:rFonts w:ascii="Times New Roman" w:hAnsi="Times New Roman"/>
          <w:sz w:val="32"/>
          <w:szCs w:val="24"/>
        </w:rPr>
        <w:t xml:space="preserve">  </w:t>
      </w:r>
    </w:p>
    <w:p w:rsidR="00BF7FC0" w:rsidRPr="00E87FEB" w:rsidRDefault="00B51DC9" w:rsidP="00B51DC9">
      <w:pPr>
        <w:rPr>
          <w:rFonts w:ascii="Times New Roman" w:hAnsi="Times New Roman" w:cs="Times New Roman"/>
          <w:sz w:val="24"/>
          <w:szCs w:val="24"/>
        </w:rPr>
      </w:pPr>
      <w:r>
        <w:rPr>
          <w:rFonts w:ascii="Times New Roman" w:hAnsi="Times New Roman"/>
          <w:sz w:val="24"/>
        </w:rPr>
        <w:t>о</w:t>
      </w:r>
      <w:r w:rsidR="00E87FEB">
        <w:rPr>
          <w:rFonts w:ascii="Times New Roman" w:hAnsi="Times New Roman"/>
          <w:sz w:val="24"/>
        </w:rPr>
        <w:t xml:space="preserve">скільки </w:t>
      </w:r>
      <m:oMath>
        <m:sSup>
          <m:sSupPr>
            <m:ctrlPr>
              <w:rPr>
                <w:rFonts w:ascii="Cambria Math" w:hAnsi="Cambria Math"/>
              </w:rPr>
            </m:ctrlPr>
          </m:sSupPr>
          <m:e>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e>
          <m:sup>
            <m:r>
              <m:rPr>
                <m:sty m:val="p"/>
              </m:rPr>
              <w:rPr>
                <w:rFonts w:ascii="Cambria Math" w:hAnsi="Cambria Math"/>
                <w:lang w:val="ru-RU"/>
              </w:rPr>
              <m:t>3</m:t>
            </m:r>
          </m:sup>
        </m:sSup>
        <m:r>
          <m:rPr>
            <m:sty m:val="p"/>
          </m:rPr>
          <w:rPr>
            <w:rFonts w:ascii="Cambria Math" w:hAnsi="Cambria Math"/>
            <w:lang w:val="ru-RU"/>
          </w:rPr>
          <m:t>=</m:t>
        </m:r>
        <m:sSup>
          <m:sSupPr>
            <m:ctrlPr>
              <w:rPr>
                <w:rFonts w:ascii="Cambria Math" w:hAnsi="Cambria Math"/>
                <w:lang w:val="en-US"/>
              </w:rPr>
            </m:ctrlPr>
          </m:sSupPr>
          <m:e>
            <m:r>
              <w:rPr>
                <w:rFonts w:ascii="Cambria Math" w:hAnsi="Cambria Math"/>
              </w:rPr>
              <m:t>a</m:t>
            </m:r>
          </m:e>
          <m:sup>
            <m:r>
              <m:rPr>
                <m:sty m:val="p"/>
              </m:rPr>
              <w:rPr>
                <w:rFonts w:ascii="Cambria Math" w:hAnsi="Cambria Math"/>
                <w:lang w:val="ru-RU"/>
              </w:rPr>
              <m:t>3</m:t>
            </m:r>
          </m:sup>
        </m:sSup>
        <m:r>
          <m:rPr>
            <m:sty m:val="p"/>
          </m:rPr>
          <w:rPr>
            <w:rFonts w:ascii="Cambria Math" w:hAnsi="Cambria Math"/>
            <w:lang w:val="ru-RU"/>
          </w:rPr>
          <m:t>+</m:t>
        </m:r>
        <m:r>
          <m:rPr>
            <m:sty m:val="p"/>
          </m:rPr>
          <w:rPr>
            <w:rFonts w:ascii="Cambria Math" w:hAnsi="Cambria Math"/>
          </w:rPr>
          <m:t>3</m:t>
        </m:r>
        <m:sSup>
          <m:sSupPr>
            <m:ctrlPr>
              <w:rPr>
                <w:rFonts w:ascii="Cambria Math" w:hAnsi="Cambria Math"/>
                <w:lang w:val="ru-RU"/>
              </w:rPr>
            </m:ctrlPr>
          </m:sSupPr>
          <m:e>
            <m:r>
              <w:rPr>
                <w:rFonts w:ascii="Cambria Math" w:hAnsi="Cambria Math"/>
              </w:rPr>
              <m:t>a</m:t>
            </m:r>
          </m:e>
          <m:sup>
            <m:r>
              <m:rPr>
                <m:sty m:val="p"/>
              </m:rPr>
              <w:rPr>
                <w:rFonts w:ascii="Cambria Math" w:hAnsi="Cambria Math"/>
              </w:rPr>
              <m:t>2</m:t>
            </m:r>
          </m:sup>
        </m:sSup>
        <m:r>
          <w:rPr>
            <w:rFonts w:ascii="Cambria Math" w:hAnsi="Cambria Math"/>
          </w:rPr>
          <m:t>b</m:t>
        </m:r>
        <m:r>
          <m:rPr>
            <m:sty m:val="p"/>
          </m:rPr>
          <w:rPr>
            <w:rFonts w:ascii="Cambria Math" w:hAnsi="Cambria Math"/>
          </w:rPr>
          <m:t>+3</m:t>
        </m:r>
        <m:r>
          <w:rPr>
            <w:rFonts w:ascii="Cambria Math" w:hAnsi="Cambria Math"/>
          </w:rPr>
          <m:t>a</m:t>
        </m:r>
        <m:sSup>
          <m:sSupPr>
            <m:ctrlPr>
              <w:rPr>
                <w:rFonts w:ascii="Cambria Math" w:hAnsi="Cambria Math"/>
                <w:lang w:val="ru-RU"/>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lang w:val="ru-RU"/>
              </w:rPr>
            </m:ctrlPr>
          </m:sSupPr>
          <m:e>
            <m:r>
              <w:rPr>
                <w:rFonts w:ascii="Cambria Math" w:hAnsi="Cambria Math"/>
              </w:rPr>
              <m:t>b</m:t>
            </m:r>
          </m:e>
          <m:sup>
            <m:r>
              <m:rPr>
                <m:sty m:val="p"/>
              </m:rPr>
              <w:rPr>
                <w:rFonts w:ascii="Cambria Math" w:hAnsi="Cambria Math"/>
              </w:rPr>
              <m:t>3</m:t>
            </m:r>
          </m:sup>
        </m:sSup>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lang w:val="ru-RU"/>
              </w:rPr>
              <m:t>(</m:t>
            </m:r>
            <m:r>
              <w:rPr>
                <w:rFonts w:ascii="Cambria Math" w:hAnsi="Cambria Math"/>
              </w:rPr>
              <m:t>a</m:t>
            </m:r>
            <m:r>
              <m:rPr>
                <m:sty m:val="p"/>
              </m:rPr>
              <w:rPr>
                <w:rFonts w:ascii="Cambria Math" w:hAnsi="Cambria Math"/>
                <w:lang w:val="ru-RU"/>
              </w:rPr>
              <m:t>+</m:t>
            </m:r>
            <m:r>
              <w:rPr>
                <w:rFonts w:ascii="Cambria Math" w:hAnsi="Cambria Math"/>
              </w:rPr>
              <m:t>b</m:t>
            </m:r>
            <m:r>
              <m:rPr>
                <m:sty m:val="p"/>
              </m:rPr>
              <w:rPr>
                <w:rFonts w:ascii="Cambria Math" w:hAnsi="Cambria Math"/>
                <w:lang w:val="ru-RU"/>
              </w:rPr>
              <m:t>)</m:t>
            </m:r>
          </m:e>
          <m:sup>
            <m:r>
              <m:rPr>
                <m:sty m:val="p"/>
              </m:rPr>
              <w:rPr>
                <w:rFonts w:ascii="Cambria Math" w:hAnsi="Cambria Math"/>
                <w:lang w:val="ru-RU"/>
              </w:rPr>
              <m:t>3</m:t>
            </m:r>
          </m:sup>
        </m:sSup>
        <m:r>
          <m:rPr>
            <m:sty m:val="p"/>
          </m:rPr>
          <w:rPr>
            <w:rFonts w:ascii="Cambria Math" w:hAnsi="Cambria Math"/>
            <w:lang w:val="ru-RU"/>
          </w:rPr>
          <m:t>-</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lang w:val="ru-RU"/>
                  </w:rPr>
                  <m:t>3</m:t>
                </m:r>
              </m:sup>
            </m:sSup>
            <m:r>
              <m:rPr>
                <m:sty m:val="p"/>
              </m:rPr>
              <w:rPr>
                <w:rFonts w:ascii="Cambria Math" w:hAnsi="Cambria Math"/>
                <w:lang w:val="ru-RU"/>
              </w:rPr>
              <m:t>+3</m:t>
            </m:r>
            <m:sSup>
              <m:sSupPr>
                <m:ctrlPr>
                  <w:rPr>
                    <w:rFonts w:ascii="Cambria Math" w:hAnsi="Cambria Math"/>
                  </w:rPr>
                </m:ctrlPr>
              </m:sSupPr>
              <m:e>
                <m:r>
                  <w:rPr>
                    <w:rFonts w:ascii="Cambria Math" w:hAnsi="Cambria Math"/>
                  </w:rPr>
                  <m:t>a</m:t>
                </m:r>
              </m:e>
              <m:sup>
                <m:r>
                  <m:rPr>
                    <m:sty m:val="p"/>
                  </m:rPr>
                  <w:rPr>
                    <w:rFonts w:ascii="Cambria Math" w:hAnsi="Cambria Math"/>
                    <w:lang w:val="ru-RU"/>
                  </w:rPr>
                  <m:t>2</m:t>
                </m:r>
              </m:sup>
            </m:sSup>
            <m:r>
              <w:rPr>
                <w:rFonts w:ascii="Cambria Math" w:hAnsi="Cambria Math"/>
              </w:rPr>
              <m:t>b</m:t>
            </m:r>
          </m:e>
        </m:d>
        <m:r>
          <m:rPr>
            <m:sty m:val="p"/>
          </m:rPr>
          <w:rPr>
            <w:rFonts w:ascii="Cambria Math" w:hAnsi="Cambria Math"/>
          </w:rPr>
          <m:t>=3</m:t>
        </m:r>
        <m:r>
          <w:rPr>
            <w:rFonts w:ascii="Cambria Math" w:hAnsi="Cambria Math"/>
          </w:rPr>
          <m:t>a</m:t>
        </m:r>
        <m:sSup>
          <m:sSupPr>
            <m:ctrlPr>
              <w:rPr>
                <w:rFonts w:ascii="Cambria Math" w:hAnsi="Cambria Math"/>
                <w:lang w:val="ru-RU"/>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lang w:val="ru-RU"/>
              </w:rPr>
            </m:ctrlPr>
          </m:sSupPr>
          <m:e>
            <m:r>
              <w:rPr>
                <w:rFonts w:ascii="Cambria Math" w:hAnsi="Cambria Math"/>
              </w:rPr>
              <m:t>b</m:t>
            </m:r>
          </m:e>
          <m:sup>
            <m:r>
              <m:rPr>
                <m:sty m:val="p"/>
              </m:rPr>
              <w:rPr>
                <w:rFonts w:ascii="Cambria Math" w:hAnsi="Cambria Math"/>
              </w:rPr>
              <m:t>3</m:t>
            </m:r>
          </m:sup>
        </m:sSup>
      </m:oMath>
      <w:r w:rsidR="00E87FEB" w:rsidRPr="00B51DC9">
        <w:rPr>
          <w:rFonts w:ascii="Times New Roman" w:hAnsi="Times New Roman"/>
          <w:sz w:val="32"/>
        </w:rPr>
        <w:t xml:space="preserve"> ,</w:t>
      </w:r>
      <w:r w:rsidR="00E87FEB">
        <w:rPr>
          <w:rFonts w:ascii="Times New Roman" w:hAnsi="Times New Roman"/>
          <w:sz w:val="24"/>
        </w:rPr>
        <w:t xml:space="preserve"> то</w:t>
      </w:r>
      <w:r>
        <w:rPr>
          <w:rFonts w:ascii="Times New Roman" w:hAnsi="Times New Roman"/>
          <w:sz w:val="24"/>
        </w:rPr>
        <w:t>ді</w:t>
      </w:r>
      <w:r w:rsidR="00E87FEB">
        <w:rPr>
          <w:rFonts w:ascii="Times New Roman" w:hAnsi="Times New Roman"/>
          <w:sz w:val="24"/>
        </w:rPr>
        <w:t xml:space="preserve"> чисельник </w:t>
      </w:r>
      <w:r>
        <w:rPr>
          <w:rFonts w:ascii="Times New Roman" w:hAnsi="Times New Roman"/>
          <w:sz w:val="24"/>
        </w:rPr>
        <w:t xml:space="preserve"> </w:t>
      </w:r>
      <w:r w:rsidR="00E87FEB">
        <w:rPr>
          <w:rFonts w:ascii="Times New Roman" w:hAnsi="Times New Roman"/>
          <w:sz w:val="24"/>
        </w:rPr>
        <w:t xml:space="preserve">= </w:t>
      </w:r>
      <m:oMath>
        <m:r>
          <w:rPr>
            <w:rFonts w:ascii="Cambria Math" w:hAnsi="Cambria Math"/>
            <w:sz w:val="24"/>
          </w:rPr>
          <m:t xml:space="preserve"> </m:t>
        </m:r>
        <m:r>
          <m:rPr>
            <m:sty m:val="p"/>
          </m:rPr>
          <w:rPr>
            <w:rFonts w:ascii="Cambria Math" w:hAnsi="Cambria Math"/>
          </w:rPr>
          <m:t>3</m:t>
        </m:r>
        <m:r>
          <w:rPr>
            <w:rFonts w:ascii="Cambria Math" w:hAnsi="Cambria Math"/>
          </w:rPr>
          <m:t>a</m:t>
        </m:r>
        <m:sSup>
          <m:sSupPr>
            <m:ctrlPr>
              <w:rPr>
                <w:rFonts w:ascii="Cambria Math" w:hAnsi="Cambria Math"/>
                <w:lang w:val="ru-RU"/>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lang w:val="ru-RU"/>
              </w:rPr>
            </m:ctrlPr>
          </m:sSupPr>
          <m:e>
            <m:r>
              <w:rPr>
                <w:rFonts w:ascii="Cambria Math" w:hAnsi="Cambria Math"/>
              </w:rPr>
              <m:t>b</m:t>
            </m:r>
          </m:e>
          <m:sup>
            <m:r>
              <m:rPr>
                <m:sty m:val="p"/>
              </m:rPr>
              <w:rPr>
                <w:rFonts w:ascii="Cambria Math" w:hAnsi="Cambria Math"/>
              </w:rPr>
              <m:t>3</m:t>
            </m:r>
          </m:sup>
        </m:sSup>
        <m:r>
          <m:rPr>
            <m:sty m:val="p"/>
          </m:rPr>
          <w:rPr>
            <w:rFonts w:ascii="Cambria Math" w:hAnsi="Cambria Math"/>
            <w:lang w:val="ru-RU"/>
          </w:rPr>
          <m:t xml:space="preserve"> </m:t>
        </m:r>
      </m:oMath>
      <w:r w:rsidR="00E87FEB">
        <w:rPr>
          <w:rFonts w:ascii="Times New Roman" w:hAnsi="Times New Roman"/>
          <w:sz w:val="24"/>
        </w:rPr>
        <w:t xml:space="preserve"> =</w:t>
      </w:r>
      <w:r>
        <w:rPr>
          <w:rFonts w:ascii="Times New Roman" w:hAnsi="Times New Roman"/>
          <w:sz w:val="24"/>
        </w:rPr>
        <w:t xml:space="preserve"> </w:t>
      </w:r>
      <w:r w:rsidR="00E87FEB">
        <w:rPr>
          <w:rFonts w:ascii="Times New Roman" w:hAnsi="Times New Roman"/>
          <w:sz w:val="24"/>
        </w:rPr>
        <w:t xml:space="preserve"> знаменнику, тому математичне значення виразу дорівнює 1.</w:t>
      </w:r>
    </w:p>
    <w:p w:rsidR="005B209E" w:rsidRDefault="005B209E" w:rsidP="005B209E">
      <w:pPr>
        <w:pStyle w:val="isselectedend"/>
      </w:pPr>
      <w:r>
        <w:t>Отже, чисельник після розкриття дужок дорівнює знаменнику.</w:t>
      </w:r>
    </w:p>
    <w:p w:rsidR="005B209E" w:rsidRDefault="005B209E" w:rsidP="005B209E">
      <w:pPr>
        <w:pStyle w:val="isselectedend"/>
      </w:pPr>
      <w:r>
        <w:t xml:space="preserve">Проте під час прямого обчислення виразу в програмі виникає похибка обчислень. Особливо це помітно для типу </w:t>
      </w:r>
      <w:r>
        <w:rPr>
          <w:rStyle w:val="HTML"/>
          <w:rFonts w:ascii="Times New Roman" w:hAnsi="Times New Roman"/>
          <w:sz w:val="24"/>
        </w:rPr>
        <w:t>float</w:t>
      </w:r>
      <w:r>
        <w:t xml:space="preserve">. Під час обчислення чисельника віднімаються дуже близькі за значенням великі числа, тому виникає значна втрата точності. У результаті отримане значення для </w:t>
      </w:r>
      <w:r>
        <w:rPr>
          <w:rStyle w:val="HTML"/>
          <w:rFonts w:ascii="Times New Roman" w:hAnsi="Times New Roman"/>
          <w:sz w:val="24"/>
        </w:rPr>
        <w:t>float</w:t>
      </w:r>
      <w:r>
        <w:t xml:space="preserve"> суттєво відрізняється від математично правильного.</w:t>
      </w:r>
    </w:p>
    <w:p w:rsidR="005B209E" w:rsidRDefault="005B209E" w:rsidP="005B209E">
      <w:pPr>
        <w:pStyle w:val="isselectedend"/>
      </w:pPr>
      <w:r>
        <w:lastRenderedPageBreak/>
        <w:t xml:space="preserve">Для типу </w:t>
      </w:r>
      <w:r>
        <w:rPr>
          <w:rStyle w:val="HTML"/>
          <w:rFonts w:ascii="Times New Roman" w:hAnsi="Times New Roman"/>
          <w:sz w:val="24"/>
        </w:rPr>
        <w:t>double</w:t>
      </w:r>
      <w:r>
        <w:t xml:space="preserve"> використовується більша точність представлення дійсних чисел, тому результат є значно ближчим до правильного значення, хоча через похибки обчислень він також не дорівнює точно 1.</w:t>
      </w:r>
    </w:p>
    <w:p w:rsidR="005B209E" w:rsidRDefault="005B209E" w:rsidP="005B209E">
      <w:pPr>
        <w:pStyle w:val="isselectedend"/>
      </w:pPr>
      <w:r>
        <w:t xml:space="preserve">Таким чином, у цій задачі використання </w:t>
      </w:r>
      <w:r>
        <w:rPr>
          <w:rStyle w:val="HTML"/>
          <w:rFonts w:ascii="Times New Roman" w:hAnsi="Times New Roman"/>
          <w:sz w:val="24"/>
        </w:rPr>
        <w:t>double</w:t>
      </w:r>
      <w:r>
        <w:t xml:space="preserve"> є доцільнішим за </w:t>
      </w:r>
      <w:r>
        <w:rPr>
          <w:rStyle w:val="HTML"/>
          <w:rFonts w:ascii="Times New Roman" w:hAnsi="Times New Roman"/>
          <w:sz w:val="24"/>
        </w:rPr>
        <w:t>float</w:t>
      </w:r>
      <w:r>
        <w:t>, оскільки воно забезпечує значно вищу точність під час операцій із дійсними числами та зменшує вплив похибки округлення.</w:t>
      </w:r>
    </w:p>
    <w:p w:rsidR="005B209E" w:rsidRDefault="005B209E" w:rsidP="005B209E">
      <w:pPr>
        <w:pStyle w:val="a9"/>
      </w:pPr>
      <w:r>
        <w:t xml:space="preserve">Водночас ця задача демонструє, що навіть використання </w:t>
      </w:r>
      <w:r>
        <w:rPr>
          <w:rStyle w:val="HTML"/>
          <w:rFonts w:ascii="Times New Roman" w:hAnsi="Times New Roman"/>
          <w:sz w:val="24"/>
        </w:rPr>
        <w:t>double</w:t>
      </w:r>
      <w:r>
        <w:t xml:space="preserve"> не завжди повністю усуває похибки обчислень. Якщо математично можливо перетворити вираз так, щоб уникнути віднімання близьких великих чисел, це дозволяє отримати точніший результат.</w:t>
      </w:r>
    </w:p>
    <w:p w:rsidR="00F31BDA" w:rsidRDefault="00F31BDA" w:rsidP="00F31BDA">
      <w:pPr>
        <w:pStyle w:val="normal"/>
        <w:rPr>
          <w:rFonts w:ascii="Times New Roman" w:eastAsia="Times New Roman" w:hAnsi="Times New Roman" w:cs="Times New Roman"/>
          <w:sz w:val="24"/>
          <w:szCs w:val="24"/>
          <w:shd w:val="clear" w:color="auto" w:fill="FFF2CC"/>
          <w:lang w:val="uk-UA"/>
        </w:rPr>
      </w:pPr>
      <w:r>
        <w:rPr>
          <w:rFonts w:ascii="Times New Roman" w:hAnsi="Times New Roman"/>
          <w:sz w:val="24"/>
        </w:rPr>
        <w:t>Час, затрачений на виконання завдання №1: ~2 год (фактично; відповідає плановим 2 год</w:t>
      </w:r>
      <w:r w:rsidR="00B50CCC">
        <w:rPr>
          <w:rFonts w:ascii="Times New Roman" w:hAnsi="Times New Roman"/>
          <w:sz w:val="24"/>
          <w:lang w:val="uk-UA"/>
        </w:rPr>
        <w:t>.</w:t>
      </w:r>
      <w:r>
        <w:rPr>
          <w:rFonts w:ascii="Times New Roman" w:hAnsi="Times New Roman"/>
          <w:sz w:val="24"/>
        </w:rPr>
        <w:t>). Консольний результат: float → 2.13333e+06 (велика похибка), double → 0.997384 (близько до 1).</w:t>
      </w:r>
    </w:p>
    <w:p w:rsidR="005B209E" w:rsidRDefault="007E5A54" w:rsidP="007E5A54">
      <w:pPr>
        <w:pStyle w:val="normal"/>
        <w:jc w:val="center"/>
        <w:rPr>
          <w:rFonts w:ascii="Times New Roman" w:eastAsia="Times New Roman" w:hAnsi="Times New Roman" w:cs="Times New Roman"/>
          <w:sz w:val="24"/>
          <w:szCs w:val="24"/>
          <w:shd w:val="clear" w:color="auto" w:fill="FFF2CC"/>
          <w:lang w:val="uk-UA"/>
        </w:rPr>
      </w:pPr>
      <w:r>
        <w:rPr>
          <w:rFonts w:ascii="Times New Roman" w:hAnsi="Times New Roman"/>
          <w:b/>
          <w:noProof/>
          <w:sz w:val="24"/>
        </w:rPr>
        <w:drawing>
          <wp:inline distT="0" distB="0" distL="0" distR="0">
            <wp:extent cx="4042387" cy="1203960"/>
            <wp:effectExtent l="1905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a:srcRect/>
                    <a:stretch>
                      <a:fillRect/>
                    </a:stretch>
                  </pic:blipFill>
                  <pic:spPr bwMode="auto">
                    <a:xfrm>
                      <a:off x="0" y="0"/>
                      <a:ext cx="4042387" cy="1203960"/>
                    </a:xfrm>
                    <a:prstGeom prst="rect">
                      <a:avLst/>
                    </a:prstGeom>
                    <a:noFill/>
                    <a:ln w="9525">
                      <a:noFill/>
                      <a:miter lim="800000"/>
                      <a:headEnd/>
                      <a:tailEnd/>
                    </a:ln>
                  </pic:spPr>
                </pic:pic>
              </a:graphicData>
            </a:graphic>
          </wp:inline>
        </w:drawing>
      </w:r>
    </w:p>
    <w:p w:rsidR="00B50CCC" w:rsidRPr="00343779" w:rsidRDefault="00B50CCC" w:rsidP="00B50CCC">
      <w:pPr>
        <w:pStyle w:val="normal"/>
        <w:jc w:val="center"/>
        <w:rPr>
          <w:rFonts w:ascii="Times New Roman" w:eastAsia="Times New Roman" w:hAnsi="Times New Roman" w:cs="Times New Roman"/>
          <w:color w:val="4F81BD" w:themeColor="accent1"/>
          <w:sz w:val="20"/>
          <w:szCs w:val="24"/>
          <w:shd w:val="clear" w:color="auto" w:fill="FFF2CC"/>
          <w:lang w:val="uk-UA"/>
        </w:rPr>
      </w:pPr>
      <w:r>
        <w:rPr>
          <w:rFonts w:ascii="Times New Roman" w:hAnsi="Times New Roman"/>
          <w:color w:val="4F81BD" w:themeColor="accent1"/>
          <w:sz w:val="20"/>
          <w:lang w:val="uk-UA"/>
        </w:rPr>
        <w:t xml:space="preserve">Рис.3. </w:t>
      </w:r>
      <w:r w:rsidRPr="00B50CCC">
        <w:rPr>
          <w:rFonts w:ascii="Times New Roman" w:hAnsi="Times New Roman"/>
          <w:color w:val="4F81BD" w:themeColor="accent1"/>
          <w:sz w:val="20"/>
        </w:rPr>
        <w:t>Консольний результат</w:t>
      </w:r>
      <w:r>
        <w:rPr>
          <w:rFonts w:ascii="Times New Roman" w:hAnsi="Times New Roman"/>
          <w:color w:val="4F81BD" w:themeColor="accent1"/>
          <w:sz w:val="20"/>
          <w:lang w:val="uk-UA"/>
        </w:rPr>
        <w:t xml:space="preserve"> виконання </w:t>
      </w:r>
      <w:r>
        <w:rPr>
          <w:rFonts w:ascii="Times New Roman" w:hAnsi="Times New Roman" w:cs="Times New Roman"/>
          <w:color w:val="4F81BD" w:themeColor="accent1"/>
          <w:sz w:val="20"/>
          <w:lang w:val="en-US"/>
        </w:rPr>
        <w:t>l</w:t>
      </w:r>
      <w:r w:rsidRPr="00343779">
        <w:rPr>
          <w:rFonts w:ascii="Times New Roman" w:hAnsi="Times New Roman" w:cs="Times New Roman"/>
          <w:color w:val="4F81BD" w:themeColor="accent1"/>
          <w:sz w:val="20"/>
        </w:rPr>
        <w:t>ab</w:t>
      </w:r>
      <w:r w:rsidRPr="00343779">
        <w:rPr>
          <w:rFonts w:ascii="Times New Roman" w:hAnsi="Times New Roman" w:cs="Times New Roman"/>
          <w:color w:val="4F81BD" w:themeColor="accent1"/>
          <w:sz w:val="20"/>
          <w:lang w:val="uk-UA"/>
        </w:rPr>
        <w:t>_1_</w:t>
      </w:r>
      <w:r>
        <w:rPr>
          <w:rFonts w:ascii="Times New Roman" w:hAnsi="Times New Roman" w:cs="Times New Roman"/>
          <w:color w:val="4F81BD" w:themeColor="accent1"/>
          <w:sz w:val="20"/>
          <w:lang w:val="en-US"/>
        </w:rPr>
        <w:t>t</w:t>
      </w:r>
      <w:r w:rsidRPr="00343779">
        <w:rPr>
          <w:rFonts w:ascii="Times New Roman" w:hAnsi="Times New Roman" w:cs="Times New Roman"/>
          <w:color w:val="4F81BD" w:themeColor="accent1"/>
          <w:sz w:val="20"/>
        </w:rPr>
        <w:t>ask</w:t>
      </w:r>
      <w:r w:rsidRPr="00343779">
        <w:rPr>
          <w:rFonts w:ascii="Times New Roman" w:hAnsi="Times New Roman" w:cs="Times New Roman"/>
          <w:color w:val="4F81BD" w:themeColor="accent1"/>
          <w:sz w:val="20"/>
          <w:lang w:val="uk-UA"/>
        </w:rPr>
        <w:t>_1, варіант 23</w:t>
      </w:r>
    </w:p>
    <w:p w:rsidR="00B50CCC" w:rsidRPr="00B50CCC" w:rsidRDefault="00B50CCC" w:rsidP="007E5A54">
      <w:pPr>
        <w:pStyle w:val="normal"/>
        <w:jc w:val="center"/>
        <w:rPr>
          <w:rFonts w:ascii="Times New Roman" w:eastAsia="Times New Roman" w:hAnsi="Times New Roman" w:cs="Times New Roman"/>
          <w:color w:val="4F81BD" w:themeColor="accent1"/>
          <w:sz w:val="20"/>
          <w:szCs w:val="24"/>
          <w:shd w:val="clear" w:color="auto" w:fill="FFF2CC"/>
          <w:lang w:val="uk-UA"/>
        </w:rPr>
      </w:pPr>
    </w:p>
    <w:p w:rsidR="005B209E" w:rsidRPr="00B50CCC" w:rsidRDefault="005B209E" w:rsidP="005B209E">
      <w:pPr>
        <w:pStyle w:val="normal"/>
        <w:rPr>
          <w:rFonts w:ascii="Times New Roman" w:eastAsia="Times New Roman" w:hAnsi="Times New Roman" w:cs="Times New Roman"/>
          <w:color w:val="4F81BD" w:themeColor="accent1"/>
          <w:sz w:val="20"/>
          <w:szCs w:val="24"/>
          <w:shd w:val="clear" w:color="auto" w:fill="FFF2CC"/>
          <w:lang w:val="uk-UA"/>
        </w:rPr>
      </w:pPr>
      <w:r>
        <w:rPr>
          <w:rFonts w:ascii="Times New Roman" w:eastAsia="Times New Roman" w:hAnsi="Times New Roman" w:cs="Times New Roman"/>
          <w:sz w:val="24"/>
          <w:szCs w:val="24"/>
          <w:lang w:val="uk-UA"/>
        </w:rPr>
        <w:t>Завдання №2</w:t>
      </w:r>
      <w:r w:rsidR="00B50CCC">
        <w:rPr>
          <w:rFonts w:ascii="Times New Roman" w:eastAsia="Times New Roman" w:hAnsi="Times New Roman" w:cs="Times New Roman"/>
          <w:sz w:val="24"/>
          <w:szCs w:val="24"/>
          <w:lang w:val="uk-UA"/>
        </w:rPr>
        <w:t xml:space="preserve"> </w:t>
      </w:r>
      <w:r w:rsidR="00B50CCC" w:rsidRPr="00B50CCC">
        <w:rPr>
          <w:rFonts w:ascii="Times New Roman" w:hAnsi="Times New Roman" w:cs="Times New Roman"/>
          <w:sz w:val="24"/>
          <w:lang w:val="en-US"/>
        </w:rPr>
        <w:t>l</w:t>
      </w:r>
      <w:r w:rsidR="00B50CCC" w:rsidRPr="00B50CCC">
        <w:rPr>
          <w:rFonts w:ascii="Times New Roman" w:hAnsi="Times New Roman" w:cs="Times New Roman"/>
          <w:sz w:val="24"/>
        </w:rPr>
        <w:t>ab</w:t>
      </w:r>
      <w:r w:rsidR="00B50CCC" w:rsidRPr="00B50CCC">
        <w:rPr>
          <w:rFonts w:ascii="Times New Roman" w:hAnsi="Times New Roman" w:cs="Times New Roman"/>
          <w:sz w:val="24"/>
          <w:lang w:val="uk-UA"/>
        </w:rPr>
        <w:t>_1_</w:t>
      </w:r>
      <w:r w:rsidR="00B50CCC" w:rsidRPr="00B50CCC">
        <w:rPr>
          <w:rFonts w:ascii="Times New Roman" w:hAnsi="Times New Roman" w:cs="Times New Roman"/>
          <w:sz w:val="24"/>
          <w:lang w:val="en-US"/>
        </w:rPr>
        <w:t>t</w:t>
      </w:r>
      <w:r w:rsidR="00B50CCC" w:rsidRPr="00B50CCC">
        <w:rPr>
          <w:rFonts w:ascii="Times New Roman" w:hAnsi="Times New Roman" w:cs="Times New Roman"/>
          <w:sz w:val="24"/>
        </w:rPr>
        <w:t>ask</w:t>
      </w:r>
      <w:r w:rsidR="00B50CCC">
        <w:rPr>
          <w:rFonts w:ascii="Times New Roman" w:hAnsi="Times New Roman" w:cs="Times New Roman"/>
          <w:sz w:val="24"/>
          <w:lang w:val="uk-UA"/>
        </w:rPr>
        <w:t>_2</w:t>
      </w:r>
      <w:r w:rsidR="00B50CCC" w:rsidRPr="00B50CCC">
        <w:rPr>
          <w:rFonts w:ascii="Times New Roman" w:hAnsi="Times New Roman" w:cs="Times New Roman"/>
          <w:sz w:val="24"/>
          <w:lang w:val="uk-UA"/>
        </w:rPr>
        <w:t>, варіант 23</w:t>
      </w:r>
    </w:p>
    <w:p w:rsidR="005B209E" w:rsidRPr="00250FD9" w:rsidRDefault="005B209E" w:rsidP="005B209E">
      <w:pPr>
        <w:pStyle w:val="isselectedend"/>
        <w:rPr>
          <w:lang w:val="uk-UA"/>
        </w:rPr>
      </w:pPr>
      <w:r w:rsidRPr="00250FD9">
        <w:rPr>
          <w:lang w:val="uk-UA"/>
        </w:rPr>
        <w:t xml:space="preserve">Під час виконання </w:t>
      </w:r>
      <w:r>
        <w:t>Lab</w:t>
      </w:r>
      <w:r w:rsidRPr="00250FD9">
        <w:rPr>
          <w:lang w:val="uk-UA"/>
        </w:rPr>
        <w:t xml:space="preserve"> 1 </w:t>
      </w:r>
      <w:r>
        <w:t>Task</w:t>
      </w:r>
      <w:r w:rsidRPr="00250FD9">
        <w:rPr>
          <w:lang w:val="uk-UA"/>
        </w:rPr>
        <w:t xml:space="preserve"> 2 було досліджено роботу постфіксних операцій інкременту та декременту, а також порядок виконання операцій порівняння.</w:t>
      </w:r>
    </w:p>
    <w:p w:rsidR="005B209E" w:rsidRDefault="005B209E" w:rsidP="005B209E">
      <w:pPr>
        <w:pStyle w:val="isselectedend"/>
      </w:pPr>
      <w:r>
        <w:t xml:space="preserve">Особливу увагу було приділено виразу </w:t>
      </w:r>
      <w:r>
        <w:rPr>
          <w:rStyle w:val="HTML"/>
          <w:rFonts w:ascii="Times New Roman" w:hAnsi="Times New Roman"/>
          <w:sz w:val="24"/>
        </w:rPr>
        <w:t>n---m</w:t>
      </w:r>
      <w:r>
        <w:t>. На перший погляд його можна неоднозначно сприйняти через послідовність трьох символів мінуса. У мові C++ цей запис фактично розбирається як:</w:t>
      </w:r>
    </w:p>
    <w:p w:rsidR="005B209E" w:rsidRDefault="005B209E" w:rsidP="005B209E">
      <w:pPr>
        <w:pStyle w:val="isselectedend"/>
      </w:pPr>
      <w:r>
        <w:rPr>
          <w:rStyle w:val="HTML"/>
          <w:rFonts w:ascii="Times New Roman" w:hAnsi="Times New Roman"/>
          <w:sz w:val="24"/>
        </w:rPr>
        <w:t>(n--) - m</w:t>
      </w:r>
    </w:p>
    <w:p w:rsidR="005B209E" w:rsidRDefault="005B209E" w:rsidP="005B209E">
      <w:pPr>
        <w:pStyle w:val="isselectedend"/>
      </w:pPr>
      <w:r>
        <w:t xml:space="preserve">Тобто спочатку поточне значення </w:t>
      </w:r>
      <w:r>
        <w:rPr>
          <w:rStyle w:val="HTML"/>
          <w:rFonts w:ascii="Times New Roman" w:hAnsi="Times New Roman"/>
          <w:sz w:val="24"/>
        </w:rPr>
        <w:t>n</w:t>
      </w:r>
      <w:r>
        <w:t xml:space="preserve"> використовується у виразі, після чого </w:t>
      </w:r>
      <w:r>
        <w:rPr>
          <w:rStyle w:val="HTML"/>
          <w:rFonts w:ascii="Times New Roman" w:hAnsi="Times New Roman"/>
          <w:sz w:val="24"/>
        </w:rPr>
        <w:t>n</w:t>
      </w:r>
      <w:r>
        <w:t xml:space="preserve"> зменшується на одиницю, а потім від початкового значення </w:t>
      </w:r>
      <w:r>
        <w:rPr>
          <w:rStyle w:val="HTML"/>
          <w:rFonts w:ascii="Times New Roman" w:hAnsi="Times New Roman"/>
          <w:sz w:val="24"/>
        </w:rPr>
        <w:t>n</w:t>
      </w:r>
      <w:r>
        <w:t xml:space="preserve"> віднімається </w:t>
      </w:r>
      <w:r>
        <w:rPr>
          <w:rStyle w:val="HTML"/>
          <w:rFonts w:ascii="Times New Roman" w:hAnsi="Times New Roman"/>
          <w:sz w:val="24"/>
        </w:rPr>
        <w:t>m</w:t>
      </w:r>
      <w:r>
        <w:t>.</w:t>
      </w:r>
    </w:p>
    <w:p w:rsidR="005B209E" w:rsidRDefault="005B209E" w:rsidP="005B209E">
      <w:pPr>
        <w:pStyle w:val="isselectedend"/>
      </w:pPr>
      <w:r>
        <w:t xml:space="preserve">Наприклад, при </w:t>
      </w:r>
      <w:r>
        <w:rPr>
          <w:rStyle w:val="HTML"/>
          <w:rFonts w:ascii="Times New Roman" w:hAnsi="Times New Roman"/>
          <w:sz w:val="24"/>
        </w:rPr>
        <w:t>n = 10</w:t>
      </w:r>
      <w:r>
        <w:t xml:space="preserve"> та </w:t>
      </w:r>
      <w:r>
        <w:rPr>
          <w:rStyle w:val="HTML"/>
          <w:rFonts w:ascii="Times New Roman" w:hAnsi="Times New Roman"/>
          <w:sz w:val="24"/>
        </w:rPr>
        <w:t>m = 3</w:t>
      </w:r>
      <w:r>
        <w:t xml:space="preserve"> результатом виразу </w:t>
      </w:r>
      <w:r>
        <w:rPr>
          <w:rStyle w:val="HTML"/>
          <w:rFonts w:ascii="Times New Roman" w:hAnsi="Times New Roman"/>
          <w:sz w:val="24"/>
        </w:rPr>
        <w:t>n---m</w:t>
      </w:r>
      <w:r>
        <w:t xml:space="preserve"> буде </w:t>
      </w:r>
      <w:r>
        <w:rPr>
          <w:rStyle w:val="HTML"/>
          <w:rFonts w:ascii="Times New Roman" w:hAnsi="Times New Roman"/>
          <w:sz w:val="24"/>
        </w:rPr>
        <w:t>7</w:t>
      </w:r>
      <w:r>
        <w:t xml:space="preserve">, а після його виконання значення змінних становитимуть </w:t>
      </w:r>
      <w:r>
        <w:rPr>
          <w:rStyle w:val="HTML"/>
          <w:rFonts w:ascii="Times New Roman" w:hAnsi="Times New Roman"/>
          <w:sz w:val="24"/>
        </w:rPr>
        <w:t>n = 9</w:t>
      </w:r>
      <w:r>
        <w:t xml:space="preserve">, </w:t>
      </w:r>
      <w:r>
        <w:rPr>
          <w:rStyle w:val="HTML"/>
          <w:rFonts w:ascii="Times New Roman" w:hAnsi="Times New Roman"/>
          <w:sz w:val="24"/>
        </w:rPr>
        <w:t>m = 3</w:t>
      </w:r>
      <w:r>
        <w:t>.</w:t>
      </w:r>
    </w:p>
    <w:p w:rsidR="005B209E" w:rsidRDefault="005B209E" w:rsidP="005B209E">
      <w:pPr>
        <w:pStyle w:val="isselectedend"/>
      </w:pPr>
      <w:r>
        <w:t>Іншим можливим для візуального сприйняття варіантом є запис:</w:t>
      </w:r>
    </w:p>
    <w:p w:rsidR="005B209E" w:rsidRDefault="005B209E" w:rsidP="005B209E">
      <w:pPr>
        <w:pStyle w:val="isselectedend"/>
      </w:pPr>
      <w:r>
        <w:rPr>
          <w:rStyle w:val="HTML"/>
          <w:rFonts w:ascii="Times New Roman" w:hAnsi="Times New Roman"/>
          <w:sz w:val="24"/>
        </w:rPr>
        <w:t>n - --m</w:t>
      </w:r>
    </w:p>
    <w:p w:rsidR="005B209E" w:rsidRDefault="005B209E" w:rsidP="005B209E">
      <w:pPr>
        <w:pStyle w:val="isselectedend"/>
      </w:pPr>
      <w:r>
        <w:t xml:space="preserve">У цьому випадку спочатку виконується префіксний декремент </w:t>
      </w:r>
      <w:r>
        <w:rPr>
          <w:rStyle w:val="HTML"/>
          <w:rFonts w:ascii="Times New Roman" w:hAnsi="Times New Roman"/>
          <w:sz w:val="24"/>
        </w:rPr>
        <w:t>--m</w:t>
      </w:r>
      <w:r>
        <w:t xml:space="preserve">, після чого нове значення </w:t>
      </w:r>
      <w:r>
        <w:rPr>
          <w:rStyle w:val="HTML"/>
          <w:rFonts w:ascii="Times New Roman" w:hAnsi="Times New Roman"/>
          <w:sz w:val="24"/>
        </w:rPr>
        <w:t>m</w:t>
      </w:r>
      <w:r>
        <w:t xml:space="preserve"> віднімається від </w:t>
      </w:r>
      <w:r>
        <w:rPr>
          <w:rStyle w:val="HTML"/>
          <w:rFonts w:ascii="Times New Roman" w:hAnsi="Times New Roman"/>
          <w:sz w:val="24"/>
        </w:rPr>
        <w:t>n</w:t>
      </w:r>
      <w:r>
        <w:t xml:space="preserve">. При </w:t>
      </w:r>
      <w:r>
        <w:rPr>
          <w:rStyle w:val="HTML"/>
          <w:rFonts w:ascii="Times New Roman" w:hAnsi="Times New Roman"/>
          <w:sz w:val="24"/>
        </w:rPr>
        <w:t>n = 10</w:t>
      </w:r>
      <w:r>
        <w:t xml:space="preserve"> та </w:t>
      </w:r>
      <w:r>
        <w:rPr>
          <w:rStyle w:val="HTML"/>
          <w:rFonts w:ascii="Times New Roman" w:hAnsi="Times New Roman"/>
          <w:sz w:val="24"/>
        </w:rPr>
        <w:t>m = 3</w:t>
      </w:r>
      <w:r>
        <w:t xml:space="preserve"> результат становитиме </w:t>
      </w:r>
      <w:r>
        <w:rPr>
          <w:rStyle w:val="HTML"/>
          <w:rFonts w:ascii="Times New Roman" w:hAnsi="Times New Roman"/>
          <w:sz w:val="24"/>
        </w:rPr>
        <w:t>8</w:t>
      </w:r>
      <w:r>
        <w:t xml:space="preserve">, а після виконання </w:t>
      </w:r>
      <w:r>
        <w:rPr>
          <w:rStyle w:val="HTML"/>
          <w:rFonts w:ascii="Times New Roman" w:hAnsi="Times New Roman"/>
          <w:sz w:val="24"/>
        </w:rPr>
        <w:t>n = 10</w:t>
      </w:r>
      <w:r>
        <w:t xml:space="preserve">, </w:t>
      </w:r>
      <w:r>
        <w:rPr>
          <w:rStyle w:val="HTML"/>
          <w:rFonts w:ascii="Times New Roman" w:hAnsi="Times New Roman"/>
          <w:sz w:val="24"/>
        </w:rPr>
        <w:t>m = 2</w:t>
      </w:r>
      <w:r>
        <w:t>.</w:t>
      </w:r>
    </w:p>
    <w:p w:rsidR="005B209E" w:rsidRDefault="005B209E" w:rsidP="005B209E">
      <w:pPr>
        <w:pStyle w:val="isselectedend"/>
      </w:pPr>
      <w:r>
        <w:lastRenderedPageBreak/>
        <w:t xml:space="preserve">Отже, ці два записи мають різний порядок виконання та змінюють різні змінні. Для виразу </w:t>
      </w:r>
      <w:r>
        <w:rPr>
          <w:rStyle w:val="HTML"/>
          <w:rFonts w:ascii="Times New Roman" w:hAnsi="Times New Roman"/>
          <w:sz w:val="24"/>
        </w:rPr>
        <w:t>n---m</w:t>
      </w:r>
      <w:r>
        <w:t xml:space="preserve">, заданого без пробілів, правильним розбором у C++ є </w:t>
      </w:r>
      <w:r>
        <w:rPr>
          <w:rStyle w:val="HTML"/>
          <w:rFonts w:ascii="Times New Roman" w:hAnsi="Times New Roman"/>
          <w:sz w:val="24"/>
        </w:rPr>
        <w:t>(n--) - m</w:t>
      </w:r>
      <w:r>
        <w:t>.</w:t>
      </w:r>
    </w:p>
    <w:p w:rsidR="005B209E" w:rsidRDefault="005B209E" w:rsidP="005B209E">
      <w:pPr>
        <w:pStyle w:val="isselectedend"/>
      </w:pPr>
      <w:r>
        <w:t xml:space="preserve">Для виразів </w:t>
      </w:r>
      <w:r>
        <w:rPr>
          <w:rStyle w:val="HTML"/>
          <w:rFonts w:ascii="Times New Roman" w:hAnsi="Times New Roman"/>
          <w:sz w:val="24"/>
        </w:rPr>
        <w:t>m--&lt;n</w:t>
      </w:r>
      <w:r>
        <w:t xml:space="preserve"> та </w:t>
      </w:r>
      <w:r>
        <w:rPr>
          <w:rStyle w:val="HTML"/>
          <w:rFonts w:ascii="Times New Roman" w:hAnsi="Times New Roman"/>
          <w:sz w:val="24"/>
        </w:rPr>
        <w:t>n++&gt;m</w:t>
      </w:r>
      <w:r>
        <w:t xml:space="preserve"> також використовується постфіксна форма операцій. У випадку </w:t>
      </w:r>
      <w:r>
        <w:rPr>
          <w:rStyle w:val="HTML"/>
          <w:rFonts w:ascii="Times New Roman" w:hAnsi="Times New Roman"/>
          <w:sz w:val="24"/>
        </w:rPr>
        <w:t>m--&lt;n</w:t>
      </w:r>
      <w:r>
        <w:t xml:space="preserve"> спочатку використовується поточне значення </w:t>
      </w:r>
      <w:r>
        <w:rPr>
          <w:rStyle w:val="HTML"/>
          <w:rFonts w:ascii="Times New Roman" w:hAnsi="Times New Roman"/>
          <w:sz w:val="24"/>
        </w:rPr>
        <w:t>m</w:t>
      </w:r>
      <w:r>
        <w:t xml:space="preserve"> для порівняння, а після цього </w:t>
      </w:r>
      <w:r>
        <w:rPr>
          <w:rStyle w:val="HTML"/>
          <w:rFonts w:ascii="Times New Roman" w:hAnsi="Times New Roman"/>
          <w:sz w:val="24"/>
        </w:rPr>
        <w:t>m</w:t>
      </w:r>
      <w:r>
        <w:t xml:space="preserve"> зменшується на одиницю. У випадку </w:t>
      </w:r>
      <w:r>
        <w:rPr>
          <w:rStyle w:val="HTML"/>
          <w:rFonts w:ascii="Times New Roman" w:hAnsi="Times New Roman"/>
          <w:sz w:val="24"/>
        </w:rPr>
        <w:t>n++&gt;m</w:t>
      </w:r>
      <w:r>
        <w:t xml:space="preserve"> спочатку виконується порівняння з поточним значенням </w:t>
      </w:r>
      <w:r>
        <w:rPr>
          <w:rStyle w:val="HTML"/>
          <w:rFonts w:ascii="Times New Roman" w:hAnsi="Times New Roman"/>
          <w:sz w:val="24"/>
        </w:rPr>
        <w:t>n</w:t>
      </w:r>
      <w:r>
        <w:t xml:space="preserve">, а після цього </w:t>
      </w:r>
      <w:r>
        <w:rPr>
          <w:rStyle w:val="HTML"/>
          <w:rFonts w:ascii="Times New Roman" w:hAnsi="Times New Roman"/>
          <w:sz w:val="24"/>
        </w:rPr>
        <w:t>n</w:t>
      </w:r>
      <w:r>
        <w:t xml:space="preserve"> збільшується на одиницю.</w:t>
      </w:r>
    </w:p>
    <w:p w:rsidR="005B209E" w:rsidRDefault="005B209E" w:rsidP="005B209E">
      <w:pPr>
        <w:pStyle w:val="isselectedend"/>
      </w:pPr>
      <w:r>
        <w:t xml:space="preserve">Результат операцій порівняння має логічний тип: </w:t>
      </w:r>
      <w:r>
        <w:rPr>
          <w:rStyle w:val="HTML"/>
          <w:rFonts w:ascii="Times New Roman" w:hAnsi="Times New Roman"/>
          <w:sz w:val="24"/>
        </w:rPr>
        <w:t>true</w:t>
      </w:r>
      <w:r>
        <w:t xml:space="preserve"> або </w:t>
      </w:r>
      <w:r>
        <w:rPr>
          <w:rStyle w:val="HTML"/>
          <w:rFonts w:ascii="Times New Roman" w:hAnsi="Times New Roman"/>
          <w:sz w:val="24"/>
        </w:rPr>
        <w:t>false</w:t>
      </w:r>
      <w:r>
        <w:t xml:space="preserve">. У програмі використано </w:t>
      </w:r>
      <w:r>
        <w:rPr>
          <w:rStyle w:val="HTML"/>
          <w:rFonts w:ascii="Times New Roman" w:hAnsi="Times New Roman"/>
          <w:sz w:val="24"/>
        </w:rPr>
        <w:t>boolalpha</w:t>
      </w:r>
      <w:r>
        <w:t xml:space="preserve">, тому ці значення виводяться словами </w:t>
      </w:r>
      <w:r>
        <w:rPr>
          <w:rStyle w:val="HTML"/>
          <w:rFonts w:ascii="Times New Roman" w:hAnsi="Times New Roman"/>
          <w:sz w:val="24"/>
        </w:rPr>
        <w:t>true</w:t>
      </w:r>
      <w:r>
        <w:t xml:space="preserve"> та </w:t>
      </w:r>
      <w:r>
        <w:rPr>
          <w:rStyle w:val="HTML"/>
          <w:rFonts w:ascii="Times New Roman" w:hAnsi="Times New Roman"/>
          <w:sz w:val="24"/>
        </w:rPr>
        <w:t>false</w:t>
      </w:r>
      <w:r>
        <w:t>.</w:t>
      </w:r>
    </w:p>
    <w:p w:rsidR="005B209E" w:rsidRDefault="005B209E" w:rsidP="005B209E">
      <w:pPr>
        <w:pStyle w:val="a9"/>
      </w:pPr>
      <w:r>
        <w:t>Таким чином, під час виконання завдання було закріплено розуміння різниці між префіксними та постфіксними операціями, а також їхнього впливу на порядок обчислення виразів і кінцеві значення змінних.</w:t>
      </w:r>
    </w:p>
    <w:p w:rsidR="005B209E" w:rsidRPr="00B50CCC" w:rsidRDefault="005B209E" w:rsidP="00F31BDA">
      <w:pPr>
        <w:pStyle w:val="normal"/>
        <w:rPr>
          <w:rFonts w:ascii="Times New Roman" w:eastAsia="Times New Roman" w:hAnsi="Times New Roman" w:cs="Times New Roman"/>
          <w:sz w:val="24"/>
          <w:szCs w:val="24"/>
          <w:shd w:val="clear" w:color="auto" w:fill="FFF2CC"/>
          <w:lang w:val="uk-UA"/>
        </w:rPr>
      </w:pPr>
      <w:r>
        <w:rPr>
          <w:rFonts w:ascii="Times New Roman" w:hAnsi="Times New Roman"/>
          <w:sz w:val="24"/>
        </w:rPr>
        <w:t>Час, затрачений на виконання завдання №2: ~1 год (фактично; відповідає плановій 1 год).</w:t>
      </w:r>
    </w:p>
    <w:p w:rsidR="005B209E" w:rsidRDefault="007E5A54" w:rsidP="007E5A54">
      <w:pPr>
        <w:pStyle w:val="normal"/>
        <w:jc w:val="center"/>
        <w:rPr>
          <w:rFonts w:ascii="Times New Roman" w:eastAsia="Times New Roman" w:hAnsi="Times New Roman" w:cs="Times New Roman"/>
          <w:sz w:val="24"/>
          <w:szCs w:val="24"/>
          <w:shd w:val="clear" w:color="auto" w:fill="FFF2CC"/>
          <w:lang w:val="uk-UA"/>
        </w:rPr>
      </w:pPr>
      <w:r>
        <w:rPr>
          <w:rFonts w:ascii="Times New Roman" w:hAnsi="Times New Roman"/>
          <w:b/>
          <w:noProof/>
          <w:sz w:val="24"/>
        </w:rPr>
        <w:drawing>
          <wp:inline distT="0" distB="0" distL="0" distR="0">
            <wp:extent cx="3095262" cy="1935480"/>
            <wp:effectExtent l="1905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a:srcRect/>
                    <a:stretch>
                      <a:fillRect/>
                    </a:stretch>
                  </pic:blipFill>
                  <pic:spPr bwMode="auto">
                    <a:xfrm>
                      <a:off x="0" y="0"/>
                      <a:ext cx="3097673" cy="1936987"/>
                    </a:xfrm>
                    <a:prstGeom prst="rect">
                      <a:avLst/>
                    </a:prstGeom>
                    <a:noFill/>
                    <a:ln w="9525">
                      <a:noFill/>
                      <a:miter lim="800000"/>
                      <a:headEnd/>
                      <a:tailEnd/>
                    </a:ln>
                  </pic:spPr>
                </pic:pic>
              </a:graphicData>
            </a:graphic>
          </wp:inline>
        </w:drawing>
      </w:r>
    </w:p>
    <w:p w:rsidR="00B50CCC" w:rsidRPr="00B50CCC" w:rsidRDefault="00B50CCC" w:rsidP="007E5A54">
      <w:pPr>
        <w:pStyle w:val="normal"/>
        <w:jc w:val="center"/>
        <w:rPr>
          <w:rFonts w:ascii="Times New Roman" w:eastAsia="Times New Roman" w:hAnsi="Times New Roman" w:cs="Times New Roman"/>
          <w:sz w:val="24"/>
          <w:szCs w:val="24"/>
          <w:shd w:val="clear" w:color="auto" w:fill="FFF2CC"/>
          <w:lang w:val="uk-UA"/>
        </w:rPr>
      </w:pPr>
      <w:r>
        <w:rPr>
          <w:rFonts w:ascii="Times New Roman" w:hAnsi="Times New Roman"/>
          <w:color w:val="4F81BD" w:themeColor="accent1"/>
          <w:sz w:val="20"/>
          <w:lang w:val="uk-UA"/>
        </w:rPr>
        <w:t xml:space="preserve">Рис.4. </w:t>
      </w:r>
      <w:r w:rsidRPr="00B50CCC">
        <w:rPr>
          <w:rFonts w:ascii="Times New Roman" w:hAnsi="Times New Roman"/>
          <w:color w:val="4F81BD" w:themeColor="accent1"/>
          <w:sz w:val="20"/>
        </w:rPr>
        <w:t>Консольний результат</w:t>
      </w:r>
      <w:r>
        <w:rPr>
          <w:rFonts w:ascii="Times New Roman" w:hAnsi="Times New Roman"/>
          <w:color w:val="4F81BD" w:themeColor="accent1"/>
          <w:sz w:val="20"/>
          <w:lang w:val="uk-UA"/>
        </w:rPr>
        <w:t xml:space="preserve"> виконання </w:t>
      </w:r>
      <w:r>
        <w:rPr>
          <w:rFonts w:ascii="Times New Roman" w:hAnsi="Times New Roman" w:cs="Times New Roman"/>
          <w:color w:val="4F81BD" w:themeColor="accent1"/>
          <w:sz w:val="20"/>
          <w:lang w:val="en-US"/>
        </w:rPr>
        <w:t>l</w:t>
      </w:r>
      <w:r w:rsidRPr="00343779">
        <w:rPr>
          <w:rFonts w:ascii="Times New Roman" w:hAnsi="Times New Roman" w:cs="Times New Roman"/>
          <w:color w:val="4F81BD" w:themeColor="accent1"/>
          <w:sz w:val="20"/>
        </w:rPr>
        <w:t>ab</w:t>
      </w:r>
      <w:r w:rsidRPr="00343779">
        <w:rPr>
          <w:rFonts w:ascii="Times New Roman" w:hAnsi="Times New Roman" w:cs="Times New Roman"/>
          <w:color w:val="4F81BD" w:themeColor="accent1"/>
          <w:sz w:val="20"/>
          <w:lang w:val="uk-UA"/>
        </w:rPr>
        <w:t>_1_</w:t>
      </w:r>
      <w:r>
        <w:rPr>
          <w:rFonts w:ascii="Times New Roman" w:hAnsi="Times New Roman" w:cs="Times New Roman"/>
          <w:color w:val="4F81BD" w:themeColor="accent1"/>
          <w:sz w:val="20"/>
          <w:lang w:val="en-US"/>
        </w:rPr>
        <w:t>t</w:t>
      </w:r>
      <w:r w:rsidRPr="00343779">
        <w:rPr>
          <w:rFonts w:ascii="Times New Roman" w:hAnsi="Times New Roman" w:cs="Times New Roman"/>
          <w:color w:val="4F81BD" w:themeColor="accent1"/>
          <w:sz w:val="20"/>
        </w:rPr>
        <w:t>ask</w:t>
      </w:r>
      <w:r>
        <w:rPr>
          <w:rFonts w:ascii="Times New Roman" w:hAnsi="Times New Roman" w:cs="Times New Roman"/>
          <w:color w:val="4F81BD" w:themeColor="accent1"/>
          <w:sz w:val="20"/>
          <w:lang w:val="uk-UA"/>
        </w:rPr>
        <w:t>_2</w:t>
      </w:r>
      <w:r w:rsidRPr="00343779">
        <w:rPr>
          <w:rFonts w:ascii="Times New Roman" w:hAnsi="Times New Roman" w:cs="Times New Roman"/>
          <w:color w:val="4F81BD" w:themeColor="accent1"/>
          <w:sz w:val="20"/>
          <w:lang w:val="uk-UA"/>
        </w:rPr>
        <w:t>, варіант 23</w:t>
      </w:r>
    </w:p>
    <w:p w:rsidR="005B209E" w:rsidRDefault="005B209E" w:rsidP="005B209E">
      <w:pPr>
        <w:pStyle w:val="normal"/>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Завдання №3</w:t>
      </w:r>
      <w:r w:rsidR="00B50CCC">
        <w:rPr>
          <w:rFonts w:ascii="Times New Roman" w:eastAsia="Times New Roman" w:hAnsi="Times New Roman" w:cs="Times New Roman"/>
          <w:sz w:val="24"/>
          <w:szCs w:val="24"/>
          <w:lang w:val="uk-UA"/>
        </w:rPr>
        <w:t xml:space="preserve"> </w:t>
      </w:r>
      <w:r w:rsidR="00B50CCC" w:rsidRPr="007548F3">
        <w:rPr>
          <w:rFonts w:ascii="Times New Roman" w:eastAsia="Times New Roman" w:hAnsi="Times New Roman" w:cs="Times New Roman"/>
          <w:sz w:val="24"/>
          <w:lang w:val="uk-UA"/>
        </w:rPr>
        <w:t>Аналізатор надійності пароля</w:t>
      </w:r>
    </w:p>
    <w:p w:rsidR="005B209E" w:rsidRPr="005B209E" w:rsidRDefault="005B209E" w:rsidP="005B209E">
      <w:pPr>
        <w:spacing w:before="100" w:beforeAutospacing="1" w:after="100" w:afterAutospacing="1" w:line="240" w:lineRule="auto"/>
        <w:rPr>
          <w:rFonts w:ascii="Times New Roman" w:eastAsia="Times New Roman" w:hAnsi="Times New Roman" w:cs="Times New Roman"/>
          <w:sz w:val="24"/>
          <w:szCs w:val="24"/>
          <w:lang w:val="ru-RU"/>
        </w:rPr>
      </w:pPr>
      <w:r w:rsidRPr="005B209E">
        <w:rPr>
          <w:rFonts w:ascii="Times New Roman" w:eastAsia="Times New Roman" w:hAnsi="Times New Roman" w:cs="Times New Roman"/>
          <w:sz w:val="24"/>
          <w:szCs w:val="24"/>
          <w:lang w:val="ru-RU"/>
        </w:rPr>
        <w:t>Програму було протестовано відповідно до наданих тест-кейсів.</w:t>
      </w:r>
    </w:p>
    <w:p w:rsidR="005B209E" w:rsidRPr="005B209E" w:rsidRDefault="005B209E" w:rsidP="005B209E">
      <w:pPr>
        <w:spacing w:before="100" w:beforeAutospacing="1" w:after="100" w:afterAutospacing="1" w:line="240" w:lineRule="auto"/>
        <w:rPr>
          <w:rFonts w:ascii="Times New Roman" w:eastAsia="Times New Roman" w:hAnsi="Times New Roman" w:cs="Times New Roman"/>
          <w:sz w:val="24"/>
          <w:szCs w:val="24"/>
          <w:lang w:val="ru-RU"/>
        </w:rPr>
      </w:pPr>
      <w:r w:rsidRPr="005B209E">
        <w:rPr>
          <w:rFonts w:ascii="Times New Roman" w:eastAsia="Times New Roman" w:hAnsi="Times New Roman" w:cs="Times New Roman"/>
          <w:sz w:val="24"/>
          <w:szCs w:val="24"/>
          <w:lang w:val="ru-RU"/>
        </w:rPr>
        <w:t>Під час тестування було перевірено:</w:t>
      </w:r>
    </w:p>
    <w:p w:rsidR="005B209E" w:rsidRPr="005B209E" w:rsidRDefault="005B209E" w:rsidP="005B209E">
      <w:pPr>
        <w:numPr>
          <w:ilvl w:val="0"/>
          <w:numId w:val="44"/>
        </w:numPr>
        <w:spacing w:before="100" w:beforeAutospacing="1" w:after="100" w:afterAutospacing="1" w:line="240" w:lineRule="auto"/>
        <w:rPr>
          <w:rFonts w:ascii="Times New Roman" w:eastAsia="Times New Roman" w:hAnsi="Times New Roman" w:cs="Times New Roman"/>
          <w:sz w:val="24"/>
          <w:szCs w:val="24"/>
          <w:lang w:val="ru-RU"/>
        </w:rPr>
      </w:pPr>
      <w:r w:rsidRPr="005B209E">
        <w:rPr>
          <w:rFonts w:ascii="Times New Roman" w:eastAsia="Times New Roman" w:hAnsi="Times New Roman" w:cs="Times New Roman"/>
          <w:sz w:val="24"/>
          <w:szCs w:val="24"/>
          <w:lang w:val="ru-RU"/>
        </w:rPr>
        <w:t>граничні значення довжини пароля;</w:t>
      </w:r>
    </w:p>
    <w:p w:rsidR="005B209E" w:rsidRPr="005B209E" w:rsidRDefault="005B209E" w:rsidP="005B209E">
      <w:pPr>
        <w:numPr>
          <w:ilvl w:val="0"/>
          <w:numId w:val="44"/>
        </w:numPr>
        <w:spacing w:before="100" w:beforeAutospacing="1" w:after="100" w:afterAutospacing="1" w:line="240" w:lineRule="auto"/>
        <w:rPr>
          <w:rFonts w:ascii="Times New Roman" w:eastAsia="Times New Roman" w:hAnsi="Times New Roman" w:cs="Times New Roman"/>
          <w:sz w:val="24"/>
          <w:szCs w:val="24"/>
          <w:lang w:val="ru-RU"/>
        </w:rPr>
      </w:pPr>
      <w:r w:rsidRPr="005B209E">
        <w:rPr>
          <w:rFonts w:ascii="Times New Roman" w:eastAsia="Times New Roman" w:hAnsi="Times New Roman" w:cs="Times New Roman"/>
          <w:sz w:val="24"/>
          <w:szCs w:val="24"/>
          <w:lang w:val="ru-RU"/>
        </w:rPr>
        <w:t>різні комбінації типів символів;</w:t>
      </w:r>
    </w:p>
    <w:p w:rsidR="005B209E" w:rsidRPr="005B209E" w:rsidRDefault="005B209E" w:rsidP="005B209E">
      <w:pPr>
        <w:numPr>
          <w:ilvl w:val="0"/>
          <w:numId w:val="44"/>
        </w:numPr>
        <w:spacing w:before="100" w:beforeAutospacing="1" w:after="100" w:afterAutospacing="1" w:line="240" w:lineRule="auto"/>
        <w:rPr>
          <w:rFonts w:ascii="Times New Roman" w:eastAsia="Times New Roman" w:hAnsi="Times New Roman" w:cs="Times New Roman"/>
          <w:sz w:val="24"/>
          <w:szCs w:val="24"/>
          <w:lang w:val="ru-RU"/>
        </w:rPr>
      </w:pPr>
      <w:r w:rsidRPr="005B209E">
        <w:rPr>
          <w:rFonts w:ascii="Times New Roman" w:eastAsia="Times New Roman" w:hAnsi="Times New Roman" w:cs="Times New Roman"/>
          <w:sz w:val="24"/>
          <w:szCs w:val="24"/>
          <w:lang w:val="ru-RU"/>
        </w:rPr>
        <w:t>визначення рівнів надійності від 1 до 5;</w:t>
      </w:r>
    </w:p>
    <w:p w:rsidR="005B209E" w:rsidRPr="005B209E" w:rsidRDefault="005B209E" w:rsidP="005B209E">
      <w:pPr>
        <w:numPr>
          <w:ilvl w:val="0"/>
          <w:numId w:val="44"/>
        </w:numPr>
        <w:spacing w:before="100" w:beforeAutospacing="1" w:after="100" w:afterAutospacing="1" w:line="240" w:lineRule="auto"/>
        <w:rPr>
          <w:rFonts w:ascii="Times New Roman" w:eastAsia="Times New Roman" w:hAnsi="Times New Roman" w:cs="Times New Roman"/>
          <w:sz w:val="24"/>
          <w:szCs w:val="24"/>
          <w:lang w:val="ru-RU"/>
        </w:rPr>
      </w:pPr>
      <w:r w:rsidRPr="005B209E">
        <w:rPr>
          <w:rFonts w:ascii="Times New Roman" w:eastAsia="Times New Roman" w:hAnsi="Times New Roman" w:cs="Times New Roman"/>
          <w:sz w:val="24"/>
          <w:szCs w:val="24"/>
          <w:lang w:val="ru-RU"/>
        </w:rPr>
        <w:t>правильність рекомендацій;</w:t>
      </w:r>
    </w:p>
    <w:p w:rsidR="005B209E" w:rsidRPr="005B209E" w:rsidRDefault="005B209E" w:rsidP="005B209E">
      <w:pPr>
        <w:numPr>
          <w:ilvl w:val="0"/>
          <w:numId w:val="44"/>
        </w:numPr>
        <w:spacing w:before="100" w:beforeAutospacing="1" w:after="100" w:afterAutospacing="1" w:line="240" w:lineRule="auto"/>
        <w:rPr>
          <w:rFonts w:ascii="Times New Roman" w:eastAsia="Times New Roman" w:hAnsi="Times New Roman" w:cs="Times New Roman"/>
          <w:sz w:val="24"/>
          <w:szCs w:val="24"/>
          <w:lang w:val="ru-RU"/>
        </w:rPr>
      </w:pPr>
      <w:r w:rsidRPr="005B209E">
        <w:rPr>
          <w:rFonts w:ascii="Times New Roman" w:eastAsia="Times New Roman" w:hAnsi="Times New Roman" w:cs="Times New Roman"/>
          <w:sz w:val="24"/>
          <w:szCs w:val="24"/>
          <w:lang w:val="ru-RU"/>
        </w:rPr>
        <w:t>некоректне введення довжини;</w:t>
      </w:r>
    </w:p>
    <w:p w:rsidR="005B209E" w:rsidRPr="005B209E" w:rsidRDefault="005B209E" w:rsidP="005B209E">
      <w:pPr>
        <w:numPr>
          <w:ilvl w:val="0"/>
          <w:numId w:val="44"/>
        </w:numPr>
        <w:spacing w:before="100" w:beforeAutospacing="1" w:after="100" w:afterAutospacing="1" w:line="240" w:lineRule="auto"/>
        <w:rPr>
          <w:rFonts w:ascii="Times New Roman" w:eastAsia="Times New Roman" w:hAnsi="Times New Roman" w:cs="Times New Roman"/>
          <w:sz w:val="24"/>
          <w:szCs w:val="24"/>
          <w:lang w:val="ru-RU"/>
        </w:rPr>
      </w:pPr>
      <w:r w:rsidRPr="005B209E">
        <w:rPr>
          <w:rFonts w:ascii="Times New Roman" w:eastAsia="Times New Roman" w:hAnsi="Times New Roman" w:cs="Times New Roman"/>
          <w:sz w:val="24"/>
          <w:szCs w:val="24"/>
          <w:lang w:val="ru-RU"/>
        </w:rPr>
        <w:t xml:space="preserve">некоректні значення параметрів </w:t>
      </w:r>
      <w:r w:rsidRPr="005B209E">
        <w:rPr>
          <w:rFonts w:ascii="Times New Roman" w:eastAsia="Times New Roman" w:hAnsi="Times New Roman" w:cs="Courier New"/>
          <w:sz w:val="24"/>
          <w:lang w:val="ru-RU"/>
        </w:rPr>
        <w:t>y/n</w:t>
      </w:r>
      <w:r w:rsidRPr="005B209E">
        <w:rPr>
          <w:rFonts w:ascii="Times New Roman" w:eastAsia="Times New Roman" w:hAnsi="Times New Roman" w:cs="Times New Roman"/>
          <w:sz w:val="24"/>
          <w:szCs w:val="24"/>
          <w:lang w:val="ru-RU"/>
        </w:rPr>
        <w:t>;</w:t>
      </w:r>
    </w:p>
    <w:p w:rsidR="005B209E" w:rsidRPr="005B209E" w:rsidRDefault="005B209E" w:rsidP="005B209E">
      <w:pPr>
        <w:numPr>
          <w:ilvl w:val="0"/>
          <w:numId w:val="44"/>
        </w:numPr>
        <w:spacing w:before="100" w:beforeAutospacing="1" w:after="100" w:afterAutospacing="1" w:line="240" w:lineRule="auto"/>
        <w:rPr>
          <w:rFonts w:ascii="Times New Roman" w:eastAsia="Times New Roman" w:hAnsi="Times New Roman" w:cs="Times New Roman"/>
          <w:sz w:val="24"/>
          <w:szCs w:val="24"/>
          <w:lang w:val="ru-RU"/>
        </w:rPr>
      </w:pPr>
      <w:r w:rsidRPr="005B209E">
        <w:rPr>
          <w:rFonts w:ascii="Times New Roman" w:eastAsia="Times New Roman" w:hAnsi="Times New Roman" w:cs="Times New Roman"/>
          <w:sz w:val="24"/>
          <w:szCs w:val="24"/>
          <w:lang w:val="ru-RU"/>
        </w:rPr>
        <w:t>роботу умовних та логічних операторів;</w:t>
      </w:r>
    </w:p>
    <w:p w:rsidR="005B209E" w:rsidRPr="005B209E" w:rsidRDefault="005B209E" w:rsidP="005B209E">
      <w:pPr>
        <w:numPr>
          <w:ilvl w:val="0"/>
          <w:numId w:val="44"/>
        </w:numPr>
        <w:spacing w:before="100" w:beforeAutospacing="1" w:after="100" w:afterAutospacing="1" w:line="240" w:lineRule="auto"/>
        <w:rPr>
          <w:rFonts w:ascii="Times New Roman" w:eastAsia="Times New Roman" w:hAnsi="Times New Roman" w:cs="Times New Roman"/>
          <w:sz w:val="24"/>
          <w:szCs w:val="24"/>
          <w:lang w:val="ru-RU"/>
        </w:rPr>
      </w:pPr>
      <w:r w:rsidRPr="005B209E">
        <w:rPr>
          <w:rFonts w:ascii="Times New Roman" w:eastAsia="Times New Roman" w:hAnsi="Times New Roman" w:cs="Times New Roman"/>
          <w:sz w:val="24"/>
          <w:szCs w:val="24"/>
          <w:lang w:val="ru-RU"/>
        </w:rPr>
        <w:t xml:space="preserve">роботу конструкції </w:t>
      </w:r>
      <w:r w:rsidRPr="005B209E">
        <w:rPr>
          <w:rFonts w:ascii="Times New Roman" w:eastAsia="Times New Roman" w:hAnsi="Times New Roman" w:cs="Courier New"/>
          <w:sz w:val="24"/>
          <w:lang w:val="ru-RU"/>
        </w:rPr>
        <w:t>switch-case</w:t>
      </w:r>
      <w:r w:rsidRPr="005B209E">
        <w:rPr>
          <w:rFonts w:ascii="Times New Roman" w:eastAsia="Times New Roman" w:hAnsi="Times New Roman" w:cs="Times New Roman"/>
          <w:sz w:val="24"/>
          <w:szCs w:val="24"/>
          <w:lang w:val="ru-RU"/>
        </w:rPr>
        <w:t>;</w:t>
      </w:r>
    </w:p>
    <w:p w:rsidR="005B209E" w:rsidRPr="005B209E" w:rsidRDefault="005B209E" w:rsidP="005B209E">
      <w:pPr>
        <w:numPr>
          <w:ilvl w:val="0"/>
          <w:numId w:val="44"/>
        </w:numPr>
        <w:spacing w:before="100" w:beforeAutospacing="1" w:after="100" w:afterAutospacing="1" w:line="240" w:lineRule="auto"/>
        <w:rPr>
          <w:rFonts w:ascii="Times New Roman" w:eastAsia="Times New Roman" w:hAnsi="Times New Roman" w:cs="Times New Roman"/>
          <w:sz w:val="24"/>
          <w:szCs w:val="24"/>
          <w:lang w:val="ru-RU"/>
        </w:rPr>
      </w:pPr>
      <w:r w:rsidRPr="005B209E">
        <w:rPr>
          <w:rFonts w:ascii="Times New Roman" w:eastAsia="Times New Roman" w:hAnsi="Times New Roman" w:cs="Times New Roman"/>
          <w:sz w:val="24"/>
          <w:szCs w:val="24"/>
          <w:lang w:val="ru-RU"/>
        </w:rPr>
        <w:t>усі 16 тест-кейсів.</w:t>
      </w:r>
    </w:p>
    <w:p w:rsidR="007130F5" w:rsidRPr="00250FD9" w:rsidRDefault="005B209E" w:rsidP="00250FD9">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sz w:val="24"/>
        </w:rPr>
        <w:t>Фактично затрач</w:t>
      </w:r>
      <w:r w:rsidR="00B50CCC">
        <w:rPr>
          <w:rFonts w:ascii="Times New Roman" w:hAnsi="Times New Roman"/>
          <w:sz w:val="24"/>
        </w:rPr>
        <w:t xml:space="preserve">ений час на завдання №3: ~3 год. </w:t>
      </w:r>
      <w:r w:rsidR="00C015A5">
        <w:rPr>
          <w:rFonts w:ascii="Times New Roman" w:hAnsi="Times New Roman"/>
          <w:sz w:val="24"/>
        </w:rPr>
        <w:t>Усі 16 кейсів пройдено.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55"/>
        <w:gridCol w:w="2872"/>
        <w:gridCol w:w="1985"/>
        <w:gridCol w:w="2017"/>
        <w:gridCol w:w="1816"/>
      </w:tblGrid>
      <w:tr w:rsidR="007130F5" w:rsidTr="007E5A54">
        <w:trPr>
          <w:jc w:val="center"/>
        </w:trPr>
        <w:tc>
          <w:tcPr>
            <w:tcW w:w="555" w:type="dxa"/>
          </w:tcPr>
          <w:p w:rsidR="007130F5" w:rsidRDefault="00250FD9">
            <w:pPr>
              <w:jc w:val="center"/>
            </w:pPr>
            <w:r>
              <w:rPr>
                <w:rFonts w:ascii="Times New Roman" w:hAnsi="Times New Roman"/>
                <w:b/>
                <w:sz w:val="24"/>
              </w:rPr>
              <w:t>№</w:t>
            </w:r>
          </w:p>
        </w:tc>
        <w:tc>
          <w:tcPr>
            <w:tcW w:w="2872" w:type="dxa"/>
          </w:tcPr>
          <w:p w:rsidR="007130F5" w:rsidRDefault="00250FD9">
            <w:pPr>
              <w:jc w:val="center"/>
            </w:pPr>
            <w:r>
              <w:rPr>
                <w:rFonts w:ascii="Times New Roman" w:hAnsi="Times New Roman"/>
                <w:b/>
                <w:sz w:val="24"/>
              </w:rPr>
              <w:t>Вхід (довжина; цифри; великі; спец)</w:t>
            </w:r>
          </w:p>
        </w:tc>
        <w:tc>
          <w:tcPr>
            <w:tcW w:w="1985" w:type="dxa"/>
          </w:tcPr>
          <w:p w:rsidR="007130F5" w:rsidRDefault="00250FD9">
            <w:pPr>
              <w:jc w:val="center"/>
            </w:pPr>
            <w:r>
              <w:rPr>
                <w:rFonts w:ascii="Times New Roman" w:hAnsi="Times New Roman"/>
                <w:b/>
                <w:sz w:val="24"/>
              </w:rPr>
              <w:t>Мін. вимоги</w:t>
            </w:r>
          </w:p>
        </w:tc>
        <w:tc>
          <w:tcPr>
            <w:tcW w:w="2017" w:type="dxa"/>
          </w:tcPr>
          <w:p w:rsidR="007130F5" w:rsidRDefault="00250FD9">
            <w:pPr>
              <w:jc w:val="center"/>
            </w:pPr>
            <w:r>
              <w:rPr>
                <w:rFonts w:ascii="Times New Roman" w:hAnsi="Times New Roman"/>
                <w:b/>
                <w:sz w:val="24"/>
              </w:rPr>
              <w:t>Рівень</w:t>
            </w:r>
          </w:p>
        </w:tc>
        <w:tc>
          <w:tcPr>
            <w:tcW w:w="1816" w:type="dxa"/>
          </w:tcPr>
          <w:p w:rsidR="007130F5" w:rsidRDefault="00250FD9">
            <w:pPr>
              <w:jc w:val="center"/>
            </w:pPr>
            <w:r>
              <w:rPr>
                <w:rFonts w:ascii="Times New Roman" w:hAnsi="Times New Roman"/>
                <w:b/>
                <w:sz w:val="24"/>
              </w:rPr>
              <w:t>Попередження</w:t>
            </w:r>
          </w:p>
        </w:tc>
      </w:tr>
      <w:tr w:rsidR="007130F5" w:rsidTr="007E5A54">
        <w:trPr>
          <w:jc w:val="center"/>
        </w:trPr>
        <w:tc>
          <w:tcPr>
            <w:tcW w:w="555" w:type="dxa"/>
          </w:tcPr>
          <w:p w:rsidR="007130F5" w:rsidRDefault="00250FD9">
            <w:pPr>
              <w:jc w:val="center"/>
            </w:pPr>
            <w:r>
              <w:rPr>
                <w:rFonts w:ascii="Times New Roman" w:hAnsi="Times New Roman"/>
                <w:sz w:val="24"/>
              </w:rPr>
              <w:lastRenderedPageBreak/>
              <w:t>1</w:t>
            </w:r>
          </w:p>
        </w:tc>
        <w:tc>
          <w:tcPr>
            <w:tcW w:w="2872" w:type="dxa"/>
          </w:tcPr>
          <w:p w:rsidR="007130F5" w:rsidRDefault="00250FD9">
            <w:pPr>
              <w:jc w:val="center"/>
            </w:pPr>
            <w:r>
              <w:rPr>
                <w:rFonts w:ascii="Times New Roman" w:hAnsi="Times New Roman"/>
                <w:sz w:val="24"/>
              </w:rPr>
              <w:t>4; n; n; n</w:t>
            </w:r>
          </w:p>
        </w:tc>
        <w:tc>
          <w:tcPr>
            <w:tcW w:w="1985" w:type="dxa"/>
          </w:tcPr>
          <w:p w:rsidR="007130F5" w:rsidRDefault="00250FD9">
            <w:pPr>
              <w:jc w:val="center"/>
            </w:pPr>
            <w:r>
              <w:rPr>
                <w:rFonts w:ascii="Times New Roman" w:hAnsi="Times New Roman"/>
                <w:sz w:val="24"/>
              </w:rPr>
              <w:t>НЕ ПРОЙДЕНО</w:t>
            </w:r>
          </w:p>
        </w:tc>
        <w:tc>
          <w:tcPr>
            <w:tcW w:w="2017" w:type="dxa"/>
          </w:tcPr>
          <w:p w:rsidR="007130F5" w:rsidRDefault="00250FD9">
            <w:pPr>
              <w:jc w:val="center"/>
            </w:pPr>
            <w:r>
              <w:rPr>
                <w:rFonts w:ascii="Times New Roman" w:hAnsi="Times New Roman"/>
                <w:sz w:val="24"/>
              </w:rPr>
              <w:t>1 Дуже слабкий</w:t>
            </w:r>
          </w:p>
        </w:tc>
        <w:tc>
          <w:tcPr>
            <w:tcW w:w="1816" w:type="dxa"/>
          </w:tcPr>
          <w:p w:rsidR="007130F5" w:rsidRDefault="00250FD9">
            <w:pPr>
              <w:jc w:val="center"/>
            </w:pPr>
            <w:r>
              <w:rPr>
                <w:rFonts w:ascii="Times New Roman" w:hAnsi="Times New Roman"/>
                <w:sz w:val="24"/>
              </w:rPr>
              <w:t>так</w:t>
            </w:r>
          </w:p>
        </w:tc>
      </w:tr>
      <w:tr w:rsidR="007130F5" w:rsidTr="007E5A54">
        <w:trPr>
          <w:jc w:val="center"/>
        </w:trPr>
        <w:tc>
          <w:tcPr>
            <w:tcW w:w="555" w:type="dxa"/>
          </w:tcPr>
          <w:p w:rsidR="007130F5" w:rsidRDefault="00250FD9">
            <w:pPr>
              <w:jc w:val="center"/>
            </w:pPr>
            <w:r>
              <w:rPr>
                <w:rFonts w:ascii="Times New Roman" w:hAnsi="Times New Roman"/>
                <w:sz w:val="24"/>
              </w:rPr>
              <w:t>2</w:t>
            </w:r>
          </w:p>
        </w:tc>
        <w:tc>
          <w:tcPr>
            <w:tcW w:w="2872" w:type="dxa"/>
          </w:tcPr>
          <w:p w:rsidR="007130F5" w:rsidRDefault="00250FD9">
            <w:pPr>
              <w:jc w:val="center"/>
            </w:pPr>
            <w:r>
              <w:rPr>
                <w:rFonts w:ascii="Times New Roman" w:hAnsi="Times New Roman"/>
                <w:sz w:val="24"/>
              </w:rPr>
              <w:t>5; y; y; y</w:t>
            </w:r>
          </w:p>
        </w:tc>
        <w:tc>
          <w:tcPr>
            <w:tcW w:w="1985" w:type="dxa"/>
          </w:tcPr>
          <w:p w:rsidR="007130F5" w:rsidRDefault="00250FD9">
            <w:pPr>
              <w:jc w:val="center"/>
            </w:pPr>
            <w:r>
              <w:rPr>
                <w:rFonts w:ascii="Times New Roman" w:hAnsi="Times New Roman"/>
                <w:sz w:val="24"/>
              </w:rPr>
              <w:t>НЕ ПРОЙДЕНО</w:t>
            </w:r>
          </w:p>
        </w:tc>
        <w:tc>
          <w:tcPr>
            <w:tcW w:w="2017" w:type="dxa"/>
          </w:tcPr>
          <w:p w:rsidR="007130F5" w:rsidRDefault="00250FD9">
            <w:pPr>
              <w:jc w:val="center"/>
            </w:pPr>
            <w:r>
              <w:rPr>
                <w:rFonts w:ascii="Times New Roman" w:hAnsi="Times New Roman"/>
                <w:sz w:val="24"/>
              </w:rPr>
              <w:t>1 Дуже слабкий</w:t>
            </w:r>
          </w:p>
        </w:tc>
        <w:tc>
          <w:tcPr>
            <w:tcW w:w="1816" w:type="dxa"/>
          </w:tcPr>
          <w:p w:rsidR="007130F5" w:rsidRDefault="00250FD9">
            <w:pPr>
              <w:jc w:val="center"/>
            </w:pPr>
            <w:r>
              <w:rPr>
                <w:rFonts w:ascii="Times New Roman" w:hAnsi="Times New Roman"/>
                <w:sz w:val="24"/>
              </w:rPr>
              <w:t>ні</w:t>
            </w:r>
          </w:p>
        </w:tc>
      </w:tr>
      <w:tr w:rsidR="007130F5" w:rsidTr="007E5A54">
        <w:trPr>
          <w:jc w:val="center"/>
        </w:trPr>
        <w:tc>
          <w:tcPr>
            <w:tcW w:w="555" w:type="dxa"/>
          </w:tcPr>
          <w:p w:rsidR="007130F5" w:rsidRDefault="00250FD9">
            <w:pPr>
              <w:jc w:val="center"/>
            </w:pPr>
            <w:r>
              <w:rPr>
                <w:rFonts w:ascii="Times New Roman" w:hAnsi="Times New Roman"/>
                <w:sz w:val="24"/>
              </w:rPr>
              <w:t>3</w:t>
            </w:r>
          </w:p>
        </w:tc>
        <w:tc>
          <w:tcPr>
            <w:tcW w:w="2872" w:type="dxa"/>
          </w:tcPr>
          <w:p w:rsidR="007130F5" w:rsidRDefault="00250FD9">
            <w:pPr>
              <w:jc w:val="center"/>
            </w:pPr>
            <w:r>
              <w:rPr>
                <w:rFonts w:ascii="Times New Roman" w:hAnsi="Times New Roman"/>
                <w:sz w:val="24"/>
              </w:rPr>
              <w:t>6; n; n; n</w:t>
            </w:r>
          </w:p>
        </w:tc>
        <w:tc>
          <w:tcPr>
            <w:tcW w:w="1985" w:type="dxa"/>
          </w:tcPr>
          <w:p w:rsidR="007130F5" w:rsidRDefault="00250FD9">
            <w:pPr>
              <w:jc w:val="center"/>
            </w:pPr>
            <w:r>
              <w:rPr>
                <w:rFonts w:ascii="Times New Roman" w:hAnsi="Times New Roman"/>
                <w:sz w:val="24"/>
              </w:rPr>
              <w:t>НЕ ПРОЙДЕНО</w:t>
            </w:r>
          </w:p>
        </w:tc>
        <w:tc>
          <w:tcPr>
            <w:tcW w:w="2017" w:type="dxa"/>
          </w:tcPr>
          <w:p w:rsidR="007130F5" w:rsidRDefault="00250FD9">
            <w:pPr>
              <w:jc w:val="center"/>
            </w:pPr>
            <w:r>
              <w:rPr>
                <w:rFonts w:ascii="Times New Roman" w:hAnsi="Times New Roman"/>
                <w:sz w:val="24"/>
              </w:rPr>
              <w:t>2 Слабкий</w:t>
            </w:r>
          </w:p>
        </w:tc>
        <w:tc>
          <w:tcPr>
            <w:tcW w:w="1816" w:type="dxa"/>
          </w:tcPr>
          <w:p w:rsidR="007130F5" w:rsidRDefault="00250FD9">
            <w:pPr>
              <w:jc w:val="center"/>
            </w:pPr>
            <w:r>
              <w:rPr>
                <w:rFonts w:ascii="Times New Roman" w:hAnsi="Times New Roman"/>
                <w:sz w:val="24"/>
              </w:rPr>
              <w:t>так</w:t>
            </w:r>
          </w:p>
        </w:tc>
      </w:tr>
      <w:tr w:rsidR="007130F5" w:rsidTr="007E5A54">
        <w:trPr>
          <w:jc w:val="center"/>
        </w:trPr>
        <w:tc>
          <w:tcPr>
            <w:tcW w:w="555" w:type="dxa"/>
          </w:tcPr>
          <w:p w:rsidR="007130F5" w:rsidRDefault="00250FD9">
            <w:pPr>
              <w:jc w:val="center"/>
            </w:pPr>
            <w:r>
              <w:rPr>
                <w:rFonts w:ascii="Times New Roman" w:hAnsi="Times New Roman"/>
                <w:sz w:val="24"/>
              </w:rPr>
              <w:t>4</w:t>
            </w:r>
          </w:p>
        </w:tc>
        <w:tc>
          <w:tcPr>
            <w:tcW w:w="2872" w:type="dxa"/>
          </w:tcPr>
          <w:p w:rsidR="007130F5" w:rsidRDefault="00250FD9">
            <w:pPr>
              <w:jc w:val="center"/>
            </w:pPr>
            <w:r>
              <w:rPr>
                <w:rFonts w:ascii="Times New Roman" w:hAnsi="Times New Roman"/>
                <w:sz w:val="24"/>
              </w:rPr>
              <w:t>7; y; y; y</w:t>
            </w:r>
          </w:p>
        </w:tc>
        <w:tc>
          <w:tcPr>
            <w:tcW w:w="1985" w:type="dxa"/>
          </w:tcPr>
          <w:p w:rsidR="007130F5" w:rsidRDefault="00250FD9">
            <w:pPr>
              <w:jc w:val="center"/>
            </w:pPr>
            <w:r>
              <w:rPr>
                <w:rFonts w:ascii="Times New Roman" w:hAnsi="Times New Roman"/>
                <w:sz w:val="24"/>
              </w:rPr>
              <w:t>НЕ ПРОЙДЕНО</w:t>
            </w:r>
          </w:p>
        </w:tc>
        <w:tc>
          <w:tcPr>
            <w:tcW w:w="2017" w:type="dxa"/>
          </w:tcPr>
          <w:p w:rsidR="007130F5" w:rsidRDefault="00250FD9">
            <w:pPr>
              <w:jc w:val="center"/>
            </w:pPr>
            <w:r>
              <w:rPr>
                <w:rFonts w:ascii="Times New Roman" w:hAnsi="Times New Roman"/>
                <w:sz w:val="24"/>
              </w:rPr>
              <w:t>2 Слабкий</w:t>
            </w:r>
          </w:p>
        </w:tc>
        <w:tc>
          <w:tcPr>
            <w:tcW w:w="1816" w:type="dxa"/>
          </w:tcPr>
          <w:p w:rsidR="007130F5" w:rsidRDefault="00250FD9">
            <w:pPr>
              <w:jc w:val="center"/>
            </w:pPr>
            <w:r>
              <w:rPr>
                <w:rFonts w:ascii="Times New Roman" w:hAnsi="Times New Roman"/>
                <w:sz w:val="24"/>
              </w:rPr>
              <w:t>ні</w:t>
            </w:r>
          </w:p>
        </w:tc>
      </w:tr>
      <w:tr w:rsidR="007130F5" w:rsidTr="007E5A54">
        <w:trPr>
          <w:jc w:val="center"/>
        </w:trPr>
        <w:tc>
          <w:tcPr>
            <w:tcW w:w="555" w:type="dxa"/>
          </w:tcPr>
          <w:p w:rsidR="007130F5" w:rsidRDefault="00250FD9">
            <w:pPr>
              <w:jc w:val="center"/>
            </w:pPr>
            <w:r>
              <w:rPr>
                <w:rFonts w:ascii="Times New Roman" w:hAnsi="Times New Roman"/>
                <w:sz w:val="24"/>
              </w:rPr>
              <w:t>5</w:t>
            </w:r>
          </w:p>
        </w:tc>
        <w:tc>
          <w:tcPr>
            <w:tcW w:w="2872" w:type="dxa"/>
          </w:tcPr>
          <w:p w:rsidR="007130F5" w:rsidRDefault="00250FD9">
            <w:pPr>
              <w:jc w:val="center"/>
            </w:pPr>
            <w:r>
              <w:rPr>
                <w:rFonts w:ascii="Times New Roman" w:hAnsi="Times New Roman"/>
                <w:sz w:val="24"/>
              </w:rPr>
              <w:t>8; n; n; n</w:t>
            </w:r>
          </w:p>
        </w:tc>
        <w:tc>
          <w:tcPr>
            <w:tcW w:w="1985" w:type="dxa"/>
          </w:tcPr>
          <w:p w:rsidR="007130F5" w:rsidRDefault="00250FD9">
            <w:pPr>
              <w:jc w:val="center"/>
            </w:pPr>
            <w:r>
              <w:rPr>
                <w:rFonts w:ascii="Times New Roman" w:hAnsi="Times New Roman"/>
                <w:sz w:val="24"/>
              </w:rPr>
              <w:t>НЕ ПРОЙДЕНО</w:t>
            </w:r>
          </w:p>
        </w:tc>
        <w:tc>
          <w:tcPr>
            <w:tcW w:w="2017" w:type="dxa"/>
          </w:tcPr>
          <w:p w:rsidR="007130F5" w:rsidRDefault="00250FD9">
            <w:pPr>
              <w:jc w:val="center"/>
            </w:pPr>
            <w:r>
              <w:rPr>
                <w:rFonts w:ascii="Times New Roman" w:hAnsi="Times New Roman"/>
                <w:sz w:val="24"/>
              </w:rPr>
              <w:t>2 Слабкий</w:t>
            </w:r>
          </w:p>
        </w:tc>
        <w:tc>
          <w:tcPr>
            <w:tcW w:w="1816" w:type="dxa"/>
          </w:tcPr>
          <w:p w:rsidR="007130F5" w:rsidRDefault="00250FD9">
            <w:pPr>
              <w:jc w:val="center"/>
            </w:pPr>
            <w:r>
              <w:rPr>
                <w:rFonts w:ascii="Times New Roman" w:hAnsi="Times New Roman"/>
                <w:sz w:val="24"/>
              </w:rPr>
              <w:t>так</w:t>
            </w:r>
          </w:p>
        </w:tc>
      </w:tr>
      <w:tr w:rsidR="007130F5" w:rsidTr="007E5A54">
        <w:trPr>
          <w:jc w:val="center"/>
        </w:trPr>
        <w:tc>
          <w:tcPr>
            <w:tcW w:w="555" w:type="dxa"/>
          </w:tcPr>
          <w:p w:rsidR="007130F5" w:rsidRDefault="00250FD9">
            <w:pPr>
              <w:jc w:val="center"/>
            </w:pPr>
            <w:r>
              <w:rPr>
                <w:rFonts w:ascii="Times New Roman" w:hAnsi="Times New Roman"/>
                <w:sz w:val="24"/>
              </w:rPr>
              <w:t>6</w:t>
            </w:r>
          </w:p>
        </w:tc>
        <w:tc>
          <w:tcPr>
            <w:tcW w:w="2872" w:type="dxa"/>
          </w:tcPr>
          <w:p w:rsidR="007130F5" w:rsidRDefault="00250FD9">
            <w:pPr>
              <w:jc w:val="center"/>
            </w:pPr>
            <w:r>
              <w:rPr>
                <w:rFonts w:ascii="Times New Roman" w:hAnsi="Times New Roman"/>
                <w:sz w:val="24"/>
              </w:rPr>
              <w:t>10; y; n; n</w:t>
            </w:r>
          </w:p>
        </w:tc>
        <w:tc>
          <w:tcPr>
            <w:tcW w:w="1985" w:type="dxa"/>
          </w:tcPr>
          <w:p w:rsidR="007130F5" w:rsidRDefault="00250FD9">
            <w:pPr>
              <w:jc w:val="center"/>
            </w:pPr>
            <w:r>
              <w:rPr>
                <w:rFonts w:ascii="Times New Roman" w:hAnsi="Times New Roman"/>
                <w:sz w:val="24"/>
              </w:rPr>
              <w:t>НЕ ПРОЙДЕНО</w:t>
            </w:r>
          </w:p>
        </w:tc>
        <w:tc>
          <w:tcPr>
            <w:tcW w:w="2017" w:type="dxa"/>
          </w:tcPr>
          <w:p w:rsidR="007130F5" w:rsidRDefault="00250FD9">
            <w:pPr>
              <w:jc w:val="center"/>
            </w:pPr>
            <w:r>
              <w:rPr>
                <w:rFonts w:ascii="Times New Roman" w:hAnsi="Times New Roman"/>
                <w:sz w:val="24"/>
              </w:rPr>
              <w:t>3 Середній</w:t>
            </w:r>
          </w:p>
        </w:tc>
        <w:tc>
          <w:tcPr>
            <w:tcW w:w="1816" w:type="dxa"/>
          </w:tcPr>
          <w:p w:rsidR="007130F5" w:rsidRDefault="00250FD9">
            <w:pPr>
              <w:jc w:val="center"/>
            </w:pPr>
            <w:r>
              <w:rPr>
                <w:rFonts w:ascii="Times New Roman" w:hAnsi="Times New Roman"/>
                <w:sz w:val="24"/>
              </w:rPr>
              <w:t>ні</w:t>
            </w:r>
          </w:p>
        </w:tc>
      </w:tr>
      <w:tr w:rsidR="007130F5" w:rsidTr="007E5A54">
        <w:trPr>
          <w:jc w:val="center"/>
        </w:trPr>
        <w:tc>
          <w:tcPr>
            <w:tcW w:w="555" w:type="dxa"/>
          </w:tcPr>
          <w:p w:rsidR="007130F5" w:rsidRDefault="00250FD9">
            <w:pPr>
              <w:jc w:val="center"/>
            </w:pPr>
            <w:r>
              <w:rPr>
                <w:rFonts w:ascii="Times New Roman" w:hAnsi="Times New Roman"/>
                <w:sz w:val="24"/>
              </w:rPr>
              <w:t>7</w:t>
            </w:r>
          </w:p>
        </w:tc>
        <w:tc>
          <w:tcPr>
            <w:tcW w:w="2872" w:type="dxa"/>
          </w:tcPr>
          <w:p w:rsidR="007130F5" w:rsidRDefault="00250FD9">
            <w:pPr>
              <w:jc w:val="center"/>
            </w:pPr>
            <w:r>
              <w:rPr>
                <w:rFonts w:ascii="Times New Roman" w:hAnsi="Times New Roman"/>
                <w:sz w:val="24"/>
              </w:rPr>
              <w:t>10; n; y; n</w:t>
            </w:r>
          </w:p>
        </w:tc>
        <w:tc>
          <w:tcPr>
            <w:tcW w:w="1985" w:type="dxa"/>
          </w:tcPr>
          <w:p w:rsidR="007130F5" w:rsidRDefault="00250FD9">
            <w:pPr>
              <w:jc w:val="center"/>
            </w:pPr>
            <w:r>
              <w:rPr>
                <w:rFonts w:ascii="Times New Roman" w:hAnsi="Times New Roman"/>
                <w:sz w:val="24"/>
              </w:rPr>
              <w:t>НЕ ПРОЙДЕНО</w:t>
            </w:r>
          </w:p>
        </w:tc>
        <w:tc>
          <w:tcPr>
            <w:tcW w:w="2017" w:type="dxa"/>
          </w:tcPr>
          <w:p w:rsidR="007130F5" w:rsidRDefault="00250FD9">
            <w:pPr>
              <w:jc w:val="center"/>
            </w:pPr>
            <w:r>
              <w:rPr>
                <w:rFonts w:ascii="Times New Roman" w:hAnsi="Times New Roman"/>
                <w:sz w:val="24"/>
              </w:rPr>
              <w:t>3 Середній</w:t>
            </w:r>
          </w:p>
        </w:tc>
        <w:tc>
          <w:tcPr>
            <w:tcW w:w="1816" w:type="dxa"/>
          </w:tcPr>
          <w:p w:rsidR="007130F5" w:rsidRDefault="00250FD9">
            <w:pPr>
              <w:jc w:val="center"/>
            </w:pPr>
            <w:r>
              <w:rPr>
                <w:rFonts w:ascii="Times New Roman" w:hAnsi="Times New Roman"/>
                <w:sz w:val="24"/>
              </w:rPr>
              <w:t>так</w:t>
            </w:r>
          </w:p>
        </w:tc>
      </w:tr>
      <w:tr w:rsidR="007130F5" w:rsidTr="007E5A54">
        <w:trPr>
          <w:jc w:val="center"/>
        </w:trPr>
        <w:tc>
          <w:tcPr>
            <w:tcW w:w="555" w:type="dxa"/>
          </w:tcPr>
          <w:p w:rsidR="007130F5" w:rsidRDefault="00250FD9">
            <w:pPr>
              <w:jc w:val="center"/>
            </w:pPr>
            <w:r>
              <w:rPr>
                <w:rFonts w:ascii="Times New Roman" w:hAnsi="Times New Roman"/>
                <w:sz w:val="24"/>
              </w:rPr>
              <w:t>8</w:t>
            </w:r>
          </w:p>
        </w:tc>
        <w:tc>
          <w:tcPr>
            <w:tcW w:w="2872" w:type="dxa"/>
          </w:tcPr>
          <w:p w:rsidR="007130F5" w:rsidRDefault="00250FD9">
            <w:pPr>
              <w:jc w:val="center"/>
            </w:pPr>
            <w:r>
              <w:rPr>
                <w:rFonts w:ascii="Times New Roman" w:hAnsi="Times New Roman"/>
                <w:sz w:val="24"/>
              </w:rPr>
              <w:t>16; y; n; n</w:t>
            </w:r>
          </w:p>
        </w:tc>
        <w:tc>
          <w:tcPr>
            <w:tcW w:w="1985" w:type="dxa"/>
          </w:tcPr>
          <w:p w:rsidR="007130F5" w:rsidRDefault="00250FD9">
            <w:pPr>
              <w:jc w:val="center"/>
            </w:pPr>
            <w:r>
              <w:rPr>
                <w:rFonts w:ascii="Times New Roman" w:hAnsi="Times New Roman"/>
                <w:sz w:val="24"/>
              </w:rPr>
              <w:t>НЕ ПРОЙДЕНО</w:t>
            </w:r>
          </w:p>
        </w:tc>
        <w:tc>
          <w:tcPr>
            <w:tcW w:w="2017" w:type="dxa"/>
          </w:tcPr>
          <w:p w:rsidR="007130F5" w:rsidRDefault="00250FD9">
            <w:pPr>
              <w:jc w:val="center"/>
            </w:pPr>
            <w:r>
              <w:rPr>
                <w:rFonts w:ascii="Times New Roman" w:hAnsi="Times New Roman"/>
                <w:sz w:val="24"/>
              </w:rPr>
              <w:t>3 Середній</w:t>
            </w:r>
          </w:p>
        </w:tc>
        <w:tc>
          <w:tcPr>
            <w:tcW w:w="1816" w:type="dxa"/>
          </w:tcPr>
          <w:p w:rsidR="007130F5" w:rsidRDefault="00250FD9">
            <w:pPr>
              <w:jc w:val="center"/>
            </w:pPr>
            <w:r>
              <w:rPr>
                <w:rFonts w:ascii="Times New Roman" w:hAnsi="Times New Roman"/>
                <w:sz w:val="24"/>
              </w:rPr>
              <w:t>ні</w:t>
            </w:r>
          </w:p>
        </w:tc>
      </w:tr>
      <w:tr w:rsidR="007130F5" w:rsidTr="007E5A54">
        <w:trPr>
          <w:jc w:val="center"/>
        </w:trPr>
        <w:tc>
          <w:tcPr>
            <w:tcW w:w="555" w:type="dxa"/>
          </w:tcPr>
          <w:p w:rsidR="007130F5" w:rsidRDefault="00250FD9">
            <w:pPr>
              <w:jc w:val="center"/>
            </w:pPr>
            <w:r>
              <w:rPr>
                <w:rFonts w:ascii="Times New Roman" w:hAnsi="Times New Roman"/>
                <w:sz w:val="24"/>
              </w:rPr>
              <w:t>9</w:t>
            </w:r>
          </w:p>
        </w:tc>
        <w:tc>
          <w:tcPr>
            <w:tcW w:w="2872" w:type="dxa"/>
          </w:tcPr>
          <w:p w:rsidR="007130F5" w:rsidRDefault="00250FD9">
            <w:pPr>
              <w:jc w:val="center"/>
            </w:pPr>
            <w:r>
              <w:rPr>
                <w:rFonts w:ascii="Times New Roman" w:hAnsi="Times New Roman"/>
                <w:sz w:val="24"/>
              </w:rPr>
              <w:t>9; y; y; y</w:t>
            </w:r>
          </w:p>
        </w:tc>
        <w:tc>
          <w:tcPr>
            <w:tcW w:w="1985" w:type="dxa"/>
          </w:tcPr>
          <w:p w:rsidR="007130F5" w:rsidRDefault="00250FD9">
            <w:pPr>
              <w:jc w:val="center"/>
            </w:pPr>
            <w:r>
              <w:rPr>
                <w:rFonts w:ascii="Times New Roman" w:hAnsi="Times New Roman"/>
                <w:sz w:val="24"/>
              </w:rPr>
              <w:t>ПРОЙДЕНО</w:t>
            </w:r>
          </w:p>
        </w:tc>
        <w:tc>
          <w:tcPr>
            <w:tcW w:w="2017" w:type="dxa"/>
          </w:tcPr>
          <w:p w:rsidR="007130F5" w:rsidRDefault="00250FD9">
            <w:pPr>
              <w:jc w:val="center"/>
            </w:pPr>
            <w:r>
              <w:rPr>
                <w:rFonts w:ascii="Times New Roman" w:hAnsi="Times New Roman"/>
                <w:sz w:val="24"/>
              </w:rPr>
              <w:t>4 Надійний</w:t>
            </w:r>
          </w:p>
        </w:tc>
        <w:tc>
          <w:tcPr>
            <w:tcW w:w="1816" w:type="dxa"/>
          </w:tcPr>
          <w:p w:rsidR="007130F5" w:rsidRDefault="00250FD9">
            <w:pPr>
              <w:jc w:val="center"/>
            </w:pPr>
            <w:r>
              <w:rPr>
                <w:rFonts w:ascii="Times New Roman" w:hAnsi="Times New Roman"/>
                <w:sz w:val="24"/>
              </w:rPr>
              <w:t>ні</w:t>
            </w:r>
          </w:p>
        </w:tc>
      </w:tr>
      <w:tr w:rsidR="007130F5" w:rsidTr="007E5A54">
        <w:trPr>
          <w:jc w:val="center"/>
        </w:trPr>
        <w:tc>
          <w:tcPr>
            <w:tcW w:w="555" w:type="dxa"/>
          </w:tcPr>
          <w:p w:rsidR="007130F5" w:rsidRDefault="00250FD9">
            <w:pPr>
              <w:jc w:val="center"/>
            </w:pPr>
            <w:r>
              <w:rPr>
                <w:rFonts w:ascii="Times New Roman" w:hAnsi="Times New Roman"/>
                <w:sz w:val="24"/>
              </w:rPr>
              <w:t>10</w:t>
            </w:r>
          </w:p>
        </w:tc>
        <w:tc>
          <w:tcPr>
            <w:tcW w:w="2872" w:type="dxa"/>
          </w:tcPr>
          <w:p w:rsidR="007130F5" w:rsidRDefault="00250FD9">
            <w:pPr>
              <w:jc w:val="center"/>
            </w:pPr>
            <w:r>
              <w:rPr>
                <w:rFonts w:ascii="Times New Roman" w:hAnsi="Times New Roman"/>
                <w:sz w:val="24"/>
              </w:rPr>
              <w:t>12; y; y; n</w:t>
            </w:r>
          </w:p>
        </w:tc>
        <w:tc>
          <w:tcPr>
            <w:tcW w:w="1985" w:type="dxa"/>
          </w:tcPr>
          <w:p w:rsidR="007130F5" w:rsidRDefault="00250FD9">
            <w:pPr>
              <w:jc w:val="center"/>
            </w:pPr>
            <w:r>
              <w:rPr>
                <w:rFonts w:ascii="Times New Roman" w:hAnsi="Times New Roman"/>
                <w:sz w:val="24"/>
              </w:rPr>
              <w:t>ПРОЙДЕНО</w:t>
            </w:r>
          </w:p>
        </w:tc>
        <w:tc>
          <w:tcPr>
            <w:tcW w:w="2017" w:type="dxa"/>
          </w:tcPr>
          <w:p w:rsidR="007130F5" w:rsidRDefault="00250FD9">
            <w:pPr>
              <w:jc w:val="center"/>
            </w:pPr>
            <w:r>
              <w:rPr>
                <w:rFonts w:ascii="Times New Roman" w:hAnsi="Times New Roman"/>
                <w:sz w:val="24"/>
              </w:rPr>
              <w:t>4 Надійний</w:t>
            </w:r>
          </w:p>
        </w:tc>
        <w:tc>
          <w:tcPr>
            <w:tcW w:w="1816" w:type="dxa"/>
          </w:tcPr>
          <w:p w:rsidR="007130F5" w:rsidRDefault="00250FD9">
            <w:pPr>
              <w:jc w:val="center"/>
            </w:pPr>
            <w:r>
              <w:rPr>
                <w:rFonts w:ascii="Times New Roman" w:hAnsi="Times New Roman"/>
                <w:sz w:val="24"/>
              </w:rPr>
              <w:t>ні</w:t>
            </w:r>
          </w:p>
        </w:tc>
      </w:tr>
      <w:tr w:rsidR="007130F5" w:rsidTr="007E5A54">
        <w:trPr>
          <w:jc w:val="center"/>
        </w:trPr>
        <w:tc>
          <w:tcPr>
            <w:tcW w:w="555" w:type="dxa"/>
          </w:tcPr>
          <w:p w:rsidR="007130F5" w:rsidRDefault="00250FD9">
            <w:pPr>
              <w:jc w:val="center"/>
            </w:pPr>
            <w:r>
              <w:rPr>
                <w:rFonts w:ascii="Times New Roman" w:hAnsi="Times New Roman"/>
                <w:sz w:val="24"/>
              </w:rPr>
              <w:t>11</w:t>
            </w:r>
          </w:p>
        </w:tc>
        <w:tc>
          <w:tcPr>
            <w:tcW w:w="2872" w:type="dxa"/>
          </w:tcPr>
          <w:p w:rsidR="007130F5" w:rsidRDefault="00250FD9">
            <w:pPr>
              <w:jc w:val="center"/>
            </w:pPr>
            <w:r>
              <w:rPr>
                <w:rFonts w:ascii="Times New Roman" w:hAnsi="Times New Roman"/>
                <w:sz w:val="24"/>
              </w:rPr>
              <w:t>12; y; y; y</w:t>
            </w:r>
          </w:p>
        </w:tc>
        <w:tc>
          <w:tcPr>
            <w:tcW w:w="1985" w:type="dxa"/>
          </w:tcPr>
          <w:p w:rsidR="007130F5" w:rsidRDefault="00250FD9">
            <w:pPr>
              <w:jc w:val="center"/>
            </w:pPr>
            <w:r>
              <w:rPr>
                <w:rFonts w:ascii="Times New Roman" w:hAnsi="Times New Roman"/>
                <w:sz w:val="24"/>
              </w:rPr>
              <w:t>ПРОЙДЕНО</w:t>
            </w:r>
          </w:p>
        </w:tc>
        <w:tc>
          <w:tcPr>
            <w:tcW w:w="2017" w:type="dxa"/>
          </w:tcPr>
          <w:p w:rsidR="007130F5" w:rsidRDefault="00250FD9">
            <w:pPr>
              <w:jc w:val="center"/>
            </w:pPr>
            <w:r>
              <w:rPr>
                <w:rFonts w:ascii="Times New Roman" w:hAnsi="Times New Roman"/>
                <w:sz w:val="24"/>
              </w:rPr>
              <w:t>5 Дуже надійний</w:t>
            </w:r>
          </w:p>
        </w:tc>
        <w:tc>
          <w:tcPr>
            <w:tcW w:w="1816" w:type="dxa"/>
          </w:tcPr>
          <w:p w:rsidR="007130F5" w:rsidRDefault="00250FD9">
            <w:pPr>
              <w:jc w:val="center"/>
            </w:pPr>
            <w:r>
              <w:rPr>
                <w:rFonts w:ascii="Times New Roman" w:hAnsi="Times New Roman"/>
                <w:sz w:val="24"/>
              </w:rPr>
              <w:t>ні</w:t>
            </w:r>
          </w:p>
        </w:tc>
      </w:tr>
      <w:tr w:rsidR="007130F5" w:rsidTr="007E5A54">
        <w:trPr>
          <w:jc w:val="center"/>
        </w:trPr>
        <w:tc>
          <w:tcPr>
            <w:tcW w:w="555" w:type="dxa"/>
          </w:tcPr>
          <w:p w:rsidR="007130F5" w:rsidRDefault="00250FD9">
            <w:pPr>
              <w:jc w:val="center"/>
            </w:pPr>
            <w:r>
              <w:rPr>
                <w:rFonts w:ascii="Times New Roman" w:hAnsi="Times New Roman"/>
                <w:sz w:val="24"/>
              </w:rPr>
              <w:t>12</w:t>
            </w:r>
          </w:p>
        </w:tc>
        <w:tc>
          <w:tcPr>
            <w:tcW w:w="2872" w:type="dxa"/>
          </w:tcPr>
          <w:p w:rsidR="007130F5" w:rsidRDefault="00250FD9">
            <w:pPr>
              <w:jc w:val="center"/>
            </w:pPr>
            <w:r>
              <w:rPr>
                <w:rFonts w:ascii="Times New Roman" w:hAnsi="Times New Roman"/>
                <w:sz w:val="24"/>
              </w:rPr>
              <w:t>14; y; y; y</w:t>
            </w:r>
          </w:p>
        </w:tc>
        <w:tc>
          <w:tcPr>
            <w:tcW w:w="1985" w:type="dxa"/>
          </w:tcPr>
          <w:p w:rsidR="007130F5" w:rsidRDefault="00250FD9">
            <w:pPr>
              <w:jc w:val="center"/>
            </w:pPr>
            <w:r>
              <w:rPr>
                <w:rFonts w:ascii="Times New Roman" w:hAnsi="Times New Roman"/>
                <w:sz w:val="24"/>
              </w:rPr>
              <w:t>ПРОЙДЕНО</w:t>
            </w:r>
          </w:p>
        </w:tc>
        <w:tc>
          <w:tcPr>
            <w:tcW w:w="2017" w:type="dxa"/>
          </w:tcPr>
          <w:p w:rsidR="007130F5" w:rsidRDefault="00250FD9">
            <w:pPr>
              <w:jc w:val="center"/>
            </w:pPr>
            <w:r>
              <w:rPr>
                <w:rFonts w:ascii="Times New Roman" w:hAnsi="Times New Roman"/>
                <w:sz w:val="24"/>
              </w:rPr>
              <w:t>5 Дуже надійний</w:t>
            </w:r>
          </w:p>
        </w:tc>
        <w:tc>
          <w:tcPr>
            <w:tcW w:w="1816" w:type="dxa"/>
          </w:tcPr>
          <w:p w:rsidR="007130F5" w:rsidRDefault="00250FD9">
            <w:pPr>
              <w:jc w:val="center"/>
            </w:pPr>
            <w:r>
              <w:rPr>
                <w:rFonts w:ascii="Times New Roman" w:hAnsi="Times New Roman"/>
                <w:sz w:val="24"/>
              </w:rPr>
              <w:t>ні</w:t>
            </w:r>
          </w:p>
        </w:tc>
      </w:tr>
      <w:tr w:rsidR="007130F5" w:rsidTr="007E5A54">
        <w:trPr>
          <w:jc w:val="center"/>
        </w:trPr>
        <w:tc>
          <w:tcPr>
            <w:tcW w:w="555" w:type="dxa"/>
          </w:tcPr>
          <w:p w:rsidR="007130F5" w:rsidRDefault="00250FD9">
            <w:pPr>
              <w:jc w:val="center"/>
            </w:pPr>
            <w:r>
              <w:rPr>
                <w:rFonts w:ascii="Times New Roman" w:hAnsi="Times New Roman"/>
                <w:sz w:val="24"/>
              </w:rPr>
              <w:t>13</w:t>
            </w:r>
          </w:p>
        </w:tc>
        <w:tc>
          <w:tcPr>
            <w:tcW w:w="2872" w:type="dxa"/>
          </w:tcPr>
          <w:p w:rsidR="007130F5" w:rsidRDefault="00250FD9">
            <w:pPr>
              <w:jc w:val="center"/>
            </w:pPr>
            <w:r>
              <w:rPr>
                <w:rFonts w:ascii="Times New Roman" w:hAnsi="Times New Roman"/>
                <w:sz w:val="24"/>
              </w:rPr>
              <w:t>64; y; y; y</w:t>
            </w:r>
          </w:p>
        </w:tc>
        <w:tc>
          <w:tcPr>
            <w:tcW w:w="1985" w:type="dxa"/>
          </w:tcPr>
          <w:p w:rsidR="007130F5" w:rsidRDefault="00250FD9">
            <w:pPr>
              <w:jc w:val="center"/>
            </w:pPr>
            <w:r>
              <w:rPr>
                <w:rFonts w:ascii="Times New Roman" w:hAnsi="Times New Roman"/>
                <w:sz w:val="24"/>
              </w:rPr>
              <w:t>ПРОЙДЕНО</w:t>
            </w:r>
          </w:p>
        </w:tc>
        <w:tc>
          <w:tcPr>
            <w:tcW w:w="2017" w:type="dxa"/>
          </w:tcPr>
          <w:p w:rsidR="007130F5" w:rsidRDefault="00250FD9">
            <w:pPr>
              <w:jc w:val="center"/>
            </w:pPr>
            <w:r>
              <w:rPr>
                <w:rFonts w:ascii="Times New Roman" w:hAnsi="Times New Roman"/>
                <w:sz w:val="24"/>
              </w:rPr>
              <w:t>5 Дуже надійний</w:t>
            </w:r>
          </w:p>
        </w:tc>
        <w:tc>
          <w:tcPr>
            <w:tcW w:w="1816" w:type="dxa"/>
          </w:tcPr>
          <w:p w:rsidR="007130F5" w:rsidRDefault="00250FD9">
            <w:pPr>
              <w:jc w:val="center"/>
            </w:pPr>
            <w:r>
              <w:rPr>
                <w:rFonts w:ascii="Times New Roman" w:hAnsi="Times New Roman"/>
                <w:sz w:val="24"/>
              </w:rPr>
              <w:t>ні</w:t>
            </w:r>
          </w:p>
        </w:tc>
      </w:tr>
      <w:tr w:rsidR="007130F5" w:rsidTr="007E5A54">
        <w:trPr>
          <w:jc w:val="center"/>
        </w:trPr>
        <w:tc>
          <w:tcPr>
            <w:tcW w:w="555" w:type="dxa"/>
          </w:tcPr>
          <w:p w:rsidR="007130F5" w:rsidRDefault="00250FD9">
            <w:pPr>
              <w:jc w:val="center"/>
            </w:pPr>
            <w:r>
              <w:rPr>
                <w:rFonts w:ascii="Times New Roman" w:hAnsi="Times New Roman"/>
                <w:sz w:val="24"/>
              </w:rPr>
              <w:t>14</w:t>
            </w:r>
          </w:p>
        </w:tc>
        <w:tc>
          <w:tcPr>
            <w:tcW w:w="2872" w:type="dxa"/>
          </w:tcPr>
          <w:p w:rsidR="007130F5" w:rsidRDefault="00250FD9">
            <w:pPr>
              <w:jc w:val="center"/>
            </w:pPr>
            <w:r>
              <w:rPr>
                <w:rFonts w:ascii="Times New Roman" w:hAnsi="Times New Roman"/>
                <w:sz w:val="24"/>
              </w:rPr>
              <w:t>0; y; y; y</w:t>
            </w:r>
          </w:p>
        </w:tc>
        <w:tc>
          <w:tcPr>
            <w:tcW w:w="1985" w:type="dxa"/>
          </w:tcPr>
          <w:p w:rsidR="007130F5" w:rsidRDefault="00250FD9">
            <w:pPr>
              <w:jc w:val="center"/>
            </w:pPr>
            <w:r>
              <w:rPr>
                <w:rFonts w:ascii="Times New Roman" w:hAnsi="Times New Roman"/>
                <w:sz w:val="24"/>
              </w:rPr>
              <w:t>помилка вводу</w:t>
            </w:r>
          </w:p>
        </w:tc>
        <w:tc>
          <w:tcPr>
            <w:tcW w:w="2017" w:type="dxa"/>
          </w:tcPr>
          <w:p w:rsidR="007130F5" w:rsidRDefault="00250FD9">
            <w:pPr>
              <w:jc w:val="center"/>
            </w:pPr>
            <w:r>
              <w:rPr>
                <w:rFonts w:ascii="Times New Roman" w:hAnsi="Times New Roman"/>
                <w:sz w:val="24"/>
              </w:rPr>
              <w:t>—</w:t>
            </w:r>
          </w:p>
        </w:tc>
        <w:tc>
          <w:tcPr>
            <w:tcW w:w="1816" w:type="dxa"/>
          </w:tcPr>
          <w:p w:rsidR="007130F5" w:rsidRDefault="00250FD9">
            <w:pPr>
              <w:jc w:val="center"/>
            </w:pPr>
            <w:r>
              <w:rPr>
                <w:rFonts w:ascii="Times New Roman" w:hAnsi="Times New Roman"/>
                <w:sz w:val="24"/>
              </w:rPr>
              <w:t>—</w:t>
            </w:r>
          </w:p>
        </w:tc>
      </w:tr>
      <w:tr w:rsidR="007130F5" w:rsidTr="007E5A54">
        <w:trPr>
          <w:jc w:val="center"/>
        </w:trPr>
        <w:tc>
          <w:tcPr>
            <w:tcW w:w="555" w:type="dxa"/>
          </w:tcPr>
          <w:p w:rsidR="007130F5" w:rsidRDefault="00250FD9">
            <w:pPr>
              <w:jc w:val="center"/>
            </w:pPr>
            <w:r>
              <w:rPr>
                <w:rFonts w:ascii="Times New Roman" w:hAnsi="Times New Roman"/>
                <w:sz w:val="24"/>
              </w:rPr>
              <w:t>15</w:t>
            </w:r>
          </w:p>
        </w:tc>
        <w:tc>
          <w:tcPr>
            <w:tcW w:w="2872" w:type="dxa"/>
          </w:tcPr>
          <w:p w:rsidR="007130F5" w:rsidRDefault="00250FD9">
            <w:pPr>
              <w:jc w:val="center"/>
            </w:pPr>
            <w:r>
              <w:rPr>
                <w:rFonts w:ascii="Times New Roman" w:hAnsi="Times New Roman"/>
                <w:sz w:val="24"/>
              </w:rPr>
              <w:t>65; y; y; y</w:t>
            </w:r>
          </w:p>
        </w:tc>
        <w:tc>
          <w:tcPr>
            <w:tcW w:w="1985" w:type="dxa"/>
          </w:tcPr>
          <w:p w:rsidR="007130F5" w:rsidRDefault="00250FD9">
            <w:pPr>
              <w:jc w:val="center"/>
            </w:pPr>
            <w:r>
              <w:rPr>
                <w:rFonts w:ascii="Times New Roman" w:hAnsi="Times New Roman"/>
                <w:sz w:val="24"/>
              </w:rPr>
              <w:t>помилка вводу</w:t>
            </w:r>
          </w:p>
        </w:tc>
        <w:tc>
          <w:tcPr>
            <w:tcW w:w="2017" w:type="dxa"/>
          </w:tcPr>
          <w:p w:rsidR="007130F5" w:rsidRDefault="00250FD9">
            <w:pPr>
              <w:jc w:val="center"/>
            </w:pPr>
            <w:r>
              <w:rPr>
                <w:rFonts w:ascii="Times New Roman" w:hAnsi="Times New Roman"/>
                <w:sz w:val="24"/>
              </w:rPr>
              <w:t>—</w:t>
            </w:r>
          </w:p>
        </w:tc>
        <w:tc>
          <w:tcPr>
            <w:tcW w:w="1816" w:type="dxa"/>
          </w:tcPr>
          <w:p w:rsidR="007130F5" w:rsidRDefault="00250FD9">
            <w:pPr>
              <w:jc w:val="center"/>
            </w:pPr>
            <w:r>
              <w:rPr>
                <w:rFonts w:ascii="Times New Roman" w:hAnsi="Times New Roman"/>
                <w:sz w:val="24"/>
              </w:rPr>
              <w:t>—</w:t>
            </w:r>
          </w:p>
        </w:tc>
      </w:tr>
      <w:tr w:rsidR="007130F5" w:rsidTr="007E5A54">
        <w:trPr>
          <w:jc w:val="center"/>
        </w:trPr>
        <w:tc>
          <w:tcPr>
            <w:tcW w:w="555" w:type="dxa"/>
          </w:tcPr>
          <w:p w:rsidR="007130F5" w:rsidRDefault="00250FD9">
            <w:pPr>
              <w:jc w:val="center"/>
            </w:pPr>
            <w:r>
              <w:rPr>
                <w:rFonts w:ascii="Times New Roman" w:hAnsi="Times New Roman"/>
                <w:sz w:val="24"/>
              </w:rPr>
              <w:t>16</w:t>
            </w:r>
          </w:p>
        </w:tc>
        <w:tc>
          <w:tcPr>
            <w:tcW w:w="2872" w:type="dxa"/>
          </w:tcPr>
          <w:p w:rsidR="007130F5" w:rsidRDefault="00250FD9">
            <w:pPr>
              <w:jc w:val="center"/>
            </w:pPr>
            <w:r>
              <w:rPr>
                <w:rFonts w:ascii="Times New Roman" w:hAnsi="Times New Roman"/>
                <w:sz w:val="24"/>
              </w:rPr>
              <w:t>10; y; x; n</w:t>
            </w:r>
          </w:p>
        </w:tc>
        <w:tc>
          <w:tcPr>
            <w:tcW w:w="1985" w:type="dxa"/>
          </w:tcPr>
          <w:p w:rsidR="007130F5" w:rsidRDefault="00250FD9">
            <w:pPr>
              <w:jc w:val="center"/>
            </w:pPr>
            <w:r>
              <w:rPr>
                <w:rFonts w:ascii="Times New Roman" w:hAnsi="Times New Roman"/>
                <w:sz w:val="24"/>
              </w:rPr>
              <w:t>помилка вводу</w:t>
            </w:r>
          </w:p>
        </w:tc>
        <w:tc>
          <w:tcPr>
            <w:tcW w:w="2017" w:type="dxa"/>
          </w:tcPr>
          <w:p w:rsidR="007130F5" w:rsidRDefault="00250FD9">
            <w:pPr>
              <w:jc w:val="center"/>
            </w:pPr>
            <w:r>
              <w:rPr>
                <w:rFonts w:ascii="Times New Roman" w:hAnsi="Times New Roman"/>
                <w:sz w:val="24"/>
              </w:rPr>
              <w:t>—</w:t>
            </w:r>
          </w:p>
        </w:tc>
        <w:tc>
          <w:tcPr>
            <w:tcW w:w="1816" w:type="dxa"/>
          </w:tcPr>
          <w:p w:rsidR="007130F5" w:rsidRDefault="00250FD9">
            <w:pPr>
              <w:jc w:val="center"/>
            </w:pPr>
            <w:r>
              <w:rPr>
                <w:rFonts w:ascii="Times New Roman" w:hAnsi="Times New Roman"/>
                <w:sz w:val="24"/>
              </w:rPr>
              <w:t>—</w:t>
            </w:r>
          </w:p>
        </w:tc>
      </w:tr>
    </w:tbl>
    <w:p w:rsidR="007E5A54" w:rsidRDefault="007E5A54" w:rsidP="007E5A54">
      <w:pPr>
        <w:rPr>
          <w:rFonts w:ascii="Times New Roman" w:hAnsi="Times New Roman"/>
          <w:b/>
          <w:sz w:val="24"/>
          <w:lang w:val="en-US"/>
        </w:rPr>
      </w:pPr>
    </w:p>
    <w:p w:rsidR="007E5A54" w:rsidRDefault="007E5A54" w:rsidP="00B50CCC">
      <w:pPr>
        <w:jc w:val="center"/>
        <w:rPr>
          <w:rFonts w:ascii="Times New Roman" w:hAnsi="Times New Roman"/>
          <w:b/>
          <w:sz w:val="24"/>
        </w:rPr>
      </w:pPr>
      <w:r>
        <w:rPr>
          <w:rFonts w:ascii="Times New Roman" w:hAnsi="Times New Roman"/>
          <w:b/>
          <w:noProof/>
          <w:sz w:val="24"/>
          <w:lang w:val="ru-RU"/>
        </w:rPr>
        <w:drawing>
          <wp:inline distT="0" distB="0" distL="0" distR="0">
            <wp:extent cx="5200650" cy="1917700"/>
            <wp:effectExtent l="1905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a:srcRect/>
                    <a:stretch>
                      <a:fillRect/>
                    </a:stretch>
                  </pic:blipFill>
                  <pic:spPr bwMode="auto">
                    <a:xfrm>
                      <a:off x="0" y="0"/>
                      <a:ext cx="5200650" cy="1917700"/>
                    </a:xfrm>
                    <a:prstGeom prst="rect">
                      <a:avLst/>
                    </a:prstGeom>
                    <a:noFill/>
                    <a:ln w="9525">
                      <a:noFill/>
                      <a:miter lim="800000"/>
                      <a:headEnd/>
                      <a:tailEnd/>
                    </a:ln>
                  </pic:spPr>
                </pic:pic>
              </a:graphicData>
            </a:graphic>
          </wp:inline>
        </w:drawing>
      </w:r>
    </w:p>
    <w:p w:rsidR="00B50CCC" w:rsidRDefault="00B50CCC" w:rsidP="00B50CCC">
      <w:pPr>
        <w:pStyle w:val="normal"/>
        <w:jc w:val="center"/>
        <w:rPr>
          <w:rFonts w:ascii="Times New Roman" w:hAnsi="Times New Roman"/>
          <w:color w:val="4F81BD" w:themeColor="accent1"/>
          <w:sz w:val="16"/>
          <w:lang w:val="uk-UA"/>
        </w:rPr>
      </w:pPr>
      <w:r>
        <w:rPr>
          <w:rFonts w:ascii="Times New Roman" w:hAnsi="Times New Roman"/>
          <w:color w:val="4F81BD" w:themeColor="accent1"/>
          <w:sz w:val="20"/>
        </w:rPr>
        <w:t>Рис.5.1. Тест 1 до задачі «</w:t>
      </w:r>
      <w:r w:rsidRPr="00B50CCC">
        <w:rPr>
          <w:rFonts w:ascii="Times New Roman" w:eastAsia="Times New Roman" w:hAnsi="Times New Roman" w:cs="Times New Roman"/>
          <w:color w:val="4F81BD" w:themeColor="accent1"/>
          <w:sz w:val="20"/>
          <w:lang w:val="uk-UA"/>
        </w:rPr>
        <w:t>Аналізатор надійності пароля</w:t>
      </w:r>
      <w:r w:rsidRPr="00B50CCC">
        <w:rPr>
          <w:rFonts w:ascii="Times New Roman" w:hAnsi="Times New Roman"/>
          <w:color w:val="4F81BD" w:themeColor="accent1"/>
          <w:sz w:val="16"/>
        </w:rPr>
        <w:t>»</w:t>
      </w:r>
    </w:p>
    <w:p w:rsidR="007E5A54" w:rsidRPr="00B50CCC" w:rsidRDefault="007E5A54" w:rsidP="007E5A54">
      <w:pPr>
        <w:rPr>
          <w:rFonts w:ascii="Times New Roman" w:hAnsi="Times New Roman"/>
          <w:b/>
          <w:sz w:val="24"/>
          <w:lang w:val="ru-RU"/>
        </w:rPr>
      </w:pPr>
    </w:p>
    <w:p w:rsidR="00B50CCC" w:rsidRDefault="007E5A54" w:rsidP="00B50CCC">
      <w:pPr>
        <w:jc w:val="center"/>
        <w:rPr>
          <w:rFonts w:ascii="Times New Roman" w:hAnsi="Times New Roman"/>
          <w:b/>
          <w:sz w:val="24"/>
        </w:rPr>
      </w:pPr>
      <w:r>
        <w:rPr>
          <w:rFonts w:ascii="Times New Roman" w:hAnsi="Times New Roman"/>
          <w:b/>
          <w:noProof/>
          <w:sz w:val="24"/>
          <w:lang w:val="ru-RU"/>
        </w:rPr>
        <w:drawing>
          <wp:inline distT="0" distB="0" distL="0" distR="0">
            <wp:extent cx="5029200" cy="1581150"/>
            <wp:effectExtent l="1905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a:srcRect/>
                    <a:stretch>
                      <a:fillRect/>
                    </a:stretch>
                  </pic:blipFill>
                  <pic:spPr bwMode="auto">
                    <a:xfrm>
                      <a:off x="0" y="0"/>
                      <a:ext cx="5029200" cy="1581150"/>
                    </a:xfrm>
                    <a:prstGeom prst="rect">
                      <a:avLst/>
                    </a:prstGeom>
                    <a:noFill/>
                    <a:ln w="9525">
                      <a:noFill/>
                      <a:miter lim="800000"/>
                      <a:headEnd/>
                      <a:tailEnd/>
                    </a:ln>
                  </pic:spPr>
                </pic:pic>
              </a:graphicData>
            </a:graphic>
          </wp:inline>
        </w:drawing>
      </w:r>
    </w:p>
    <w:p w:rsidR="00B50CCC" w:rsidRDefault="00B50CCC" w:rsidP="00B50CCC">
      <w:pPr>
        <w:jc w:val="center"/>
        <w:rPr>
          <w:rFonts w:ascii="Times New Roman" w:hAnsi="Times New Roman"/>
          <w:color w:val="4F81BD" w:themeColor="accent1"/>
          <w:sz w:val="16"/>
        </w:rPr>
      </w:pPr>
      <w:r>
        <w:rPr>
          <w:rFonts w:ascii="Times New Roman" w:hAnsi="Times New Roman"/>
          <w:color w:val="4F81BD" w:themeColor="accent1"/>
          <w:sz w:val="20"/>
        </w:rPr>
        <w:t>Рис.5.2. Т</w:t>
      </w:r>
      <w:r w:rsidR="00C015A5">
        <w:rPr>
          <w:rFonts w:ascii="Times New Roman" w:hAnsi="Times New Roman"/>
          <w:color w:val="4F81BD" w:themeColor="accent1"/>
          <w:sz w:val="20"/>
        </w:rPr>
        <w:t>ест 2</w:t>
      </w:r>
      <w:r>
        <w:rPr>
          <w:rFonts w:ascii="Times New Roman" w:hAnsi="Times New Roman"/>
          <w:color w:val="4F81BD" w:themeColor="accent1"/>
          <w:sz w:val="20"/>
        </w:rPr>
        <w:t xml:space="preserve">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B50CCC" w:rsidRPr="00B50CCC" w:rsidRDefault="00B50CCC" w:rsidP="00B50CCC">
      <w:pPr>
        <w:jc w:val="center"/>
        <w:rPr>
          <w:rFonts w:ascii="Times New Roman" w:hAnsi="Times New Roman"/>
          <w:b/>
          <w:sz w:val="24"/>
        </w:rPr>
      </w:pPr>
    </w:p>
    <w:p w:rsidR="007E5A54" w:rsidRDefault="004948AB" w:rsidP="007E5A54">
      <w:pPr>
        <w:rPr>
          <w:rFonts w:ascii="Times New Roman" w:hAnsi="Times New Roman"/>
          <w:b/>
          <w:sz w:val="24"/>
        </w:rPr>
      </w:pPr>
      <w:r>
        <w:rPr>
          <w:rFonts w:ascii="Times New Roman" w:hAnsi="Times New Roman"/>
          <w:b/>
          <w:noProof/>
          <w:sz w:val="24"/>
          <w:lang w:val="ru-RU"/>
        </w:rPr>
        <w:lastRenderedPageBreak/>
        <w:drawing>
          <wp:inline distT="0" distB="0" distL="0" distR="0">
            <wp:extent cx="5733415" cy="1233931"/>
            <wp:effectExtent l="19050" t="0" r="63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a:srcRect/>
                    <a:stretch>
                      <a:fillRect/>
                    </a:stretch>
                  </pic:blipFill>
                  <pic:spPr bwMode="auto">
                    <a:xfrm>
                      <a:off x="0" y="0"/>
                      <a:ext cx="5733415" cy="1233931"/>
                    </a:xfrm>
                    <a:prstGeom prst="rect">
                      <a:avLst/>
                    </a:prstGeom>
                    <a:noFill/>
                    <a:ln w="9525">
                      <a:noFill/>
                      <a:miter lim="800000"/>
                      <a:headEnd/>
                      <a:tailEnd/>
                    </a:ln>
                  </pic:spPr>
                </pic:pic>
              </a:graphicData>
            </a:graphic>
          </wp:inline>
        </w:drawing>
      </w:r>
    </w:p>
    <w:p w:rsidR="00B50CCC" w:rsidRDefault="00B50CCC" w:rsidP="00B50CCC">
      <w:pPr>
        <w:jc w:val="center"/>
        <w:rPr>
          <w:rFonts w:ascii="Times New Roman" w:hAnsi="Times New Roman"/>
          <w:color w:val="4F81BD" w:themeColor="accent1"/>
          <w:sz w:val="16"/>
        </w:rPr>
      </w:pPr>
      <w:r>
        <w:rPr>
          <w:rFonts w:ascii="Times New Roman" w:hAnsi="Times New Roman"/>
          <w:color w:val="4F81BD" w:themeColor="accent1"/>
          <w:sz w:val="20"/>
        </w:rPr>
        <w:t>Рис.5.3. Т</w:t>
      </w:r>
      <w:r w:rsidR="00C015A5">
        <w:rPr>
          <w:rFonts w:ascii="Times New Roman" w:hAnsi="Times New Roman"/>
          <w:color w:val="4F81BD" w:themeColor="accent1"/>
          <w:sz w:val="20"/>
        </w:rPr>
        <w:t>ест 3</w:t>
      </w:r>
      <w:r>
        <w:rPr>
          <w:rFonts w:ascii="Times New Roman" w:hAnsi="Times New Roman"/>
          <w:color w:val="4F81BD" w:themeColor="accent1"/>
          <w:sz w:val="20"/>
        </w:rPr>
        <w:t xml:space="preserve">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B50CCC" w:rsidRPr="00B50CCC" w:rsidRDefault="00B50CCC" w:rsidP="00B50CCC">
      <w:pPr>
        <w:jc w:val="center"/>
        <w:rPr>
          <w:rFonts w:ascii="Times New Roman" w:hAnsi="Times New Roman"/>
          <w:b/>
          <w:sz w:val="24"/>
        </w:rPr>
      </w:pPr>
    </w:p>
    <w:p w:rsidR="004948AB" w:rsidRDefault="004948AB" w:rsidP="007E5A54">
      <w:pPr>
        <w:rPr>
          <w:rFonts w:ascii="Times New Roman" w:hAnsi="Times New Roman"/>
          <w:b/>
          <w:sz w:val="24"/>
        </w:rPr>
      </w:pPr>
      <w:r>
        <w:rPr>
          <w:rFonts w:ascii="Times New Roman" w:hAnsi="Times New Roman"/>
          <w:b/>
          <w:noProof/>
          <w:sz w:val="24"/>
          <w:lang w:val="ru-RU"/>
        </w:rPr>
        <w:drawing>
          <wp:inline distT="0" distB="0" distL="0" distR="0">
            <wp:extent cx="5733415" cy="1041308"/>
            <wp:effectExtent l="19050" t="0" r="63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srcRect/>
                    <a:stretch>
                      <a:fillRect/>
                    </a:stretch>
                  </pic:blipFill>
                  <pic:spPr bwMode="auto">
                    <a:xfrm>
                      <a:off x="0" y="0"/>
                      <a:ext cx="5733415" cy="1041308"/>
                    </a:xfrm>
                    <a:prstGeom prst="rect">
                      <a:avLst/>
                    </a:prstGeom>
                    <a:noFill/>
                    <a:ln w="9525">
                      <a:noFill/>
                      <a:miter lim="800000"/>
                      <a:headEnd/>
                      <a:tailEnd/>
                    </a:ln>
                  </pic:spPr>
                </pic:pic>
              </a:graphicData>
            </a:graphic>
          </wp:inline>
        </w:drawing>
      </w:r>
    </w:p>
    <w:p w:rsidR="00C015A5" w:rsidRDefault="00C015A5" w:rsidP="00C015A5">
      <w:pPr>
        <w:jc w:val="center"/>
        <w:rPr>
          <w:rFonts w:ascii="Times New Roman" w:hAnsi="Times New Roman"/>
          <w:color w:val="4F81BD" w:themeColor="accent1"/>
          <w:sz w:val="16"/>
        </w:rPr>
      </w:pPr>
      <w:r>
        <w:rPr>
          <w:rFonts w:ascii="Times New Roman" w:hAnsi="Times New Roman"/>
          <w:color w:val="4F81BD" w:themeColor="accent1"/>
          <w:sz w:val="20"/>
        </w:rPr>
        <w:t>Рис.5.4. Тест 4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C015A5" w:rsidRPr="00C015A5" w:rsidRDefault="00C015A5" w:rsidP="007E5A54">
      <w:pPr>
        <w:rPr>
          <w:rFonts w:ascii="Times New Roman" w:hAnsi="Times New Roman"/>
          <w:b/>
          <w:sz w:val="24"/>
        </w:rPr>
      </w:pPr>
    </w:p>
    <w:p w:rsidR="004948AB" w:rsidRDefault="004948AB" w:rsidP="007E5A54">
      <w:pPr>
        <w:rPr>
          <w:rFonts w:ascii="Times New Roman" w:hAnsi="Times New Roman"/>
          <w:b/>
          <w:sz w:val="24"/>
        </w:rPr>
      </w:pPr>
      <w:r>
        <w:rPr>
          <w:rFonts w:ascii="Times New Roman" w:hAnsi="Times New Roman"/>
          <w:b/>
          <w:noProof/>
          <w:sz w:val="24"/>
          <w:lang w:val="ru-RU"/>
        </w:rPr>
        <w:drawing>
          <wp:inline distT="0" distB="0" distL="0" distR="0">
            <wp:extent cx="5733415" cy="1212352"/>
            <wp:effectExtent l="19050" t="0" r="63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srcRect/>
                    <a:stretch>
                      <a:fillRect/>
                    </a:stretch>
                  </pic:blipFill>
                  <pic:spPr bwMode="auto">
                    <a:xfrm>
                      <a:off x="0" y="0"/>
                      <a:ext cx="5733415" cy="1212352"/>
                    </a:xfrm>
                    <a:prstGeom prst="rect">
                      <a:avLst/>
                    </a:prstGeom>
                    <a:noFill/>
                    <a:ln w="9525">
                      <a:noFill/>
                      <a:miter lim="800000"/>
                      <a:headEnd/>
                      <a:tailEnd/>
                    </a:ln>
                  </pic:spPr>
                </pic:pic>
              </a:graphicData>
            </a:graphic>
          </wp:inline>
        </w:drawing>
      </w:r>
    </w:p>
    <w:p w:rsidR="00C015A5" w:rsidRDefault="00C015A5" w:rsidP="00C015A5">
      <w:pPr>
        <w:jc w:val="center"/>
        <w:rPr>
          <w:rFonts w:ascii="Times New Roman" w:hAnsi="Times New Roman"/>
          <w:color w:val="4F81BD" w:themeColor="accent1"/>
          <w:sz w:val="16"/>
        </w:rPr>
      </w:pPr>
      <w:r>
        <w:rPr>
          <w:rFonts w:ascii="Times New Roman" w:hAnsi="Times New Roman"/>
          <w:color w:val="4F81BD" w:themeColor="accent1"/>
          <w:sz w:val="20"/>
        </w:rPr>
        <w:t>Рис.5.5. Тест 5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C015A5" w:rsidRPr="00C015A5" w:rsidRDefault="00C015A5" w:rsidP="007E5A54">
      <w:pPr>
        <w:rPr>
          <w:rFonts w:ascii="Times New Roman" w:hAnsi="Times New Roman"/>
          <w:b/>
          <w:sz w:val="24"/>
        </w:rPr>
      </w:pPr>
    </w:p>
    <w:p w:rsidR="004948AB" w:rsidRDefault="004948AB" w:rsidP="007E5A54">
      <w:pPr>
        <w:rPr>
          <w:rFonts w:ascii="Times New Roman" w:hAnsi="Times New Roman"/>
          <w:b/>
          <w:sz w:val="24"/>
        </w:rPr>
      </w:pPr>
      <w:r>
        <w:rPr>
          <w:rFonts w:ascii="Times New Roman" w:hAnsi="Times New Roman"/>
          <w:b/>
          <w:noProof/>
          <w:sz w:val="24"/>
          <w:lang w:val="ru-RU"/>
        </w:rPr>
        <w:drawing>
          <wp:inline distT="0" distB="0" distL="0" distR="0">
            <wp:extent cx="5733415" cy="1467802"/>
            <wp:effectExtent l="19050" t="0" r="63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4"/>
                    <a:srcRect/>
                    <a:stretch>
                      <a:fillRect/>
                    </a:stretch>
                  </pic:blipFill>
                  <pic:spPr bwMode="auto">
                    <a:xfrm>
                      <a:off x="0" y="0"/>
                      <a:ext cx="5733415" cy="1467802"/>
                    </a:xfrm>
                    <a:prstGeom prst="rect">
                      <a:avLst/>
                    </a:prstGeom>
                    <a:noFill/>
                    <a:ln w="9525">
                      <a:noFill/>
                      <a:miter lim="800000"/>
                      <a:headEnd/>
                      <a:tailEnd/>
                    </a:ln>
                  </pic:spPr>
                </pic:pic>
              </a:graphicData>
            </a:graphic>
          </wp:inline>
        </w:drawing>
      </w:r>
    </w:p>
    <w:p w:rsidR="00C015A5" w:rsidRDefault="00C015A5" w:rsidP="00C015A5">
      <w:pPr>
        <w:jc w:val="center"/>
        <w:rPr>
          <w:rFonts w:ascii="Times New Roman" w:hAnsi="Times New Roman"/>
          <w:color w:val="4F81BD" w:themeColor="accent1"/>
          <w:sz w:val="16"/>
        </w:rPr>
      </w:pPr>
      <w:r>
        <w:rPr>
          <w:rFonts w:ascii="Times New Roman" w:hAnsi="Times New Roman"/>
          <w:color w:val="4F81BD" w:themeColor="accent1"/>
          <w:sz w:val="20"/>
        </w:rPr>
        <w:t>Рис.5.6. Тест 6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C015A5" w:rsidRPr="00C015A5" w:rsidRDefault="00C015A5" w:rsidP="007E5A54">
      <w:pPr>
        <w:rPr>
          <w:rFonts w:ascii="Times New Roman" w:hAnsi="Times New Roman"/>
          <w:b/>
          <w:sz w:val="24"/>
        </w:rPr>
      </w:pPr>
    </w:p>
    <w:p w:rsidR="005B209E" w:rsidRDefault="004948AB" w:rsidP="005B209E">
      <w:pPr>
        <w:pStyle w:val="normal"/>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rPr>
        <w:drawing>
          <wp:inline distT="0" distB="0" distL="0" distR="0">
            <wp:extent cx="5733415" cy="1689726"/>
            <wp:effectExtent l="19050" t="0" r="63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5"/>
                    <a:srcRect/>
                    <a:stretch>
                      <a:fillRect/>
                    </a:stretch>
                  </pic:blipFill>
                  <pic:spPr bwMode="auto">
                    <a:xfrm>
                      <a:off x="0" y="0"/>
                      <a:ext cx="5733415" cy="1689726"/>
                    </a:xfrm>
                    <a:prstGeom prst="rect">
                      <a:avLst/>
                    </a:prstGeom>
                    <a:noFill/>
                    <a:ln w="9525">
                      <a:noFill/>
                      <a:miter lim="800000"/>
                      <a:headEnd/>
                      <a:tailEnd/>
                    </a:ln>
                  </pic:spPr>
                </pic:pic>
              </a:graphicData>
            </a:graphic>
          </wp:inline>
        </w:drawing>
      </w:r>
    </w:p>
    <w:p w:rsidR="00C015A5" w:rsidRDefault="00C015A5" w:rsidP="00C015A5">
      <w:pPr>
        <w:jc w:val="center"/>
        <w:rPr>
          <w:rFonts w:ascii="Times New Roman" w:hAnsi="Times New Roman"/>
          <w:color w:val="4F81BD" w:themeColor="accent1"/>
          <w:sz w:val="16"/>
        </w:rPr>
      </w:pPr>
      <w:r>
        <w:rPr>
          <w:rFonts w:ascii="Times New Roman" w:hAnsi="Times New Roman"/>
          <w:color w:val="4F81BD" w:themeColor="accent1"/>
          <w:sz w:val="20"/>
        </w:rPr>
        <w:t>Рис.5.7. Тест 7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C015A5" w:rsidRPr="00C015A5" w:rsidRDefault="00C015A5" w:rsidP="005B209E">
      <w:pPr>
        <w:pStyle w:val="normal"/>
        <w:rPr>
          <w:rFonts w:ascii="Times New Roman" w:eastAsia="Times New Roman" w:hAnsi="Times New Roman" w:cs="Times New Roman"/>
          <w:sz w:val="24"/>
          <w:szCs w:val="24"/>
          <w:lang w:val="uk-UA"/>
        </w:rPr>
      </w:pPr>
    </w:p>
    <w:p w:rsidR="004948AB" w:rsidRDefault="004948AB" w:rsidP="005B209E">
      <w:pPr>
        <w:pStyle w:val="normal"/>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rPr>
        <w:lastRenderedPageBreak/>
        <w:drawing>
          <wp:inline distT="0" distB="0" distL="0" distR="0">
            <wp:extent cx="5733415" cy="1477502"/>
            <wp:effectExtent l="19050" t="0" r="63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6"/>
                    <a:srcRect/>
                    <a:stretch>
                      <a:fillRect/>
                    </a:stretch>
                  </pic:blipFill>
                  <pic:spPr bwMode="auto">
                    <a:xfrm>
                      <a:off x="0" y="0"/>
                      <a:ext cx="5733415" cy="1477502"/>
                    </a:xfrm>
                    <a:prstGeom prst="rect">
                      <a:avLst/>
                    </a:prstGeom>
                    <a:noFill/>
                    <a:ln w="9525">
                      <a:noFill/>
                      <a:miter lim="800000"/>
                      <a:headEnd/>
                      <a:tailEnd/>
                    </a:ln>
                  </pic:spPr>
                </pic:pic>
              </a:graphicData>
            </a:graphic>
          </wp:inline>
        </w:drawing>
      </w:r>
    </w:p>
    <w:p w:rsidR="00C015A5" w:rsidRDefault="00C015A5" w:rsidP="00C015A5">
      <w:pPr>
        <w:jc w:val="center"/>
        <w:rPr>
          <w:rFonts w:ascii="Times New Roman" w:hAnsi="Times New Roman"/>
          <w:color w:val="4F81BD" w:themeColor="accent1"/>
          <w:sz w:val="16"/>
        </w:rPr>
      </w:pPr>
      <w:r>
        <w:rPr>
          <w:rFonts w:ascii="Times New Roman" w:hAnsi="Times New Roman"/>
          <w:color w:val="4F81BD" w:themeColor="accent1"/>
          <w:sz w:val="20"/>
        </w:rPr>
        <w:t>Рис.5.8. Тест 8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C015A5" w:rsidRPr="00C015A5" w:rsidRDefault="00C015A5" w:rsidP="005B209E">
      <w:pPr>
        <w:pStyle w:val="normal"/>
        <w:rPr>
          <w:rFonts w:ascii="Times New Roman" w:eastAsia="Times New Roman" w:hAnsi="Times New Roman" w:cs="Times New Roman"/>
          <w:sz w:val="24"/>
          <w:szCs w:val="24"/>
          <w:lang w:val="uk-UA"/>
        </w:rPr>
      </w:pPr>
    </w:p>
    <w:p w:rsidR="004948AB" w:rsidRDefault="004948AB" w:rsidP="005B209E">
      <w:pPr>
        <w:pStyle w:val="normal"/>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rPr>
        <w:drawing>
          <wp:inline distT="0" distB="0" distL="0" distR="0">
            <wp:extent cx="5733415" cy="1255305"/>
            <wp:effectExtent l="19050" t="0" r="63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7"/>
                    <a:srcRect/>
                    <a:stretch>
                      <a:fillRect/>
                    </a:stretch>
                  </pic:blipFill>
                  <pic:spPr bwMode="auto">
                    <a:xfrm>
                      <a:off x="0" y="0"/>
                      <a:ext cx="5733415" cy="1255305"/>
                    </a:xfrm>
                    <a:prstGeom prst="rect">
                      <a:avLst/>
                    </a:prstGeom>
                    <a:noFill/>
                    <a:ln w="9525">
                      <a:noFill/>
                      <a:miter lim="800000"/>
                      <a:headEnd/>
                      <a:tailEnd/>
                    </a:ln>
                  </pic:spPr>
                </pic:pic>
              </a:graphicData>
            </a:graphic>
          </wp:inline>
        </w:drawing>
      </w:r>
    </w:p>
    <w:p w:rsidR="00C015A5" w:rsidRDefault="00C015A5" w:rsidP="00C015A5">
      <w:pPr>
        <w:jc w:val="center"/>
        <w:rPr>
          <w:rFonts w:ascii="Times New Roman" w:hAnsi="Times New Roman"/>
          <w:color w:val="4F81BD" w:themeColor="accent1"/>
          <w:sz w:val="16"/>
        </w:rPr>
      </w:pPr>
      <w:r>
        <w:rPr>
          <w:rFonts w:ascii="Times New Roman" w:hAnsi="Times New Roman"/>
          <w:color w:val="4F81BD" w:themeColor="accent1"/>
          <w:sz w:val="20"/>
        </w:rPr>
        <w:t>Рис.5.9. Тест 9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C015A5" w:rsidRPr="00C015A5" w:rsidRDefault="00C015A5" w:rsidP="005B209E">
      <w:pPr>
        <w:pStyle w:val="normal"/>
        <w:rPr>
          <w:rFonts w:ascii="Times New Roman" w:eastAsia="Times New Roman" w:hAnsi="Times New Roman" w:cs="Times New Roman"/>
          <w:sz w:val="24"/>
          <w:szCs w:val="24"/>
          <w:lang w:val="uk-UA"/>
        </w:rPr>
      </w:pPr>
    </w:p>
    <w:p w:rsidR="004948AB" w:rsidRDefault="004948AB" w:rsidP="005B209E">
      <w:pPr>
        <w:pStyle w:val="normal"/>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rPr>
        <w:drawing>
          <wp:inline distT="0" distB="0" distL="0" distR="0">
            <wp:extent cx="5733415" cy="1268913"/>
            <wp:effectExtent l="19050" t="0" r="63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8"/>
                    <a:srcRect/>
                    <a:stretch>
                      <a:fillRect/>
                    </a:stretch>
                  </pic:blipFill>
                  <pic:spPr bwMode="auto">
                    <a:xfrm>
                      <a:off x="0" y="0"/>
                      <a:ext cx="5733415" cy="1268913"/>
                    </a:xfrm>
                    <a:prstGeom prst="rect">
                      <a:avLst/>
                    </a:prstGeom>
                    <a:noFill/>
                    <a:ln w="9525">
                      <a:noFill/>
                      <a:miter lim="800000"/>
                      <a:headEnd/>
                      <a:tailEnd/>
                    </a:ln>
                  </pic:spPr>
                </pic:pic>
              </a:graphicData>
            </a:graphic>
          </wp:inline>
        </w:drawing>
      </w:r>
    </w:p>
    <w:p w:rsidR="00C015A5" w:rsidRDefault="00C015A5" w:rsidP="00C015A5">
      <w:pPr>
        <w:jc w:val="center"/>
        <w:rPr>
          <w:rFonts w:ascii="Times New Roman" w:hAnsi="Times New Roman"/>
          <w:color w:val="4F81BD" w:themeColor="accent1"/>
          <w:sz w:val="16"/>
        </w:rPr>
      </w:pPr>
      <w:r>
        <w:rPr>
          <w:rFonts w:ascii="Times New Roman" w:hAnsi="Times New Roman"/>
          <w:color w:val="4F81BD" w:themeColor="accent1"/>
          <w:sz w:val="20"/>
        </w:rPr>
        <w:t>Рис.5.10. Тест 10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C015A5" w:rsidRPr="00C015A5" w:rsidRDefault="00C015A5" w:rsidP="005B209E">
      <w:pPr>
        <w:pStyle w:val="normal"/>
        <w:rPr>
          <w:rFonts w:ascii="Times New Roman" w:eastAsia="Times New Roman" w:hAnsi="Times New Roman" w:cs="Times New Roman"/>
          <w:sz w:val="24"/>
          <w:szCs w:val="24"/>
          <w:lang w:val="uk-UA"/>
        </w:rPr>
      </w:pPr>
    </w:p>
    <w:p w:rsidR="004948AB" w:rsidRDefault="004948AB" w:rsidP="00C015A5">
      <w:pPr>
        <w:pStyle w:val="normal"/>
        <w:jc w:val="center"/>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rPr>
        <w:drawing>
          <wp:inline distT="0" distB="0" distL="0" distR="0">
            <wp:extent cx="4679950" cy="1543050"/>
            <wp:effectExtent l="19050" t="0" r="635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9"/>
                    <a:srcRect/>
                    <a:stretch>
                      <a:fillRect/>
                    </a:stretch>
                  </pic:blipFill>
                  <pic:spPr bwMode="auto">
                    <a:xfrm>
                      <a:off x="0" y="0"/>
                      <a:ext cx="4679950" cy="1543050"/>
                    </a:xfrm>
                    <a:prstGeom prst="rect">
                      <a:avLst/>
                    </a:prstGeom>
                    <a:noFill/>
                    <a:ln w="9525">
                      <a:noFill/>
                      <a:miter lim="800000"/>
                      <a:headEnd/>
                      <a:tailEnd/>
                    </a:ln>
                  </pic:spPr>
                </pic:pic>
              </a:graphicData>
            </a:graphic>
          </wp:inline>
        </w:drawing>
      </w:r>
    </w:p>
    <w:p w:rsidR="00C015A5" w:rsidRDefault="00C015A5" w:rsidP="00C015A5">
      <w:pPr>
        <w:jc w:val="center"/>
        <w:rPr>
          <w:rFonts w:ascii="Times New Roman" w:hAnsi="Times New Roman"/>
          <w:color w:val="4F81BD" w:themeColor="accent1"/>
          <w:sz w:val="16"/>
        </w:rPr>
      </w:pPr>
      <w:r>
        <w:rPr>
          <w:rFonts w:ascii="Times New Roman" w:hAnsi="Times New Roman"/>
          <w:color w:val="4F81BD" w:themeColor="accent1"/>
          <w:sz w:val="20"/>
        </w:rPr>
        <w:t>Рис.5.11. Тест 11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C015A5" w:rsidRDefault="00C015A5" w:rsidP="00C015A5">
      <w:pPr>
        <w:pStyle w:val="normal"/>
        <w:jc w:val="center"/>
        <w:rPr>
          <w:rFonts w:ascii="Times New Roman" w:eastAsia="Times New Roman" w:hAnsi="Times New Roman" w:cs="Times New Roman"/>
          <w:sz w:val="24"/>
          <w:szCs w:val="24"/>
          <w:lang w:val="uk-UA"/>
        </w:rPr>
      </w:pPr>
    </w:p>
    <w:p w:rsidR="00C015A5" w:rsidRPr="00C015A5" w:rsidRDefault="00C015A5" w:rsidP="00C015A5">
      <w:pPr>
        <w:pStyle w:val="normal"/>
        <w:jc w:val="center"/>
        <w:rPr>
          <w:rFonts w:ascii="Times New Roman" w:eastAsia="Times New Roman" w:hAnsi="Times New Roman" w:cs="Times New Roman"/>
          <w:sz w:val="24"/>
          <w:szCs w:val="24"/>
          <w:lang w:val="uk-UA"/>
        </w:rPr>
      </w:pPr>
    </w:p>
    <w:p w:rsidR="00897491" w:rsidRDefault="00897491" w:rsidP="00C015A5">
      <w:pPr>
        <w:pStyle w:val="normal"/>
        <w:jc w:val="center"/>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rPr>
        <w:lastRenderedPageBreak/>
        <w:drawing>
          <wp:inline distT="0" distB="0" distL="0" distR="0">
            <wp:extent cx="4705350" cy="1657350"/>
            <wp:effectExtent l="1905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0"/>
                    <a:srcRect/>
                    <a:stretch>
                      <a:fillRect/>
                    </a:stretch>
                  </pic:blipFill>
                  <pic:spPr bwMode="auto">
                    <a:xfrm>
                      <a:off x="0" y="0"/>
                      <a:ext cx="4705350" cy="1657350"/>
                    </a:xfrm>
                    <a:prstGeom prst="rect">
                      <a:avLst/>
                    </a:prstGeom>
                    <a:noFill/>
                    <a:ln w="9525">
                      <a:noFill/>
                      <a:miter lim="800000"/>
                      <a:headEnd/>
                      <a:tailEnd/>
                    </a:ln>
                  </pic:spPr>
                </pic:pic>
              </a:graphicData>
            </a:graphic>
          </wp:inline>
        </w:drawing>
      </w:r>
    </w:p>
    <w:p w:rsidR="00C015A5" w:rsidRPr="00C015A5" w:rsidRDefault="00C015A5" w:rsidP="00C015A5">
      <w:pPr>
        <w:jc w:val="center"/>
        <w:rPr>
          <w:rFonts w:ascii="Times New Roman" w:hAnsi="Times New Roman"/>
          <w:color w:val="4F81BD" w:themeColor="accent1"/>
          <w:sz w:val="16"/>
        </w:rPr>
      </w:pPr>
      <w:r>
        <w:rPr>
          <w:rFonts w:ascii="Times New Roman" w:hAnsi="Times New Roman"/>
          <w:color w:val="4F81BD" w:themeColor="accent1"/>
          <w:sz w:val="20"/>
        </w:rPr>
        <w:t>Рис.5.12. Тест 12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C015A5" w:rsidRPr="00C015A5" w:rsidRDefault="00C015A5" w:rsidP="00C015A5">
      <w:pPr>
        <w:pStyle w:val="normal"/>
        <w:jc w:val="center"/>
        <w:rPr>
          <w:rFonts w:ascii="Times New Roman" w:eastAsia="Times New Roman" w:hAnsi="Times New Roman" w:cs="Times New Roman"/>
          <w:sz w:val="24"/>
          <w:szCs w:val="24"/>
          <w:lang w:val="uk-UA"/>
        </w:rPr>
      </w:pPr>
    </w:p>
    <w:p w:rsidR="00897491" w:rsidRDefault="00897491" w:rsidP="00C015A5">
      <w:pPr>
        <w:pStyle w:val="normal"/>
        <w:jc w:val="center"/>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rPr>
        <w:drawing>
          <wp:inline distT="0" distB="0" distL="0" distR="0">
            <wp:extent cx="4667250" cy="1574800"/>
            <wp:effectExtent l="1905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1"/>
                    <a:srcRect/>
                    <a:stretch>
                      <a:fillRect/>
                    </a:stretch>
                  </pic:blipFill>
                  <pic:spPr bwMode="auto">
                    <a:xfrm>
                      <a:off x="0" y="0"/>
                      <a:ext cx="4667250" cy="1574800"/>
                    </a:xfrm>
                    <a:prstGeom prst="rect">
                      <a:avLst/>
                    </a:prstGeom>
                    <a:noFill/>
                    <a:ln w="9525">
                      <a:noFill/>
                      <a:miter lim="800000"/>
                      <a:headEnd/>
                      <a:tailEnd/>
                    </a:ln>
                  </pic:spPr>
                </pic:pic>
              </a:graphicData>
            </a:graphic>
          </wp:inline>
        </w:drawing>
      </w:r>
    </w:p>
    <w:p w:rsidR="00C015A5" w:rsidRDefault="00C015A5" w:rsidP="00C015A5">
      <w:pPr>
        <w:jc w:val="center"/>
        <w:rPr>
          <w:rFonts w:ascii="Times New Roman" w:hAnsi="Times New Roman"/>
          <w:color w:val="4F81BD" w:themeColor="accent1"/>
          <w:sz w:val="16"/>
        </w:rPr>
      </w:pPr>
      <w:r>
        <w:rPr>
          <w:rFonts w:ascii="Times New Roman" w:hAnsi="Times New Roman"/>
          <w:color w:val="4F81BD" w:themeColor="accent1"/>
          <w:sz w:val="20"/>
        </w:rPr>
        <w:t>Рис.5.13. Тест 13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C015A5" w:rsidRPr="00C015A5" w:rsidRDefault="00C015A5" w:rsidP="00C015A5">
      <w:pPr>
        <w:pStyle w:val="normal"/>
        <w:jc w:val="center"/>
        <w:rPr>
          <w:rFonts w:ascii="Times New Roman" w:eastAsia="Times New Roman" w:hAnsi="Times New Roman" w:cs="Times New Roman"/>
          <w:sz w:val="24"/>
          <w:szCs w:val="24"/>
          <w:lang w:val="uk-UA"/>
        </w:rPr>
      </w:pPr>
    </w:p>
    <w:p w:rsidR="00897491" w:rsidRDefault="00897491" w:rsidP="00C015A5">
      <w:pPr>
        <w:pStyle w:val="normal"/>
        <w:jc w:val="center"/>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rPr>
        <w:drawing>
          <wp:inline distT="0" distB="0" distL="0" distR="0">
            <wp:extent cx="4659630" cy="650559"/>
            <wp:effectExtent l="19050" t="0" r="762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2"/>
                    <a:srcRect/>
                    <a:stretch>
                      <a:fillRect/>
                    </a:stretch>
                  </pic:blipFill>
                  <pic:spPr bwMode="auto">
                    <a:xfrm>
                      <a:off x="0" y="0"/>
                      <a:ext cx="4659630" cy="650559"/>
                    </a:xfrm>
                    <a:prstGeom prst="rect">
                      <a:avLst/>
                    </a:prstGeom>
                    <a:noFill/>
                    <a:ln w="9525">
                      <a:noFill/>
                      <a:miter lim="800000"/>
                      <a:headEnd/>
                      <a:tailEnd/>
                    </a:ln>
                  </pic:spPr>
                </pic:pic>
              </a:graphicData>
            </a:graphic>
          </wp:inline>
        </w:drawing>
      </w:r>
    </w:p>
    <w:p w:rsidR="00C015A5" w:rsidRDefault="00C015A5" w:rsidP="00C015A5">
      <w:pPr>
        <w:jc w:val="center"/>
        <w:rPr>
          <w:rFonts w:ascii="Times New Roman" w:hAnsi="Times New Roman"/>
          <w:color w:val="4F81BD" w:themeColor="accent1"/>
          <w:sz w:val="16"/>
        </w:rPr>
      </w:pPr>
      <w:r>
        <w:rPr>
          <w:rFonts w:ascii="Times New Roman" w:hAnsi="Times New Roman"/>
          <w:color w:val="4F81BD" w:themeColor="accent1"/>
          <w:sz w:val="20"/>
        </w:rPr>
        <w:t>Рис.5.14. Тест 14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C015A5" w:rsidRPr="00C015A5" w:rsidRDefault="00C015A5" w:rsidP="00C015A5">
      <w:pPr>
        <w:pStyle w:val="normal"/>
        <w:jc w:val="center"/>
        <w:rPr>
          <w:rFonts w:ascii="Times New Roman" w:eastAsia="Times New Roman" w:hAnsi="Times New Roman" w:cs="Times New Roman"/>
          <w:sz w:val="24"/>
          <w:szCs w:val="24"/>
          <w:lang w:val="uk-UA"/>
        </w:rPr>
      </w:pPr>
    </w:p>
    <w:p w:rsidR="00897491" w:rsidRDefault="00897491" w:rsidP="00C015A5">
      <w:pPr>
        <w:pStyle w:val="normal"/>
        <w:jc w:val="center"/>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rPr>
        <w:drawing>
          <wp:inline distT="0" distB="0" distL="0" distR="0">
            <wp:extent cx="4710543" cy="777240"/>
            <wp:effectExtent l="1905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3"/>
                    <a:srcRect/>
                    <a:stretch>
                      <a:fillRect/>
                    </a:stretch>
                  </pic:blipFill>
                  <pic:spPr bwMode="auto">
                    <a:xfrm>
                      <a:off x="0" y="0"/>
                      <a:ext cx="4705837" cy="776464"/>
                    </a:xfrm>
                    <a:prstGeom prst="rect">
                      <a:avLst/>
                    </a:prstGeom>
                    <a:noFill/>
                    <a:ln w="9525">
                      <a:noFill/>
                      <a:miter lim="800000"/>
                      <a:headEnd/>
                      <a:tailEnd/>
                    </a:ln>
                  </pic:spPr>
                </pic:pic>
              </a:graphicData>
            </a:graphic>
          </wp:inline>
        </w:drawing>
      </w:r>
    </w:p>
    <w:p w:rsidR="00C015A5" w:rsidRDefault="00C015A5" w:rsidP="00C015A5">
      <w:pPr>
        <w:jc w:val="center"/>
        <w:rPr>
          <w:rFonts w:ascii="Times New Roman" w:hAnsi="Times New Roman"/>
          <w:color w:val="4F81BD" w:themeColor="accent1"/>
          <w:sz w:val="16"/>
        </w:rPr>
      </w:pPr>
      <w:r>
        <w:rPr>
          <w:rFonts w:ascii="Times New Roman" w:hAnsi="Times New Roman"/>
          <w:color w:val="4F81BD" w:themeColor="accent1"/>
          <w:sz w:val="20"/>
        </w:rPr>
        <w:t>Рис.5.15. Тест 15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C015A5" w:rsidRPr="00C015A5" w:rsidRDefault="00C015A5" w:rsidP="00C015A5">
      <w:pPr>
        <w:pStyle w:val="normal"/>
        <w:jc w:val="center"/>
        <w:rPr>
          <w:rFonts w:ascii="Times New Roman" w:eastAsia="Times New Roman" w:hAnsi="Times New Roman" w:cs="Times New Roman"/>
          <w:sz w:val="24"/>
          <w:szCs w:val="24"/>
          <w:lang w:val="uk-UA"/>
        </w:rPr>
      </w:pPr>
    </w:p>
    <w:p w:rsidR="00897491" w:rsidRDefault="00897491" w:rsidP="00C015A5">
      <w:pPr>
        <w:pStyle w:val="normal"/>
        <w:jc w:val="center"/>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rPr>
        <w:drawing>
          <wp:inline distT="0" distB="0" distL="0" distR="0">
            <wp:extent cx="3108566" cy="1158240"/>
            <wp:effectExtent l="1905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4"/>
                    <a:srcRect/>
                    <a:stretch>
                      <a:fillRect/>
                    </a:stretch>
                  </pic:blipFill>
                  <pic:spPr bwMode="auto">
                    <a:xfrm>
                      <a:off x="0" y="0"/>
                      <a:ext cx="3112582" cy="1159736"/>
                    </a:xfrm>
                    <a:prstGeom prst="rect">
                      <a:avLst/>
                    </a:prstGeom>
                    <a:noFill/>
                    <a:ln w="9525">
                      <a:noFill/>
                      <a:miter lim="800000"/>
                      <a:headEnd/>
                      <a:tailEnd/>
                    </a:ln>
                  </pic:spPr>
                </pic:pic>
              </a:graphicData>
            </a:graphic>
          </wp:inline>
        </w:drawing>
      </w:r>
    </w:p>
    <w:p w:rsidR="00C015A5" w:rsidRDefault="00C015A5" w:rsidP="00C015A5">
      <w:pPr>
        <w:jc w:val="center"/>
        <w:rPr>
          <w:rFonts w:ascii="Times New Roman" w:hAnsi="Times New Roman"/>
          <w:color w:val="4F81BD" w:themeColor="accent1"/>
          <w:sz w:val="16"/>
        </w:rPr>
      </w:pPr>
      <w:r>
        <w:rPr>
          <w:rFonts w:ascii="Times New Roman" w:hAnsi="Times New Roman"/>
          <w:color w:val="4F81BD" w:themeColor="accent1"/>
          <w:sz w:val="20"/>
        </w:rPr>
        <w:t>Рис.5.16. Тест 16 до задачі «</w:t>
      </w:r>
      <w:r w:rsidRPr="00B50CCC">
        <w:rPr>
          <w:rFonts w:ascii="Times New Roman" w:eastAsia="Times New Roman" w:hAnsi="Times New Roman" w:cs="Times New Roman"/>
          <w:color w:val="4F81BD" w:themeColor="accent1"/>
          <w:sz w:val="20"/>
        </w:rPr>
        <w:t>Аналізатор надійності пароля</w:t>
      </w:r>
      <w:r w:rsidRPr="00B50CCC">
        <w:rPr>
          <w:rFonts w:ascii="Times New Roman" w:hAnsi="Times New Roman"/>
          <w:color w:val="4F81BD" w:themeColor="accent1"/>
          <w:sz w:val="16"/>
        </w:rPr>
        <w:t>»</w:t>
      </w:r>
    </w:p>
    <w:p w:rsidR="00C015A5" w:rsidRPr="00C015A5" w:rsidRDefault="00C015A5" w:rsidP="00C015A5">
      <w:pPr>
        <w:pStyle w:val="normal"/>
        <w:jc w:val="center"/>
        <w:rPr>
          <w:rFonts w:ascii="Times New Roman" w:eastAsia="Times New Roman" w:hAnsi="Times New Roman" w:cs="Times New Roman"/>
          <w:sz w:val="24"/>
          <w:szCs w:val="24"/>
          <w:lang w:val="uk-UA"/>
        </w:rPr>
      </w:pPr>
    </w:p>
    <w:p w:rsidR="005B209E" w:rsidRDefault="005B209E" w:rsidP="005B209E">
      <w:pPr>
        <w:pStyle w:val="normal"/>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Завдання №4</w:t>
      </w:r>
      <w:r w:rsidR="00C015A5">
        <w:rPr>
          <w:rFonts w:ascii="Times New Roman" w:eastAsia="Times New Roman" w:hAnsi="Times New Roman" w:cs="Times New Roman"/>
          <w:sz w:val="24"/>
          <w:szCs w:val="24"/>
          <w:lang w:val="uk-UA"/>
        </w:rPr>
        <w:t xml:space="preserve"> </w:t>
      </w:r>
      <w:r w:rsidR="00C015A5">
        <w:rPr>
          <w:rFonts w:ascii="Times New Roman" w:hAnsi="Times New Roman"/>
          <w:sz w:val="24"/>
        </w:rPr>
        <w:t>algotester_lab1v2</w:t>
      </w:r>
    </w:p>
    <w:p w:rsidR="005B209E" w:rsidRDefault="005B209E" w:rsidP="005B209E">
      <w:pPr>
        <w:pStyle w:val="isselectedend"/>
      </w:pPr>
      <w:r>
        <w:t>Програму було протестовано в системі Algotester. Під час перевірки враховувалися коректність кожного відпилювання, проміжні стани довжин ніжок, умова перевертання столу та кінцевий стан ніжок.</w:t>
      </w:r>
    </w:p>
    <w:p w:rsidR="005B209E" w:rsidRDefault="005B209E" w:rsidP="005B209E">
      <w:pPr>
        <w:pStyle w:val="a9"/>
        <w:rPr>
          <w:lang w:val="uk-UA"/>
        </w:rPr>
      </w:pPr>
      <w:r>
        <w:lastRenderedPageBreak/>
        <w:t>Фактично затрачений час на зав</w:t>
      </w:r>
      <w:r w:rsidR="00C015A5">
        <w:t>дання №4</w:t>
      </w:r>
      <w:r>
        <w:t>: ~1,5 год</w:t>
      </w:r>
    </w:p>
    <w:p w:rsidR="00BF7FC0" w:rsidRDefault="00BF7FC0" w:rsidP="005B209E">
      <w:pPr>
        <w:pStyle w:val="a9"/>
        <w:rPr>
          <w:lang w:val="uk-UA"/>
        </w:rPr>
      </w:pPr>
      <w:r>
        <w:t>Завдання</w:t>
      </w:r>
      <w:r w:rsidRPr="00250FD9">
        <w:rPr>
          <w:lang w:val="en-US"/>
        </w:rPr>
        <w:t xml:space="preserve"> №5 </w:t>
      </w:r>
      <w:r w:rsidR="00250FD9">
        <w:rPr>
          <w:lang w:val="uk-UA"/>
        </w:rPr>
        <w:t xml:space="preserve"> </w:t>
      </w:r>
      <w:r w:rsidRPr="00250FD9">
        <w:rPr>
          <w:lang w:val="en-US"/>
        </w:rPr>
        <w:t xml:space="preserve">Binary Calculations (Epic 2 Task 6 — Experimental Exercises, </w:t>
      </w:r>
      <w:r>
        <w:t>див</w:t>
      </w:r>
      <w:r w:rsidRPr="00250FD9">
        <w:rPr>
          <w:lang w:val="en-US"/>
        </w:rPr>
        <w:t xml:space="preserve">. </w:t>
      </w:r>
      <w:r>
        <w:t>Tasks List). Згенеровано y=47, x=17 (обидва в межах 15–89).</w:t>
      </w:r>
    </w:p>
    <w:p w:rsidR="00C015A5" w:rsidRDefault="00250FD9">
      <w:pPr>
        <w:rPr>
          <w:rFonts w:ascii="Times New Roman" w:hAnsi="Times New Roman"/>
          <w:sz w:val="24"/>
        </w:rPr>
      </w:pPr>
      <w:r>
        <w:rPr>
          <w:rFonts w:ascii="Times New Roman" w:hAnsi="Times New Roman"/>
          <w:sz w:val="24"/>
        </w:rPr>
        <w:t xml:space="preserve">Вхід: y=47, x=17. </w:t>
      </w:r>
    </w:p>
    <w:p w:rsidR="00C015A5" w:rsidRDefault="00250FD9">
      <w:pPr>
        <w:rPr>
          <w:rFonts w:ascii="Times New Roman" w:hAnsi="Times New Roman"/>
          <w:sz w:val="24"/>
        </w:rPr>
      </w:pPr>
      <w:r>
        <w:rPr>
          <w:rFonts w:ascii="Times New Roman" w:hAnsi="Times New Roman"/>
          <w:sz w:val="24"/>
        </w:rPr>
        <w:t xml:space="preserve">Кроки за Tasks List (Task 6): </w:t>
      </w:r>
    </w:p>
    <w:p w:rsidR="00C015A5" w:rsidRDefault="00250FD9" w:rsidP="00C015A5">
      <w:pPr>
        <w:ind w:left="720"/>
        <w:rPr>
          <w:rFonts w:ascii="Times New Roman" w:hAnsi="Times New Roman"/>
          <w:sz w:val="24"/>
        </w:rPr>
      </w:pPr>
      <w:r>
        <w:rPr>
          <w:rFonts w:ascii="Times New Roman" w:hAnsi="Times New Roman"/>
          <w:sz w:val="24"/>
        </w:rPr>
        <w:t xml:space="preserve">1) y→двійкова, </w:t>
      </w:r>
    </w:p>
    <w:p w:rsidR="00C015A5" w:rsidRDefault="00250FD9" w:rsidP="00C015A5">
      <w:pPr>
        <w:ind w:left="720"/>
        <w:rPr>
          <w:rFonts w:ascii="Times New Roman" w:hAnsi="Times New Roman"/>
          <w:sz w:val="24"/>
        </w:rPr>
      </w:pPr>
      <w:r>
        <w:rPr>
          <w:rFonts w:ascii="Times New Roman" w:hAnsi="Times New Roman"/>
          <w:sz w:val="24"/>
        </w:rPr>
        <w:t xml:space="preserve">2) x→двійкова, </w:t>
      </w:r>
    </w:p>
    <w:p w:rsidR="00C015A5" w:rsidRDefault="00250FD9" w:rsidP="00C015A5">
      <w:pPr>
        <w:ind w:left="720"/>
        <w:rPr>
          <w:rFonts w:ascii="Times New Roman" w:hAnsi="Times New Roman"/>
          <w:sz w:val="24"/>
        </w:rPr>
      </w:pPr>
      <w:r>
        <w:rPr>
          <w:rFonts w:ascii="Times New Roman" w:hAnsi="Times New Roman"/>
          <w:sz w:val="24"/>
        </w:rPr>
        <w:t xml:space="preserve">3) додати (y+x), </w:t>
      </w:r>
    </w:p>
    <w:p w:rsidR="00C015A5" w:rsidRDefault="00250FD9" w:rsidP="00C015A5">
      <w:pPr>
        <w:ind w:left="720"/>
        <w:rPr>
          <w:rFonts w:ascii="Times New Roman" w:hAnsi="Times New Roman"/>
          <w:sz w:val="24"/>
        </w:rPr>
      </w:pPr>
      <w:r>
        <w:rPr>
          <w:rFonts w:ascii="Times New Roman" w:hAnsi="Times New Roman"/>
          <w:sz w:val="24"/>
        </w:rPr>
        <w:t xml:space="preserve">4) поділити суму на менше (x), </w:t>
      </w:r>
    </w:p>
    <w:p w:rsidR="00C015A5" w:rsidRDefault="00250FD9" w:rsidP="00C015A5">
      <w:pPr>
        <w:ind w:left="720"/>
        <w:rPr>
          <w:rFonts w:ascii="Times New Roman" w:hAnsi="Times New Roman"/>
          <w:sz w:val="24"/>
        </w:rPr>
      </w:pPr>
      <w:r>
        <w:rPr>
          <w:rFonts w:ascii="Times New Roman" w:hAnsi="Times New Roman"/>
          <w:sz w:val="24"/>
        </w:rPr>
        <w:t xml:space="preserve">5) перевести частку та остачу в десяткову, </w:t>
      </w:r>
    </w:p>
    <w:p w:rsidR="007130F5" w:rsidRDefault="00250FD9" w:rsidP="00C015A5">
      <w:pPr>
        <w:ind w:left="720"/>
      </w:pPr>
      <w:r>
        <w:rPr>
          <w:rFonts w:ascii="Times New Roman" w:hAnsi="Times New Roman"/>
          <w:sz w:val="24"/>
        </w:rPr>
        <w:t>6) перевірити онлайн-калькулятором.</w:t>
      </w:r>
    </w:p>
    <w:p w:rsidR="00BF7FC0" w:rsidRDefault="00BF7FC0" w:rsidP="00D83E6C">
      <w:pPr>
        <w:pStyle w:val="a9"/>
        <w:spacing w:after="0" w:afterAutospacing="0"/>
        <w:jc w:val="center"/>
        <w:rPr>
          <w:lang w:val="uk-UA"/>
        </w:rPr>
      </w:pPr>
      <w:r>
        <w:rPr>
          <w:noProof/>
        </w:rPr>
        <w:drawing>
          <wp:inline distT="0" distB="0" distL="0" distR="0">
            <wp:extent cx="3816350" cy="4526944"/>
            <wp:effectExtent l="1905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5" cstate="print"/>
                    <a:srcRect/>
                    <a:stretch>
                      <a:fillRect/>
                    </a:stretch>
                  </pic:blipFill>
                  <pic:spPr bwMode="auto">
                    <a:xfrm>
                      <a:off x="0" y="0"/>
                      <a:ext cx="3816413" cy="4527018"/>
                    </a:xfrm>
                    <a:prstGeom prst="rect">
                      <a:avLst/>
                    </a:prstGeom>
                    <a:noFill/>
                    <a:ln w="9525">
                      <a:noFill/>
                      <a:miter lim="800000"/>
                      <a:headEnd/>
                      <a:tailEnd/>
                    </a:ln>
                  </pic:spPr>
                </pic:pic>
              </a:graphicData>
            </a:graphic>
          </wp:inline>
        </w:drawing>
      </w:r>
    </w:p>
    <w:p w:rsidR="00C015A5" w:rsidRPr="00D83E6C" w:rsidRDefault="00C015A5" w:rsidP="00D83E6C">
      <w:pPr>
        <w:jc w:val="center"/>
        <w:rPr>
          <w:rFonts w:ascii="Times New Roman" w:hAnsi="Times New Roman"/>
          <w:color w:val="4F81BD" w:themeColor="accent1"/>
          <w:sz w:val="16"/>
        </w:rPr>
      </w:pPr>
      <w:r>
        <w:rPr>
          <w:rFonts w:ascii="Times New Roman" w:hAnsi="Times New Roman"/>
          <w:color w:val="4F81BD" w:themeColor="accent1"/>
          <w:sz w:val="20"/>
        </w:rPr>
        <w:t>Рис.6. Розраху</w:t>
      </w:r>
      <w:r w:rsidRPr="00D83E6C">
        <w:rPr>
          <w:rFonts w:ascii="Times New Roman" w:hAnsi="Times New Roman" w:cs="Times New Roman"/>
          <w:color w:val="4F81BD" w:themeColor="accent1"/>
          <w:sz w:val="20"/>
          <w:szCs w:val="20"/>
        </w:rPr>
        <w:t>нок</w:t>
      </w:r>
      <w:r w:rsidR="00D83E6C" w:rsidRPr="00D83E6C">
        <w:rPr>
          <w:rFonts w:ascii="Times New Roman" w:hAnsi="Times New Roman" w:cs="Times New Roman"/>
          <w:color w:val="4F81BD" w:themeColor="accent1"/>
          <w:sz w:val="20"/>
          <w:szCs w:val="20"/>
        </w:rPr>
        <w:t xml:space="preserve"> </w:t>
      </w:r>
      <w:r w:rsidR="00D83E6C" w:rsidRPr="00D83E6C">
        <w:rPr>
          <w:rFonts w:ascii="Times New Roman" w:hAnsi="Times New Roman" w:cs="Times New Roman"/>
          <w:color w:val="4F81BD" w:themeColor="accent1"/>
          <w:sz w:val="20"/>
          <w:szCs w:val="20"/>
          <w:lang w:val="en-US"/>
        </w:rPr>
        <w:t>Binary Calculations</w:t>
      </w:r>
    </w:p>
    <w:p w:rsidR="00BF7FC0" w:rsidRPr="00BF7FC0" w:rsidRDefault="00BF7FC0" w:rsidP="00BF7FC0">
      <w:pPr>
        <w:pStyle w:val="a9"/>
        <w:rPr>
          <w:lang w:val="uk-UA"/>
        </w:rPr>
      </w:pPr>
      <w:r>
        <w:t xml:space="preserve">Фактично затрачений час на завдання №5: ~0,5 год. Результат перевірено калькулятором </w:t>
      </w:r>
      <w:hyperlink r:id="rId66">
        <w:r>
          <w:rPr>
            <w:color w:val="0563C1"/>
            <w:u w:val="single"/>
          </w:rPr>
          <w:t>https://www.calc</w:t>
        </w:r>
        <w:r>
          <w:rPr>
            <w:color w:val="0563C1"/>
            <w:u w:val="single"/>
          </w:rPr>
          <w:t>u</w:t>
        </w:r>
        <w:r>
          <w:rPr>
            <w:color w:val="0563C1"/>
            <w:u w:val="single"/>
          </w:rPr>
          <w:t>lator.net/binary-calculator.html</w:t>
        </w:r>
      </w:hyperlink>
      <w:r>
        <w:t xml:space="preserve"> та теорією </w:t>
      </w:r>
      <w:hyperlink r:id="rId67">
        <w:r>
          <w:rPr>
            <w:color w:val="0563C1"/>
            <w:u w:val="single"/>
          </w:rPr>
          <w:t>https://learn.sparkfun.com/tutorials/binary/all</w:t>
        </w:r>
      </w:hyperlink>
      <w:r>
        <w:t>.</w:t>
      </w:r>
    </w:p>
    <w:p w:rsidR="00F31BDA" w:rsidRPr="00463B2A" w:rsidRDefault="00F31BDA" w:rsidP="00F31BDA">
      <w:pPr>
        <w:pStyle w:val="2"/>
        <w:rPr>
          <w:rFonts w:eastAsia="Times New Roman" w:cs="Times New Roman"/>
          <w:bCs/>
          <w:color w:val="000000"/>
        </w:rPr>
      </w:pPr>
      <w:bookmarkStart w:id="1" w:name="_heading=h.i4rg1fbwjtfq" w:colFirst="0" w:colLast="0"/>
      <w:bookmarkEnd w:id="1"/>
      <w:r w:rsidRPr="007548F3">
        <w:rPr>
          <w:rFonts w:eastAsia="Times New Roman" w:cs="Times New Roman"/>
          <w:bCs/>
          <w:color w:val="000000"/>
          <w:lang w:val="uk-UA"/>
        </w:rPr>
        <w:t>6.</w:t>
      </w:r>
      <w:r w:rsidRPr="007548F3">
        <w:rPr>
          <w:rFonts w:eastAsia="Times New Roman" w:cs="Times New Roman"/>
          <w:bCs/>
          <w:color w:val="000000"/>
          <w:lang w:val="uk-UA"/>
        </w:rPr>
        <w:tab/>
        <w:t>Кооперація з командою:</w:t>
      </w:r>
    </w:p>
    <w:p w:rsidR="00F31BDA" w:rsidRDefault="00F31BDA" w:rsidP="00F31BDA">
      <w:pPr>
        <w:pStyle w:val="normal"/>
        <w:numPr>
          <w:ilvl w:val="0"/>
          <w:numId w:val="2"/>
        </w:numPr>
        <w:rPr>
          <w:lang w:val="uk-UA"/>
        </w:rPr>
      </w:pPr>
      <w:r>
        <w:rPr>
          <w:rFonts w:ascii="Times New Roman" w:hAnsi="Times New Roman"/>
          <w:sz w:val="24"/>
        </w:rPr>
        <w:t xml:space="preserve">1-ша зустріч (28.09.2026): обговорення задач Epic 2, , Trello-дошка. </w:t>
      </w:r>
    </w:p>
    <w:p w:rsidR="00C15778" w:rsidRDefault="005B209E" w:rsidP="00D83E6C">
      <w:pPr>
        <w:pStyle w:val="normal"/>
        <w:spacing w:before="240"/>
        <w:jc w:val="center"/>
        <w:rPr>
          <w:lang w:val="uk-UA"/>
        </w:rPr>
      </w:pPr>
      <w:r>
        <w:rPr>
          <w:rFonts w:ascii="Times New Roman" w:hAnsi="Times New Roman"/>
          <w:noProof/>
          <w:sz w:val="24"/>
        </w:rPr>
        <w:lastRenderedPageBreak/>
        <w:drawing>
          <wp:inline distT="0" distB="0" distL="0" distR="0">
            <wp:extent cx="5377860" cy="3049554"/>
            <wp:effectExtent l="1905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8"/>
                    <a:srcRect/>
                    <a:stretch>
                      <a:fillRect/>
                    </a:stretch>
                  </pic:blipFill>
                  <pic:spPr bwMode="auto">
                    <a:xfrm>
                      <a:off x="0" y="0"/>
                      <a:ext cx="5389024" cy="3055884"/>
                    </a:xfrm>
                    <a:prstGeom prst="rect">
                      <a:avLst/>
                    </a:prstGeom>
                    <a:noFill/>
                    <a:ln w="9525">
                      <a:noFill/>
                      <a:miter lim="800000"/>
                      <a:headEnd/>
                      <a:tailEnd/>
                    </a:ln>
                  </pic:spPr>
                </pic:pic>
              </a:graphicData>
            </a:graphic>
          </wp:inline>
        </w:drawing>
      </w:r>
    </w:p>
    <w:p w:rsidR="00D83E6C" w:rsidRPr="00D83E6C" w:rsidRDefault="00D83E6C" w:rsidP="00D83E6C">
      <w:pPr>
        <w:pStyle w:val="normal"/>
        <w:spacing w:after="240"/>
        <w:jc w:val="center"/>
        <w:rPr>
          <w:rFonts w:ascii="Times New Roman" w:hAnsi="Times New Roman" w:cs="Times New Roman"/>
          <w:color w:val="4F81BD" w:themeColor="accent1"/>
          <w:sz w:val="20"/>
          <w:szCs w:val="20"/>
          <w:lang w:val="uk-UA"/>
        </w:rPr>
      </w:pPr>
      <w:r>
        <w:rPr>
          <w:rFonts w:ascii="Times New Roman" w:hAnsi="Times New Roman" w:cs="Times New Roman"/>
          <w:color w:val="4F81BD" w:themeColor="accent1"/>
          <w:sz w:val="20"/>
          <w:szCs w:val="20"/>
          <w:lang w:val="uk-UA"/>
        </w:rPr>
        <w:t>Рис.7.1.</w:t>
      </w:r>
      <w:r w:rsidRPr="00D83E6C">
        <w:rPr>
          <w:rFonts w:ascii="Times New Roman" w:hAnsi="Times New Roman" w:cs="Times New Roman"/>
          <w:color w:val="4F81BD" w:themeColor="accent1"/>
          <w:sz w:val="20"/>
          <w:szCs w:val="20"/>
          <w:lang w:val="uk-UA"/>
        </w:rPr>
        <w:t xml:space="preserve"> Скрін першої зустрічі в зум</w:t>
      </w:r>
    </w:p>
    <w:p w:rsidR="00C47F04" w:rsidRDefault="00C47F04" w:rsidP="00D83E6C">
      <w:pPr>
        <w:pStyle w:val="a9"/>
        <w:spacing w:before="240" w:beforeAutospacing="0" w:after="0" w:afterAutospacing="0"/>
        <w:jc w:val="center"/>
        <w:rPr>
          <w:lang w:val="uk-UA"/>
        </w:rPr>
      </w:pPr>
      <w:r>
        <w:rPr>
          <w:noProof/>
        </w:rPr>
        <w:drawing>
          <wp:inline distT="0" distB="0" distL="0" distR="0">
            <wp:extent cx="5281302" cy="3287635"/>
            <wp:effectExtent l="19050" t="0" r="0" b="0"/>
            <wp:docPr id="84" name="Рисунок 84" descr="C:\Users\User\OneDrive\Изображения\Screenshots\Screenshot 2026-10-01 220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User\OneDrive\Изображения\Screenshots\Screenshot 2026-10-01 220820.png"/>
                    <pic:cNvPicPr>
                      <a:picLocks noChangeAspect="1" noChangeArrowheads="1"/>
                    </pic:cNvPicPr>
                  </pic:nvPicPr>
                  <pic:blipFill>
                    <a:blip r:embed="rId69"/>
                    <a:srcRect/>
                    <a:stretch>
                      <a:fillRect/>
                    </a:stretch>
                  </pic:blipFill>
                  <pic:spPr bwMode="auto">
                    <a:xfrm>
                      <a:off x="0" y="0"/>
                      <a:ext cx="5281829" cy="3287963"/>
                    </a:xfrm>
                    <a:prstGeom prst="rect">
                      <a:avLst/>
                    </a:prstGeom>
                    <a:noFill/>
                    <a:ln w="9525">
                      <a:noFill/>
                      <a:miter lim="800000"/>
                      <a:headEnd/>
                      <a:tailEnd/>
                    </a:ln>
                  </pic:spPr>
                </pic:pic>
              </a:graphicData>
            </a:graphic>
          </wp:inline>
        </w:drawing>
      </w:r>
    </w:p>
    <w:p w:rsidR="00D83E6C" w:rsidRPr="00D83E6C" w:rsidRDefault="00D83E6C" w:rsidP="00D83E6C">
      <w:pPr>
        <w:pStyle w:val="a9"/>
        <w:spacing w:before="0" w:beforeAutospacing="0" w:after="0" w:afterAutospacing="0"/>
        <w:jc w:val="center"/>
        <w:rPr>
          <w:color w:val="4F81BD" w:themeColor="accent1"/>
          <w:lang w:val="uk-UA"/>
        </w:rPr>
      </w:pPr>
      <w:r>
        <w:rPr>
          <w:color w:val="4F81BD" w:themeColor="accent1"/>
          <w:sz w:val="20"/>
          <w:szCs w:val="20"/>
          <w:lang w:val="uk-UA"/>
        </w:rPr>
        <w:t>Рис.7.2.</w:t>
      </w:r>
      <w:r w:rsidRPr="00D83E6C">
        <w:rPr>
          <w:color w:val="4F81BD" w:themeColor="accent1"/>
          <w:sz w:val="20"/>
          <w:szCs w:val="20"/>
          <w:lang w:val="uk-UA"/>
        </w:rPr>
        <w:t xml:space="preserve"> Скрін п</w:t>
      </w:r>
      <w:r>
        <w:rPr>
          <w:color w:val="4F81BD" w:themeColor="accent1"/>
          <w:sz w:val="20"/>
          <w:szCs w:val="20"/>
          <w:lang w:val="uk-UA"/>
        </w:rPr>
        <w:t xml:space="preserve">оточної дошки </w:t>
      </w:r>
      <w:r>
        <w:rPr>
          <w:color w:val="4F81BD" w:themeColor="accent1"/>
          <w:sz w:val="20"/>
          <w:szCs w:val="20"/>
          <w:lang w:val="en-US"/>
        </w:rPr>
        <w:t>Trello</w:t>
      </w:r>
      <w:r>
        <w:rPr>
          <w:color w:val="4F81BD" w:themeColor="accent1"/>
          <w:sz w:val="20"/>
          <w:szCs w:val="20"/>
          <w:lang w:val="uk-UA"/>
        </w:rPr>
        <w:t xml:space="preserve"> на момент першої зустрічі</w:t>
      </w:r>
    </w:p>
    <w:p w:rsidR="00C47F04" w:rsidRPr="00D83E6C" w:rsidRDefault="00C47F04" w:rsidP="00D83E6C"/>
    <w:p w:rsidR="00D83E6C" w:rsidRPr="00D83E6C" w:rsidRDefault="00F31BDA" w:rsidP="00D83E6C">
      <w:pPr>
        <w:pStyle w:val="normal"/>
        <w:numPr>
          <w:ilvl w:val="0"/>
          <w:numId w:val="2"/>
        </w:numPr>
        <w:spacing w:before="240"/>
        <w:rPr>
          <w:lang w:val="uk-UA"/>
        </w:rPr>
      </w:pPr>
      <w:r w:rsidRPr="00D83E6C">
        <w:rPr>
          <w:rFonts w:ascii="Times New Roman" w:hAnsi="Times New Roman"/>
          <w:sz w:val="24"/>
          <w:lang w:val="uk-UA"/>
        </w:rPr>
        <w:t>2-га зустріч</w:t>
      </w:r>
      <w:r w:rsidR="000C55DE">
        <w:rPr>
          <w:rFonts w:ascii="Times New Roman" w:hAnsi="Times New Roman"/>
          <w:sz w:val="24"/>
          <w:lang w:val="uk-UA"/>
        </w:rPr>
        <w:t>(01.10</w:t>
      </w:r>
      <w:r w:rsidR="000C55DE" w:rsidRPr="000C55DE">
        <w:rPr>
          <w:rFonts w:ascii="Times New Roman" w:hAnsi="Times New Roman"/>
          <w:sz w:val="24"/>
          <w:lang w:val="uk-UA"/>
        </w:rPr>
        <w:t>.2026)</w:t>
      </w:r>
      <w:r w:rsidRPr="00D83E6C">
        <w:rPr>
          <w:rFonts w:ascii="Times New Roman" w:hAnsi="Times New Roman"/>
          <w:sz w:val="24"/>
          <w:lang w:val="uk-UA"/>
        </w:rPr>
        <w:t>: обговорення коду (</w:t>
      </w:r>
      <w:r w:rsidRPr="00D83E6C">
        <w:rPr>
          <w:rFonts w:ascii="Times New Roman" w:hAnsi="Times New Roman"/>
          <w:sz w:val="24"/>
        </w:rPr>
        <w:t>if</w:t>
      </w:r>
      <w:r w:rsidRPr="00D83E6C">
        <w:rPr>
          <w:rFonts w:ascii="Times New Roman" w:hAnsi="Times New Roman"/>
          <w:sz w:val="24"/>
          <w:lang w:val="uk-UA"/>
        </w:rPr>
        <w:t xml:space="preserve"> / </w:t>
      </w:r>
      <w:r w:rsidRPr="00D83E6C">
        <w:rPr>
          <w:rFonts w:ascii="Times New Roman" w:hAnsi="Times New Roman"/>
          <w:sz w:val="24"/>
        </w:rPr>
        <w:t>else</w:t>
      </w:r>
      <w:r w:rsidRPr="00D83E6C">
        <w:rPr>
          <w:rFonts w:ascii="Times New Roman" w:hAnsi="Times New Roman"/>
          <w:sz w:val="24"/>
          <w:lang w:val="uk-UA"/>
        </w:rPr>
        <w:t>-</w:t>
      </w:r>
      <w:r w:rsidRPr="00D83E6C">
        <w:rPr>
          <w:rFonts w:ascii="Times New Roman" w:hAnsi="Times New Roman"/>
          <w:sz w:val="24"/>
        </w:rPr>
        <w:t>if</w:t>
      </w:r>
      <w:r w:rsidRPr="00D83E6C">
        <w:rPr>
          <w:rFonts w:ascii="Times New Roman" w:hAnsi="Times New Roman"/>
          <w:sz w:val="24"/>
          <w:lang w:val="uk-UA"/>
        </w:rPr>
        <w:t xml:space="preserve"> / </w:t>
      </w:r>
      <w:r w:rsidRPr="00D83E6C">
        <w:rPr>
          <w:rFonts w:ascii="Times New Roman" w:hAnsi="Times New Roman"/>
          <w:sz w:val="24"/>
        </w:rPr>
        <w:t>switch</w:t>
      </w:r>
      <w:r w:rsidRPr="00D83E6C">
        <w:rPr>
          <w:rFonts w:ascii="Times New Roman" w:hAnsi="Times New Roman"/>
          <w:sz w:val="24"/>
          <w:lang w:val="uk-UA"/>
        </w:rPr>
        <w:t>-</w:t>
      </w:r>
      <w:r w:rsidRPr="00D83E6C">
        <w:rPr>
          <w:rFonts w:ascii="Times New Roman" w:hAnsi="Times New Roman"/>
          <w:sz w:val="24"/>
        </w:rPr>
        <w:t>case</w:t>
      </w:r>
      <w:r w:rsidRPr="00D83E6C">
        <w:rPr>
          <w:rFonts w:ascii="Times New Roman" w:hAnsi="Times New Roman"/>
          <w:sz w:val="24"/>
          <w:lang w:val="uk-UA"/>
        </w:rPr>
        <w:t xml:space="preserve">, &amp;&amp; / || / !, </w:t>
      </w:r>
      <w:r w:rsidRPr="00D83E6C">
        <w:rPr>
          <w:rFonts w:ascii="Times New Roman" w:hAnsi="Times New Roman"/>
          <w:sz w:val="24"/>
        </w:rPr>
        <w:t>float</w:t>
      </w:r>
      <w:r w:rsidRPr="00D83E6C">
        <w:rPr>
          <w:rFonts w:ascii="Times New Roman" w:hAnsi="Times New Roman"/>
          <w:sz w:val="24"/>
          <w:lang w:val="uk-UA"/>
        </w:rPr>
        <w:t xml:space="preserve"> </w:t>
      </w:r>
      <w:r w:rsidRPr="00D83E6C">
        <w:rPr>
          <w:rFonts w:ascii="Times New Roman" w:hAnsi="Times New Roman"/>
          <w:sz w:val="24"/>
        </w:rPr>
        <w:t>vs</w:t>
      </w:r>
      <w:r w:rsidRPr="00D83E6C">
        <w:rPr>
          <w:rFonts w:ascii="Times New Roman" w:hAnsi="Times New Roman"/>
          <w:sz w:val="24"/>
          <w:lang w:val="uk-UA"/>
        </w:rPr>
        <w:t xml:space="preserve"> </w:t>
      </w:r>
      <w:r w:rsidRPr="00D83E6C">
        <w:rPr>
          <w:rFonts w:ascii="Times New Roman" w:hAnsi="Times New Roman"/>
          <w:sz w:val="24"/>
        </w:rPr>
        <w:t>double</w:t>
      </w:r>
      <w:r w:rsidRPr="00D83E6C">
        <w:rPr>
          <w:rFonts w:ascii="Times New Roman" w:hAnsi="Times New Roman"/>
          <w:sz w:val="24"/>
          <w:lang w:val="uk-UA"/>
        </w:rPr>
        <w:t xml:space="preserve">, формат </w:t>
      </w:r>
      <w:r w:rsidRPr="00D83E6C">
        <w:rPr>
          <w:rFonts w:ascii="Times New Roman" w:hAnsi="Times New Roman"/>
          <w:sz w:val="24"/>
        </w:rPr>
        <w:t>Algotester</w:t>
      </w:r>
      <w:r w:rsidRPr="00D83E6C">
        <w:rPr>
          <w:rFonts w:ascii="Times New Roman" w:hAnsi="Times New Roman"/>
          <w:sz w:val="24"/>
          <w:lang w:val="uk-UA"/>
        </w:rPr>
        <w:t xml:space="preserve">) та рев’ю блок-схем. </w:t>
      </w:r>
    </w:p>
    <w:p w:rsidR="00C47F04" w:rsidRDefault="00C47F04" w:rsidP="00D83E6C">
      <w:pPr>
        <w:pStyle w:val="normal"/>
        <w:spacing w:before="240" w:after="240"/>
        <w:jc w:val="center"/>
        <w:rPr>
          <w:lang w:val="uk-UA"/>
        </w:rPr>
      </w:pPr>
      <w:r>
        <w:rPr>
          <w:noProof/>
        </w:rPr>
        <w:lastRenderedPageBreak/>
        <w:drawing>
          <wp:inline distT="0" distB="0" distL="0" distR="0">
            <wp:extent cx="5605182" cy="2977755"/>
            <wp:effectExtent l="1905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0"/>
                    <a:srcRect/>
                    <a:stretch>
                      <a:fillRect/>
                    </a:stretch>
                  </pic:blipFill>
                  <pic:spPr bwMode="auto">
                    <a:xfrm>
                      <a:off x="0" y="0"/>
                      <a:ext cx="5614549" cy="2982731"/>
                    </a:xfrm>
                    <a:prstGeom prst="rect">
                      <a:avLst/>
                    </a:prstGeom>
                    <a:noFill/>
                    <a:ln w="9525">
                      <a:noFill/>
                      <a:miter lim="800000"/>
                      <a:headEnd/>
                      <a:tailEnd/>
                    </a:ln>
                  </pic:spPr>
                </pic:pic>
              </a:graphicData>
            </a:graphic>
          </wp:inline>
        </w:drawing>
      </w:r>
    </w:p>
    <w:p w:rsidR="00D83E6C" w:rsidRPr="00D83E6C" w:rsidRDefault="00D83E6C" w:rsidP="00D83E6C">
      <w:pPr>
        <w:pStyle w:val="normal"/>
        <w:spacing w:after="240"/>
        <w:jc w:val="center"/>
        <w:rPr>
          <w:rFonts w:ascii="Times New Roman" w:hAnsi="Times New Roman" w:cs="Times New Roman"/>
          <w:color w:val="4F81BD" w:themeColor="accent1"/>
          <w:sz w:val="20"/>
          <w:szCs w:val="20"/>
          <w:lang w:val="uk-UA"/>
        </w:rPr>
      </w:pPr>
      <w:r>
        <w:rPr>
          <w:rFonts w:ascii="Times New Roman" w:hAnsi="Times New Roman" w:cs="Times New Roman"/>
          <w:color w:val="4F81BD" w:themeColor="accent1"/>
          <w:sz w:val="20"/>
          <w:szCs w:val="20"/>
          <w:lang w:val="uk-UA"/>
        </w:rPr>
        <w:t>Рис.8.1. Скрін друг</w:t>
      </w:r>
      <w:r w:rsidRPr="00D83E6C">
        <w:rPr>
          <w:rFonts w:ascii="Times New Roman" w:hAnsi="Times New Roman" w:cs="Times New Roman"/>
          <w:color w:val="4F81BD" w:themeColor="accent1"/>
          <w:sz w:val="20"/>
          <w:szCs w:val="20"/>
          <w:lang w:val="uk-UA"/>
        </w:rPr>
        <w:t>ої зустрічі в зум</w:t>
      </w:r>
    </w:p>
    <w:p w:rsidR="00C47F04" w:rsidRDefault="00C47F04" w:rsidP="00D83E6C">
      <w:pPr>
        <w:pStyle w:val="a9"/>
        <w:spacing w:after="0" w:afterAutospacing="0"/>
        <w:jc w:val="center"/>
        <w:rPr>
          <w:lang w:val="uk-UA"/>
        </w:rPr>
      </w:pPr>
      <w:r>
        <w:rPr>
          <w:noProof/>
        </w:rPr>
        <w:drawing>
          <wp:inline distT="0" distB="0" distL="0" distR="0">
            <wp:extent cx="5594538" cy="2969350"/>
            <wp:effectExtent l="19050" t="0" r="6162" b="0"/>
            <wp:docPr id="90" name="Рисунок 90" descr="C:\Users\User\OneDrive\Изображения\Screenshots\Screenshot 2026-10-01 221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User\OneDrive\Изображения\Screenshots\Screenshot 2026-10-01 221009.png"/>
                    <pic:cNvPicPr>
                      <a:picLocks noChangeAspect="1" noChangeArrowheads="1"/>
                    </pic:cNvPicPr>
                  </pic:nvPicPr>
                  <pic:blipFill>
                    <a:blip r:embed="rId71"/>
                    <a:srcRect/>
                    <a:stretch>
                      <a:fillRect/>
                    </a:stretch>
                  </pic:blipFill>
                  <pic:spPr bwMode="auto">
                    <a:xfrm>
                      <a:off x="0" y="0"/>
                      <a:ext cx="5605229" cy="2975024"/>
                    </a:xfrm>
                    <a:prstGeom prst="rect">
                      <a:avLst/>
                    </a:prstGeom>
                    <a:noFill/>
                    <a:ln w="9525">
                      <a:noFill/>
                      <a:miter lim="800000"/>
                      <a:headEnd/>
                      <a:tailEnd/>
                    </a:ln>
                  </pic:spPr>
                </pic:pic>
              </a:graphicData>
            </a:graphic>
          </wp:inline>
        </w:drawing>
      </w:r>
    </w:p>
    <w:p w:rsidR="00D83E6C" w:rsidRDefault="00D83E6C" w:rsidP="00D83E6C">
      <w:pPr>
        <w:pStyle w:val="a9"/>
        <w:spacing w:before="0" w:beforeAutospacing="0" w:after="0" w:afterAutospacing="0"/>
        <w:jc w:val="center"/>
        <w:rPr>
          <w:color w:val="4F81BD" w:themeColor="accent1"/>
          <w:lang w:val="uk-UA"/>
        </w:rPr>
      </w:pPr>
      <w:r>
        <w:rPr>
          <w:color w:val="4F81BD" w:themeColor="accent1"/>
          <w:sz w:val="20"/>
          <w:szCs w:val="20"/>
          <w:lang w:val="uk-UA"/>
        </w:rPr>
        <w:t>Рис.8.2.</w:t>
      </w:r>
      <w:r w:rsidRPr="00D83E6C">
        <w:rPr>
          <w:color w:val="4F81BD" w:themeColor="accent1"/>
          <w:sz w:val="20"/>
          <w:szCs w:val="20"/>
          <w:lang w:val="uk-UA"/>
        </w:rPr>
        <w:t xml:space="preserve"> Скрін п</w:t>
      </w:r>
      <w:r>
        <w:rPr>
          <w:color w:val="4F81BD" w:themeColor="accent1"/>
          <w:sz w:val="20"/>
          <w:szCs w:val="20"/>
          <w:lang w:val="uk-UA"/>
        </w:rPr>
        <w:t xml:space="preserve">оточної дошки </w:t>
      </w:r>
      <w:r>
        <w:rPr>
          <w:color w:val="4F81BD" w:themeColor="accent1"/>
          <w:sz w:val="20"/>
          <w:szCs w:val="20"/>
          <w:lang w:val="en-US"/>
        </w:rPr>
        <w:t>Trello</w:t>
      </w:r>
      <w:r>
        <w:rPr>
          <w:color w:val="4F81BD" w:themeColor="accent1"/>
          <w:sz w:val="20"/>
          <w:szCs w:val="20"/>
          <w:lang w:val="uk-UA"/>
        </w:rPr>
        <w:t xml:space="preserve"> на момент другої зустрічі</w:t>
      </w:r>
    </w:p>
    <w:p w:rsidR="00D83E6C" w:rsidRPr="00D83E6C" w:rsidRDefault="00D83E6C" w:rsidP="00D83E6C">
      <w:pPr>
        <w:pStyle w:val="a9"/>
        <w:spacing w:before="0" w:beforeAutospacing="0" w:after="0" w:afterAutospacing="0"/>
        <w:jc w:val="center"/>
        <w:rPr>
          <w:color w:val="4F81BD" w:themeColor="accent1"/>
          <w:lang w:val="uk-UA"/>
        </w:rPr>
      </w:pPr>
    </w:p>
    <w:p w:rsidR="007130F5" w:rsidRPr="00D83E6C" w:rsidRDefault="00F31BDA" w:rsidP="00D83E6C">
      <w:pPr>
        <w:pStyle w:val="normal"/>
        <w:numPr>
          <w:ilvl w:val="0"/>
          <w:numId w:val="2"/>
        </w:numPr>
        <w:spacing w:after="200"/>
        <w:rPr>
          <w:lang w:val="uk-UA"/>
        </w:rPr>
      </w:pPr>
      <w:r>
        <w:rPr>
          <w:rFonts w:ascii="Times New Roman" w:hAnsi="Times New Roman"/>
          <w:sz w:val="24"/>
        </w:rPr>
        <w:t xml:space="preserve">Рев’ю Pull Request: </w:t>
      </w:r>
    </w:p>
    <w:p w:rsidR="00F31BDA" w:rsidRPr="007548F3" w:rsidRDefault="00F31BDA" w:rsidP="00F31BDA">
      <w:pPr>
        <w:pStyle w:val="1"/>
        <w:rPr>
          <w:rFonts w:eastAsia="Times New Roman" w:cs="Times New Roman"/>
          <w:bCs/>
          <w:color w:val="000000"/>
          <w:lang w:val="uk-UA"/>
        </w:rPr>
      </w:pPr>
      <w:r w:rsidRPr="007548F3">
        <w:rPr>
          <w:rFonts w:eastAsia="Times New Roman" w:cs="Times New Roman"/>
          <w:bCs/>
          <w:color w:val="000000"/>
          <w:lang w:val="uk-UA"/>
        </w:rPr>
        <w:t xml:space="preserve">Висновки: </w:t>
      </w:r>
    </w:p>
    <w:p w:rsidR="004755D8" w:rsidRPr="007548F3" w:rsidRDefault="004755D8" w:rsidP="004755D8">
      <w:pPr>
        <w:pStyle w:val="a9"/>
        <w:rPr>
          <w:lang w:val="uk-UA"/>
        </w:rPr>
      </w:pPr>
      <w:r w:rsidRPr="007548F3">
        <w:rPr>
          <w:lang w:val="uk-UA"/>
        </w:rPr>
        <w:t>У процесі виконання Epic 2 було опрацьовано основні поняття програмування мовою C++, зокрема змінні, константи, типи даних, розміри типів даних, бібліотеки, введення та виведення інформації, арифметичні й побітові операції, умовні та логічні оператори, коментарі, лінійні та розгалужені алгоритми.</w:t>
      </w:r>
    </w:p>
    <w:p w:rsidR="004755D8" w:rsidRPr="007548F3" w:rsidRDefault="004755D8" w:rsidP="004755D8">
      <w:pPr>
        <w:pStyle w:val="a9"/>
        <w:rPr>
          <w:lang w:val="uk-UA"/>
        </w:rPr>
      </w:pPr>
      <w:r w:rsidRPr="007548F3">
        <w:rPr>
          <w:lang w:val="uk-UA"/>
        </w:rPr>
        <w:lastRenderedPageBreak/>
        <w:t>Окрему увагу було приділено системам числення та двійковій системі. Було опрацьовано способи переведення чисел між десятковою та двійковою системами, правила додавання, віднімання, множення та ділення двійкових чисел. Отримані результати перевірялися за допомогою онлайн-інструментів.</w:t>
      </w:r>
    </w:p>
    <w:p w:rsidR="004755D8" w:rsidRPr="007548F3" w:rsidRDefault="004755D8" w:rsidP="004755D8">
      <w:pPr>
        <w:pStyle w:val="a9"/>
        <w:rPr>
          <w:lang w:val="uk-UA"/>
        </w:rPr>
      </w:pPr>
      <w:r w:rsidRPr="007548F3">
        <w:rPr>
          <w:lang w:val="uk-UA"/>
        </w:rPr>
        <w:t>Під час виконання практичних завдань було закріплено навички аналізу умов задач, визначення вхідних і вихідних даних, побудови алгоритмів та блок-схем, написання програм мовою C++ і тестування програм на різних наборах даних.</w:t>
      </w:r>
    </w:p>
    <w:p w:rsidR="004755D8" w:rsidRPr="007548F3" w:rsidRDefault="004755D8" w:rsidP="004755D8">
      <w:pPr>
        <w:pStyle w:val="a9"/>
        <w:rPr>
          <w:lang w:val="uk-UA"/>
        </w:rPr>
      </w:pPr>
      <w:r w:rsidRPr="007548F3">
        <w:rPr>
          <w:lang w:val="uk-UA"/>
        </w:rPr>
        <w:t>Також було отримано практичний досвід роботи у Visual Studio Code, використання компілятора C++, роботи з GitHub, Pull Request та Algotester. Виконання командних завдань дозволило закріпити навички взаємодії з іншими учасниками команди та отримання feedback під час review.</w:t>
      </w:r>
    </w:p>
    <w:p w:rsidR="001F5892" w:rsidRPr="007548F3" w:rsidRDefault="004755D8" w:rsidP="00C15778">
      <w:pPr>
        <w:pStyle w:val="a9"/>
        <w:rPr>
          <w:lang w:val="uk-UA"/>
        </w:rPr>
      </w:pPr>
      <w:r w:rsidRPr="007548F3">
        <w:rPr>
          <w:lang w:val="uk-UA"/>
        </w:rPr>
        <w:t>У результаті виконання Epic 2 було сформовано базове розуміння принципів побудови програм мовою C++ та отримано практичні навички, необхідні для подальшого вивчення програмування</w:t>
      </w:r>
      <w:r w:rsidR="00C47F04">
        <w:rPr>
          <w:lang w:val="uk-UA"/>
        </w:rPr>
        <w:t>.</w:t>
      </w:r>
    </w:p>
    <w:sectPr w:rsidR="001F5892" w:rsidRPr="007548F3" w:rsidSect="001F5892">
      <w:footerReference w:type="default" r:id="rId72"/>
      <w:headerReference w:type="first" r:id="rId73"/>
      <w:footerReference w:type="first" r:id="rId74"/>
      <w:pgSz w:w="11909" w:h="16834"/>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3D63" w:rsidRDefault="00513D63" w:rsidP="001F5892">
      <w:pPr>
        <w:spacing w:line="240" w:lineRule="auto"/>
      </w:pPr>
      <w:r>
        <w:separator/>
      </w:r>
    </w:p>
  </w:endnote>
  <w:endnote w:type="continuationSeparator" w:id="1">
    <w:p w:rsidR="00513D63" w:rsidRDefault="00513D63" w:rsidP="001F589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B213DD74-23E5-4C57-B474-64D94237BFB2}"/>
  </w:font>
  <w:font w:name="Noto Sans Symbols">
    <w:altName w:val="Times New Roman"/>
    <w:charset w:val="00"/>
    <w:family w:val="auto"/>
    <w:pitch w:val="default"/>
    <w:sig w:usb0="00000000" w:usb1="00000000" w:usb2="00000000" w:usb3="00000000" w:csb0="0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embedRegular r:id="rId2" w:fontKey="{473AA6F8-140B-4965-AD55-297576C8A455}"/>
  </w:font>
  <w:font w:name="Cambria Math">
    <w:panose1 w:val="02040503050406030204"/>
    <w:charset w:val="CC"/>
    <w:family w:val="roman"/>
    <w:pitch w:val="variable"/>
    <w:sig w:usb0="E00006FF" w:usb1="420024FF" w:usb2="02000000" w:usb3="00000000" w:csb0="0000019F" w:csb1="00000000"/>
    <w:embedRegular r:id="rId3" w:fontKey="{57C3F474-E717-47FB-A838-E162DF329D30}"/>
    <w:embedItalic r:id="rId4" w:fontKey="{047569D4-F66F-4816-BA98-C64B66713153}"/>
  </w:font>
  <w:font w:name="Consolas">
    <w:panose1 w:val="020B0609020204030204"/>
    <w:charset w:val="CC"/>
    <w:family w:val="modern"/>
    <w:pitch w:val="fixed"/>
    <w:sig w:usb0="E00006FF" w:usb1="0000FCFF" w:usb2="00000001" w:usb3="00000000" w:csb0="0000019F" w:csb1="00000000"/>
    <w:embedRegular r:id="rId5" w:fontKey="{481A034B-1742-45C0-8F88-921F11E2C091}"/>
  </w:font>
  <w:font w:name="Cambria">
    <w:panose1 w:val="02040503050406030204"/>
    <w:charset w:val="CC"/>
    <w:family w:val="roman"/>
    <w:pitch w:val="variable"/>
    <w:sig w:usb0="E00006FF" w:usb1="420024FF" w:usb2="02000000" w:usb3="00000000" w:csb0="0000019F" w:csb1="00000000"/>
    <w:embedRegular r:id="rId6" w:fontKey="{AEDB5288-D1DC-4A9D-8544-AF021527AD52}"/>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3779" w:rsidRDefault="00343779">
    <w:pPr>
      <w:pStyle w:val="normal"/>
      <w:jc w:val="center"/>
    </w:pPr>
    <w:r>
      <w:t>2026</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3779" w:rsidRDefault="00343779">
    <w:pPr>
      <w:pStyle w:val="normal"/>
      <w:rPr>
        <w:ins w:id="3" w:author="Андрій Сачковський" w:date="2026-09-16T21:11:00Z"/>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3D63" w:rsidRDefault="00513D63" w:rsidP="001F5892">
      <w:pPr>
        <w:spacing w:line="240" w:lineRule="auto"/>
      </w:pPr>
      <w:r>
        <w:separator/>
      </w:r>
    </w:p>
  </w:footnote>
  <w:footnote w:type="continuationSeparator" w:id="1">
    <w:p w:rsidR="00513D63" w:rsidRDefault="00513D63" w:rsidP="001F5892">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3779" w:rsidRDefault="00343779">
    <w:pPr>
      <w:pStyle w:val="normal"/>
      <w:rPr>
        <w:ins w:id="2" w:author="Андрій Сачковський" w:date="2026-09-16T21:11:00Z"/>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12D15"/>
    <w:multiLevelType w:val="multilevel"/>
    <w:tmpl w:val="98020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BF0494"/>
    <w:multiLevelType w:val="multilevel"/>
    <w:tmpl w:val="B1B0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3A5113"/>
    <w:multiLevelType w:val="multilevel"/>
    <w:tmpl w:val="1E005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BF2F4A"/>
    <w:multiLevelType w:val="multilevel"/>
    <w:tmpl w:val="D73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9D60F5"/>
    <w:multiLevelType w:val="multilevel"/>
    <w:tmpl w:val="D24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7C2D84"/>
    <w:multiLevelType w:val="multilevel"/>
    <w:tmpl w:val="D4B2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2437D5"/>
    <w:multiLevelType w:val="multilevel"/>
    <w:tmpl w:val="3A1A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7B584E"/>
    <w:multiLevelType w:val="hybridMultilevel"/>
    <w:tmpl w:val="C23E6188"/>
    <w:lvl w:ilvl="0" w:tplc="D3BC7BDA">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nsid w:val="1EDC1E44"/>
    <w:multiLevelType w:val="multilevel"/>
    <w:tmpl w:val="A406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06352F"/>
    <w:multiLevelType w:val="multilevel"/>
    <w:tmpl w:val="1EC8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D31E5E"/>
    <w:multiLevelType w:val="multilevel"/>
    <w:tmpl w:val="537C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33611A"/>
    <w:multiLevelType w:val="multilevel"/>
    <w:tmpl w:val="B572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B127AF"/>
    <w:multiLevelType w:val="multilevel"/>
    <w:tmpl w:val="2F2C1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6763C80"/>
    <w:multiLevelType w:val="multilevel"/>
    <w:tmpl w:val="72408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B458A4"/>
    <w:multiLevelType w:val="multilevel"/>
    <w:tmpl w:val="B52C0C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nsid w:val="287F488C"/>
    <w:multiLevelType w:val="multilevel"/>
    <w:tmpl w:val="B11E69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D91F69"/>
    <w:multiLevelType w:val="multilevel"/>
    <w:tmpl w:val="78F0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125FCE"/>
    <w:multiLevelType w:val="multilevel"/>
    <w:tmpl w:val="6B0C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5A122E"/>
    <w:multiLevelType w:val="multilevel"/>
    <w:tmpl w:val="59DA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8032C3"/>
    <w:multiLevelType w:val="multilevel"/>
    <w:tmpl w:val="6030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CE773A"/>
    <w:multiLevelType w:val="multilevel"/>
    <w:tmpl w:val="7DD03874"/>
    <w:lvl w:ilvl="0">
      <w:numFmt w:val="bullet"/>
      <w:lvlText w:val="-"/>
      <w:lvlJc w:val="left"/>
      <w:pPr>
        <w:ind w:left="720" w:hanging="360"/>
      </w:pPr>
      <w:rPr>
        <w:rFonts w:ascii="Calibri" w:eastAsia="Calibri" w:hAnsi="Calibri" w:cs="Calibri"/>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3DD731CE"/>
    <w:multiLevelType w:val="hybridMultilevel"/>
    <w:tmpl w:val="DE9827A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nsid w:val="3F88090B"/>
    <w:multiLevelType w:val="multilevel"/>
    <w:tmpl w:val="53042BF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nsid w:val="40414E04"/>
    <w:multiLevelType w:val="hybridMultilevel"/>
    <w:tmpl w:val="5524C14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nsid w:val="42807916"/>
    <w:multiLevelType w:val="multilevel"/>
    <w:tmpl w:val="47BC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5B7090"/>
    <w:multiLevelType w:val="multilevel"/>
    <w:tmpl w:val="31F8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A839F4"/>
    <w:multiLevelType w:val="multilevel"/>
    <w:tmpl w:val="E68043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nsid w:val="52CB0991"/>
    <w:multiLevelType w:val="multilevel"/>
    <w:tmpl w:val="747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B3458E"/>
    <w:multiLevelType w:val="hybridMultilevel"/>
    <w:tmpl w:val="14EC08B2"/>
    <w:lvl w:ilvl="0" w:tplc="D3BC7BDA">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5CA74A15"/>
    <w:multiLevelType w:val="hybridMultilevel"/>
    <w:tmpl w:val="41BE9F42"/>
    <w:lvl w:ilvl="0" w:tplc="D3BC7BDA">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5D721FA8"/>
    <w:multiLevelType w:val="multilevel"/>
    <w:tmpl w:val="474C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DAB3C3C"/>
    <w:multiLevelType w:val="hybridMultilevel"/>
    <w:tmpl w:val="A086E310"/>
    <w:lvl w:ilvl="0" w:tplc="A34C4D08">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nsid w:val="65CB6DA0"/>
    <w:multiLevelType w:val="multilevel"/>
    <w:tmpl w:val="DE3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D8615E"/>
    <w:multiLevelType w:val="multilevel"/>
    <w:tmpl w:val="5274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277BA6"/>
    <w:multiLevelType w:val="multilevel"/>
    <w:tmpl w:val="A0EA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461F20"/>
    <w:multiLevelType w:val="multilevel"/>
    <w:tmpl w:val="A3FA5A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nsid w:val="6C5E2DCD"/>
    <w:multiLevelType w:val="multilevel"/>
    <w:tmpl w:val="AB8CA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C804478"/>
    <w:multiLevelType w:val="multilevel"/>
    <w:tmpl w:val="CB76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D24446B"/>
    <w:multiLevelType w:val="multilevel"/>
    <w:tmpl w:val="FD9E2374"/>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nsid w:val="72BB4F9C"/>
    <w:multiLevelType w:val="hybridMultilevel"/>
    <w:tmpl w:val="CA4E8BD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0">
    <w:nsid w:val="749A0437"/>
    <w:multiLevelType w:val="multilevel"/>
    <w:tmpl w:val="C04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5DF40CA"/>
    <w:multiLevelType w:val="hybridMultilevel"/>
    <w:tmpl w:val="076E4EB0"/>
    <w:lvl w:ilvl="0" w:tplc="D3BC7BD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nsid w:val="7DEA4069"/>
    <w:multiLevelType w:val="multilevel"/>
    <w:tmpl w:val="744A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7F815F4F"/>
    <w:multiLevelType w:val="multilevel"/>
    <w:tmpl w:val="6AEE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42"/>
  </w:num>
  <w:num w:numId="3">
    <w:abstractNumId w:val="38"/>
  </w:num>
  <w:num w:numId="4">
    <w:abstractNumId w:val="22"/>
  </w:num>
  <w:num w:numId="5">
    <w:abstractNumId w:val="21"/>
  </w:num>
  <w:num w:numId="6">
    <w:abstractNumId w:val="31"/>
  </w:num>
  <w:num w:numId="7">
    <w:abstractNumId w:val="43"/>
  </w:num>
  <w:num w:numId="8">
    <w:abstractNumId w:val="16"/>
  </w:num>
  <w:num w:numId="9">
    <w:abstractNumId w:val="3"/>
  </w:num>
  <w:num w:numId="10">
    <w:abstractNumId w:val="25"/>
  </w:num>
  <w:num w:numId="11">
    <w:abstractNumId w:val="17"/>
  </w:num>
  <w:num w:numId="12">
    <w:abstractNumId w:val="18"/>
  </w:num>
  <w:num w:numId="13">
    <w:abstractNumId w:val="13"/>
  </w:num>
  <w:num w:numId="14">
    <w:abstractNumId w:val="40"/>
  </w:num>
  <w:num w:numId="15">
    <w:abstractNumId w:val="24"/>
  </w:num>
  <w:num w:numId="16">
    <w:abstractNumId w:val="19"/>
  </w:num>
  <w:num w:numId="17">
    <w:abstractNumId w:val="4"/>
  </w:num>
  <w:num w:numId="18">
    <w:abstractNumId w:val="8"/>
  </w:num>
  <w:num w:numId="19">
    <w:abstractNumId w:val="10"/>
  </w:num>
  <w:num w:numId="20">
    <w:abstractNumId w:val="33"/>
  </w:num>
  <w:num w:numId="21">
    <w:abstractNumId w:val="36"/>
  </w:num>
  <w:num w:numId="22">
    <w:abstractNumId w:val="30"/>
  </w:num>
  <w:num w:numId="23">
    <w:abstractNumId w:val="5"/>
  </w:num>
  <w:num w:numId="24">
    <w:abstractNumId w:val="2"/>
  </w:num>
  <w:num w:numId="25">
    <w:abstractNumId w:val="39"/>
  </w:num>
  <w:num w:numId="26">
    <w:abstractNumId w:val="23"/>
  </w:num>
  <w:num w:numId="27">
    <w:abstractNumId w:val="29"/>
  </w:num>
  <w:num w:numId="28">
    <w:abstractNumId w:val="37"/>
  </w:num>
  <w:num w:numId="29">
    <w:abstractNumId w:val="27"/>
  </w:num>
  <w:num w:numId="30">
    <w:abstractNumId w:val="26"/>
  </w:num>
  <w:num w:numId="31">
    <w:abstractNumId w:val="11"/>
  </w:num>
  <w:num w:numId="32">
    <w:abstractNumId w:val="15"/>
  </w:num>
  <w:num w:numId="33">
    <w:abstractNumId w:val="6"/>
  </w:num>
  <w:num w:numId="34">
    <w:abstractNumId w:val="32"/>
  </w:num>
  <w:num w:numId="35">
    <w:abstractNumId w:val="1"/>
  </w:num>
  <w:num w:numId="36">
    <w:abstractNumId w:val="34"/>
  </w:num>
  <w:num w:numId="37">
    <w:abstractNumId w:val="12"/>
  </w:num>
  <w:num w:numId="38">
    <w:abstractNumId w:val="14"/>
  </w:num>
  <w:num w:numId="39">
    <w:abstractNumId w:val="28"/>
  </w:num>
  <w:num w:numId="40">
    <w:abstractNumId w:val="7"/>
  </w:num>
  <w:num w:numId="41">
    <w:abstractNumId w:val="20"/>
  </w:num>
  <w:num w:numId="42">
    <w:abstractNumId w:val="41"/>
  </w:num>
  <w:num w:numId="43">
    <w:abstractNumId w:val="0"/>
  </w:num>
  <w:num w:numId="4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1F5892"/>
    <w:rsid w:val="000C55DE"/>
    <w:rsid w:val="001F5892"/>
    <w:rsid w:val="00250FD9"/>
    <w:rsid w:val="003419F3"/>
    <w:rsid w:val="00343779"/>
    <w:rsid w:val="004470EF"/>
    <w:rsid w:val="00456541"/>
    <w:rsid w:val="00463B2A"/>
    <w:rsid w:val="004755D8"/>
    <w:rsid w:val="004948AB"/>
    <w:rsid w:val="00513D63"/>
    <w:rsid w:val="005B209E"/>
    <w:rsid w:val="00600AE4"/>
    <w:rsid w:val="007130F5"/>
    <w:rsid w:val="00746AB3"/>
    <w:rsid w:val="007548F3"/>
    <w:rsid w:val="007E5A54"/>
    <w:rsid w:val="00857F08"/>
    <w:rsid w:val="00897491"/>
    <w:rsid w:val="008C0712"/>
    <w:rsid w:val="00A870E4"/>
    <w:rsid w:val="00AE6DC1"/>
    <w:rsid w:val="00B50CCC"/>
    <w:rsid w:val="00B51DC9"/>
    <w:rsid w:val="00B55CDE"/>
    <w:rsid w:val="00B971B1"/>
    <w:rsid w:val="00BF7FC0"/>
    <w:rsid w:val="00C015A5"/>
    <w:rsid w:val="00C15778"/>
    <w:rsid w:val="00C47F04"/>
    <w:rsid w:val="00D17282"/>
    <w:rsid w:val="00D83E6C"/>
    <w:rsid w:val="00E87FEB"/>
    <w:rsid w:val="00F31BDA"/>
    <w:rsid w:val="00FD238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015A5"/>
    <w:rPr>
      <w:lang w:val="uk-UA"/>
    </w:rPr>
  </w:style>
  <w:style w:type="paragraph" w:styleId="1">
    <w:name w:val="heading 1"/>
    <w:basedOn w:val="normal"/>
    <w:next w:val="normal"/>
    <w:rsid w:val="001F5892"/>
    <w:pPr>
      <w:keepNext/>
      <w:keepLines/>
      <w:spacing w:before="400" w:after="120"/>
      <w:outlineLvl w:val="0"/>
    </w:pPr>
    <w:rPr>
      <w:rFonts w:ascii="Times New Roman" w:hAnsi="Times New Roman"/>
      <w:b/>
      <w:sz w:val="32"/>
      <w:szCs w:val="40"/>
    </w:rPr>
  </w:style>
  <w:style w:type="paragraph" w:styleId="2">
    <w:name w:val="heading 2"/>
    <w:basedOn w:val="normal"/>
    <w:next w:val="normal"/>
    <w:rsid w:val="001F5892"/>
    <w:pPr>
      <w:keepNext/>
      <w:keepLines/>
      <w:spacing w:before="360" w:after="120"/>
      <w:outlineLvl w:val="1"/>
    </w:pPr>
    <w:rPr>
      <w:rFonts w:ascii="Times New Roman" w:hAnsi="Times New Roman"/>
      <w:b/>
      <w:sz w:val="32"/>
      <w:szCs w:val="32"/>
    </w:rPr>
  </w:style>
  <w:style w:type="paragraph" w:styleId="3">
    <w:name w:val="heading 3"/>
    <w:basedOn w:val="normal"/>
    <w:next w:val="normal"/>
    <w:rsid w:val="001F5892"/>
    <w:pPr>
      <w:keepNext/>
      <w:keepLines/>
      <w:spacing w:before="320" w:after="80"/>
      <w:outlineLvl w:val="2"/>
    </w:pPr>
    <w:rPr>
      <w:color w:val="434343"/>
      <w:sz w:val="28"/>
      <w:szCs w:val="28"/>
    </w:rPr>
  </w:style>
  <w:style w:type="paragraph" w:styleId="4">
    <w:name w:val="heading 4"/>
    <w:basedOn w:val="normal"/>
    <w:next w:val="normal"/>
    <w:rsid w:val="001F5892"/>
    <w:pPr>
      <w:keepNext/>
      <w:keepLines/>
      <w:spacing w:before="280" w:after="80"/>
      <w:outlineLvl w:val="3"/>
    </w:pPr>
    <w:rPr>
      <w:color w:val="666666"/>
      <w:sz w:val="24"/>
      <w:szCs w:val="24"/>
    </w:rPr>
  </w:style>
  <w:style w:type="paragraph" w:styleId="5">
    <w:name w:val="heading 5"/>
    <w:basedOn w:val="normal"/>
    <w:next w:val="normal"/>
    <w:rsid w:val="001F5892"/>
    <w:pPr>
      <w:keepNext/>
      <w:keepLines/>
      <w:spacing w:before="240" w:after="80"/>
      <w:outlineLvl w:val="4"/>
    </w:pPr>
    <w:rPr>
      <w:color w:val="666666"/>
    </w:rPr>
  </w:style>
  <w:style w:type="paragraph" w:styleId="6">
    <w:name w:val="heading 6"/>
    <w:basedOn w:val="normal"/>
    <w:next w:val="normal"/>
    <w:rsid w:val="001F5892"/>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1F5892"/>
    <w:tblPr>
      <w:tblCellMar>
        <w:top w:w="100" w:type="dxa"/>
        <w:left w:w="100" w:type="dxa"/>
        <w:bottom w:w="100" w:type="dxa"/>
        <w:right w:w="100" w:type="dxa"/>
      </w:tblCellMar>
    </w:tblPr>
  </w:style>
  <w:style w:type="paragraph" w:customStyle="1" w:styleId="normal">
    <w:name w:val="normal"/>
    <w:rsid w:val="001F5892"/>
  </w:style>
  <w:style w:type="paragraph" w:styleId="a3">
    <w:name w:val="Title"/>
    <w:basedOn w:val="normal"/>
    <w:next w:val="normal"/>
    <w:rsid w:val="001F5892"/>
    <w:pPr>
      <w:keepNext/>
      <w:keepLines/>
      <w:spacing w:after="60"/>
    </w:pPr>
    <w:rPr>
      <w:sz w:val="52"/>
      <w:szCs w:val="52"/>
    </w:rPr>
  </w:style>
  <w:style w:type="paragraph" w:styleId="a4">
    <w:name w:val="Subtitle"/>
    <w:basedOn w:val="normal"/>
    <w:next w:val="normal"/>
    <w:rsid w:val="001F5892"/>
    <w:pPr>
      <w:keepNext/>
      <w:keepLines/>
      <w:spacing w:after="320"/>
    </w:pPr>
    <w:rPr>
      <w:color w:val="666666"/>
      <w:sz w:val="30"/>
      <w:szCs w:val="30"/>
    </w:rPr>
  </w:style>
  <w:style w:type="paragraph" w:styleId="a5">
    <w:name w:val="Balloon Text"/>
    <w:basedOn w:val="a"/>
    <w:link w:val="a6"/>
    <w:uiPriority w:val="99"/>
    <w:semiHidden/>
    <w:unhideWhenUsed/>
    <w:rsid w:val="00F31BDA"/>
    <w:pPr>
      <w:spacing w:line="240" w:lineRule="auto"/>
    </w:pPr>
    <w:rPr>
      <w:rFonts w:ascii="Tahoma" w:hAnsi="Tahoma" w:cs="Tahoma"/>
      <w:sz w:val="16"/>
      <w:szCs w:val="16"/>
    </w:rPr>
  </w:style>
  <w:style w:type="character" w:customStyle="1" w:styleId="a6">
    <w:name w:val="Текст выноски Знак"/>
    <w:basedOn w:val="a0"/>
    <w:link w:val="a5"/>
    <w:uiPriority w:val="99"/>
    <w:semiHidden/>
    <w:rsid w:val="00F31BDA"/>
    <w:rPr>
      <w:rFonts w:ascii="Tahoma" w:hAnsi="Tahoma" w:cs="Tahoma"/>
      <w:sz w:val="16"/>
      <w:szCs w:val="16"/>
    </w:rPr>
  </w:style>
  <w:style w:type="character" w:styleId="a7">
    <w:name w:val="Strong"/>
    <w:basedOn w:val="a0"/>
    <w:uiPriority w:val="22"/>
    <w:qFormat/>
    <w:rsid w:val="00FD2381"/>
    <w:rPr>
      <w:b/>
      <w:bCs/>
    </w:rPr>
  </w:style>
  <w:style w:type="paragraph" w:styleId="a8">
    <w:name w:val="List Paragraph"/>
    <w:basedOn w:val="a"/>
    <w:uiPriority w:val="34"/>
    <w:qFormat/>
    <w:rsid w:val="00FD2381"/>
    <w:pPr>
      <w:ind w:left="720"/>
      <w:contextualSpacing/>
    </w:pPr>
  </w:style>
  <w:style w:type="paragraph" w:styleId="a9">
    <w:name w:val="Normal (Web)"/>
    <w:basedOn w:val="a"/>
    <w:uiPriority w:val="99"/>
    <w:unhideWhenUsed/>
    <w:rsid w:val="00FD2381"/>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HTML">
    <w:name w:val="HTML Code"/>
    <w:basedOn w:val="a0"/>
    <w:uiPriority w:val="99"/>
    <w:semiHidden/>
    <w:unhideWhenUsed/>
    <w:rsid w:val="00FD2381"/>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FD23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RU"/>
    </w:rPr>
  </w:style>
  <w:style w:type="character" w:customStyle="1" w:styleId="HTML1">
    <w:name w:val="Стандартный HTML Знак"/>
    <w:basedOn w:val="a0"/>
    <w:link w:val="HTML0"/>
    <w:uiPriority w:val="99"/>
    <w:semiHidden/>
    <w:rsid w:val="00FD2381"/>
    <w:rPr>
      <w:rFonts w:ascii="Courier New" w:eastAsia="Times New Roman" w:hAnsi="Courier New" w:cs="Courier New"/>
      <w:sz w:val="20"/>
      <w:szCs w:val="20"/>
      <w:lang w:val="ru-RU"/>
    </w:rPr>
  </w:style>
  <w:style w:type="character" w:customStyle="1" w:styleId="t">
    <w:name w:val="ͼt"/>
    <w:basedOn w:val="a0"/>
    <w:rsid w:val="00FD2381"/>
  </w:style>
  <w:style w:type="character" w:styleId="aa">
    <w:name w:val="Emphasis"/>
    <w:basedOn w:val="a0"/>
    <w:uiPriority w:val="20"/>
    <w:qFormat/>
    <w:rsid w:val="00FD2381"/>
    <w:rPr>
      <w:i/>
      <w:iCs/>
    </w:rPr>
  </w:style>
  <w:style w:type="character" w:customStyle="1" w:styleId="min-w-0">
    <w:name w:val="min-w-0"/>
    <w:basedOn w:val="a0"/>
    <w:rsid w:val="00FD2381"/>
  </w:style>
  <w:style w:type="character" w:customStyle="1" w:styleId="group-hoverentity-accent">
    <w:name w:val="group-hover:entity-accent"/>
    <w:basedOn w:val="a0"/>
    <w:rsid w:val="00FD2381"/>
  </w:style>
  <w:style w:type="character" w:customStyle="1" w:styleId="katex">
    <w:name w:val="katex"/>
    <w:basedOn w:val="a0"/>
    <w:rsid w:val="004755D8"/>
  </w:style>
  <w:style w:type="paragraph" w:customStyle="1" w:styleId="pdq2pgselectionanchorcontainer">
    <w:name w:val="pdq2pg_selectionanchorcontainer"/>
    <w:basedOn w:val="a"/>
    <w:rsid w:val="004755D8"/>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y">
    <w:name w:val="ͼy"/>
    <w:basedOn w:val="a0"/>
    <w:rsid w:val="004755D8"/>
  </w:style>
  <w:style w:type="character" w:customStyle="1" w:styleId="11">
    <w:name w:val="ͼ11"/>
    <w:basedOn w:val="a0"/>
    <w:rsid w:val="004755D8"/>
  </w:style>
  <w:style w:type="character" w:customStyle="1" w:styleId="v">
    <w:name w:val="ͼv"/>
    <w:basedOn w:val="a0"/>
    <w:rsid w:val="004755D8"/>
  </w:style>
  <w:style w:type="paragraph" w:customStyle="1" w:styleId="isselectedend">
    <w:name w:val="isselectedend"/>
    <w:basedOn w:val="a"/>
    <w:rsid w:val="005B209E"/>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b">
    <w:name w:val="Placeholder Text"/>
    <w:basedOn w:val="a0"/>
    <w:uiPriority w:val="99"/>
    <w:semiHidden/>
    <w:rsid w:val="00A870E4"/>
    <w:rPr>
      <w:color w:val="808080"/>
    </w:rPr>
  </w:style>
  <w:style w:type="paragraph" w:styleId="ac">
    <w:name w:val="caption"/>
    <w:basedOn w:val="a"/>
    <w:next w:val="a"/>
    <w:uiPriority w:val="35"/>
    <w:unhideWhenUsed/>
    <w:qFormat/>
    <w:rsid w:val="00AE6DC1"/>
    <w:pPr>
      <w:spacing w:after="200"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42870581">
      <w:bodyDiv w:val="1"/>
      <w:marLeft w:val="0"/>
      <w:marRight w:val="0"/>
      <w:marTop w:val="0"/>
      <w:marBottom w:val="0"/>
      <w:divBdr>
        <w:top w:val="none" w:sz="0" w:space="0" w:color="auto"/>
        <w:left w:val="none" w:sz="0" w:space="0" w:color="auto"/>
        <w:bottom w:val="none" w:sz="0" w:space="0" w:color="auto"/>
        <w:right w:val="none" w:sz="0" w:space="0" w:color="auto"/>
      </w:divBdr>
      <w:divsChild>
        <w:div w:id="818419914">
          <w:marLeft w:val="0"/>
          <w:marRight w:val="0"/>
          <w:marTop w:val="0"/>
          <w:marBottom w:val="0"/>
          <w:divBdr>
            <w:top w:val="none" w:sz="0" w:space="0" w:color="auto"/>
            <w:left w:val="none" w:sz="0" w:space="0" w:color="auto"/>
            <w:bottom w:val="none" w:sz="0" w:space="0" w:color="auto"/>
            <w:right w:val="none" w:sz="0" w:space="0" w:color="auto"/>
          </w:divBdr>
          <w:divsChild>
            <w:div w:id="1716537688">
              <w:marLeft w:val="0"/>
              <w:marRight w:val="0"/>
              <w:marTop w:val="0"/>
              <w:marBottom w:val="0"/>
              <w:divBdr>
                <w:top w:val="none" w:sz="0" w:space="0" w:color="auto"/>
                <w:left w:val="none" w:sz="0" w:space="0" w:color="auto"/>
                <w:bottom w:val="none" w:sz="0" w:space="0" w:color="auto"/>
                <w:right w:val="none" w:sz="0" w:space="0" w:color="auto"/>
              </w:divBdr>
            </w:div>
            <w:div w:id="1661227548">
              <w:marLeft w:val="0"/>
              <w:marRight w:val="0"/>
              <w:marTop w:val="0"/>
              <w:marBottom w:val="0"/>
              <w:divBdr>
                <w:top w:val="none" w:sz="0" w:space="0" w:color="auto"/>
                <w:left w:val="none" w:sz="0" w:space="0" w:color="auto"/>
                <w:bottom w:val="none" w:sz="0" w:space="0" w:color="auto"/>
                <w:right w:val="none" w:sz="0" w:space="0" w:color="auto"/>
              </w:divBdr>
            </w:div>
            <w:div w:id="380441680">
              <w:marLeft w:val="0"/>
              <w:marRight w:val="0"/>
              <w:marTop w:val="0"/>
              <w:marBottom w:val="0"/>
              <w:divBdr>
                <w:top w:val="none" w:sz="0" w:space="0" w:color="auto"/>
                <w:left w:val="none" w:sz="0" w:space="0" w:color="auto"/>
                <w:bottom w:val="none" w:sz="0" w:space="0" w:color="auto"/>
                <w:right w:val="none" w:sz="0" w:space="0" w:color="auto"/>
              </w:divBdr>
            </w:div>
            <w:div w:id="1531647581">
              <w:marLeft w:val="0"/>
              <w:marRight w:val="0"/>
              <w:marTop w:val="0"/>
              <w:marBottom w:val="0"/>
              <w:divBdr>
                <w:top w:val="none" w:sz="0" w:space="0" w:color="auto"/>
                <w:left w:val="none" w:sz="0" w:space="0" w:color="auto"/>
                <w:bottom w:val="none" w:sz="0" w:space="0" w:color="auto"/>
                <w:right w:val="none" w:sz="0" w:space="0" w:color="auto"/>
              </w:divBdr>
            </w:div>
            <w:div w:id="199317960">
              <w:marLeft w:val="0"/>
              <w:marRight w:val="0"/>
              <w:marTop w:val="0"/>
              <w:marBottom w:val="0"/>
              <w:divBdr>
                <w:top w:val="none" w:sz="0" w:space="0" w:color="auto"/>
                <w:left w:val="none" w:sz="0" w:space="0" w:color="auto"/>
                <w:bottom w:val="none" w:sz="0" w:space="0" w:color="auto"/>
                <w:right w:val="none" w:sz="0" w:space="0" w:color="auto"/>
              </w:divBdr>
            </w:div>
            <w:div w:id="2128575286">
              <w:marLeft w:val="0"/>
              <w:marRight w:val="0"/>
              <w:marTop w:val="0"/>
              <w:marBottom w:val="0"/>
              <w:divBdr>
                <w:top w:val="none" w:sz="0" w:space="0" w:color="auto"/>
                <w:left w:val="none" w:sz="0" w:space="0" w:color="auto"/>
                <w:bottom w:val="none" w:sz="0" w:space="0" w:color="auto"/>
                <w:right w:val="none" w:sz="0" w:space="0" w:color="auto"/>
              </w:divBdr>
            </w:div>
            <w:div w:id="18313610">
              <w:marLeft w:val="0"/>
              <w:marRight w:val="0"/>
              <w:marTop w:val="0"/>
              <w:marBottom w:val="0"/>
              <w:divBdr>
                <w:top w:val="none" w:sz="0" w:space="0" w:color="auto"/>
                <w:left w:val="none" w:sz="0" w:space="0" w:color="auto"/>
                <w:bottom w:val="none" w:sz="0" w:space="0" w:color="auto"/>
                <w:right w:val="none" w:sz="0" w:space="0" w:color="auto"/>
              </w:divBdr>
            </w:div>
            <w:div w:id="1855074149">
              <w:marLeft w:val="0"/>
              <w:marRight w:val="0"/>
              <w:marTop w:val="0"/>
              <w:marBottom w:val="0"/>
              <w:divBdr>
                <w:top w:val="none" w:sz="0" w:space="0" w:color="auto"/>
                <w:left w:val="none" w:sz="0" w:space="0" w:color="auto"/>
                <w:bottom w:val="none" w:sz="0" w:space="0" w:color="auto"/>
                <w:right w:val="none" w:sz="0" w:space="0" w:color="auto"/>
              </w:divBdr>
            </w:div>
            <w:div w:id="1281261225">
              <w:marLeft w:val="0"/>
              <w:marRight w:val="0"/>
              <w:marTop w:val="0"/>
              <w:marBottom w:val="0"/>
              <w:divBdr>
                <w:top w:val="none" w:sz="0" w:space="0" w:color="auto"/>
                <w:left w:val="none" w:sz="0" w:space="0" w:color="auto"/>
                <w:bottom w:val="none" w:sz="0" w:space="0" w:color="auto"/>
                <w:right w:val="none" w:sz="0" w:space="0" w:color="auto"/>
              </w:divBdr>
            </w:div>
            <w:div w:id="1042246826">
              <w:marLeft w:val="0"/>
              <w:marRight w:val="0"/>
              <w:marTop w:val="0"/>
              <w:marBottom w:val="0"/>
              <w:divBdr>
                <w:top w:val="none" w:sz="0" w:space="0" w:color="auto"/>
                <w:left w:val="none" w:sz="0" w:space="0" w:color="auto"/>
                <w:bottom w:val="none" w:sz="0" w:space="0" w:color="auto"/>
                <w:right w:val="none" w:sz="0" w:space="0" w:color="auto"/>
              </w:divBdr>
            </w:div>
            <w:div w:id="1418290453">
              <w:marLeft w:val="0"/>
              <w:marRight w:val="0"/>
              <w:marTop w:val="0"/>
              <w:marBottom w:val="0"/>
              <w:divBdr>
                <w:top w:val="none" w:sz="0" w:space="0" w:color="auto"/>
                <w:left w:val="none" w:sz="0" w:space="0" w:color="auto"/>
                <w:bottom w:val="none" w:sz="0" w:space="0" w:color="auto"/>
                <w:right w:val="none" w:sz="0" w:space="0" w:color="auto"/>
              </w:divBdr>
            </w:div>
            <w:div w:id="1802729753">
              <w:marLeft w:val="0"/>
              <w:marRight w:val="0"/>
              <w:marTop w:val="0"/>
              <w:marBottom w:val="0"/>
              <w:divBdr>
                <w:top w:val="none" w:sz="0" w:space="0" w:color="auto"/>
                <w:left w:val="none" w:sz="0" w:space="0" w:color="auto"/>
                <w:bottom w:val="none" w:sz="0" w:space="0" w:color="auto"/>
                <w:right w:val="none" w:sz="0" w:space="0" w:color="auto"/>
              </w:divBdr>
            </w:div>
            <w:div w:id="1761217813">
              <w:marLeft w:val="0"/>
              <w:marRight w:val="0"/>
              <w:marTop w:val="0"/>
              <w:marBottom w:val="0"/>
              <w:divBdr>
                <w:top w:val="none" w:sz="0" w:space="0" w:color="auto"/>
                <w:left w:val="none" w:sz="0" w:space="0" w:color="auto"/>
                <w:bottom w:val="none" w:sz="0" w:space="0" w:color="auto"/>
                <w:right w:val="none" w:sz="0" w:space="0" w:color="auto"/>
              </w:divBdr>
            </w:div>
            <w:div w:id="1960408331">
              <w:marLeft w:val="0"/>
              <w:marRight w:val="0"/>
              <w:marTop w:val="0"/>
              <w:marBottom w:val="0"/>
              <w:divBdr>
                <w:top w:val="none" w:sz="0" w:space="0" w:color="auto"/>
                <w:left w:val="none" w:sz="0" w:space="0" w:color="auto"/>
                <w:bottom w:val="none" w:sz="0" w:space="0" w:color="auto"/>
                <w:right w:val="none" w:sz="0" w:space="0" w:color="auto"/>
              </w:divBdr>
            </w:div>
            <w:div w:id="1321888692">
              <w:marLeft w:val="0"/>
              <w:marRight w:val="0"/>
              <w:marTop w:val="0"/>
              <w:marBottom w:val="0"/>
              <w:divBdr>
                <w:top w:val="none" w:sz="0" w:space="0" w:color="auto"/>
                <w:left w:val="none" w:sz="0" w:space="0" w:color="auto"/>
                <w:bottom w:val="none" w:sz="0" w:space="0" w:color="auto"/>
                <w:right w:val="none" w:sz="0" w:space="0" w:color="auto"/>
              </w:divBdr>
            </w:div>
            <w:div w:id="123812730">
              <w:marLeft w:val="0"/>
              <w:marRight w:val="0"/>
              <w:marTop w:val="0"/>
              <w:marBottom w:val="0"/>
              <w:divBdr>
                <w:top w:val="none" w:sz="0" w:space="0" w:color="auto"/>
                <w:left w:val="none" w:sz="0" w:space="0" w:color="auto"/>
                <w:bottom w:val="none" w:sz="0" w:space="0" w:color="auto"/>
                <w:right w:val="none" w:sz="0" w:space="0" w:color="auto"/>
              </w:divBdr>
            </w:div>
            <w:div w:id="1517042533">
              <w:marLeft w:val="0"/>
              <w:marRight w:val="0"/>
              <w:marTop w:val="0"/>
              <w:marBottom w:val="0"/>
              <w:divBdr>
                <w:top w:val="none" w:sz="0" w:space="0" w:color="auto"/>
                <w:left w:val="none" w:sz="0" w:space="0" w:color="auto"/>
                <w:bottom w:val="none" w:sz="0" w:space="0" w:color="auto"/>
                <w:right w:val="none" w:sz="0" w:space="0" w:color="auto"/>
              </w:divBdr>
            </w:div>
            <w:div w:id="507520291">
              <w:marLeft w:val="0"/>
              <w:marRight w:val="0"/>
              <w:marTop w:val="0"/>
              <w:marBottom w:val="0"/>
              <w:divBdr>
                <w:top w:val="none" w:sz="0" w:space="0" w:color="auto"/>
                <w:left w:val="none" w:sz="0" w:space="0" w:color="auto"/>
                <w:bottom w:val="none" w:sz="0" w:space="0" w:color="auto"/>
                <w:right w:val="none" w:sz="0" w:space="0" w:color="auto"/>
              </w:divBdr>
            </w:div>
            <w:div w:id="837965440">
              <w:marLeft w:val="0"/>
              <w:marRight w:val="0"/>
              <w:marTop w:val="0"/>
              <w:marBottom w:val="0"/>
              <w:divBdr>
                <w:top w:val="none" w:sz="0" w:space="0" w:color="auto"/>
                <w:left w:val="none" w:sz="0" w:space="0" w:color="auto"/>
                <w:bottom w:val="none" w:sz="0" w:space="0" w:color="auto"/>
                <w:right w:val="none" w:sz="0" w:space="0" w:color="auto"/>
              </w:divBdr>
            </w:div>
            <w:div w:id="318729802">
              <w:marLeft w:val="0"/>
              <w:marRight w:val="0"/>
              <w:marTop w:val="0"/>
              <w:marBottom w:val="0"/>
              <w:divBdr>
                <w:top w:val="none" w:sz="0" w:space="0" w:color="auto"/>
                <w:left w:val="none" w:sz="0" w:space="0" w:color="auto"/>
                <w:bottom w:val="none" w:sz="0" w:space="0" w:color="auto"/>
                <w:right w:val="none" w:sz="0" w:space="0" w:color="auto"/>
              </w:divBdr>
            </w:div>
            <w:div w:id="660085363">
              <w:marLeft w:val="0"/>
              <w:marRight w:val="0"/>
              <w:marTop w:val="0"/>
              <w:marBottom w:val="0"/>
              <w:divBdr>
                <w:top w:val="none" w:sz="0" w:space="0" w:color="auto"/>
                <w:left w:val="none" w:sz="0" w:space="0" w:color="auto"/>
                <w:bottom w:val="none" w:sz="0" w:space="0" w:color="auto"/>
                <w:right w:val="none" w:sz="0" w:space="0" w:color="auto"/>
              </w:divBdr>
            </w:div>
            <w:div w:id="1044646296">
              <w:marLeft w:val="0"/>
              <w:marRight w:val="0"/>
              <w:marTop w:val="0"/>
              <w:marBottom w:val="0"/>
              <w:divBdr>
                <w:top w:val="none" w:sz="0" w:space="0" w:color="auto"/>
                <w:left w:val="none" w:sz="0" w:space="0" w:color="auto"/>
                <w:bottom w:val="none" w:sz="0" w:space="0" w:color="auto"/>
                <w:right w:val="none" w:sz="0" w:space="0" w:color="auto"/>
              </w:divBdr>
            </w:div>
            <w:div w:id="541016582">
              <w:marLeft w:val="0"/>
              <w:marRight w:val="0"/>
              <w:marTop w:val="0"/>
              <w:marBottom w:val="0"/>
              <w:divBdr>
                <w:top w:val="none" w:sz="0" w:space="0" w:color="auto"/>
                <w:left w:val="none" w:sz="0" w:space="0" w:color="auto"/>
                <w:bottom w:val="none" w:sz="0" w:space="0" w:color="auto"/>
                <w:right w:val="none" w:sz="0" w:space="0" w:color="auto"/>
              </w:divBdr>
            </w:div>
            <w:div w:id="134763286">
              <w:marLeft w:val="0"/>
              <w:marRight w:val="0"/>
              <w:marTop w:val="0"/>
              <w:marBottom w:val="0"/>
              <w:divBdr>
                <w:top w:val="none" w:sz="0" w:space="0" w:color="auto"/>
                <w:left w:val="none" w:sz="0" w:space="0" w:color="auto"/>
                <w:bottom w:val="none" w:sz="0" w:space="0" w:color="auto"/>
                <w:right w:val="none" w:sz="0" w:space="0" w:color="auto"/>
              </w:divBdr>
            </w:div>
            <w:div w:id="454832249">
              <w:marLeft w:val="0"/>
              <w:marRight w:val="0"/>
              <w:marTop w:val="0"/>
              <w:marBottom w:val="0"/>
              <w:divBdr>
                <w:top w:val="none" w:sz="0" w:space="0" w:color="auto"/>
                <w:left w:val="none" w:sz="0" w:space="0" w:color="auto"/>
                <w:bottom w:val="none" w:sz="0" w:space="0" w:color="auto"/>
                <w:right w:val="none" w:sz="0" w:space="0" w:color="auto"/>
              </w:divBdr>
            </w:div>
            <w:div w:id="833880509">
              <w:marLeft w:val="0"/>
              <w:marRight w:val="0"/>
              <w:marTop w:val="0"/>
              <w:marBottom w:val="0"/>
              <w:divBdr>
                <w:top w:val="none" w:sz="0" w:space="0" w:color="auto"/>
                <w:left w:val="none" w:sz="0" w:space="0" w:color="auto"/>
                <w:bottom w:val="none" w:sz="0" w:space="0" w:color="auto"/>
                <w:right w:val="none" w:sz="0" w:space="0" w:color="auto"/>
              </w:divBdr>
            </w:div>
            <w:div w:id="698943002">
              <w:marLeft w:val="0"/>
              <w:marRight w:val="0"/>
              <w:marTop w:val="0"/>
              <w:marBottom w:val="0"/>
              <w:divBdr>
                <w:top w:val="none" w:sz="0" w:space="0" w:color="auto"/>
                <w:left w:val="none" w:sz="0" w:space="0" w:color="auto"/>
                <w:bottom w:val="none" w:sz="0" w:space="0" w:color="auto"/>
                <w:right w:val="none" w:sz="0" w:space="0" w:color="auto"/>
              </w:divBdr>
            </w:div>
            <w:div w:id="365104186">
              <w:marLeft w:val="0"/>
              <w:marRight w:val="0"/>
              <w:marTop w:val="0"/>
              <w:marBottom w:val="0"/>
              <w:divBdr>
                <w:top w:val="none" w:sz="0" w:space="0" w:color="auto"/>
                <w:left w:val="none" w:sz="0" w:space="0" w:color="auto"/>
                <w:bottom w:val="none" w:sz="0" w:space="0" w:color="auto"/>
                <w:right w:val="none" w:sz="0" w:space="0" w:color="auto"/>
              </w:divBdr>
            </w:div>
            <w:div w:id="2324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1392">
      <w:bodyDiv w:val="1"/>
      <w:marLeft w:val="0"/>
      <w:marRight w:val="0"/>
      <w:marTop w:val="0"/>
      <w:marBottom w:val="0"/>
      <w:divBdr>
        <w:top w:val="none" w:sz="0" w:space="0" w:color="auto"/>
        <w:left w:val="none" w:sz="0" w:space="0" w:color="auto"/>
        <w:bottom w:val="none" w:sz="0" w:space="0" w:color="auto"/>
        <w:right w:val="none" w:sz="0" w:space="0" w:color="auto"/>
      </w:divBdr>
      <w:divsChild>
        <w:div w:id="1615018842">
          <w:marLeft w:val="0"/>
          <w:marRight w:val="0"/>
          <w:marTop w:val="0"/>
          <w:marBottom w:val="0"/>
          <w:divBdr>
            <w:top w:val="none" w:sz="0" w:space="0" w:color="auto"/>
            <w:left w:val="none" w:sz="0" w:space="0" w:color="auto"/>
            <w:bottom w:val="none" w:sz="0" w:space="0" w:color="auto"/>
            <w:right w:val="none" w:sz="0" w:space="0" w:color="auto"/>
          </w:divBdr>
          <w:divsChild>
            <w:div w:id="494684483">
              <w:marLeft w:val="0"/>
              <w:marRight w:val="0"/>
              <w:marTop w:val="0"/>
              <w:marBottom w:val="0"/>
              <w:divBdr>
                <w:top w:val="none" w:sz="0" w:space="0" w:color="auto"/>
                <w:left w:val="none" w:sz="0" w:space="0" w:color="auto"/>
                <w:bottom w:val="none" w:sz="0" w:space="0" w:color="auto"/>
                <w:right w:val="none" w:sz="0" w:space="0" w:color="auto"/>
              </w:divBdr>
            </w:div>
            <w:div w:id="583338605">
              <w:marLeft w:val="0"/>
              <w:marRight w:val="0"/>
              <w:marTop w:val="0"/>
              <w:marBottom w:val="0"/>
              <w:divBdr>
                <w:top w:val="none" w:sz="0" w:space="0" w:color="auto"/>
                <w:left w:val="none" w:sz="0" w:space="0" w:color="auto"/>
                <w:bottom w:val="none" w:sz="0" w:space="0" w:color="auto"/>
                <w:right w:val="none" w:sz="0" w:space="0" w:color="auto"/>
              </w:divBdr>
            </w:div>
            <w:div w:id="356931300">
              <w:marLeft w:val="0"/>
              <w:marRight w:val="0"/>
              <w:marTop w:val="0"/>
              <w:marBottom w:val="0"/>
              <w:divBdr>
                <w:top w:val="none" w:sz="0" w:space="0" w:color="auto"/>
                <w:left w:val="none" w:sz="0" w:space="0" w:color="auto"/>
                <w:bottom w:val="none" w:sz="0" w:space="0" w:color="auto"/>
                <w:right w:val="none" w:sz="0" w:space="0" w:color="auto"/>
              </w:divBdr>
            </w:div>
            <w:div w:id="14119932">
              <w:marLeft w:val="0"/>
              <w:marRight w:val="0"/>
              <w:marTop w:val="0"/>
              <w:marBottom w:val="0"/>
              <w:divBdr>
                <w:top w:val="none" w:sz="0" w:space="0" w:color="auto"/>
                <w:left w:val="none" w:sz="0" w:space="0" w:color="auto"/>
                <w:bottom w:val="none" w:sz="0" w:space="0" w:color="auto"/>
                <w:right w:val="none" w:sz="0" w:space="0" w:color="auto"/>
              </w:divBdr>
            </w:div>
            <w:div w:id="766077043">
              <w:marLeft w:val="0"/>
              <w:marRight w:val="0"/>
              <w:marTop w:val="0"/>
              <w:marBottom w:val="0"/>
              <w:divBdr>
                <w:top w:val="none" w:sz="0" w:space="0" w:color="auto"/>
                <w:left w:val="none" w:sz="0" w:space="0" w:color="auto"/>
                <w:bottom w:val="none" w:sz="0" w:space="0" w:color="auto"/>
                <w:right w:val="none" w:sz="0" w:space="0" w:color="auto"/>
              </w:divBdr>
            </w:div>
            <w:div w:id="979918134">
              <w:marLeft w:val="0"/>
              <w:marRight w:val="0"/>
              <w:marTop w:val="0"/>
              <w:marBottom w:val="0"/>
              <w:divBdr>
                <w:top w:val="none" w:sz="0" w:space="0" w:color="auto"/>
                <w:left w:val="none" w:sz="0" w:space="0" w:color="auto"/>
                <w:bottom w:val="none" w:sz="0" w:space="0" w:color="auto"/>
                <w:right w:val="none" w:sz="0" w:space="0" w:color="auto"/>
              </w:divBdr>
            </w:div>
            <w:div w:id="1929385493">
              <w:marLeft w:val="0"/>
              <w:marRight w:val="0"/>
              <w:marTop w:val="0"/>
              <w:marBottom w:val="0"/>
              <w:divBdr>
                <w:top w:val="none" w:sz="0" w:space="0" w:color="auto"/>
                <w:left w:val="none" w:sz="0" w:space="0" w:color="auto"/>
                <w:bottom w:val="none" w:sz="0" w:space="0" w:color="auto"/>
                <w:right w:val="none" w:sz="0" w:space="0" w:color="auto"/>
              </w:divBdr>
            </w:div>
            <w:div w:id="974682134">
              <w:marLeft w:val="0"/>
              <w:marRight w:val="0"/>
              <w:marTop w:val="0"/>
              <w:marBottom w:val="0"/>
              <w:divBdr>
                <w:top w:val="none" w:sz="0" w:space="0" w:color="auto"/>
                <w:left w:val="none" w:sz="0" w:space="0" w:color="auto"/>
                <w:bottom w:val="none" w:sz="0" w:space="0" w:color="auto"/>
                <w:right w:val="none" w:sz="0" w:space="0" w:color="auto"/>
              </w:divBdr>
            </w:div>
            <w:div w:id="574433017">
              <w:marLeft w:val="0"/>
              <w:marRight w:val="0"/>
              <w:marTop w:val="0"/>
              <w:marBottom w:val="0"/>
              <w:divBdr>
                <w:top w:val="none" w:sz="0" w:space="0" w:color="auto"/>
                <w:left w:val="none" w:sz="0" w:space="0" w:color="auto"/>
                <w:bottom w:val="none" w:sz="0" w:space="0" w:color="auto"/>
                <w:right w:val="none" w:sz="0" w:space="0" w:color="auto"/>
              </w:divBdr>
            </w:div>
            <w:div w:id="820774951">
              <w:marLeft w:val="0"/>
              <w:marRight w:val="0"/>
              <w:marTop w:val="0"/>
              <w:marBottom w:val="0"/>
              <w:divBdr>
                <w:top w:val="none" w:sz="0" w:space="0" w:color="auto"/>
                <w:left w:val="none" w:sz="0" w:space="0" w:color="auto"/>
                <w:bottom w:val="none" w:sz="0" w:space="0" w:color="auto"/>
                <w:right w:val="none" w:sz="0" w:space="0" w:color="auto"/>
              </w:divBdr>
            </w:div>
            <w:div w:id="928270533">
              <w:marLeft w:val="0"/>
              <w:marRight w:val="0"/>
              <w:marTop w:val="0"/>
              <w:marBottom w:val="0"/>
              <w:divBdr>
                <w:top w:val="none" w:sz="0" w:space="0" w:color="auto"/>
                <w:left w:val="none" w:sz="0" w:space="0" w:color="auto"/>
                <w:bottom w:val="none" w:sz="0" w:space="0" w:color="auto"/>
                <w:right w:val="none" w:sz="0" w:space="0" w:color="auto"/>
              </w:divBdr>
            </w:div>
            <w:div w:id="1002077454">
              <w:marLeft w:val="0"/>
              <w:marRight w:val="0"/>
              <w:marTop w:val="0"/>
              <w:marBottom w:val="0"/>
              <w:divBdr>
                <w:top w:val="none" w:sz="0" w:space="0" w:color="auto"/>
                <w:left w:val="none" w:sz="0" w:space="0" w:color="auto"/>
                <w:bottom w:val="none" w:sz="0" w:space="0" w:color="auto"/>
                <w:right w:val="none" w:sz="0" w:space="0" w:color="auto"/>
              </w:divBdr>
            </w:div>
            <w:div w:id="584143294">
              <w:marLeft w:val="0"/>
              <w:marRight w:val="0"/>
              <w:marTop w:val="0"/>
              <w:marBottom w:val="0"/>
              <w:divBdr>
                <w:top w:val="none" w:sz="0" w:space="0" w:color="auto"/>
                <w:left w:val="none" w:sz="0" w:space="0" w:color="auto"/>
                <w:bottom w:val="none" w:sz="0" w:space="0" w:color="auto"/>
                <w:right w:val="none" w:sz="0" w:space="0" w:color="auto"/>
              </w:divBdr>
            </w:div>
            <w:div w:id="2105148233">
              <w:marLeft w:val="0"/>
              <w:marRight w:val="0"/>
              <w:marTop w:val="0"/>
              <w:marBottom w:val="0"/>
              <w:divBdr>
                <w:top w:val="none" w:sz="0" w:space="0" w:color="auto"/>
                <w:left w:val="none" w:sz="0" w:space="0" w:color="auto"/>
                <w:bottom w:val="none" w:sz="0" w:space="0" w:color="auto"/>
                <w:right w:val="none" w:sz="0" w:space="0" w:color="auto"/>
              </w:divBdr>
            </w:div>
            <w:div w:id="52136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84534">
      <w:bodyDiv w:val="1"/>
      <w:marLeft w:val="0"/>
      <w:marRight w:val="0"/>
      <w:marTop w:val="0"/>
      <w:marBottom w:val="0"/>
      <w:divBdr>
        <w:top w:val="none" w:sz="0" w:space="0" w:color="auto"/>
        <w:left w:val="none" w:sz="0" w:space="0" w:color="auto"/>
        <w:bottom w:val="none" w:sz="0" w:space="0" w:color="auto"/>
        <w:right w:val="none" w:sz="0" w:space="0" w:color="auto"/>
      </w:divBdr>
      <w:divsChild>
        <w:div w:id="185288959">
          <w:marLeft w:val="0"/>
          <w:marRight w:val="0"/>
          <w:marTop w:val="0"/>
          <w:marBottom w:val="0"/>
          <w:divBdr>
            <w:top w:val="none" w:sz="0" w:space="0" w:color="auto"/>
            <w:left w:val="none" w:sz="0" w:space="0" w:color="auto"/>
            <w:bottom w:val="none" w:sz="0" w:space="0" w:color="auto"/>
            <w:right w:val="none" w:sz="0" w:space="0" w:color="auto"/>
          </w:divBdr>
          <w:divsChild>
            <w:div w:id="1432627689">
              <w:marLeft w:val="0"/>
              <w:marRight w:val="0"/>
              <w:marTop w:val="0"/>
              <w:marBottom w:val="0"/>
              <w:divBdr>
                <w:top w:val="none" w:sz="0" w:space="0" w:color="auto"/>
                <w:left w:val="none" w:sz="0" w:space="0" w:color="auto"/>
                <w:bottom w:val="none" w:sz="0" w:space="0" w:color="auto"/>
                <w:right w:val="none" w:sz="0" w:space="0" w:color="auto"/>
              </w:divBdr>
            </w:div>
            <w:div w:id="1439065027">
              <w:marLeft w:val="0"/>
              <w:marRight w:val="0"/>
              <w:marTop w:val="0"/>
              <w:marBottom w:val="0"/>
              <w:divBdr>
                <w:top w:val="none" w:sz="0" w:space="0" w:color="auto"/>
                <w:left w:val="none" w:sz="0" w:space="0" w:color="auto"/>
                <w:bottom w:val="none" w:sz="0" w:space="0" w:color="auto"/>
                <w:right w:val="none" w:sz="0" w:space="0" w:color="auto"/>
              </w:divBdr>
            </w:div>
            <w:div w:id="1323465794">
              <w:marLeft w:val="0"/>
              <w:marRight w:val="0"/>
              <w:marTop w:val="0"/>
              <w:marBottom w:val="0"/>
              <w:divBdr>
                <w:top w:val="none" w:sz="0" w:space="0" w:color="auto"/>
                <w:left w:val="none" w:sz="0" w:space="0" w:color="auto"/>
                <w:bottom w:val="none" w:sz="0" w:space="0" w:color="auto"/>
                <w:right w:val="none" w:sz="0" w:space="0" w:color="auto"/>
              </w:divBdr>
            </w:div>
            <w:div w:id="259873654">
              <w:marLeft w:val="0"/>
              <w:marRight w:val="0"/>
              <w:marTop w:val="0"/>
              <w:marBottom w:val="0"/>
              <w:divBdr>
                <w:top w:val="none" w:sz="0" w:space="0" w:color="auto"/>
                <w:left w:val="none" w:sz="0" w:space="0" w:color="auto"/>
                <w:bottom w:val="none" w:sz="0" w:space="0" w:color="auto"/>
                <w:right w:val="none" w:sz="0" w:space="0" w:color="auto"/>
              </w:divBdr>
            </w:div>
            <w:div w:id="1470319342">
              <w:marLeft w:val="0"/>
              <w:marRight w:val="0"/>
              <w:marTop w:val="0"/>
              <w:marBottom w:val="0"/>
              <w:divBdr>
                <w:top w:val="none" w:sz="0" w:space="0" w:color="auto"/>
                <w:left w:val="none" w:sz="0" w:space="0" w:color="auto"/>
                <w:bottom w:val="none" w:sz="0" w:space="0" w:color="auto"/>
                <w:right w:val="none" w:sz="0" w:space="0" w:color="auto"/>
              </w:divBdr>
            </w:div>
            <w:div w:id="875119142">
              <w:marLeft w:val="0"/>
              <w:marRight w:val="0"/>
              <w:marTop w:val="0"/>
              <w:marBottom w:val="0"/>
              <w:divBdr>
                <w:top w:val="none" w:sz="0" w:space="0" w:color="auto"/>
                <w:left w:val="none" w:sz="0" w:space="0" w:color="auto"/>
                <w:bottom w:val="none" w:sz="0" w:space="0" w:color="auto"/>
                <w:right w:val="none" w:sz="0" w:space="0" w:color="auto"/>
              </w:divBdr>
            </w:div>
            <w:div w:id="935289197">
              <w:marLeft w:val="0"/>
              <w:marRight w:val="0"/>
              <w:marTop w:val="0"/>
              <w:marBottom w:val="0"/>
              <w:divBdr>
                <w:top w:val="none" w:sz="0" w:space="0" w:color="auto"/>
                <w:left w:val="none" w:sz="0" w:space="0" w:color="auto"/>
                <w:bottom w:val="none" w:sz="0" w:space="0" w:color="auto"/>
                <w:right w:val="none" w:sz="0" w:space="0" w:color="auto"/>
              </w:divBdr>
            </w:div>
            <w:div w:id="1189682101">
              <w:marLeft w:val="0"/>
              <w:marRight w:val="0"/>
              <w:marTop w:val="0"/>
              <w:marBottom w:val="0"/>
              <w:divBdr>
                <w:top w:val="none" w:sz="0" w:space="0" w:color="auto"/>
                <w:left w:val="none" w:sz="0" w:space="0" w:color="auto"/>
                <w:bottom w:val="none" w:sz="0" w:space="0" w:color="auto"/>
                <w:right w:val="none" w:sz="0" w:space="0" w:color="auto"/>
              </w:divBdr>
            </w:div>
            <w:div w:id="1942562508">
              <w:marLeft w:val="0"/>
              <w:marRight w:val="0"/>
              <w:marTop w:val="0"/>
              <w:marBottom w:val="0"/>
              <w:divBdr>
                <w:top w:val="none" w:sz="0" w:space="0" w:color="auto"/>
                <w:left w:val="none" w:sz="0" w:space="0" w:color="auto"/>
                <w:bottom w:val="none" w:sz="0" w:space="0" w:color="auto"/>
                <w:right w:val="none" w:sz="0" w:space="0" w:color="auto"/>
              </w:divBdr>
            </w:div>
            <w:div w:id="1890022689">
              <w:marLeft w:val="0"/>
              <w:marRight w:val="0"/>
              <w:marTop w:val="0"/>
              <w:marBottom w:val="0"/>
              <w:divBdr>
                <w:top w:val="none" w:sz="0" w:space="0" w:color="auto"/>
                <w:left w:val="none" w:sz="0" w:space="0" w:color="auto"/>
                <w:bottom w:val="none" w:sz="0" w:space="0" w:color="auto"/>
                <w:right w:val="none" w:sz="0" w:space="0" w:color="auto"/>
              </w:divBdr>
            </w:div>
            <w:div w:id="201552160">
              <w:marLeft w:val="0"/>
              <w:marRight w:val="0"/>
              <w:marTop w:val="0"/>
              <w:marBottom w:val="0"/>
              <w:divBdr>
                <w:top w:val="none" w:sz="0" w:space="0" w:color="auto"/>
                <w:left w:val="none" w:sz="0" w:space="0" w:color="auto"/>
                <w:bottom w:val="none" w:sz="0" w:space="0" w:color="auto"/>
                <w:right w:val="none" w:sz="0" w:space="0" w:color="auto"/>
              </w:divBdr>
            </w:div>
            <w:div w:id="173228270">
              <w:marLeft w:val="0"/>
              <w:marRight w:val="0"/>
              <w:marTop w:val="0"/>
              <w:marBottom w:val="0"/>
              <w:divBdr>
                <w:top w:val="none" w:sz="0" w:space="0" w:color="auto"/>
                <w:left w:val="none" w:sz="0" w:space="0" w:color="auto"/>
                <w:bottom w:val="none" w:sz="0" w:space="0" w:color="auto"/>
                <w:right w:val="none" w:sz="0" w:space="0" w:color="auto"/>
              </w:divBdr>
            </w:div>
            <w:div w:id="111829224">
              <w:marLeft w:val="0"/>
              <w:marRight w:val="0"/>
              <w:marTop w:val="0"/>
              <w:marBottom w:val="0"/>
              <w:divBdr>
                <w:top w:val="none" w:sz="0" w:space="0" w:color="auto"/>
                <w:left w:val="none" w:sz="0" w:space="0" w:color="auto"/>
                <w:bottom w:val="none" w:sz="0" w:space="0" w:color="auto"/>
                <w:right w:val="none" w:sz="0" w:space="0" w:color="auto"/>
              </w:divBdr>
            </w:div>
            <w:div w:id="1200968946">
              <w:marLeft w:val="0"/>
              <w:marRight w:val="0"/>
              <w:marTop w:val="0"/>
              <w:marBottom w:val="0"/>
              <w:divBdr>
                <w:top w:val="none" w:sz="0" w:space="0" w:color="auto"/>
                <w:left w:val="none" w:sz="0" w:space="0" w:color="auto"/>
                <w:bottom w:val="none" w:sz="0" w:space="0" w:color="auto"/>
                <w:right w:val="none" w:sz="0" w:space="0" w:color="auto"/>
              </w:divBdr>
            </w:div>
            <w:div w:id="1648434641">
              <w:marLeft w:val="0"/>
              <w:marRight w:val="0"/>
              <w:marTop w:val="0"/>
              <w:marBottom w:val="0"/>
              <w:divBdr>
                <w:top w:val="none" w:sz="0" w:space="0" w:color="auto"/>
                <w:left w:val="none" w:sz="0" w:space="0" w:color="auto"/>
                <w:bottom w:val="none" w:sz="0" w:space="0" w:color="auto"/>
                <w:right w:val="none" w:sz="0" w:space="0" w:color="auto"/>
              </w:divBdr>
            </w:div>
            <w:div w:id="1610892704">
              <w:marLeft w:val="0"/>
              <w:marRight w:val="0"/>
              <w:marTop w:val="0"/>
              <w:marBottom w:val="0"/>
              <w:divBdr>
                <w:top w:val="none" w:sz="0" w:space="0" w:color="auto"/>
                <w:left w:val="none" w:sz="0" w:space="0" w:color="auto"/>
                <w:bottom w:val="none" w:sz="0" w:space="0" w:color="auto"/>
                <w:right w:val="none" w:sz="0" w:space="0" w:color="auto"/>
              </w:divBdr>
            </w:div>
            <w:div w:id="848643536">
              <w:marLeft w:val="0"/>
              <w:marRight w:val="0"/>
              <w:marTop w:val="0"/>
              <w:marBottom w:val="0"/>
              <w:divBdr>
                <w:top w:val="none" w:sz="0" w:space="0" w:color="auto"/>
                <w:left w:val="none" w:sz="0" w:space="0" w:color="auto"/>
                <w:bottom w:val="none" w:sz="0" w:space="0" w:color="auto"/>
                <w:right w:val="none" w:sz="0" w:space="0" w:color="auto"/>
              </w:divBdr>
            </w:div>
            <w:div w:id="1449734102">
              <w:marLeft w:val="0"/>
              <w:marRight w:val="0"/>
              <w:marTop w:val="0"/>
              <w:marBottom w:val="0"/>
              <w:divBdr>
                <w:top w:val="none" w:sz="0" w:space="0" w:color="auto"/>
                <w:left w:val="none" w:sz="0" w:space="0" w:color="auto"/>
                <w:bottom w:val="none" w:sz="0" w:space="0" w:color="auto"/>
                <w:right w:val="none" w:sz="0" w:space="0" w:color="auto"/>
              </w:divBdr>
            </w:div>
            <w:div w:id="1003237252">
              <w:marLeft w:val="0"/>
              <w:marRight w:val="0"/>
              <w:marTop w:val="0"/>
              <w:marBottom w:val="0"/>
              <w:divBdr>
                <w:top w:val="none" w:sz="0" w:space="0" w:color="auto"/>
                <w:left w:val="none" w:sz="0" w:space="0" w:color="auto"/>
                <w:bottom w:val="none" w:sz="0" w:space="0" w:color="auto"/>
                <w:right w:val="none" w:sz="0" w:space="0" w:color="auto"/>
              </w:divBdr>
            </w:div>
            <w:div w:id="2018530467">
              <w:marLeft w:val="0"/>
              <w:marRight w:val="0"/>
              <w:marTop w:val="0"/>
              <w:marBottom w:val="0"/>
              <w:divBdr>
                <w:top w:val="none" w:sz="0" w:space="0" w:color="auto"/>
                <w:left w:val="none" w:sz="0" w:space="0" w:color="auto"/>
                <w:bottom w:val="none" w:sz="0" w:space="0" w:color="auto"/>
                <w:right w:val="none" w:sz="0" w:space="0" w:color="auto"/>
              </w:divBdr>
            </w:div>
            <w:div w:id="386878315">
              <w:marLeft w:val="0"/>
              <w:marRight w:val="0"/>
              <w:marTop w:val="0"/>
              <w:marBottom w:val="0"/>
              <w:divBdr>
                <w:top w:val="none" w:sz="0" w:space="0" w:color="auto"/>
                <w:left w:val="none" w:sz="0" w:space="0" w:color="auto"/>
                <w:bottom w:val="none" w:sz="0" w:space="0" w:color="auto"/>
                <w:right w:val="none" w:sz="0" w:space="0" w:color="auto"/>
              </w:divBdr>
            </w:div>
            <w:div w:id="1467624483">
              <w:marLeft w:val="0"/>
              <w:marRight w:val="0"/>
              <w:marTop w:val="0"/>
              <w:marBottom w:val="0"/>
              <w:divBdr>
                <w:top w:val="none" w:sz="0" w:space="0" w:color="auto"/>
                <w:left w:val="none" w:sz="0" w:space="0" w:color="auto"/>
                <w:bottom w:val="none" w:sz="0" w:space="0" w:color="auto"/>
                <w:right w:val="none" w:sz="0" w:space="0" w:color="auto"/>
              </w:divBdr>
            </w:div>
            <w:div w:id="1097870468">
              <w:marLeft w:val="0"/>
              <w:marRight w:val="0"/>
              <w:marTop w:val="0"/>
              <w:marBottom w:val="0"/>
              <w:divBdr>
                <w:top w:val="none" w:sz="0" w:space="0" w:color="auto"/>
                <w:left w:val="none" w:sz="0" w:space="0" w:color="auto"/>
                <w:bottom w:val="none" w:sz="0" w:space="0" w:color="auto"/>
                <w:right w:val="none" w:sz="0" w:space="0" w:color="auto"/>
              </w:divBdr>
            </w:div>
            <w:div w:id="1737314913">
              <w:marLeft w:val="0"/>
              <w:marRight w:val="0"/>
              <w:marTop w:val="0"/>
              <w:marBottom w:val="0"/>
              <w:divBdr>
                <w:top w:val="none" w:sz="0" w:space="0" w:color="auto"/>
                <w:left w:val="none" w:sz="0" w:space="0" w:color="auto"/>
                <w:bottom w:val="none" w:sz="0" w:space="0" w:color="auto"/>
                <w:right w:val="none" w:sz="0" w:space="0" w:color="auto"/>
              </w:divBdr>
            </w:div>
            <w:div w:id="2137137623">
              <w:marLeft w:val="0"/>
              <w:marRight w:val="0"/>
              <w:marTop w:val="0"/>
              <w:marBottom w:val="0"/>
              <w:divBdr>
                <w:top w:val="none" w:sz="0" w:space="0" w:color="auto"/>
                <w:left w:val="none" w:sz="0" w:space="0" w:color="auto"/>
                <w:bottom w:val="none" w:sz="0" w:space="0" w:color="auto"/>
                <w:right w:val="none" w:sz="0" w:space="0" w:color="auto"/>
              </w:divBdr>
            </w:div>
            <w:div w:id="900333892">
              <w:marLeft w:val="0"/>
              <w:marRight w:val="0"/>
              <w:marTop w:val="0"/>
              <w:marBottom w:val="0"/>
              <w:divBdr>
                <w:top w:val="none" w:sz="0" w:space="0" w:color="auto"/>
                <w:left w:val="none" w:sz="0" w:space="0" w:color="auto"/>
                <w:bottom w:val="none" w:sz="0" w:space="0" w:color="auto"/>
                <w:right w:val="none" w:sz="0" w:space="0" w:color="auto"/>
              </w:divBdr>
            </w:div>
            <w:div w:id="592317780">
              <w:marLeft w:val="0"/>
              <w:marRight w:val="0"/>
              <w:marTop w:val="0"/>
              <w:marBottom w:val="0"/>
              <w:divBdr>
                <w:top w:val="none" w:sz="0" w:space="0" w:color="auto"/>
                <w:left w:val="none" w:sz="0" w:space="0" w:color="auto"/>
                <w:bottom w:val="none" w:sz="0" w:space="0" w:color="auto"/>
                <w:right w:val="none" w:sz="0" w:space="0" w:color="auto"/>
              </w:divBdr>
            </w:div>
            <w:div w:id="1230581881">
              <w:marLeft w:val="0"/>
              <w:marRight w:val="0"/>
              <w:marTop w:val="0"/>
              <w:marBottom w:val="0"/>
              <w:divBdr>
                <w:top w:val="none" w:sz="0" w:space="0" w:color="auto"/>
                <w:left w:val="none" w:sz="0" w:space="0" w:color="auto"/>
                <w:bottom w:val="none" w:sz="0" w:space="0" w:color="auto"/>
                <w:right w:val="none" w:sz="0" w:space="0" w:color="auto"/>
              </w:divBdr>
            </w:div>
            <w:div w:id="868372519">
              <w:marLeft w:val="0"/>
              <w:marRight w:val="0"/>
              <w:marTop w:val="0"/>
              <w:marBottom w:val="0"/>
              <w:divBdr>
                <w:top w:val="none" w:sz="0" w:space="0" w:color="auto"/>
                <w:left w:val="none" w:sz="0" w:space="0" w:color="auto"/>
                <w:bottom w:val="none" w:sz="0" w:space="0" w:color="auto"/>
                <w:right w:val="none" w:sz="0" w:space="0" w:color="auto"/>
              </w:divBdr>
            </w:div>
            <w:div w:id="37976314">
              <w:marLeft w:val="0"/>
              <w:marRight w:val="0"/>
              <w:marTop w:val="0"/>
              <w:marBottom w:val="0"/>
              <w:divBdr>
                <w:top w:val="none" w:sz="0" w:space="0" w:color="auto"/>
                <w:left w:val="none" w:sz="0" w:space="0" w:color="auto"/>
                <w:bottom w:val="none" w:sz="0" w:space="0" w:color="auto"/>
                <w:right w:val="none" w:sz="0" w:space="0" w:color="auto"/>
              </w:divBdr>
            </w:div>
            <w:div w:id="834763288">
              <w:marLeft w:val="0"/>
              <w:marRight w:val="0"/>
              <w:marTop w:val="0"/>
              <w:marBottom w:val="0"/>
              <w:divBdr>
                <w:top w:val="none" w:sz="0" w:space="0" w:color="auto"/>
                <w:left w:val="none" w:sz="0" w:space="0" w:color="auto"/>
                <w:bottom w:val="none" w:sz="0" w:space="0" w:color="auto"/>
                <w:right w:val="none" w:sz="0" w:space="0" w:color="auto"/>
              </w:divBdr>
            </w:div>
            <w:div w:id="459107360">
              <w:marLeft w:val="0"/>
              <w:marRight w:val="0"/>
              <w:marTop w:val="0"/>
              <w:marBottom w:val="0"/>
              <w:divBdr>
                <w:top w:val="none" w:sz="0" w:space="0" w:color="auto"/>
                <w:left w:val="none" w:sz="0" w:space="0" w:color="auto"/>
                <w:bottom w:val="none" w:sz="0" w:space="0" w:color="auto"/>
                <w:right w:val="none" w:sz="0" w:space="0" w:color="auto"/>
              </w:divBdr>
            </w:div>
            <w:div w:id="815297509">
              <w:marLeft w:val="0"/>
              <w:marRight w:val="0"/>
              <w:marTop w:val="0"/>
              <w:marBottom w:val="0"/>
              <w:divBdr>
                <w:top w:val="none" w:sz="0" w:space="0" w:color="auto"/>
                <w:left w:val="none" w:sz="0" w:space="0" w:color="auto"/>
                <w:bottom w:val="none" w:sz="0" w:space="0" w:color="auto"/>
                <w:right w:val="none" w:sz="0" w:space="0" w:color="auto"/>
              </w:divBdr>
            </w:div>
            <w:div w:id="862475298">
              <w:marLeft w:val="0"/>
              <w:marRight w:val="0"/>
              <w:marTop w:val="0"/>
              <w:marBottom w:val="0"/>
              <w:divBdr>
                <w:top w:val="none" w:sz="0" w:space="0" w:color="auto"/>
                <w:left w:val="none" w:sz="0" w:space="0" w:color="auto"/>
                <w:bottom w:val="none" w:sz="0" w:space="0" w:color="auto"/>
                <w:right w:val="none" w:sz="0" w:space="0" w:color="auto"/>
              </w:divBdr>
            </w:div>
            <w:div w:id="912351706">
              <w:marLeft w:val="0"/>
              <w:marRight w:val="0"/>
              <w:marTop w:val="0"/>
              <w:marBottom w:val="0"/>
              <w:divBdr>
                <w:top w:val="none" w:sz="0" w:space="0" w:color="auto"/>
                <w:left w:val="none" w:sz="0" w:space="0" w:color="auto"/>
                <w:bottom w:val="none" w:sz="0" w:space="0" w:color="auto"/>
                <w:right w:val="none" w:sz="0" w:space="0" w:color="auto"/>
              </w:divBdr>
            </w:div>
            <w:div w:id="72894829">
              <w:marLeft w:val="0"/>
              <w:marRight w:val="0"/>
              <w:marTop w:val="0"/>
              <w:marBottom w:val="0"/>
              <w:divBdr>
                <w:top w:val="none" w:sz="0" w:space="0" w:color="auto"/>
                <w:left w:val="none" w:sz="0" w:space="0" w:color="auto"/>
                <w:bottom w:val="none" w:sz="0" w:space="0" w:color="auto"/>
                <w:right w:val="none" w:sz="0" w:space="0" w:color="auto"/>
              </w:divBdr>
            </w:div>
            <w:div w:id="157767191">
              <w:marLeft w:val="0"/>
              <w:marRight w:val="0"/>
              <w:marTop w:val="0"/>
              <w:marBottom w:val="0"/>
              <w:divBdr>
                <w:top w:val="none" w:sz="0" w:space="0" w:color="auto"/>
                <w:left w:val="none" w:sz="0" w:space="0" w:color="auto"/>
                <w:bottom w:val="none" w:sz="0" w:space="0" w:color="auto"/>
                <w:right w:val="none" w:sz="0" w:space="0" w:color="auto"/>
              </w:divBdr>
            </w:div>
            <w:div w:id="1317610833">
              <w:marLeft w:val="0"/>
              <w:marRight w:val="0"/>
              <w:marTop w:val="0"/>
              <w:marBottom w:val="0"/>
              <w:divBdr>
                <w:top w:val="none" w:sz="0" w:space="0" w:color="auto"/>
                <w:left w:val="none" w:sz="0" w:space="0" w:color="auto"/>
                <w:bottom w:val="none" w:sz="0" w:space="0" w:color="auto"/>
                <w:right w:val="none" w:sz="0" w:space="0" w:color="auto"/>
              </w:divBdr>
            </w:div>
            <w:div w:id="773134280">
              <w:marLeft w:val="0"/>
              <w:marRight w:val="0"/>
              <w:marTop w:val="0"/>
              <w:marBottom w:val="0"/>
              <w:divBdr>
                <w:top w:val="none" w:sz="0" w:space="0" w:color="auto"/>
                <w:left w:val="none" w:sz="0" w:space="0" w:color="auto"/>
                <w:bottom w:val="none" w:sz="0" w:space="0" w:color="auto"/>
                <w:right w:val="none" w:sz="0" w:space="0" w:color="auto"/>
              </w:divBdr>
            </w:div>
            <w:div w:id="1811556000">
              <w:marLeft w:val="0"/>
              <w:marRight w:val="0"/>
              <w:marTop w:val="0"/>
              <w:marBottom w:val="0"/>
              <w:divBdr>
                <w:top w:val="none" w:sz="0" w:space="0" w:color="auto"/>
                <w:left w:val="none" w:sz="0" w:space="0" w:color="auto"/>
                <w:bottom w:val="none" w:sz="0" w:space="0" w:color="auto"/>
                <w:right w:val="none" w:sz="0" w:space="0" w:color="auto"/>
              </w:divBdr>
            </w:div>
            <w:div w:id="1689678695">
              <w:marLeft w:val="0"/>
              <w:marRight w:val="0"/>
              <w:marTop w:val="0"/>
              <w:marBottom w:val="0"/>
              <w:divBdr>
                <w:top w:val="none" w:sz="0" w:space="0" w:color="auto"/>
                <w:left w:val="none" w:sz="0" w:space="0" w:color="auto"/>
                <w:bottom w:val="none" w:sz="0" w:space="0" w:color="auto"/>
                <w:right w:val="none" w:sz="0" w:space="0" w:color="auto"/>
              </w:divBdr>
            </w:div>
            <w:div w:id="1686469875">
              <w:marLeft w:val="0"/>
              <w:marRight w:val="0"/>
              <w:marTop w:val="0"/>
              <w:marBottom w:val="0"/>
              <w:divBdr>
                <w:top w:val="none" w:sz="0" w:space="0" w:color="auto"/>
                <w:left w:val="none" w:sz="0" w:space="0" w:color="auto"/>
                <w:bottom w:val="none" w:sz="0" w:space="0" w:color="auto"/>
                <w:right w:val="none" w:sz="0" w:space="0" w:color="auto"/>
              </w:divBdr>
            </w:div>
            <w:div w:id="460001071">
              <w:marLeft w:val="0"/>
              <w:marRight w:val="0"/>
              <w:marTop w:val="0"/>
              <w:marBottom w:val="0"/>
              <w:divBdr>
                <w:top w:val="none" w:sz="0" w:space="0" w:color="auto"/>
                <w:left w:val="none" w:sz="0" w:space="0" w:color="auto"/>
                <w:bottom w:val="none" w:sz="0" w:space="0" w:color="auto"/>
                <w:right w:val="none" w:sz="0" w:space="0" w:color="auto"/>
              </w:divBdr>
            </w:div>
            <w:div w:id="402459057">
              <w:marLeft w:val="0"/>
              <w:marRight w:val="0"/>
              <w:marTop w:val="0"/>
              <w:marBottom w:val="0"/>
              <w:divBdr>
                <w:top w:val="none" w:sz="0" w:space="0" w:color="auto"/>
                <w:left w:val="none" w:sz="0" w:space="0" w:color="auto"/>
                <w:bottom w:val="none" w:sz="0" w:space="0" w:color="auto"/>
                <w:right w:val="none" w:sz="0" w:space="0" w:color="auto"/>
              </w:divBdr>
            </w:div>
            <w:div w:id="1475831780">
              <w:marLeft w:val="0"/>
              <w:marRight w:val="0"/>
              <w:marTop w:val="0"/>
              <w:marBottom w:val="0"/>
              <w:divBdr>
                <w:top w:val="none" w:sz="0" w:space="0" w:color="auto"/>
                <w:left w:val="none" w:sz="0" w:space="0" w:color="auto"/>
                <w:bottom w:val="none" w:sz="0" w:space="0" w:color="auto"/>
                <w:right w:val="none" w:sz="0" w:space="0" w:color="auto"/>
              </w:divBdr>
            </w:div>
            <w:div w:id="1305311521">
              <w:marLeft w:val="0"/>
              <w:marRight w:val="0"/>
              <w:marTop w:val="0"/>
              <w:marBottom w:val="0"/>
              <w:divBdr>
                <w:top w:val="none" w:sz="0" w:space="0" w:color="auto"/>
                <w:left w:val="none" w:sz="0" w:space="0" w:color="auto"/>
                <w:bottom w:val="none" w:sz="0" w:space="0" w:color="auto"/>
                <w:right w:val="none" w:sz="0" w:space="0" w:color="auto"/>
              </w:divBdr>
            </w:div>
            <w:div w:id="331302130">
              <w:marLeft w:val="0"/>
              <w:marRight w:val="0"/>
              <w:marTop w:val="0"/>
              <w:marBottom w:val="0"/>
              <w:divBdr>
                <w:top w:val="none" w:sz="0" w:space="0" w:color="auto"/>
                <w:left w:val="none" w:sz="0" w:space="0" w:color="auto"/>
                <w:bottom w:val="none" w:sz="0" w:space="0" w:color="auto"/>
                <w:right w:val="none" w:sz="0" w:space="0" w:color="auto"/>
              </w:divBdr>
            </w:div>
            <w:div w:id="288318028">
              <w:marLeft w:val="0"/>
              <w:marRight w:val="0"/>
              <w:marTop w:val="0"/>
              <w:marBottom w:val="0"/>
              <w:divBdr>
                <w:top w:val="none" w:sz="0" w:space="0" w:color="auto"/>
                <w:left w:val="none" w:sz="0" w:space="0" w:color="auto"/>
                <w:bottom w:val="none" w:sz="0" w:space="0" w:color="auto"/>
                <w:right w:val="none" w:sz="0" w:space="0" w:color="auto"/>
              </w:divBdr>
            </w:div>
            <w:div w:id="805701164">
              <w:marLeft w:val="0"/>
              <w:marRight w:val="0"/>
              <w:marTop w:val="0"/>
              <w:marBottom w:val="0"/>
              <w:divBdr>
                <w:top w:val="none" w:sz="0" w:space="0" w:color="auto"/>
                <w:left w:val="none" w:sz="0" w:space="0" w:color="auto"/>
                <w:bottom w:val="none" w:sz="0" w:space="0" w:color="auto"/>
                <w:right w:val="none" w:sz="0" w:space="0" w:color="auto"/>
              </w:divBdr>
            </w:div>
            <w:div w:id="1542787628">
              <w:marLeft w:val="0"/>
              <w:marRight w:val="0"/>
              <w:marTop w:val="0"/>
              <w:marBottom w:val="0"/>
              <w:divBdr>
                <w:top w:val="none" w:sz="0" w:space="0" w:color="auto"/>
                <w:left w:val="none" w:sz="0" w:space="0" w:color="auto"/>
                <w:bottom w:val="none" w:sz="0" w:space="0" w:color="auto"/>
                <w:right w:val="none" w:sz="0" w:space="0" w:color="auto"/>
              </w:divBdr>
            </w:div>
            <w:div w:id="587689140">
              <w:marLeft w:val="0"/>
              <w:marRight w:val="0"/>
              <w:marTop w:val="0"/>
              <w:marBottom w:val="0"/>
              <w:divBdr>
                <w:top w:val="none" w:sz="0" w:space="0" w:color="auto"/>
                <w:left w:val="none" w:sz="0" w:space="0" w:color="auto"/>
                <w:bottom w:val="none" w:sz="0" w:space="0" w:color="auto"/>
                <w:right w:val="none" w:sz="0" w:space="0" w:color="auto"/>
              </w:divBdr>
            </w:div>
            <w:div w:id="1690525114">
              <w:marLeft w:val="0"/>
              <w:marRight w:val="0"/>
              <w:marTop w:val="0"/>
              <w:marBottom w:val="0"/>
              <w:divBdr>
                <w:top w:val="none" w:sz="0" w:space="0" w:color="auto"/>
                <w:left w:val="none" w:sz="0" w:space="0" w:color="auto"/>
                <w:bottom w:val="none" w:sz="0" w:space="0" w:color="auto"/>
                <w:right w:val="none" w:sz="0" w:space="0" w:color="auto"/>
              </w:divBdr>
            </w:div>
            <w:div w:id="1255897489">
              <w:marLeft w:val="0"/>
              <w:marRight w:val="0"/>
              <w:marTop w:val="0"/>
              <w:marBottom w:val="0"/>
              <w:divBdr>
                <w:top w:val="none" w:sz="0" w:space="0" w:color="auto"/>
                <w:left w:val="none" w:sz="0" w:space="0" w:color="auto"/>
                <w:bottom w:val="none" w:sz="0" w:space="0" w:color="auto"/>
                <w:right w:val="none" w:sz="0" w:space="0" w:color="auto"/>
              </w:divBdr>
            </w:div>
            <w:div w:id="1422146864">
              <w:marLeft w:val="0"/>
              <w:marRight w:val="0"/>
              <w:marTop w:val="0"/>
              <w:marBottom w:val="0"/>
              <w:divBdr>
                <w:top w:val="none" w:sz="0" w:space="0" w:color="auto"/>
                <w:left w:val="none" w:sz="0" w:space="0" w:color="auto"/>
                <w:bottom w:val="none" w:sz="0" w:space="0" w:color="auto"/>
                <w:right w:val="none" w:sz="0" w:space="0" w:color="auto"/>
              </w:divBdr>
            </w:div>
            <w:div w:id="1873570011">
              <w:marLeft w:val="0"/>
              <w:marRight w:val="0"/>
              <w:marTop w:val="0"/>
              <w:marBottom w:val="0"/>
              <w:divBdr>
                <w:top w:val="none" w:sz="0" w:space="0" w:color="auto"/>
                <w:left w:val="none" w:sz="0" w:space="0" w:color="auto"/>
                <w:bottom w:val="none" w:sz="0" w:space="0" w:color="auto"/>
                <w:right w:val="none" w:sz="0" w:space="0" w:color="auto"/>
              </w:divBdr>
            </w:div>
            <w:div w:id="812480132">
              <w:marLeft w:val="0"/>
              <w:marRight w:val="0"/>
              <w:marTop w:val="0"/>
              <w:marBottom w:val="0"/>
              <w:divBdr>
                <w:top w:val="none" w:sz="0" w:space="0" w:color="auto"/>
                <w:left w:val="none" w:sz="0" w:space="0" w:color="auto"/>
                <w:bottom w:val="none" w:sz="0" w:space="0" w:color="auto"/>
                <w:right w:val="none" w:sz="0" w:space="0" w:color="auto"/>
              </w:divBdr>
            </w:div>
            <w:div w:id="1360886063">
              <w:marLeft w:val="0"/>
              <w:marRight w:val="0"/>
              <w:marTop w:val="0"/>
              <w:marBottom w:val="0"/>
              <w:divBdr>
                <w:top w:val="none" w:sz="0" w:space="0" w:color="auto"/>
                <w:left w:val="none" w:sz="0" w:space="0" w:color="auto"/>
                <w:bottom w:val="none" w:sz="0" w:space="0" w:color="auto"/>
                <w:right w:val="none" w:sz="0" w:space="0" w:color="auto"/>
              </w:divBdr>
            </w:div>
            <w:div w:id="777987755">
              <w:marLeft w:val="0"/>
              <w:marRight w:val="0"/>
              <w:marTop w:val="0"/>
              <w:marBottom w:val="0"/>
              <w:divBdr>
                <w:top w:val="none" w:sz="0" w:space="0" w:color="auto"/>
                <w:left w:val="none" w:sz="0" w:space="0" w:color="auto"/>
                <w:bottom w:val="none" w:sz="0" w:space="0" w:color="auto"/>
                <w:right w:val="none" w:sz="0" w:space="0" w:color="auto"/>
              </w:divBdr>
            </w:div>
            <w:div w:id="2063209717">
              <w:marLeft w:val="0"/>
              <w:marRight w:val="0"/>
              <w:marTop w:val="0"/>
              <w:marBottom w:val="0"/>
              <w:divBdr>
                <w:top w:val="none" w:sz="0" w:space="0" w:color="auto"/>
                <w:left w:val="none" w:sz="0" w:space="0" w:color="auto"/>
                <w:bottom w:val="none" w:sz="0" w:space="0" w:color="auto"/>
                <w:right w:val="none" w:sz="0" w:space="0" w:color="auto"/>
              </w:divBdr>
            </w:div>
            <w:div w:id="2064675290">
              <w:marLeft w:val="0"/>
              <w:marRight w:val="0"/>
              <w:marTop w:val="0"/>
              <w:marBottom w:val="0"/>
              <w:divBdr>
                <w:top w:val="none" w:sz="0" w:space="0" w:color="auto"/>
                <w:left w:val="none" w:sz="0" w:space="0" w:color="auto"/>
                <w:bottom w:val="none" w:sz="0" w:space="0" w:color="auto"/>
                <w:right w:val="none" w:sz="0" w:space="0" w:color="auto"/>
              </w:divBdr>
            </w:div>
            <w:div w:id="1732268299">
              <w:marLeft w:val="0"/>
              <w:marRight w:val="0"/>
              <w:marTop w:val="0"/>
              <w:marBottom w:val="0"/>
              <w:divBdr>
                <w:top w:val="none" w:sz="0" w:space="0" w:color="auto"/>
                <w:left w:val="none" w:sz="0" w:space="0" w:color="auto"/>
                <w:bottom w:val="none" w:sz="0" w:space="0" w:color="auto"/>
                <w:right w:val="none" w:sz="0" w:space="0" w:color="auto"/>
              </w:divBdr>
            </w:div>
            <w:div w:id="1070614405">
              <w:marLeft w:val="0"/>
              <w:marRight w:val="0"/>
              <w:marTop w:val="0"/>
              <w:marBottom w:val="0"/>
              <w:divBdr>
                <w:top w:val="none" w:sz="0" w:space="0" w:color="auto"/>
                <w:left w:val="none" w:sz="0" w:space="0" w:color="auto"/>
                <w:bottom w:val="none" w:sz="0" w:space="0" w:color="auto"/>
                <w:right w:val="none" w:sz="0" w:space="0" w:color="auto"/>
              </w:divBdr>
            </w:div>
            <w:div w:id="1135878362">
              <w:marLeft w:val="0"/>
              <w:marRight w:val="0"/>
              <w:marTop w:val="0"/>
              <w:marBottom w:val="0"/>
              <w:divBdr>
                <w:top w:val="none" w:sz="0" w:space="0" w:color="auto"/>
                <w:left w:val="none" w:sz="0" w:space="0" w:color="auto"/>
                <w:bottom w:val="none" w:sz="0" w:space="0" w:color="auto"/>
                <w:right w:val="none" w:sz="0" w:space="0" w:color="auto"/>
              </w:divBdr>
            </w:div>
            <w:div w:id="1831754889">
              <w:marLeft w:val="0"/>
              <w:marRight w:val="0"/>
              <w:marTop w:val="0"/>
              <w:marBottom w:val="0"/>
              <w:divBdr>
                <w:top w:val="none" w:sz="0" w:space="0" w:color="auto"/>
                <w:left w:val="none" w:sz="0" w:space="0" w:color="auto"/>
                <w:bottom w:val="none" w:sz="0" w:space="0" w:color="auto"/>
                <w:right w:val="none" w:sz="0" w:space="0" w:color="auto"/>
              </w:divBdr>
            </w:div>
            <w:div w:id="600644067">
              <w:marLeft w:val="0"/>
              <w:marRight w:val="0"/>
              <w:marTop w:val="0"/>
              <w:marBottom w:val="0"/>
              <w:divBdr>
                <w:top w:val="none" w:sz="0" w:space="0" w:color="auto"/>
                <w:left w:val="none" w:sz="0" w:space="0" w:color="auto"/>
                <w:bottom w:val="none" w:sz="0" w:space="0" w:color="auto"/>
                <w:right w:val="none" w:sz="0" w:space="0" w:color="auto"/>
              </w:divBdr>
            </w:div>
            <w:div w:id="785075292">
              <w:marLeft w:val="0"/>
              <w:marRight w:val="0"/>
              <w:marTop w:val="0"/>
              <w:marBottom w:val="0"/>
              <w:divBdr>
                <w:top w:val="none" w:sz="0" w:space="0" w:color="auto"/>
                <w:left w:val="none" w:sz="0" w:space="0" w:color="auto"/>
                <w:bottom w:val="none" w:sz="0" w:space="0" w:color="auto"/>
                <w:right w:val="none" w:sz="0" w:space="0" w:color="auto"/>
              </w:divBdr>
            </w:div>
            <w:div w:id="326984824">
              <w:marLeft w:val="0"/>
              <w:marRight w:val="0"/>
              <w:marTop w:val="0"/>
              <w:marBottom w:val="0"/>
              <w:divBdr>
                <w:top w:val="none" w:sz="0" w:space="0" w:color="auto"/>
                <w:left w:val="none" w:sz="0" w:space="0" w:color="auto"/>
                <w:bottom w:val="none" w:sz="0" w:space="0" w:color="auto"/>
                <w:right w:val="none" w:sz="0" w:space="0" w:color="auto"/>
              </w:divBdr>
            </w:div>
            <w:div w:id="2086875835">
              <w:marLeft w:val="0"/>
              <w:marRight w:val="0"/>
              <w:marTop w:val="0"/>
              <w:marBottom w:val="0"/>
              <w:divBdr>
                <w:top w:val="none" w:sz="0" w:space="0" w:color="auto"/>
                <w:left w:val="none" w:sz="0" w:space="0" w:color="auto"/>
                <w:bottom w:val="none" w:sz="0" w:space="0" w:color="auto"/>
                <w:right w:val="none" w:sz="0" w:space="0" w:color="auto"/>
              </w:divBdr>
            </w:div>
            <w:div w:id="1403064347">
              <w:marLeft w:val="0"/>
              <w:marRight w:val="0"/>
              <w:marTop w:val="0"/>
              <w:marBottom w:val="0"/>
              <w:divBdr>
                <w:top w:val="none" w:sz="0" w:space="0" w:color="auto"/>
                <w:left w:val="none" w:sz="0" w:space="0" w:color="auto"/>
                <w:bottom w:val="none" w:sz="0" w:space="0" w:color="auto"/>
                <w:right w:val="none" w:sz="0" w:space="0" w:color="auto"/>
              </w:divBdr>
            </w:div>
            <w:div w:id="1952322338">
              <w:marLeft w:val="0"/>
              <w:marRight w:val="0"/>
              <w:marTop w:val="0"/>
              <w:marBottom w:val="0"/>
              <w:divBdr>
                <w:top w:val="none" w:sz="0" w:space="0" w:color="auto"/>
                <w:left w:val="none" w:sz="0" w:space="0" w:color="auto"/>
                <w:bottom w:val="none" w:sz="0" w:space="0" w:color="auto"/>
                <w:right w:val="none" w:sz="0" w:space="0" w:color="auto"/>
              </w:divBdr>
            </w:div>
            <w:div w:id="289438677">
              <w:marLeft w:val="0"/>
              <w:marRight w:val="0"/>
              <w:marTop w:val="0"/>
              <w:marBottom w:val="0"/>
              <w:divBdr>
                <w:top w:val="none" w:sz="0" w:space="0" w:color="auto"/>
                <w:left w:val="none" w:sz="0" w:space="0" w:color="auto"/>
                <w:bottom w:val="none" w:sz="0" w:space="0" w:color="auto"/>
                <w:right w:val="none" w:sz="0" w:space="0" w:color="auto"/>
              </w:divBdr>
            </w:div>
            <w:div w:id="1434478819">
              <w:marLeft w:val="0"/>
              <w:marRight w:val="0"/>
              <w:marTop w:val="0"/>
              <w:marBottom w:val="0"/>
              <w:divBdr>
                <w:top w:val="none" w:sz="0" w:space="0" w:color="auto"/>
                <w:left w:val="none" w:sz="0" w:space="0" w:color="auto"/>
                <w:bottom w:val="none" w:sz="0" w:space="0" w:color="auto"/>
                <w:right w:val="none" w:sz="0" w:space="0" w:color="auto"/>
              </w:divBdr>
            </w:div>
            <w:div w:id="2146584621">
              <w:marLeft w:val="0"/>
              <w:marRight w:val="0"/>
              <w:marTop w:val="0"/>
              <w:marBottom w:val="0"/>
              <w:divBdr>
                <w:top w:val="none" w:sz="0" w:space="0" w:color="auto"/>
                <w:left w:val="none" w:sz="0" w:space="0" w:color="auto"/>
                <w:bottom w:val="none" w:sz="0" w:space="0" w:color="auto"/>
                <w:right w:val="none" w:sz="0" w:space="0" w:color="auto"/>
              </w:divBdr>
            </w:div>
            <w:div w:id="315838157">
              <w:marLeft w:val="0"/>
              <w:marRight w:val="0"/>
              <w:marTop w:val="0"/>
              <w:marBottom w:val="0"/>
              <w:divBdr>
                <w:top w:val="none" w:sz="0" w:space="0" w:color="auto"/>
                <w:left w:val="none" w:sz="0" w:space="0" w:color="auto"/>
                <w:bottom w:val="none" w:sz="0" w:space="0" w:color="auto"/>
                <w:right w:val="none" w:sz="0" w:space="0" w:color="auto"/>
              </w:divBdr>
            </w:div>
            <w:div w:id="985205048">
              <w:marLeft w:val="0"/>
              <w:marRight w:val="0"/>
              <w:marTop w:val="0"/>
              <w:marBottom w:val="0"/>
              <w:divBdr>
                <w:top w:val="none" w:sz="0" w:space="0" w:color="auto"/>
                <w:left w:val="none" w:sz="0" w:space="0" w:color="auto"/>
                <w:bottom w:val="none" w:sz="0" w:space="0" w:color="auto"/>
                <w:right w:val="none" w:sz="0" w:space="0" w:color="auto"/>
              </w:divBdr>
            </w:div>
            <w:div w:id="653605158">
              <w:marLeft w:val="0"/>
              <w:marRight w:val="0"/>
              <w:marTop w:val="0"/>
              <w:marBottom w:val="0"/>
              <w:divBdr>
                <w:top w:val="none" w:sz="0" w:space="0" w:color="auto"/>
                <w:left w:val="none" w:sz="0" w:space="0" w:color="auto"/>
                <w:bottom w:val="none" w:sz="0" w:space="0" w:color="auto"/>
                <w:right w:val="none" w:sz="0" w:space="0" w:color="auto"/>
              </w:divBdr>
            </w:div>
            <w:div w:id="85543359">
              <w:marLeft w:val="0"/>
              <w:marRight w:val="0"/>
              <w:marTop w:val="0"/>
              <w:marBottom w:val="0"/>
              <w:divBdr>
                <w:top w:val="none" w:sz="0" w:space="0" w:color="auto"/>
                <w:left w:val="none" w:sz="0" w:space="0" w:color="auto"/>
                <w:bottom w:val="none" w:sz="0" w:space="0" w:color="auto"/>
                <w:right w:val="none" w:sz="0" w:space="0" w:color="auto"/>
              </w:divBdr>
            </w:div>
            <w:div w:id="1005981313">
              <w:marLeft w:val="0"/>
              <w:marRight w:val="0"/>
              <w:marTop w:val="0"/>
              <w:marBottom w:val="0"/>
              <w:divBdr>
                <w:top w:val="none" w:sz="0" w:space="0" w:color="auto"/>
                <w:left w:val="none" w:sz="0" w:space="0" w:color="auto"/>
                <w:bottom w:val="none" w:sz="0" w:space="0" w:color="auto"/>
                <w:right w:val="none" w:sz="0" w:space="0" w:color="auto"/>
              </w:divBdr>
            </w:div>
            <w:div w:id="92870681">
              <w:marLeft w:val="0"/>
              <w:marRight w:val="0"/>
              <w:marTop w:val="0"/>
              <w:marBottom w:val="0"/>
              <w:divBdr>
                <w:top w:val="none" w:sz="0" w:space="0" w:color="auto"/>
                <w:left w:val="none" w:sz="0" w:space="0" w:color="auto"/>
                <w:bottom w:val="none" w:sz="0" w:space="0" w:color="auto"/>
                <w:right w:val="none" w:sz="0" w:space="0" w:color="auto"/>
              </w:divBdr>
            </w:div>
            <w:div w:id="402216475">
              <w:marLeft w:val="0"/>
              <w:marRight w:val="0"/>
              <w:marTop w:val="0"/>
              <w:marBottom w:val="0"/>
              <w:divBdr>
                <w:top w:val="none" w:sz="0" w:space="0" w:color="auto"/>
                <w:left w:val="none" w:sz="0" w:space="0" w:color="auto"/>
                <w:bottom w:val="none" w:sz="0" w:space="0" w:color="auto"/>
                <w:right w:val="none" w:sz="0" w:space="0" w:color="auto"/>
              </w:divBdr>
            </w:div>
            <w:div w:id="1723023213">
              <w:marLeft w:val="0"/>
              <w:marRight w:val="0"/>
              <w:marTop w:val="0"/>
              <w:marBottom w:val="0"/>
              <w:divBdr>
                <w:top w:val="none" w:sz="0" w:space="0" w:color="auto"/>
                <w:left w:val="none" w:sz="0" w:space="0" w:color="auto"/>
                <w:bottom w:val="none" w:sz="0" w:space="0" w:color="auto"/>
                <w:right w:val="none" w:sz="0" w:space="0" w:color="auto"/>
              </w:divBdr>
            </w:div>
            <w:div w:id="1331980503">
              <w:marLeft w:val="0"/>
              <w:marRight w:val="0"/>
              <w:marTop w:val="0"/>
              <w:marBottom w:val="0"/>
              <w:divBdr>
                <w:top w:val="none" w:sz="0" w:space="0" w:color="auto"/>
                <w:left w:val="none" w:sz="0" w:space="0" w:color="auto"/>
                <w:bottom w:val="none" w:sz="0" w:space="0" w:color="auto"/>
                <w:right w:val="none" w:sz="0" w:space="0" w:color="auto"/>
              </w:divBdr>
            </w:div>
            <w:div w:id="827092823">
              <w:marLeft w:val="0"/>
              <w:marRight w:val="0"/>
              <w:marTop w:val="0"/>
              <w:marBottom w:val="0"/>
              <w:divBdr>
                <w:top w:val="none" w:sz="0" w:space="0" w:color="auto"/>
                <w:left w:val="none" w:sz="0" w:space="0" w:color="auto"/>
                <w:bottom w:val="none" w:sz="0" w:space="0" w:color="auto"/>
                <w:right w:val="none" w:sz="0" w:space="0" w:color="auto"/>
              </w:divBdr>
            </w:div>
            <w:div w:id="385221477">
              <w:marLeft w:val="0"/>
              <w:marRight w:val="0"/>
              <w:marTop w:val="0"/>
              <w:marBottom w:val="0"/>
              <w:divBdr>
                <w:top w:val="none" w:sz="0" w:space="0" w:color="auto"/>
                <w:left w:val="none" w:sz="0" w:space="0" w:color="auto"/>
                <w:bottom w:val="none" w:sz="0" w:space="0" w:color="auto"/>
                <w:right w:val="none" w:sz="0" w:space="0" w:color="auto"/>
              </w:divBdr>
            </w:div>
            <w:div w:id="1037465553">
              <w:marLeft w:val="0"/>
              <w:marRight w:val="0"/>
              <w:marTop w:val="0"/>
              <w:marBottom w:val="0"/>
              <w:divBdr>
                <w:top w:val="none" w:sz="0" w:space="0" w:color="auto"/>
                <w:left w:val="none" w:sz="0" w:space="0" w:color="auto"/>
                <w:bottom w:val="none" w:sz="0" w:space="0" w:color="auto"/>
                <w:right w:val="none" w:sz="0" w:space="0" w:color="auto"/>
              </w:divBdr>
            </w:div>
            <w:div w:id="634412939">
              <w:marLeft w:val="0"/>
              <w:marRight w:val="0"/>
              <w:marTop w:val="0"/>
              <w:marBottom w:val="0"/>
              <w:divBdr>
                <w:top w:val="none" w:sz="0" w:space="0" w:color="auto"/>
                <w:left w:val="none" w:sz="0" w:space="0" w:color="auto"/>
                <w:bottom w:val="none" w:sz="0" w:space="0" w:color="auto"/>
                <w:right w:val="none" w:sz="0" w:space="0" w:color="auto"/>
              </w:divBdr>
            </w:div>
            <w:div w:id="27069187">
              <w:marLeft w:val="0"/>
              <w:marRight w:val="0"/>
              <w:marTop w:val="0"/>
              <w:marBottom w:val="0"/>
              <w:divBdr>
                <w:top w:val="none" w:sz="0" w:space="0" w:color="auto"/>
                <w:left w:val="none" w:sz="0" w:space="0" w:color="auto"/>
                <w:bottom w:val="none" w:sz="0" w:space="0" w:color="auto"/>
                <w:right w:val="none" w:sz="0" w:space="0" w:color="auto"/>
              </w:divBdr>
            </w:div>
            <w:div w:id="244532554">
              <w:marLeft w:val="0"/>
              <w:marRight w:val="0"/>
              <w:marTop w:val="0"/>
              <w:marBottom w:val="0"/>
              <w:divBdr>
                <w:top w:val="none" w:sz="0" w:space="0" w:color="auto"/>
                <w:left w:val="none" w:sz="0" w:space="0" w:color="auto"/>
                <w:bottom w:val="none" w:sz="0" w:space="0" w:color="auto"/>
                <w:right w:val="none" w:sz="0" w:space="0" w:color="auto"/>
              </w:divBdr>
            </w:div>
            <w:div w:id="1454328050">
              <w:marLeft w:val="0"/>
              <w:marRight w:val="0"/>
              <w:marTop w:val="0"/>
              <w:marBottom w:val="0"/>
              <w:divBdr>
                <w:top w:val="none" w:sz="0" w:space="0" w:color="auto"/>
                <w:left w:val="none" w:sz="0" w:space="0" w:color="auto"/>
                <w:bottom w:val="none" w:sz="0" w:space="0" w:color="auto"/>
                <w:right w:val="none" w:sz="0" w:space="0" w:color="auto"/>
              </w:divBdr>
            </w:div>
            <w:div w:id="260992761">
              <w:marLeft w:val="0"/>
              <w:marRight w:val="0"/>
              <w:marTop w:val="0"/>
              <w:marBottom w:val="0"/>
              <w:divBdr>
                <w:top w:val="none" w:sz="0" w:space="0" w:color="auto"/>
                <w:left w:val="none" w:sz="0" w:space="0" w:color="auto"/>
                <w:bottom w:val="none" w:sz="0" w:space="0" w:color="auto"/>
                <w:right w:val="none" w:sz="0" w:space="0" w:color="auto"/>
              </w:divBdr>
            </w:div>
            <w:div w:id="1802724659">
              <w:marLeft w:val="0"/>
              <w:marRight w:val="0"/>
              <w:marTop w:val="0"/>
              <w:marBottom w:val="0"/>
              <w:divBdr>
                <w:top w:val="none" w:sz="0" w:space="0" w:color="auto"/>
                <w:left w:val="none" w:sz="0" w:space="0" w:color="auto"/>
                <w:bottom w:val="none" w:sz="0" w:space="0" w:color="auto"/>
                <w:right w:val="none" w:sz="0" w:space="0" w:color="auto"/>
              </w:divBdr>
            </w:div>
            <w:div w:id="1775321798">
              <w:marLeft w:val="0"/>
              <w:marRight w:val="0"/>
              <w:marTop w:val="0"/>
              <w:marBottom w:val="0"/>
              <w:divBdr>
                <w:top w:val="none" w:sz="0" w:space="0" w:color="auto"/>
                <w:left w:val="none" w:sz="0" w:space="0" w:color="auto"/>
                <w:bottom w:val="none" w:sz="0" w:space="0" w:color="auto"/>
                <w:right w:val="none" w:sz="0" w:space="0" w:color="auto"/>
              </w:divBdr>
            </w:div>
            <w:div w:id="1164394035">
              <w:marLeft w:val="0"/>
              <w:marRight w:val="0"/>
              <w:marTop w:val="0"/>
              <w:marBottom w:val="0"/>
              <w:divBdr>
                <w:top w:val="none" w:sz="0" w:space="0" w:color="auto"/>
                <w:left w:val="none" w:sz="0" w:space="0" w:color="auto"/>
                <w:bottom w:val="none" w:sz="0" w:space="0" w:color="auto"/>
                <w:right w:val="none" w:sz="0" w:space="0" w:color="auto"/>
              </w:divBdr>
            </w:div>
            <w:div w:id="1150292415">
              <w:marLeft w:val="0"/>
              <w:marRight w:val="0"/>
              <w:marTop w:val="0"/>
              <w:marBottom w:val="0"/>
              <w:divBdr>
                <w:top w:val="none" w:sz="0" w:space="0" w:color="auto"/>
                <w:left w:val="none" w:sz="0" w:space="0" w:color="auto"/>
                <w:bottom w:val="none" w:sz="0" w:space="0" w:color="auto"/>
                <w:right w:val="none" w:sz="0" w:space="0" w:color="auto"/>
              </w:divBdr>
            </w:div>
            <w:div w:id="1596866997">
              <w:marLeft w:val="0"/>
              <w:marRight w:val="0"/>
              <w:marTop w:val="0"/>
              <w:marBottom w:val="0"/>
              <w:divBdr>
                <w:top w:val="none" w:sz="0" w:space="0" w:color="auto"/>
                <w:left w:val="none" w:sz="0" w:space="0" w:color="auto"/>
                <w:bottom w:val="none" w:sz="0" w:space="0" w:color="auto"/>
                <w:right w:val="none" w:sz="0" w:space="0" w:color="auto"/>
              </w:divBdr>
            </w:div>
            <w:div w:id="1334723209">
              <w:marLeft w:val="0"/>
              <w:marRight w:val="0"/>
              <w:marTop w:val="0"/>
              <w:marBottom w:val="0"/>
              <w:divBdr>
                <w:top w:val="none" w:sz="0" w:space="0" w:color="auto"/>
                <w:left w:val="none" w:sz="0" w:space="0" w:color="auto"/>
                <w:bottom w:val="none" w:sz="0" w:space="0" w:color="auto"/>
                <w:right w:val="none" w:sz="0" w:space="0" w:color="auto"/>
              </w:divBdr>
            </w:div>
            <w:div w:id="415905852">
              <w:marLeft w:val="0"/>
              <w:marRight w:val="0"/>
              <w:marTop w:val="0"/>
              <w:marBottom w:val="0"/>
              <w:divBdr>
                <w:top w:val="none" w:sz="0" w:space="0" w:color="auto"/>
                <w:left w:val="none" w:sz="0" w:space="0" w:color="auto"/>
                <w:bottom w:val="none" w:sz="0" w:space="0" w:color="auto"/>
                <w:right w:val="none" w:sz="0" w:space="0" w:color="auto"/>
              </w:divBdr>
            </w:div>
            <w:div w:id="1995718356">
              <w:marLeft w:val="0"/>
              <w:marRight w:val="0"/>
              <w:marTop w:val="0"/>
              <w:marBottom w:val="0"/>
              <w:divBdr>
                <w:top w:val="none" w:sz="0" w:space="0" w:color="auto"/>
                <w:left w:val="none" w:sz="0" w:space="0" w:color="auto"/>
                <w:bottom w:val="none" w:sz="0" w:space="0" w:color="auto"/>
                <w:right w:val="none" w:sz="0" w:space="0" w:color="auto"/>
              </w:divBdr>
            </w:div>
            <w:div w:id="1706903184">
              <w:marLeft w:val="0"/>
              <w:marRight w:val="0"/>
              <w:marTop w:val="0"/>
              <w:marBottom w:val="0"/>
              <w:divBdr>
                <w:top w:val="none" w:sz="0" w:space="0" w:color="auto"/>
                <w:left w:val="none" w:sz="0" w:space="0" w:color="auto"/>
                <w:bottom w:val="none" w:sz="0" w:space="0" w:color="auto"/>
                <w:right w:val="none" w:sz="0" w:space="0" w:color="auto"/>
              </w:divBdr>
            </w:div>
            <w:div w:id="366149637">
              <w:marLeft w:val="0"/>
              <w:marRight w:val="0"/>
              <w:marTop w:val="0"/>
              <w:marBottom w:val="0"/>
              <w:divBdr>
                <w:top w:val="none" w:sz="0" w:space="0" w:color="auto"/>
                <w:left w:val="none" w:sz="0" w:space="0" w:color="auto"/>
                <w:bottom w:val="none" w:sz="0" w:space="0" w:color="auto"/>
                <w:right w:val="none" w:sz="0" w:space="0" w:color="auto"/>
              </w:divBdr>
            </w:div>
            <w:div w:id="1431119079">
              <w:marLeft w:val="0"/>
              <w:marRight w:val="0"/>
              <w:marTop w:val="0"/>
              <w:marBottom w:val="0"/>
              <w:divBdr>
                <w:top w:val="none" w:sz="0" w:space="0" w:color="auto"/>
                <w:left w:val="none" w:sz="0" w:space="0" w:color="auto"/>
                <w:bottom w:val="none" w:sz="0" w:space="0" w:color="auto"/>
                <w:right w:val="none" w:sz="0" w:space="0" w:color="auto"/>
              </w:divBdr>
            </w:div>
            <w:div w:id="1463039049">
              <w:marLeft w:val="0"/>
              <w:marRight w:val="0"/>
              <w:marTop w:val="0"/>
              <w:marBottom w:val="0"/>
              <w:divBdr>
                <w:top w:val="none" w:sz="0" w:space="0" w:color="auto"/>
                <w:left w:val="none" w:sz="0" w:space="0" w:color="auto"/>
                <w:bottom w:val="none" w:sz="0" w:space="0" w:color="auto"/>
                <w:right w:val="none" w:sz="0" w:space="0" w:color="auto"/>
              </w:divBdr>
            </w:div>
            <w:div w:id="2077781669">
              <w:marLeft w:val="0"/>
              <w:marRight w:val="0"/>
              <w:marTop w:val="0"/>
              <w:marBottom w:val="0"/>
              <w:divBdr>
                <w:top w:val="none" w:sz="0" w:space="0" w:color="auto"/>
                <w:left w:val="none" w:sz="0" w:space="0" w:color="auto"/>
                <w:bottom w:val="none" w:sz="0" w:space="0" w:color="auto"/>
                <w:right w:val="none" w:sz="0" w:space="0" w:color="auto"/>
              </w:divBdr>
            </w:div>
            <w:div w:id="1422603560">
              <w:marLeft w:val="0"/>
              <w:marRight w:val="0"/>
              <w:marTop w:val="0"/>
              <w:marBottom w:val="0"/>
              <w:divBdr>
                <w:top w:val="none" w:sz="0" w:space="0" w:color="auto"/>
                <w:left w:val="none" w:sz="0" w:space="0" w:color="auto"/>
                <w:bottom w:val="none" w:sz="0" w:space="0" w:color="auto"/>
                <w:right w:val="none" w:sz="0" w:space="0" w:color="auto"/>
              </w:divBdr>
            </w:div>
            <w:div w:id="1317033901">
              <w:marLeft w:val="0"/>
              <w:marRight w:val="0"/>
              <w:marTop w:val="0"/>
              <w:marBottom w:val="0"/>
              <w:divBdr>
                <w:top w:val="none" w:sz="0" w:space="0" w:color="auto"/>
                <w:left w:val="none" w:sz="0" w:space="0" w:color="auto"/>
                <w:bottom w:val="none" w:sz="0" w:space="0" w:color="auto"/>
                <w:right w:val="none" w:sz="0" w:space="0" w:color="auto"/>
              </w:divBdr>
            </w:div>
            <w:div w:id="724644852">
              <w:marLeft w:val="0"/>
              <w:marRight w:val="0"/>
              <w:marTop w:val="0"/>
              <w:marBottom w:val="0"/>
              <w:divBdr>
                <w:top w:val="none" w:sz="0" w:space="0" w:color="auto"/>
                <w:left w:val="none" w:sz="0" w:space="0" w:color="auto"/>
                <w:bottom w:val="none" w:sz="0" w:space="0" w:color="auto"/>
                <w:right w:val="none" w:sz="0" w:space="0" w:color="auto"/>
              </w:divBdr>
            </w:div>
            <w:div w:id="956985792">
              <w:marLeft w:val="0"/>
              <w:marRight w:val="0"/>
              <w:marTop w:val="0"/>
              <w:marBottom w:val="0"/>
              <w:divBdr>
                <w:top w:val="none" w:sz="0" w:space="0" w:color="auto"/>
                <w:left w:val="none" w:sz="0" w:space="0" w:color="auto"/>
                <w:bottom w:val="none" w:sz="0" w:space="0" w:color="auto"/>
                <w:right w:val="none" w:sz="0" w:space="0" w:color="auto"/>
              </w:divBdr>
            </w:div>
            <w:div w:id="213991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84484">
      <w:bodyDiv w:val="1"/>
      <w:marLeft w:val="0"/>
      <w:marRight w:val="0"/>
      <w:marTop w:val="0"/>
      <w:marBottom w:val="0"/>
      <w:divBdr>
        <w:top w:val="none" w:sz="0" w:space="0" w:color="auto"/>
        <w:left w:val="none" w:sz="0" w:space="0" w:color="auto"/>
        <w:bottom w:val="none" w:sz="0" w:space="0" w:color="auto"/>
        <w:right w:val="none" w:sz="0" w:space="0" w:color="auto"/>
      </w:divBdr>
    </w:div>
    <w:div w:id="389965661">
      <w:bodyDiv w:val="1"/>
      <w:marLeft w:val="0"/>
      <w:marRight w:val="0"/>
      <w:marTop w:val="0"/>
      <w:marBottom w:val="0"/>
      <w:divBdr>
        <w:top w:val="none" w:sz="0" w:space="0" w:color="auto"/>
        <w:left w:val="none" w:sz="0" w:space="0" w:color="auto"/>
        <w:bottom w:val="none" w:sz="0" w:space="0" w:color="auto"/>
        <w:right w:val="none" w:sz="0" w:space="0" w:color="auto"/>
      </w:divBdr>
    </w:div>
    <w:div w:id="508954085">
      <w:bodyDiv w:val="1"/>
      <w:marLeft w:val="0"/>
      <w:marRight w:val="0"/>
      <w:marTop w:val="0"/>
      <w:marBottom w:val="0"/>
      <w:divBdr>
        <w:top w:val="none" w:sz="0" w:space="0" w:color="auto"/>
        <w:left w:val="none" w:sz="0" w:space="0" w:color="auto"/>
        <w:bottom w:val="none" w:sz="0" w:space="0" w:color="auto"/>
        <w:right w:val="none" w:sz="0" w:space="0" w:color="auto"/>
      </w:divBdr>
      <w:divsChild>
        <w:div w:id="509609822">
          <w:marLeft w:val="0"/>
          <w:marRight w:val="0"/>
          <w:marTop w:val="0"/>
          <w:marBottom w:val="0"/>
          <w:divBdr>
            <w:top w:val="none" w:sz="0" w:space="0" w:color="auto"/>
            <w:left w:val="none" w:sz="0" w:space="0" w:color="auto"/>
            <w:bottom w:val="none" w:sz="0" w:space="0" w:color="auto"/>
            <w:right w:val="none" w:sz="0" w:space="0" w:color="auto"/>
          </w:divBdr>
          <w:divsChild>
            <w:div w:id="181087308">
              <w:marLeft w:val="0"/>
              <w:marRight w:val="0"/>
              <w:marTop w:val="0"/>
              <w:marBottom w:val="0"/>
              <w:divBdr>
                <w:top w:val="none" w:sz="0" w:space="0" w:color="auto"/>
                <w:left w:val="none" w:sz="0" w:space="0" w:color="auto"/>
                <w:bottom w:val="none" w:sz="0" w:space="0" w:color="auto"/>
                <w:right w:val="none" w:sz="0" w:space="0" w:color="auto"/>
              </w:divBdr>
            </w:div>
            <w:div w:id="1715499457">
              <w:marLeft w:val="0"/>
              <w:marRight w:val="0"/>
              <w:marTop w:val="0"/>
              <w:marBottom w:val="0"/>
              <w:divBdr>
                <w:top w:val="none" w:sz="0" w:space="0" w:color="auto"/>
                <w:left w:val="none" w:sz="0" w:space="0" w:color="auto"/>
                <w:bottom w:val="none" w:sz="0" w:space="0" w:color="auto"/>
                <w:right w:val="none" w:sz="0" w:space="0" w:color="auto"/>
              </w:divBdr>
            </w:div>
            <w:div w:id="716971111">
              <w:marLeft w:val="0"/>
              <w:marRight w:val="0"/>
              <w:marTop w:val="0"/>
              <w:marBottom w:val="0"/>
              <w:divBdr>
                <w:top w:val="none" w:sz="0" w:space="0" w:color="auto"/>
                <w:left w:val="none" w:sz="0" w:space="0" w:color="auto"/>
                <w:bottom w:val="none" w:sz="0" w:space="0" w:color="auto"/>
                <w:right w:val="none" w:sz="0" w:space="0" w:color="auto"/>
              </w:divBdr>
            </w:div>
            <w:div w:id="643698631">
              <w:marLeft w:val="0"/>
              <w:marRight w:val="0"/>
              <w:marTop w:val="0"/>
              <w:marBottom w:val="0"/>
              <w:divBdr>
                <w:top w:val="none" w:sz="0" w:space="0" w:color="auto"/>
                <w:left w:val="none" w:sz="0" w:space="0" w:color="auto"/>
                <w:bottom w:val="none" w:sz="0" w:space="0" w:color="auto"/>
                <w:right w:val="none" w:sz="0" w:space="0" w:color="auto"/>
              </w:divBdr>
            </w:div>
            <w:div w:id="1323318505">
              <w:marLeft w:val="0"/>
              <w:marRight w:val="0"/>
              <w:marTop w:val="0"/>
              <w:marBottom w:val="0"/>
              <w:divBdr>
                <w:top w:val="none" w:sz="0" w:space="0" w:color="auto"/>
                <w:left w:val="none" w:sz="0" w:space="0" w:color="auto"/>
                <w:bottom w:val="none" w:sz="0" w:space="0" w:color="auto"/>
                <w:right w:val="none" w:sz="0" w:space="0" w:color="auto"/>
              </w:divBdr>
            </w:div>
            <w:div w:id="1053771588">
              <w:marLeft w:val="0"/>
              <w:marRight w:val="0"/>
              <w:marTop w:val="0"/>
              <w:marBottom w:val="0"/>
              <w:divBdr>
                <w:top w:val="none" w:sz="0" w:space="0" w:color="auto"/>
                <w:left w:val="none" w:sz="0" w:space="0" w:color="auto"/>
                <w:bottom w:val="none" w:sz="0" w:space="0" w:color="auto"/>
                <w:right w:val="none" w:sz="0" w:space="0" w:color="auto"/>
              </w:divBdr>
            </w:div>
            <w:div w:id="343015951">
              <w:marLeft w:val="0"/>
              <w:marRight w:val="0"/>
              <w:marTop w:val="0"/>
              <w:marBottom w:val="0"/>
              <w:divBdr>
                <w:top w:val="none" w:sz="0" w:space="0" w:color="auto"/>
                <w:left w:val="none" w:sz="0" w:space="0" w:color="auto"/>
                <w:bottom w:val="none" w:sz="0" w:space="0" w:color="auto"/>
                <w:right w:val="none" w:sz="0" w:space="0" w:color="auto"/>
              </w:divBdr>
            </w:div>
            <w:div w:id="2130662834">
              <w:marLeft w:val="0"/>
              <w:marRight w:val="0"/>
              <w:marTop w:val="0"/>
              <w:marBottom w:val="0"/>
              <w:divBdr>
                <w:top w:val="none" w:sz="0" w:space="0" w:color="auto"/>
                <w:left w:val="none" w:sz="0" w:space="0" w:color="auto"/>
                <w:bottom w:val="none" w:sz="0" w:space="0" w:color="auto"/>
                <w:right w:val="none" w:sz="0" w:space="0" w:color="auto"/>
              </w:divBdr>
            </w:div>
            <w:div w:id="1038504116">
              <w:marLeft w:val="0"/>
              <w:marRight w:val="0"/>
              <w:marTop w:val="0"/>
              <w:marBottom w:val="0"/>
              <w:divBdr>
                <w:top w:val="none" w:sz="0" w:space="0" w:color="auto"/>
                <w:left w:val="none" w:sz="0" w:space="0" w:color="auto"/>
                <w:bottom w:val="none" w:sz="0" w:space="0" w:color="auto"/>
                <w:right w:val="none" w:sz="0" w:space="0" w:color="auto"/>
              </w:divBdr>
            </w:div>
            <w:div w:id="669985098">
              <w:marLeft w:val="0"/>
              <w:marRight w:val="0"/>
              <w:marTop w:val="0"/>
              <w:marBottom w:val="0"/>
              <w:divBdr>
                <w:top w:val="none" w:sz="0" w:space="0" w:color="auto"/>
                <w:left w:val="none" w:sz="0" w:space="0" w:color="auto"/>
                <w:bottom w:val="none" w:sz="0" w:space="0" w:color="auto"/>
                <w:right w:val="none" w:sz="0" w:space="0" w:color="auto"/>
              </w:divBdr>
            </w:div>
            <w:div w:id="381255315">
              <w:marLeft w:val="0"/>
              <w:marRight w:val="0"/>
              <w:marTop w:val="0"/>
              <w:marBottom w:val="0"/>
              <w:divBdr>
                <w:top w:val="none" w:sz="0" w:space="0" w:color="auto"/>
                <w:left w:val="none" w:sz="0" w:space="0" w:color="auto"/>
                <w:bottom w:val="none" w:sz="0" w:space="0" w:color="auto"/>
                <w:right w:val="none" w:sz="0" w:space="0" w:color="auto"/>
              </w:divBdr>
            </w:div>
            <w:div w:id="134415752">
              <w:marLeft w:val="0"/>
              <w:marRight w:val="0"/>
              <w:marTop w:val="0"/>
              <w:marBottom w:val="0"/>
              <w:divBdr>
                <w:top w:val="none" w:sz="0" w:space="0" w:color="auto"/>
                <w:left w:val="none" w:sz="0" w:space="0" w:color="auto"/>
                <w:bottom w:val="none" w:sz="0" w:space="0" w:color="auto"/>
                <w:right w:val="none" w:sz="0" w:space="0" w:color="auto"/>
              </w:divBdr>
            </w:div>
            <w:div w:id="884172640">
              <w:marLeft w:val="0"/>
              <w:marRight w:val="0"/>
              <w:marTop w:val="0"/>
              <w:marBottom w:val="0"/>
              <w:divBdr>
                <w:top w:val="none" w:sz="0" w:space="0" w:color="auto"/>
                <w:left w:val="none" w:sz="0" w:space="0" w:color="auto"/>
                <w:bottom w:val="none" w:sz="0" w:space="0" w:color="auto"/>
                <w:right w:val="none" w:sz="0" w:space="0" w:color="auto"/>
              </w:divBdr>
            </w:div>
            <w:div w:id="1688218013">
              <w:marLeft w:val="0"/>
              <w:marRight w:val="0"/>
              <w:marTop w:val="0"/>
              <w:marBottom w:val="0"/>
              <w:divBdr>
                <w:top w:val="none" w:sz="0" w:space="0" w:color="auto"/>
                <w:left w:val="none" w:sz="0" w:space="0" w:color="auto"/>
                <w:bottom w:val="none" w:sz="0" w:space="0" w:color="auto"/>
                <w:right w:val="none" w:sz="0" w:space="0" w:color="auto"/>
              </w:divBdr>
            </w:div>
            <w:div w:id="2047221077">
              <w:marLeft w:val="0"/>
              <w:marRight w:val="0"/>
              <w:marTop w:val="0"/>
              <w:marBottom w:val="0"/>
              <w:divBdr>
                <w:top w:val="none" w:sz="0" w:space="0" w:color="auto"/>
                <w:left w:val="none" w:sz="0" w:space="0" w:color="auto"/>
                <w:bottom w:val="none" w:sz="0" w:space="0" w:color="auto"/>
                <w:right w:val="none" w:sz="0" w:space="0" w:color="auto"/>
              </w:divBdr>
            </w:div>
            <w:div w:id="1228686861">
              <w:marLeft w:val="0"/>
              <w:marRight w:val="0"/>
              <w:marTop w:val="0"/>
              <w:marBottom w:val="0"/>
              <w:divBdr>
                <w:top w:val="none" w:sz="0" w:space="0" w:color="auto"/>
                <w:left w:val="none" w:sz="0" w:space="0" w:color="auto"/>
                <w:bottom w:val="none" w:sz="0" w:space="0" w:color="auto"/>
                <w:right w:val="none" w:sz="0" w:space="0" w:color="auto"/>
              </w:divBdr>
            </w:div>
            <w:div w:id="1878086056">
              <w:marLeft w:val="0"/>
              <w:marRight w:val="0"/>
              <w:marTop w:val="0"/>
              <w:marBottom w:val="0"/>
              <w:divBdr>
                <w:top w:val="none" w:sz="0" w:space="0" w:color="auto"/>
                <w:left w:val="none" w:sz="0" w:space="0" w:color="auto"/>
                <w:bottom w:val="none" w:sz="0" w:space="0" w:color="auto"/>
                <w:right w:val="none" w:sz="0" w:space="0" w:color="auto"/>
              </w:divBdr>
            </w:div>
            <w:div w:id="1051996091">
              <w:marLeft w:val="0"/>
              <w:marRight w:val="0"/>
              <w:marTop w:val="0"/>
              <w:marBottom w:val="0"/>
              <w:divBdr>
                <w:top w:val="none" w:sz="0" w:space="0" w:color="auto"/>
                <w:left w:val="none" w:sz="0" w:space="0" w:color="auto"/>
                <w:bottom w:val="none" w:sz="0" w:space="0" w:color="auto"/>
                <w:right w:val="none" w:sz="0" w:space="0" w:color="auto"/>
              </w:divBdr>
            </w:div>
            <w:div w:id="890503736">
              <w:marLeft w:val="0"/>
              <w:marRight w:val="0"/>
              <w:marTop w:val="0"/>
              <w:marBottom w:val="0"/>
              <w:divBdr>
                <w:top w:val="none" w:sz="0" w:space="0" w:color="auto"/>
                <w:left w:val="none" w:sz="0" w:space="0" w:color="auto"/>
                <w:bottom w:val="none" w:sz="0" w:space="0" w:color="auto"/>
                <w:right w:val="none" w:sz="0" w:space="0" w:color="auto"/>
              </w:divBdr>
            </w:div>
            <w:div w:id="856039105">
              <w:marLeft w:val="0"/>
              <w:marRight w:val="0"/>
              <w:marTop w:val="0"/>
              <w:marBottom w:val="0"/>
              <w:divBdr>
                <w:top w:val="none" w:sz="0" w:space="0" w:color="auto"/>
                <w:left w:val="none" w:sz="0" w:space="0" w:color="auto"/>
                <w:bottom w:val="none" w:sz="0" w:space="0" w:color="auto"/>
                <w:right w:val="none" w:sz="0" w:space="0" w:color="auto"/>
              </w:divBdr>
            </w:div>
            <w:div w:id="1636990108">
              <w:marLeft w:val="0"/>
              <w:marRight w:val="0"/>
              <w:marTop w:val="0"/>
              <w:marBottom w:val="0"/>
              <w:divBdr>
                <w:top w:val="none" w:sz="0" w:space="0" w:color="auto"/>
                <w:left w:val="none" w:sz="0" w:space="0" w:color="auto"/>
                <w:bottom w:val="none" w:sz="0" w:space="0" w:color="auto"/>
                <w:right w:val="none" w:sz="0" w:space="0" w:color="auto"/>
              </w:divBdr>
            </w:div>
            <w:div w:id="582689787">
              <w:marLeft w:val="0"/>
              <w:marRight w:val="0"/>
              <w:marTop w:val="0"/>
              <w:marBottom w:val="0"/>
              <w:divBdr>
                <w:top w:val="none" w:sz="0" w:space="0" w:color="auto"/>
                <w:left w:val="none" w:sz="0" w:space="0" w:color="auto"/>
                <w:bottom w:val="none" w:sz="0" w:space="0" w:color="auto"/>
                <w:right w:val="none" w:sz="0" w:space="0" w:color="auto"/>
              </w:divBdr>
            </w:div>
            <w:div w:id="1455831653">
              <w:marLeft w:val="0"/>
              <w:marRight w:val="0"/>
              <w:marTop w:val="0"/>
              <w:marBottom w:val="0"/>
              <w:divBdr>
                <w:top w:val="none" w:sz="0" w:space="0" w:color="auto"/>
                <w:left w:val="none" w:sz="0" w:space="0" w:color="auto"/>
                <w:bottom w:val="none" w:sz="0" w:space="0" w:color="auto"/>
                <w:right w:val="none" w:sz="0" w:space="0" w:color="auto"/>
              </w:divBdr>
            </w:div>
            <w:div w:id="1349020157">
              <w:marLeft w:val="0"/>
              <w:marRight w:val="0"/>
              <w:marTop w:val="0"/>
              <w:marBottom w:val="0"/>
              <w:divBdr>
                <w:top w:val="none" w:sz="0" w:space="0" w:color="auto"/>
                <w:left w:val="none" w:sz="0" w:space="0" w:color="auto"/>
                <w:bottom w:val="none" w:sz="0" w:space="0" w:color="auto"/>
                <w:right w:val="none" w:sz="0" w:space="0" w:color="auto"/>
              </w:divBdr>
            </w:div>
            <w:div w:id="1165392174">
              <w:marLeft w:val="0"/>
              <w:marRight w:val="0"/>
              <w:marTop w:val="0"/>
              <w:marBottom w:val="0"/>
              <w:divBdr>
                <w:top w:val="none" w:sz="0" w:space="0" w:color="auto"/>
                <w:left w:val="none" w:sz="0" w:space="0" w:color="auto"/>
                <w:bottom w:val="none" w:sz="0" w:space="0" w:color="auto"/>
                <w:right w:val="none" w:sz="0" w:space="0" w:color="auto"/>
              </w:divBdr>
            </w:div>
            <w:div w:id="49118515">
              <w:marLeft w:val="0"/>
              <w:marRight w:val="0"/>
              <w:marTop w:val="0"/>
              <w:marBottom w:val="0"/>
              <w:divBdr>
                <w:top w:val="none" w:sz="0" w:space="0" w:color="auto"/>
                <w:left w:val="none" w:sz="0" w:space="0" w:color="auto"/>
                <w:bottom w:val="none" w:sz="0" w:space="0" w:color="auto"/>
                <w:right w:val="none" w:sz="0" w:space="0" w:color="auto"/>
              </w:divBdr>
            </w:div>
            <w:div w:id="942610682">
              <w:marLeft w:val="0"/>
              <w:marRight w:val="0"/>
              <w:marTop w:val="0"/>
              <w:marBottom w:val="0"/>
              <w:divBdr>
                <w:top w:val="none" w:sz="0" w:space="0" w:color="auto"/>
                <w:left w:val="none" w:sz="0" w:space="0" w:color="auto"/>
                <w:bottom w:val="none" w:sz="0" w:space="0" w:color="auto"/>
                <w:right w:val="none" w:sz="0" w:space="0" w:color="auto"/>
              </w:divBdr>
            </w:div>
            <w:div w:id="1090465597">
              <w:marLeft w:val="0"/>
              <w:marRight w:val="0"/>
              <w:marTop w:val="0"/>
              <w:marBottom w:val="0"/>
              <w:divBdr>
                <w:top w:val="none" w:sz="0" w:space="0" w:color="auto"/>
                <w:left w:val="none" w:sz="0" w:space="0" w:color="auto"/>
                <w:bottom w:val="none" w:sz="0" w:space="0" w:color="auto"/>
                <w:right w:val="none" w:sz="0" w:space="0" w:color="auto"/>
              </w:divBdr>
            </w:div>
            <w:div w:id="1134522514">
              <w:marLeft w:val="0"/>
              <w:marRight w:val="0"/>
              <w:marTop w:val="0"/>
              <w:marBottom w:val="0"/>
              <w:divBdr>
                <w:top w:val="none" w:sz="0" w:space="0" w:color="auto"/>
                <w:left w:val="none" w:sz="0" w:space="0" w:color="auto"/>
                <w:bottom w:val="none" w:sz="0" w:space="0" w:color="auto"/>
                <w:right w:val="none" w:sz="0" w:space="0" w:color="auto"/>
              </w:divBdr>
            </w:div>
            <w:div w:id="679623723">
              <w:marLeft w:val="0"/>
              <w:marRight w:val="0"/>
              <w:marTop w:val="0"/>
              <w:marBottom w:val="0"/>
              <w:divBdr>
                <w:top w:val="none" w:sz="0" w:space="0" w:color="auto"/>
                <w:left w:val="none" w:sz="0" w:space="0" w:color="auto"/>
                <w:bottom w:val="none" w:sz="0" w:space="0" w:color="auto"/>
                <w:right w:val="none" w:sz="0" w:space="0" w:color="auto"/>
              </w:divBdr>
            </w:div>
            <w:div w:id="1732652851">
              <w:marLeft w:val="0"/>
              <w:marRight w:val="0"/>
              <w:marTop w:val="0"/>
              <w:marBottom w:val="0"/>
              <w:divBdr>
                <w:top w:val="none" w:sz="0" w:space="0" w:color="auto"/>
                <w:left w:val="none" w:sz="0" w:space="0" w:color="auto"/>
                <w:bottom w:val="none" w:sz="0" w:space="0" w:color="auto"/>
                <w:right w:val="none" w:sz="0" w:space="0" w:color="auto"/>
              </w:divBdr>
            </w:div>
            <w:div w:id="1385644113">
              <w:marLeft w:val="0"/>
              <w:marRight w:val="0"/>
              <w:marTop w:val="0"/>
              <w:marBottom w:val="0"/>
              <w:divBdr>
                <w:top w:val="none" w:sz="0" w:space="0" w:color="auto"/>
                <w:left w:val="none" w:sz="0" w:space="0" w:color="auto"/>
                <w:bottom w:val="none" w:sz="0" w:space="0" w:color="auto"/>
                <w:right w:val="none" w:sz="0" w:space="0" w:color="auto"/>
              </w:divBdr>
            </w:div>
            <w:div w:id="1917204074">
              <w:marLeft w:val="0"/>
              <w:marRight w:val="0"/>
              <w:marTop w:val="0"/>
              <w:marBottom w:val="0"/>
              <w:divBdr>
                <w:top w:val="none" w:sz="0" w:space="0" w:color="auto"/>
                <w:left w:val="none" w:sz="0" w:space="0" w:color="auto"/>
                <w:bottom w:val="none" w:sz="0" w:space="0" w:color="auto"/>
                <w:right w:val="none" w:sz="0" w:space="0" w:color="auto"/>
              </w:divBdr>
            </w:div>
            <w:div w:id="404912924">
              <w:marLeft w:val="0"/>
              <w:marRight w:val="0"/>
              <w:marTop w:val="0"/>
              <w:marBottom w:val="0"/>
              <w:divBdr>
                <w:top w:val="none" w:sz="0" w:space="0" w:color="auto"/>
                <w:left w:val="none" w:sz="0" w:space="0" w:color="auto"/>
                <w:bottom w:val="none" w:sz="0" w:space="0" w:color="auto"/>
                <w:right w:val="none" w:sz="0" w:space="0" w:color="auto"/>
              </w:divBdr>
            </w:div>
            <w:div w:id="486212204">
              <w:marLeft w:val="0"/>
              <w:marRight w:val="0"/>
              <w:marTop w:val="0"/>
              <w:marBottom w:val="0"/>
              <w:divBdr>
                <w:top w:val="none" w:sz="0" w:space="0" w:color="auto"/>
                <w:left w:val="none" w:sz="0" w:space="0" w:color="auto"/>
                <w:bottom w:val="none" w:sz="0" w:space="0" w:color="auto"/>
                <w:right w:val="none" w:sz="0" w:space="0" w:color="auto"/>
              </w:divBdr>
            </w:div>
            <w:div w:id="1613320128">
              <w:marLeft w:val="0"/>
              <w:marRight w:val="0"/>
              <w:marTop w:val="0"/>
              <w:marBottom w:val="0"/>
              <w:divBdr>
                <w:top w:val="none" w:sz="0" w:space="0" w:color="auto"/>
                <w:left w:val="none" w:sz="0" w:space="0" w:color="auto"/>
                <w:bottom w:val="none" w:sz="0" w:space="0" w:color="auto"/>
                <w:right w:val="none" w:sz="0" w:space="0" w:color="auto"/>
              </w:divBdr>
            </w:div>
            <w:div w:id="712971073">
              <w:marLeft w:val="0"/>
              <w:marRight w:val="0"/>
              <w:marTop w:val="0"/>
              <w:marBottom w:val="0"/>
              <w:divBdr>
                <w:top w:val="none" w:sz="0" w:space="0" w:color="auto"/>
                <w:left w:val="none" w:sz="0" w:space="0" w:color="auto"/>
                <w:bottom w:val="none" w:sz="0" w:space="0" w:color="auto"/>
                <w:right w:val="none" w:sz="0" w:space="0" w:color="auto"/>
              </w:divBdr>
            </w:div>
            <w:div w:id="1072894227">
              <w:marLeft w:val="0"/>
              <w:marRight w:val="0"/>
              <w:marTop w:val="0"/>
              <w:marBottom w:val="0"/>
              <w:divBdr>
                <w:top w:val="none" w:sz="0" w:space="0" w:color="auto"/>
                <w:left w:val="none" w:sz="0" w:space="0" w:color="auto"/>
                <w:bottom w:val="none" w:sz="0" w:space="0" w:color="auto"/>
                <w:right w:val="none" w:sz="0" w:space="0" w:color="auto"/>
              </w:divBdr>
            </w:div>
            <w:div w:id="573468630">
              <w:marLeft w:val="0"/>
              <w:marRight w:val="0"/>
              <w:marTop w:val="0"/>
              <w:marBottom w:val="0"/>
              <w:divBdr>
                <w:top w:val="none" w:sz="0" w:space="0" w:color="auto"/>
                <w:left w:val="none" w:sz="0" w:space="0" w:color="auto"/>
                <w:bottom w:val="none" w:sz="0" w:space="0" w:color="auto"/>
                <w:right w:val="none" w:sz="0" w:space="0" w:color="auto"/>
              </w:divBdr>
            </w:div>
            <w:div w:id="419447653">
              <w:marLeft w:val="0"/>
              <w:marRight w:val="0"/>
              <w:marTop w:val="0"/>
              <w:marBottom w:val="0"/>
              <w:divBdr>
                <w:top w:val="none" w:sz="0" w:space="0" w:color="auto"/>
                <w:left w:val="none" w:sz="0" w:space="0" w:color="auto"/>
                <w:bottom w:val="none" w:sz="0" w:space="0" w:color="auto"/>
                <w:right w:val="none" w:sz="0" w:space="0" w:color="auto"/>
              </w:divBdr>
            </w:div>
            <w:div w:id="119612757">
              <w:marLeft w:val="0"/>
              <w:marRight w:val="0"/>
              <w:marTop w:val="0"/>
              <w:marBottom w:val="0"/>
              <w:divBdr>
                <w:top w:val="none" w:sz="0" w:space="0" w:color="auto"/>
                <w:left w:val="none" w:sz="0" w:space="0" w:color="auto"/>
                <w:bottom w:val="none" w:sz="0" w:space="0" w:color="auto"/>
                <w:right w:val="none" w:sz="0" w:space="0" w:color="auto"/>
              </w:divBdr>
            </w:div>
            <w:div w:id="1212885428">
              <w:marLeft w:val="0"/>
              <w:marRight w:val="0"/>
              <w:marTop w:val="0"/>
              <w:marBottom w:val="0"/>
              <w:divBdr>
                <w:top w:val="none" w:sz="0" w:space="0" w:color="auto"/>
                <w:left w:val="none" w:sz="0" w:space="0" w:color="auto"/>
                <w:bottom w:val="none" w:sz="0" w:space="0" w:color="auto"/>
                <w:right w:val="none" w:sz="0" w:space="0" w:color="auto"/>
              </w:divBdr>
            </w:div>
            <w:div w:id="1852181589">
              <w:marLeft w:val="0"/>
              <w:marRight w:val="0"/>
              <w:marTop w:val="0"/>
              <w:marBottom w:val="0"/>
              <w:divBdr>
                <w:top w:val="none" w:sz="0" w:space="0" w:color="auto"/>
                <w:left w:val="none" w:sz="0" w:space="0" w:color="auto"/>
                <w:bottom w:val="none" w:sz="0" w:space="0" w:color="auto"/>
                <w:right w:val="none" w:sz="0" w:space="0" w:color="auto"/>
              </w:divBdr>
            </w:div>
            <w:div w:id="302931051">
              <w:marLeft w:val="0"/>
              <w:marRight w:val="0"/>
              <w:marTop w:val="0"/>
              <w:marBottom w:val="0"/>
              <w:divBdr>
                <w:top w:val="none" w:sz="0" w:space="0" w:color="auto"/>
                <w:left w:val="none" w:sz="0" w:space="0" w:color="auto"/>
                <w:bottom w:val="none" w:sz="0" w:space="0" w:color="auto"/>
                <w:right w:val="none" w:sz="0" w:space="0" w:color="auto"/>
              </w:divBdr>
            </w:div>
            <w:div w:id="319844045">
              <w:marLeft w:val="0"/>
              <w:marRight w:val="0"/>
              <w:marTop w:val="0"/>
              <w:marBottom w:val="0"/>
              <w:divBdr>
                <w:top w:val="none" w:sz="0" w:space="0" w:color="auto"/>
                <w:left w:val="none" w:sz="0" w:space="0" w:color="auto"/>
                <w:bottom w:val="none" w:sz="0" w:space="0" w:color="auto"/>
                <w:right w:val="none" w:sz="0" w:space="0" w:color="auto"/>
              </w:divBdr>
            </w:div>
            <w:div w:id="1459028924">
              <w:marLeft w:val="0"/>
              <w:marRight w:val="0"/>
              <w:marTop w:val="0"/>
              <w:marBottom w:val="0"/>
              <w:divBdr>
                <w:top w:val="none" w:sz="0" w:space="0" w:color="auto"/>
                <w:left w:val="none" w:sz="0" w:space="0" w:color="auto"/>
                <w:bottom w:val="none" w:sz="0" w:space="0" w:color="auto"/>
                <w:right w:val="none" w:sz="0" w:space="0" w:color="auto"/>
              </w:divBdr>
            </w:div>
            <w:div w:id="1074938205">
              <w:marLeft w:val="0"/>
              <w:marRight w:val="0"/>
              <w:marTop w:val="0"/>
              <w:marBottom w:val="0"/>
              <w:divBdr>
                <w:top w:val="none" w:sz="0" w:space="0" w:color="auto"/>
                <w:left w:val="none" w:sz="0" w:space="0" w:color="auto"/>
                <w:bottom w:val="none" w:sz="0" w:space="0" w:color="auto"/>
                <w:right w:val="none" w:sz="0" w:space="0" w:color="auto"/>
              </w:divBdr>
            </w:div>
            <w:div w:id="731541160">
              <w:marLeft w:val="0"/>
              <w:marRight w:val="0"/>
              <w:marTop w:val="0"/>
              <w:marBottom w:val="0"/>
              <w:divBdr>
                <w:top w:val="none" w:sz="0" w:space="0" w:color="auto"/>
                <w:left w:val="none" w:sz="0" w:space="0" w:color="auto"/>
                <w:bottom w:val="none" w:sz="0" w:space="0" w:color="auto"/>
                <w:right w:val="none" w:sz="0" w:space="0" w:color="auto"/>
              </w:divBdr>
            </w:div>
            <w:div w:id="1465613501">
              <w:marLeft w:val="0"/>
              <w:marRight w:val="0"/>
              <w:marTop w:val="0"/>
              <w:marBottom w:val="0"/>
              <w:divBdr>
                <w:top w:val="none" w:sz="0" w:space="0" w:color="auto"/>
                <w:left w:val="none" w:sz="0" w:space="0" w:color="auto"/>
                <w:bottom w:val="none" w:sz="0" w:space="0" w:color="auto"/>
                <w:right w:val="none" w:sz="0" w:space="0" w:color="auto"/>
              </w:divBdr>
            </w:div>
            <w:div w:id="503059653">
              <w:marLeft w:val="0"/>
              <w:marRight w:val="0"/>
              <w:marTop w:val="0"/>
              <w:marBottom w:val="0"/>
              <w:divBdr>
                <w:top w:val="none" w:sz="0" w:space="0" w:color="auto"/>
                <w:left w:val="none" w:sz="0" w:space="0" w:color="auto"/>
                <w:bottom w:val="none" w:sz="0" w:space="0" w:color="auto"/>
                <w:right w:val="none" w:sz="0" w:space="0" w:color="auto"/>
              </w:divBdr>
            </w:div>
            <w:div w:id="1439374425">
              <w:marLeft w:val="0"/>
              <w:marRight w:val="0"/>
              <w:marTop w:val="0"/>
              <w:marBottom w:val="0"/>
              <w:divBdr>
                <w:top w:val="none" w:sz="0" w:space="0" w:color="auto"/>
                <w:left w:val="none" w:sz="0" w:space="0" w:color="auto"/>
                <w:bottom w:val="none" w:sz="0" w:space="0" w:color="auto"/>
                <w:right w:val="none" w:sz="0" w:space="0" w:color="auto"/>
              </w:divBdr>
            </w:div>
            <w:div w:id="187765525">
              <w:marLeft w:val="0"/>
              <w:marRight w:val="0"/>
              <w:marTop w:val="0"/>
              <w:marBottom w:val="0"/>
              <w:divBdr>
                <w:top w:val="none" w:sz="0" w:space="0" w:color="auto"/>
                <w:left w:val="none" w:sz="0" w:space="0" w:color="auto"/>
                <w:bottom w:val="none" w:sz="0" w:space="0" w:color="auto"/>
                <w:right w:val="none" w:sz="0" w:space="0" w:color="auto"/>
              </w:divBdr>
            </w:div>
            <w:div w:id="635450991">
              <w:marLeft w:val="0"/>
              <w:marRight w:val="0"/>
              <w:marTop w:val="0"/>
              <w:marBottom w:val="0"/>
              <w:divBdr>
                <w:top w:val="none" w:sz="0" w:space="0" w:color="auto"/>
                <w:left w:val="none" w:sz="0" w:space="0" w:color="auto"/>
                <w:bottom w:val="none" w:sz="0" w:space="0" w:color="auto"/>
                <w:right w:val="none" w:sz="0" w:space="0" w:color="auto"/>
              </w:divBdr>
            </w:div>
            <w:div w:id="1225724891">
              <w:marLeft w:val="0"/>
              <w:marRight w:val="0"/>
              <w:marTop w:val="0"/>
              <w:marBottom w:val="0"/>
              <w:divBdr>
                <w:top w:val="none" w:sz="0" w:space="0" w:color="auto"/>
                <w:left w:val="none" w:sz="0" w:space="0" w:color="auto"/>
                <w:bottom w:val="none" w:sz="0" w:space="0" w:color="auto"/>
                <w:right w:val="none" w:sz="0" w:space="0" w:color="auto"/>
              </w:divBdr>
            </w:div>
            <w:div w:id="1289700509">
              <w:marLeft w:val="0"/>
              <w:marRight w:val="0"/>
              <w:marTop w:val="0"/>
              <w:marBottom w:val="0"/>
              <w:divBdr>
                <w:top w:val="none" w:sz="0" w:space="0" w:color="auto"/>
                <w:left w:val="none" w:sz="0" w:space="0" w:color="auto"/>
                <w:bottom w:val="none" w:sz="0" w:space="0" w:color="auto"/>
                <w:right w:val="none" w:sz="0" w:space="0" w:color="auto"/>
              </w:divBdr>
            </w:div>
            <w:div w:id="1782263576">
              <w:marLeft w:val="0"/>
              <w:marRight w:val="0"/>
              <w:marTop w:val="0"/>
              <w:marBottom w:val="0"/>
              <w:divBdr>
                <w:top w:val="none" w:sz="0" w:space="0" w:color="auto"/>
                <w:left w:val="none" w:sz="0" w:space="0" w:color="auto"/>
                <w:bottom w:val="none" w:sz="0" w:space="0" w:color="auto"/>
                <w:right w:val="none" w:sz="0" w:space="0" w:color="auto"/>
              </w:divBdr>
            </w:div>
            <w:div w:id="1118525987">
              <w:marLeft w:val="0"/>
              <w:marRight w:val="0"/>
              <w:marTop w:val="0"/>
              <w:marBottom w:val="0"/>
              <w:divBdr>
                <w:top w:val="none" w:sz="0" w:space="0" w:color="auto"/>
                <w:left w:val="none" w:sz="0" w:space="0" w:color="auto"/>
                <w:bottom w:val="none" w:sz="0" w:space="0" w:color="auto"/>
                <w:right w:val="none" w:sz="0" w:space="0" w:color="auto"/>
              </w:divBdr>
            </w:div>
            <w:div w:id="113641452">
              <w:marLeft w:val="0"/>
              <w:marRight w:val="0"/>
              <w:marTop w:val="0"/>
              <w:marBottom w:val="0"/>
              <w:divBdr>
                <w:top w:val="none" w:sz="0" w:space="0" w:color="auto"/>
                <w:left w:val="none" w:sz="0" w:space="0" w:color="auto"/>
                <w:bottom w:val="none" w:sz="0" w:space="0" w:color="auto"/>
                <w:right w:val="none" w:sz="0" w:space="0" w:color="auto"/>
              </w:divBdr>
            </w:div>
            <w:div w:id="36248055">
              <w:marLeft w:val="0"/>
              <w:marRight w:val="0"/>
              <w:marTop w:val="0"/>
              <w:marBottom w:val="0"/>
              <w:divBdr>
                <w:top w:val="none" w:sz="0" w:space="0" w:color="auto"/>
                <w:left w:val="none" w:sz="0" w:space="0" w:color="auto"/>
                <w:bottom w:val="none" w:sz="0" w:space="0" w:color="auto"/>
                <w:right w:val="none" w:sz="0" w:space="0" w:color="auto"/>
              </w:divBdr>
            </w:div>
            <w:div w:id="425543884">
              <w:marLeft w:val="0"/>
              <w:marRight w:val="0"/>
              <w:marTop w:val="0"/>
              <w:marBottom w:val="0"/>
              <w:divBdr>
                <w:top w:val="none" w:sz="0" w:space="0" w:color="auto"/>
                <w:left w:val="none" w:sz="0" w:space="0" w:color="auto"/>
                <w:bottom w:val="none" w:sz="0" w:space="0" w:color="auto"/>
                <w:right w:val="none" w:sz="0" w:space="0" w:color="auto"/>
              </w:divBdr>
            </w:div>
            <w:div w:id="1197814220">
              <w:marLeft w:val="0"/>
              <w:marRight w:val="0"/>
              <w:marTop w:val="0"/>
              <w:marBottom w:val="0"/>
              <w:divBdr>
                <w:top w:val="none" w:sz="0" w:space="0" w:color="auto"/>
                <w:left w:val="none" w:sz="0" w:space="0" w:color="auto"/>
                <w:bottom w:val="none" w:sz="0" w:space="0" w:color="auto"/>
                <w:right w:val="none" w:sz="0" w:space="0" w:color="auto"/>
              </w:divBdr>
            </w:div>
            <w:div w:id="2000041708">
              <w:marLeft w:val="0"/>
              <w:marRight w:val="0"/>
              <w:marTop w:val="0"/>
              <w:marBottom w:val="0"/>
              <w:divBdr>
                <w:top w:val="none" w:sz="0" w:space="0" w:color="auto"/>
                <w:left w:val="none" w:sz="0" w:space="0" w:color="auto"/>
                <w:bottom w:val="none" w:sz="0" w:space="0" w:color="auto"/>
                <w:right w:val="none" w:sz="0" w:space="0" w:color="auto"/>
              </w:divBdr>
            </w:div>
            <w:div w:id="345979964">
              <w:marLeft w:val="0"/>
              <w:marRight w:val="0"/>
              <w:marTop w:val="0"/>
              <w:marBottom w:val="0"/>
              <w:divBdr>
                <w:top w:val="none" w:sz="0" w:space="0" w:color="auto"/>
                <w:left w:val="none" w:sz="0" w:space="0" w:color="auto"/>
                <w:bottom w:val="none" w:sz="0" w:space="0" w:color="auto"/>
                <w:right w:val="none" w:sz="0" w:space="0" w:color="auto"/>
              </w:divBdr>
            </w:div>
            <w:div w:id="1943104542">
              <w:marLeft w:val="0"/>
              <w:marRight w:val="0"/>
              <w:marTop w:val="0"/>
              <w:marBottom w:val="0"/>
              <w:divBdr>
                <w:top w:val="none" w:sz="0" w:space="0" w:color="auto"/>
                <w:left w:val="none" w:sz="0" w:space="0" w:color="auto"/>
                <w:bottom w:val="none" w:sz="0" w:space="0" w:color="auto"/>
                <w:right w:val="none" w:sz="0" w:space="0" w:color="auto"/>
              </w:divBdr>
            </w:div>
            <w:div w:id="1971550617">
              <w:marLeft w:val="0"/>
              <w:marRight w:val="0"/>
              <w:marTop w:val="0"/>
              <w:marBottom w:val="0"/>
              <w:divBdr>
                <w:top w:val="none" w:sz="0" w:space="0" w:color="auto"/>
                <w:left w:val="none" w:sz="0" w:space="0" w:color="auto"/>
                <w:bottom w:val="none" w:sz="0" w:space="0" w:color="auto"/>
                <w:right w:val="none" w:sz="0" w:space="0" w:color="auto"/>
              </w:divBdr>
            </w:div>
            <w:div w:id="200632991">
              <w:marLeft w:val="0"/>
              <w:marRight w:val="0"/>
              <w:marTop w:val="0"/>
              <w:marBottom w:val="0"/>
              <w:divBdr>
                <w:top w:val="none" w:sz="0" w:space="0" w:color="auto"/>
                <w:left w:val="none" w:sz="0" w:space="0" w:color="auto"/>
                <w:bottom w:val="none" w:sz="0" w:space="0" w:color="auto"/>
                <w:right w:val="none" w:sz="0" w:space="0" w:color="auto"/>
              </w:divBdr>
            </w:div>
            <w:div w:id="220140585">
              <w:marLeft w:val="0"/>
              <w:marRight w:val="0"/>
              <w:marTop w:val="0"/>
              <w:marBottom w:val="0"/>
              <w:divBdr>
                <w:top w:val="none" w:sz="0" w:space="0" w:color="auto"/>
                <w:left w:val="none" w:sz="0" w:space="0" w:color="auto"/>
                <w:bottom w:val="none" w:sz="0" w:space="0" w:color="auto"/>
                <w:right w:val="none" w:sz="0" w:space="0" w:color="auto"/>
              </w:divBdr>
            </w:div>
            <w:div w:id="2047556362">
              <w:marLeft w:val="0"/>
              <w:marRight w:val="0"/>
              <w:marTop w:val="0"/>
              <w:marBottom w:val="0"/>
              <w:divBdr>
                <w:top w:val="none" w:sz="0" w:space="0" w:color="auto"/>
                <w:left w:val="none" w:sz="0" w:space="0" w:color="auto"/>
                <w:bottom w:val="none" w:sz="0" w:space="0" w:color="auto"/>
                <w:right w:val="none" w:sz="0" w:space="0" w:color="auto"/>
              </w:divBdr>
            </w:div>
            <w:div w:id="2043969213">
              <w:marLeft w:val="0"/>
              <w:marRight w:val="0"/>
              <w:marTop w:val="0"/>
              <w:marBottom w:val="0"/>
              <w:divBdr>
                <w:top w:val="none" w:sz="0" w:space="0" w:color="auto"/>
                <w:left w:val="none" w:sz="0" w:space="0" w:color="auto"/>
                <w:bottom w:val="none" w:sz="0" w:space="0" w:color="auto"/>
                <w:right w:val="none" w:sz="0" w:space="0" w:color="auto"/>
              </w:divBdr>
            </w:div>
            <w:div w:id="1223372500">
              <w:marLeft w:val="0"/>
              <w:marRight w:val="0"/>
              <w:marTop w:val="0"/>
              <w:marBottom w:val="0"/>
              <w:divBdr>
                <w:top w:val="none" w:sz="0" w:space="0" w:color="auto"/>
                <w:left w:val="none" w:sz="0" w:space="0" w:color="auto"/>
                <w:bottom w:val="none" w:sz="0" w:space="0" w:color="auto"/>
                <w:right w:val="none" w:sz="0" w:space="0" w:color="auto"/>
              </w:divBdr>
            </w:div>
            <w:div w:id="580455596">
              <w:marLeft w:val="0"/>
              <w:marRight w:val="0"/>
              <w:marTop w:val="0"/>
              <w:marBottom w:val="0"/>
              <w:divBdr>
                <w:top w:val="none" w:sz="0" w:space="0" w:color="auto"/>
                <w:left w:val="none" w:sz="0" w:space="0" w:color="auto"/>
                <w:bottom w:val="none" w:sz="0" w:space="0" w:color="auto"/>
                <w:right w:val="none" w:sz="0" w:space="0" w:color="auto"/>
              </w:divBdr>
            </w:div>
            <w:div w:id="616369630">
              <w:marLeft w:val="0"/>
              <w:marRight w:val="0"/>
              <w:marTop w:val="0"/>
              <w:marBottom w:val="0"/>
              <w:divBdr>
                <w:top w:val="none" w:sz="0" w:space="0" w:color="auto"/>
                <w:left w:val="none" w:sz="0" w:space="0" w:color="auto"/>
                <w:bottom w:val="none" w:sz="0" w:space="0" w:color="auto"/>
                <w:right w:val="none" w:sz="0" w:space="0" w:color="auto"/>
              </w:divBdr>
            </w:div>
            <w:div w:id="452481666">
              <w:marLeft w:val="0"/>
              <w:marRight w:val="0"/>
              <w:marTop w:val="0"/>
              <w:marBottom w:val="0"/>
              <w:divBdr>
                <w:top w:val="none" w:sz="0" w:space="0" w:color="auto"/>
                <w:left w:val="none" w:sz="0" w:space="0" w:color="auto"/>
                <w:bottom w:val="none" w:sz="0" w:space="0" w:color="auto"/>
                <w:right w:val="none" w:sz="0" w:space="0" w:color="auto"/>
              </w:divBdr>
            </w:div>
            <w:div w:id="1424448202">
              <w:marLeft w:val="0"/>
              <w:marRight w:val="0"/>
              <w:marTop w:val="0"/>
              <w:marBottom w:val="0"/>
              <w:divBdr>
                <w:top w:val="none" w:sz="0" w:space="0" w:color="auto"/>
                <w:left w:val="none" w:sz="0" w:space="0" w:color="auto"/>
                <w:bottom w:val="none" w:sz="0" w:space="0" w:color="auto"/>
                <w:right w:val="none" w:sz="0" w:space="0" w:color="auto"/>
              </w:divBdr>
            </w:div>
            <w:div w:id="466631110">
              <w:marLeft w:val="0"/>
              <w:marRight w:val="0"/>
              <w:marTop w:val="0"/>
              <w:marBottom w:val="0"/>
              <w:divBdr>
                <w:top w:val="none" w:sz="0" w:space="0" w:color="auto"/>
                <w:left w:val="none" w:sz="0" w:space="0" w:color="auto"/>
                <w:bottom w:val="none" w:sz="0" w:space="0" w:color="auto"/>
                <w:right w:val="none" w:sz="0" w:space="0" w:color="auto"/>
              </w:divBdr>
            </w:div>
            <w:div w:id="1755785904">
              <w:marLeft w:val="0"/>
              <w:marRight w:val="0"/>
              <w:marTop w:val="0"/>
              <w:marBottom w:val="0"/>
              <w:divBdr>
                <w:top w:val="none" w:sz="0" w:space="0" w:color="auto"/>
                <w:left w:val="none" w:sz="0" w:space="0" w:color="auto"/>
                <w:bottom w:val="none" w:sz="0" w:space="0" w:color="auto"/>
                <w:right w:val="none" w:sz="0" w:space="0" w:color="auto"/>
              </w:divBdr>
            </w:div>
            <w:div w:id="1209606933">
              <w:marLeft w:val="0"/>
              <w:marRight w:val="0"/>
              <w:marTop w:val="0"/>
              <w:marBottom w:val="0"/>
              <w:divBdr>
                <w:top w:val="none" w:sz="0" w:space="0" w:color="auto"/>
                <w:left w:val="none" w:sz="0" w:space="0" w:color="auto"/>
                <w:bottom w:val="none" w:sz="0" w:space="0" w:color="auto"/>
                <w:right w:val="none" w:sz="0" w:space="0" w:color="auto"/>
              </w:divBdr>
            </w:div>
            <w:div w:id="1702046421">
              <w:marLeft w:val="0"/>
              <w:marRight w:val="0"/>
              <w:marTop w:val="0"/>
              <w:marBottom w:val="0"/>
              <w:divBdr>
                <w:top w:val="none" w:sz="0" w:space="0" w:color="auto"/>
                <w:left w:val="none" w:sz="0" w:space="0" w:color="auto"/>
                <w:bottom w:val="none" w:sz="0" w:space="0" w:color="auto"/>
                <w:right w:val="none" w:sz="0" w:space="0" w:color="auto"/>
              </w:divBdr>
            </w:div>
            <w:div w:id="1300838444">
              <w:marLeft w:val="0"/>
              <w:marRight w:val="0"/>
              <w:marTop w:val="0"/>
              <w:marBottom w:val="0"/>
              <w:divBdr>
                <w:top w:val="none" w:sz="0" w:space="0" w:color="auto"/>
                <w:left w:val="none" w:sz="0" w:space="0" w:color="auto"/>
                <w:bottom w:val="none" w:sz="0" w:space="0" w:color="auto"/>
                <w:right w:val="none" w:sz="0" w:space="0" w:color="auto"/>
              </w:divBdr>
            </w:div>
            <w:div w:id="240724847">
              <w:marLeft w:val="0"/>
              <w:marRight w:val="0"/>
              <w:marTop w:val="0"/>
              <w:marBottom w:val="0"/>
              <w:divBdr>
                <w:top w:val="none" w:sz="0" w:space="0" w:color="auto"/>
                <w:left w:val="none" w:sz="0" w:space="0" w:color="auto"/>
                <w:bottom w:val="none" w:sz="0" w:space="0" w:color="auto"/>
                <w:right w:val="none" w:sz="0" w:space="0" w:color="auto"/>
              </w:divBdr>
            </w:div>
            <w:div w:id="1370764918">
              <w:marLeft w:val="0"/>
              <w:marRight w:val="0"/>
              <w:marTop w:val="0"/>
              <w:marBottom w:val="0"/>
              <w:divBdr>
                <w:top w:val="none" w:sz="0" w:space="0" w:color="auto"/>
                <w:left w:val="none" w:sz="0" w:space="0" w:color="auto"/>
                <w:bottom w:val="none" w:sz="0" w:space="0" w:color="auto"/>
                <w:right w:val="none" w:sz="0" w:space="0" w:color="auto"/>
              </w:divBdr>
            </w:div>
            <w:div w:id="1596477264">
              <w:marLeft w:val="0"/>
              <w:marRight w:val="0"/>
              <w:marTop w:val="0"/>
              <w:marBottom w:val="0"/>
              <w:divBdr>
                <w:top w:val="none" w:sz="0" w:space="0" w:color="auto"/>
                <w:left w:val="none" w:sz="0" w:space="0" w:color="auto"/>
                <w:bottom w:val="none" w:sz="0" w:space="0" w:color="auto"/>
                <w:right w:val="none" w:sz="0" w:space="0" w:color="auto"/>
              </w:divBdr>
            </w:div>
            <w:div w:id="1654599998">
              <w:marLeft w:val="0"/>
              <w:marRight w:val="0"/>
              <w:marTop w:val="0"/>
              <w:marBottom w:val="0"/>
              <w:divBdr>
                <w:top w:val="none" w:sz="0" w:space="0" w:color="auto"/>
                <w:left w:val="none" w:sz="0" w:space="0" w:color="auto"/>
                <w:bottom w:val="none" w:sz="0" w:space="0" w:color="auto"/>
                <w:right w:val="none" w:sz="0" w:space="0" w:color="auto"/>
              </w:divBdr>
            </w:div>
            <w:div w:id="1092430284">
              <w:marLeft w:val="0"/>
              <w:marRight w:val="0"/>
              <w:marTop w:val="0"/>
              <w:marBottom w:val="0"/>
              <w:divBdr>
                <w:top w:val="none" w:sz="0" w:space="0" w:color="auto"/>
                <w:left w:val="none" w:sz="0" w:space="0" w:color="auto"/>
                <w:bottom w:val="none" w:sz="0" w:space="0" w:color="auto"/>
                <w:right w:val="none" w:sz="0" w:space="0" w:color="auto"/>
              </w:divBdr>
            </w:div>
            <w:div w:id="111048881">
              <w:marLeft w:val="0"/>
              <w:marRight w:val="0"/>
              <w:marTop w:val="0"/>
              <w:marBottom w:val="0"/>
              <w:divBdr>
                <w:top w:val="none" w:sz="0" w:space="0" w:color="auto"/>
                <w:left w:val="none" w:sz="0" w:space="0" w:color="auto"/>
                <w:bottom w:val="none" w:sz="0" w:space="0" w:color="auto"/>
                <w:right w:val="none" w:sz="0" w:space="0" w:color="auto"/>
              </w:divBdr>
            </w:div>
            <w:div w:id="932013611">
              <w:marLeft w:val="0"/>
              <w:marRight w:val="0"/>
              <w:marTop w:val="0"/>
              <w:marBottom w:val="0"/>
              <w:divBdr>
                <w:top w:val="none" w:sz="0" w:space="0" w:color="auto"/>
                <w:left w:val="none" w:sz="0" w:space="0" w:color="auto"/>
                <w:bottom w:val="none" w:sz="0" w:space="0" w:color="auto"/>
                <w:right w:val="none" w:sz="0" w:space="0" w:color="auto"/>
              </w:divBdr>
            </w:div>
            <w:div w:id="487288272">
              <w:marLeft w:val="0"/>
              <w:marRight w:val="0"/>
              <w:marTop w:val="0"/>
              <w:marBottom w:val="0"/>
              <w:divBdr>
                <w:top w:val="none" w:sz="0" w:space="0" w:color="auto"/>
                <w:left w:val="none" w:sz="0" w:space="0" w:color="auto"/>
                <w:bottom w:val="none" w:sz="0" w:space="0" w:color="auto"/>
                <w:right w:val="none" w:sz="0" w:space="0" w:color="auto"/>
              </w:divBdr>
            </w:div>
            <w:div w:id="1571618904">
              <w:marLeft w:val="0"/>
              <w:marRight w:val="0"/>
              <w:marTop w:val="0"/>
              <w:marBottom w:val="0"/>
              <w:divBdr>
                <w:top w:val="none" w:sz="0" w:space="0" w:color="auto"/>
                <w:left w:val="none" w:sz="0" w:space="0" w:color="auto"/>
                <w:bottom w:val="none" w:sz="0" w:space="0" w:color="auto"/>
                <w:right w:val="none" w:sz="0" w:space="0" w:color="auto"/>
              </w:divBdr>
            </w:div>
            <w:div w:id="1224413383">
              <w:marLeft w:val="0"/>
              <w:marRight w:val="0"/>
              <w:marTop w:val="0"/>
              <w:marBottom w:val="0"/>
              <w:divBdr>
                <w:top w:val="none" w:sz="0" w:space="0" w:color="auto"/>
                <w:left w:val="none" w:sz="0" w:space="0" w:color="auto"/>
                <w:bottom w:val="none" w:sz="0" w:space="0" w:color="auto"/>
                <w:right w:val="none" w:sz="0" w:space="0" w:color="auto"/>
              </w:divBdr>
            </w:div>
            <w:div w:id="722484855">
              <w:marLeft w:val="0"/>
              <w:marRight w:val="0"/>
              <w:marTop w:val="0"/>
              <w:marBottom w:val="0"/>
              <w:divBdr>
                <w:top w:val="none" w:sz="0" w:space="0" w:color="auto"/>
                <w:left w:val="none" w:sz="0" w:space="0" w:color="auto"/>
                <w:bottom w:val="none" w:sz="0" w:space="0" w:color="auto"/>
                <w:right w:val="none" w:sz="0" w:space="0" w:color="auto"/>
              </w:divBdr>
            </w:div>
            <w:div w:id="1835802440">
              <w:marLeft w:val="0"/>
              <w:marRight w:val="0"/>
              <w:marTop w:val="0"/>
              <w:marBottom w:val="0"/>
              <w:divBdr>
                <w:top w:val="none" w:sz="0" w:space="0" w:color="auto"/>
                <w:left w:val="none" w:sz="0" w:space="0" w:color="auto"/>
                <w:bottom w:val="none" w:sz="0" w:space="0" w:color="auto"/>
                <w:right w:val="none" w:sz="0" w:space="0" w:color="auto"/>
              </w:divBdr>
            </w:div>
            <w:div w:id="736319205">
              <w:marLeft w:val="0"/>
              <w:marRight w:val="0"/>
              <w:marTop w:val="0"/>
              <w:marBottom w:val="0"/>
              <w:divBdr>
                <w:top w:val="none" w:sz="0" w:space="0" w:color="auto"/>
                <w:left w:val="none" w:sz="0" w:space="0" w:color="auto"/>
                <w:bottom w:val="none" w:sz="0" w:space="0" w:color="auto"/>
                <w:right w:val="none" w:sz="0" w:space="0" w:color="auto"/>
              </w:divBdr>
            </w:div>
            <w:div w:id="630478593">
              <w:marLeft w:val="0"/>
              <w:marRight w:val="0"/>
              <w:marTop w:val="0"/>
              <w:marBottom w:val="0"/>
              <w:divBdr>
                <w:top w:val="none" w:sz="0" w:space="0" w:color="auto"/>
                <w:left w:val="none" w:sz="0" w:space="0" w:color="auto"/>
                <w:bottom w:val="none" w:sz="0" w:space="0" w:color="auto"/>
                <w:right w:val="none" w:sz="0" w:space="0" w:color="auto"/>
              </w:divBdr>
            </w:div>
            <w:div w:id="1639263251">
              <w:marLeft w:val="0"/>
              <w:marRight w:val="0"/>
              <w:marTop w:val="0"/>
              <w:marBottom w:val="0"/>
              <w:divBdr>
                <w:top w:val="none" w:sz="0" w:space="0" w:color="auto"/>
                <w:left w:val="none" w:sz="0" w:space="0" w:color="auto"/>
                <w:bottom w:val="none" w:sz="0" w:space="0" w:color="auto"/>
                <w:right w:val="none" w:sz="0" w:space="0" w:color="auto"/>
              </w:divBdr>
            </w:div>
            <w:div w:id="2063216285">
              <w:marLeft w:val="0"/>
              <w:marRight w:val="0"/>
              <w:marTop w:val="0"/>
              <w:marBottom w:val="0"/>
              <w:divBdr>
                <w:top w:val="none" w:sz="0" w:space="0" w:color="auto"/>
                <w:left w:val="none" w:sz="0" w:space="0" w:color="auto"/>
                <w:bottom w:val="none" w:sz="0" w:space="0" w:color="auto"/>
                <w:right w:val="none" w:sz="0" w:space="0" w:color="auto"/>
              </w:divBdr>
            </w:div>
            <w:div w:id="1472214939">
              <w:marLeft w:val="0"/>
              <w:marRight w:val="0"/>
              <w:marTop w:val="0"/>
              <w:marBottom w:val="0"/>
              <w:divBdr>
                <w:top w:val="none" w:sz="0" w:space="0" w:color="auto"/>
                <w:left w:val="none" w:sz="0" w:space="0" w:color="auto"/>
                <w:bottom w:val="none" w:sz="0" w:space="0" w:color="auto"/>
                <w:right w:val="none" w:sz="0" w:space="0" w:color="auto"/>
              </w:divBdr>
            </w:div>
            <w:div w:id="1578401517">
              <w:marLeft w:val="0"/>
              <w:marRight w:val="0"/>
              <w:marTop w:val="0"/>
              <w:marBottom w:val="0"/>
              <w:divBdr>
                <w:top w:val="none" w:sz="0" w:space="0" w:color="auto"/>
                <w:left w:val="none" w:sz="0" w:space="0" w:color="auto"/>
                <w:bottom w:val="none" w:sz="0" w:space="0" w:color="auto"/>
                <w:right w:val="none" w:sz="0" w:space="0" w:color="auto"/>
              </w:divBdr>
            </w:div>
            <w:div w:id="96828382">
              <w:marLeft w:val="0"/>
              <w:marRight w:val="0"/>
              <w:marTop w:val="0"/>
              <w:marBottom w:val="0"/>
              <w:divBdr>
                <w:top w:val="none" w:sz="0" w:space="0" w:color="auto"/>
                <w:left w:val="none" w:sz="0" w:space="0" w:color="auto"/>
                <w:bottom w:val="none" w:sz="0" w:space="0" w:color="auto"/>
                <w:right w:val="none" w:sz="0" w:space="0" w:color="auto"/>
              </w:divBdr>
            </w:div>
            <w:div w:id="803278926">
              <w:marLeft w:val="0"/>
              <w:marRight w:val="0"/>
              <w:marTop w:val="0"/>
              <w:marBottom w:val="0"/>
              <w:divBdr>
                <w:top w:val="none" w:sz="0" w:space="0" w:color="auto"/>
                <w:left w:val="none" w:sz="0" w:space="0" w:color="auto"/>
                <w:bottom w:val="none" w:sz="0" w:space="0" w:color="auto"/>
                <w:right w:val="none" w:sz="0" w:space="0" w:color="auto"/>
              </w:divBdr>
            </w:div>
            <w:div w:id="280190743">
              <w:marLeft w:val="0"/>
              <w:marRight w:val="0"/>
              <w:marTop w:val="0"/>
              <w:marBottom w:val="0"/>
              <w:divBdr>
                <w:top w:val="none" w:sz="0" w:space="0" w:color="auto"/>
                <w:left w:val="none" w:sz="0" w:space="0" w:color="auto"/>
                <w:bottom w:val="none" w:sz="0" w:space="0" w:color="auto"/>
                <w:right w:val="none" w:sz="0" w:space="0" w:color="auto"/>
              </w:divBdr>
            </w:div>
            <w:div w:id="645815640">
              <w:marLeft w:val="0"/>
              <w:marRight w:val="0"/>
              <w:marTop w:val="0"/>
              <w:marBottom w:val="0"/>
              <w:divBdr>
                <w:top w:val="none" w:sz="0" w:space="0" w:color="auto"/>
                <w:left w:val="none" w:sz="0" w:space="0" w:color="auto"/>
                <w:bottom w:val="none" w:sz="0" w:space="0" w:color="auto"/>
                <w:right w:val="none" w:sz="0" w:space="0" w:color="auto"/>
              </w:divBdr>
            </w:div>
            <w:div w:id="256794672">
              <w:marLeft w:val="0"/>
              <w:marRight w:val="0"/>
              <w:marTop w:val="0"/>
              <w:marBottom w:val="0"/>
              <w:divBdr>
                <w:top w:val="none" w:sz="0" w:space="0" w:color="auto"/>
                <w:left w:val="none" w:sz="0" w:space="0" w:color="auto"/>
                <w:bottom w:val="none" w:sz="0" w:space="0" w:color="auto"/>
                <w:right w:val="none" w:sz="0" w:space="0" w:color="auto"/>
              </w:divBdr>
            </w:div>
            <w:div w:id="742148128">
              <w:marLeft w:val="0"/>
              <w:marRight w:val="0"/>
              <w:marTop w:val="0"/>
              <w:marBottom w:val="0"/>
              <w:divBdr>
                <w:top w:val="none" w:sz="0" w:space="0" w:color="auto"/>
                <w:left w:val="none" w:sz="0" w:space="0" w:color="auto"/>
                <w:bottom w:val="none" w:sz="0" w:space="0" w:color="auto"/>
                <w:right w:val="none" w:sz="0" w:space="0" w:color="auto"/>
              </w:divBdr>
            </w:div>
            <w:div w:id="162934189">
              <w:marLeft w:val="0"/>
              <w:marRight w:val="0"/>
              <w:marTop w:val="0"/>
              <w:marBottom w:val="0"/>
              <w:divBdr>
                <w:top w:val="none" w:sz="0" w:space="0" w:color="auto"/>
                <w:left w:val="none" w:sz="0" w:space="0" w:color="auto"/>
                <w:bottom w:val="none" w:sz="0" w:space="0" w:color="auto"/>
                <w:right w:val="none" w:sz="0" w:space="0" w:color="auto"/>
              </w:divBdr>
            </w:div>
            <w:div w:id="1715810401">
              <w:marLeft w:val="0"/>
              <w:marRight w:val="0"/>
              <w:marTop w:val="0"/>
              <w:marBottom w:val="0"/>
              <w:divBdr>
                <w:top w:val="none" w:sz="0" w:space="0" w:color="auto"/>
                <w:left w:val="none" w:sz="0" w:space="0" w:color="auto"/>
                <w:bottom w:val="none" w:sz="0" w:space="0" w:color="auto"/>
                <w:right w:val="none" w:sz="0" w:space="0" w:color="auto"/>
              </w:divBdr>
            </w:div>
            <w:div w:id="387342669">
              <w:marLeft w:val="0"/>
              <w:marRight w:val="0"/>
              <w:marTop w:val="0"/>
              <w:marBottom w:val="0"/>
              <w:divBdr>
                <w:top w:val="none" w:sz="0" w:space="0" w:color="auto"/>
                <w:left w:val="none" w:sz="0" w:space="0" w:color="auto"/>
                <w:bottom w:val="none" w:sz="0" w:space="0" w:color="auto"/>
                <w:right w:val="none" w:sz="0" w:space="0" w:color="auto"/>
              </w:divBdr>
            </w:div>
            <w:div w:id="1656715153">
              <w:marLeft w:val="0"/>
              <w:marRight w:val="0"/>
              <w:marTop w:val="0"/>
              <w:marBottom w:val="0"/>
              <w:divBdr>
                <w:top w:val="none" w:sz="0" w:space="0" w:color="auto"/>
                <w:left w:val="none" w:sz="0" w:space="0" w:color="auto"/>
                <w:bottom w:val="none" w:sz="0" w:space="0" w:color="auto"/>
                <w:right w:val="none" w:sz="0" w:space="0" w:color="auto"/>
              </w:divBdr>
            </w:div>
            <w:div w:id="343828934">
              <w:marLeft w:val="0"/>
              <w:marRight w:val="0"/>
              <w:marTop w:val="0"/>
              <w:marBottom w:val="0"/>
              <w:divBdr>
                <w:top w:val="none" w:sz="0" w:space="0" w:color="auto"/>
                <w:left w:val="none" w:sz="0" w:space="0" w:color="auto"/>
                <w:bottom w:val="none" w:sz="0" w:space="0" w:color="auto"/>
                <w:right w:val="none" w:sz="0" w:space="0" w:color="auto"/>
              </w:divBdr>
            </w:div>
            <w:div w:id="18351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1393">
      <w:bodyDiv w:val="1"/>
      <w:marLeft w:val="0"/>
      <w:marRight w:val="0"/>
      <w:marTop w:val="0"/>
      <w:marBottom w:val="0"/>
      <w:divBdr>
        <w:top w:val="none" w:sz="0" w:space="0" w:color="auto"/>
        <w:left w:val="none" w:sz="0" w:space="0" w:color="auto"/>
        <w:bottom w:val="none" w:sz="0" w:space="0" w:color="auto"/>
        <w:right w:val="none" w:sz="0" w:space="0" w:color="auto"/>
      </w:divBdr>
    </w:div>
    <w:div w:id="691609616">
      <w:bodyDiv w:val="1"/>
      <w:marLeft w:val="0"/>
      <w:marRight w:val="0"/>
      <w:marTop w:val="0"/>
      <w:marBottom w:val="0"/>
      <w:divBdr>
        <w:top w:val="none" w:sz="0" w:space="0" w:color="auto"/>
        <w:left w:val="none" w:sz="0" w:space="0" w:color="auto"/>
        <w:bottom w:val="none" w:sz="0" w:space="0" w:color="auto"/>
        <w:right w:val="none" w:sz="0" w:space="0" w:color="auto"/>
      </w:divBdr>
      <w:divsChild>
        <w:div w:id="1178890686">
          <w:marLeft w:val="0"/>
          <w:marRight w:val="0"/>
          <w:marTop w:val="0"/>
          <w:marBottom w:val="0"/>
          <w:divBdr>
            <w:top w:val="none" w:sz="0" w:space="0" w:color="auto"/>
            <w:left w:val="none" w:sz="0" w:space="0" w:color="auto"/>
            <w:bottom w:val="none" w:sz="0" w:space="0" w:color="auto"/>
            <w:right w:val="none" w:sz="0" w:space="0" w:color="auto"/>
          </w:divBdr>
          <w:divsChild>
            <w:div w:id="1029525846">
              <w:marLeft w:val="0"/>
              <w:marRight w:val="0"/>
              <w:marTop w:val="0"/>
              <w:marBottom w:val="0"/>
              <w:divBdr>
                <w:top w:val="none" w:sz="0" w:space="0" w:color="auto"/>
                <w:left w:val="none" w:sz="0" w:space="0" w:color="auto"/>
                <w:bottom w:val="none" w:sz="0" w:space="0" w:color="auto"/>
                <w:right w:val="none" w:sz="0" w:space="0" w:color="auto"/>
              </w:divBdr>
            </w:div>
            <w:div w:id="2119448429">
              <w:marLeft w:val="0"/>
              <w:marRight w:val="0"/>
              <w:marTop w:val="0"/>
              <w:marBottom w:val="0"/>
              <w:divBdr>
                <w:top w:val="none" w:sz="0" w:space="0" w:color="auto"/>
                <w:left w:val="none" w:sz="0" w:space="0" w:color="auto"/>
                <w:bottom w:val="none" w:sz="0" w:space="0" w:color="auto"/>
                <w:right w:val="none" w:sz="0" w:space="0" w:color="auto"/>
              </w:divBdr>
            </w:div>
            <w:div w:id="1622372594">
              <w:marLeft w:val="0"/>
              <w:marRight w:val="0"/>
              <w:marTop w:val="0"/>
              <w:marBottom w:val="0"/>
              <w:divBdr>
                <w:top w:val="none" w:sz="0" w:space="0" w:color="auto"/>
                <w:left w:val="none" w:sz="0" w:space="0" w:color="auto"/>
                <w:bottom w:val="none" w:sz="0" w:space="0" w:color="auto"/>
                <w:right w:val="none" w:sz="0" w:space="0" w:color="auto"/>
              </w:divBdr>
            </w:div>
            <w:div w:id="578635890">
              <w:marLeft w:val="0"/>
              <w:marRight w:val="0"/>
              <w:marTop w:val="0"/>
              <w:marBottom w:val="0"/>
              <w:divBdr>
                <w:top w:val="none" w:sz="0" w:space="0" w:color="auto"/>
                <w:left w:val="none" w:sz="0" w:space="0" w:color="auto"/>
                <w:bottom w:val="none" w:sz="0" w:space="0" w:color="auto"/>
                <w:right w:val="none" w:sz="0" w:space="0" w:color="auto"/>
              </w:divBdr>
            </w:div>
            <w:div w:id="1651132820">
              <w:marLeft w:val="0"/>
              <w:marRight w:val="0"/>
              <w:marTop w:val="0"/>
              <w:marBottom w:val="0"/>
              <w:divBdr>
                <w:top w:val="none" w:sz="0" w:space="0" w:color="auto"/>
                <w:left w:val="none" w:sz="0" w:space="0" w:color="auto"/>
                <w:bottom w:val="none" w:sz="0" w:space="0" w:color="auto"/>
                <w:right w:val="none" w:sz="0" w:space="0" w:color="auto"/>
              </w:divBdr>
            </w:div>
            <w:div w:id="1065689481">
              <w:marLeft w:val="0"/>
              <w:marRight w:val="0"/>
              <w:marTop w:val="0"/>
              <w:marBottom w:val="0"/>
              <w:divBdr>
                <w:top w:val="none" w:sz="0" w:space="0" w:color="auto"/>
                <w:left w:val="none" w:sz="0" w:space="0" w:color="auto"/>
                <w:bottom w:val="none" w:sz="0" w:space="0" w:color="auto"/>
                <w:right w:val="none" w:sz="0" w:space="0" w:color="auto"/>
              </w:divBdr>
            </w:div>
            <w:div w:id="204828892">
              <w:marLeft w:val="0"/>
              <w:marRight w:val="0"/>
              <w:marTop w:val="0"/>
              <w:marBottom w:val="0"/>
              <w:divBdr>
                <w:top w:val="none" w:sz="0" w:space="0" w:color="auto"/>
                <w:left w:val="none" w:sz="0" w:space="0" w:color="auto"/>
                <w:bottom w:val="none" w:sz="0" w:space="0" w:color="auto"/>
                <w:right w:val="none" w:sz="0" w:space="0" w:color="auto"/>
              </w:divBdr>
            </w:div>
            <w:div w:id="1333025591">
              <w:marLeft w:val="0"/>
              <w:marRight w:val="0"/>
              <w:marTop w:val="0"/>
              <w:marBottom w:val="0"/>
              <w:divBdr>
                <w:top w:val="none" w:sz="0" w:space="0" w:color="auto"/>
                <w:left w:val="none" w:sz="0" w:space="0" w:color="auto"/>
                <w:bottom w:val="none" w:sz="0" w:space="0" w:color="auto"/>
                <w:right w:val="none" w:sz="0" w:space="0" w:color="auto"/>
              </w:divBdr>
            </w:div>
            <w:div w:id="1582986451">
              <w:marLeft w:val="0"/>
              <w:marRight w:val="0"/>
              <w:marTop w:val="0"/>
              <w:marBottom w:val="0"/>
              <w:divBdr>
                <w:top w:val="none" w:sz="0" w:space="0" w:color="auto"/>
                <w:left w:val="none" w:sz="0" w:space="0" w:color="auto"/>
                <w:bottom w:val="none" w:sz="0" w:space="0" w:color="auto"/>
                <w:right w:val="none" w:sz="0" w:space="0" w:color="auto"/>
              </w:divBdr>
            </w:div>
            <w:div w:id="1749837658">
              <w:marLeft w:val="0"/>
              <w:marRight w:val="0"/>
              <w:marTop w:val="0"/>
              <w:marBottom w:val="0"/>
              <w:divBdr>
                <w:top w:val="none" w:sz="0" w:space="0" w:color="auto"/>
                <w:left w:val="none" w:sz="0" w:space="0" w:color="auto"/>
                <w:bottom w:val="none" w:sz="0" w:space="0" w:color="auto"/>
                <w:right w:val="none" w:sz="0" w:space="0" w:color="auto"/>
              </w:divBdr>
            </w:div>
            <w:div w:id="121849261">
              <w:marLeft w:val="0"/>
              <w:marRight w:val="0"/>
              <w:marTop w:val="0"/>
              <w:marBottom w:val="0"/>
              <w:divBdr>
                <w:top w:val="none" w:sz="0" w:space="0" w:color="auto"/>
                <w:left w:val="none" w:sz="0" w:space="0" w:color="auto"/>
                <w:bottom w:val="none" w:sz="0" w:space="0" w:color="auto"/>
                <w:right w:val="none" w:sz="0" w:space="0" w:color="auto"/>
              </w:divBdr>
            </w:div>
            <w:div w:id="436827201">
              <w:marLeft w:val="0"/>
              <w:marRight w:val="0"/>
              <w:marTop w:val="0"/>
              <w:marBottom w:val="0"/>
              <w:divBdr>
                <w:top w:val="none" w:sz="0" w:space="0" w:color="auto"/>
                <w:left w:val="none" w:sz="0" w:space="0" w:color="auto"/>
                <w:bottom w:val="none" w:sz="0" w:space="0" w:color="auto"/>
                <w:right w:val="none" w:sz="0" w:space="0" w:color="auto"/>
              </w:divBdr>
            </w:div>
            <w:div w:id="6058188">
              <w:marLeft w:val="0"/>
              <w:marRight w:val="0"/>
              <w:marTop w:val="0"/>
              <w:marBottom w:val="0"/>
              <w:divBdr>
                <w:top w:val="none" w:sz="0" w:space="0" w:color="auto"/>
                <w:left w:val="none" w:sz="0" w:space="0" w:color="auto"/>
                <w:bottom w:val="none" w:sz="0" w:space="0" w:color="auto"/>
                <w:right w:val="none" w:sz="0" w:space="0" w:color="auto"/>
              </w:divBdr>
            </w:div>
            <w:div w:id="1815445196">
              <w:marLeft w:val="0"/>
              <w:marRight w:val="0"/>
              <w:marTop w:val="0"/>
              <w:marBottom w:val="0"/>
              <w:divBdr>
                <w:top w:val="none" w:sz="0" w:space="0" w:color="auto"/>
                <w:left w:val="none" w:sz="0" w:space="0" w:color="auto"/>
                <w:bottom w:val="none" w:sz="0" w:space="0" w:color="auto"/>
                <w:right w:val="none" w:sz="0" w:space="0" w:color="auto"/>
              </w:divBdr>
            </w:div>
            <w:div w:id="2130540761">
              <w:marLeft w:val="0"/>
              <w:marRight w:val="0"/>
              <w:marTop w:val="0"/>
              <w:marBottom w:val="0"/>
              <w:divBdr>
                <w:top w:val="none" w:sz="0" w:space="0" w:color="auto"/>
                <w:left w:val="none" w:sz="0" w:space="0" w:color="auto"/>
                <w:bottom w:val="none" w:sz="0" w:space="0" w:color="auto"/>
                <w:right w:val="none" w:sz="0" w:space="0" w:color="auto"/>
              </w:divBdr>
            </w:div>
            <w:div w:id="1249539504">
              <w:marLeft w:val="0"/>
              <w:marRight w:val="0"/>
              <w:marTop w:val="0"/>
              <w:marBottom w:val="0"/>
              <w:divBdr>
                <w:top w:val="none" w:sz="0" w:space="0" w:color="auto"/>
                <w:left w:val="none" w:sz="0" w:space="0" w:color="auto"/>
                <w:bottom w:val="none" w:sz="0" w:space="0" w:color="auto"/>
                <w:right w:val="none" w:sz="0" w:space="0" w:color="auto"/>
              </w:divBdr>
            </w:div>
            <w:div w:id="2048990416">
              <w:marLeft w:val="0"/>
              <w:marRight w:val="0"/>
              <w:marTop w:val="0"/>
              <w:marBottom w:val="0"/>
              <w:divBdr>
                <w:top w:val="none" w:sz="0" w:space="0" w:color="auto"/>
                <w:left w:val="none" w:sz="0" w:space="0" w:color="auto"/>
                <w:bottom w:val="none" w:sz="0" w:space="0" w:color="auto"/>
                <w:right w:val="none" w:sz="0" w:space="0" w:color="auto"/>
              </w:divBdr>
            </w:div>
            <w:div w:id="1782801593">
              <w:marLeft w:val="0"/>
              <w:marRight w:val="0"/>
              <w:marTop w:val="0"/>
              <w:marBottom w:val="0"/>
              <w:divBdr>
                <w:top w:val="none" w:sz="0" w:space="0" w:color="auto"/>
                <w:left w:val="none" w:sz="0" w:space="0" w:color="auto"/>
                <w:bottom w:val="none" w:sz="0" w:space="0" w:color="auto"/>
                <w:right w:val="none" w:sz="0" w:space="0" w:color="auto"/>
              </w:divBdr>
            </w:div>
            <w:div w:id="695689723">
              <w:marLeft w:val="0"/>
              <w:marRight w:val="0"/>
              <w:marTop w:val="0"/>
              <w:marBottom w:val="0"/>
              <w:divBdr>
                <w:top w:val="none" w:sz="0" w:space="0" w:color="auto"/>
                <w:left w:val="none" w:sz="0" w:space="0" w:color="auto"/>
                <w:bottom w:val="none" w:sz="0" w:space="0" w:color="auto"/>
                <w:right w:val="none" w:sz="0" w:space="0" w:color="auto"/>
              </w:divBdr>
            </w:div>
            <w:div w:id="114688150">
              <w:marLeft w:val="0"/>
              <w:marRight w:val="0"/>
              <w:marTop w:val="0"/>
              <w:marBottom w:val="0"/>
              <w:divBdr>
                <w:top w:val="none" w:sz="0" w:space="0" w:color="auto"/>
                <w:left w:val="none" w:sz="0" w:space="0" w:color="auto"/>
                <w:bottom w:val="none" w:sz="0" w:space="0" w:color="auto"/>
                <w:right w:val="none" w:sz="0" w:space="0" w:color="auto"/>
              </w:divBdr>
            </w:div>
            <w:div w:id="1915313349">
              <w:marLeft w:val="0"/>
              <w:marRight w:val="0"/>
              <w:marTop w:val="0"/>
              <w:marBottom w:val="0"/>
              <w:divBdr>
                <w:top w:val="none" w:sz="0" w:space="0" w:color="auto"/>
                <w:left w:val="none" w:sz="0" w:space="0" w:color="auto"/>
                <w:bottom w:val="none" w:sz="0" w:space="0" w:color="auto"/>
                <w:right w:val="none" w:sz="0" w:space="0" w:color="auto"/>
              </w:divBdr>
            </w:div>
            <w:div w:id="624696587">
              <w:marLeft w:val="0"/>
              <w:marRight w:val="0"/>
              <w:marTop w:val="0"/>
              <w:marBottom w:val="0"/>
              <w:divBdr>
                <w:top w:val="none" w:sz="0" w:space="0" w:color="auto"/>
                <w:left w:val="none" w:sz="0" w:space="0" w:color="auto"/>
                <w:bottom w:val="none" w:sz="0" w:space="0" w:color="auto"/>
                <w:right w:val="none" w:sz="0" w:space="0" w:color="auto"/>
              </w:divBdr>
            </w:div>
            <w:div w:id="776870924">
              <w:marLeft w:val="0"/>
              <w:marRight w:val="0"/>
              <w:marTop w:val="0"/>
              <w:marBottom w:val="0"/>
              <w:divBdr>
                <w:top w:val="none" w:sz="0" w:space="0" w:color="auto"/>
                <w:left w:val="none" w:sz="0" w:space="0" w:color="auto"/>
                <w:bottom w:val="none" w:sz="0" w:space="0" w:color="auto"/>
                <w:right w:val="none" w:sz="0" w:space="0" w:color="auto"/>
              </w:divBdr>
            </w:div>
            <w:div w:id="281963988">
              <w:marLeft w:val="0"/>
              <w:marRight w:val="0"/>
              <w:marTop w:val="0"/>
              <w:marBottom w:val="0"/>
              <w:divBdr>
                <w:top w:val="none" w:sz="0" w:space="0" w:color="auto"/>
                <w:left w:val="none" w:sz="0" w:space="0" w:color="auto"/>
                <w:bottom w:val="none" w:sz="0" w:space="0" w:color="auto"/>
                <w:right w:val="none" w:sz="0" w:space="0" w:color="auto"/>
              </w:divBdr>
            </w:div>
            <w:div w:id="195585168">
              <w:marLeft w:val="0"/>
              <w:marRight w:val="0"/>
              <w:marTop w:val="0"/>
              <w:marBottom w:val="0"/>
              <w:divBdr>
                <w:top w:val="none" w:sz="0" w:space="0" w:color="auto"/>
                <w:left w:val="none" w:sz="0" w:space="0" w:color="auto"/>
                <w:bottom w:val="none" w:sz="0" w:space="0" w:color="auto"/>
                <w:right w:val="none" w:sz="0" w:space="0" w:color="auto"/>
              </w:divBdr>
            </w:div>
            <w:div w:id="233470518">
              <w:marLeft w:val="0"/>
              <w:marRight w:val="0"/>
              <w:marTop w:val="0"/>
              <w:marBottom w:val="0"/>
              <w:divBdr>
                <w:top w:val="none" w:sz="0" w:space="0" w:color="auto"/>
                <w:left w:val="none" w:sz="0" w:space="0" w:color="auto"/>
                <w:bottom w:val="none" w:sz="0" w:space="0" w:color="auto"/>
                <w:right w:val="none" w:sz="0" w:space="0" w:color="auto"/>
              </w:divBdr>
            </w:div>
            <w:div w:id="639966818">
              <w:marLeft w:val="0"/>
              <w:marRight w:val="0"/>
              <w:marTop w:val="0"/>
              <w:marBottom w:val="0"/>
              <w:divBdr>
                <w:top w:val="none" w:sz="0" w:space="0" w:color="auto"/>
                <w:left w:val="none" w:sz="0" w:space="0" w:color="auto"/>
                <w:bottom w:val="none" w:sz="0" w:space="0" w:color="auto"/>
                <w:right w:val="none" w:sz="0" w:space="0" w:color="auto"/>
              </w:divBdr>
            </w:div>
            <w:div w:id="702553760">
              <w:marLeft w:val="0"/>
              <w:marRight w:val="0"/>
              <w:marTop w:val="0"/>
              <w:marBottom w:val="0"/>
              <w:divBdr>
                <w:top w:val="none" w:sz="0" w:space="0" w:color="auto"/>
                <w:left w:val="none" w:sz="0" w:space="0" w:color="auto"/>
                <w:bottom w:val="none" w:sz="0" w:space="0" w:color="auto"/>
                <w:right w:val="none" w:sz="0" w:space="0" w:color="auto"/>
              </w:divBdr>
            </w:div>
            <w:div w:id="1581214843">
              <w:marLeft w:val="0"/>
              <w:marRight w:val="0"/>
              <w:marTop w:val="0"/>
              <w:marBottom w:val="0"/>
              <w:divBdr>
                <w:top w:val="none" w:sz="0" w:space="0" w:color="auto"/>
                <w:left w:val="none" w:sz="0" w:space="0" w:color="auto"/>
                <w:bottom w:val="none" w:sz="0" w:space="0" w:color="auto"/>
                <w:right w:val="none" w:sz="0" w:space="0" w:color="auto"/>
              </w:divBdr>
            </w:div>
            <w:div w:id="1218324904">
              <w:marLeft w:val="0"/>
              <w:marRight w:val="0"/>
              <w:marTop w:val="0"/>
              <w:marBottom w:val="0"/>
              <w:divBdr>
                <w:top w:val="none" w:sz="0" w:space="0" w:color="auto"/>
                <w:left w:val="none" w:sz="0" w:space="0" w:color="auto"/>
                <w:bottom w:val="none" w:sz="0" w:space="0" w:color="auto"/>
                <w:right w:val="none" w:sz="0" w:space="0" w:color="auto"/>
              </w:divBdr>
            </w:div>
            <w:div w:id="357465816">
              <w:marLeft w:val="0"/>
              <w:marRight w:val="0"/>
              <w:marTop w:val="0"/>
              <w:marBottom w:val="0"/>
              <w:divBdr>
                <w:top w:val="none" w:sz="0" w:space="0" w:color="auto"/>
                <w:left w:val="none" w:sz="0" w:space="0" w:color="auto"/>
                <w:bottom w:val="none" w:sz="0" w:space="0" w:color="auto"/>
                <w:right w:val="none" w:sz="0" w:space="0" w:color="auto"/>
              </w:divBdr>
            </w:div>
            <w:div w:id="141377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40561">
      <w:bodyDiv w:val="1"/>
      <w:marLeft w:val="0"/>
      <w:marRight w:val="0"/>
      <w:marTop w:val="0"/>
      <w:marBottom w:val="0"/>
      <w:divBdr>
        <w:top w:val="none" w:sz="0" w:space="0" w:color="auto"/>
        <w:left w:val="none" w:sz="0" w:space="0" w:color="auto"/>
        <w:bottom w:val="none" w:sz="0" w:space="0" w:color="auto"/>
        <w:right w:val="none" w:sz="0" w:space="0" w:color="auto"/>
      </w:divBdr>
      <w:divsChild>
        <w:div w:id="118501477">
          <w:marLeft w:val="0"/>
          <w:marRight w:val="0"/>
          <w:marTop w:val="0"/>
          <w:marBottom w:val="0"/>
          <w:divBdr>
            <w:top w:val="none" w:sz="0" w:space="0" w:color="auto"/>
            <w:left w:val="none" w:sz="0" w:space="0" w:color="auto"/>
            <w:bottom w:val="none" w:sz="0" w:space="0" w:color="auto"/>
            <w:right w:val="none" w:sz="0" w:space="0" w:color="auto"/>
          </w:divBdr>
          <w:divsChild>
            <w:div w:id="1060401124">
              <w:marLeft w:val="0"/>
              <w:marRight w:val="0"/>
              <w:marTop w:val="0"/>
              <w:marBottom w:val="0"/>
              <w:divBdr>
                <w:top w:val="none" w:sz="0" w:space="0" w:color="auto"/>
                <w:left w:val="none" w:sz="0" w:space="0" w:color="auto"/>
                <w:bottom w:val="none" w:sz="0" w:space="0" w:color="auto"/>
                <w:right w:val="none" w:sz="0" w:space="0" w:color="auto"/>
              </w:divBdr>
            </w:div>
            <w:div w:id="758798058">
              <w:marLeft w:val="0"/>
              <w:marRight w:val="0"/>
              <w:marTop w:val="0"/>
              <w:marBottom w:val="0"/>
              <w:divBdr>
                <w:top w:val="none" w:sz="0" w:space="0" w:color="auto"/>
                <w:left w:val="none" w:sz="0" w:space="0" w:color="auto"/>
                <w:bottom w:val="none" w:sz="0" w:space="0" w:color="auto"/>
                <w:right w:val="none" w:sz="0" w:space="0" w:color="auto"/>
              </w:divBdr>
            </w:div>
            <w:div w:id="1643273669">
              <w:marLeft w:val="0"/>
              <w:marRight w:val="0"/>
              <w:marTop w:val="0"/>
              <w:marBottom w:val="0"/>
              <w:divBdr>
                <w:top w:val="none" w:sz="0" w:space="0" w:color="auto"/>
                <w:left w:val="none" w:sz="0" w:space="0" w:color="auto"/>
                <w:bottom w:val="none" w:sz="0" w:space="0" w:color="auto"/>
                <w:right w:val="none" w:sz="0" w:space="0" w:color="auto"/>
              </w:divBdr>
            </w:div>
            <w:div w:id="1881042564">
              <w:marLeft w:val="0"/>
              <w:marRight w:val="0"/>
              <w:marTop w:val="0"/>
              <w:marBottom w:val="0"/>
              <w:divBdr>
                <w:top w:val="none" w:sz="0" w:space="0" w:color="auto"/>
                <w:left w:val="none" w:sz="0" w:space="0" w:color="auto"/>
                <w:bottom w:val="none" w:sz="0" w:space="0" w:color="auto"/>
                <w:right w:val="none" w:sz="0" w:space="0" w:color="auto"/>
              </w:divBdr>
            </w:div>
            <w:div w:id="1677539441">
              <w:marLeft w:val="0"/>
              <w:marRight w:val="0"/>
              <w:marTop w:val="0"/>
              <w:marBottom w:val="0"/>
              <w:divBdr>
                <w:top w:val="none" w:sz="0" w:space="0" w:color="auto"/>
                <w:left w:val="none" w:sz="0" w:space="0" w:color="auto"/>
                <w:bottom w:val="none" w:sz="0" w:space="0" w:color="auto"/>
                <w:right w:val="none" w:sz="0" w:space="0" w:color="auto"/>
              </w:divBdr>
            </w:div>
            <w:div w:id="1898861487">
              <w:marLeft w:val="0"/>
              <w:marRight w:val="0"/>
              <w:marTop w:val="0"/>
              <w:marBottom w:val="0"/>
              <w:divBdr>
                <w:top w:val="none" w:sz="0" w:space="0" w:color="auto"/>
                <w:left w:val="none" w:sz="0" w:space="0" w:color="auto"/>
                <w:bottom w:val="none" w:sz="0" w:space="0" w:color="auto"/>
                <w:right w:val="none" w:sz="0" w:space="0" w:color="auto"/>
              </w:divBdr>
            </w:div>
            <w:div w:id="58597581">
              <w:marLeft w:val="0"/>
              <w:marRight w:val="0"/>
              <w:marTop w:val="0"/>
              <w:marBottom w:val="0"/>
              <w:divBdr>
                <w:top w:val="none" w:sz="0" w:space="0" w:color="auto"/>
                <w:left w:val="none" w:sz="0" w:space="0" w:color="auto"/>
                <w:bottom w:val="none" w:sz="0" w:space="0" w:color="auto"/>
                <w:right w:val="none" w:sz="0" w:space="0" w:color="auto"/>
              </w:divBdr>
            </w:div>
            <w:div w:id="1696492720">
              <w:marLeft w:val="0"/>
              <w:marRight w:val="0"/>
              <w:marTop w:val="0"/>
              <w:marBottom w:val="0"/>
              <w:divBdr>
                <w:top w:val="none" w:sz="0" w:space="0" w:color="auto"/>
                <w:left w:val="none" w:sz="0" w:space="0" w:color="auto"/>
                <w:bottom w:val="none" w:sz="0" w:space="0" w:color="auto"/>
                <w:right w:val="none" w:sz="0" w:space="0" w:color="auto"/>
              </w:divBdr>
            </w:div>
            <w:div w:id="964776720">
              <w:marLeft w:val="0"/>
              <w:marRight w:val="0"/>
              <w:marTop w:val="0"/>
              <w:marBottom w:val="0"/>
              <w:divBdr>
                <w:top w:val="none" w:sz="0" w:space="0" w:color="auto"/>
                <w:left w:val="none" w:sz="0" w:space="0" w:color="auto"/>
                <w:bottom w:val="none" w:sz="0" w:space="0" w:color="auto"/>
                <w:right w:val="none" w:sz="0" w:space="0" w:color="auto"/>
              </w:divBdr>
            </w:div>
            <w:div w:id="827018446">
              <w:marLeft w:val="0"/>
              <w:marRight w:val="0"/>
              <w:marTop w:val="0"/>
              <w:marBottom w:val="0"/>
              <w:divBdr>
                <w:top w:val="none" w:sz="0" w:space="0" w:color="auto"/>
                <w:left w:val="none" w:sz="0" w:space="0" w:color="auto"/>
                <w:bottom w:val="none" w:sz="0" w:space="0" w:color="auto"/>
                <w:right w:val="none" w:sz="0" w:space="0" w:color="auto"/>
              </w:divBdr>
            </w:div>
            <w:div w:id="146871559">
              <w:marLeft w:val="0"/>
              <w:marRight w:val="0"/>
              <w:marTop w:val="0"/>
              <w:marBottom w:val="0"/>
              <w:divBdr>
                <w:top w:val="none" w:sz="0" w:space="0" w:color="auto"/>
                <w:left w:val="none" w:sz="0" w:space="0" w:color="auto"/>
                <w:bottom w:val="none" w:sz="0" w:space="0" w:color="auto"/>
                <w:right w:val="none" w:sz="0" w:space="0" w:color="auto"/>
              </w:divBdr>
            </w:div>
            <w:div w:id="1108891468">
              <w:marLeft w:val="0"/>
              <w:marRight w:val="0"/>
              <w:marTop w:val="0"/>
              <w:marBottom w:val="0"/>
              <w:divBdr>
                <w:top w:val="none" w:sz="0" w:space="0" w:color="auto"/>
                <w:left w:val="none" w:sz="0" w:space="0" w:color="auto"/>
                <w:bottom w:val="none" w:sz="0" w:space="0" w:color="auto"/>
                <w:right w:val="none" w:sz="0" w:space="0" w:color="auto"/>
              </w:divBdr>
            </w:div>
            <w:div w:id="865296076">
              <w:marLeft w:val="0"/>
              <w:marRight w:val="0"/>
              <w:marTop w:val="0"/>
              <w:marBottom w:val="0"/>
              <w:divBdr>
                <w:top w:val="none" w:sz="0" w:space="0" w:color="auto"/>
                <w:left w:val="none" w:sz="0" w:space="0" w:color="auto"/>
                <w:bottom w:val="none" w:sz="0" w:space="0" w:color="auto"/>
                <w:right w:val="none" w:sz="0" w:space="0" w:color="auto"/>
              </w:divBdr>
            </w:div>
            <w:div w:id="1771582419">
              <w:marLeft w:val="0"/>
              <w:marRight w:val="0"/>
              <w:marTop w:val="0"/>
              <w:marBottom w:val="0"/>
              <w:divBdr>
                <w:top w:val="none" w:sz="0" w:space="0" w:color="auto"/>
                <w:left w:val="none" w:sz="0" w:space="0" w:color="auto"/>
                <w:bottom w:val="none" w:sz="0" w:space="0" w:color="auto"/>
                <w:right w:val="none" w:sz="0" w:space="0" w:color="auto"/>
              </w:divBdr>
            </w:div>
            <w:div w:id="823087676">
              <w:marLeft w:val="0"/>
              <w:marRight w:val="0"/>
              <w:marTop w:val="0"/>
              <w:marBottom w:val="0"/>
              <w:divBdr>
                <w:top w:val="none" w:sz="0" w:space="0" w:color="auto"/>
                <w:left w:val="none" w:sz="0" w:space="0" w:color="auto"/>
                <w:bottom w:val="none" w:sz="0" w:space="0" w:color="auto"/>
                <w:right w:val="none" w:sz="0" w:space="0" w:color="auto"/>
              </w:divBdr>
            </w:div>
            <w:div w:id="1932740930">
              <w:marLeft w:val="0"/>
              <w:marRight w:val="0"/>
              <w:marTop w:val="0"/>
              <w:marBottom w:val="0"/>
              <w:divBdr>
                <w:top w:val="none" w:sz="0" w:space="0" w:color="auto"/>
                <w:left w:val="none" w:sz="0" w:space="0" w:color="auto"/>
                <w:bottom w:val="none" w:sz="0" w:space="0" w:color="auto"/>
                <w:right w:val="none" w:sz="0" w:space="0" w:color="auto"/>
              </w:divBdr>
            </w:div>
            <w:div w:id="370963421">
              <w:marLeft w:val="0"/>
              <w:marRight w:val="0"/>
              <w:marTop w:val="0"/>
              <w:marBottom w:val="0"/>
              <w:divBdr>
                <w:top w:val="none" w:sz="0" w:space="0" w:color="auto"/>
                <w:left w:val="none" w:sz="0" w:space="0" w:color="auto"/>
                <w:bottom w:val="none" w:sz="0" w:space="0" w:color="auto"/>
                <w:right w:val="none" w:sz="0" w:space="0" w:color="auto"/>
              </w:divBdr>
            </w:div>
            <w:div w:id="425268247">
              <w:marLeft w:val="0"/>
              <w:marRight w:val="0"/>
              <w:marTop w:val="0"/>
              <w:marBottom w:val="0"/>
              <w:divBdr>
                <w:top w:val="none" w:sz="0" w:space="0" w:color="auto"/>
                <w:left w:val="none" w:sz="0" w:space="0" w:color="auto"/>
                <w:bottom w:val="none" w:sz="0" w:space="0" w:color="auto"/>
                <w:right w:val="none" w:sz="0" w:space="0" w:color="auto"/>
              </w:divBdr>
            </w:div>
            <w:div w:id="1171681839">
              <w:marLeft w:val="0"/>
              <w:marRight w:val="0"/>
              <w:marTop w:val="0"/>
              <w:marBottom w:val="0"/>
              <w:divBdr>
                <w:top w:val="none" w:sz="0" w:space="0" w:color="auto"/>
                <w:left w:val="none" w:sz="0" w:space="0" w:color="auto"/>
                <w:bottom w:val="none" w:sz="0" w:space="0" w:color="auto"/>
                <w:right w:val="none" w:sz="0" w:space="0" w:color="auto"/>
              </w:divBdr>
            </w:div>
            <w:div w:id="289097312">
              <w:marLeft w:val="0"/>
              <w:marRight w:val="0"/>
              <w:marTop w:val="0"/>
              <w:marBottom w:val="0"/>
              <w:divBdr>
                <w:top w:val="none" w:sz="0" w:space="0" w:color="auto"/>
                <w:left w:val="none" w:sz="0" w:space="0" w:color="auto"/>
                <w:bottom w:val="none" w:sz="0" w:space="0" w:color="auto"/>
                <w:right w:val="none" w:sz="0" w:space="0" w:color="auto"/>
              </w:divBdr>
            </w:div>
            <w:div w:id="5599800">
              <w:marLeft w:val="0"/>
              <w:marRight w:val="0"/>
              <w:marTop w:val="0"/>
              <w:marBottom w:val="0"/>
              <w:divBdr>
                <w:top w:val="none" w:sz="0" w:space="0" w:color="auto"/>
                <w:left w:val="none" w:sz="0" w:space="0" w:color="auto"/>
                <w:bottom w:val="none" w:sz="0" w:space="0" w:color="auto"/>
                <w:right w:val="none" w:sz="0" w:space="0" w:color="auto"/>
              </w:divBdr>
            </w:div>
            <w:div w:id="2061322701">
              <w:marLeft w:val="0"/>
              <w:marRight w:val="0"/>
              <w:marTop w:val="0"/>
              <w:marBottom w:val="0"/>
              <w:divBdr>
                <w:top w:val="none" w:sz="0" w:space="0" w:color="auto"/>
                <w:left w:val="none" w:sz="0" w:space="0" w:color="auto"/>
                <w:bottom w:val="none" w:sz="0" w:space="0" w:color="auto"/>
                <w:right w:val="none" w:sz="0" w:space="0" w:color="auto"/>
              </w:divBdr>
            </w:div>
            <w:div w:id="1216551928">
              <w:marLeft w:val="0"/>
              <w:marRight w:val="0"/>
              <w:marTop w:val="0"/>
              <w:marBottom w:val="0"/>
              <w:divBdr>
                <w:top w:val="none" w:sz="0" w:space="0" w:color="auto"/>
                <w:left w:val="none" w:sz="0" w:space="0" w:color="auto"/>
                <w:bottom w:val="none" w:sz="0" w:space="0" w:color="auto"/>
                <w:right w:val="none" w:sz="0" w:space="0" w:color="auto"/>
              </w:divBdr>
            </w:div>
            <w:div w:id="324087839">
              <w:marLeft w:val="0"/>
              <w:marRight w:val="0"/>
              <w:marTop w:val="0"/>
              <w:marBottom w:val="0"/>
              <w:divBdr>
                <w:top w:val="none" w:sz="0" w:space="0" w:color="auto"/>
                <w:left w:val="none" w:sz="0" w:space="0" w:color="auto"/>
                <w:bottom w:val="none" w:sz="0" w:space="0" w:color="auto"/>
                <w:right w:val="none" w:sz="0" w:space="0" w:color="auto"/>
              </w:divBdr>
            </w:div>
            <w:div w:id="678584063">
              <w:marLeft w:val="0"/>
              <w:marRight w:val="0"/>
              <w:marTop w:val="0"/>
              <w:marBottom w:val="0"/>
              <w:divBdr>
                <w:top w:val="none" w:sz="0" w:space="0" w:color="auto"/>
                <w:left w:val="none" w:sz="0" w:space="0" w:color="auto"/>
                <w:bottom w:val="none" w:sz="0" w:space="0" w:color="auto"/>
                <w:right w:val="none" w:sz="0" w:space="0" w:color="auto"/>
              </w:divBdr>
            </w:div>
            <w:div w:id="204101959">
              <w:marLeft w:val="0"/>
              <w:marRight w:val="0"/>
              <w:marTop w:val="0"/>
              <w:marBottom w:val="0"/>
              <w:divBdr>
                <w:top w:val="none" w:sz="0" w:space="0" w:color="auto"/>
                <w:left w:val="none" w:sz="0" w:space="0" w:color="auto"/>
                <w:bottom w:val="none" w:sz="0" w:space="0" w:color="auto"/>
                <w:right w:val="none" w:sz="0" w:space="0" w:color="auto"/>
              </w:divBdr>
            </w:div>
            <w:div w:id="437213734">
              <w:marLeft w:val="0"/>
              <w:marRight w:val="0"/>
              <w:marTop w:val="0"/>
              <w:marBottom w:val="0"/>
              <w:divBdr>
                <w:top w:val="none" w:sz="0" w:space="0" w:color="auto"/>
                <w:left w:val="none" w:sz="0" w:space="0" w:color="auto"/>
                <w:bottom w:val="none" w:sz="0" w:space="0" w:color="auto"/>
                <w:right w:val="none" w:sz="0" w:space="0" w:color="auto"/>
              </w:divBdr>
            </w:div>
            <w:div w:id="2089768634">
              <w:marLeft w:val="0"/>
              <w:marRight w:val="0"/>
              <w:marTop w:val="0"/>
              <w:marBottom w:val="0"/>
              <w:divBdr>
                <w:top w:val="none" w:sz="0" w:space="0" w:color="auto"/>
                <w:left w:val="none" w:sz="0" w:space="0" w:color="auto"/>
                <w:bottom w:val="none" w:sz="0" w:space="0" w:color="auto"/>
                <w:right w:val="none" w:sz="0" w:space="0" w:color="auto"/>
              </w:divBdr>
            </w:div>
            <w:div w:id="1137183947">
              <w:marLeft w:val="0"/>
              <w:marRight w:val="0"/>
              <w:marTop w:val="0"/>
              <w:marBottom w:val="0"/>
              <w:divBdr>
                <w:top w:val="none" w:sz="0" w:space="0" w:color="auto"/>
                <w:left w:val="none" w:sz="0" w:space="0" w:color="auto"/>
                <w:bottom w:val="none" w:sz="0" w:space="0" w:color="auto"/>
                <w:right w:val="none" w:sz="0" w:space="0" w:color="auto"/>
              </w:divBdr>
            </w:div>
            <w:div w:id="1278290550">
              <w:marLeft w:val="0"/>
              <w:marRight w:val="0"/>
              <w:marTop w:val="0"/>
              <w:marBottom w:val="0"/>
              <w:divBdr>
                <w:top w:val="none" w:sz="0" w:space="0" w:color="auto"/>
                <w:left w:val="none" w:sz="0" w:space="0" w:color="auto"/>
                <w:bottom w:val="none" w:sz="0" w:space="0" w:color="auto"/>
                <w:right w:val="none" w:sz="0" w:space="0" w:color="auto"/>
              </w:divBdr>
            </w:div>
            <w:div w:id="171377623">
              <w:marLeft w:val="0"/>
              <w:marRight w:val="0"/>
              <w:marTop w:val="0"/>
              <w:marBottom w:val="0"/>
              <w:divBdr>
                <w:top w:val="none" w:sz="0" w:space="0" w:color="auto"/>
                <w:left w:val="none" w:sz="0" w:space="0" w:color="auto"/>
                <w:bottom w:val="none" w:sz="0" w:space="0" w:color="auto"/>
                <w:right w:val="none" w:sz="0" w:space="0" w:color="auto"/>
              </w:divBdr>
            </w:div>
            <w:div w:id="1620380315">
              <w:marLeft w:val="0"/>
              <w:marRight w:val="0"/>
              <w:marTop w:val="0"/>
              <w:marBottom w:val="0"/>
              <w:divBdr>
                <w:top w:val="none" w:sz="0" w:space="0" w:color="auto"/>
                <w:left w:val="none" w:sz="0" w:space="0" w:color="auto"/>
                <w:bottom w:val="none" w:sz="0" w:space="0" w:color="auto"/>
                <w:right w:val="none" w:sz="0" w:space="0" w:color="auto"/>
              </w:divBdr>
            </w:div>
            <w:div w:id="1425760604">
              <w:marLeft w:val="0"/>
              <w:marRight w:val="0"/>
              <w:marTop w:val="0"/>
              <w:marBottom w:val="0"/>
              <w:divBdr>
                <w:top w:val="none" w:sz="0" w:space="0" w:color="auto"/>
                <w:left w:val="none" w:sz="0" w:space="0" w:color="auto"/>
                <w:bottom w:val="none" w:sz="0" w:space="0" w:color="auto"/>
                <w:right w:val="none" w:sz="0" w:space="0" w:color="auto"/>
              </w:divBdr>
            </w:div>
            <w:div w:id="514810145">
              <w:marLeft w:val="0"/>
              <w:marRight w:val="0"/>
              <w:marTop w:val="0"/>
              <w:marBottom w:val="0"/>
              <w:divBdr>
                <w:top w:val="none" w:sz="0" w:space="0" w:color="auto"/>
                <w:left w:val="none" w:sz="0" w:space="0" w:color="auto"/>
                <w:bottom w:val="none" w:sz="0" w:space="0" w:color="auto"/>
                <w:right w:val="none" w:sz="0" w:space="0" w:color="auto"/>
              </w:divBdr>
            </w:div>
            <w:div w:id="1558204963">
              <w:marLeft w:val="0"/>
              <w:marRight w:val="0"/>
              <w:marTop w:val="0"/>
              <w:marBottom w:val="0"/>
              <w:divBdr>
                <w:top w:val="none" w:sz="0" w:space="0" w:color="auto"/>
                <w:left w:val="none" w:sz="0" w:space="0" w:color="auto"/>
                <w:bottom w:val="none" w:sz="0" w:space="0" w:color="auto"/>
                <w:right w:val="none" w:sz="0" w:space="0" w:color="auto"/>
              </w:divBdr>
            </w:div>
            <w:div w:id="771824332">
              <w:marLeft w:val="0"/>
              <w:marRight w:val="0"/>
              <w:marTop w:val="0"/>
              <w:marBottom w:val="0"/>
              <w:divBdr>
                <w:top w:val="none" w:sz="0" w:space="0" w:color="auto"/>
                <w:left w:val="none" w:sz="0" w:space="0" w:color="auto"/>
                <w:bottom w:val="none" w:sz="0" w:space="0" w:color="auto"/>
                <w:right w:val="none" w:sz="0" w:space="0" w:color="auto"/>
              </w:divBdr>
            </w:div>
            <w:div w:id="482358358">
              <w:marLeft w:val="0"/>
              <w:marRight w:val="0"/>
              <w:marTop w:val="0"/>
              <w:marBottom w:val="0"/>
              <w:divBdr>
                <w:top w:val="none" w:sz="0" w:space="0" w:color="auto"/>
                <w:left w:val="none" w:sz="0" w:space="0" w:color="auto"/>
                <w:bottom w:val="none" w:sz="0" w:space="0" w:color="auto"/>
                <w:right w:val="none" w:sz="0" w:space="0" w:color="auto"/>
              </w:divBdr>
            </w:div>
            <w:div w:id="1824855277">
              <w:marLeft w:val="0"/>
              <w:marRight w:val="0"/>
              <w:marTop w:val="0"/>
              <w:marBottom w:val="0"/>
              <w:divBdr>
                <w:top w:val="none" w:sz="0" w:space="0" w:color="auto"/>
                <w:left w:val="none" w:sz="0" w:space="0" w:color="auto"/>
                <w:bottom w:val="none" w:sz="0" w:space="0" w:color="auto"/>
                <w:right w:val="none" w:sz="0" w:space="0" w:color="auto"/>
              </w:divBdr>
            </w:div>
            <w:div w:id="1155099647">
              <w:marLeft w:val="0"/>
              <w:marRight w:val="0"/>
              <w:marTop w:val="0"/>
              <w:marBottom w:val="0"/>
              <w:divBdr>
                <w:top w:val="none" w:sz="0" w:space="0" w:color="auto"/>
                <w:left w:val="none" w:sz="0" w:space="0" w:color="auto"/>
                <w:bottom w:val="none" w:sz="0" w:space="0" w:color="auto"/>
                <w:right w:val="none" w:sz="0" w:space="0" w:color="auto"/>
              </w:divBdr>
            </w:div>
            <w:div w:id="864245867">
              <w:marLeft w:val="0"/>
              <w:marRight w:val="0"/>
              <w:marTop w:val="0"/>
              <w:marBottom w:val="0"/>
              <w:divBdr>
                <w:top w:val="none" w:sz="0" w:space="0" w:color="auto"/>
                <w:left w:val="none" w:sz="0" w:space="0" w:color="auto"/>
                <w:bottom w:val="none" w:sz="0" w:space="0" w:color="auto"/>
                <w:right w:val="none" w:sz="0" w:space="0" w:color="auto"/>
              </w:divBdr>
            </w:div>
            <w:div w:id="811875338">
              <w:marLeft w:val="0"/>
              <w:marRight w:val="0"/>
              <w:marTop w:val="0"/>
              <w:marBottom w:val="0"/>
              <w:divBdr>
                <w:top w:val="none" w:sz="0" w:space="0" w:color="auto"/>
                <w:left w:val="none" w:sz="0" w:space="0" w:color="auto"/>
                <w:bottom w:val="none" w:sz="0" w:space="0" w:color="auto"/>
                <w:right w:val="none" w:sz="0" w:space="0" w:color="auto"/>
              </w:divBdr>
            </w:div>
            <w:div w:id="1660385173">
              <w:marLeft w:val="0"/>
              <w:marRight w:val="0"/>
              <w:marTop w:val="0"/>
              <w:marBottom w:val="0"/>
              <w:divBdr>
                <w:top w:val="none" w:sz="0" w:space="0" w:color="auto"/>
                <w:left w:val="none" w:sz="0" w:space="0" w:color="auto"/>
                <w:bottom w:val="none" w:sz="0" w:space="0" w:color="auto"/>
                <w:right w:val="none" w:sz="0" w:space="0" w:color="auto"/>
              </w:divBdr>
            </w:div>
            <w:div w:id="1067991281">
              <w:marLeft w:val="0"/>
              <w:marRight w:val="0"/>
              <w:marTop w:val="0"/>
              <w:marBottom w:val="0"/>
              <w:divBdr>
                <w:top w:val="none" w:sz="0" w:space="0" w:color="auto"/>
                <w:left w:val="none" w:sz="0" w:space="0" w:color="auto"/>
                <w:bottom w:val="none" w:sz="0" w:space="0" w:color="auto"/>
                <w:right w:val="none" w:sz="0" w:space="0" w:color="auto"/>
              </w:divBdr>
            </w:div>
            <w:div w:id="186141238">
              <w:marLeft w:val="0"/>
              <w:marRight w:val="0"/>
              <w:marTop w:val="0"/>
              <w:marBottom w:val="0"/>
              <w:divBdr>
                <w:top w:val="none" w:sz="0" w:space="0" w:color="auto"/>
                <w:left w:val="none" w:sz="0" w:space="0" w:color="auto"/>
                <w:bottom w:val="none" w:sz="0" w:space="0" w:color="auto"/>
                <w:right w:val="none" w:sz="0" w:space="0" w:color="auto"/>
              </w:divBdr>
            </w:div>
            <w:div w:id="231815201">
              <w:marLeft w:val="0"/>
              <w:marRight w:val="0"/>
              <w:marTop w:val="0"/>
              <w:marBottom w:val="0"/>
              <w:divBdr>
                <w:top w:val="none" w:sz="0" w:space="0" w:color="auto"/>
                <w:left w:val="none" w:sz="0" w:space="0" w:color="auto"/>
                <w:bottom w:val="none" w:sz="0" w:space="0" w:color="auto"/>
                <w:right w:val="none" w:sz="0" w:space="0" w:color="auto"/>
              </w:divBdr>
            </w:div>
            <w:div w:id="1738170096">
              <w:marLeft w:val="0"/>
              <w:marRight w:val="0"/>
              <w:marTop w:val="0"/>
              <w:marBottom w:val="0"/>
              <w:divBdr>
                <w:top w:val="none" w:sz="0" w:space="0" w:color="auto"/>
                <w:left w:val="none" w:sz="0" w:space="0" w:color="auto"/>
                <w:bottom w:val="none" w:sz="0" w:space="0" w:color="auto"/>
                <w:right w:val="none" w:sz="0" w:space="0" w:color="auto"/>
              </w:divBdr>
            </w:div>
            <w:div w:id="868370093">
              <w:marLeft w:val="0"/>
              <w:marRight w:val="0"/>
              <w:marTop w:val="0"/>
              <w:marBottom w:val="0"/>
              <w:divBdr>
                <w:top w:val="none" w:sz="0" w:space="0" w:color="auto"/>
                <w:left w:val="none" w:sz="0" w:space="0" w:color="auto"/>
                <w:bottom w:val="none" w:sz="0" w:space="0" w:color="auto"/>
                <w:right w:val="none" w:sz="0" w:space="0" w:color="auto"/>
              </w:divBdr>
            </w:div>
            <w:div w:id="1905871035">
              <w:marLeft w:val="0"/>
              <w:marRight w:val="0"/>
              <w:marTop w:val="0"/>
              <w:marBottom w:val="0"/>
              <w:divBdr>
                <w:top w:val="none" w:sz="0" w:space="0" w:color="auto"/>
                <w:left w:val="none" w:sz="0" w:space="0" w:color="auto"/>
                <w:bottom w:val="none" w:sz="0" w:space="0" w:color="auto"/>
                <w:right w:val="none" w:sz="0" w:space="0" w:color="auto"/>
              </w:divBdr>
            </w:div>
            <w:div w:id="1069881360">
              <w:marLeft w:val="0"/>
              <w:marRight w:val="0"/>
              <w:marTop w:val="0"/>
              <w:marBottom w:val="0"/>
              <w:divBdr>
                <w:top w:val="none" w:sz="0" w:space="0" w:color="auto"/>
                <w:left w:val="none" w:sz="0" w:space="0" w:color="auto"/>
                <w:bottom w:val="none" w:sz="0" w:space="0" w:color="auto"/>
                <w:right w:val="none" w:sz="0" w:space="0" w:color="auto"/>
              </w:divBdr>
            </w:div>
            <w:div w:id="996420941">
              <w:marLeft w:val="0"/>
              <w:marRight w:val="0"/>
              <w:marTop w:val="0"/>
              <w:marBottom w:val="0"/>
              <w:divBdr>
                <w:top w:val="none" w:sz="0" w:space="0" w:color="auto"/>
                <w:left w:val="none" w:sz="0" w:space="0" w:color="auto"/>
                <w:bottom w:val="none" w:sz="0" w:space="0" w:color="auto"/>
                <w:right w:val="none" w:sz="0" w:space="0" w:color="auto"/>
              </w:divBdr>
            </w:div>
            <w:div w:id="1884367217">
              <w:marLeft w:val="0"/>
              <w:marRight w:val="0"/>
              <w:marTop w:val="0"/>
              <w:marBottom w:val="0"/>
              <w:divBdr>
                <w:top w:val="none" w:sz="0" w:space="0" w:color="auto"/>
                <w:left w:val="none" w:sz="0" w:space="0" w:color="auto"/>
                <w:bottom w:val="none" w:sz="0" w:space="0" w:color="auto"/>
                <w:right w:val="none" w:sz="0" w:space="0" w:color="auto"/>
              </w:divBdr>
            </w:div>
            <w:div w:id="1688631288">
              <w:marLeft w:val="0"/>
              <w:marRight w:val="0"/>
              <w:marTop w:val="0"/>
              <w:marBottom w:val="0"/>
              <w:divBdr>
                <w:top w:val="none" w:sz="0" w:space="0" w:color="auto"/>
                <w:left w:val="none" w:sz="0" w:space="0" w:color="auto"/>
                <w:bottom w:val="none" w:sz="0" w:space="0" w:color="auto"/>
                <w:right w:val="none" w:sz="0" w:space="0" w:color="auto"/>
              </w:divBdr>
            </w:div>
            <w:div w:id="355742155">
              <w:marLeft w:val="0"/>
              <w:marRight w:val="0"/>
              <w:marTop w:val="0"/>
              <w:marBottom w:val="0"/>
              <w:divBdr>
                <w:top w:val="none" w:sz="0" w:space="0" w:color="auto"/>
                <w:left w:val="none" w:sz="0" w:space="0" w:color="auto"/>
                <w:bottom w:val="none" w:sz="0" w:space="0" w:color="auto"/>
                <w:right w:val="none" w:sz="0" w:space="0" w:color="auto"/>
              </w:divBdr>
            </w:div>
            <w:div w:id="1144858801">
              <w:marLeft w:val="0"/>
              <w:marRight w:val="0"/>
              <w:marTop w:val="0"/>
              <w:marBottom w:val="0"/>
              <w:divBdr>
                <w:top w:val="none" w:sz="0" w:space="0" w:color="auto"/>
                <w:left w:val="none" w:sz="0" w:space="0" w:color="auto"/>
                <w:bottom w:val="none" w:sz="0" w:space="0" w:color="auto"/>
                <w:right w:val="none" w:sz="0" w:space="0" w:color="auto"/>
              </w:divBdr>
            </w:div>
            <w:div w:id="514267803">
              <w:marLeft w:val="0"/>
              <w:marRight w:val="0"/>
              <w:marTop w:val="0"/>
              <w:marBottom w:val="0"/>
              <w:divBdr>
                <w:top w:val="none" w:sz="0" w:space="0" w:color="auto"/>
                <w:left w:val="none" w:sz="0" w:space="0" w:color="auto"/>
                <w:bottom w:val="none" w:sz="0" w:space="0" w:color="auto"/>
                <w:right w:val="none" w:sz="0" w:space="0" w:color="auto"/>
              </w:divBdr>
            </w:div>
            <w:div w:id="1125931173">
              <w:marLeft w:val="0"/>
              <w:marRight w:val="0"/>
              <w:marTop w:val="0"/>
              <w:marBottom w:val="0"/>
              <w:divBdr>
                <w:top w:val="none" w:sz="0" w:space="0" w:color="auto"/>
                <w:left w:val="none" w:sz="0" w:space="0" w:color="auto"/>
                <w:bottom w:val="none" w:sz="0" w:space="0" w:color="auto"/>
                <w:right w:val="none" w:sz="0" w:space="0" w:color="auto"/>
              </w:divBdr>
            </w:div>
            <w:div w:id="1621302500">
              <w:marLeft w:val="0"/>
              <w:marRight w:val="0"/>
              <w:marTop w:val="0"/>
              <w:marBottom w:val="0"/>
              <w:divBdr>
                <w:top w:val="none" w:sz="0" w:space="0" w:color="auto"/>
                <w:left w:val="none" w:sz="0" w:space="0" w:color="auto"/>
                <w:bottom w:val="none" w:sz="0" w:space="0" w:color="auto"/>
                <w:right w:val="none" w:sz="0" w:space="0" w:color="auto"/>
              </w:divBdr>
            </w:div>
            <w:div w:id="1485662649">
              <w:marLeft w:val="0"/>
              <w:marRight w:val="0"/>
              <w:marTop w:val="0"/>
              <w:marBottom w:val="0"/>
              <w:divBdr>
                <w:top w:val="none" w:sz="0" w:space="0" w:color="auto"/>
                <w:left w:val="none" w:sz="0" w:space="0" w:color="auto"/>
                <w:bottom w:val="none" w:sz="0" w:space="0" w:color="auto"/>
                <w:right w:val="none" w:sz="0" w:space="0" w:color="auto"/>
              </w:divBdr>
            </w:div>
            <w:div w:id="167916196">
              <w:marLeft w:val="0"/>
              <w:marRight w:val="0"/>
              <w:marTop w:val="0"/>
              <w:marBottom w:val="0"/>
              <w:divBdr>
                <w:top w:val="none" w:sz="0" w:space="0" w:color="auto"/>
                <w:left w:val="none" w:sz="0" w:space="0" w:color="auto"/>
                <w:bottom w:val="none" w:sz="0" w:space="0" w:color="auto"/>
                <w:right w:val="none" w:sz="0" w:space="0" w:color="auto"/>
              </w:divBdr>
            </w:div>
            <w:div w:id="1700200940">
              <w:marLeft w:val="0"/>
              <w:marRight w:val="0"/>
              <w:marTop w:val="0"/>
              <w:marBottom w:val="0"/>
              <w:divBdr>
                <w:top w:val="none" w:sz="0" w:space="0" w:color="auto"/>
                <w:left w:val="none" w:sz="0" w:space="0" w:color="auto"/>
                <w:bottom w:val="none" w:sz="0" w:space="0" w:color="auto"/>
                <w:right w:val="none" w:sz="0" w:space="0" w:color="auto"/>
              </w:divBdr>
            </w:div>
            <w:div w:id="1186672154">
              <w:marLeft w:val="0"/>
              <w:marRight w:val="0"/>
              <w:marTop w:val="0"/>
              <w:marBottom w:val="0"/>
              <w:divBdr>
                <w:top w:val="none" w:sz="0" w:space="0" w:color="auto"/>
                <w:left w:val="none" w:sz="0" w:space="0" w:color="auto"/>
                <w:bottom w:val="none" w:sz="0" w:space="0" w:color="auto"/>
                <w:right w:val="none" w:sz="0" w:space="0" w:color="auto"/>
              </w:divBdr>
            </w:div>
            <w:div w:id="1122652375">
              <w:marLeft w:val="0"/>
              <w:marRight w:val="0"/>
              <w:marTop w:val="0"/>
              <w:marBottom w:val="0"/>
              <w:divBdr>
                <w:top w:val="none" w:sz="0" w:space="0" w:color="auto"/>
                <w:left w:val="none" w:sz="0" w:space="0" w:color="auto"/>
                <w:bottom w:val="none" w:sz="0" w:space="0" w:color="auto"/>
                <w:right w:val="none" w:sz="0" w:space="0" w:color="auto"/>
              </w:divBdr>
            </w:div>
            <w:div w:id="1823768259">
              <w:marLeft w:val="0"/>
              <w:marRight w:val="0"/>
              <w:marTop w:val="0"/>
              <w:marBottom w:val="0"/>
              <w:divBdr>
                <w:top w:val="none" w:sz="0" w:space="0" w:color="auto"/>
                <w:left w:val="none" w:sz="0" w:space="0" w:color="auto"/>
                <w:bottom w:val="none" w:sz="0" w:space="0" w:color="auto"/>
                <w:right w:val="none" w:sz="0" w:space="0" w:color="auto"/>
              </w:divBdr>
            </w:div>
            <w:div w:id="721561592">
              <w:marLeft w:val="0"/>
              <w:marRight w:val="0"/>
              <w:marTop w:val="0"/>
              <w:marBottom w:val="0"/>
              <w:divBdr>
                <w:top w:val="none" w:sz="0" w:space="0" w:color="auto"/>
                <w:left w:val="none" w:sz="0" w:space="0" w:color="auto"/>
                <w:bottom w:val="none" w:sz="0" w:space="0" w:color="auto"/>
                <w:right w:val="none" w:sz="0" w:space="0" w:color="auto"/>
              </w:divBdr>
            </w:div>
            <w:div w:id="1758095403">
              <w:marLeft w:val="0"/>
              <w:marRight w:val="0"/>
              <w:marTop w:val="0"/>
              <w:marBottom w:val="0"/>
              <w:divBdr>
                <w:top w:val="none" w:sz="0" w:space="0" w:color="auto"/>
                <w:left w:val="none" w:sz="0" w:space="0" w:color="auto"/>
                <w:bottom w:val="none" w:sz="0" w:space="0" w:color="auto"/>
                <w:right w:val="none" w:sz="0" w:space="0" w:color="auto"/>
              </w:divBdr>
            </w:div>
            <w:div w:id="1368792049">
              <w:marLeft w:val="0"/>
              <w:marRight w:val="0"/>
              <w:marTop w:val="0"/>
              <w:marBottom w:val="0"/>
              <w:divBdr>
                <w:top w:val="none" w:sz="0" w:space="0" w:color="auto"/>
                <w:left w:val="none" w:sz="0" w:space="0" w:color="auto"/>
                <w:bottom w:val="none" w:sz="0" w:space="0" w:color="auto"/>
                <w:right w:val="none" w:sz="0" w:space="0" w:color="auto"/>
              </w:divBdr>
            </w:div>
            <w:div w:id="51272274">
              <w:marLeft w:val="0"/>
              <w:marRight w:val="0"/>
              <w:marTop w:val="0"/>
              <w:marBottom w:val="0"/>
              <w:divBdr>
                <w:top w:val="none" w:sz="0" w:space="0" w:color="auto"/>
                <w:left w:val="none" w:sz="0" w:space="0" w:color="auto"/>
                <w:bottom w:val="none" w:sz="0" w:space="0" w:color="auto"/>
                <w:right w:val="none" w:sz="0" w:space="0" w:color="auto"/>
              </w:divBdr>
            </w:div>
            <w:div w:id="777801388">
              <w:marLeft w:val="0"/>
              <w:marRight w:val="0"/>
              <w:marTop w:val="0"/>
              <w:marBottom w:val="0"/>
              <w:divBdr>
                <w:top w:val="none" w:sz="0" w:space="0" w:color="auto"/>
                <w:left w:val="none" w:sz="0" w:space="0" w:color="auto"/>
                <w:bottom w:val="none" w:sz="0" w:space="0" w:color="auto"/>
                <w:right w:val="none" w:sz="0" w:space="0" w:color="auto"/>
              </w:divBdr>
            </w:div>
            <w:div w:id="1260798154">
              <w:marLeft w:val="0"/>
              <w:marRight w:val="0"/>
              <w:marTop w:val="0"/>
              <w:marBottom w:val="0"/>
              <w:divBdr>
                <w:top w:val="none" w:sz="0" w:space="0" w:color="auto"/>
                <w:left w:val="none" w:sz="0" w:space="0" w:color="auto"/>
                <w:bottom w:val="none" w:sz="0" w:space="0" w:color="auto"/>
                <w:right w:val="none" w:sz="0" w:space="0" w:color="auto"/>
              </w:divBdr>
            </w:div>
            <w:div w:id="710692826">
              <w:marLeft w:val="0"/>
              <w:marRight w:val="0"/>
              <w:marTop w:val="0"/>
              <w:marBottom w:val="0"/>
              <w:divBdr>
                <w:top w:val="none" w:sz="0" w:space="0" w:color="auto"/>
                <w:left w:val="none" w:sz="0" w:space="0" w:color="auto"/>
                <w:bottom w:val="none" w:sz="0" w:space="0" w:color="auto"/>
                <w:right w:val="none" w:sz="0" w:space="0" w:color="auto"/>
              </w:divBdr>
            </w:div>
            <w:div w:id="2032223773">
              <w:marLeft w:val="0"/>
              <w:marRight w:val="0"/>
              <w:marTop w:val="0"/>
              <w:marBottom w:val="0"/>
              <w:divBdr>
                <w:top w:val="none" w:sz="0" w:space="0" w:color="auto"/>
                <w:left w:val="none" w:sz="0" w:space="0" w:color="auto"/>
                <w:bottom w:val="none" w:sz="0" w:space="0" w:color="auto"/>
                <w:right w:val="none" w:sz="0" w:space="0" w:color="auto"/>
              </w:divBdr>
            </w:div>
            <w:div w:id="1688672608">
              <w:marLeft w:val="0"/>
              <w:marRight w:val="0"/>
              <w:marTop w:val="0"/>
              <w:marBottom w:val="0"/>
              <w:divBdr>
                <w:top w:val="none" w:sz="0" w:space="0" w:color="auto"/>
                <w:left w:val="none" w:sz="0" w:space="0" w:color="auto"/>
                <w:bottom w:val="none" w:sz="0" w:space="0" w:color="auto"/>
                <w:right w:val="none" w:sz="0" w:space="0" w:color="auto"/>
              </w:divBdr>
            </w:div>
            <w:div w:id="61607221">
              <w:marLeft w:val="0"/>
              <w:marRight w:val="0"/>
              <w:marTop w:val="0"/>
              <w:marBottom w:val="0"/>
              <w:divBdr>
                <w:top w:val="none" w:sz="0" w:space="0" w:color="auto"/>
                <w:left w:val="none" w:sz="0" w:space="0" w:color="auto"/>
                <w:bottom w:val="none" w:sz="0" w:space="0" w:color="auto"/>
                <w:right w:val="none" w:sz="0" w:space="0" w:color="auto"/>
              </w:divBdr>
            </w:div>
            <w:div w:id="1127041035">
              <w:marLeft w:val="0"/>
              <w:marRight w:val="0"/>
              <w:marTop w:val="0"/>
              <w:marBottom w:val="0"/>
              <w:divBdr>
                <w:top w:val="none" w:sz="0" w:space="0" w:color="auto"/>
                <w:left w:val="none" w:sz="0" w:space="0" w:color="auto"/>
                <w:bottom w:val="none" w:sz="0" w:space="0" w:color="auto"/>
                <w:right w:val="none" w:sz="0" w:space="0" w:color="auto"/>
              </w:divBdr>
            </w:div>
            <w:div w:id="1901671590">
              <w:marLeft w:val="0"/>
              <w:marRight w:val="0"/>
              <w:marTop w:val="0"/>
              <w:marBottom w:val="0"/>
              <w:divBdr>
                <w:top w:val="none" w:sz="0" w:space="0" w:color="auto"/>
                <w:left w:val="none" w:sz="0" w:space="0" w:color="auto"/>
                <w:bottom w:val="none" w:sz="0" w:space="0" w:color="auto"/>
                <w:right w:val="none" w:sz="0" w:space="0" w:color="auto"/>
              </w:divBdr>
            </w:div>
            <w:div w:id="1716464586">
              <w:marLeft w:val="0"/>
              <w:marRight w:val="0"/>
              <w:marTop w:val="0"/>
              <w:marBottom w:val="0"/>
              <w:divBdr>
                <w:top w:val="none" w:sz="0" w:space="0" w:color="auto"/>
                <w:left w:val="none" w:sz="0" w:space="0" w:color="auto"/>
                <w:bottom w:val="none" w:sz="0" w:space="0" w:color="auto"/>
                <w:right w:val="none" w:sz="0" w:space="0" w:color="auto"/>
              </w:divBdr>
            </w:div>
            <w:div w:id="2047750314">
              <w:marLeft w:val="0"/>
              <w:marRight w:val="0"/>
              <w:marTop w:val="0"/>
              <w:marBottom w:val="0"/>
              <w:divBdr>
                <w:top w:val="none" w:sz="0" w:space="0" w:color="auto"/>
                <w:left w:val="none" w:sz="0" w:space="0" w:color="auto"/>
                <w:bottom w:val="none" w:sz="0" w:space="0" w:color="auto"/>
                <w:right w:val="none" w:sz="0" w:space="0" w:color="auto"/>
              </w:divBdr>
            </w:div>
            <w:div w:id="1999723386">
              <w:marLeft w:val="0"/>
              <w:marRight w:val="0"/>
              <w:marTop w:val="0"/>
              <w:marBottom w:val="0"/>
              <w:divBdr>
                <w:top w:val="none" w:sz="0" w:space="0" w:color="auto"/>
                <w:left w:val="none" w:sz="0" w:space="0" w:color="auto"/>
                <w:bottom w:val="none" w:sz="0" w:space="0" w:color="auto"/>
                <w:right w:val="none" w:sz="0" w:space="0" w:color="auto"/>
              </w:divBdr>
            </w:div>
            <w:div w:id="15742714">
              <w:marLeft w:val="0"/>
              <w:marRight w:val="0"/>
              <w:marTop w:val="0"/>
              <w:marBottom w:val="0"/>
              <w:divBdr>
                <w:top w:val="none" w:sz="0" w:space="0" w:color="auto"/>
                <w:left w:val="none" w:sz="0" w:space="0" w:color="auto"/>
                <w:bottom w:val="none" w:sz="0" w:space="0" w:color="auto"/>
                <w:right w:val="none" w:sz="0" w:space="0" w:color="auto"/>
              </w:divBdr>
            </w:div>
            <w:div w:id="946892839">
              <w:marLeft w:val="0"/>
              <w:marRight w:val="0"/>
              <w:marTop w:val="0"/>
              <w:marBottom w:val="0"/>
              <w:divBdr>
                <w:top w:val="none" w:sz="0" w:space="0" w:color="auto"/>
                <w:left w:val="none" w:sz="0" w:space="0" w:color="auto"/>
                <w:bottom w:val="none" w:sz="0" w:space="0" w:color="auto"/>
                <w:right w:val="none" w:sz="0" w:space="0" w:color="auto"/>
              </w:divBdr>
            </w:div>
            <w:div w:id="875123149">
              <w:marLeft w:val="0"/>
              <w:marRight w:val="0"/>
              <w:marTop w:val="0"/>
              <w:marBottom w:val="0"/>
              <w:divBdr>
                <w:top w:val="none" w:sz="0" w:space="0" w:color="auto"/>
                <w:left w:val="none" w:sz="0" w:space="0" w:color="auto"/>
                <w:bottom w:val="none" w:sz="0" w:space="0" w:color="auto"/>
                <w:right w:val="none" w:sz="0" w:space="0" w:color="auto"/>
              </w:divBdr>
            </w:div>
            <w:div w:id="1264652287">
              <w:marLeft w:val="0"/>
              <w:marRight w:val="0"/>
              <w:marTop w:val="0"/>
              <w:marBottom w:val="0"/>
              <w:divBdr>
                <w:top w:val="none" w:sz="0" w:space="0" w:color="auto"/>
                <w:left w:val="none" w:sz="0" w:space="0" w:color="auto"/>
                <w:bottom w:val="none" w:sz="0" w:space="0" w:color="auto"/>
                <w:right w:val="none" w:sz="0" w:space="0" w:color="auto"/>
              </w:divBdr>
            </w:div>
            <w:div w:id="628173603">
              <w:marLeft w:val="0"/>
              <w:marRight w:val="0"/>
              <w:marTop w:val="0"/>
              <w:marBottom w:val="0"/>
              <w:divBdr>
                <w:top w:val="none" w:sz="0" w:space="0" w:color="auto"/>
                <w:left w:val="none" w:sz="0" w:space="0" w:color="auto"/>
                <w:bottom w:val="none" w:sz="0" w:space="0" w:color="auto"/>
                <w:right w:val="none" w:sz="0" w:space="0" w:color="auto"/>
              </w:divBdr>
            </w:div>
            <w:div w:id="1744991465">
              <w:marLeft w:val="0"/>
              <w:marRight w:val="0"/>
              <w:marTop w:val="0"/>
              <w:marBottom w:val="0"/>
              <w:divBdr>
                <w:top w:val="none" w:sz="0" w:space="0" w:color="auto"/>
                <w:left w:val="none" w:sz="0" w:space="0" w:color="auto"/>
                <w:bottom w:val="none" w:sz="0" w:space="0" w:color="auto"/>
                <w:right w:val="none" w:sz="0" w:space="0" w:color="auto"/>
              </w:divBdr>
            </w:div>
            <w:div w:id="1116169821">
              <w:marLeft w:val="0"/>
              <w:marRight w:val="0"/>
              <w:marTop w:val="0"/>
              <w:marBottom w:val="0"/>
              <w:divBdr>
                <w:top w:val="none" w:sz="0" w:space="0" w:color="auto"/>
                <w:left w:val="none" w:sz="0" w:space="0" w:color="auto"/>
                <w:bottom w:val="none" w:sz="0" w:space="0" w:color="auto"/>
                <w:right w:val="none" w:sz="0" w:space="0" w:color="auto"/>
              </w:divBdr>
            </w:div>
            <w:div w:id="309674177">
              <w:marLeft w:val="0"/>
              <w:marRight w:val="0"/>
              <w:marTop w:val="0"/>
              <w:marBottom w:val="0"/>
              <w:divBdr>
                <w:top w:val="none" w:sz="0" w:space="0" w:color="auto"/>
                <w:left w:val="none" w:sz="0" w:space="0" w:color="auto"/>
                <w:bottom w:val="none" w:sz="0" w:space="0" w:color="auto"/>
                <w:right w:val="none" w:sz="0" w:space="0" w:color="auto"/>
              </w:divBdr>
            </w:div>
            <w:div w:id="1467041338">
              <w:marLeft w:val="0"/>
              <w:marRight w:val="0"/>
              <w:marTop w:val="0"/>
              <w:marBottom w:val="0"/>
              <w:divBdr>
                <w:top w:val="none" w:sz="0" w:space="0" w:color="auto"/>
                <w:left w:val="none" w:sz="0" w:space="0" w:color="auto"/>
                <w:bottom w:val="none" w:sz="0" w:space="0" w:color="auto"/>
                <w:right w:val="none" w:sz="0" w:space="0" w:color="auto"/>
              </w:divBdr>
            </w:div>
            <w:div w:id="830365526">
              <w:marLeft w:val="0"/>
              <w:marRight w:val="0"/>
              <w:marTop w:val="0"/>
              <w:marBottom w:val="0"/>
              <w:divBdr>
                <w:top w:val="none" w:sz="0" w:space="0" w:color="auto"/>
                <w:left w:val="none" w:sz="0" w:space="0" w:color="auto"/>
                <w:bottom w:val="none" w:sz="0" w:space="0" w:color="auto"/>
                <w:right w:val="none" w:sz="0" w:space="0" w:color="auto"/>
              </w:divBdr>
            </w:div>
            <w:div w:id="17659636">
              <w:marLeft w:val="0"/>
              <w:marRight w:val="0"/>
              <w:marTop w:val="0"/>
              <w:marBottom w:val="0"/>
              <w:divBdr>
                <w:top w:val="none" w:sz="0" w:space="0" w:color="auto"/>
                <w:left w:val="none" w:sz="0" w:space="0" w:color="auto"/>
                <w:bottom w:val="none" w:sz="0" w:space="0" w:color="auto"/>
                <w:right w:val="none" w:sz="0" w:space="0" w:color="auto"/>
              </w:divBdr>
            </w:div>
            <w:div w:id="453211963">
              <w:marLeft w:val="0"/>
              <w:marRight w:val="0"/>
              <w:marTop w:val="0"/>
              <w:marBottom w:val="0"/>
              <w:divBdr>
                <w:top w:val="none" w:sz="0" w:space="0" w:color="auto"/>
                <w:left w:val="none" w:sz="0" w:space="0" w:color="auto"/>
                <w:bottom w:val="none" w:sz="0" w:space="0" w:color="auto"/>
                <w:right w:val="none" w:sz="0" w:space="0" w:color="auto"/>
              </w:divBdr>
            </w:div>
            <w:div w:id="1114398971">
              <w:marLeft w:val="0"/>
              <w:marRight w:val="0"/>
              <w:marTop w:val="0"/>
              <w:marBottom w:val="0"/>
              <w:divBdr>
                <w:top w:val="none" w:sz="0" w:space="0" w:color="auto"/>
                <w:left w:val="none" w:sz="0" w:space="0" w:color="auto"/>
                <w:bottom w:val="none" w:sz="0" w:space="0" w:color="auto"/>
                <w:right w:val="none" w:sz="0" w:space="0" w:color="auto"/>
              </w:divBdr>
            </w:div>
            <w:div w:id="800731117">
              <w:marLeft w:val="0"/>
              <w:marRight w:val="0"/>
              <w:marTop w:val="0"/>
              <w:marBottom w:val="0"/>
              <w:divBdr>
                <w:top w:val="none" w:sz="0" w:space="0" w:color="auto"/>
                <w:left w:val="none" w:sz="0" w:space="0" w:color="auto"/>
                <w:bottom w:val="none" w:sz="0" w:space="0" w:color="auto"/>
                <w:right w:val="none" w:sz="0" w:space="0" w:color="auto"/>
              </w:divBdr>
            </w:div>
            <w:div w:id="879053522">
              <w:marLeft w:val="0"/>
              <w:marRight w:val="0"/>
              <w:marTop w:val="0"/>
              <w:marBottom w:val="0"/>
              <w:divBdr>
                <w:top w:val="none" w:sz="0" w:space="0" w:color="auto"/>
                <w:left w:val="none" w:sz="0" w:space="0" w:color="auto"/>
                <w:bottom w:val="none" w:sz="0" w:space="0" w:color="auto"/>
                <w:right w:val="none" w:sz="0" w:space="0" w:color="auto"/>
              </w:divBdr>
            </w:div>
            <w:div w:id="2092389705">
              <w:marLeft w:val="0"/>
              <w:marRight w:val="0"/>
              <w:marTop w:val="0"/>
              <w:marBottom w:val="0"/>
              <w:divBdr>
                <w:top w:val="none" w:sz="0" w:space="0" w:color="auto"/>
                <w:left w:val="none" w:sz="0" w:space="0" w:color="auto"/>
                <w:bottom w:val="none" w:sz="0" w:space="0" w:color="auto"/>
                <w:right w:val="none" w:sz="0" w:space="0" w:color="auto"/>
              </w:divBdr>
            </w:div>
            <w:div w:id="60373117">
              <w:marLeft w:val="0"/>
              <w:marRight w:val="0"/>
              <w:marTop w:val="0"/>
              <w:marBottom w:val="0"/>
              <w:divBdr>
                <w:top w:val="none" w:sz="0" w:space="0" w:color="auto"/>
                <w:left w:val="none" w:sz="0" w:space="0" w:color="auto"/>
                <w:bottom w:val="none" w:sz="0" w:space="0" w:color="auto"/>
                <w:right w:val="none" w:sz="0" w:space="0" w:color="auto"/>
              </w:divBdr>
            </w:div>
            <w:div w:id="780880636">
              <w:marLeft w:val="0"/>
              <w:marRight w:val="0"/>
              <w:marTop w:val="0"/>
              <w:marBottom w:val="0"/>
              <w:divBdr>
                <w:top w:val="none" w:sz="0" w:space="0" w:color="auto"/>
                <w:left w:val="none" w:sz="0" w:space="0" w:color="auto"/>
                <w:bottom w:val="none" w:sz="0" w:space="0" w:color="auto"/>
                <w:right w:val="none" w:sz="0" w:space="0" w:color="auto"/>
              </w:divBdr>
            </w:div>
            <w:div w:id="879513282">
              <w:marLeft w:val="0"/>
              <w:marRight w:val="0"/>
              <w:marTop w:val="0"/>
              <w:marBottom w:val="0"/>
              <w:divBdr>
                <w:top w:val="none" w:sz="0" w:space="0" w:color="auto"/>
                <w:left w:val="none" w:sz="0" w:space="0" w:color="auto"/>
                <w:bottom w:val="none" w:sz="0" w:space="0" w:color="auto"/>
                <w:right w:val="none" w:sz="0" w:space="0" w:color="auto"/>
              </w:divBdr>
            </w:div>
            <w:div w:id="2096777071">
              <w:marLeft w:val="0"/>
              <w:marRight w:val="0"/>
              <w:marTop w:val="0"/>
              <w:marBottom w:val="0"/>
              <w:divBdr>
                <w:top w:val="none" w:sz="0" w:space="0" w:color="auto"/>
                <w:left w:val="none" w:sz="0" w:space="0" w:color="auto"/>
                <w:bottom w:val="none" w:sz="0" w:space="0" w:color="auto"/>
                <w:right w:val="none" w:sz="0" w:space="0" w:color="auto"/>
              </w:divBdr>
            </w:div>
            <w:div w:id="2118717191">
              <w:marLeft w:val="0"/>
              <w:marRight w:val="0"/>
              <w:marTop w:val="0"/>
              <w:marBottom w:val="0"/>
              <w:divBdr>
                <w:top w:val="none" w:sz="0" w:space="0" w:color="auto"/>
                <w:left w:val="none" w:sz="0" w:space="0" w:color="auto"/>
                <w:bottom w:val="none" w:sz="0" w:space="0" w:color="auto"/>
                <w:right w:val="none" w:sz="0" w:space="0" w:color="auto"/>
              </w:divBdr>
            </w:div>
            <w:div w:id="506484878">
              <w:marLeft w:val="0"/>
              <w:marRight w:val="0"/>
              <w:marTop w:val="0"/>
              <w:marBottom w:val="0"/>
              <w:divBdr>
                <w:top w:val="none" w:sz="0" w:space="0" w:color="auto"/>
                <w:left w:val="none" w:sz="0" w:space="0" w:color="auto"/>
                <w:bottom w:val="none" w:sz="0" w:space="0" w:color="auto"/>
                <w:right w:val="none" w:sz="0" w:space="0" w:color="auto"/>
              </w:divBdr>
            </w:div>
            <w:div w:id="1832403385">
              <w:marLeft w:val="0"/>
              <w:marRight w:val="0"/>
              <w:marTop w:val="0"/>
              <w:marBottom w:val="0"/>
              <w:divBdr>
                <w:top w:val="none" w:sz="0" w:space="0" w:color="auto"/>
                <w:left w:val="none" w:sz="0" w:space="0" w:color="auto"/>
                <w:bottom w:val="none" w:sz="0" w:space="0" w:color="auto"/>
                <w:right w:val="none" w:sz="0" w:space="0" w:color="auto"/>
              </w:divBdr>
            </w:div>
            <w:div w:id="38212449">
              <w:marLeft w:val="0"/>
              <w:marRight w:val="0"/>
              <w:marTop w:val="0"/>
              <w:marBottom w:val="0"/>
              <w:divBdr>
                <w:top w:val="none" w:sz="0" w:space="0" w:color="auto"/>
                <w:left w:val="none" w:sz="0" w:space="0" w:color="auto"/>
                <w:bottom w:val="none" w:sz="0" w:space="0" w:color="auto"/>
                <w:right w:val="none" w:sz="0" w:space="0" w:color="auto"/>
              </w:divBdr>
            </w:div>
            <w:div w:id="1858932697">
              <w:marLeft w:val="0"/>
              <w:marRight w:val="0"/>
              <w:marTop w:val="0"/>
              <w:marBottom w:val="0"/>
              <w:divBdr>
                <w:top w:val="none" w:sz="0" w:space="0" w:color="auto"/>
                <w:left w:val="none" w:sz="0" w:space="0" w:color="auto"/>
                <w:bottom w:val="none" w:sz="0" w:space="0" w:color="auto"/>
                <w:right w:val="none" w:sz="0" w:space="0" w:color="auto"/>
              </w:divBdr>
            </w:div>
            <w:div w:id="299190571">
              <w:marLeft w:val="0"/>
              <w:marRight w:val="0"/>
              <w:marTop w:val="0"/>
              <w:marBottom w:val="0"/>
              <w:divBdr>
                <w:top w:val="none" w:sz="0" w:space="0" w:color="auto"/>
                <w:left w:val="none" w:sz="0" w:space="0" w:color="auto"/>
                <w:bottom w:val="none" w:sz="0" w:space="0" w:color="auto"/>
                <w:right w:val="none" w:sz="0" w:space="0" w:color="auto"/>
              </w:divBdr>
            </w:div>
            <w:div w:id="571623338">
              <w:marLeft w:val="0"/>
              <w:marRight w:val="0"/>
              <w:marTop w:val="0"/>
              <w:marBottom w:val="0"/>
              <w:divBdr>
                <w:top w:val="none" w:sz="0" w:space="0" w:color="auto"/>
                <w:left w:val="none" w:sz="0" w:space="0" w:color="auto"/>
                <w:bottom w:val="none" w:sz="0" w:space="0" w:color="auto"/>
                <w:right w:val="none" w:sz="0" w:space="0" w:color="auto"/>
              </w:divBdr>
            </w:div>
            <w:div w:id="14088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71115">
      <w:bodyDiv w:val="1"/>
      <w:marLeft w:val="0"/>
      <w:marRight w:val="0"/>
      <w:marTop w:val="0"/>
      <w:marBottom w:val="0"/>
      <w:divBdr>
        <w:top w:val="none" w:sz="0" w:space="0" w:color="auto"/>
        <w:left w:val="none" w:sz="0" w:space="0" w:color="auto"/>
        <w:bottom w:val="none" w:sz="0" w:space="0" w:color="auto"/>
        <w:right w:val="none" w:sz="0" w:space="0" w:color="auto"/>
      </w:divBdr>
      <w:divsChild>
        <w:div w:id="1656177173">
          <w:marLeft w:val="0"/>
          <w:marRight w:val="0"/>
          <w:marTop w:val="0"/>
          <w:marBottom w:val="0"/>
          <w:divBdr>
            <w:top w:val="none" w:sz="0" w:space="0" w:color="auto"/>
            <w:left w:val="none" w:sz="0" w:space="0" w:color="auto"/>
            <w:bottom w:val="none" w:sz="0" w:space="0" w:color="auto"/>
            <w:right w:val="none" w:sz="0" w:space="0" w:color="auto"/>
          </w:divBdr>
          <w:divsChild>
            <w:div w:id="813331889">
              <w:marLeft w:val="0"/>
              <w:marRight w:val="0"/>
              <w:marTop w:val="0"/>
              <w:marBottom w:val="0"/>
              <w:divBdr>
                <w:top w:val="none" w:sz="0" w:space="0" w:color="auto"/>
                <w:left w:val="none" w:sz="0" w:space="0" w:color="auto"/>
                <w:bottom w:val="none" w:sz="0" w:space="0" w:color="auto"/>
                <w:right w:val="none" w:sz="0" w:space="0" w:color="auto"/>
              </w:divBdr>
            </w:div>
            <w:div w:id="1153134758">
              <w:marLeft w:val="0"/>
              <w:marRight w:val="0"/>
              <w:marTop w:val="0"/>
              <w:marBottom w:val="0"/>
              <w:divBdr>
                <w:top w:val="none" w:sz="0" w:space="0" w:color="auto"/>
                <w:left w:val="none" w:sz="0" w:space="0" w:color="auto"/>
                <w:bottom w:val="none" w:sz="0" w:space="0" w:color="auto"/>
                <w:right w:val="none" w:sz="0" w:space="0" w:color="auto"/>
              </w:divBdr>
            </w:div>
            <w:div w:id="1215461210">
              <w:marLeft w:val="0"/>
              <w:marRight w:val="0"/>
              <w:marTop w:val="0"/>
              <w:marBottom w:val="0"/>
              <w:divBdr>
                <w:top w:val="none" w:sz="0" w:space="0" w:color="auto"/>
                <w:left w:val="none" w:sz="0" w:space="0" w:color="auto"/>
                <w:bottom w:val="none" w:sz="0" w:space="0" w:color="auto"/>
                <w:right w:val="none" w:sz="0" w:space="0" w:color="auto"/>
              </w:divBdr>
            </w:div>
            <w:div w:id="1620988029">
              <w:marLeft w:val="0"/>
              <w:marRight w:val="0"/>
              <w:marTop w:val="0"/>
              <w:marBottom w:val="0"/>
              <w:divBdr>
                <w:top w:val="none" w:sz="0" w:space="0" w:color="auto"/>
                <w:left w:val="none" w:sz="0" w:space="0" w:color="auto"/>
                <w:bottom w:val="none" w:sz="0" w:space="0" w:color="auto"/>
                <w:right w:val="none" w:sz="0" w:space="0" w:color="auto"/>
              </w:divBdr>
            </w:div>
            <w:div w:id="1672445170">
              <w:marLeft w:val="0"/>
              <w:marRight w:val="0"/>
              <w:marTop w:val="0"/>
              <w:marBottom w:val="0"/>
              <w:divBdr>
                <w:top w:val="none" w:sz="0" w:space="0" w:color="auto"/>
                <w:left w:val="none" w:sz="0" w:space="0" w:color="auto"/>
                <w:bottom w:val="none" w:sz="0" w:space="0" w:color="auto"/>
                <w:right w:val="none" w:sz="0" w:space="0" w:color="auto"/>
              </w:divBdr>
            </w:div>
            <w:div w:id="1924221097">
              <w:marLeft w:val="0"/>
              <w:marRight w:val="0"/>
              <w:marTop w:val="0"/>
              <w:marBottom w:val="0"/>
              <w:divBdr>
                <w:top w:val="none" w:sz="0" w:space="0" w:color="auto"/>
                <w:left w:val="none" w:sz="0" w:space="0" w:color="auto"/>
                <w:bottom w:val="none" w:sz="0" w:space="0" w:color="auto"/>
                <w:right w:val="none" w:sz="0" w:space="0" w:color="auto"/>
              </w:divBdr>
            </w:div>
            <w:div w:id="512257064">
              <w:marLeft w:val="0"/>
              <w:marRight w:val="0"/>
              <w:marTop w:val="0"/>
              <w:marBottom w:val="0"/>
              <w:divBdr>
                <w:top w:val="none" w:sz="0" w:space="0" w:color="auto"/>
                <w:left w:val="none" w:sz="0" w:space="0" w:color="auto"/>
                <w:bottom w:val="none" w:sz="0" w:space="0" w:color="auto"/>
                <w:right w:val="none" w:sz="0" w:space="0" w:color="auto"/>
              </w:divBdr>
            </w:div>
            <w:div w:id="1671442685">
              <w:marLeft w:val="0"/>
              <w:marRight w:val="0"/>
              <w:marTop w:val="0"/>
              <w:marBottom w:val="0"/>
              <w:divBdr>
                <w:top w:val="none" w:sz="0" w:space="0" w:color="auto"/>
                <w:left w:val="none" w:sz="0" w:space="0" w:color="auto"/>
                <w:bottom w:val="none" w:sz="0" w:space="0" w:color="auto"/>
                <w:right w:val="none" w:sz="0" w:space="0" w:color="auto"/>
              </w:divBdr>
            </w:div>
            <w:div w:id="1803769213">
              <w:marLeft w:val="0"/>
              <w:marRight w:val="0"/>
              <w:marTop w:val="0"/>
              <w:marBottom w:val="0"/>
              <w:divBdr>
                <w:top w:val="none" w:sz="0" w:space="0" w:color="auto"/>
                <w:left w:val="none" w:sz="0" w:space="0" w:color="auto"/>
                <w:bottom w:val="none" w:sz="0" w:space="0" w:color="auto"/>
                <w:right w:val="none" w:sz="0" w:space="0" w:color="auto"/>
              </w:divBdr>
            </w:div>
            <w:div w:id="974144025">
              <w:marLeft w:val="0"/>
              <w:marRight w:val="0"/>
              <w:marTop w:val="0"/>
              <w:marBottom w:val="0"/>
              <w:divBdr>
                <w:top w:val="none" w:sz="0" w:space="0" w:color="auto"/>
                <w:left w:val="none" w:sz="0" w:space="0" w:color="auto"/>
                <w:bottom w:val="none" w:sz="0" w:space="0" w:color="auto"/>
                <w:right w:val="none" w:sz="0" w:space="0" w:color="auto"/>
              </w:divBdr>
            </w:div>
            <w:div w:id="1717044840">
              <w:marLeft w:val="0"/>
              <w:marRight w:val="0"/>
              <w:marTop w:val="0"/>
              <w:marBottom w:val="0"/>
              <w:divBdr>
                <w:top w:val="none" w:sz="0" w:space="0" w:color="auto"/>
                <w:left w:val="none" w:sz="0" w:space="0" w:color="auto"/>
                <w:bottom w:val="none" w:sz="0" w:space="0" w:color="auto"/>
                <w:right w:val="none" w:sz="0" w:space="0" w:color="auto"/>
              </w:divBdr>
            </w:div>
            <w:div w:id="1095907957">
              <w:marLeft w:val="0"/>
              <w:marRight w:val="0"/>
              <w:marTop w:val="0"/>
              <w:marBottom w:val="0"/>
              <w:divBdr>
                <w:top w:val="none" w:sz="0" w:space="0" w:color="auto"/>
                <w:left w:val="none" w:sz="0" w:space="0" w:color="auto"/>
                <w:bottom w:val="none" w:sz="0" w:space="0" w:color="auto"/>
                <w:right w:val="none" w:sz="0" w:space="0" w:color="auto"/>
              </w:divBdr>
            </w:div>
            <w:div w:id="872884125">
              <w:marLeft w:val="0"/>
              <w:marRight w:val="0"/>
              <w:marTop w:val="0"/>
              <w:marBottom w:val="0"/>
              <w:divBdr>
                <w:top w:val="none" w:sz="0" w:space="0" w:color="auto"/>
                <w:left w:val="none" w:sz="0" w:space="0" w:color="auto"/>
                <w:bottom w:val="none" w:sz="0" w:space="0" w:color="auto"/>
                <w:right w:val="none" w:sz="0" w:space="0" w:color="auto"/>
              </w:divBdr>
            </w:div>
            <w:div w:id="1271627424">
              <w:marLeft w:val="0"/>
              <w:marRight w:val="0"/>
              <w:marTop w:val="0"/>
              <w:marBottom w:val="0"/>
              <w:divBdr>
                <w:top w:val="none" w:sz="0" w:space="0" w:color="auto"/>
                <w:left w:val="none" w:sz="0" w:space="0" w:color="auto"/>
                <w:bottom w:val="none" w:sz="0" w:space="0" w:color="auto"/>
                <w:right w:val="none" w:sz="0" w:space="0" w:color="auto"/>
              </w:divBdr>
            </w:div>
            <w:div w:id="2083406916">
              <w:marLeft w:val="0"/>
              <w:marRight w:val="0"/>
              <w:marTop w:val="0"/>
              <w:marBottom w:val="0"/>
              <w:divBdr>
                <w:top w:val="none" w:sz="0" w:space="0" w:color="auto"/>
                <w:left w:val="none" w:sz="0" w:space="0" w:color="auto"/>
                <w:bottom w:val="none" w:sz="0" w:space="0" w:color="auto"/>
                <w:right w:val="none" w:sz="0" w:space="0" w:color="auto"/>
              </w:divBdr>
            </w:div>
            <w:div w:id="244648921">
              <w:marLeft w:val="0"/>
              <w:marRight w:val="0"/>
              <w:marTop w:val="0"/>
              <w:marBottom w:val="0"/>
              <w:divBdr>
                <w:top w:val="none" w:sz="0" w:space="0" w:color="auto"/>
                <w:left w:val="none" w:sz="0" w:space="0" w:color="auto"/>
                <w:bottom w:val="none" w:sz="0" w:space="0" w:color="auto"/>
                <w:right w:val="none" w:sz="0" w:space="0" w:color="auto"/>
              </w:divBdr>
            </w:div>
            <w:div w:id="315187494">
              <w:marLeft w:val="0"/>
              <w:marRight w:val="0"/>
              <w:marTop w:val="0"/>
              <w:marBottom w:val="0"/>
              <w:divBdr>
                <w:top w:val="none" w:sz="0" w:space="0" w:color="auto"/>
                <w:left w:val="none" w:sz="0" w:space="0" w:color="auto"/>
                <w:bottom w:val="none" w:sz="0" w:space="0" w:color="auto"/>
                <w:right w:val="none" w:sz="0" w:space="0" w:color="auto"/>
              </w:divBdr>
            </w:div>
            <w:div w:id="623581317">
              <w:marLeft w:val="0"/>
              <w:marRight w:val="0"/>
              <w:marTop w:val="0"/>
              <w:marBottom w:val="0"/>
              <w:divBdr>
                <w:top w:val="none" w:sz="0" w:space="0" w:color="auto"/>
                <w:left w:val="none" w:sz="0" w:space="0" w:color="auto"/>
                <w:bottom w:val="none" w:sz="0" w:space="0" w:color="auto"/>
                <w:right w:val="none" w:sz="0" w:space="0" w:color="auto"/>
              </w:divBdr>
            </w:div>
            <w:div w:id="1093864383">
              <w:marLeft w:val="0"/>
              <w:marRight w:val="0"/>
              <w:marTop w:val="0"/>
              <w:marBottom w:val="0"/>
              <w:divBdr>
                <w:top w:val="none" w:sz="0" w:space="0" w:color="auto"/>
                <w:left w:val="none" w:sz="0" w:space="0" w:color="auto"/>
                <w:bottom w:val="none" w:sz="0" w:space="0" w:color="auto"/>
                <w:right w:val="none" w:sz="0" w:space="0" w:color="auto"/>
              </w:divBdr>
            </w:div>
            <w:div w:id="454296721">
              <w:marLeft w:val="0"/>
              <w:marRight w:val="0"/>
              <w:marTop w:val="0"/>
              <w:marBottom w:val="0"/>
              <w:divBdr>
                <w:top w:val="none" w:sz="0" w:space="0" w:color="auto"/>
                <w:left w:val="none" w:sz="0" w:space="0" w:color="auto"/>
                <w:bottom w:val="none" w:sz="0" w:space="0" w:color="auto"/>
                <w:right w:val="none" w:sz="0" w:space="0" w:color="auto"/>
              </w:divBdr>
            </w:div>
            <w:div w:id="640036805">
              <w:marLeft w:val="0"/>
              <w:marRight w:val="0"/>
              <w:marTop w:val="0"/>
              <w:marBottom w:val="0"/>
              <w:divBdr>
                <w:top w:val="none" w:sz="0" w:space="0" w:color="auto"/>
                <w:left w:val="none" w:sz="0" w:space="0" w:color="auto"/>
                <w:bottom w:val="none" w:sz="0" w:space="0" w:color="auto"/>
                <w:right w:val="none" w:sz="0" w:space="0" w:color="auto"/>
              </w:divBdr>
            </w:div>
            <w:div w:id="889925600">
              <w:marLeft w:val="0"/>
              <w:marRight w:val="0"/>
              <w:marTop w:val="0"/>
              <w:marBottom w:val="0"/>
              <w:divBdr>
                <w:top w:val="none" w:sz="0" w:space="0" w:color="auto"/>
                <w:left w:val="none" w:sz="0" w:space="0" w:color="auto"/>
                <w:bottom w:val="none" w:sz="0" w:space="0" w:color="auto"/>
                <w:right w:val="none" w:sz="0" w:space="0" w:color="auto"/>
              </w:divBdr>
            </w:div>
            <w:div w:id="1265306628">
              <w:marLeft w:val="0"/>
              <w:marRight w:val="0"/>
              <w:marTop w:val="0"/>
              <w:marBottom w:val="0"/>
              <w:divBdr>
                <w:top w:val="none" w:sz="0" w:space="0" w:color="auto"/>
                <w:left w:val="none" w:sz="0" w:space="0" w:color="auto"/>
                <w:bottom w:val="none" w:sz="0" w:space="0" w:color="auto"/>
                <w:right w:val="none" w:sz="0" w:space="0" w:color="auto"/>
              </w:divBdr>
            </w:div>
            <w:div w:id="2075809721">
              <w:marLeft w:val="0"/>
              <w:marRight w:val="0"/>
              <w:marTop w:val="0"/>
              <w:marBottom w:val="0"/>
              <w:divBdr>
                <w:top w:val="none" w:sz="0" w:space="0" w:color="auto"/>
                <w:left w:val="none" w:sz="0" w:space="0" w:color="auto"/>
                <w:bottom w:val="none" w:sz="0" w:space="0" w:color="auto"/>
                <w:right w:val="none" w:sz="0" w:space="0" w:color="auto"/>
              </w:divBdr>
            </w:div>
            <w:div w:id="2096782868">
              <w:marLeft w:val="0"/>
              <w:marRight w:val="0"/>
              <w:marTop w:val="0"/>
              <w:marBottom w:val="0"/>
              <w:divBdr>
                <w:top w:val="none" w:sz="0" w:space="0" w:color="auto"/>
                <w:left w:val="none" w:sz="0" w:space="0" w:color="auto"/>
                <w:bottom w:val="none" w:sz="0" w:space="0" w:color="auto"/>
                <w:right w:val="none" w:sz="0" w:space="0" w:color="auto"/>
              </w:divBdr>
            </w:div>
            <w:div w:id="1097407159">
              <w:marLeft w:val="0"/>
              <w:marRight w:val="0"/>
              <w:marTop w:val="0"/>
              <w:marBottom w:val="0"/>
              <w:divBdr>
                <w:top w:val="none" w:sz="0" w:space="0" w:color="auto"/>
                <w:left w:val="none" w:sz="0" w:space="0" w:color="auto"/>
                <w:bottom w:val="none" w:sz="0" w:space="0" w:color="auto"/>
                <w:right w:val="none" w:sz="0" w:space="0" w:color="auto"/>
              </w:divBdr>
            </w:div>
            <w:div w:id="2103989319">
              <w:marLeft w:val="0"/>
              <w:marRight w:val="0"/>
              <w:marTop w:val="0"/>
              <w:marBottom w:val="0"/>
              <w:divBdr>
                <w:top w:val="none" w:sz="0" w:space="0" w:color="auto"/>
                <w:left w:val="none" w:sz="0" w:space="0" w:color="auto"/>
                <w:bottom w:val="none" w:sz="0" w:space="0" w:color="auto"/>
                <w:right w:val="none" w:sz="0" w:space="0" w:color="auto"/>
              </w:divBdr>
            </w:div>
            <w:div w:id="1151021638">
              <w:marLeft w:val="0"/>
              <w:marRight w:val="0"/>
              <w:marTop w:val="0"/>
              <w:marBottom w:val="0"/>
              <w:divBdr>
                <w:top w:val="none" w:sz="0" w:space="0" w:color="auto"/>
                <w:left w:val="none" w:sz="0" w:space="0" w:color="auto"/>
                <w:bottom w:val="none" w:sz="0" w:space="0" w:color="auto"/>
                <w:right w:val="none" w:sz="0" w:space="0" w:color="auto"/>
              </w:divBdr>
            </w:div>
            <w:div w:id="1339389274">
              <w:marLeft w:val="0"/>
              <w:marRight w:val="0"/>
              <w:marTop w:val="0"/>
              <w:marBottom w:val="0"/>
              <w:divBdr>
                <w:top w:val="none" w:sz="0" w:space="0" w:color="auto"/>
                <w:left w:val="none" w:sz="0" w:space="0" w:color="auto"/>
                <w:bottom w:val="none" w:sz="0" w:space="0" w:color="auto"/>
                <w:right w:val="none" w:sz="0" w:space="0" w:color="auto"/>
              </w:divBdr>
            </w:div>
            <w:div w:id="553469318">
              <w:marLeft w:val="0"/>
              <w:marRight w:val="0"/>
              <w:marTop w:val="0"/>
              <w:marBottom w:val="0"/>
              <w:divBdr>
                <w:top w:val="none" w:sz="0" w:space="0" w:color="auto"/>
                <w:left w:val="none" w:sz="0" w:space="0" w:color="auto"/>
                <w:bottom w:val="none" w:sz="0" w:space="0" w:color="auto"/>
                <w:right w:val="none" w:sz="0" w:space="0" w:color="auto"/>
              </w:divBdr>
            </w:div>
            <w:div w:id="955988242">
              <w:marLeft w:val="0"/>
              <w:marRight w:val="0"/>
              <w:marTop w:val="0"/>
              <w:marBottom w:val="0"/>
              <w:divBdr>
                <w:top w:val="none" w:sz="0" w:space="0" w:color="auto"/>
                <w:left w:val="none" w:sz="0" w:space="0" w:color="auto"/>
                <w:bottom w:val="none" w:sz="0" w:space="0" w:color="auto"/>
                <w:right w:val="none" w:sz="0" w:space="0" w:color="auto"/>
              </w:divBdr>
            </w:div>
            <w:div w:id="2046322690">
              <w:marLeft w:val="0"/>
              <w:marRight w:val="0"/>
              <w:marTop w:val="0"/>
              <w:marBottom w:val="0"/>
              <w:divBdr>
                <w:top w:val="none" w:sz="0" w:space="0" w:color="auto"/>
                <w:left w:val="none" w:sz="0" w:space="0" w:color="auto"/>
                <w:bottom w:val="none" w:sz="0" w:space="0" w:color="auto"/>
                <w:right w:val="none" w:sz="0" w:space="0" w:color="auto"/>
              </w:divBdr>
            </w:div>
            <w:div w:id="927734476">
              <w:marLeft w:val="0"/>
              <w:marRight w:val="0"/>
              <w:marTop w:val="0"/>
              <w:marBottom w:val="0"/>
              <w:divBdr>
                <w:top w:val="none" w:sz="0" w:space="0" w:color="auto"/>
                <w:left w:val="none" w:sz="0" w:space="0" w:color="auto"/>
                <w:bottom w:val="none" w:sz="0" w:space="0" w:color="auto"/>
                <w:right w:val="none" w:sz="0" w:space="0" w:color="auto"/>
              </w:divBdr>
            </w:div>
            <w:div w:id="25316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22239">
      <w:bodyDiv w:val="1"/>
      <w:marLeft w:val="0"/>
      <w:marRight w:val="0"/>
      <w:marTop w:val="0"/>
      <w:marBottom w:val="0"/>
      <w:divBdr>
        <w:top w:val="none" w:sz="0" w:space="0" w:color="auto"/>
        <w:left w:val="none" w:sz="0" w:space="0" w:color="auto"/>
        <w:bottom w:val="none" w:sz="0" w:space="0" w:color="auto"/>
        <w:right w:val="none" w:sz="0" w:space="0" w:color="auto"/>
      </w:divBdr>
    </w:div>
    <w:div w:id="1083451249">
      <w:bodyDiv w:val="1"/>
      <w:marLeft w:val="0"/>
      <w:marRight w:val="0"/>
      <w:marTop w:val="0"/>
      <w:marBottom w:val="0"/>
      <w:divBdr>
        <w:top w:val="none" w:sz="0" w:space="0" w:color="auto"/>
        <w:left w:val="none" w:sz="0" w:space="0" w:color="auto"/>
        <w:bottom w:val="none" w:sz="0" w:space="0" w:color="auto"/>
        <w:right w:val="none" w:sz="0" w:space="0" w:color="auto"/>
      </w:divBdr>
    </w:div>
    <w:div w:id="1121536926">
      <w:bodyDiv w:val="1"/>
      <w:marLeft w:val="0"/>
      <w:marRight w:val="0"/>
      <w:marTop w:val="0"/>
      <w:marBottom w:val="0"/>
      <w:divBdr>
        <w:top w:val="none" w:sz="0" w:space="0" w:color="auto"/>
        <w:left w:val="none" w:sz="0" w:space="0" w:color="auto"/>
        <w:bottom w:val="none" w:sz="0" w:space="0" w:color="auto"/>
        <w:right w:val="none" w:sz="0" w:space="0" w:color="auto"/>
      </w:divBdr>
    </w:div>
    <w:div w:id="1230120170">
      <w:bodyDiv w:val="1"/>
      <w:marLeft w:val="0"/>
      <w:marRight w:val="0"/>
      <w:marTop w:val="0"/>
      <w:marBottom w:val="0"/>
      <w:divBdr>
        <w:top w:val="none" w:sz="0" w:space="0" w:color="auto"/>
        <w:left w:val="none" w:sz="0" w:space="0" w:color="auto"/>
        <w:bottom w:val="none" w:sz="0" w:space="0" w:color="auto"/>
        <w:right w:val="none" w:sz="0" w:space="0" w:color="auto"/>
      </w:divBdr>
      <w:divsChild>
        <w:div w:id="335111314">
          <w:marLeft w:val="0"/>
          <w:marRight w:val="0"/>
          <w:marTop w:val="0"/>
          <w:marBottom w:val="0"/>
          <w:divBdr>
            <w:top w:val="none" w:sz="0" w:space="0" w:color="auto"/>
            <w:left w:val="none" w:sz="0" w:space="0" w:color="auto"/>
            <w:bottom w:val="none" w:sz="0" w:space="0" w:color="auto"/>
            <w:right w:val="none" w:sz="0" w:space="0" w:color="auto"/>
          </w:divBdr>
          <w:divsChild>
            <w:div w:id="1942103310">
              <w:marLeft w:val="0"/>
              <w:marRight w:val="0"/>
              <w:marTop w:val="0"/>
              <w:marBottom w:val="0"/>
              <w:divBdr>
                <w:top w:val="none" w:sz="0" w:space="0" w:color="auto"/>
                <w:left w:val="none" w:sz="0" w:space="0" w:color="auto"/>
                <w:bottom w:val="none" w:sz="0" w:space="0" w:color="auto"/>
                <w:right w:val="none" w:sz="0" w:space="0" w:color="auto"/>
              </w:divBdr>
              <w:divsChild>
                <w:div w:id="97988628">
                  <w:marLeft w:val="0"/>
                  <w:marRight w:val="0"/>
                  <w:marTop w:val="0"/>
                  <w:marBottom w:val="0"/>
                  <w:divBdr>
                    <w:top w:val="none" w:sz="0" w:space="0" w:color="auto"/>
                    <w:left w:val="none" w:sz="0" w:space="0" w:color="auto"/>
                    <w:bottom w:val="none" w:sz="0" w:space="0" w:color="auto"/>
                    <w:right w:val="none" w:sz="0" w:space="0" w:color="auto"/>
                  </w:divBdr>
                  <w:divsChild>
                    <w:div w:id="1923103818">
                      <w:marLeft w:val="0"/>
                      <w:marRight w:val="0"/>
                      <w:marTop w:val="0"/>
                      <w:marBottom w:val="0"/>
                      <w:divBdr>
                        <w:top w:val="none" w:sz="0" w:space="0" w:color="auto"/>
                        <w:left w:val="none" w:sz="0" w:space="0" w:color="auto"/>
                        <w:bottom w:val="none" w:sz="0" w:space="0" w:color="auto"/>
                        <w:right w:val="none" w:sz="0" w:space="0" w:color="auto"/>
                      </w:divBdr>
                      <w:divsChild>
                        <w:div w:id="1501892488">
                          <w:marLeft w:val="0"/>
                          <w:marRight w:val="0"/>
                          <w:marTop w:val="0"/>
                          <w:marBottom w:val="0"/>
                          <w:divBdr>
                            <w:top w:val="none" w:sz="0" w:space="0" w:color="auto"/>
                            <w:left w:val="none" w:sz="0" w:space="0" w:color="auto"/>
                            <w:bottom w:val="none" w:sz="0" w:space="0" w:color="auto"/>
                            <w:right w:val="none" w:sz="0" w:space="0" w:color="auto"/>
                          </w:divBdr>
                          <w:divsChild>
                            <w:div w:id="1398477250">
                              <w:marLeft w:val="0"/>
                              <w:marRight w:val="0"/>
                              <w:marTop w:val="0"/>
                              <w:marBottom w:val="0"/>
                              <w:divBdr>
                                <w:top w:val="none" w:sz="0" w:space="0" w:color="auto"/>
                                <w:left w:val="none" w:sz="0" w:space="0" w:color="auto"/>
                                <w:bottom w:val="none" w:sz="0" w:space="0" w:color="auto"/>
                                <w:right w:val="none" w:sz="0" w:space="0" w:color="auto"/>
                              </w:divBdr>
                              <w:divsChild>
                                <w:div w:id="265314168">
                                  <w:marLeft w:val="0"/>
                                  <w:marRight w:val="0"/>
                                  <w:marTop w:val="0"/>
                                  <w:marBottom w:val="0"/>
                                  <w:divBdr>
                                    <w:top w:val="none" w:sz="0" w:space="0" w:color="auto"/>
                                    <w:left w:val="none" w:sz="0" w:space="0" w:color="auto"/>
                                    <w:bottom w:val="none" w:sz="0" w:space="0" w:color="auto"/>
                                    <w:right w:val="none" w:sz="0" w:space="0" w:color="auto"/>
                                  </w:divBdr>
                                  <w:divsChild>
                                    <w:div w:id="216556758">
                                      <w:marLeft w:val="0"/>
                                      <w:marRight w:val="0"/>
                                      <w:marTop w:val="0"/>
                                      <w:marBottom w:val="0"/>
                                      <w:divBdr>
                                        <w:top w:val="none" w:sz="0" w:space="0" w:color="auto"/>
                                        <w:left w:val="none" w:sz="0" w:space="0" w:color="auto"/>
                                        <w:bottom w:val="none" w:sz="0" w:space="0" w:color="auto"/>
                                        <w:right w:val="none" w:sz="0" w:space="0" w:color="auto"/>
                                      </w:divBdr>
                                      <w:divsChild>
                                        <w:div w:id="937371291">
                                          <w:marLeft w:val="0"/>
                                          <w:marRight w:val="0"/>
                                          <w:marTop w:val="0"/>
                                          <w:marBottom w:val="0"/>
                                          <w:divBdr>
                                            <w:top w:val="none" w:sz="0" w:space="0" w:color="auto"/>
                                            <w:left w:val="none" w:sz="0" w:space="0" w:color="auto"/>
                                            <w:bottom w:val="none" w:sz="0" w:space="0" w:color="auto"/>
                                            <w:right w:val="none" w:sz="0" w:space="0" w:color="auto"/>
                                          </w:divBdr>
                                          <w:divsChild>
                                            <w:div w:id="295767092">
                                              <w:marLeft w:val="0"/>
                                              <w:marRight w:val="0"/>
                                              <w:marTop w:val="0"/>
                                              <w:marBottom w:val="0"/>
                                              <w:divBdr>
                                                <w:top w:val="none" w:sz="0" w:space="0" w:color="auto"/>
                                                <w:left w:val="none" w:sz="0" w:space="0" w:color="auto"/>
                                                <w:bottom w:val="none" w:sz="0" w:space="0" w:color="auto"/>
                                                <w:right w:val="none" w:sz="0" w:space="0" w:color="auto"/>
                                              </w:divBdr>
                                              <w:divsChild>
                                                <w:div w:id="807938952">
                                                  <w:marLeft w:val="0"/>
                                                  <w:marRight w:val="0"/>
                                                  <w:marTop w:val="0"/>
                                                  <w:marBottom w:val="0"/>
                                                  <w:divBdr>
                                                    <w:top w:val="none" w:sz="0" w:space="0" w:color="auto"/>
                                                    <w:left w:val="none" w:sz="0" w:space="0" w:color="auto"/>
                                                    <w:bottom w:val="none" w:sz="0" w:space="0" w:color="auto"/>
                                                    <w:right w:val="none" w:sz="0" w:space="0" w:color="auto"/>
                                                  </w:divBdr>
                                                </w:div>
                                              </w:divsChild>
                                            </w:div>
                                            <w:div w:id="1109737671">
                                              <w:marLeft w:val="0"/>
                                              <w:marRight w:val="0"/>
                                              <w:marTop w:val="0"/>
                                              <w:marBottom w:val="0"/>
                                              <w:divBdr>
                                                <w:top w:val="none" w:sz="0" w:space="0" w:color="auto"/>
                                                <w:left w:val="none" w:sz="0" w:space="0" w:color="auto"/>
                                                <w:bottom w:val="none" w:sz="0" w:space="0" w:color="auto"/>
                                                <w:right w:val="none" w:sz="0" w:space="0" w:color="auto"/>
                                              </w:divBdr>
                                              <w:divsChild>
                                                <w:div w:id="1419330973">
                                                  <w:marLeft w:val="0"/>
                                                  <w:marRight w:val="0"/>
                                                  <w:marTop w:val="0"/>
                                                  <w:marBottom w:val="0"/>
                                                  <w:divBdr>
                                                    <w:top w:val="none" w:sz="0" w:space="0" w:color="auto"/>
                                                    <w:left w:val="none" w:sz="0" w:space="0" w:color="auto"/>
                                                    <w:bottom w:val="none" w:sz="0" w:space="0" w:color="auto"/>
                                                    <w:right w:val="none" w:sz="0" w:space="0" w:color="auto"/>
                                                  </w:divBdr>
                                                  <w:divsChild>
                                                    <w:div w:id="2046520063">
                                                      <w:marLeft w:val="0"/>
                                                      <w:marRight w:val="0"/>
                                                      <w:marTop w:val="0"/>
                                                      <w:marBottom w:val="0"/>
                                                      <w:divBdr>
                                                        <w:top w:val="none" w:sz="0" w:space="0" w:color="auto"/>
                                                        <w:left w:val="none" w:sz="0" w:space="0" w:color="auto"/>
                                                        <w:bottom w:val="none" w:sz="0" w:space="0" w:color="auto"/>
                                                        <w:right w:val="none" w:sz="0" w:space="0" w:color="auto"/>
                                                      </w:divBdr>
                                                      <w:divsChild>
                                                        <w:div w:id="1197041714">
                                                          <w:marLeft w:val="0"/>
                                                          <w:marRight w:val="0"/>
                                                          <w:marTop w:val="0"/>
                                                          <w:marBottom w:val="0"/>
                                                          <w:divBdr>
                                                            <w:top w:val="none" w:sz="0" w:space="0" w:color="auto"/>
                                                            <w:left w:val="none" w:sz="0" w:space="0" w:color="auto"/>
                                                            <w:bottom w:val="none" w:sz="0" w:space="0" w:color="auto"/>
                                                            <w:right w:val="none" w:sz="0" w:space="0" w:color="auto"/>
                                                          </w:divBdr>
                                                          <w:divsChild>
                                                            <w:div w:id="1027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4700799">
                                  <w:marLeft w:val="0"/>
                                  <w:marRight w:val="0"/>
                                  <w:marTop w:val="0"/>
                                  <w:marBottom w:val="0"/>
                                  <w:divBdr>
                                    <w:top w:val="none" w:sz="0" w:space="0" w:color="auto"/>
                                    <w:left w:val="none" w:sz="0" w:space="0" w:color="auto"/>
                                    <w:bottom w:val="none" w:sz="0" w:space="0" w:color="auto"/>
                                    <w:right w:val="none" w:sz="0" w:space="0" w:color="auto"/>
                                  </w:divBdr>
                                  <w:divsChild>
                                    <w:div w:id="170418784">
                                      <w:marLeft w:val="0"/>
                                      <w:marRight w:val="0"/>
                                      <w:marTop w:val="0"/>
                                      <w:marBottom w:val="0"/>
                                      <w:divBdr>
                                        <w:top w:val="none" w:sz="0" w:space="0" w:color="auto"/>
                                        <w:left w:val="none" w:sz="0" w:space="0" w:color="auto"/>
                                        <w:bottom w:val="none" w:sz="0" w:space="0" w:color="auto"/>
                                        <w:right w:val="none" w:sz="0" w:space="0" w:color="auto"/>
                                      </w:divBdr>
                                      <w:divsChild>
                                        <w:div w:id="1928809828">
                                          <w:marLeft w:val="0"/>
                                          <w:marRight w:val="0"/>
                                          <w:marTop w:val="0"/>
                                          <w:marBottom w:val="0"/>
                                          <w:divBdr>
                                            <w:top w:val="none" w:sz="0" w:space="0" w:color="auto"/>
                                            <w:left w:val="none" w:sz="0" w:space="0" w:color="auto"/>
                                            <w:bottom w:val="none" w:sz="0" w:space="0" w:color="auto"/>
                                            <w:right w:val="none" w:sz="0" w:space="0" w:color="auto"/>
                                          </w:divBdr>
                                          <w:divsChild>
                                            <w:div w:id="910236403">
                                              <w:marLeft w:val="0"/>
                                              <w:marRight w:val="0"/>
                                              <w:marTop w:val="0"/>
                                              <w:marBottom w:val="0"/>
                                              <w:divBdr>
                                                <w:top w:val="none" w:sz="0" w:space="0" w:color="auto"/>
                                                <w:left w:val="none" w:sz="0" w:space="0" w:color="auto"/>
                                                <w:bottom w:val="none" w:sz="0" w:space="0" w:color="auto"/>
                                                <w:right w:val="none" w:sz="0" w:space="0" w:color="auto"/>
                                              </w:divBdr>
                                              <w:divsChild>
                                                <w:div w:id="1527210062">
                                                  <w:marLeft w:val="0"/>
                                                  <w:marRight w:val="0"/>
                                                  <w:marTop w:val="0"/>
                                                  <w:marBottom w:val="0"/>
                                                  <w:divBdr>
                                                    <w:top w:val="none" w:sz="0" w:space="0" w:color="auto"/>
                                                    <w:left w:val="none" w:sz="0" w:space="0" w:color="auto"/>
                                                    <w:bottom w:val="none" w:sz="0" w:space="0" w:color="auto"/>
                                                    <w:right w:val="none" w:sz="0" w:space="0" w:color="auto"/>
                                                  </w:divBdr>
                                                  <w:divsChild>
                                                    <w:div w:id="432242466">
                                                      <w:marLeft w:val="0"/>
                                                      <w:marRight w:val="0"/>
                                                      <w:marTop w:val="0"/>
                                                      <w:marBottom w:val="0"/>
                                                      <w:divBdr>
                                                        <w:top w:val="none" w:sz="0" w:space="0" w:color="auto"/>
                                                        <w:left w:val="none" w:sz="0" w:space="0" w:color="auto"/>
                                                        <w:bottom w:val="none" w:sz="0" w:space="0" w:color="auto"/>
                                                        <w:right w:val="none" w:sz="0" w:space="0" w:color="auto"/>
                                                      </w:divBdr>
                                                      <w:divsChild>
                                                        <w:div w:id="1544832939">
                                                          <w:marLeft w:val="0"/>
                                                          <w:marRight w:val="0"/>
                                                          <w:marTop w:val="0"/>
                                                          <w:marBottom w:val="0"/>
                                                          <w:divBdr>
                                                            <w:top w:val="none" w:sz="0" w:space="0" w:color="auto"/>
                                                            <w:left w:val="none" w:sz="0" w:space="0" w:color="auto"/>
                                                            <w:bottom w:val="none" w:sz="0" w:space="0" w:color="auto"/>
                                                            <w:right w:val="none" w:sz="0" w:space="0" w:color="auto"/>
                                                          </w:divBdr>
                                                          <w:divsChild>
                                                            <w:div w:id="982345564">
                                                              <w:marLeft w:val="0"/>
                                                              <w:marRight w:val="0"/>
                                                              <w:marTop w:val="0"/>
                                                              <w:marBottom w:val="0"/>
                                                              <w:divBdr>
                                                                <w:top w:val="none" w:sz="0" w:space="0" w:color="auto"/>
                                                                <w:left w:val="none" w:sz="0" w:space="0" w:color="auto"/>
                                                                <w:bottom w:val="none" w:sz="0" w:space="0" w:color="auto"/>
                                                                <w:right w:val="none" w:sz="0" w:space="0" w:color="auto"/>
                                                              </w:divBdr>
                                                              <w:divsChild>
                                                                <w:div w:id="414285274">
                                                                  <w:marLeft w:val="0"/>
                                                                  <w:marRight w:val="0"/>
                                                                  <w:marTop w:val="0"/>
                                                                  <w:marBottom w:val="0"/>
                                                                  <w:divBdr>
                                                                    <w:top w:val="none" w:sz="0" w:space="0" w:color="auto"/>
                                                                    <w:left w:val="none" w:sz="0" w:space="0" w:color="auto"/>
                                                                    <w:bottom w:val="none" w:sz="0" w:space="0" w:color="auto"/>
                                                                    <w:right w:val="none" w:sz="0" w:space="0" w:color="auto"/>
                                                                  </w:divBdr>
                                                                  <w:divsChild>
                                                                    <w:div w:id="675307601">
                                                                      <w:marLeft w:val="0"/>
                                                                      <w:marRight w:val="0"/>
                                                                      <w:marTop w:val="0"/>
                                                                      <w:marBottom w:val="0"/>
                                                                      <w:divBdr>
                                                                        <w:top w:val="none" w:sz="0" w:space="0" w:color="auto"/>
                                                                        <w:left w:val="none" w:sz="0" w:space="0" w:color="auto"/>
                                                                        <w:bottom w:val="none" w:sz="0" w:space="0" w:color="auto"/>
                                                                        <w:right w:val="none" w:sz="0" w:space="0" w:color="auto"/>
                                                                      </w:divBdr>
                                                                      <w:divsChild>
                                                                        <w:div w:id="1861550601">
                                                                          <w:marLeft w:val="0"/>
                                                                          <w:marRight w:val="0"/>
                                                                          <w:marTop w:val="0"/>
                                                                          <w:marBottom w:val="0"/>
                                                                          <w:divBdr>
                                                                            <w:top w:val="none" w:sz="0" w:space="0" w:color="auto"/>
                                                                            <w:left w:val="none" w:sz="0" w:space="0" w:color="auto"/>
                                                                            <w:bottom w:val="none" w:sz="0" w:space="0" w:color="auto"/>
                                                                            <w:right w:val="none" w:sz="0" w:space="0" w:color="auto"/>
                                                                          </w:divBdr>
                                                                          <w:divsChild>
                                                                            <w:div w:id="1708523536">
                                                                              <w:marLeft w:val="0"/>
                                                                              <w:marRight w:val="0"/>
                                                                              <w:marTop w:val="0"/>
                                                                              <w:marBottom w:val="0"/>
                                                                              <w:divBdr>
                                                                                <w:top w:val="none" w:sz="0" w:space="0" w:color="auto"/>
                                                                                <w:left w:val="none" w:sz="0" w:space="0" w:color="auto"/>
                                                                                <w:bottom w:val="none" w:sz="0" w:space="0" w:color="auto"/>
                                                                                <w:right w:val="none" w:sz="0" w:space="0" w:color="auto"/>
                                                                              </w:divBdr>
                                                                              <w:divsChild>
                                                                                <w:div w:id="90650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648999">
                                  <w:marLeft w:val="0"/>
                                  <w:marRight w:val="0"/>
                                  <w:marTop w:val="0"/>
                                  <w:marBottom w:val="0"/>
                                  <w:divBdr>
                                    <w:top w:val="none" w:sz="0" w:space="0" w:color="auto"/>
                                    <w:left w:val="none" w:sz="0" w:space="0" w:color="auto"/>
                                    <w:bottom w:val="none" w:sz="0" w:space="0" w:color="auto"/>
                                    <w:right w:val="none" w:sz="0" w:space="0" w:color="auto"/>
                                  </w:divBdr>
                                  <w:divsChild>
                                    <w:div w:id="1493525692">
                                      <w:marLeft w:val="0"/>
                                      <w:marRight w:val="0"/>
                                      <w:marTop w:val="0"/>
                                      <w:marBottom w:val="0"/>
                                      <w:divBdr>
                                        <w:top w:val="none" w:sz="0" w:space="0" w:color="auto"/>
                                        <w:left w:val="none" w:sz="0" w:space="0" w:color="auto"/>
                                        <w:bottom w:val="none" w:sz="0" w:space="0" w:color="auto"/>
                                        <w:right w:val="none" w:sz="0" w:space="0" w:color="auto"/>
                                      </w:divBdr>
                                      <w:divsChild>
                                        <w:div w:id="633175585">
                                          <w:marLeft w:val="0"/>
                                          <w:marRight w:val="0"/>
                                          <w:marTop w:val="0"/>
                                          <w:marBottom w:val="0"/>
                                          <w:divBdr>
                                            <w:top w:val="none" w:sz="0" w:space="0" w:color="auto"/>
                                            <w:left w:val="none" w:sz="0" w:space="0" w:color="auto"/>
                                            <w:bottom w:val="none" w:sz="0" w:space="0" w:color="auto"/>
                                            <w:right w:val="none" w:sz="0" w:space="0" w:color="auto"/>
                                          </w:divBdr>
                                          <w:divsChild>
                                            <w:div w:id="1065681591">
                                              <w:marLeft w:val="0"/>
                                              <w:marRight w:val="0"/>
                                              <w:marTop w:val="0"/>
                                              <w:marBottom w:val="0"/>
                                              <w:divBdr>
                                                <w:top w:val="none" w:sz="0" w:space="0" w:color="auto"/>
                                                <w:left w:val="none" w:sz="0" w:space="0" w:color="auto"/>
                                                <w:bottom w:val="none" w:sz="0" w:space="0" w:color="auto"/>
                                                <w:right w:val="none" w:sz="0" w:space="0" w:color="auto"/>
                                              </w:divBdr>
                                              <w:divsChild>
                                                <w:div w:id="1664968596">
                                                  <w:marLeft w:val="0"/>
                                                  <w:marRight w:val="0"/>
                                                  <w:marTop w:val="0"/>
                                                  <w:marBottom w:val="0"/>
                                                  <w:divBdr>
                                                    <w:top w:val="none" w:sz="0" w:space="0" w:color="auto"/>
                                                    <w:left w:val="none" w:sz="0" w:space="0" w:color="auto"/>
                                                    <w:bottom w:val="none" w:sz="0" w:space="0" w:color="auto"/>
                                                    <w:right w:val="none" w:sz="0" w:space="0" w:color="auto"/>
                                                  </w:divBdr>
                                                  <w:divsChild>
                                                    <w:div w:id="1006250843">
                                                      <w:marLeft w:val="0"/>
                                                      <w:marRight w:val="0"/>
                                                      <w:marTop w:val="0"/>
                                                      <w:marBottom w:val="0"/>
                                                      <w:divBdr>
                                                        <w:top w:val="none" w:sz="0" w:space="0" w:color="auto"/>
                                                        <w:left w:val="none" w:sz="0" w:space="0" w:color="auto"/>
                                                        <w:bottom w:val="none" w:sz="0" w:space="0" w:color="auto"/>
                                                        <w:right w:val="none" w:sz="0" w:space="0" w:color="auto"/>
                                                      </w:divBdr>
                                                      <w:divsChild>
                                                        <w:div w:id="867647874">
                                                          <w:marLeft w:val="0"/>
                                                          <w:marRight w:val="0"/>
                                                          <w:marTop w:val="0"/>
                                                          <w:marBottom w:val="0"/>
                                                          <w:divBdr>
                                                            <w:top w:val="none" w:sz="0" w:space="0" w:color="auto"/>
                                                            <w:left w:val="none" w:sz="0" w:space="0" w:color="auto"/>
                                                            <w:bottom w:val="none" w:sz="0" w:space="0" w:color="auto"/>
                                                            <w:right w:val="none" w:sz="0" w:space="0" w:color="auto"/>
                                                          </w:divBdr>
                                                          <w:divsChild>
                                                            <w:div w:id="1985041288">
                                                              <w:marLeft w:val="0"/>
                                                              <w:marRight w:val="0"/>
                                                              <w:marTop w:val="0"/>
                                                              <w:marBottom w:val="0"/>
                                                              <w:divBdr>
                                                                <w:top w:val="none" w:sz="0" w:space="0" w:color="auto"/>
                                                                <w:left w:val="none" w:sz="0" w:space="0" w:color="auto"/>
                                                                <w:bottom w:val="none" w:sz="0" w:space="0" w:color="auto"/>
                                                                <w:right w:val="none" w:sz="0" w:space="0" w:color="auto"/>
                                                              </w:divBdr>
                                                              <w:divsChild>
                                                                <w:div w:id="1872300229">
                                                                  <w:marLeft w:val="0"/>
                                                                  <w:marRight w:val="0"/>
                                                                  <w:marTop w:val="0"/>
                                                                  <w:marBottom w:val="0"/>
                                                                  <w:divBdr>
                                                                    <w:top w:val="none" w:sz="0" w:space="0" w:color="auto"/>
                                                                    <w:left w:val="none" w:sz="0" w:space="0" w:color="auto"/>
                                                                    <w:bottom w:val="none" w:sz="0" w:space="0" w:color="auto"/>
                                                                    <w:right w:val="none" w:sz="0" w:space="0" w:color="auto"/>
                                                                  </w:divBdr>
                                                                  <w:divsChild>
                                                                    <w:div w:id="1630744025">
                                                                      <w:marLeft w:val="0"/>
                                                                      <w:marRight w:val="0"/>
                                                                      <w:marTop w:val="0"/>
                                                                      <w:marBottom w:val="0"/>
                                                                      <w:divBdr>
                                                                        <w:top w:val="none" w:sz="0" w:space="0" w:color="auto"/>
                                                                        <w:left w:val="none" w:sz="0" w:space="0" w:color="auto"/>
                                                                        <w:bottom w:val="none" w:sz="0" w:space="0" w:color="auto"/>
                                                                        <w:right w:val="none" w:sz="0" w:space="0" w:color="auto"/>
                                                                      </w:divBdr>
                                                                      <w:divsChild>
                                                                        <w:div w:id="377314770">
                                                                          <w:marLeft w:val="0"/>
                                                                          <w:marRight w:val="0"/>
                                                                          <w:marTop w:val="0"/>
                                                                          <w:marBottom w:val="0"/>
                                                                          <w:divBdr>
                                                                            <w:top w:val="none" w:sz="0" w:space="0" w:color="auto"/>
                                                                            <w:left w:val="none" w:sz="0" w:space="0" w:color="auto"/>
                                                                            <w:bottom w:val="none" w:sz="0" w:space="0" w:color="auto"/>
                                                                            <w:right w:val="none" w:sz="0" w:space="0" w:color="auto"/>
                                                                          </w:divBdr>
                                                                          <w:divsChild>
                                                                            <w:div w:id="253635804">
                                                                              <w:marLeft w:val="0"/>
                                                                              <w:marRight w:val="0"/>
                                                                              <w:marTop w:val="0"/>
                                                                              <w:marBottom w:val="0"/>
                                                                              <w:divBdr>
                                                                                <w:top w:val="none" w:sz="0" w:space="0" w:color="auto"/>
                                                                                <w:left w:val="none" w:sz="0" w:space="0" w:color="auto"/>
                                                                                <w:bottom w:val="none" w:sz="0" w:space="0" w:color="auto"/>
                                                                                <w:right w:val="none" w:sz="0" w:space="0" w:color="auto"/>
                                                                              </w:divBdr>
                                                                              <w:divsChild>
                                                                                <w:div w:id="21443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6116762">
                                  <w:marLeft w:val="0"/>
                                  <w:marRight w:val="0"/>
                                  <w:marTop w:val="0"/>
                                  <w:marBottom w:val="0"/>
                                  <w:divBdr>
                                    <w:top w:val="none" w:sz="0" w:space="0" w:color="auto"/>
                                    <w:left w:val="none" w:sz="0" w:space="0" w:color="auto"/>
                                    <w:bottom w:val="none" w:sz="0" w:space="0" w:color="auto"/>
                                    <w:right w:val="none" w:sz="0" w:space="0" w:color="auto"/>
                                  </w:divBdr>
                                  <w:divsChild>
                                    <w:div w:id="453325853">
                                      <w:marLeft w:val="0"/>
                                      <w:marRight w:val="0"/>
                                      <w:marTop w:val="0"/>
                                      <w:marBottom w:val="0"/>
                                      <w:divBdr>
                                        <w:top w:val="none" w:sz="0" w:space="0" w:color="auto"/>
                                        <w:left w:val="none" w:sz="0" w:space="0" w:color="auto"/>
                                        <w:bottom w:val="none" w:sz="0" w:space="0" w:color="auto"/>
                                        <w:right w:val="none" w:sz="0" w:space="0" w:color="auto"/>
                                      </w:divBdr>
                                      <w:divsChild>
                                        <w:div w:id="505360728">
                                          <w:marLeft w:val="0"/>
                                          <w:marRight w:val="0"/>
                                          <w:marTop w:val="0"/>
                                          <w:marBottom w:val="0"/>
                                          <w:divBdr>
                                            <w:top w:val="none" w:sz="0" w:space="0" w:color="auto"/>
                                            <w:left w:val="none" w:sz="0" w:space="0" w:color="auto"/>
                                            <w:bottom w:val="none" w:sz="0" w:space="0" w:color="auto"/>
                                            <w:right w:val="none" w:sz="0" w:space="0" w:color="auto"/>
                                          </w:divBdr>
                                          <w:divsChild>
                                            <w:div w:id="458645488">
                                              <w:marLeft w:val="0"/>
                                              <w:marRight w:val="0"/>
                                              <w:marTop w:val="0"/>
                                              <w:marBottom w:val="0"/>
                                              <w:divBdr>
                                                <w:top w:val="none" w:sz="0" w:space="0" w:color="auto"/>
                                                <w:left w:val="none" w:sz="0" w:space="0" w:color="auto"/>
                                                <w:bottom w:val="none" w:sz="0" w:space="0" w:color="auto"/>
                                                <w:right w:val="none" w:sz="0" w:space="0" w:color="auto"/>
                                              </w:divBdr>
                                              <w:divsChild>
                                                <w:div w:id="638652978">
                                                  <w:marLeft w:val="0"/>
                                                  <w:marRight w:val="0"/>
                                                  <w:marTop w:val="0"/>
                                                  <w:marBottom w:val="0"/>
                                                  <w:divBdr>
                                                    <w:top w:val="none" w:sz="0" w:space="0" w:color="auto"/>
                                                    <w:left w:val="none" w:sz="0" w:space="0" w:color="auto"/>
                                                    <w:bottom w:val="none" w:sz="0" w:space="0" w:color="auto"/>
                                                    <w:right w:val="none" w:sz="0" w:space="0" w:color="auto"/>
                                                  </w:divBdr>
                                                  <w:divsChild>
                                                    <w:div w:id="304772982">
                                                      <w:marLeft w:val="0"/>
                                                      <w:marRight w:val="0"/>
                                                      <w:marTop w:val="0"/>
                                                      <w:marBottom w:val="0"/>
                                                      <w:divBdr>
                                                        <w:top w:val="none" w:sz="0" w:space="0" w:color="auto"/>
                                                        <w:left w:val="none" w:sz="0" w:space="0" w:color="auto"/>
                                                        <w:bottom w:val="none" w:sz="0" w:space="0" w:color="auto"/>
                                                        <w:right w:val="none" w:sz="0" w:space="0" w:color="auto"/>
                                                      </w:divBdr>
                                                      <w:divsChild>
                                                        <w:div w:id="451674139">
                                                          <w:marLeft w:val="0"/>
                                                          <w:marRight w:val="0"/>
                                                          <w:marTop w:val="0"/>
                                                          <w:marBottom w:val="0"/>
                                                          <w:divBdr>
                                                            <w:top w:val="none" w:sz="0" w:space="0" w:color="auto"/>
                                                            <w:left w:val="none" w:sz="0" w:space="0" w:color="auto"/>
                                                            <w:bottom w:val="none" w:sz="0" w:space="0" w:color="auto"/>
                                                            <w:right w:val="none" w:sz="0" w:space="0" w:color="auto"/>
                                                          </w:divBdr>
                                                          <w:divsChild>
                                                            <w:div w:id="952712010">
                                                              <w:marLeft w:val="0"/>
                                                              <w:marRight w:val="0"/>
                                                              <w:marTop w:val="0"/>
                                                              <w:marBottom w:val="0"/>
                                                              <w:divBdr>
                                                                <w:top w:val="none" w:sz="0" w:space="0" w:color="auto"/>
                                                                <w:left w:val="none" w:sz="0" w:space="0" w:color="auto"/>
                                                                <w:bottom w:val="none" w:sz="0" w:space="0" w:color="auto"/>
                                                                <w:right w:val="none" w:sz="0" w:space="0" w:color="auto"/>
                                                              </w:divBdr>
                                                              <w:divsChild>
                                                                <w:div w:id="842084931">
                                                                  <w:marLeft w:val="0"/>
                                                                  <w:marRight w:val="0"/>
                                                                  <w:marTop w:val="0"/>
                                                                  <w:marBottom w:val="0"/>
                                                                  <w:divBdr>
                                                                    <w:top w:val="none" w:sz="0" w:space="0" w:color="auto"/>
                                                                    <w:left w:val="none" w:sz="0" w:space="0" w:color="auto"/>
                                                                    <w:bottom w:val="none" w:sz="0" w:space="0" w:color="auto"/>
                                                                    <w:right w:val="none" w:sz="0" w:space="0" w:color="auto"/>
                                                                  </w:divBdr>
                                                                  <w:divsChild>
                                                                    <w:div w:id="1843471300">
                                                                      <w:marLeft w:val="0"/>
                                                                      <w:marRight w:val="0"/>
                                                                      <w:marTop w:val="0"/>
                                                                      <w:marBottom w:val="0"/>
                                                                      <w:divBdr>
                                                                        <w:top w:val="none" w:sz="0" w:space="0" w:color="auto"/>
                                                                        <w:left w:val="none" w:sz="0" w:space="0" w:color="auto"/>
                                                                        <w:bottom w:val="none" w:sz="0" w:space="0" w:color="auto"/>
                                                                        <w:right w:val="none" w:sz="0" w:space="0" w:color="auto"/>
                                                                      </w:divBdr>
                                                                      <w:divsChild>
                                                                        <w:div w:id="1877111542">
                                                                          <w:marLeft w:val="0"/>
                                                                          <w:marRight w:val="0"/>
                                                                          <w:marTop w:val="0"/>
                                                                          <w:marBottom w:val="0"/>
                                                                          <w:divBdr>
                                                                            <w:top w:val="none" w:sz="0" w:space="0" w:color="auto"/>
                                                                            <w:left w:val="none" w:sz="0" w:space="0" w:color="auto"/>
                                                                            <w:bottom w:val="none" w:sz="0" w:space="0" w:color="auto"/>
                                                                            <w:right w:val="none" w:sz="0" w:space="0" w:color="auto"/>
                                                                          </w:divBdr>
                                                                          <w:divsChild>
                                                                            <w:div w:id="1550993689">
                                                                              <w:marLeft w:val="0"/>
                                                                              <w:marRight w:val="0"/>
                                                                              <w:marTop w:val="0"/>
                                                                              <w:marBottom w:val="0"/>
                                                                              <w:divBdr>
                                                                                <w:top w:val="none" w:sz="0" w:space="0" w:color="auto"/>
                                                                                <w:left w:val="none" w:sz="0" w:space="0" w:color="auto"/>
                                                                                <w:bottom w:val="none" w:sz="0" w:space="0" w:color="auto"/>
                                                                                <w:right w:val="none" w:sz="0" w:space="0" w:color="auto"/>
                                                                              </w:divBdr>
                                                                              <w:divsChild>
                                                                                <w:div w:id="994722329">
                                                                                  <w:marLeft w:val="0"/>
                                                                                  <w:marRight w:val="0"/>
                                                                                  <w:marTop w:val="0"/>
                                                                                  <w:marBottom w:val="0"/>
                                                                                  <w:divBdr>
                                                                                    <w:top w:val="none" w:sz="0" w:space="0" w:color="auto"/>
                                                                                    <w:left w:val="none" w:sz="0" w:space="0" w:color="auto"/>
                                                                                    <w:bottom w:val="none" w:sz="0" w:space="0" w:color="auto"/>
                                                                                    <w:right w:val="none" w:sz="0" w:space="0" w:color="auto"/>
                                                                                  </w:divBdr>
                                                                                  <w:divsChild>
                                                                                    <w:div w:id="1546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1291228">
                                  <w:marLeft w:val="0"/>
                                  <w:marRight w:val="0"/>
                                  <w:marTop w:val="0"/>
                                  <w:marBottom w:val="0"/>
                                  <w:divBdr>
                                    <w:top w:val="none" w:sz="0" w:space="0" w:color="auto"/>
                                    <w:left w:val="none" w:sz="0" w:space="0" w:color="auto"/>
                                    <w:bottom w:val="none" w:sz="0" w:space="0" w:color="auto"/>
                                    <w:right w:val="none" w:sz="0" w:space="0" w:color="auto"/>
                                  </w:divBdr>
                                  <w:divsChild>
                                    <w:div w:id="211502124">
                                      <w:marLeft w:val="0"/>
                                      <w:marRight w:val="0"/>
                                      <w:marTop w:val="0"/>
                                      <w:marBottom w:val="0"/>
                                      <w:divBdr>
                                        <w:top w:val="none" w:sz="0" w:space="0" w:color="auto"/>
                                        <w:left w:val="none" w:sz="0" w:space="0" w:color="auto"/>
                                        <w:bottom w:val="none" w:sz="0" w:space="0" w:color="auto"/>
                                        <w:right w:val="none" w:sz="0" w:space="0" w:color="auto"/>
                                      </w:divBdr>
                                      <w:divsChild>
                                        <w:div w:id="536507460">
                                          <w:marLeft w:val="0"/>
                                          <w:marRight w:val="0"/>
                                          <w:marTop w:val="0"/>
                                          <w:marBottom w:val="0"/>
                                          <w:divBdr>
                                            <w:top w:val="none" w:sz="0" w:space="0" w:color="auto"/>
                                            <w:left w:val="none" w:sz="0" w:space="0" w:color="auto"/>
                                            <w:bottom w:val="none" w:sz="0" w:space="0" w:color="auto"/>
                                            <w:right w:val="none" w:sz="0" w:space="0" w:color="auto"/>
                                          </w:divBdr>
                                          <w:divsChild>
                                            <w:div w:id="1875539734">
                                              <w:marLeft w:val="0"/>
                                              <w:marRight w:val="0"/>
                                              <w:marTop w:val="0"/>
                                              <w:marBottom w:val="0"/>
                                              <w:divBdr>
                                                <w:top w:val="none" w:sz="0" w:space="0" w:color="auto"/>
                                                <w:left w:val="none" w:sz="0" w:space="0" w:color="auto"/>
                                                <w:bottom w:val="none" w:sz="0" w:space="0" w:color="auto"/>
                                                <w:right w:val="none" w:sz="0" w:space="0" w:color="auto"/>
                                              </w:divBdr>
                                              <w:divsChild>
                                                <w:div w:id="1703286435">
                                                  <w:marLeft w:val="0"/>
                                                  <w:marRight w:val="0"/>
                                                  <w:marTop w:val="0"/>
                                                  <w:marBottom w:val="0"/>
                                                  <w:divBdr>
                                                    <w:top w:val="none" w:sz="0" w:space="0" w:color="auto"/>
                                                    <w:left w:val="none" w:sz="0" w:space="0" w:color="auto"/>
                                                    <w:bottom w:val="none" w:sz="0" w:space="0" w:color="auto"/>
                                                    <w:right w:val="none" w:sz="0" w:space="0" w:color="auto"/>
                                                  </w:divBdr>
                                                  <w:divsChild>
                                                    <w:div w:id="1385250226">
                                                      <w:marLeft w:val="0"/>
                                                      <w:marRight w:val="0"/>
                                                      <w:marTop w:val="0"/>
                                                      <w:marBottom w:val="0"/>
                                                      <w:divBdr>
                                                        <w:top w:val="none" w:sz="0" w:space="0" w:color="auto"/>
                                                        <w:left w:val="none" w:sz="0" w:space="0" w:color="auto"/>
                                                        <w:bottom w:val="none" w:sz="0" w:space="0" w:color="auto"/>
                                                        <w:right w:val="none" w:sz="0" w:space="0" w:color="auto"/>
                                                      </w:divBdr>
                                                      <w:divsChild>
                                                        <w:div w:id="1829707677">
                                                          <w:marLeft w:val="0"/>
                                                          <w:marRight w:val="0"/>
                                                          <w:marTop w:val="0"/>
                                                          <w:marBottom w:val="0"/>
                                                          <w:divBdr>
                                                            <w:top w:val="none" w:sz="0" w:space="0" w:color="auto"/>
                                                            <w:left w:val="none" w:sz="0" w:space="0" w:color="auto"/>
                                                            <w:bottom w:val="none" w:sz="0" w:space="0" w:color="auto"/>
                                                            <w:right w:val="none" w:sz="0" w:space="0" w:color="auto"/>
                                                          </w:divBdr>
                                                          <w:divsChild>
                                                            <w:div w:id="253057256">
                                                              <w:marLeft w:val="0"/>
                                                              <w:marRight w:val="0"/>
                                                              <w:marTop w:val="0"/>
                                                              <w:marBottom w:val="0"/>
                                                              <w:divBdr>
                                                                <w:top w:val="none" w:sz="0" w:space="0" w:color="auto"/>
                                                                <w:left w:val="none" w:sz="0" w:space="0" w:color="auto"/>
                                                                <w:bottom w:val="none" w:sz="0" w:space="0" w:color="auto"/>
                                                                <w:right w:val="none" w:sz="0" w:space="0" w:color="auto"/>
                                                              </w:divBdr>
                                                              <w:divsChild>
                                                                <w:div w:id="948587445">
                                                                  <w:marLeft w:val="0"/>
                                                                  <w:marRight w:val="0"/>
                                                                  <w:marTop w:val="0"/>
                                                                  <w:marBottom w:val="0"/>
                                                                  <w:divBdr>
                                                                    <w:top w:val="none" w:sz="0" w:space="0" w:color="auto"/>
                                                                    <w:left w:val="none" w:sz="0" w:space="0" w:color="auto"/>
                                                                    <w:bottom w:val="none" w:sz="0" w:space="0" w:color="auto"/>
                                                                    <w:right w:val="none" w:sz="0" w:space="0" w:color="auto"/>
                                                                  </w:divBdr>
                                                                  <w:divsChild>
                                                                    <w:div w:id="1321276118">
                                                                      <w:marLeft w:val="0"/>
                                                                      <w:marRight w:val="0"/>
                                                                      <w:marTop w:val="0"/>
                                                                      <w:marBottom w:val="0"/>
                                                                      <w:divBdr>
                                                                        <w:top w:val="none" w:sz="0" w:space="0" w:color="auto"/>
                                                                        <w:left w:val="none" w:sz="0" w:space="0" w:color="auto"/>
                                                                        <w:bottom w:val="none" w:sz="0" w:space="0" w:color="auto"/>
                                                                        <w:right w:val="none" w:sz="0" w:space="0" w:color="auto"/>
                                                                      </w:divBdr>
                                                                      <w:divsChild>
                                                                        <w:div w:id="737750405">
                                                                          <w:marLeft w:val="0"/>
                                                                          <w:marRight w:val="0"/>
                                                                          <w:marTop w:val="0"/>
                                                                          <w:marBottom w:val="0"/>
                                                                          <w:divBdr>
                                                                            <w:top w:val="none" w:sz="0" w:space="0" w:color="auto"/>
                                                                            <w:left w:val="none" w:sz="0" w:space="0" w:color="auto"/>
                                                                            <w:bottom w:val="none" w:sz="0" w:space="0" w:color="auto"/>
                                                                            <w:right w:val="none" w:sz="0" w:space="0" w:color="auto"/>
                                                                          </w:divBdr>
                                                                          <w:divsChild>
                                                                            <w:div w:id="1448307464">
                                                                              <w:marLeft w:val="0"/>
                                                                              <w:marRight w:val="0"/>
                                                                              <w:marTop w:val="0"/>
                                                                              <w:marBottom w:val="0"/>
                                                                              <w:divBdr>
                                                                                <w:top w:val="none" w:sz="0" w:space="0" w:color="auto"/>
                                                                                <w:left w:val="none" w:sz="0" w:space="0" w:color="auto"/>
                                                                                <w:bottom w:val="none" w:sz="0" w:space="0" w:color="auto"/>
                                                                                <w:right w:val="none" w:sz="0" w:space="0" w:color="auto"/>
                                                                              </w:divBdr>
                                                                              <w:divsChild>
                                                                                <w:div w:id="1942833843">
                                                                                  <w:marLeft w:val="0"/>
                                                                                  <w:marRight w:val="0"/>
                                                                                  <w:marTop w:val="0"/>
                                                                                  <w:marBottom w:val="0"/>
                                                                                  <w:divBdr>
                                                                                    <w:top w:val="none" w:sz="0" w:space="0" w:color="auto"/>
                                                                                    <w:left w:val="none" w:sz="0" w:space="0" w:color="auto"/>
                                                                                    <w:bottom w:val="none" w:sz="0" w:space="0" w:color="auto"/>
                                                                                    <w:right w:val="none" w:sz="0" w:space="0" w:color="auto"/>
                                                                                  </w:divBdr>
                                                                                  <w:divsChild>
                                                                                    <w:div w:id="182638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4282472">
      <w:bodyDiv w:val="1"/>
      <w:marLeft w:val="0"/>
      <w:marRight w:val="0"/>
      <w:marTop w:val="0"/>
      <w:marBottom w:val="0"/>
      <w:divBdr>
        <w:top w:val="none" w:sz="0" w:space="0" w:color="auto"/>
        <w:left w:val="none" w:sz="0" w:space="0" w:color="auto"/>
        <w:bottom w:val="none" w:sz="0" w:space="0" w:color="auto"/>
        <w:right w:val="none" w:sz="0" w:space="0" w:color="auto"/>
      </w:divBdr>
    </w:div>
    <w:div w:id="1443383675">
      <w:bodyDiv w:val="1"/>
      <w:marLeft w:val="0"/>
      <w:marRight w:val="0"/>
      <w:marTop w:val="0"/>
      <w:marBottom w:val="0"/>
      <w:divBdr>
        <w:top w:val="none" w:sz="0" w:space="0" w:color="auto"/>
        <w:left w:val="none" w:sz="0" w:space="0" w:color="auto"/>
        <w:bottom w:val="none" w:sz="0" w:space="0" w:color="auto"/>
        <w:right w:val="none" w:sz="0" w:space="0" w:color="auto"/>
      </w:divBdr>
      <w:divsChild>
        <w:div w:id="1703087220">
          <w:marLeft w:val="0"/>
          <w:marRight w:val="0"/>
          <w:marTop w:val="0"/>
          <w:marBottom w:val="0"/>
          <w:divBdr>
            <w:top w:val="none" w:sz="0" w:space="0" w:color="auto"/>
            <w:left w:val="none" w:sz="0" w:space="0" w:color="auto"/>
            <w:bottom w:val="none" w:sz="0" w:space="0" w:color="auto"/>
            <w:right w:val="none" w:sz="0" w:space="0" w:color="auto"/>
          </w:divBdr>
          <w:divsChild>
            <w:div w:id="250086960">
              <w:marLeft w:val="0"/>
              <w:marRight w:val="0"/>
              <w:marTop w:val="0"/>
              <w:marBottom w:val="0"/>
              <w:divBdr>
                <w:top w:val="none" w:sz="0" w:space="0" w:color="auto"/>
                <w:left w:val="none" w:sz="0" w:space="0" w:color="auto"/>
                <w:bottom w:val="none" w:sz="0" w:space="0" w:color="auto"/>
                <w:right w:val="none" w:sz="0" w:space="0" w:color="auto"/>
              </w:divBdr>
            </w:div>
            <w:div w:id="2064017065">
              <w:marLeft w:val="0"/>
              <w:marRight w:val="0"/>
              <w:marTop w:val="0"/>
              <w:marBottom w:val="0"/>
              <w:divBdr>
                <w:top w:val="none" w:sz="0" w:space="0" w:color="auto"/>
                <w:left w:val="none" w:sz="0" w:space="0" w:color="auto"/>
                <w:bottom w:val="none" w:sz="0" w:space="0" w:color="auto"/>
                <w:right w:val="none" w:sz="0" w:space="0" w:color="auto"/>
              </w:divBdr>
            </w:div>
            <w:div w:id="1976906556">
              <w:marLeft w:val="0"/>
              <w:marRight w:val="0"/>
              <w:marTop w:val="0"/>
              <w:marBottom w:val="0"/>
              <w:divBdr>
                <w:top w:val="none" w:sz="0" w:space="0" w:color="auto"/>
                <w:left w:val="none" w:sz="0" w:space="0" w:color="auto"/>
                <w:bottom w:val="none" w:sz="0" w:space="0" w:color="auto"/>
                <w:right w:val="none" w:sz="0" w:space="0" w:color="auto"/>
              </w:divBdr>
            </w:div>
            <w:div w:id="213930328">
              <w:marLeft w:val="0"/>
              <w:marRight w:val="0"/>
              <w:marTop w:val="0"/>
              <w:marBottom w:val="0"/>
              <w:divBdr>
                <w:top w:val="none" w:sz="0" w:space="0" w:color="auto"/>
                <w:left w:val="none" w:sz="0" w:space="0" w:color="auto"/>
                <w:bottom w:val="none" w:sz="0" w:space="0" w:color="auto"/>
                <w:right w:val="none" w:sz="0" w:space="0" w:color="auto"/>
              </w:divBdr>
            </w:div>
            <w:div w:id="1312901784">
              <w:marLeft w:val="0"/>
              <w:marRight w:val="0"/>
              <w:marTop w:val="0"/>
              <w:marBottom w:val="0"/>
              <w:divBdr>
                <w:top w:val="none" w:sz="0" w:space="0" w:color="auto"/>
                <w:left w:val="none" w:sz="0" w:space="0" w:color="auto"/>
                <w:bottom w:val="none" w:sz="0" w:space="0" w:color="auto"/>
                <w:right w:val="none" w:sz="0" w:space="0" w:color="auto"/>
              </w:divBdr>
            </w:div>
            <w:div w:id="1300381063">
              <w:marLeft w:val="0"/>
              <w:marRight w:val="0"/>
              <w:marTop w:val="0"/>
              <w:marBottom w:val="0"/>
              <w:divBdr>
                <w:top w:val="none" w:sz="0" w:space="0" w:color="auto"/>
                <w:left w:val="none" w:sz="0" w:space="0" w:color="auto"/>
                <w:bottom w:val="none" w:sz="0" w:space="0" w:color="auto"/>
                <w:right w:val="none" w:sz="0" w:space="0" w:color="auto"/>
              </w:divBdr>
            </w:div>
            <w:div w:id="1844661582">
              <w:marLeft w:val="0"/>
              <w:marRight w:val="0"/>
              <w:marTop w:val="0"/>
              <w:marBottom w:val="0"/>
              <w:divBdr>
                <w:top w:val="none" w:sz="0" w:space="0" w:color="auto"/>
                <w:left w:val="none" w:sz="0" w:space="0" w:color="auto"/>
                <w:bottom w:val="none" w:sz="0" w:space="0" w:color="auto"/>
                <w:right w:val="none" w:sz="0" w:space="0" w:color="auto"/>
              </w:divBdr>
            </w:div>
            <w:div w:id="917442746">
              <w:marLeft w:val="0"/>
              <w:marRight w:val="0"/>
              <w:marTop w:val="0"/>
              <w:marBottom w:val="0"/>
              <w:divBdr>
                <w:top w:val="none" w:sz="0" w:space="0" w:color="auto"/>
                <w:left w:val="none" w:sz="0" w:space="0" w:color="auto"/>
                <w:bottom w:val="none" w:sz="0" w:space="0" w:color="auto"/>
                <w:right w:val="none" w:sz="0" w:space="0" w:color="auto"/>
              </w:divBdr>
            </w:div>
            <w:div w:id="962422266">
              <w:marLeft w:val="0"/>
              <w:marRight w:val="0"/>
              <w:marTop w:val="0"/>
              <w:marBottom w:val="0"/>
              <w:divBdr>
                <w:top w:val="none" w:sz="0" w:space="0" w:color="auto"/>
                <w:left w:val="none" w:sz="0" w:space="0" w:color="auto"/>
                <w:bottom w:val="none" w:sz="0" w:space="0" w:color="auto"/>
                <w:right w:val="none" w:sz="0" w:space="0" w:color="auto"/>
              </w:divBdr>
            </w:div>
            <w:div w:id="1504273364">
              <w:marLeft w:val="0"/>
              <w:marRight w:val="0"/>
              <w:marTop w:val="0"/>
              <w:marBottom w:val="0"/>
              <w:divBdr>
                <w:top w:val="none" w:sz="0" w:space="0" w:color="auto"/>
                <w:left w:val="none" w:sz="0" w:space="0" w:color="auto"/>
                <w:bottom w:val="none" w:sz="0" w:space="0" w:color="auto"/>
                <w:right w:val="none" w:sz="0" w:space="0" w:color="auto"/>
              </w:divBdr>
            </w:div>
            <w:div w:id="1910653145">
              <w:marLeft w:val="0"/>
              <w:marRight w:val="0"/>
              <w:marTop w:val="0"/>
              <w:marBottom w:val="0"/>
              <w:divBdr>
                <w:top w:val="none" w:sz="0" w:space="0" w:color="auto"/>
                <w:left w:val="none" w:sz="0" w:space="0" w:color="auto"/>
                <w:bottom w:val="none" w:sz="0" w:space="0" w:color="auto"/>
                <w:right w:val="none" w:sz="0" w:space="0" w:color="auto"/>
              </w:divBdr>
            </w:div>
            <w:div w:id="1456875457">
              <w:marLeft w:val="0"/>
              <w:marRight w:val="0"/>
              <w:marTop w:val="0"/>
              <w:marBottom w:val="0"/>
              <w:divBdr>
                <w:top w:val="none" w:sz="0" w:space="0" w:color="auto"/>
                <w:left w:val="none" w:sz="0" w:space="0" w:color="auto"/>
                <w:bottom w:val="none" w:sz="0" w:space="0" w:color="auto"/>
                <w:right w:val="none" w:sz="0" w:space="0" w:color="auto"/>
              </w:divBdr>
            </w:div>
            <w:div w:id="696976440">
              <w:marLeft w:val="0"/>
              <w:marRight w:val="0"/>
              <w:marTop w:val="0"/>
              <w:marBottom w:val="0"/>
              <w:divBdr>
                <w:top w:val="none" w:sz="0" w:space="0" w:color="auto"/>
                <w:left w:val="none" w:sz="0" w:space="0" w:color="auto"/>
                <w:bottom w:val="none" w:sz="0" w:space="0" w:color="auto"/>
                <w:right w:val="none" w:sz="0" w:space="0" w:color="auto"/>
              </w:divBdr>
            </w:div>
            <w:div w:id="1929343910">
              <w:marLeft w:val="0"/>
              <w:marRight w:val="0"/>
              <w:marTop w:val="0"/>
              <w:marBottom w:val="0"/>
              <w:divBdr>
                <w:top w:val="none" w:sz="0" w:space="0" w:color="auto"/>
                <w:left w:val="none" w:sz="0" w:space="0" w:color="auto"/>
                <w:bottom w:val="none" w:sz="0" w:space="0" w:color="auto"/>
                <w:right w:val="none" w:sz="0" w:space="0" w:color="auto"/>
              </w:divBdr>
            </w:div>
            <w:div w:id="1207570861">
              <w:marLeft w:val="0"/>
              <w:marRight w:val="0"/>
              <w:marTop w:val="0"/>
              <w:marBottom w:val="0"/>
              <w:divBdr>
                <w:top w:val="none" w:sz="0" w:space="0" w:color="auto"/>
                <w:left w:val="none" w:sz="0" w:space="0" w:color="auto"/>
                <w:bottom w:val="none" w:sz="0" w:space="0" w:color="auto"/>
                <w:right w:val="none" w:sz="0" w:space="0" w:color="auto"/>
              </w:divBdr>
            </w:div>
            <w:div w:id="906913656">
              <w:marLeft w:val="0"/>
              <w:marRight w:val="0"/>
              <w:marTop w:val="0"/>
              <w:marBottom w:val="0"/>
              <w:divBdr>
                <w:top w:val="none" w:sz="0" w:space="0" w:color="auto"/>
                <w:left w:val="none" w:sz="0" w:space="0" w:color="auto"/>
                <w:bottom w:val="none" w:sz="0" w:space="0" w:color="auto"/>
                <w:right w:val="none" w:sz="0" w:space="0" w:color="auto"/>
              </w:divBdr>
            </w:div>
            <w:div w:id="274337707">
              <w:marLeft w:val="0"/>
              <w:marRight w:val="0"/>
              <w:marTop w:val="0"/>
              <w:marBottom w:val="0"/>
              <w:divBdr>
                <w:top w:val="none" w:sz="0" w:space="0" w:color="auto"/>
                <w:left w:val="none" w:sz="0" w:space="0" w:color="auto"/>
                <w:bottom w:val="none" w:sz="0" w:space="0" w:color="auto"/>
                <w:right w:val="none" w:sz="0" w:space="0" w:color="auto"/>
              </w:divBdr>
            </w:div>
            <w:div w:id="658386288">
              <w:marLeft w:val="0"/>
              <w:marRight w:val="0"/>
              <w:marTop w:val="0"/>
              <w:marBottom w:val="0"/>
              <w:divBdr>
                <w:top w:val="none" w:sz="0" w:space="0" w:color="auto"/>
                <w:left w:val="none" w:sz="0" w:space="0" w:color="auto"/>
                <w:bottom w:val="none" w:sz="0" w:space="0" w:color="auto"/>
                <w:right w:val="none" w:sz="0" w:space="0" w:color="auto"/>
              </w:divBdr>
            </w:div>
            <w:div w:id="1247419176">
              <w:marLeft w:val="0"/>
              <w:marRight w:val="0"/>
              <w:marTop w:val="0"/>
              <w:marBottom w:val="0"/>
              <w:divBdr>
                <w:top w:val="none" w:sz="0" w:space="0" w:color="auto"/>
                <w:left w:val="none" w:sz="0" w:space="0" w:color="auto"/>
                <w:bottom w:val="none" w:sz="0" w:space="0" w:color="auto"/>
                <w:right w:val="none" w:sz="0" w:space="0" w:color="auto"/>
              </w:divBdr>
            </w:div>
            <w:div w:id="1684434020">
              <w:marLeft w:val="0"/>
              <w:marRight w:val="0"/>
              <w:marTop w:val="0"/>
              <w:marBottom w:val="0"/>
              <w:divBdr>
                <w:top w:val="none" w:sz="0" w:space="0" w:color="auto"/>
                <w:left w:val="none" w:sz="0" w:space="0" w:color="auto"/>
                <w:bottom w:val="none" w:sz="0" w:space="0" w:color="auto"/>
                <w:right w:val="none" w:sz="0" w:space="0" w:color="auto"/>
              </w:divBdr>
            </w:div>
            <w:div w:id="1673292697">
              <w:marLeft w:val="0"/>
              <w:marRight w:val="0"/>
              <w:marTop w:val="0"/>
              <w:marBottom w:val="0"/>
              <w:divBdr>
                <w:top w:val="none" w:sz="0" w:space="0" w:color="auto"/>
                <w:left w:val="none" w:sz="0" w:space="0" w:color="auto"/>
                <w:bottom w:val="none" w:sz="0" w:space="0" w:color="auto"/>
                <w:right w:val="none" w:sz="0" w:space="0" w:color="auto"/>
              </w:divBdr>
            </w:div>
            <w:div w:id="1873499147">
              <w:marLeft w:val="0"/>
              <w:marRight w:val="0"/>
              <w:marTop w:val="0"/>
              <w:marBottom w:val="0"/>
              <w:divBdr>
                <w:top w:val="none" w:sz="0" w:space="0" w:color="auto"/>
                <w:left w:val="none" w:sz="0" w:space="0" w:color="auto"/>
                <w:bottom w:val="none" w:sz="0" w:space="0" w:color="auto"/>
                <w:right w:val="none" w:sz="0" w:space="0" w:color="auto"/>
              </w:divBdr>
            </w:div>
            <w:div w:id="1301575076">
              <w:marLeft w:val="0"/>
              <w:marRight w:val="0"/>
              <w:marTop w:val="0"/>
              <w:marBottom w:val="0"/>
              <w:divBdr>
                <w:top w:val="none" w:sz="0" w:space="0" w:color="auto"/>
                <w:left w:val="none" w:sz="0" w:space="0" w:color="auto"/>
                <w:bottom w:val="none" w:sz="0" w:space="0" w:color="auto"/>
                <w:right w:val="none" w:sz="0" w:space="0" w:color="auto"/>
              </w:divBdr>
            </w:div>
            <w:div w:id="932587407">
              <w:marLeft w:val="0"/>
              <w:marRight w:val="0"/>
              <w:marTop w:val="0"/>
              <w:marBottom w:val="0"/>
              <w:divBdr>
                <w:top w:val="none" w:sz="0" w:space="0" w:color="auto"/>
                <w:left w:val="none" w:sz="0" w:space="0" w:color="auto"/>
                <w:bottom w:val="none" w:sz="0" w:space="0" w:color="auto"/>
                <w:right w:val="none" w:sz="0" w:space="0" w:color="auto"/>
              </w:divBdr>
            </w:div>
            <w:div w:id="856428207">
              <w:marLeft w:val="0"/>
              <w:marRight w:val="0"/>
              <w:marTop w:val="0"/>
              <w:marBottom w:val="0"/>
              <w:divBdr>
                <w:top w:val="none" w:sz="0" w:space="0" w:color="auto"/>
                <w:left w:val="none" w:sz="0" w:space="0" w:color="auto"/>
                <w:bottom w:val="none" w:sz="0" w:space="0" w:color="auto"/>
                <w:right w:val="none" w:sz="0" w:space="0" w:color="auto"/>
              </w:divBdr>
            </w:div>
            <w:div w:id="1582063097">
              <w:marLeft w:val="0"/>
              <w:marRight w:val="0"/>
              <w:marTop w:val="0"/>
              <w:marBottom w:val="0"/>
              <w:divBdr>
                <w:top w:val="none" w:sz="0" w:space="0" w:color="auto"/>
                <w:left w:val="none" w:sz="0" w:space="0" w:color="auto"/>
                <w:bottom w:val="none" w:sz="0" w:space="0" w:color="auto"/>
                <w:right w:val="none" w:sz="0" w:space="0" w:color="auto"/>
              </w:divBdr>
            </w:div>
            <w:div w:id="113864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84670">
      <w:bodyDiv w:val="1"/>
      <w:marLeft w:val="0"/>
      <w:marRight w:val="0"/>
      <w:marTop w:val="0"/>
      <w:marBottom w:val="0"/>
      <w:divBdr>
        <w:top w:val="none" w:sz="0" w:space="0" w:color="auto"/>
        <w:left w:val="none" w:sz="0" w:space="0" w:color="auto"/>
        <w:bottom w:val="none" w:sz="0" w:space="0" w:color="auto"/>
        <w:right w:val="none" w:sz="0" w:space="0" w:color="auto"/>
      </w:divBdr>
      <w:divsChild>
        <w:div w:id="1844583211">
          <w:marLeft w:val="0"/>
          <w:marRight w:val="0"/>
          <w:marTop w:val="0"/>
          <w:marBottom w:val="0"/>
          <w:divBdr>
            <w:top w:val="none" w:sz="0" w:space="0" w:color="auto"/>
            <w:left w:val="none" w:sz="0" w:space="0" w:color="auto"/>
            <w:bottom w:val="none" w:sz="0" w:space="0" w:color="auto"/>
            <w:right w:val="none" w:sz="0" w:space="0" w:color="auto"/>
          </w:divBdr>
          <w:divsChild>
            <w:div w:id="2015497261">
              <w:marLeft w:val="0"/>
              <w:marRight w:val="0"/>
              <w:marTop w:val="0"/>
              <w:marBottom w:val="0"/>
              <w:divBdr>
                <w:top w:val="none" w:sz="0" w:space="0" w:color="auto"/>
                <w:left w:val="none" w:sz="0" w:space="0" w:color="auto"/>
                <w:bottom w:val="none" w:sz="0" w:space="0" w:color="auto"/>
                <w:right w:val="none" w:sz="0" w:space="0" w:color="auto"/>
              </w:divBdr>
            </w:div>
            <w:div w:id="904418686">
              <w:marLeft w:val="0"/>
              <w:marRight w:val="0"/>
              <w:marTop w:val="0"/>
              <w:marBottom w:val="0"/>
              <w:divBdr>
                <w:top w:val="none" w:sz="0" w:space="0" w:color="auto"/>
                <w:left w:val="none" w:sz="0" w:space="0" w:color="auto"/>
                <w:bottom w:val="none" w:sz="0" w:space="0" w:color="auto"/>
                <w:right w:val="none" w:sz="0" w:space="0" w:color="auto"/>
              </w:divBdr>
            </w:div>
            <w:div w:id="1954828225">
              <w:marLeft w:val="0"/>
              <w:marRight w:val="0"/>
              <w:marTop w:val="0"/>
              <w:marBottom w:val="0"/>
              <w:divBdr>
                <w:top w:val="none" w:sz="0" w:space="0" w:color="auto"/>
                <w:left w:val="none" w:sz="0" w:space="0" w:color="auto"/>
                <w:bottom w:val="none" w:sz="0" w:space="0" w:color="auto"/>
                <w:right w:val="none" w:sz="0" w:space="0" w:color="auto"/>
              </w:divBdr>
            </w:div>
            <w:div w:id="1318800689">
              <w:marLeft w:val="0"/>
              <w:marRight w:val="0"/>
              <w:marTop w:val="0"/>
              <w:marBottom w:val="0"/>
              <w:divBdr>
                <w:top w:val="none" w:sz="0" w:space="0" w:color="auto"/>
                <w:left w:val="none" w:sz="0" w:space="0" w:color="auto"/>
                <w:bottom w:val="none" w:sz="0" w:space="0" w:color="auto"/>
                <w:right w:val="none" w:sz="0" w:space="0" w:color="auto"/>
              </w:divBdr>
            </w:div>
            <w:div w:id="1781876365">
              <w:marLeft w:val="0"/>
              <w:marRight w:val="0"/>
              <w:marTop w:val="0"/>
              <w:marBottom w:val="0"/>
              <w:divBdr>
                <w:top w:val="none" w:sz="0" w:space="0" w:color="auto"/>
                <w:left w:val="none" w:sz="0" w:space="0" w:color="auto"/>
                <w:bottom w:val="none" w:sz="0" w:space="0" w:color="auto"/>
                <w:right w:val="none" w:sz="0" w:space="0" w:color="auto"/>
              </w:divBdr>
            </w:div>
            <w:div w:id="1015763201">
              <w:marLeft w:val="0"/>
              <w:marRight w:val="0"/>
              <w:marTop w:val="0"/>
              <w:marBottom w:val="0"/>
              <w:divBdr>
                <w:top w:val="none" w:sz="0" w:space="0" w:color="auto"/>
                <w:left w:val="none" w:sz="0" w:space="0" w:color="auto"/>
                <w:bottom w:val="none" w:sz="0" w:space="0" w:color="auto"/>
                <w:right w:val="none" w:sz="0" w:space="0" w:color="auto"/>
              </w:divBdr>
            </w:div>
            <w:div w:id="564679981">
              <w:marLeft w:val="0"/>
              <w:marRight w:val="0"/>
              <w:marTop w:val="0"/>
              <w:marBottom w:val="0"/>
              <w:divBdr>
                <w:top w:val="none" w:sz="0" w:space="0" w:color="auto"/>
                <w:left w:val="none" w:sz="0" w:space="0" w:color="auto"/>
                <w:bottom w:val="none" w:sz="0" w:space="0" w:color="auto"/>
                <w:right w:val="none" w:sz="0" w:space="0" w:color="auto"/>
              </w:divBdr>
            </w:div>
            <w:div w:id="1133865866">
              <w:marLeft w:val="0"/>
              <w:marRight w:val="0"/>
              <w:marTop w:val="0"/>
              <w:marBottom w:val="0"/>
              <w:divBdr>
                <w:top w:val="none" w:sz="0" w:space="0" w:color="auto"/>
                <w:left w:val="none" w:sz="0" w:space="0" w:color="auto"/>
                <w:bottom w:val="none" w:sz="0" w:space="0" w:color="auto"/>
                <w:right w:val="none" w:sz="0" w:space="0" w:color="auto"/>
              </w:divBdr>
            </w:div>
            <w:div w:id="749499697">
              <w:marLeft w:val="0"/>
              <w:marRight w:val="0"/>
              <w:marTop w:val="0"/>
              <w:marBottom w:val="0"/>
              <w:divBdr>
                <w:top w:val="none" w:sz="0" w:space="0" w:color="auto"/>
                <w:left w:val="none" w:sz="0" w:space="0" w:color="auto"/>
                <w:bottom w:val="none" w:sz="0" w:space="0" w:color="auto"/>
                <w:right w:val="none" w:sz="0" w:space="0" w:color="auto"/>
              </w:divBdr>
            </w:div>
            <w:div w:id="2027436105">
              <w:marLeft w:val="0"/>
              <w:marRight w:val="0"/>
              <w:marTop w:val="0"/>
              <w:marBottom w:val="0"/>
              <w:divBdr>
                <w:top w:val="none" w:sz="0" w:space="0" w:color="auto"/>
                <w:left w:val="none" w:sz="0" w:space="0" w:color="auto"/>
                <w:bottom w:val="none" w:sz="0" w:space="0" w:color="auto"/>
                <w:right w:val="none" w:sz="0" w:space="0" w:color="auto"/>
              </w:divBdr>
            </w:div>
            <w:div w:id="1620138743">
              <w:marLeft w:val="0"/>
              <w:marRight w:val="0"/>
              <w:marTop w:val="0"/>
              <w:marBottom w:val="0"/>
              <w:divBdr>
                <w:top w:val="none" w:sz="0" w:space="0" w:color="auto"/>
                <w:left w:val="none" w:sz="0" w:space="0" w:color="auto"/>
                <w:bottom w:val="none" w:sz="0" w:space="0" w:color="auto"/>
                <w:right w:val="none" w:sz="0" w:space="0" w:color="auto"/>
              </w:divBdr>
            </w:div>
            <w:div w:id="1180124237">
              <w:marLeft w:val="0"/>
              <w:marRight w:val="0"/>
              <w:marTop w:val="0"/>
              <w:marBottom w:val="0"/>
              <w:divBdr>
                <w:top w:val="none" w:sz="0" w:space="0" w:color="auto"/>
                <w:left w:val="none" w:sz="0" w:space="0" w:color="auto"/>
                <w:bottom w:val="none" w:sz="0" w:space="0" w:color="auto"/>
                <w:right w:val="none" w:sz="0" w:space="0" w:color="auto"/>
              </w:divBdr>
            </w:div>
            <w:div w:id="1631744863">
              <w:marLeft w:val="0"/>
              <w:marRight w:val="0"/>
              <w:marTop w:val="0"/>
              <w:marBottom w:val="0"/>
              <w:divBdr>
                <w:top w:val="none" w:sz="0" w:space="0" w:color="auto"/>
                <w:left w:val="none" w:sz="0" w:space="0" w:color="auto"/>
                <w:bottom w:val="none" w:sz="0" w:space="0" w:color="auto"/>
                <w:right w:val="none" w:sz="0" w:space="0" w:color="auto"/>
              </w:divBdr>
            </w:div>
            <w:div w:id="979116062">
              <w:marLeft w:val="0"/>
              <w:marRight w:val="0"/>
              <w:marTop w:val="0"/>
              <w:marBottom w:val="0"/>
              <w:divBdr>
                <w:top w:val="none" w:sz="0" w:space="0" w:color="auto"/>
                <w:left w:val="none" w:sz="0" w:space="0" w:color="auto"/>
                <w:bottom w:val="none" w:sz="0" w:space="0" w:color="auto"/>
                <w:right w:val="none" w:sz="0" w:space="0" w:color="auto"/>
              </w:divBdr>
            </w:div>
            <w:div w:id="526145123">
              <w:marLeft w:val="0"/>
              <w:marRight w:val="0"/>
              <w:marTop w:val="0"/>
              <w:marBottom w:val="0"/>
              <w:divBdr>
                <w:top w:val="none" w:sz="0" w:space="0" w:color="auto"/>
                <w:left w:val="none" w:sz="0" w:space="0" w:color="auto"/>
                <w:bottom w:val="none" w:sz="0" w:space="0" w:color="auto"/>
                <w:right w:val="none" w:sz="0" w:space="0" w:color="auto"/>
              </w:divBdr>
            </w:div>
            <w:div w:id="935019263">
              <w:marLeft w:val="0"/>
              <w:marRight w:val="0"/>
              <w:marTop w:val="0"/>
              <w:marBottom w:val="0"/>
              <w:divBdr>
                <w:top w:val="none" w:sz="0" w:space="0" w:color="auto"/>
                <w:left w:val="none" w:sz="0" w:space="0" w:color="auto"/>
                <w:bottom w:val="none" w:sz="0" w:space="0" w:color="auto"/>
                <w:right w:val="none" w:sz="0" w:space="0" w:color="auto"/>
              </w:divBdr>
            </w:div>
            <w:div w:id="1132793594">
              <w:marLeft w:val="0"/>
              <w:marRight w:val="0"/>
              <w:marTop w:val="0"/>
              <w:marBottom w:val="0"/>
              <w:divBdr>
                <w:top w:val="none" w:sz="0" w:space="0" w:color="auto"/>
                <w:left w:val="none" w:sz="0" w:space="0" w:color="auto"/>
                <w:bottom w:val="none" w:sz="0" w:space="0" w:color="auto"/>
                <w:right w:val="none" w:sz="0" w:space="0" w:color="auto"/>
              </w:divBdr>
            </w:div>
            <w:div w:id="634870848">
              <w:marLeft w:val="0"/>
              <w:marRight w:val="0"/>
              <w:marTop w:val="0"/>
              <w:marBottom w:val="0"/>
              <w:divBdr>
                <w:top w:val="none" w:sz="0" w:space="0" w:color="auto"/>
                <w:left w:val="none" w:sz="0" w:space="0" w:color="auto"/>
                <w:bottom w:val="none" w:sz="0" w:space="0" w:color="auto"/>
                <w:right w:val="none" w:sz="0" w:space="0" w:color="auto"/>
              </w:divBdr>
            </w:div>
            <w:div w:id="618682499">
              <w:marLeft w:val="0"/>
              <w:marRight w:val="0"/>
              <w:marTop w:val="0"/>
              <w:marBottom w:val="0"/>
              <w:divBdr>
                <w:top w:val="none" w:sz="0" w:space="0" w:color="auto"/>
                <w:left w:val="none" w:sz="0" w:space="0" w:color="auto"/>
                <w:bottom w:val="none" w:sz="0" w:space="0" w:color="auto"/>
                <w:right w:val="none" w:sz="0" w:space="0" w:color="auto"/>
              </w:divBdr>
            </w:div>
            <w:div w:id="123970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16531">
      <w:bodyDiv w:val="1"/>
      <w:marLeft w:val="0"/>
      <w:marRight w:val="0"/>
      <w:marTop w:val="0"/>
      <w:marBottom w:val="0"/>
      <w:divBdr>
        <w:top w:val="none" w:sz="0" w:space="0" w:color="auto"/>
        <w:left w:val="none" w:sz="0" w:space="0" w:color="auto"/>
        <w:bottom w:val="none" w:sz="0" w:space="0" w:color="auto"/>
        <w:right w:val="none" w:sz="0" w:space="0" w:color="auto"/>
      </w:divBdr>
    </w:div>
    <w:div w:id="1584684903">
      <w:bodyDiv w:val="1"/>
      <w:marLeft w:val="0"/>
      <w:marRight w:val="0"/>
      <w:marTop w:val="0"/>
      <w:marBottom w:val="0"/>
      <w:divBdr>
        <w:top w:val="none" w:sz="0" w:space="0" w:color="auto"/>
        <w:left w:val="none" w:sz="0" w:space="0" w:color="auto"/>
        <w:bottom w:val="none" w:sz="0" w:space="0" w:color="auto"/>
        <w:right w:val="none" w:sz="0" w:space="0" w:color="auto"/>
      </w:divBdr>
      <w:divsChild>
        <w:div w:id="1345790424">
          <w:marLeft w:val="0"/>
          <w:marRight w:val="0"/>
          <w:marTop w:val="0"/>
          <w:marBottom w:val="0"/>
          <w:divBdr>
            <w:top w:val="none" w:sz="0" w:space="0" w:color="auto"/>
            <w:left w:val="none" w:sz="0" w:space="0" w:color="auto"/>
            <w:bottom w:val="none" w:sz="0" w:space="0" w:color="auto"/>
            <w:right w:val="none" w:sz="0" w:space="0" w:color="auto"/>
          </w:divBdr>
          <w:divsChild>
            <w:div w:id="310839516">
              <w:marLeft w:val="0"/>
              <w:marRight w:val="0"/>
              <w:marTop w:val="0"/>
              <w:marBottom w:val="0"/>
              <w:divBdr>
                <w:top w:val="none" w:sz="0" w:space="0" w:color="auto"/>
                <w:left w:val="none" w:sz="0" w:space="0" w:color="auto"/>
                <w:bottom w:val="none" w:sz="0" w:space="0" w:color="auto"/>
                <w:right w:val="none" w:sz="0" w:space="0" w:color="auto"/>
              </w:divBdr>
            </w:div>
            <w:div w:id="1778870381">
              <w:marLeft w:val="0"/>
              <w:marRight w:val="0"/>
              <w:marTop w:val="0"/>
              <w:marBottom w:val="0"/>
              <w:divBdr>
                <w:top w:val="none" w:sz="0" w:space="0" w:color="auto"/>
                <w:left w:val="none" w:sz="0" w:space="0" w:color="auto"/>
                <w:bottom w:val="none" w:sz="0" w:space="0" w:color="auto"/>
                <w:right w:val="none" w:sz="0" w:space="0" w:color="auto"/>
              </w:divBdr>
            </w:div>
            <w:div w:id="1290555611">
              <w:marLeft w:val="0"/>
              <w:marRight w:val="0"/>
              <w:marTop w:val="0"/>
              <w:marBottom w:val="0"/>
              <w:divBdr>
                <w:top w:val="none" w:sz="0" w:space="0" w:color="auto"/>
                <w:left w:val="none" w:sz="0" w:space="0" w:color="auto"/>
                <w:bottom w:val="none" w:sz="0" w:space="0" w:color="auto"/>
                <w:right w:val="none" w:sz="0" w:space="0" w:color="auto"/>
              </w:divBdr>
            </w:div>
            <w:div w:id="20054463">
              <w:marLeft w:val="0"/>
              <w:marRight w:val="0"/>
              <w:marTop w:val="0"/>
              <w:marBottom w:val="0"/>
              <w:divBdr>
                <w:top w:val="none" w:sz="0" w:space="0" w:color="auto"/>
                <w:left w:val="none" w:sz="0" w:space="0" w:color="auto"/>
                <w:bottom w:val="none" w:sz="0" w:space="0" w:color="auto"/>
                <w:right w:val="none" w:sz="0" w:space="0" w:color="auto"/>
              </w:divBdr>
            </w:div>
            <w:div w:id="168302925">
              <w:marLeft w:val="0"/>
              <w:marRight w:val="0"/>
              <w:marTop w:val="0"/>
              <w:marBottom w:val="0"/>
              <w:divBdr>
                <w:top w:val="none" w:sz="0" w:space="0" w:color="auto"/>
                <w:left w:val="none" w:sz="0" w:space="0" w:color="auto"/>
                <w:bottom w:val="none" w:sz="0" w:space="0" w:color="auto"/>
                <w:right w:val="none" w:sz="0" w:space="0" w:color="auto"/>
              </w:divBdr>
            </w:div>
            <w:div w:id="998339925">
              <w:marLeft w:val="0"/>
              <w:marRight w:val="0"/>
              <w:marTop w:val="0"/>
              <w:marBottom w:val="0"/>
              <w:divBdr>
                <w:top w:val="none" w:sz="0" w:space="0" w:color="auto"/>
                <w:left w:val="none" w:sz="0" w:space="0" w:color="auto"/>
                <w:bottom w:val="none" w:sz="0" w:space="0" w:color="auto"/>
                <w:right w:val="none" w:sz="0" w:space="0" w:color="auto"/>
              </w:divBdr>
            </w:div>
            <w:div w:id="1893420658">
              <w:marLeft w:val="0"/>
              <w:marRight w:val="0"/>
              <w:marTop w:val="0"/>
              <w:marBottom w:val="0"/>
              <w:divBdr>
                <w:top w:val="none" w:sz="0" w:space="0" w:color="auto"/>
                <w:left w:val="none" w:sz="0" w:space="0" w:color="auto"/>
                <w:bottom w:val="none" w:sz="0" w:space="0" w:color="auto"/>
                <w:right w:val="none" w:sz="0" w:space="0" w:color="auto"/>
              </w:divBdr>
            </w:div>
            <w:div w:id="445926518">
              <w:marLeft w:val="0"/>
              <w:marRight w:val="0"/>
              <w:marTop w:val="0"/>
              <w:marBottom w:val="0"/>
              <w:divBdr>
                <w:top w:val="none" w:sz="0" w:space="0" w:color="auto"/>
                <w:left w:val="none" w:sz="0" w:space="0" w:color="auto"/>
                <w:bottom w:val="none" w:sz="0" w:space="0" w:color="auto"/>
                <w:right w:val="none" w:sz="0" w:space="0" w:color="auto"/>
              </w:divBdr>
            </w:div>
            <w:div w:id="1818718625">
              <w:marLeft w:val="0"/>
              <w:marRight w:val="0"/>
              <w:marTop w:val="0"/>
              <w:marBottom w:val="0"/>
              <w:divBdr>
                <w:top w:val="none" w:sz="0" w:space="0" w:color="auto"/>
                <w:left w:val="none" w:sz="0" w:space="0" w:color="auto"/>
                <w:bottom w:val="none" w:sz="0" w:space="0" w:color="auto"/>
                <w:right w:val="none" w:sz="0" w:space="0" w:color="auto"/>
              </w:divBdr>
            </w:div>
            <w:div w:id="1711689242">
              <w:marLeft w:val="0"/>
              <w:marRight w:val="0"/>
              <w:marTop w:val="0"/>
              <w:marBottom w:val="0"/>
              <w:divBdr>
                <w:top w:val="none" w:sz="0" w:space="0" w:color="auto"/>
                <w:left w:val="none" w:sz="0" w:space="0" w:color="auto"/>
                <w:bottom w:val="none" w:sz="0" w:space="0" w:color="auto"/>
                <w:right w:val="none" w:sz="0" w:space="0" w:color="auto"/>
              </w:divBdr>
            </w:div>
            <w:div w:id="1433014056">
              <w:marLeft w:val="0"/>
              <w:marRight w:val="0"/>
              <w:marTop w:val="0"/>
              <w:marBottom w:val="0"/>
              <w:divBdr>
                <w:top w:val="none" w:sz="0" w:space="0" w:color="auto"/>
                <w:left w:val="none" w:sz="0" w:space="0" w:color="auto"/>
                <w:bottom w:val="none" w:sz="0" w:space="0" w:color="auto"/>
                <w:right w:val="none" w:sz="0" w:space="0" w:color="auto"/>
              </w:divBdr>
            </w:div>
            <w:div w:id="2134667225">
              <w:marLeft w:val="0"/>
              <w:marRight w:val="0"/>
              <w:marTop w:val="0"/>
              <w:marBottom w:val="0"/>
              <w:divBdr>
                <w:top w:val="none" w:sz="0" w:space="0" w:color="auto"/>
                <w:left w:val="none" w:sz="0" w:space="0" w:color="auto"/>
                <w:bottom w:val="none" w:sz="0" w:space="0" w:color="auto"/>
                <w:right w:val="none" w:sz="0" w:space="0" w:color="auto"/>
              </w:divBdr>
            </w:div>
            <w:div w:id="1846478197">
              <w:marLeft w:val="0"/>
              <w:marRight w:val="0"/>
              <w:marTop w:val="0"/>
              <w:marBottom w:val="0"/>
              <w:divBdr>
                <w:top w:val="none" w:sz="0" w:space="0" w:color="auto"/>
                <w:left w:val="none" w:sz="0" w:space="0" w:color="auto"/>
                <w:bottom w:val="none" w:sz="0" w:space="0" w:color="auto"/>
                <w:right w:val="none" w:sz="0" w:space="0" w:color="auto"/>
              </w:divBdr>
            </w:div>
            <w:div w:id="1527331498">
              <w:marLeft w:val="0"/>
              <w:marRight w:val="0"/>
              <w:marTop w:val="0"/>
              <w:marBottom w:val="0"/>
              <w:divBdr>
                <w:top w:val="none" w:sz="0" w:space="0" w:color="auto"/>
                <w:left w:val="none" w:sz="0" w:space="0" w:color="auto"/>
                <w:bottom w:val="none" w:sz="0" w:space="0" w:color="auto"/>
                <w:right w:val="none" w:sz="0" w:space="0" w:color="auto"/>
              </w:divBdr>
            </w:div>
            <w:div w:id="361709949">
              <w:marLeft w:val="0"/>
              <w:marRight w:val="0"/>
              <w:marTop w:val="0"/>
              <w:marBottom w:val="0"/>
              <w:divBdr>
                <w:top w:val="none" w:sz="0" w:space="0" w:color="auto"/>
                <w:left w:val="none" w:sz="0" w:space="0" w:color="auto"/>
                <w:bottom w:val="none" w:sz="0" w:space="0" w:color="auto"/>
                <w:right w:val="none" w:sz="0" w:space="0" w:color="auto"/>
              </w:divBdr>
            </w:div>
            <w:div w:id="1809279144">
              <w:marLeft w:val="0"/>
              <w:marRight w:val="0"/>
              <w:marTop w:val="0"/>
              <w:marBottom w:val="0"/>
              <w:divBdr>
                <w:top w:val="none" w:sz="0" w:space="0" w:color="auto"/>
                <w:left w:val="none" w:sz="0" w:space="0" w:color="auto"/>
                <w:bottom w:val="none" w:sz="0" w:space="0" w:color="auto"/>
                <w:right w:val="none" w:sz="0" w:space="0" w:color="auto"/>
              </w:divBdr>
            </w:div>
            <w:div w:id="641546627">
              <w:marLeft w:val="0"/>
              <w:marRight w:val="0"/>
              <w:marTop w:val="0"/>
              <w:marBottom w:val="0"/>
              <w:divBdr>
                <w:top w:val="none" w:sz="0" w:space="0" w:color="auto"/>
                <w:left w:val="none" w:sz="0" w:space="0" w:color="auto"/>
                <w:bottom w:val="none" w:sz="0" w:space="0" w:color="auto"/>
                <w:right w:val="none" w:sz="0" w:space="0" w:color="auto"/>
              </w:divBdr>
            </w:div>
            <w:div w:id="2083023047">
              <w:marLeft w:val="0"/>
              <w:marRight w:val="0"/>
              <w:marTop w:val="0"/>
              <w:marBottom w:val="0"/>
              <w:divBdr>
                <w:top w:val="none" w:sz="0" w:space="0" w:color="auto"/>
                <w:left w:val="none" w:sz="0" w:space="0" w:color="auto"/>
                <w:bottom w:val="none" w:sz="0" w:space="0" w:color="auto"/>
                <w:right w:val="none" w:sz="0" w:space="0" w:color="auto"/>
              </w:divBdr>
            </w:div>
            <w:div w:id="1191144124">
              <w:marLeft w:val="0"/>
              <w:marRight w:val="0"/>
              <w:marTop w:val="0"/>
              <w:marBottom w:val="0"/>
              <w:divBdr>
                <w:top w:val="none" w:sz="0" w:space="0" w:color="auto"/>
                <w:left w:val="none" w:sz="0" w:space="0" w:color="auto"/>
                <w:bottom w:val="none" w:sz="0" w:space="0" w:color="auto"/>
                <w:right w:val="none" w:sz="0" w:space="0" w:color="auto"/>
              </w:divBdr>
            </w:div>
            <w:div w:id="1168325935">
              <w:marLeft w:val="0"/>
              <w:marRight w:val="0"/>
              <w:marTop w:val="0"/>
              <w:marBottom w:val="0"/>
              <w:divBdr>
                <w:top w:val="none" w:sz="0" w:space="0" w:color="auto"/>
                <w:left w:val="none" w:sz="0" w:space="0" w:color="auto"/>
                <w:bottom w:val="none" w:sz="0" w:space="0" w:color="auto"/>
                <w:right w:val="none" w:sz="0" w:space="0" w:color="auto"/>
              </w:divBdr>
            </w:div>
            <w:div w:id="1612131974">
              <w:marLeft w:val="0"/>
              <w:marRight w:val="0"/>
              <w:marTop w:val="0"/>
              <w:marBottom w:val="0"/>
              <w:divBdr>
                <w:top w:val="none" w:sz="0" w:space="0" w:color="auto"/>
                <w:left w:val="none" w:sz="0" w:space="0" w:color="auto"/>
                <w:bottom w:val="none" w:sz="0" w:space="0" w:color="auto"/>
                <w:right w:val="none" w:sz="0" w:space="0" w:color="auto"/>
              </w:divBdr>
            </w:div>
            <w:div w:id="1826119370">
              <w:marLeft w:val="0"/>
              <w:marRight w:val="0"/>
              <w:marTop w:val="0"/>
              <w:marBottom w:val="0"/>
              <w:divBdr>
                <w:top w:val="none" w:sz="0" w:space="0" w:color="auto"/>
                <w:left w:val="none" w:sz="0" w:space="0" w:color="auto"/>
                <w:bottom w:val="none" w:sz="0" w:space="0" w:color="auto"/>
                <w:right w:val="none" w:sz="0" w:space="0" w:color="auto"/>
              </w:divBdr>
            </w:div>
            <w:div w:id="87773922">
              <w:marLeft w:val="0"/>
              <w:marRight w:val="0"/>
              <w:marTop w:val="0"/>
              <w:marBottom w:val="0"/>
              <w:divBdr>
                <w:top w:val="none" w:sz="0" w:space="0" w:color="auto"/>
                <w:left w:val="none" w:sz="0" w:space="0" w:color="auto"/>
                <w:bottom w:val="none" w:sz="0" w:space="0" w:color="auto"/>
                <w:right w:val="none" w:sz="0" w:space="0" w:color="auto"/>
              </w:divBdr>
            </w:div>
            <w:div w:id="1465467960">
              <w:marLeft w:val="0"/>
              <w:marRight w:val="0"/>
              <w:marTop w:val="0"/>
              <w:marBottom w:val="0"/>
              <w:divBdr>
                <w:top w:val="none" w:sz="0" w:space="0" w:color="auto"/>
                <w:left w:val="none" w:sz="0" w:space="0" w:color="auto"/>
                <w:bottom w:val="none" w:sz="0" w:space="0" w:color="auto"/>
                <w:right w:val="none" w:sz="0" w:space="0" w:color="auto"/>
              </w:divBdr>
            </w:div>
            <w:div w:id="1155026226">
              <w:marLeft w:val="0"/>
              <w:marRight w:val="0"/>
              <w:marTop w:val="0"/>
              <w:marBottom w:val="0"/>
              <w:divBdr>
                <w:top w:val="none" w:sz="0" w:space="0" w:color="auto"/>
                <w:left w:val="none" w:sz="0" w:space="0" w:color="auto"/>
                <w:bottom w:val="none" w:sz="0" w:space="0" w:color="auto"/>
                <w:right w:val="none" w:sz="0" w:space="0" w:color="auto"/>
              </w:divBdr>
            </w:div>
            <w:div w:id="91123798">
              <w:marLeft w:val="0"/>
              <w:marRight w:val="0"/>
              <w:marTop w:val="0"/>
              <w:marBottom w:val="0"/>
              <w:divBdr>
                <w:top w:val="none" w:sz="0" w:space="0" w:color="auto"/>
                <w:left w:val="none" w:sz="0" w:space="0" w:color="auto"/>
                <w:bottom w:val="none" w:sz="0" w:space="0" w:color="auto"/>
                <w:right w:val="none" w:sz="0" w:space="0" w:color="auto"/>
              </w:divBdr>
            </w:div>
            <w:div w:id="1208450797">
              <w:marLeft w:val="0"/>
              <w:marRight w:val="0"/>
              <w:marTop w:val="0"/>
              <w:marBottom w:val="0"/>
              <w:divBdr>
                <w:top w:val="none" w:sz="0" w:space="0" w:color="auto"/>
                <w:left w:val="none" w:sz="0" w:space="0" w:color="auto"/>
                <w:bottom w:val="none" w:sz="0" w:space="0" w:color="auto"/>
                <w:right w:val="none" w:sz="0" w:space="0" w:color="auto"/>
              </w:divBdr>
            </w:div>
            <w:div w:id="2100129377">
              <w:marLeft w:val="0"/>
              <w:marRight w:val="0"/>
              <w:marTop w:val="0"/>
              <w:marBottom w:val="0"/>
              <w:divBdr>
                <w:top w:val="none" w:sz="0" w:space="0" w:color="auto"/>
                <w:left w:val="none" w:sz="0" w:space="0" w:color="auto"/>
                <w:bottom w:val="none" w:sz="0" w:space="0" w:color="auto"/>
                <w:right w:val="none" w:sz="0" w:space="0" w:color="auto"/>
              </w:divBdr>
            </w:div>
            <w:div w:id="545676598">
              <w:marLeft w:val="0"/>
              <w:marRight w:val="0"/>
              <w:marTop w:val="0"/>
              <w:marBottom w:val="0"/>
              <w:divBdr>
                <w:top w:val="none" w:sz="0" w:space="0" w:color="auto"/>
                <w:left w:val="none" w:sz="0" w:space="0" w:color="auto"/>
                <w:bottom w:val="none" w:sz="0" w:space="0" w:color="auto"/>
                <w:right w:val="none" w:sz="0" w:space="0" w:color="auto"/>
              </w:divBdr>
            </w:div>
            <w:div w:id="1957714222">
              <w:marLeft w:val="0"/>
              <w:marRight w:val="0"/>
              <w:marTop w:val="0"/>
              <w:marBottom w:val="0"/>
              <w:divBdr>
                <w:top w:val="none" w:sz="0" w:space="0" w:color="auto"/>
                <w:left w:val="none" w:sz="0" w:space="0" w:color="auto"/>
                <w:bottom w:val="none" w:sz="0" w:space="0" w:color="auto"/>
                <w:right w:val="none" w:sz="0" w:space="0" w:color="auto"/>
              </w:divBdr>
            </w:div>
            <w:div w:id="1404912877">
              <w:marLeft w:val="0"/>
              <w:marRight w:val="0"/>
              <w:marTop w:val="0"/>
              <w:marBottom w:val="0"/>
              <w:divBdr>
                <w:top w:val="none" w:sz="0" w:space="0" w:color="auto"/>
                <w:left w:val="none" w:sz="0" w:space="0" w:color="auto"/>
                <w:bottom w:val="none" w:sz="0" w:space="0" w:color="auto"/>
                <w:right w:val="none" w:sz="0" w:space="0" w:color="auto"/>
              </w:divBdr>
            </w:div>
            <w:div w:id="1333483342">
              <w:marLeft w:val="0"/>
              <w:marRight w:val="0"/>
              <w:marTop w:val="0"/>
              <w:marBottom w:val="0"/>
              <w:divBdr>
                <w:top w:val="none" w:sz="0" w:space="0" w:color="auto"/>
                <w:left w:val="none" w:sz="0" w:space="0" w:color="auto"/>
                <w:bottom w:val="none" w:sz="0" w:space="0" w:color="auto"/>
                <w:right w:val="none" w:sz="0" w:space="0" w:color="auto"/>
              </w:divBdr>
            </w:div>
            <w:div w:id="1799453864">
              <w:marLeft w:val="0"/>
              <w:marRight w:val="0"/>
              <w:marTop w:val="0"/>
              <w:marBottom w:val="0"/>
              <w:divBdr>
                <w:top w:val="none" w:sz="0" w:space="0" w:color="auto"/>
                <w:left w:val="none" w:sz="0" w:space="0" w:color="auto"/>
                <w:bottom w:val="none" w:sz="0" w:space="0" w:color="auto"/>
                <w:right w:val="none" w:sz="0" w:space="0" w:color="auto"/>
              </w:divBdr>
            </w:div>
            <w:div w:id="1840924076">
              <w:marLeft w:val="0"/>
              <w:marRight w:val="0"/>
              <w:marTop w:val="0"/>
              <w:marBottom w:val="0"/>
              <w:divBdr>
                <w:top w:val="none" w:sz="0" w:space="0" w:color="auto"/>
                <w:left w:val="none" w:sz="0" w:space="0" w:color="auto"/>
                <w:bottom w:val="none" w:sz="0" w:space="0" w:color="auto"/>
                <w:right w:val="none" w:sz="0" w:space="0" w:color="auto"/>
              </w:divBdr>
            </w:div>
            <w:div w:id="1729836615">
              <w:marLeft w:val="0"/>
              <w:marRight w:val="0"/>
              <w:marTop w:val="0"/>
              <w:marBottom w:val="0"/>
              <w:divBdr>
                <w:top w:val="none" w:sz="0" w:space="0" w:color="auto"/>
                <w:left w:val="none" w:sz="0" w:space="0" w:color="auto"/>
                <w:bottom w:val="none" w:sz="0" w:space="0" w:color="auto"/>
                <w:right w:val="none" w:sz="0" w:space="0" w:color="auto"/>
              </w:divBdr>
            </w:div>
            <w:div w:id="1388214882">
              <w:marLeft w:val="0"/>
              <w:marRight w:val="0"/>
              <w:marTop w:val="0"/>
              <w:marBottom w:val="0"/>
              <w:divBdr>
                <w:top w:val="none" w:sz="0" w:space="0" w:color="auto"/>
                <w:left w:val="none" w:sz="0" w:space="0" w:color="auto"/>
                <w:bottom w:val="none" w:sz="0" w:space="0" w:color="auto"/>
                <w:right w:val="none" w:sz="0" w:space="0" w:color="auto"/>
              </w:divBdr>
            </w:div>
            <w:div w:id="489105761">
              <w:marLeft w:val="0"/>
              <w:marRight w:val="0"/>
              <w:marTop w:val="0"/>
              <w:marBottom w:val="0"/>
              <w:divBdr>
                <w:top w:val="none" w:sz="0" w:space="0" w:color="auto"/>
                <w:left w:val="none" w:sz="0" w:space="0" w:color="auto"/>
                <w:bottom w:val="none" w:sz="0" w:space="0" w:color="auto"/>
                <w:right w:val="none" w:sz="0" w:space="0" w:color="auto"/>
              </w:divBdr>
            </w:div>
            <w:div w:id="2080592601">
              <w:marLeft w:val="0"/>
              <w:marRight w:val="0"/>
              <w:marTop w:val="0"/>
              <w:marBottom w:val="0"/>
              <w:divBdr>
                <w:top w:val="none" w:sz="0" w:space="0" w:color="auto"/>
                <w:left w:val="none" w:sz="0" w:space="0" w:color="auto"/>
                <w:bottom w:val="none" w:sz="0" w:space="0" w:color="auto"/>
                <w:right w:val="none" w:sz="0" w:space="0" w:color="auto"/>
              </w:divBdr>
            </w:div>
            <w:div w:id="1676415148">
              <w:marLeft w:val="0"/>
              <w:marRight w:val="0"/>
              <w:marTop w:val="0"/>
              <w:marBottom w:val="0"/>
              <w:divBdr>
                <w:top w:val="none" w:sz="0" w:space="0" w:color="auto"/>
                <w:left w:val="none" w:sz="0" w:space="0" w:color="auto"/>
                <w:bottom w:val="none" w:sz="0" w:space="0" w:color="auto"/>
                <w:right w:val="none" w:sz="0" w:space="0" w:color="auto"/>
              </w:divBdr>
            </w:div>
            <w:div w:id="671496604">
              <w:marLeft w:val="0"/>
              <w:marRight w:val="0"/>
              <w:marTop w:val="0"/>
              <w:marBottom w:val="0"/>
              <w:divBdr>
                <w:top w:val="none" w:sz="0" w:space="0" w:color="auto"/>
                <w:left w:val="none" w:sz="0" w:space="0" w:color="auto"/>
                <w:bottom w:val="none" w:sz="0" w:space="0" w:color="auto"/>
                <w:right w:val="none" w:sz="0" w:space="0" w:color="auto"/>
              </w:divBdr>
            </w:div>
            <w:div w:id="646784715">
              <w:marLeft w:val="0"/>
              <w:marRight w:val="0"/>
              <w:marTop w:val="0"/>
              <w:marBottom w:val="0"/>
              <w:divBdr>
                <w:top w:val="none" w:sz="0" w:space="0" w:color="auto"/>
                <w:left w:val="none" w:sz="0" w:space="0" w:color="auto"/>
                <w:bottom w:val="none" w:sz="0" w:space="0" w:color="auto"/>
                <w:right w:val="none" w:sz="0" w:space="0" w:color="auto"/>
              </w:divBdr>
            </w:div>
            <w:div w:id="1468663209">
              <w:marLeft w:val="0"/>
              <w:marRight w:val="0"/>
              <w:marTop w:val="0"/>
              <w:marBottom w:val="0"/>
              <w:divBdr>
                <w:top w:val="none" w:sz="0" w:space="0" w:color="auto"/>
                <w:left w:val="none" w:sz="0" w:space="0" w:color="auto"/>
                <w:bottom w:val="none" w:sz="0" w:space="0" w:color="auto"/>
                <w:right w:val="none" w:sz="0" w:space="0" w:color="auto"/>
              </w:divBdr>
            </w:div>
            <w:div w:id="715659564">
              <w:marLeft w:val="0"/>
              <w:marRight w:val="0"/>
              <w:marTop w:val="0"/>
              <w:marBottom w:val="0"/>
              <w:divBdr>
                <w:top w:val="none" w:sz="0" w:space="0" w:color="auto"/>
                <w:left w:val="none" w:sz="0" w:space="0" w:color="auto"/>
                <w:bottom w:val="none" w:sz="0" w:space="0" w:color="auto"/>
                <w:right w:val="none" w:sz="0" w:space="0" w:color="auto"/>
              </w:divBdr>
            </w:div>
            <w:div w:id="842427884">
              <w:marLeft w:val="0"/>
              <w:marRight w:val="0"/>
              <w:marTop w:val="0"/>
              <w:marBottom w:val="0"/>
              <w:divBdr>
                <w:top w:val="none" w:sz="0" w:space="0" w:color="auto"/>
                <w:left w:val="none" w:sz="0" w:space="0" w:color="auto"/>
                <w:bottom w:val="none" w:sz="0" w:space="0" w:color="auto"/>
                <w:right w:val="none" w:sz="0" w:space="0" w:color="auto"/>
              </w:divBdr>
            </w:div>
            <w:div w:id="602349070">
              <w:marLeft w:val="0"/>
              <w:marRight w:val="0"/>
              <w:marTop w:val="0"/>
              <w:marBottom w:val="0"/>
              <w:divBdr>
                <w:top w:val="none" w:sz="0" w:space="0" w:color="auto"/>
                <w:left w:val="none" w:sz="0" w:space="0" w:color="auto"/>
                <w:bottom w:val="none" w:sz="0" w:space="0" w:color="auto"/>
                <w:right w:val="none" w:sz="0" w:space="0" w:color="auto"/>
              </w:divBdr>
            </w:div>
            <w:div w:id="196164601">
              <w:marLeft w:val="0"/>
              <w:marRight w:val="0"/>
              <w:marTop w:val="0"/>
              <w:marBottom w:val="0"/>
              <w:divBdr>
                <w:top w:val="none" w:sz="0" w:space="0" w:color="auto"/>
                <w:left w:val="none" w:sz="0" w:space="0" w:color="auto"/>
                <w:bottom w:val="none" w:sz="0" w:space="0" w:color="auto"/>
                <w:right w:val="none" w:sz="0" w:space="0" w:color="auto"/>
              </w:divBdr>
            </w:div>
            <w:div w:id="1181092819">
              <w:marLeft w:val="0"/>
              <w:marRight w:val="0"/>
              <w:marTop w:val="0"/>
              <w:marBottom w:val="0"/>
              <w:divBdr>
                <w:top w:val="none" w:sz="0" w:space="0" w:color="auto"/>
                <w:left w:val="none" w:sz="0" w:space="0" w:color="auto"/>
                <w:bottom w:val="none" w:sz="0" w:space="0" w:color="auto"/>
                <w:right w:val="none" w:sz="0" w:space="0" w:color="auto"/>
              </w:divBdr>
            </w:div>
            <w:div w:id="67130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43168">
      <w:bodyDiv w:val="1"/>
      <w:marLeft w:val="0"/>
      <w:marRight w:val="0"/>
      <w:marTop w:val="0"/>
      <w:marBottom w:val="0"/>
      <w:divBdr>
        <w:top w:val="none" w:sz="0" w:space="0" w:color="auto"/>
        <w:left w:val="none" w:sz="0" w:space="0" w:color="auto"/>
        <w:bottom w:val="none" w:sz="0" w:space="0" w:color="auto"/>
        <w:right w:val="none" w:sz="0" w:space="0" w:color="auto"/>
      </w:divBdr>
      <w:divsChild>
        <w:div w:id="1502354333">
          <w:marLeft w:val="0"/>
          <w:marRight w:val="0"/>
          <w:marTop w:val="0"/>
          <w:marBottom w:val="0"/>
          <w:divBdr>
            <w:top w:val="none" w:sz="0" w:space="0" w:color="auto"/>
            <w:left w:val="none" w:sz="0" w:space="0" w:color="auto"/>
            <w:bottom w:val="none" w:sz="0" w:space="0" w:color="auto"/>
            <w:right w:val="none" w:sz="0" w:space="0" w:color="auto"/>
          </w:divBdr>
          <w:divsChild>
            <w:div w:id="526143035">
              <w:marLeft w:val="0"/>
              <w:marRight w:val="0"/>
              <w:marTop w:val="0"/>
              <w:marBottom w:val="0"/>
              <w:divBdr>
                <w:top w:val="none" w:sz="0" w:space="0" w:color="auto"/>
                <w:left w:val="none" w:sz="0" w:space="0" w:color="auto"/>
                <w:bottom w:val="none" w:sz="0" w:space="0" w:color="auto"/>
                <w:right w:val="none" w:sz="0" w:space="0" w:color="auto"/>
              </w:divBdr>
              <w:divsChild>
                <w:div w:id="1456023762">
                  <w:marLeft w:val="0"/>
                  <w:marRight w:val="0"/>
                  <w:marTop w:val="0"/>
                  <w:marBottom w:val="0"/>
                  <w:divBdr>
                    <w:top w:val="none" w:sz="0" w:space="0" w:color="auto"/>
                    <w:left w:val="none" w:sz="0" w:space="0" w:color="auto"/>
                    <w:bottom w:val="none" w:sz="0" w:space="0" w:color="auto"/>
                    <w:right w:val="none" w:sz="0" w:space="0" w:color="auto"/>
                  </w:divBdr>
                  <w:divsChild>
                    <w:div w:id="1380008620">
                      <w:marLeft w:val="0"/>
                      <w:marRight w:val="0"/>
                      <w:marTop w:val="0"/>
                      <w:marBottom w:val="0"/>
                      <w:divBdr>
                        <w:top w:val="none" w:sz="0" w:space="0" w:color="auto"/>
                        <w:left w:val="none" w:sz="0" w:space="0" w:color="auto"/>
                        <w:bottom w:val="none" w:sz="0" w:space="0" w:color="auto"/>
                        <w:right w:val="none" w:sz="0" w:space="0" w:color="auto"/>
                      </w:divBdr>
                      <w:divsChild>
                        <w:div w:id="1588073422">
                          <w:marLeft w:val="0"/>
                          <w:marRight w:val="0"/>
                          <w:marTop w:val="0"/>
                          <w:marBottom w:val="0"/>
                          <w:divBdr>
                            <w:top w:val="none" w:sz="0" w:space="0" w:color="auto"/>
                            <w:left w:val="none" w:sz="0" w:space="0" w:color="auto"/>
                            <w:bottom w:val="none" w:sz="0" w:space="0" w:color="auto"/>
                            <w:right w:val="none" w:sz="0" w:space="0" w:color="auto"/>
                          </w:divBdr>
                          <w:divsChild>
                            <w:div w:id="1181318916">
                              <w:marLeft w:val="0"/>
                              <w:marRight w:val="0"/>
                              <w:marTop w:val="0"/>
                              <w:marBottom w:val="0"/>
                              <w:divBdr>
                                <w:top w:val="none" w:sz="0" w:space="0" w:color="auto"/>
                                <w:left w:val="none" w:sz="0" w:space="0" w:color="auto"/>
                                <w:bottom w:val="none" w:sz="0" w:space="0" w:color="auto"/>
                                <w:right w:val="none" w:sz="0" w:space="0" w:color="auto"/>
                              </w:divBdr>
                              <w:divsChild>
                                <w:div w:id="57822268">
                                  <w:marLeft w:val="0"/>
                                  <w:marRight w:val="0"/>
                                  <w:marTop w:val="0"/>
                                  <w:marBottom w:val="0"/>
                                  <w:divBdr>
                                    <w:top w:val="none" w:sz="0" w:space="0" w:color="auto"/>
                                    <w:left w:val="none" w:sz="0" w:space="0" w:color="auto"/>
                                    <w:bottom w:val="none" w:sz="0" w:space="0" w:color="auto"/>
                                    <w:right w:val="none" w:sz="0" w:space="0" w:color="auto"/>
                                  </w:divBdr>
                                  <w:divsChild>
                                    <w:div w:id="1908607187">
                                      <w:marLeft w:val="0"/>
                                      <w:marRight w:val="0"/>
                                      <w:marTop w:val="0"/>
                                      <w:marBottom w:val="0"/>
                                      <w:divBdr>
                                        <w:top w:val="none" w:sz="0" w:space="0" w:color="auto"/>
                                        <w:left w:val="none" w:sz="0" w:space="0" w:color="auto"/>
                                        <w:bottom w:val="none" w:sz="0" w:space="0" w:color="auto"/>
                                        <w:right w:val="none" w:sz="0" w:space="0" w:color="auto"/>
                                      </w:divBdr>
                                      <w:divsChild>
                                        <w:div w:id="379012300">
                                          <w:marLeft w:val="0"/>
                                          <w:marRight w:val="0"/>
                                          <w:marTop w:val="0"/>
                                          <w:marBottom w:val="0"/>
                                          <w:divBdr>
                                            <w:top w:val="none" w:sz="0" w:space="0" w:color="auto"/>
                                            <w:left w:val="none" w:sz="0" w:space="0" w:color="auto"/>
                                            <w:bottom w:val="none" w:sz="0" w:space="0" w:color="auto"/>
                                            <w:right w:val="none" w:sz="0" w:space="0" w:color="auto"/>
                                          </w:divBdr>
                                          <w:divsChild>
                                            <w:div w:id="1010721859">
                                              <w:marLeft w:val="0"/>
                                              <w:marRight w:val="0"/>
                                              <w:marTop w:val="0"/>
                                              <w:marBottom w:val="0"/>
                                              <w:divBdr>
                                                <w:top w:val="none" w:sz="0" w:space="0" w:color="auto"/>
                                                <w:left w:val="none" w:sz="0" w:space="0" w:color="auto"/>
                                                <w:bottom w:val="none" w:sz="0" w:space="0" w:color="auto"/>
                                                <w:right w:val="none" w:sz="0" w:space="0" w:color="auto"/>
                                              </w:divBdr>
                                              <w:divsChild>
                                                <w:div w:id="1320382743">
                                                  <w:marLeft w:val="0"/>
                                                  <w:marRight w:val="0"/>
                                                  <w:marTop w:val="0"/>
                                                  <w:marBottom w:val="0"/>
                                                  <w:divBdr>
                                                    <w:top w:val="none" w:sz="0" w:space="0" w:color="auto"/>
                                                    <w:left w:val="none" w:sz="0" w:space="0" w:color="auto"/>
                                                    <w:bottom w:val="none" w:sz="0" w:space="0" w:color="auto"/>
                                                    <w:right w:val="none" w:sz="0" w:space="0" w:color="auto"/>
                                                  </w:divBdr>
                                                  <w:divsChild>
                                                    <w:div w:id="1169445996">
                                                      <w:marLeft w:val="0"/>
                                                      <w:marRight w:val="0"/>
                                                      <w:marTop w:val="0"/>
                                                      <w:marBottom w:val="0"/>
                                                      <w:divBdr>
                                                        <w:top w:val="none" w:sz="0" w:space="0" w:color="auto"/>
                                                        <w:left w:val="none" w:sz="0" w:space="0" w:color="auto"/>
                                                        <w:bottom w:val="none" w:sz="0" w:space="0" w:color="auto"/>
                                                        <w:right w:val="none" w:sz="0" w:space="0" w:color="auto"/>
                                                      </w:divBdr>
                                                      <w:divsChild>
                                                        <w:div w:id="2102942204">
                                                          <w:marLeft w:val="0"/>
                                                          <w:marRight w:val="0"/>
                                                          <w:marTop w:val="0"/>
                                                          <w:marBottom w:val="0"/>
                                                          <w:divBdr>
                                                            <w:top w:val="none" w:sz="0" w:space="0" w:color="auto"/>
                                                            <w:left w:val="none" w:sz="0" w:space="0" w:color="auto"/>
                                                            <w:bottom w:val="none" w:sz="0" w:space="0" w:color="auto"/>
                                                            <w:right w:val="none" w:sz="0" w:space="0" w:color="auto"/>
                                                          </w:divBdr>
                                                          <w:divsChild>
                                                            <w:div w:id="7623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016077">
      <w:bodyDiv w:val="1"/>
      <w:marLeft w:val="0"/>
      <w:marRight w:val="0"/>
      <w:marTop w:val="0"/>
      <w:marBottom w:val="0"/>
      <w:divBdr>
        <w:top w:val="none" w:sz="0" w:space="0" w:color="auto"/>
        <w:left w:val="none" w:sz="0" w:space="0" w:color="auto"/>
        <w:bottom w:val="none" w:sz="0" w:space="0" w:color="auto"/>
        <w:right w:val="none" w:sz="0" w:space="0" w:color="auto"/>
      </w:divBdr>
      <w:divsChild>
        <w:div w:id="1711804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c-plus-plus/" TargetMode="External"/><Relationship Id="rId18" Type="http://schemas.openxmlformats.org/officeDocument/2006/relationships/hyperlink" Target="https://acode.com.ua/uroki-po-cpp/" TargetMode="External"/><Relationship Id="rId26" Type="http://schemas.openxmlformats.org/officeDocument/2006/relationships/hyperlink" Target="https://www.programiz.com/article/flowchart-programming" TargetMode="External"/><Relationship Id="rId39" Type="http://schemas.openxmlformats.org/officeDocument/2006/relationships/image" Target="media/image3.png"/><Relationship Id="rId21" Type="http://schemas.openxmlformats.org/officeDocument/2006/relationships/hyperlink" Target="https://www.geeksforgeeks.org/c-plus-plus/" TargetMode="External"/><Relationship Id="rId34" Type="http://schemas.openxmlformats.org/officeDocument/2006/relationships/hyperlink" Target="https://acode.com.ua/uroki-po-cpp/" TargetMode="External"/><Relationship Id="rId42" Type="http://schemas.openxmlformats.org/officeDocument/2006/relationships/image" Target="media/image6.png"/><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63" Type="http://schemas.openxmlformats.org/officeDocument/2006/relationships/image" Target="media/image27.png"/><Relationship Id="rId68" Type="http://schemas.openxmlformats.org/officeDocument/2006/relationships/image" Target="media/image30.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hyperlink" Target="https://github.com/rutura/The-C-20-Masterclass-Source-Code" TargetMode="External"/><Relationship Id="rId29" Type="http://schemas.openxmlformats.org/officeDocument/2006/relationships/hyperlink" Target="https://www.youtube.com/watch?v=6zpWNwdJF6I&amp;list=PLiPRE8VmJzOon2WCgoceDHxYeuToI6m2K" TargetMode="External"/><Relationship Id="rId11" Type="http://schemas.openxmlformats.org/officeDocument/2006/relationships/hyperlink" Target="https://www.youtube.com/watch?v=2UDMGCcRCjo&amp;list=PLiPRE8VmJzOpn6PzYf0higmCEyGzo2A5g" TargetMode="External"/><Relationship Id="rId24" Type="http://schemas.openxmlformats.org/officeDocument/2006/relationships/hyperlink" Target="https://acode.com.ua/uroki-po-cpp/" TargetMode="External"/><Relationship Id="rId32" Type="http://schemas.openxmlformats.org/officeDocument/2006/relationships/hyperlink" Target="https://acode.com.ua/uroki-po-cpp/" TargetMode="External"/><Relationship Id="rId37" Type="http://schemas.openxmlformats.org/officeDocument/2006/relationships/hyperlink" Target="https://github.com/rutura/The-C-20-Masterclass-Source-Code" TargetMode="External"/><Relationship Id="rId40" Type="http://schemas.openxmlformats.org/officeDocument/2006/relationships/image" Target="media/image4.png"/><Relationship Id="rId45" Type="http://schemas.openxmlformats.org/officeDocument/2006/relationships/image" Target="media/image9.png"/><Relationship Id="rId53" Type="http://schemas.openxmlformats.org/officeDocument/2006/relationships/image" Target="media/image17.png"/><Relationship Id="rId58" Type="http://schemas.openxmlformats.org/officeDocument/2006/relationships/image" Target="media/image22.png"/><Relationship Id="rId66" Type="http://schemas.openxmlformats.org/officeDocument/2006/relationships/hyperlink" Target="https://www.calculator.net/binary-calculator.html" TargetMode="External"/><Relationship Id="rId7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acode.com.ua/uroki-po-cpp/" TargetMode="External"/><Relationship Id="rId23" Type="http://schemas.openxmlformats.org/officeDocument/2006/relationships/hyperlink" Target="https://www.youtube.com/watch?v=2UDMGCcRCjo&amp;list=PLiPRE8VmJzOpn6PzYf0higmCEyGzo2A5g" TargetMode="External"/><Relationship Id="rId28" Type="http://schemas.openxmlformats.org/officeDocument/2006/relationships/hyperlink" Target="https://www.youtube.com/watch?v=6zpWNwdJF6I&amp;list=PLiPRE8VmJzOon2WCgoceDHxYeuToI6m2K" TargetMode="External"/><Relationship Id="rId36" Type="http://schemas.openxmlformats.org/officeDocument/2006/relationships/hyperlink" Target="https://programiz.pro/course/learn-cpp-basics" TargetMode="External"/><Relationship Id="rId49" Type="http://schemas.openxmlformats.org/officeDocument/2006/relationships/image" Target="media/image13.png"/><Relationship Id="rId57" Type="http://schemas.openxmlformats.org/officeDocument/2006/relationships/image" Target="media/image21.png"/><Relationship Id="rId61" Type="http://schemas.openxmlformats.org/officeDocument/2006/relationships/image" Target="media/image25.png"/><Relationship Id="rId10" Type="http://schemas.openxmlformats.org/officeDocument/2006/relationships/hyperlink" Target="https://www.calculator.net/binary-calculator.html" TargetMode="External"/><Relationship Id="rId19" Type="http://schemas.openxmlformats.org/officeDocument/2006/relationships/hyperlink" Target="https://www.youtube.com/watch?v=8jLOx1hD3_o" TargetMode="External"/><Relationship Id="rId31" Type="http://schemas.openxmlformats.org/officeDocument/2006/relationships/hyperlink" Target="https://www.geeksforgeeks.org/c-plus-plus/" TargetMode="External"/><Relationship Id="rId44" Type="http://schemas.openxmlformats.org/officeDocument/2006/relationships/image" Target="media/image8.png"/><Relationship Id="rId52" Type="http://schemas.openxmlformats.org/officeDocument/2006/relationships/image" Target="media/image16.png"/><Relationship Id="rId60" Type="http://schemas.openxmlformats.org/officeDocument/2006/relationships/image" Target="media/image24.png"/><Relationship Id="rId65" Type="http://schemas.openxmlformats.org/officeDocument/2006/relationships/image" Target="media/image29.pn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earn.sparkfun.com/tutorials/binary/all" TargetMode="External"/><Relationship Id="rId14" Type="http://schemas.openxmlformats.org/officeDocument/2006/relationships/hyperlink" Target="https://www.youtube.com/watch?v=vLnPwxZdW4Y&amp;list=PLWKjhJtqVAbmUE5IqyfGYEYjrZBYzaT4m" TargetMode="External"/><Relationship Id="rId22" Type="http://schemas.openxmlformats.org/officeDocument/2006/relationships/hyperlink" Target="https://programiz.pro/course/learn-cpp-basics" TargetMode="External"/><Relationship Id="rId27" Type="http://schemas.openxmlformats.org/officeDocument/2006/relationships/hyperlink" Target="https://acode.com.ua/uroki-po-cpp/" TargetMode="External"/><Relationship Id="rId30" Type="http://schemas.openxmlformats.org/officeDocument/2006/relationships/hyperlink" Target="https://acode.com.ua/uroki-po-cpp/" TargetMode="External"/><Relationship Id="rId35" Type="http://schemas.openxmlformats.org/officeDocument/2006/relationships/hyperlink" Target="https://www.geeksforgeeks.org/c-plus-plus/" TargetMode="External"/><Relationship Id="rId43" Type="http://schemas.openxmlformats.org/officeDocument/2006/relationships/image" Target="media/image7.png"/><Relationship Id="rId48" Type="http://schemas.openxmlformats.org/officeDocument/2006/relationships/image" Target="media/image12.png"/><Relationship Id="rId56" Type="http://schemas.openxmlformats.org/officeDocument/2006/relationships/image" Target="media/image20.png"/><Relationship Id="rId64" Type="http://schemas.openxmlformats.org/officeDocument/2006/relationships/image" Target="media/image28.png"/><Relationship Id="rId69" Type="http://schemas.openxmlformats.org/officeDocument/2006/relationships/image" Target="media/image31.png"/><Relationship Id="rId8" Type="http://schemas.openxmlformats.org/officeDocument/2006/relationships/image" Target="media/image1.jpeg"/><Relationship Id="rId51" Type="http://schemas.openxmlformats.org/officeDocument/2006/relationships/image" Target="media/image15.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acode.com.ua/uroki-po-cpp/" TargetMode="External"/><Relationship Id="rId17" Type="http://schemas.openxmlformats.org/officeDocument/2006/relationships/hyperlink" Target="https://www.youtube.com/watch?v=KJgsSFOSQv0&amp;list=PLWKjhJtqVAbmUE5IqyfGYEYjrZBYzaT4m" TargetMode="External"/><Relationship Id="rId25" Type="http://schemas.openxmlformats.org/officeDocument/2006/relationships/hyperlink" Target="https://www.youtube.com/watch?v=vLnPwxZdW4Y" TargetMode="External"/><Relationship Id="rId33" Type="http://schemas.openxmlformats.org/officeDocument/2006/relationships/hyperlink" Target="https://programiz.pro/course/learn-cpp-basics" TargetMode="External"/><Relationship Id="rId38" Type="http://schemas.openxmlformats.org/officeDocument/2006/relationships/image" Target="media/image2.png"/><Relationship Id="rId46" Type="http://schemas.openxmlformats.org/officeDocument/2006/relationships/image" Target="media/image10.png"/><Relationship Id="rId59" Type="http://schemas.openxmlformats.org/officeDocument/2006/relationships/image" Target="media/image23.png"/><Relationship Id="rId67" Type="http://schemas.openxmlformats.org/officeDocument/2006/relationships/hyperlink" Target="https://learn.sparkfun.com/tutorials/binary/all" TargetMode="External"/><Relationship Id="rId20" Type="http://schemas.openxmlformats.org/officeDocument/2006/relationships/hyperlink" Target="https://www.youtube.com/watch?v=8jLOx1hD3_o" TargetMode="External"/><Relationship Id="rId41" Type="http://schemas.openxmlformats.org/officeDocument/2006/relationships/image" Target="media/image5.png"/><Relationship Id="rId54" Type="http://schemas.openxmlformats.org/officeDocument/2006/relationships/image" Target="media/image18.png"/><Relationship Id="rId62" Type="http://schemas.openxmlformats.org/officeDocument/2006/relationships/image" Target="media/image26.png"/><Relationship Id="rId70" Type="http://schemas.openxmlformats.org/officeDocument/2006/relationships/image" Target="media/image3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77" Type="http://schemas.openxmlformats.org/officeDocument/2006/relationships/hyperlink" Target="https://github.com/artificial-intelligence-department/ai_programming_playground_2026/blob/epic_2_vlada_tashohlo/ai_11/vlada_tashohlo/epic_2/lab_1_task_1_variant_23_vlada_tashohlo.cpp" TargetMode="External"/><Relationship Id="rId78" Type="http://schemas.openxmlformats.org/officeDocument/2006/relationships/hyperlink" Target="https://github.com/artificial-intelligence-department/ai_programming_playground_2026/blob/epic_2_vlada_tashohlo/ai_11/vlada_tashohlo/epic_2/lab_1_task_2_variant_23_vlada_tashohlo.cpp" TargetMode="External"/><Relationship Id="rId79" Type="http://schemas.openxmlformats.org/officeDocument/2006/relationships/hyperlink" Target="https://github.com/artificial-intelligence-department/ai_programming_playground_2026/blob/epic_2_vlada_tashohlo/ai_11/vlada_tashohlo/epic_2/practice_task_1_vlada_tashohlo.cpp" TargetMode="External"/><Relationship Id="rId80" Type="http://schemas.openxmlformats.org/officeDocument/2006/relationships/hyperlink" Target="https://github.com/artificial-intelligence-department/ai_programming_playground_2026/blob/epic_2_vlada_tashohlo/ai_11/vlada_tashohlo/epic_2/self_practice_algotester_task_1_vlada_tashohlo.cpp" TargetMode="External"/><Relationship Id="rId81" Type="http://schemas.openxmlformats.org/officeDocument/2006/relationships/hyperlink" Target="https://github.com/artificial-intelligence-department/ai_programming_playground_2026/blob/epic_2_vlada_tashohlo/ai_11/vlada_tashohlo/epic_2/self_practice_algotester_task_2_vlada_tashohlo.cpp" TargetMode="External"/><Relationship Id="rId82" Type="http://schemas.openxmlformats.org/officeDocument/2006/relationships/hyperlink" Target="https://github.com/artificial-intelligence-department/ai_programming_playground_2026/blob/epic_2_vlada_tashohlo/ai_11/vlada_tashohlo/epic_2/self_practice_algotester_task_3_vlada_tashohlo.cpp" TargetMode="External"/><Relationship Id="rId83" Type="http://schemas.openxmlformats.org/officeDocument/2006/relationships/hyperlink" Target="https://github.com/artificial-intelligence-department/ai_programming_playground_2026/blob/epic_2_vlada_tashohlo/ai_11/vlada_tashohlo/epic_2/algotester_task_1_variant_2_vlada_tashohlo.cpp" TargetMode="External"/><Relationship Id="rId84" Type="http://schemas.openxmlformats.org/officeDocument/2006/relationships/hyperlink" Target="https://github.com/artificial-intelligence-department/ai_programming_playground_2026/pull/216/files#diff-8e41c5e3459c8082d09717147b53f2dfad828f06d25a17d3fc203e322ddcbe12" TargetMode="External"/><Relationship Id="rId85" Type="http://schemas.openxmlformats.org/officeDocument/2006/relationships/hyperlink" Target="https://github.com/artificial-intelligence-department/ai_programming_playground_2026/pull/216/files#diff-fe1e4aaa45b4f66bc39bcd8c116d24ea8e8faeb4981cc94502b6db2b8b088603" TargetMode="External"/><Relationship Id="rId86" Type="http://schemas.openxmlformats.org/officeDocument/2006/relationships/hyperlink" Target="https://github.com/artificial-intelligence-department/ai_programming_playground_2026/pull/216/files#diff-deb59c4c775be7a2db437c24023cdeec880dbc08a1b2a4a27c1b1c0570439286" TargetMode="External"/><Relationship Id="rId87" Type="http://schemas.openxmlformats.org/officeDocument/2006/relationships/hyperlink" Target="https://github.com/artificial-intelligence-department/ai_programming_playground_2026/pull/216/files#diff-e1f8782deb87271baa7106bd59b86237e7bf256d52f8ceb295eb4a2327b589b9" TargetMode="External"/><Relationship Id="rId88" Type="http://schemas.openxmlformats.org/officeDocument/2006/relationships/hyperlink" Target="https://github.com/artificial-intelligence-department/ai_programming_playground_2026/pull/216/files#diff-c8314d4deafee3ac1919375408bdf9c3273a24160007f2d17df056b9189a3126" TargetMode="External"/><Relationship Id="rId89" Type="http://schemas.openxmlformats.org/officeDocument/2006/relationships/hyperlink" Target="https://github.com/artificial-intelligence-department/ai_programming_playground_2026/pull/216/files#diff-c3e15fca29cd2ec758be6473dc0fce230b778743163d6b69f2f489b61f0a777e" TargetMode="External"/><Relationship Id="rId90" Type="http://schemas.openxmlformats.org/officeDocument/2006/relationships/hyperlink" Target="https://github.com/artificial-intelligence-department/ai_programming_playground_2026/pull/216/files#diff-4895262535a284c8fc3e3941507f0b00ab576d27c2eb8b3464bde1446e28511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1CC8F4-5C34-4EC1-9EDE-A4575C10C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3091</TotalTime>
  <Pages>36</Pages>
  <Words>5622</Words>
  <Characters>32052</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37599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5</cp:revision>
  <dcterms:created xsi:type="dcterms:W3CDTF">2026-09-28T09:52:00Z</dcterms:created>
  <dcterms:modified xsi:type="dcterms:W3CDTF">2026-10-02T02:52:00Z</dcterms:modified>
</cp:coreProperties>
</file>