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892" w:rsidRPr="007548F3" w:rsidRDefault="00FD2381" w:rsidP="00F31BDA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1F5892" w:rsidRPr="007548F3" w:rsidRDefault="00FD238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:rsidR="001F5892" w:rsidRPr="007548F3" w:rsidRDefault="00FD2381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систем штучного інтелекту</w:t>
      </w:r>
    </w:p>
    <w:p w:rsidR="001F5892" w:rsidRPr="007548F3" w:rsidRDefault="001F5892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FD2381">
      <w:pPr>
        <w:pStyle w:val="normal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548F3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1508414</wp:posOffset>
            </wp:positionH>
            <wp:positionV relativeFrom="paragraph">
              <wp:posOffset>51204</wp:posOffset>
            </wp:positionV>
            <wp:extent cx="2710295" cy="2570018"/>
            <wp:effectExtent l="1905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295" cy="2570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:rsidR="001F5892" w:rsidRPr="007548F3" w:rsidRDefault="00FD238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:rsidR="001F5892" w:rsidRPr="007548F3" w:rsidRDefault="00FD2381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</w:p>
    <w:p w:rsidR="001F5892" w:rsidRPr="007548F3" w:rsidRDefault="001F5892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1F5892" w:rsidRPr="007548F3" w:rsidRDefault="001F5892">
      <w:pPr>
        <w:pStyle w:val="normal"/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1F5892" w:rsidRPr="007548F3" w:rsidRDefault="00FD2381">
      <w:pPr>
        <w:pStyle w:val="normal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sz w:val="56"/>
          <w:szCs w:val="56"/>
          <w:lang w:val="uk-UA"/>
        </w:rPr>
        <w:t>Звіт</w:t>
      </w:r>
      <w:r w:rsidRPr="007548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:rsidR="001F5892" w:rsidRPr="00880EE1" w:rsidRDefault="00FD2381">
      <w:pPr>
        <w:pStyle w:val="normal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48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</w:t>
      </w:r>
      <w:r w:rsidR="00880EE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их та практичних робіт блоку № </w:t>
      </w:r>
      <w:r w:rsidR="00880EE1" w:rsidRPr="00880EE1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:rsidR="001F5892" w:rsidRPr="00880EE1" w:rsidRDefault="00880EE1" w:rsidP="00880EE1">
      <w:pPr>
        <w:pStyle w:val="1"/>
        <w:spacing w:before="0"/>
        <w:jc w:val="center"/>
      </w:pPr>
      <w:r w:rsidRPr="00880EE1">
        <w:rPr>
          <w:rFonts w:eastAsia="Times New Roman" w:cs="Times New Roman"/>
          <w:b w:val="0"/>
          <w:sz w:val="28"/>
          <w:szCs w:val="28"/>
          <w:lang w:val="uk-UA"/>
        </w:rPr>
        <w:t>На тему:</w:t>
      </w:r>
      <w:r>
        <w:rPr>
          <w:rFonts w:eastAsia="Times New Roman" w:cs="Times New Roman"/>
          <w:sz w:val="28"/>
          <w:szCs w:val="28"/>
          <w:lang w:val="uk-UA"/>
        </w:rPr>
        <w:t xml:space="preserve">  «</w:t>
      </w:r>
      <w:r>
        <w:rPr>
          <w:b w:val="0"/>
          <w:sz w:val="24"/>
        </w:rPr>
        <w:t>Цикли. Вкладені Цикли. Завершення виконання циклів. Функції. Рекурсія. Вбудовані функції. Одновимірні масиви.</w:t>
      </w:r>
      <w:r w:rsidR="00FD2381" w:rsidRPr="007548F3">
        <w:rPr>
          <w:rFonts w:eastAsia="Times New Roman" w:cs="Times New Roman"/>
          <w:sz w:val="28"/>
          <w:szCs w:val="28"/>
          <w:lang w:val="uk-UA"/>
        </w:rPr>
        <w:t>»</w:t>
      </w:r>
    </w:p>
    <w:p w:rsidR="001F5892" w:rsidRPr="007548F3" w:rsidRDefault="00FD238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«Основи програмування»</w:t>
      </w:r>
    </w:p>
    <w:p w:rsidR="001F5892" w:rsidRPr="007548F3" w:rsidRDefault="00FD238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до:</w:t>
      </w:r>
    </w:p>
    <w:p w:rsidR="001F5892" w:rsidRPr="006150D0" w:rsidRDefault="00880EE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Лабораторної Роботи № </w:t>
      </w:r>
      <w:r w:rsidRPr="00880EE1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880EE1" w:rsidRPr="00880EE1" w:rsidRDefault="00880EE1" w:rsidP="00880EE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Лабораторної Роботи № </w:t>
      </w:r>
      <w:r w:rsidRPr="00880EE1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1F5892" w:rsidRPr="007548F3" w:rsidRDefault="00FD2381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2</w:t>
      </w: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F5892" w:rsidRPr="007548F3" w:rsidRDefault="001F5892">
      <w:pPr>
        <w:pStyle w:val="normal"/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:rsidR="001F5892" w:rsidRPr="007548F3" w:rsidRDefault="001F5892">
      <w:pPr>
        <w:pStyle w:val="normal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F5892" w:rsidRPr="007548F3" w:rsidRDefault="00F31BDA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FD2381" w:rsidRPr="007548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1F5892" w:rsidRPr="007548F3" w:rsidRDefault="00FD2381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F31BDA"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Студентка</w:t>
      </w: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групи ШІ-</w:t>
      </w:r>
      <w:r w:rsidR="00F31BDA"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:rsidR="001F5892" w:rsidRPr="007548F3" w:rsidRDefault="00F31BDA">
      <w:pPr>
        <w:pStyle w:val="normal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eastAsia="Times New Roman" w:hAnsi="Times New Roman" w:cs="Times New Roman"/>
          <w:sz w:val="28"/>
          <w:szCs w:val="28"/>
          <w:lang w:val="uk-UA"/>
        </w:rPr>
        <w:t>Ташогло Влада Петрівна</w:t>
      </w:r>
    </w:p>
    <w:p w:rsidR="00F31BDA" w:rsidRPr="007548F3" w:rsidRDefault="00FD2381" w:rsidP="00F31BDA">
      <w:pPr>
        <w:pStyle w:val="normal"/>
        <w:spacing w:after="20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548F3">
        <w:rPr>
          <w:rFonts w:ascii="Times New Roman" w:hAnsi="Times New Roman"/>
          <w:sz w:val="24"/>
          <w:lang w:val="uk-UA"/>
        </w:rPr>
        <w:br w:type="page"/>
      </w:r>
    </w:p>
    <w:p w:rsidR="00100733" w:rsidRDefault="00880EE1">
      <w:pPr>
        <w:pStyle w:val="1"/>
      </w:pPr>
      <w:r>
        <w:lastRenderedPageBreak/>
        <w:t xml:space="preserve">Тема роботи:  </w:t>
      </w:r>
    </w:p>
    <w:p w:rsidR="00100733" w:rsidRDefault="00880EE1">
      <w:pPr>
        <w:pStyle w:val="1"/>
      </w:pPr>
      <w:r>
        <w:rPr>
          <w:b w:val="0"/>
          <w:sz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100733" w:rsidRDefault="00880EE1">
      <w:pPr>
        <w:pStyle w:val="1"/>
      </w:pPr>
      <w:r>
        <w:t xml:space="preserve">Мета роботи: </w:t>
      </w:r>
    </w:p>
    <w:p w:rsidR="00100733" w:rsidRDefault="00880EE1">
      <w:pPr>
        <w:pStyle w:val="1"/>
      </w:pPr>
      <w:r>
        <w:rPr>
          <w:b w:val="0"/>
          <w:sz w:val="24"/>
        </w:rPr>
        <w:t>Освоїти принципи організації циклічних обчислень мовою C++; опрацювати види циклів (for, while, do while) та оператори керування їхнім виконанням (break, continue), вкладені цикли; закріпити навички роботи з одновимірними масивами — їх створення, ініціалізація, індексація, обхід циклами та обробка; навчитися розбивати програму на функції, використовувати передачу параметрів за значенням, за посиланням та за замовчуванням, писати рекурсивні функції, застосовувати вбудовані математичні функції; розв’язати задачі на обчислення сум степеневих рядів та розробити інтерактивну програму обліку особистих витрат мовою C++.</w:t>
      </w:r>
    </w:p>
    <w:p w:rsidR="00100733" w:rsidRDefault="00880EE1">
      <w:pPr>
        <w:pStyle w:val="1"/>
      </w:pPr>
      <w:r>
        <w:t>Теоретичні відомості:</w:t>
      </w:r>
    </w:p>
    <w:p w:rsidR="00100733" w:rsidRDefault="00880EE1" w:rsidP="000D13E9">
      <w:pPr>
        <w:pStyle w:val="normal"/>
        <w:numPr>
          <w:ilvl w:val="0"/>
          <w:numId w:val="3"/>
        </w:numPr>
      </w:pPr>
      <w:r>
        <w:rPr>
          <w:rFonts w:ascii="Times New Roman" w:hAnsi="Times New Roman"/>
          <w:sz w:val="24"/>
        </w:rPr>
        <w:t>Теоретичні відомості з переліком важливих тем: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№1: </w:t>
      </w:r>
      <w:r>
        <w:rPr>
          <w:rFonts w:ascii="Times New Roman" w:hAnsi="Times New Roman"/>
          <w:sz w:val="24"/>
        </w:rPr>
        <w:t>Цикли та їхні види.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№2: </w:t>
      </w:r>
      <w:r>
        <w:rPr>
          <w:rFonts w:ascii="Times New Roman" w:hAnsi="Times New Roman"/>
          <w:sz w:val="24"/>
        </w:rPr>
        <w:t>Управління виконанням циклів. Оператори break та continue.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№3: </w:t>
      </w:r>
      <w:r>
        <w:rPr>
          <w:rFonts w:ascii="Times New Roman" w:hAnsi="Times New Roman"/>
          <w:sz w:val="24"/>
        </w:rPr>
        <w:t>Вкладені цикли.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№4: </w:t>
      </w:r>
      <w:r>
        <w:rPr>
          <w:rFonts w:ascii="Times New Roman" w:hAnsi="Times New Roman"/>
          <w:sz w:val="24"/>
        </w:rPr>
        <w:t>Одновимірні масиви.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№5: </w:t>
      </w:r>
      <w:r>
        <w:rPr>
          <w:rFonts w:ascii="Times New Roman" w:hAnsi="Times New Roman"/>
          <w:sz w:val="24"/>
        </w:rPr>
        <w:t>Алгоритми обробки та пошуку в одновимірних масивах.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№6: </w:t>
      </w:r>
      <w:r>
        <w:rPr>
          <w:rFonts w:ascii="Times New Roman" w:hAnsi="Times New Roman"/>
          <w:sz w:val="24"/>
        </w:rPr>
        <w:t>Основи функцій у C++.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№7: </w:t>
      </w:r>
      <w:r>
        <w:rPr>
          <w:rFonts w:ascii="Times New Roman" w:hAnsi="Times New Roman"/>
          <w:sz w:val="24"/>
        </w:rPr>
        <w:t>Параметри функцій: за значенням, за посиланням, за замовчуванням.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№8: </w:t>
      </w:r>
      <w:r>
        <w:rPr>
          <w:rFonts w:ascii="Times New Roman" w:hAnsi="Times New Roman"/>
          <w:sz w:val="24"/>
        </w:rPr>
        <w:t>Рекурсія.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№9: </w:t>
      </w:r>
      <w:r>
        <w:rPr>
          <w:rFonts w:ascii="Times New Roman" w:hAnsi="Times New Roman"/>
          <w:sz w:val="24"/>
        </w:rPr>
        <w:t>Вбудовані функції в C++.</w:t>
      </w:r>
    </w:p>
    <w:p w:rsidR="00100733" w:rsidRDefault="00880EE1" w:rsidP="000D13E9">
      <w:pPr>
        <w:pStyle w:val="a8"/>
        <w:numPr>
          <w:ilvl w:val="0"/>
          <w:numId w:val="2"/>
        </w:numPr>
      </w:pPr>
      <w:r>
        <w:rPr>
          <w:rFonts w:ascii="Times New Roman" w:hAnsi="Times New Roman"/>
          <w:b/>
          <w:sz w:val="24"/>
        </w:rPr>
        <w:t xml:space="preserve">Тема №10: </w:t>
      </w:r>
      <w:r>
        <w:rPr>
          <w:rFonts w:ascii="Times New Roman" w:hAnsi="Times New Roman"/>
          <w:sz w:val="24"/>
        </w:rPr>
        <w:t>Розподілення програми на функції. Передача масивів у функції.</w:t>
      </w:r>
    </w:p>
    <w:p w:rsidR="00100733" w:rsidRDefault="00880EE1" w:rsidP="000D13E9">
      <w:pPr>
        <w:pStyle w:val="normal"/>
        <w:numPr>
          <w:ilvl w:val="0"/>
          <w:numId w:val="3"/>
        </w:numPr>
      </w:pPr>
      <w:r>
        <w:rPr>
          <w:rFonts w:ascii="Times New Roman" w:hAnsi="Times New Roman"/>
          <w:sz w:val="24"/>
        </w:rPr>
        <w:t>Індивідуальний план опрацювання теорії:</w:t>
      </w:r>
    </w:p>
    <w:p w:rsidR="00100733" w:rsidRDefault="00880EE1" w:rsidP="000D13E9">
      <w:pPr>
        <w:pStyle w:val="a8"/>
        <w:numPr>
          <w:ilvl w:val="0"/>
          <w:numId w:val="4"/>
        </w:numPr>
      </w:pPr>
      <w:r w:rsidRPr="00B409DF">
        <w:rPr>
          <w:rFonts w:ascii="Times New Roman" w:hAnsi="Times New Roman"/>
          <w:b/>
          <w:sz w:val="24"/>
        </w:rPr>
        <w:t xml:space="preserve">Тема №1: </w:t>
      </w:r>
      <w:r w:rsidRPr="00B409DF">
        <w:rPr>
          <w:rFonts w:ascii="Times New Roman" w:hAnsi="Times New Roman"/>
          <w:sz w:val="24"/>
        </w:rPr>
        <w:t>Цикли та їхні види.</w:t>
      </w:r>
    </w:p>
    <w:p w:rsidR="00100733" w:rsidRDefault="00880EE1" w:rsidP="000D13E9">
      <w:pPr>
        <w:pStyle w:val="normal"/>
        <w:numPr>
          <w:ilvl w:val="1"/>
          <w:numId w:val="4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Книга: Ковалюк Т.В. Алгоритмізація та програмування (розділ «Цикли»);</w:t>
      </w:r>
    </w:p>
    <w:p w:rsidR="00A05A40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Відеоурок: C++ – Теорія (Блоган), розділ про цикли;</w:t>
      </w:r>
    </w:p>
    <w:p w:rsidR="00A05A40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Стаття: C++ Lessons </w:t>
      </w:r>
      <w:hyperlink r:id="rId9" w:history="1">
        <w:r>
          <w:rPr>
            <w:rStyle w:val="Hyperlink0"/>
          </w:rPr>
          <w:t>https://acode.com.ua/uroki-po-cpp/</w:t>
        </w:r>
      </w:hyperlink>
      <w:r>
        <w:rPr>
          <w:rFonts w:ascii="Times New Roman" w:hAnsi="Times New Roman"/>
          <w:sz w:val="24"/>
          <w:szCs w:val="24"/>
        </w:rPr>
        <w:t xml:space="preserve"> (інструкції повторення).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Поняття циклу та його ролі в програмуванні.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Цикл із предумовою while.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lastRenderedPageBreak/>
        <w:t>Цикл із параметром for.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Цикл із післяумовою do while.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Різниця між умовами завершення циклів while та do while.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Обчислення суми ряду за допомогою циклу while.</w:t>
      </w:r>
    </w:p>
    <w:p w:rsidR="00B409DF" w:rsidRPr="00B409DF" w:rsidRDefault="00B409DF" w:rsidP="000D13E9">
      <w:pPr>
        <w:pStyle w:val="normal"/>
        <w:numPr>
          <w:ilvl w:val="1"/>
          <w:numId w:val="4"/>
        </w:numPr>
        <w:spacing w:before="6"/>
        <w:rPr>
          <w:lang w:val="uk-UA"/>
        </w:rPr>
      </w:pPr>
      <w:r>
        <w:rPr>
          <w:rFonts w:ascii="Times New Roman" w:hAnsi="Times New Roman"/>
          <w:sz w:val="24"/>
          <w:lang w:val="uk-UA"/>
        </w:rPr>
        <w:t>Статус: Ознайомлена</w:t>
      </w:r>
    </w:p>
    <w:p w:rsidR="00100733" w:rsidRDefault="00880EE1" w:rsidP="000D13E9">
      <w:pPr>
        <w:pStyle w:val="normal"/>
        <w:numPr>
          <w:ilvl w:val="1"/>
          <w:numId w:val="4"/>
        </w:numPr>
      </w:pPr>
      <w:r>
        <w:rPr>
          <w:rFonts w:ascii="Times New Roman" w:hAnsi="Times New Roman"/>
          <w:sz w:val="24"/>
        </w:rPr>
        <w:t>Дата початку опрацювання теми: 29.09.2026</w:t>
      </w:r>
    </w:p>
    <w:p w:rsidR="00100733" w:rsidRDefault="00880EE1" w:rsidP="000D13E9">
      <w:pPr>
        <w:pStyle w:val="normal"/>
        <w:numPr>
          <w:ilvl w:val="1"/>
          <w:numId w:val="4"/>
        </w:numPr>
      </w:pPr>
      <w:r>
        <w:rPr>
          <w:rFonts w:ascii="Times New Roman" w:hAnsi="Times New Roman"/>
          <w:sz w:val="24"/>
        </w:rPr>
        <w:t>Дата завершення опрацювання теми: 29.09.2026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4"/>
        </w:numPr>
      </w:pPr>
      <w:r w:rsidRPr="00B409DF">
        <w:rPr>
          <w:rFonts w:ascii="Times New Roman" w:hAnsi="Times New Roman"/>
          <w:b/>
          <w:sz w:val="24"/>
        </w:rPr>
        <w:t xml:space="preserve">Тема №2: </w:t>
      </w:r>
      <w:r w:rsidRPr="00B409DF">
        <w:rPr>
          <w:rFonts w:ascii="Times New Roman" w:hAnsi="Times New Roman"/>
          <w:sz w:val="24"/>
        </w:rPr>
        <w:t>Управління виконанням циклів. Оператори break та continue.</w:t>
      </w:r>
    </w:p>
    <w:p w:rsidR="00100733" w:rsidRDefault="00880EE1" w:rsidP="000D13E9">
      <w:pPr>
        <w:pStyle w:val="normal"/>
        <w:numPr>
          <w:ilvl w:val="1"/>
          <w:numId w:val="4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«Лабораторна робота № 2», п. 1.4 (оператори переходу break, continue);</w:t>
      </w:r>
    </w:p>
    <w:p w:rsidR="00A05A40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Книга: Мочурад Л.І., Бойко Н.І. Основи програмування, 2019;</w:t>
      </w:r>
    </w:p>
    <w:p w:rsidR="00A05A40" w:rsidRPr="009008AD" w:rsidRDefault="00A05A40" w:rsidP="00A05A40">
      <w:pPr>
        <w:pStyle w:val="normal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C++ Lessons </w:t>
      </w:r>
      <w:hyperlink r:id="rId10" w:history="1">
        <w:r w:rsidRPr="009008AD">
          <w:rPr>
            <w:rStyle w:val="Hyperlink0"/>
            <w:lang w:val="en-US"/>
          </w:rPr>
          <w:t>https://acode.com.ua/uroki-po-cpp/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(break, continue).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Оператор break — передчасне переривання циклу.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Оператор continue — перехід безпосередньо до наступної ітерації.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Умови завершення циклів.</w:t>
      </w:r>
    </w:p>
    <w:p w:rsidR="00100733" w:rsidRPr="00B409DF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Практичні приклади керування циклами.</w:t>
      </w:r>
    </w:p>
    <w:p w:rsidR="00B409DF" w:rsidRDefault="00B409DF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Дата початку опрацювання теми: 29.09.2026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Дата</w:t>
      </w:r>
      <w:r w:rsidR="00B409DF">
        <w:rPr>
          <w:rFonts w:ascii="Times New Roman" w:hAnsi="Times New Roman"/>
          <w:sz w:val="24"/>
        </w:rPr>
        <w:t xml:space="preserve"> завершення опрацювання теми: </w:t>
      </w:r>
      <w:r w:rsidR="00B409DF"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B409DF">
        <w:rPr>
          <w:rFonts w:ascii="Times New Roman" w:hAnsi="Times New Roman"/>
          <w:b/>
          <w:sz w:val="24"/>
        </w:rPr>
        <w:t xml:space="preserve">Тема №3: </w:t>
      </w:r>
      <w:r w:rsidRPr="00B409DF">
        <w:rPr>
          <w:rFonts w:ascii="Times New Roman" w:hAnsi="Times New Roman"/>
          <w:sz w:val="24"/>
        </w:rPr>
        <w:t>Вкладені цикли.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Книга: Ковалюк Т.В. Алгоритмізація та програмування (вкладені цикли);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«Лабораторна робота № 3», п. 4.1 (три цикли, два з яких вкладені в третій);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Стаття: GeeksforGeeks </w:t>
      </w:r>
      <w:hyperlink r:id="rId11" w:history="1">
        <w:r>
          <w:rPr>
            <w:rStyle w:val="Hyperlink0"/>
          </w:rPr>
          <w:t>https://www.geeksforgeeks.org/c-plus-plus/</w:t>
        </w:r>
      </w:hyperlink>
      <w:r>
        <w:rPr>
          <w:rFonts w:ascii="Times New Roman" w:hAnsi="Times New Roman"/>
          <w:sz w:val="24"/>
          <w:szCs w:val="24"/>
        </w:rPr>
        <w:t xml:space="preserve"> (вкладені цикли).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Поняття та призначення вкладених циклів.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Синтаксис вкладених циклів for у for та while у for.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Підрахунок загальної кількості вкладених ітерацій.</w:t>
      </w:r>
    </w:p>
    <w:p w:rsidR="00100733" w:rsidRPr="00B409DF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Реалізація вкладених циклів на прикладах для різних сценаріїв.</w:t>
      </w:r>
    </w:p>
    <w:p w:rsidR="00B409DF" w:rsidRDefault="00B409DF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Дата початку опрацювання теми</w:t>
      </w:r>
      <w:r w:rsidR="00B409DF">
        <w:rPr>
          <w:rFonts w:ascii="Times New Roman" w:hAnsi="Times New Roman"/>
          <w:sz w:val="24"/>
        </w:rPr>
        <w:t xml:space="preserve">: </w:t>
      </w:r>
      <w:r w:rsidR="00B409DF"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Дата</w:t>
      </w:r>
      <w:r w:rsidR="00B409DF">
        <w:rPr>
          <w:rFonts w:ascii="Times New Roman" w:hAnsi="Times New Roman"/>
          <w:sz w:val="24"/>
        </w:rPr>
        <w:t xml:space="preserve"> завершення опрацювання теми: </w:t>
      </w:r>
      <w:r w:rsidR="00B409DF"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B409DF">
        <w:rPr>
          <w:rFonts w:ascii="Times New Roman" w:hAnsi="Times New Roman"/>
          <w:b/>
          <w:sz w:val="24"/>
        </w:rPr>
        <w:t xml:space="preserve">Тема №4: </w:t>
      </w:r>
      <w:r w:rsidRPr="00B409DF">
        <w:rPr>
          <w:rFonts w:ascii="Times New Roman" w:hAnsi="Times New Roman"/>
          <w:sz w:val="24"/>
        </w:rPr>
        <w:t>Одновимірні масиви.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Книга: Мочурад Л.І., Бойко Н.І. Основи програмування, 2019;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Стаття: C++ Lessons </w:t>
      </w:r>
      <w:hyperlink r:id="rId12" w:history="1">
        <w:r>
          <w:rPr>
            <w:rStyle w:val="Hyperlink0"/>
          </w:rPr>
          <w:t>https://acode.com.ua/uroki-po-cpp/</w:t>
        </w:r>
      </w:hyperlink>
      <w:r>
        <w:rPr>
          <w:rFonts w:ascii="Times New Roman" w:hAnsi="Times New Roman"/>
          <w:sz w:val="24"/>
          <w:szCs w:val="24"/>
        </w:rPr>
        <w:t xml:space="preserve"> (масиви);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Відеоурок</w:t>
      </w:r>
      <w:r>
        <w:rPr>
          <w:rFonts w:ascii="Times New Roman" w:hAnsi="Times New Roman"/>
          <w:sz w:val="24"/>
          <w:szCs w:val="24"/>
          <w:lang w:val="en-US"/>
        </w:rPr>
        <w:t>: Arrays in C++ (YouTube).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Визначення та оголошення одновимірного масиву.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Створення та ініціалізація масивів.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Індексація, звернення до елементів масиву.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Цикли та обхід масивів.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Обчислення суми, пошуку мінімуму та максимуму елементів масиву.</w:t>
      </w:r>
    </w:p>
    <w:p w:rsidR="00B409DF" w:rsidRDefault="00B409DF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B409DF">
        <w:rPr>
          <w:rFonts w:ascii="Times New Roman" w:hAnsi="Times New Roman"/>
          <w:b/>
          <w:sz w:val="24"/>
        </w:rPr>
        <w:t xml:space="preserve">Тема №5: </w:t>
      </w:r>
      <w:r w:rsidRPr="00B409DF">
        <w:rPr>
          <w:rFonts w:ascii="Times New Roman" w:hAnsi="Times New Roman"/>
          <w:sz w:val="24"/>
        </w:rPr>
        <w:t>Алгоритми обробки та пошуку в одновимірних масивах.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Відеоурок: Сортування масивів: бульбашкове, вставками, вибіркою (YouTube);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GeeksforGeeks </w:t>
      </w:r>
      <w:hyperlink r:id="rId13" w:history="1">
        <w:r>
          <w:rPr>
            <w:rStyle w:val="Hyperlink0"/>
            <w:lang w:val="en-US"/>
          </w:rPr>
          <w:t>https://www.geeksforgeeks.org/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(array sorting algorithms);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«Практичне завдання», розділ «Деталі операцій», п. 4.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Лінійний пошук елемента масиву.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Сортування масиву бульбашковим методом (вкладені цикли).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Сортування масиву методом вставок.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Пошук мінімального та максимального елементів.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Розв’язання задач на обробку масивів (три найдорожчі дні).</w:t>
      </w:r>
    </w:p>
    <w:p w:rsidR="00B409DF" w:rsidRDefault="00B409DF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B409DF">
        <w:rPr>
          <w:rFonts w:ascii="Times New Roman" w:hAnsi="Times New Roman"/>
          <w:b/>
          <w:sz w:val="24"/>
        </w:rPr>
        <w:t xml:space="preserve">Тема №6: </w:t>
      </w:r>
      <w:r w:rsidRPr="00B409DF">
        <w:rPr>
          <w:rFonts w:ascii="Times New Roman" w:hAnsi="Times New Roman"/>
          <w:sz w:val="24"/>
        </w:rPr>
        <w:t>Основи функцій у C++.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Книга</w:t>
      </w:r>
      <w:r>
        <w:rPr>
          <w:rFonts w:ascii="Times New Roman" w:hAnsi="Times New Roman"/>
          <w:sz w:val="24"/>
          <w:szCs w:val="24"/>
          <w:lang w:val="en-US"/>
        </w:rPr>
        <w:t>: Stroustrup B. The C++ Programming Language, 4th ed., 2013 (</w:t>
      </w:r>
      <w:r>
        <w:rPr>
          <w:rFonts w:ascii="Times New Roman" w:hAnsi="Times New Roman"/>
          <w:sz w:val="24"/>
          <w:szCs w:val="24"/>
        </w:rPr>
        <w:t>функції</w:t>
      </w:r>
      <w:r>
        <w:rPr>
          <w:rFonts w:ascii="Times New Roman" w:hAnsi="Times New Roman"/>
          <w:sz w:val="24"/>
          <w:szCs w:val="24"/>
          <w:lang w:val="en-US"/>
        </w:rPr>
        <w:t>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C++ Lessons </w:t>
      </w:r>
      <w:hyperlink r:id="rId14" w:history="1">
        <w:r w:rsidRPr="009008AD">
          <w:rPr>
            <w:rStyle w:val="Hyperlink0"/>
            <w:lang w:val="en-US"/>
          </w:rPr>
          <w:t>https://acode.com.ua/uroki-po-cpp/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sz w:val="24"/>
          <w:szCs w:val="24"/>
        </w:rPr>
        <w:t>функції</w:t>
      </w:r>
      <w:r>
        <w:rPr>
          <w:rFonts w:ascii="Times New Roman" w:hAnsi="Times New Roman"/>
          <w:sz w:val="24"/>
          <w:szCs w:val="24"/>
          <w:lang w:val="en-US"/>
        </w:rPr>
        <w:t>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Відеоурок: C++ Functions (YouTube).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Визначення та оголошення функцій.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Прототипи функцій.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Повернення значень з функцій.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Глобальні та локальні змінні.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Область видимості: static, extern.</w:t>
      </w:r>
    </w:p>
    <w:p w:rsidR="00B409DF" w:rsidRDefault="00B409DF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B409DF" w:rsidRDefault="00B409DF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lastRenderedPageBreak/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6"/>
        </w:numPr>
        <w:ind w:left="709" w:hanging="283"/>
      </w:pPr>
      <w:r w:rsidRPr="000A77C7">
        <w:rPr>
          <w:rFonts w:ascii="Times New Roman" w:hAnsi="Times New Roman"/>
          <w:b/>
          <w:sz w:val="24"/>
        </w:rPr>
        <w:t xml:space="preserve">Тема №7: </w:t>
      </w:r>
      <w:r w:rsidRPr="000A77C7">
        <w:rPr>
          <w:rFonts w:ascii="Times New Roman" w:hAnsi="Times New Roman"/>
          <w:sz w:val="24"/>
        </w:rPr>
        <w:t>Параметри функцій: за значенням, за посиланням, за замовчуванням.</w:t>
      </w:r>
    </w:p>
    <w:p w:rsidR="00100733" w:rsidRDefault="00880EE1" w:rsidP="000D13E9">
      <w:pPr>
        <w:pStyle w:val="normal"/>
        <w:numPr>
          <w:ilvl w:val="0"/>
          <w:numId w:val="5"/>
        </w:numPr>
        <w:ind w:left="1418"/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tabs>
          <w:tab w:val="left" w:pos="1701"/>
          <w:tab w:val="left" w:pos="2127"/>
        </w:tabs>
        <w:spacing w:after="1"/>
        <w:ind w:left="2127" w:hanging="284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</w:t>
      </w:r>
      <w:r>
        <w:rPr>
          <w:rFonts w:ascii="Times New Roman" w:hAnsi="Times New Roman"/>
          <w:sz w:val="24"/>
          <w:szCs w:val="24"/>
          <w:lang w:val="en-US"/>
        </w:rPr>
        <w:t xml:space="preserve">: Prata S. C++ Primer Plus, 6th ed. </w:t>
      </w:r>
      <w:r>
        <w:rPr>
          <w:rFonts w:ascii="Times New Roman" w:hAnsi="Times New Roman"/>
          <w:sz w:val="24"/>
          <w:szCs w:val="24"/>
        </w:rPr>
        <w:t>(передавання параметрів);</w:t>
      </w:r>
    </w:p>
    <w:p w:rsidR="00A05A40" w:rsidRPr="009008AD" w:rsidRDefault="00A05A40" w:rsidP="00A05A40">
      <w:pPr>
        <w:pStyle w:val="normal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tabs>
          <w:tab w:val="left" w:pos="1701"/>
          <w:tab w:val="left" w:pos="2127"/>
        </w:tabs>
        <w:spacing w:after="1"/>
        <w:ind w:left="2127" w:hanging="284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GeeksforGeeks </w:t>
      </w:r>
      <w:hyperlink r:id="rId15" w:history="1">
        <w:r>
          <w:rPr>
            <w:rStyle w:val="Hyperlink0"/>
            <w:lang w:val="en-US"/>
          </w:rPr>
          <w:t>https://www.geeksforgeeks.org/c-plus-plus/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(references);</w:t>
      </w:r>
    </w:p>
    <w:p w:rsidR="00A05A40" w:rsidRDefault="00A05A40" w:rsidP="00A05A40">
      <w:pPr>
        <w:pStyle w:val="normal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tabs>
          <w:tab w:val="left" w:pos="1701"/>
          <w:tab w:val="left" w:pos="2127"/>
        </w:tabs>
        <w:spacing w:after="1"/>
        <w:ind w:left="2127" w:hanging="284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«Практичне завдання», розділ «Вимоги».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Передавання параметрів за значенням.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Передавання параметрів за посиланням (int&amp;).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Параметри за замовчуванням.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Передавання масивів у функції.</w:t>
      </w:r>
    </w:p>
    <w:p w:rsidR="000A77C7" w:rsidRDefault="000A77C7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0A77C7">
        <w:rPr>
          <w:rFonts w:ascii="Times New Roman" w:hAnsi="Times New Roman"/>
          <w:b/>
          <w:sz w:val="24"/>
        </w:rPr>
        <w:t xml:space="preserve">Тема №8: </w:t>
      </w:r>
      <w:r w:rsidRPr="000A77C7">
        <w:rPr>
          <w:rFonts w:ascii="Times New Roman" w:hAnsi="Times New Roman"/>
          <w:sz w:val="24"/>
        </w:rPr>
        <w:t>Рекурсія.</w:t>
      </w:r>
    </w:p>
    <w:p w:rsidR="00100733" w:rsidRDefault="00880EE1">
      <w:pPr>
        <w:pStyle w:val="normal"/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Відеоурок: Рекурсія в C++ — основи та приклади (YouTube);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GeeksforGeecks </w:t>
      </w:r>
      <w:hyperlink r:id="rId16" w:history="1">
        <w:r>
          <w:rPr>
            <w:rStyle w:val="Hyperlink0"/>
            <w:lang w:val="en-US"/>
          </w:rPr>
          <w:t>https://www.geeksforgeeks.org/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(recursion in C++);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«Практичне завдання», розділ «Деталі операцій», п. 2.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Поняття рекурсії та рекурсивної функції.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База рекурсії та рекурсивний виклик.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Рекурсивний пошук мінімуму та максимуму елементів.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Рекурсивне обчислення сумарних витрат без циклу.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Аналіз кількості рекурсивних викликів.</w:t>
      </w:r>
    </w:p>
    <w:p w:rsidR="000A77C7" w:rsidRDefault="000A77C7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0A77C7">
        <w:rPr>
          <w:rFonts w:ascii="Times New Roman" w:hAnsi="Times New Roman"/>
          <w:b/>
          <w:sz w:val="24"/>
        </w:rPr>
        <w:t xml:space="preserve">Тема №9: </w:t>
      </w:r>
      <w:r w:rsidRPr="000A77C7">
        <w:rPr>
          <w:rFonts w:ascii="Times New Roman" w:hAnsi="Times New Roman"/>
          <w:sz w:val="24"/>
        </w:rPr>
        <w:t>Вбудовані функції в C++.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Книга: Мочурад Л.І., Бойко Н.І. Основи програмування, 2019 (математичні функції);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>: C++ math functions — cppreference.com;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«Лабораторна робота № 2», п. 4 (використання pow, exp).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Огляд вбудованих функцій у C++.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Математичні функції: pow, exp, log, log10, sqrt, abs, floor.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Функції форматування виводу: fixed, setprecision, setw, left.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Роль вбудованих функцій у спрощенні коду.</w:t>
      </w:r>
    </w:p>
    <w:p w:rsidR="000A77C7" w:rsidRDefault="000A77C7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lastRenderedPageBreak/>
        <w:t>Статус: Ознайомлена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100733">
      <w:pPr>
        <w:pStyle w:val="normal"/>
      </w:pPr>
    </w:p>
    <w:p w:rsidR="00100733" w:rsidRDefault="00880EE1" w:rsidP="000D13E9">
      <w:pPr>
        <w:pStyle w:val="a8"/>
        <w:numPr>
          <w:ilvl w:val="0"/>
          <w:numId w:val="1"/>
        </w:numPr>
      </w:pPr>
      <w:r w:rsidRPr="000A77C7">
        <w:rPr>
          <w:rFonts w:ascii="Times New Roman" w:hAnsi="Times New Roman"/>
          <w:b/>
          <w:sz w:val="24"/>
        </w:rPr>
        <w:t xml:space="preserve">Тема №10: </w:t>
      </w:r>
      <w:r w:rsidRPr="000A77C7">
        <w:rPr>
          <w:rFonts w:ascii="Times New Roman" w:hAnsi="Times New Roman"/>
          <w:sz w:val="24"/>
        </w:rPr>
        <w:t>Розподілення програми на функції. Передача масивів у функції.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Джерела Інформації: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Книга</w:t>
      </w:r>
      <w:r>
        <w:rPr>
          <w:rFonts w:ascii="Times New Roman" w:hAnsi="Times New Roman"/>
          <w:sz w:val="24"/>
          <w:szCs w:val="24"/>
          <w:lang w:val="en-US"/>
        </w:rPr>
        <w:t>: Stroustrup B. The C++ Programming Language, 2013 (</w:t>
      </w:r>
      <w:r>
        <w:rPr>
          <w:rFonts w:ascii="Times New Roman" w:hAnsi="Times New Roman"/>
          <w:sz w:val="24"/>
          <w:szCs w:val="24"/>
        </w:rPr>
        <w:t>структурапрограми</w:t>
      </w:r>
      <w:r>
        <w:rPr>
          <w:rFonts w:ascii="Times New Roman" w:hAnsi="Times New Roman"/>
          <w:sz w:val="24"/>
          <w:szCs w:val="24"/>
          <w:lang w:val="en-US"/>
        </w:rPr>
        <w:t>);</w:t>
      </w:r>
    </w:p>
    <w:p w:rsidR="00A05A40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PDF «Практичне завдання», розділ «Вимоги» (кожен пункт меню — окрема функція);</w:t>
      </w:r>
    </w:p>
    <w:p w:rsidR="00A05A40" w:rsidRPr="009008AD" w:rsidRDefault="00A05A40" w:rsidP="00A05A40">
      <w:pPr>
        <w:pStyle w:val="normal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after="1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Стаття</w:t>
      </w:r>
      <w:r>
        <w:rPr>
          <w:rFonts w:ascii="Times New Roman" w:hAnsi="Times New Roman"/>
          <w:sz w:val="24"/>
          <w:szCs w:val="24"/>
          <w:lang w:val="en-US"/>
        </w:rPr>
        <w:t xml:space="preserve">: GeeksforGeeks </w:t>
      </w:r>
      <w:hyperlink r:id="rId17" w:history="1">
        <w:r>
          <w:rPr>
            <w:rStyle w:val="Hyperlink0"/>
            <w:lang w:val="en-US"/>
          </w:rPr>
          <w:t>https://www.geeksforgeeks.org/c-plus-plus/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(arrays as function arguments).</w:t>
      </w:r>
    </w:p>
    <w:p w:rsidR="00100733" w:rsidRDefault="00880EE1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>Що опрацьовано: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Декомпозиція задачі на підзадачі.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Реалізація кожного пункту меню як окремої функції.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Передавання масиву та його розміру у функцію.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Організація інтерактивного меню: do while та оператор переходу goto.</w:t>
      </w:r>
    </w:p>
    <w:p w:rsidR="00100733" w:rsidRDefault="00880EE1" w:rsidP="000D13E9">
      <w:pPr>
        <w:numPr>
          <w:ilvl w:val="2"/>
          <w:numId w:val="1"/>
        </w:numPr>
        <w:spacing w:before="3" w:after="3"/>
      </w:pPr>
      <w:r>
        <w:rPr>
          <w:rFonts w:ascii="Times New Roman" w:hAnsi="Times New Roman"/>
          <w:sz w:val="24"/>
        </w:rPr>
        <w:t>Валідація вхідних даних.</w:t>
      </w:r>
    </w:p>
    <w:p w:rsidR="000A77C7" w:rsidRDefault="000A77C7" w:rsidP="000D13E9">
      <w:pPr>
        <w:pStyle w:val="a8"/>
        <w:numPr>
          <w:ilvl w:val="1"/>
          <w:numId w:val="1"/>
        </w:numPr>
        <w:spacing w:before="3" w:after="3"/>
      </w:pPr>
      <w:r w:rsidRPr="00B409DF">
        <w:rPr>
          <w:rFonts w:ascii="Times New Roman" w:hAnsi="Times New Roman"/>
          <w:sz w:val="24"/>
        </w:rPr>
        <w:t>Статус: Ознайомлена</w:t>
      </w:r>
    </w:p>
    <w:p w:rsid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початку опрацювання теми: </w:t>
      </w:r>
      <w:r>
        <w:rPr>
          <w:rFonts w:ascii="Times New Roman" w:hAnsi="Times New Roman"/>
          <w:sz w:val="24"/>
          <w:lang w:val="uk-UA"/>
        </w:rPr>
        <w:t>29</w:t>
      </w:r>
      <w:r>
        <w:rPr>
          <w:rFonts w:ascii="Times New Roman" w:hAnsi="Times New Roman"/>
          <w:sz w:val="24"/>
        </w:rPr>
        <w:t>.09.2026</w:t>
      </w:r>
    </w:p>
    <w:p w:rsidR="00100733" w:rsidRPr="000A77C7" w:rsidRDefault="000A77C7" w:rsidP="000D13E9">
      <w:pPr>
        <w:pStyle w:val="normal"/>
        <w:numPr>
          <w:ilvl w:val="1"/>
          <w:numId w:val="1"/>
        </w:numPr>
      </w:pPr>
      <w:r>
        <w:rPr>
          <w:rFonts w:ascii="Times New Roman" w:hAnsi="Times New Roman"/>
          <w:sz w:val="24"/>
        </w:rPr>
        <w:t xml:space="preserve">Дата завершення опрацювання теми: </w:t>
      </w:r>
      <w:r>
        <w:rPr>
          <w:rFonts w:ascii="Times New Roman" w:hAnsi="Times New Roman"/>
          <w:sz w:val="24"/>
          <w:lang w:val="uk-UA"/>
        </w:rPr>
        <w:t>29.09</w:t>
      </w:r>
      <w:r>
        <w:rPr>
          <w:rFonts w:ascii="Times New Roman" w:hAnsi="Times New Roman"/>
          <w:sz w:val="24"/>
        </w:rPr>
        <w:t>.2026</w:t>
      </w:r>
    </w:p>
    <w:p w:rsidR="00100733" w:rsidRDefault="00880EE1">
      <w:pPr>
        <w:pStyle w:val="1"/>
      </w:pPr>
      <w:r>
        <w:t>Виконання роботи:</w:t>
      </w:r>
    </w:p>
    <w:p w:rsidR="00100733" w:rsidRDefault="00880EE1">
      <w:pPr>
        <w:pStyle w:val="2"/>
      </w:pPr>
      <w:r>
        <w:t xml:space="preserve">1. </w:t>
      </w:r>
      <w:r>
        <w:tab/>
        <w:t>Опрацювання завдання та вимог до програм:</w:t>
      </w:r>
    </w:p>
    <w:p w:rsidR="00100733" w:rsidRPr="004F612F" w:rsidRDefault="00880EE1">
      <w:pPr>
        <w:pStyle w:val="normal"/>
        <w:rPr>
          <w:sz w:val="24"/>
          <w:szCs w:val="24"/>
          <w:lang w:val="en-US"/>
        </w:rPr>
      </w:pPr>
      <w:r w:rsidRPr="004F612F">
        <w:rPr>
          <w:rFonts w:ascii="Times New Roman" w:hAnsi="Times New Roman"/>
          <w:b/>
          <w:sz w:val="24"/>
          <w:szCs w:val="24"/>
          <w:lang w:val="en-US"/>
        </w:rPr>
        <w:t>lab_2_task_1</w:t>
      </w:r>
    </w:p>
    <w:p w:rsidR="00100733" w:rsidRPr="004F612F" w:rsidRDefault="00880EE1" w:rsidP="000D13E9">
      <w:pPr>
        <w:pStyle w:val="normal"/>
        <w:numPr>
          <w:ilvl w:val="0"/>
          <w:numId w:val="1"/>
        </w:numPr>
        <w:rPr>
          <w:sz w:val="24"/>
          <w:szCs w:val="24"/>
          <w:lang w:val="en-US"/>
        </w:rPr>
      </w:pPr>
      <w:r w:rsidRPr="004F612F">
        <w:rPr>
          <w:rFonts w:ascii="Times New Roman" w:hAnsi="Times New Roman"/>
          <w:sz w:val="24"/>
          <w:szCs w:val="24"/>
        </w:rPr>
        <w:t>Варіант</w:t>
      </w:r>
      <w:r w:rsidRPr="004F612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F612F">
        <w:rPr>
          <w:rFonts w:ascii="Times New Roman" w:hAnsi="Times New Roman"/>
          <w:sz w:val="24"/>
          <w:szCs w:val="24"/>
        </w:rPr>
        <w:t>завдання</w:t>
      </w:r>
      <w:r w:rsidRPr="004F612F">
        <w:rPr>
          <w:rFonts w:ascii="Times New Roman" w:hAnsi="Times New Roman"/>
          <w:sz w:val="24"/>
          <w:szCs w:val="24"/>
          <w:lang w:val="en-US"/>
        </w:rPr>
        <w:t>: 15</w:t>
      </w:r>
    </w:p>
    <w:p w:rsidR="00100733" w:rsidRPr="004F612F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Деталі завдання:</w:t>
      </w:r>
    </w:p>
    <w:p w:rsidR="00100733" w:rsidRPr="004F612F" w:rsidRDefault="00880EE1" w:rsidP="004F612F">
      <w:pPr>
        <w:pStyle w:val="normal"/>
        <w:ind w:left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Розробити програму мовою C++, яка знаходить суму ряду з точністю ε = 0.0001, загальний член якого:</w:t>
      </w:r>
    </w:p>
    <w:p w:rsidR="00100733" w:rsidRPr="004F612F" w:rsidRDefault="004F612F">
      <w:pPr>
        <w:pStyle w:val="normal"/>
        <w:jc w:val="center"/>
        <w:rPr>
          <w:oMath/>
          <w:rFonts w:ascii="Cambria Math" w:hAnsi="Cambria Math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aₙ =   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(n!)²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2ⁿ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100733" w:rsidRPr="004F612F" w:rsidRDefault="00880EE1" w:rsidP="004F612F">
      <w:pPr>
        <w:pStyle w:val="normal"/>
        <w:ind w:left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Програма повинна вивести отриману суму та кількість доданих членів ряду у консоль, супроводжуючи результат відповідним заголовком.</w:t>
      </w:r>
    </w:p>
    <w:p w:rsidR="00100733" w:rsidRPr="004F612F" w:rsidRDefault="00880EE1" w:rsidP="004F612F">
      <w:pPr>
        <w:pStyle w:val="normal"/>
        <w:ind w:left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Математична модель (формули, за якими виконуються обчислення доданків ряду):</w:t>
      </w:r>
    </w:p>
    <w:p w:rsidR="00100733" w:rsidRDefault="00880EE1" w:rsidP="000D13E9">
      <w:pPr>
        <w:pStyle w:val="normal"/>
        <w:numPr>
          <w:ilvl w:val="1"/>
          <w:numId w:val="7"/>
        </w:numPr>
      </w:pPr>
      <w:r>
        <w:rPr>
          <w:rFonts w:ascii="Times New Roman" w:hAnsi="Times New Roman"/>
          <w:sz w:val="24"/>
        </w:rPr>
        <w:t>початковий член ряду a₁ = (1!)² / 2¹ = 0.5;</w:t>
      </w:r>
    </w:p>
    <w:p w:rsidR="00100733" w:rsidRDefault="00880EE1" w:rsidP="000D13E9">
      <w:pPr>
        <w:pStyle w:val="normal"/>
        <w:numPr>
          <w:ilvl w:val="1"/>
          <w:numId w:val="7"/>
        </w:numPr>
      </w:pPr>
      <w:r>
        <w:rPr>
          <w:rFonts w:ascii="Times New Roman" w:hAnsi="Times New Roman"/>
          <w:sz w:val="24"/>
        </w:rPr>
        <w:t>рекуррентне співвідношення aₙ₊₁ = aₙ · (n+1)² / 2^(2n+1);</w:t>
      </w:r>
    </w:p>
    <w:p w:rsidR="00100733" w:rsidRDefault="00880EE1" w:rsidP="000D13E9">
      <w:pPr>
        <w:pStyle w:val="normal"/>
        <w:numPr>
          <w:ilvl w:val="1"/>
          <w:numId w:val="7"/>
        </w:numPr>
      </w:pPr>
      <w:r>
        <w:rPr>
          <w:rFonts w:ascii="Times New Roman" w:hAnsi="Times New Roman"/>
          <w:sz w:val="24"/>
        </w:rPr>
        <w:t>критерій досягнення точності: aₙ &lt; ε = 0.0001.</w:t>
      </w:r>
    </w:p>
    <w:p w:rsidR="00100733" w:rsidRPr="004F612F" w:rsidRDefault="00880EE1" w:rsidP="004F612F">
      <w:pPr>
        <w:pStyle w:val="normal"/>
        <w:ind w:firstLine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Важливі деталі для врахування в імплементації програми: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lastRenderedPageBreak/>
        <w:t>використати рекурентну формулу замість прямого обчислення (n!)², оскільки factorial для великих n переповнює тип;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t>накопичувати суму у змінній типу double;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t>організувати цикл while, який додає члени, поки виконується aₙ ≥ ε;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t>вивести отриману суму та кількість доданих членів ряду у консоль;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t>підписати результат відповідним заголовком;</w:t>
      </w:r>
    </w:p>
    <w:p w:rsidR="00100733" w:rsidRDefault="00880EE1" w:rsidP="000D13E9">
      <w:pPr>
        <w:pStyle w:val="normal"/>
        <w:numPr>
          <w:ilvl w:val="1"/>
          <w:numId w:val="8"/>
        </w:numPr>
      </w:pPr>
      <w:r>
        <w:rPr>
          <w:rFonts w:ascii="Times New Roman" w:hAnsi="Times New Roman"/>
          <w:sz w:val="24"/>
        </w:rPr>
        <w:t>перевірити правильність роботи програми на контрольному прикладі.</w:t>
      </w:r>
    </w:p>
    <w:p w:rsidR="00100733" w:rsidRDefault="00100733">
      <w:pPr>
        <w:pStyle w:val="normal"/>
      </w:pPr>
    </w:p>
    <w:p w:rsidR="004F612F" w:rsidRPr="004F612F" w:rsidRDefault="00880EE1">
      <w:pPr>
        <w:pStyle w:val="normal"/>
        <w:rPr>
          <w:rFonts w:ascii="Times New Roman" w:hAnsi="Times New Roman"/>
          <w:b/>
          <w:sz w:val="24"/>
          <w:szCs w:val="24"/>
          <w:lang w:val="uk-UA"/>
        </w:rPr>
      </w:pPr>
      <w:r w:rsidRPr="004F612F">
        <w:rPr>
          <w:rFonts w:ascii="Times New Roman" w:hAnsi="Times New Roman"/>
          <w:b/>
          <w:sz w:val="24"/>
          <w:szCs w:val="24"/>
          <w:lang w:val="en-US"/>
        </w:rPr>
        <w:t>lab_3_task_1</w:t>
      </w:r>
    </w:p>
    <w:p w:rsidR="00100733" w:rsidRPr="004F612F" w:rsidRDefault="00880EE1" w:rsidP="000D13E9">
      <w:pPr>
        <w:pStyle w:val="normal"/>
        <w:numPr>
          <w:ilvl w:val="0"/>
          <w:numId w:val="8"/>
        </w:numPr>
        <w:rPr>
          <w:sz w:val="24"/>
          <w:szCs w:val="24"/>
          <w:lang w:val="en-US"/>
        </w:rPr>
      </w:pPr>
      <w:r w:rsidRPr="004F612F">
        <w:rPr>
          <w:rFonts w:ascii="Times New Roman" w:hAnsi="Times New Roman"/>
          <w:sz w:val="24"/>
          <w:szCs w:val="24"/>
        </w:rPr>
        <w:t>Варіант</w:t>
      </w:r>
      <w:r w:rsidRPr="004F612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4F612F">
        <w:rPr>
          <w:rFonts w:ascii="Times New Roman" w:hAnsi="Times New Roman"/>
          <w:sz w:val="24"/>
          <w:szCs w:val="24"/>
        </w:rPr>
        <w:t>завдання</w:t>
      </w:r>
      <w:r w:rsidRPr="004F612F">
        <w:rPr>
          <w:rFonts w:ascii="Times New Roman" w:hAnsi="Times New Roman"/>
          <w:sz w:val="24"/>
          <w:szCs w:val="24"/>
          <w:lang w:val="en-US"/>
        </w:rPr>
        <w:t>: 17</w:t>
      </w:r>
    </w:p>
    <w:p w:rsidR="00100733" w:rsidRPr="004F612F" w:rsidRDefault="00880EE1" w:rsidP="004F612F">
      <w:pPr>
        <w:pStyle w:val="normal"/>
        <w:ind w:left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Тема лабораторної роботи: «Обчислення функцій з використанням їхнього розкладу в степеневий ряд».</w:t>
      </w:r>
    </w:p>
    <w:p w:rsidR="00100733" w:rsidRPr="004F612F" w:rsidRDefault="00880EE1" w:rsidP="000D13E9">
      <w:pPr>
        <w:pStyle w:val="normal"/>
        <w:numPr>
          <w:ilvl w:val="0"/>
          <w:numId w:val="8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Деталі завдання:</w:t>
      </w:r>
    </w:p>
    <w:p w:rsidR="00100733" w:rsidRPr="004F612F" w:rsidRDefault="00880EE1" w:rsidP="004F612F">
      <w:pPr>
        <w:pStyle w:val="normal"/>
        <w:ind w:left="720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Для x, що змінюється від a до b з кроком h = (b − a) / k, де k = 10, обчислити функцію f(x), використовуючи її розклад у степеневий ряд у двох випадках: а) для заданого n; б) для заданої точності ε = 0.0001.</w:t>
      </w:r>
    </w:p>
    <w:p w:rsidR="00100733" w:rsidRPr="00156E69" w:rsidRDefault="00880EE1" w:rsidP="00156E69">
      <w:pPr>
        <w:pStyle w:val="normal"/>
        <w:ind w:left="720"/>
        <w:rPr>
          <w:sz w:val="24"/>
          <w:szCs w:val="24"/>
          <w:lang w:val="uk-UA"/>
        </w:rPr>
      </w:pPr>
      <w:r w:rsidRPr="004F612F">
        <w:rPr>
          <w:rFonts w:ascii="Times New Roman" w:hAnsi="Times New Roman"/>
          <w:sz w:val="24"/>
          <w:szCs w:val="24"/>
        </w:rPr>
        <w:t>Для порівняння знайти точне значення функції.</w:t>
      </w:r>
    </w:p>
    <w:p w:rsidR="00100733" w:rsidRPr="00156E69" w:rsidRDefault="00156E69">
      <w:pPr>
        <w:pStyle w:val="normal"/>
        <w:jc w:val="center"/>
        <w:rPr>
          <w:oMath/>
          <w:rFonts w:ascii="Cambria Math" w:hAnsi="Cambria Math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y = eˣ + e^(-x/2),   0.1 ≤ x ≤ 1,   n = 10</m:t>
          </m:r>
        </m:oMath>
      </m:oMathPara>
    </w:p>
    <w:p w:rsidR="00100733" w:rsidRPr="00156E69" w:rsidRDefault="00156E69">
      <w:pPr>
        <w:pStyle w:val="normal"/>
        <w:jc w:val="center"/>
        <w:rPr>
          <w:oMath/>
          <w:rFonts w:ascii="Cambria Math" w:hAnsi="Cambria Math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S(x) = Σ x^(2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n) / (2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n)! = 1 + x²/2! + x⁴/4! + x⁶/6! + …</m:t>
          </m:r>
        </m:oMath>
      </m:oMathPara>
    </w:p>
    <w:p w:rsidR="00100733" w:rsidRPr="004F612F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Математична модель (формули, за якими виконуються обчислення доданків ряду):</w:t>
      </w:r>
    </w:p>
    <w:p w:rsidR="00100733" w:rsidRPr="004F612F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перший член ряду a₀ = 1;</w:t>
      </w:r>
    </w:p>
    <w:p w:rsidR="00100733" w:rsidRPr="004F612F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рекуррентне співвідношення aₙ₊₁ = aₙ · x² / ((2n+1) · (2n+2));</w:t>
      </w:r>
    </w:p>
    <w:p w:rsidR="00100733" w:rsidRPr="004F612F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критерій досягнення точності: aₙ &lt; ε = 0.0001;</w:t>
      </w:r>
    </w:p>
    <w:p w:rsidR="00100733" w:rsidRPr="004F612F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точне значення функції обчислюється за формулою y = (exp(x) + exp(−x/2)).</w:t>
      </w:r>
    </w:p>
    <w:p w:rsidR="00100733" w:rsidRPr="004F612F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Важливі деталі для врахування в імплементації програми: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зовнішній цикл for перебирає значення x від a до b з кроком h;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два вкладені цикли підсумовують доданки ряду при фіксованому x: арифметичний цикл for для заданого n та ітераційний цикл while для заданої точності ε;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правильно задати початкові значення змінних циклів (a = 1, term = 1);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вивести у кожному рядку таблиці значення X, SN, SE та Y, а також кількість доданих членів m;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дотримуватись заданого формату виведення: X=… SN=… SE=… Y=…;</w:t>
      </w:r>
    </w:p>
    <w:p w:rsidR="00100733" w:rsidRPr="004F612F" w:rsidRDefault="00880EE1" w:rsidP="000D13E9">
      <w:pPr>
        <w:pStyle w:val="normal"/>
        <w:numPr>
          <w:ilvl w:val="0"/>
          <w:numId w:val="9"/>
        </w:numPr>
        <w:ind w:left="1418"/>
        <w:rPr>
          <w:sz w:val="24"/>
          <w:szCs w:val="24"/>
        </w:rPr>
      </w:pPr>
      <w:r w:rsidRPr="004F612F">
        <w:rPr>
          <w:rFonts w:ascii="Times New Roman" w:hAnsi="Times New Roman"/>
          <w:sz w:val="24"/>
          <w:szCs w:val="24"/>
        </w:rPr>
        <w:t>перевірити результат на кількох значеннях x, порівнявши обидва наближення з точним значенням функції.</w:t>
      </w:r>
    </w:p>
    <w:p w:rsidR="00100733" w:rsidRDefault="00100733">
      <w:pPr>
        <w:pStyle w:val="normal"/>
      </w:pPr>
    </w:p>
    <w:p w:rsidR="00100733" w:rsidRPr="00156E69" w:rsidRDefault="00880EE1">
      <w:pPr>
        <w:pStyle w:val="normal"/>
        <w:rPr>
          <w:sz w:val="24"/>
          <w:szCs w:val="24"/>
        </w:rPr>
      </w:pPr>
      <w:r w:rsidRPr="00156E69">
        <w:rPr>
          <w:rFonts w:ascii="Times New Roman" w:hAnsi="Times New Roman"/>
          <w:b/>
          <w:sz w:val="24"/>
          <w:szCs w:val="24"/>
        </w:rPr>
        <w:t>Практичне завдання «Аналізатор місячного бюджету»</w:t>
      </w:r>
    </w:p>
    <w:p w:rsidR="00100733" w:rsidRPr="00156E69" w:rsidRDefault="00880EE1">
      <w:pPr>
        <w:pStyle w:val="normal"/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Деталі завдання:</w:t>
      </w:r>
    </w:p>
    <w:p w:rsidR="00100733" w:rsidRPr="00156E69" w:rsidRDefault="00880EE1">
      <w:pPr>
        <w:pStyle w:val="normal"/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 — у різних обчисленнях вони враховуються по-різному. Сторонні бібліотеки використовувати заборонено.</w:t>
      </w:r>
    </w:p>
    <w:p w:rsidR="00100733" w:rsidRPr="00156E69" w:rsidRDefault="00880EE1">
      <w:pPr>
        <w:pStyle w:val="normal"/>
        <w:rPr>
          <w:sz w:val="24"/>
          <w:szCs w:val="24"/>
        </w:rPr>
      </w:pPr>
      <w:r w:rsidRPr="00156E69">
        <w:rPr>
          <w:rFonts w:ascii="Times New Roman" w:hAnsi="Times New Roman"/>
          <w:b/>
          <w:sz w:val="24"/>
          <w:szCs w:val="24"/>
        </w:rPr>
        <w:lastRenderedPageBreak/>
        <w:t>Вхідні дані:</w:t>
      </w:r>
    </w:p>
    <w:tbl>
      <w:tblPr>
        <w:tblW w:w="0" w:type="auto"/>
        <w:jc w:val="center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"/>
        <w:gridCol w:w="2806"/>
        <w:gridCol w:w="1418"/>
        <w:gridCol w:w="3118"/>
      </w:tblGrid>
      <w:tr w:rsidR="00100733" w:rsidRPr="00156E69" w:rsidTr="00156E69">
        <w:trPr>
          <w:jc w:val="center"/>
        </w:trPr>
        <w:tc>
          <w:tcPr>
            <w:tcW w:w="460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06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Значення</w:t>
            </w:r>
          </w:p>
        </w:tc>
        <w:tc>
          <w:tcPr>
            <w:tcW w:w="14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Позн.</w:t>
            </w:r>
          </w:p>
        </w:tc>
        <w:tc>
          <w:tcPr>
            <w:tcW w:w="31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Формат вводу</w:t>
            </w:r>
          </w:p>
        </w:tc>
      </w:tr>
      <w:tr w:rsidR="00100733" w:rsidRPr="00156E69" w:rsidTr="00156E69">
        <w:trPr>
          <w:jc w:val="center"/>
        </w:trPr>
        <w:tc>
          <w:tcPr>
            <w:tcW w:w="460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06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Бюджет на місяць, грн</w:t>
            </w:r>
          </w:p>
        </w:tc>
        <w:tc>
          <w:tcPr>
            <w:tcW w:w="14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budget</w:t>
            </w:r>
          </w:p>
        </w:tc>
        <w:tc>
          <w:tcPr>
            <w:tcW w:w="31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Число, напр. 8000</w:t>
            </w:r>
          </w:p>
        </w:tc>
      </w:tr>
      <w:tr w:rsidR="00100733" w:rsidRPr="00156E69" w:rsidTr="00156E69">
        <w:trPr>
          <w:jc w:val="center"/>
        </w:trPr>
        <w:tc>
          <w:tcPr>
            <w:tcW w:w="460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06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Кількість днів обліку</w:t>
            </w:r>
          </w:p>
        </w:tc>
        <w:tc>
          <w:tcPr>
            <w:tcW w:w="14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31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Ціле число, напр. 10</w:t>
            </w:r>
          </w:p>
        </w:tc>
      </w:tr>
      <w:tr w:rsidR="00100733" w:rsidRPr="00156E69" w:rsidTr="00156E69">
        <w:trPr>
          <w:jc w:val="center"/>
        </w:trPr>
        <w:tc>
          <w:tcPr>
            <w:tcW w:w="460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06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Витрати по днях, грн</w:t>
            </w:r>
          </w:p>
        </w:tc>
        <w:tc>
          <w:tcPr>
            <w:tcW w:w="14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spending[]</w:t>
            </w:r>
          </w:p>
        </w:tc>
        <w:tc>
          <w:tcPr>
            <w:tcW w:w="3118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N чисел поспіль</w:t>
            </w:r>
          </w:p>
        </w:tc>
      </w:tr>
    </w:tbl>
    <w:p w:rsidR="00100733" w:rsidRPr="00156E69" w:rsidRDefault="00100733">
      <w:pPr>
        <w:pStyle w:val="normal"/>
        <w:rPr>
          <w:sz w:val="24"/>
          <w:szCs w:val="24"/>
        </w:rPr>
      </w:pPr>
    </w:p>
    <w:p w:rsidR="00100733" w:rsidRPr="00156E69" w:rsidRDefault="00880EE1">
      <w:pPr>
        <w:pStyle w:val="normal"/>
        <w:rPr>
          <w:sz w:val="24"/>
          <w:szCs w:val="24"/>
        </w:rPr>
      </w:pPr>
      <w:r w:rsidRPr="00156E69">
        <w:rPr>
          <w:rFonts w:ascii="Times New Roman" w:hAnsi="Times New Roman"/>
          <w:b/>
          <w:sz w:val="24"/>
          <w:szCs w:val="24"/>
        </w:rPr>
        <w:t>Пункти меню:</w:t>
      </w:r>
    </w:p>
    <w:tbl>
      <w:tblPr>
        <w:tblW w:w="0" w:type="auto"/>
        <w:jc w:val="center"/>
        <w:tblInd w:w="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1"/>
        <w:gridCol w:w="4695"/>
      </w:tblGrid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Пункт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b/>
                <w:sz w:val="24"/>
                <w:szCs w:val="24"/>
              </w:rPr>
              <w:t>Операція</w:t>
            </w:r>
          </w:p>
        </w:tc>
      </w:tr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Показати витрати по днях</w:t>
            </w:r>
          </w:p>
        </w:tc>
      </w:tr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Статистика витрат</w:t>
            </w:r>
          </w:p>
        </w:tc>
      </w:tr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Дні з перевищенням денного ліміту</w:t>
            </w:r>
          </w:p>
        </w:tc>
      </w:tr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Три найдорожчі дні</w:t>
            </w:r>
          </w:p>
        </w:tc>
      </w:tr>
      <w:tr w:rsidR="00100733" w:rsidRPr="00156E69" w:rsidTr="003E5553">
        <w:trPr>
          <w:jc w:val="center"/>
        </w:trPr>
        <w:tc>
          <w:tcPr>
            <w:tcW w:w="961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4695" w:type="dxa"/>
          </w:tcPr>
          <w:p w:rsidR="00100733" w:rsidRPr="00156E69" w:rsidRDefault="00880EE1">
            <w:pPr>
              <w:jc w:val="center"/>
              <w:rPr>
                <w:sz w:val="24"/>
                <w:szCs w:val="24"/>
              </w:rPr>
            </w:pPr>
            <w:r w:rsidRPr="00156E69">
              <w:rPr>
                <w:rFonts w:ascii="Times New Roman" w:hAnsi="Times New Roman"/>
                <w:sz w:val="24"/>
                <w:szCs w:val="24"/>
              </w:rPr>
              <w:t>Вихід</w:t>
            </w:r>
          </w:p>
        </w:tc>
      </w:tr>
    </w:tbl>
    <w:p w:rsidR="00100733" w:rsidRPr="00156E69" w:rsidRDefault="00100733">
      <w:pPr>
        <w:pStyle w:val="normal"/>
        <w:rPr>
          <w:sz w:val="24"/>
          <w:szCs w:val="24"/>
        </w:rPr>
      </w:pPr>
    </w:p>
    <w:p w:rsidR="00100733" w:rsidRPr="00156E69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Важливі деталі для врахування в імплементації програми: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for — вивести список витрат по днях, обходячи масив;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while — накопичувати витрати день за дном, доки не буде вичерпано бюджет;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break — зупинити цей цикл одразу на дні, коли бюджет вичерпано, а не після перебору всіх днів;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do while — після кожної операції повертати користувача в меню і працювати, доки він не вибере вихід;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continue — пропускати дні без покупок при обчисленні середніх витрат;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вкладені цикли — самостійно відсортувати копію масиву для трьох найдорожчих днів, без готових функцій сортування;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кожен пункт меню реалізувати окремою функцією;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одна функція повертає мінімум і максимум через параметри-посилання, інша має параметр за замовчуванням (денний ліміт 1000 грн);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для модуля перевитрати взяти вбудовану математичну функцію abs();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сумарні витрати обчислити рекурсивною функцією, без циклу;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при неправильному пункті меню або нечислових символах перенаправити користувача назад до головного меню через goto;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валідувати всі вхідні дані: бюджет ≥ 0, 1 ≤ N ≤ 31, витрати ≥ 0;</w:t>
      </w:r>
    </w:p>
    <w:p w:rsidR="00100733" w:rsidRPr="00156E69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156E69">
        <w:rPr>
          <w:rFonts w:ascii="Times New Roman" w:hAnsi="Times New Roman"/>
          <w:sz w:val="24"/>
          <w:szCs w:val="24"/>
        </w:rPr>
        <w:t>дні нумеруються з 1, індексація масиву починається з нуля.</w:t>
      </w:r>
    </w:p>
    <w:p w:rsidR="00100733" w:rsidRPr="00156E69" w:rsidRDefault="00100733">
      <w:pPr>
        <w:pStyle w:val="normal"/>
        <w:rPr>
          <w:sz w:val="24"/>
          <w:szCs w:val="24"/>
        </w:rPr>
      </w:pPr>
    </w:p>
    <w:p w:rsidR="00100733" w:rsidRPr="003E5553" w:rsidRDefault="00880EE1">
      <w:pPr>
        <w:pStyle w:val="normal"/>
        <w:rPr>
          <w:sz w:val="24"/>
          <w:szCs w:val="24"/>
          <w:lang w:val="en-US"/>
        </w:rPr>
      </w:pPr>
      <w:r w:rsidRPr="003E5553">
        <w:rPr>
          <w:rFonts w:ascii="Times New Roman" w:hAnsi="Times New Roman"/>
          <w:b/>
          <w:sz w:val="24"/>
          <w:szCs w:val="24"/>
          <w:lang w:val="en-US"/>
        </w:rPr>
        <w:t>self_practice_algotester_task_1</w:t>
      </w:r>
    </w:p>
    <w:p w:rsidR="00100733" w:rsidRPr="006150D0" w:rsidRDefault="00880EE1">
      <w:pPr>
        <w:pStyle w:val="normal"/>
        <w:rPr>
          <w:sz w:val="24"/>
          <w:szCs w:val="24"/>
          <w:lang w:val="en-US"/>
        </w:rPr>
      </w:pPr>
      <w:r w:rsidRPr="003E5553">
        <w:rPr>
          <w:rFonts w:ascii="Times New Roman" w:hAnsi="Times New Roman"/>
          <w:sz w:val="24"/>
          <w:szCs w:val="24"/>
        </w:rPr>
        <w:t>Деталі</w:t>
      </w:r>
      <w:r w:rsidRPr="006150D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E5553">
        <w:rPr>
          <w:rFonts w:ascii="Times New Roman" w:hAnsi="Times New Roman"/>
          <w:sz w:val="24"/>
          <w:szCs w:val="24"/>
        </w:rPr>
        <w:t>завдання</w:t>
      </w:r>
      <w:r w:rsidRPr="006150D0">
        <w:rPr>
          <w:rFonts w:ascii="Times New Roman" w:hAnsi="Times New Roman"/>
          <w:sz w:val="24"/>
          <w:szCs w:val="24"/>
          <w:lang w:val="en-US"/>
        </w:rPr>
        <w:t>:</w:t>
      </w:r>
    </w:p>
    <w:p w:rsidR="003E5553" w:rsidRPr="003E5553" w:rsidRDefault="00880EE1">
      <w:pPr>
        <w:pStyle w:val="normal"/>
        <w:rPr>
          <w:rFonts w:ascii="Times New Roman" w:hAnsi="Times New Roman" w:cs="Times New Roman"/>
          <w:sz w:val="24"/>
          <w:szCs w:val="24"/>
          <w:lang w:val="uk-UA"/>
        </w:rPr>
      </w:pPr>
      <w:r w:rsidRPr="003E5553">
        <w:rPr>
          <w:rFonts w:ascii="Times New Roman" w:hAnsi="Times New Roman" w:cs="Times New Roman"/>
          <w:sz w:val="24"/>
          <w:szCs w:val="24"/>
        </w:rPr>
        <w:t xml:space="preserve">Задано натуральне число n. </w:t>
      </w:r>
      <w:r w:rsidR="003E5553" w:rsidRPr="003E55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Підрахуйте кількість нулів у кінці запису факторіалу числа </w:t>
      </w:r>
      <w:r w:rsidR="003E5553" w:rsidRPr="003E5553">
        <w:rPr>
          <w:rStyle w:val="math"/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𝑛</w:t>
      </w:r>
      <w:r w:rsidR="003E5553" w:rsidRPr="003E555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3E5553" w:rsidRPr="003E55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00733" w:rsidRPr="003E5553" w:rsidRDefault="00880EE1">
      <w:pPr>
        <w:pStyle w:val="normal"/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 xml:space="preserve">Математична модель: </w:t>
      </w:r>
      <m:oMath>
        <m:r>
          <w:rPr>
            <w:rFonts w:ascii="Cambria Math" w:hAnsi="Cambria Math"/>
            <w:sz w:val="24"/>
            <w:szCs w:val="24"/>
          </w:rPr>
          <m:t>cnt = ⌊n/5⌋ + ⌊n/25⌋ + ⌊n/125⌋ + …</m:t>
        </m:r>
      </m:oMath>
      <w:r w:rsidRPr="003E5553">
        <w:rPr>
          <w:rFonts w:ascii="Times New Roman" w:hAnsi="Times New Roman"/>
          <w:sz w:val="24"/>
          <w:szCs w:val="24"/>
        </w:rPr>
        <w:t xml:space="preserve"> (формула Лежандра).</w:t>
      </w:r>
    </w:p>
    <w:p w:rsidR="00100733" w:rsidRPr="003E5553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Важливі деталі для врахування в імплементації програми: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використовувати тип long long, оскільки значення можуть перевищувати діапазон типу int;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lastRenderedPageBreak/>
        <w:t>організувати цикл while, що послідовно ділить n на 5 і накопичує часткові суми;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не використовувати pow та факторіал — значення n! не вміщується у тип;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дотримуватись точного формату введення та виведення Algotester;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не виводити зайвих повідомлень у програмі.</w:t>
      </w:r>
    </w:p>
    <w:p w:rsidR="00100733" w:rsidRPr="003E5553" w:rsidRDefault="00100733">
      <w:pPr>
        <w:pStyle w:val="normal"/>
        <w:rPr>
          <w:sz w:val="24"/>
          <w:szCs w:val="24"/>
        </w:rPr>
      </w:pPr>
    </w:p>
    <w:p w:rsidR="00100733" w:rsidRPr="003E5553" w:rsidRDefault="00880EE1">
      <w:pPr>
        <w:pStyle w:val="normal"/>
        <w:rPr>
          <w:sz w:val="24"/>
          <w:szCs w:val="24"/>
          <w:lang w:val="en-US"/>
        </w:rPr>
      </w:pPr>
      <w:r w:rsidRPr="003E5553">
        <w:rPr>
          <w:rFonts w:ascii="Times New Roman" w:hAnsi="Times New Roman"/>
          <w:b/>
          <w:sz w:val="24"/>
          <w:szCs w:val="24"/>
          <w:lang w:val="en-US"/>
        </w:rPr>
        <w:t>self_practice_algotester_task_2</w:t>
      </w:r>
    </w:p>
    <w:p w:rsidR="00100733" w:rsidRPr="006150D0" w:rsidRDefault="00880EE1">
      <w:pPr>
        <w:pStyle w:val="normal"/>
        <w:rPr>
          <w:sz w:val="24"/>
          <w:szCs w:val="24"/>
          <w:lang w:val="en-US"/>
        </w:rPr>
      </w:pPr>
      <w:r w:rsidRPr="003E5553">
        <w:rPr>
          <w:rFonts w:ascii="Times New Roman" w:hAnsi="Times New Roman"/>
          <w:sz w:val="24"/>
          <w:szCs w:val="24"/>
        </w:rPr>
        <w:t>Деталі</w:t>
      </w:r>
      <w:r w:rsidRPr="006150D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E5553">
        <w:rPr>
          <w:rFonts w:ascii="Times New Roman" w:hAnsi="Times New Roman"/>
          <w:sz w:val="24"/>
          <w:szCs w:val="24"/>
        </w:rPr>
        <w:t>завдання</w:t>
      </w:r>
      <w:r w:rsidRPr="006150D0">
        <w:rPr>
          <w:rFonts w:ascii="Times New Roman" w:hAnsi="Times New Roman"/>
          <w:sz w:val="24"/>
          <w:szCs w:val="24"/>
          <w:lang w:val="en-US"/>
        </w:rPr>
        <w:t>:</w:t>
      </w:r>
    </w:p>
    <w:p w:rsidR="006B1CAC" w:rsidRPr="006B1CAC" w:rsidRDefault="006B1CAC" w:rsidP="006B1CAC">
      <w:pPr>
        <w:pStyle w:val="a9"/>
        <w:shd w:val="clear" w:color="auto" w:fill="FFFFFF"/>
        <w:spacing w:before="0" w:beforeAutospacing="0" w:after="120" w:afterAutospacing="0"/>
      </w:pPr>
      <w:r>
        <w:rPr>
          <w:lang w:val="uk-UA"/>
        </w:rPr>
        <w:t>С</w:t>
      </w:r>
      <w:r>
        <w:t>твор</w:t>
      </w:r>
      <w:r>
        <w:rPr>
          <w:lang w:val="uk-UA"/>
        </w:rPr>
        <w:t>ити</w:t>
      </w:r>
      <w:r>
        <w:t xml:space="preserve"> програм</w:t>
      </w:r>
      <w:r>
        <w:rPr>
          <w:lang w:val="uk-UA"/>
        </w:rPr>
        <w:t>у</w:t>
      </w:r>
      <w:r w:rsidRPr="006B1CAC">
        <w:t xml:space="preserve">, яка по заданому факторіалу </w:t>
      </w:r>
      <w:r w:rsidRPr="006B1CAC">
        <w:rPr>
          <w:rStyle w:val="math"/>
          <w:rFonts w:ascii="Cambria Math" w:hAnsi="Cambria Math"/>
        </w:rPr>
        <w:t>𝑛</w:t>
      </w:r>
      <w:r w:rsidRPr="006B1CAC">
        <w:rPr>
          <w:rStyle w:val="math"/>
        </w:rPr>
        <w:t>!</w:t>
      </w:r>
      <w:r w:rsidRPr="006B1CAC">
        <w:t xml:space="preserve"> натурального числа </w:t>
      </w:r>
      <w:r w:rsidRPr="006B1CAC">
        <w:rPr>
          <w:rStyle w:val="math"/>
          <w:rFonts w:ascii="Cambria Math" w:hAnsi="Cambria Math"/>
        </w:rPr>
        <w:t>𝑛</w:t>
      </w:r>
      <w:r w:rsidRPr="006B1CAC">
        <w:t xml:space="preserve"> має повертати це саме число. </w:t>
      </w:r>
    </w:p>
    <w:p w:rsidR="00100733" w:rsidRPr="003E5553" w:rsidRDefault="00880EE1" w:rsidP="000D13E9">
      <w:pPr>
        <w:pStyle w:val="normal"/>
        <w:numPr>
          <w:ilvl w:val="0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Важливі деталі для врахування в імплементації програми: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зчитувати число як рядок (string), щоб отримати його довжину без переповнення;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користуватися функцією floor() та типом long double для зменшення похибки;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передбачити окремий точний випадок для малих n, щоб уникнути накопичення похибки;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використовувати ios::sync_with_stdio(false) та cin.tie(nullptr) для пришвидшення роботи;</w:t>
      </w:r>
    </w:p>
    <w:p w:rsidR="00100733" w:rsidRPr="003E5553" w:rsidRDefault="00880EE1" w:rsidP="000D13E9">
      <w:pPr>
        <w:pStyle w:val="normal"/>
        <w:numPr>
          <w:ilvl w:val="1"/>
          <w:numId w:val="1"/>
        </w:numPr>
        <w:rPr>
          <w:sz w:val="24"/>
          <w:szCs w:val="24"/>
        </w:rPr>
      </w:pPr>
      <w:r w:rsidRPr="003E5553">
        <w:rPr>
          <w:rFonts w:ascii="Times New Roman" w:hAnsi="Times New Roman"/>
          <w:sz w:val="24"/>
          <w:szCs w:val="24"/>
        </w:rPr>
        <w:t>дотримуватись точного формату введення та виведення Algotester.</w:t>
      </w:r>
    </w:p>
    <w:p w:rsidR="00100733" w:rsidRPr="003E5553" w:rsidRDefault="00100733">
      <w:pPr>
        <w:pStyle w:val="normal"/>
        <w:rPr>
          <w:sz w:val="24"/>
          <w:szCs w:val="24"/>
        </w:rPr>
      </w:pPr>
    </w:p>
    <w:p w:rsidR="00100733" w:rsidRPr="003E5553" w:rsidRDefault="00880EE1" w:rsidP="00C61E5F">
      <w:pPr>
        <w:pStyle w:val="normal"/>
        <w:rPr>
          <w:sz w:val="24"/>
          <w:szCs w:val="24"/>
          <w:lang w:val="en-US"/>
        </w:rPr>
      </w:pPr>
      <w:r w:rsidRPr="003E5553">
        <w:rPr>
          <w:rFonts w:ascii="Times New Roman" w:hAnsi="Times New Roman"/>
          <w:b/>
          <w:sz w:val="24"/>
          <w:szCs w:val="24"/>
          <w:lang w:val="en-US"/>
        </w:rPr>
        <w:t>self_practice_algotester_task_3</w:t>
      </w:r>
    </w:p>
    <w:p w:rsidR="00BC2946" w:rsidRPr="00195684" w:rsidRDefault="00BC2946" w:rsidP="00BC2946">
      <w:pPr>
        <w:pStyle w:val="a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ae"/>
          <w:rFonts w:ascii="Times New Roman" w:hAnsi="Times New Roman" w:cs="Times New Roman"/>
        </w:rPr>
      </w:pPr>
      <w:r w:rsidRPr="00BC2946">
        <w:rPr>
          <w:rStyle w:val="ae"/>
          <w:rFonts w:ascii="Times New Roman" w:hAnsi="Times New Roman"/>
          <w:lang w:val="ru-RU"/>
        </w:rPr>
        <w:t>Деталі</w:t>
      </w:r>
      <w:r w:rsidRPr="00195684">
        <w:rPr>
          <w:rStyle w:val="ae"/>
          <w:rFonts w:ascii="Times New Roman" w:hAnsi="Times New Roman"/>
        </w:rPr>
        <w:t xml:space="preserve"> </w:t>
      </w:r>
      <w:r w:rsidRPr="00BC2946">
        <w:rPr>
          <w:rStyle w:val="ae"/>
          <w:rFonts w:ascii="Times New Roman" w:hAnsi="Times New Roman"/>
          <w:lang w:val="ru-RU"/>
        </w:rPr>
        <w:t>завдання</w:t>
      </w:r>
      <w:r w:rsidRPr="00195684">
        <w:rPr>
          <w:rStyle w:val="ae"/>
          <w:rFonts w:ascii="Times New Roman" w:hAnsi="Times New Roman"/>
        </w:rPr>
        <w:t>:</w:t>
      </w:r>
    </w:p>
    <w:p w:rsidR="00BC2946" w:rsidRPr="00195684" w:rsidRDefault="00BC2946" w:rsidP="00BC2946">
      <w:pPr>
        <w:pStyle w:val="af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after="240" w:line="240" w:lineRule="auto"/>
        <w:rPr>
          <w:rStyle w:val="ae"/>
          <w:rFonts w:ascii="Times New Roman" w:hAnsi="Times New Roman"/>
          <w:lang w:val="ru-RU"/>
        </w:rPr>
      </w:pPr>
      <w:r w:rsidRPr="00107DFE">
        <w:rPr>
          <w:rStyle w:val="ae"/>
          <w:rFonts w:ascii="Times New Roman" w:hAnsi="Times New Roman"/>
          <w:lang w:val="ru-RU"/>
        </w:rPr>
        <w:t xml:space="preserve">Задано масив із </w:t>
      </w:r>
      <w:r>
        <w:rPr>
          <w:rStyle w:val="ae"/>
          <w:rFonts w:ascii="Times New Roman" w:hAnsi="Times New Roman"/>
        </w:rPr>
        <w:t>n</w:t>
      </w:r>
      <w:r w:rsidRPr="00107DFE">
        <w:rPr>
          <w:rStyle w:val="ae"/>
          <w:rFonts w:ascii="Times New Roman" w:hAnsi="Times New Roman"/>
          <w:lang w:val="ru-RU"/>
        </w:rPr>
        <w:t xml:space="preserve"> цілих чисел. Знайти довжину найбільшої строго зростаючої підпослідовності.</w:t>
      </w:r>
    </w:p>
    <w:p w:rsidR="00BC2946" w:rsidRPr="00107DFE" w:rsidRDefault="00BC2946" w:rsidP="00BC2946">
      <w:pPr>
        <w:pStyle w:val="af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ae"/>
          <w:rFonts w:ascii="Times New Roman" w:hAnsi="Times New Roman" w:cs="Times New Roman"/>
          <w:lang w:val="ru-RU"/>
        </w:rPr>
      </w:pPr>
      <w:r w:rsidRPr="00107DFE">
        <w:rPr>
          <w:rStyle w:val="ae"/>
          <w:rFonts w:ascii="Times New Roman" w:hAnsi="Times New Roman"/>
          <w:lang w:val="ru-RU"/>
        </w:rPr>
        <w:t>Важливі деталі для врахування в імплементації програми: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використовувати динамічне програмування;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dp[i] — довжина найбільшої зростаючої підпослідовності, що закінчується в a[i];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dp[i] = 1; якщо a[j] &lt; a[i], то dp[i] = max(dp[i], dp[j] + 1);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вивести максимум із dp;</w:t>
      </w:r>
    </w:p>
    <w:p w:rsidR="00BC2946" w:rsidRPr="00107DFE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  <w:rPr>
          <w:lang w:val="ru-RU"/>
        </w:rPr>
      </w:pPr>
      <w:r w:rsidRPr="00107DFE">
        <w:rPr>
          <w:rStyle w:val="ae"/>
          <w:rFonts w:ascii="Times New Roman" w:hAnsi="Times New Roman"/>
          <w:lang w:val="ru-RU"/>
        </w:rPr>
        <w:t>не використовувати готові функції сортування та пошуку;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складність — O(n^2);</w:t>
      </w:r>
    </w:p>
    <w:p w:rsidR="00BC2946" w:rsidRDefault="00BC2946" w:rsidP="00BC2946">
      <w:pPr>
        <w:pStyle w:val="af"/>
        <w:numPr>
          <w:ilvl w:val="0"/>
          <w:numId w:val="19"/>
        </w:numPr>
        <w:suppressAutoHyphens/>
        <w:spacing w:before="0" w:line="240" w:lineRule="auto"/>
      </w:pPr>
      <w:r>
        <w:rPr>
          <w:rStyle w:val="ae"/>
          <w:rFonts w:ascii="Times New Roman" w:hAnsi="Times New Roman"/>
        </w:rPr>
        <w:t>пам’ять виділяти через new[], звільняти через delete[].</w:t>
      </w:r>
    </w:p>
    <w:p w:rsidR="00100733" w:rsidRDefault="00880EE1">
      <w:pPr>
        <w:pStyle w:val="2"/>
      </w:pPr>
      <w:r>
        <w:t>2.</w:t>
      </w:r>
      <w:r>
        <w:tab/>
        <w:t>Дизайн та планована оцінка часу виконання завдань: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№1 lab_2_task_1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Блок-схема:</w:t>
      </w:r>
    </w:p>
    <w:p w:rsidR="00C23BF5" w:rsidRDefault="00C23BF5" w:rsidP="00C23BF5">
      <w:pPr>
        <w:pStyle w:val="ac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0"/>
          <w:i/>
          <w:noProof/>
          <w:color w:val="C00000"/>
          <w:sz w:val="24"/>
          <w:lang w:val="ru-RU"/>
        </w:rPr>
        <w:lastRenderedPageBreak/>
        <w:drawing>
          <wp:inline distT="0" distB="0" distL="0" distR="0">
            <wp:extent cx="4371844" cy="742169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12" cy="742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Default="00C23BF5" w:rsidP="00C23BF5">
      <w:pPr>
        <w:pStyle w:val="ac"/>
        <w:ind w:left="567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Рис.1</w:t>
      </w:r>
      <w:r w:rsidR="00880EE1" w:rsidRPr="00C61E5F">
        <w:rPr>
          <w:rFonts w:ascii="Times New Roman" w:hAnsi="Times New Roman"/>
          <w:sz w:val="20"/>
          <w:szCs w:val="20"/>
        </w:rPr>
        <w:t>.1. Блок схема до lab_2_task_1</w:t>
      </w:r>
    </w:p>
    <w:p w:rsidR="00C23BF5" w:rsidRDefault="00C23BF5" w:rsidP="00C23BF5">
      <w:pPr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508218" cy="7020096"/>
            <wp:effectExtent l="19050" t="0" r="6632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119" cy="7024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BF5" w:rsidRDefault="00C23BF5" w:rsidP="00C23BF5">
      <w:pPr>
        <w:pStyle w:val="ac"/>
        <w:ind w:left="567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Рис.1.2</w:t>
      </w:r>
      <w:r w:rsidRPr="00C61E5F">
        <w:rPr>
          <w:rFonts w:ascii="Times New Roman" w:hAnsi="Times New Roman"/>
          <w:sz w:val="20"/>
          <w:szCs w:val="20"/>
        </w:rPr>
        <w:t>. Блок схема до lab_2_task_1</w:t>
      </w:r>
    </w:p>
    <w:p w:rsidR="00C23BF5" w:rsidRDefault="00C23BF5" w:rsidP="00C23BF5">
      <w:pPr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325371" cy="492268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997" cy="4924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BF5" w:rsidRPr="00195684" w:rsidRDefault="00C23BF5" w:rsidP="00C23BF5">
      <w:pPr>
        <w:pStyle w:val="ac"/>
        <w:ind w:left="567"/>
        <w:jc w:val="center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</w:rPr>
        <w:t>Рис.1.3</w:t>
      </w:r>
      <w:r w:rsidRPr="00C61E5F">
        <w:rPr>
          <w:rFonts w:ascii="Times New Roman" w:hAnsi="Times New Roman"/>
          <w:sz w:val="20"/>
          <w:szCs w:val="20"/>
        </w:rPr>
        <w:t>. Блок схема до lab_2_task_1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Планований час на реалізацію: 1 година, включаючи аналіз умови, виведення рекуррентної формули, написання коду та перевірку результату.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Важливі деталі для врахування в імплементації: на початку циклу задати a = 0.5 та n = 1; після додавання члена обчислювати наступний рекуррентно, щоб уникнути переповнення при обчисленні n!; цикл має працювати, доки a ≥ ε.</w:t>
      </w:r>
    </w:p>
    <w:p w:rsidR="00100733" w:rsidRDefault="00100733">
      <w:pPr>
        <w:pStyle w:val="normal"/>
      </w:pP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№2 lab_3_task_1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Планований час на реалізацію: 2 години, включаючи виведення рекуррентного співвідношення, реалізацію трьох циклів та перевірку наближень за точним значенням функції.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Важливі деталі для врахування в імплементації: цикл із заданим n є арифметичним і виконує рівно n ітерацій, цикл із заданою точністю є ітераційним і має містити умову завершення aₙ &lt; ε; обидва цикли вкладені у зовнішній цикл зміни параметра x.</w:t>
      </w:r>
    </w:p>
    <w:p w:rsidR="00100733" w:rsidRDefault="00100733">
      <w:pPr>
        <w:pStyle w:val="normal"/>
      </w:pP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№3 Практичне завдання «Аналізатор місячного бюджету»</w:t>
      </w:r>
    </w:p>
    <w:p w:rsidR="00100733" w:rsidRDefault="00880EE1">
      <w:pPr>
        <w:pStyle w:val="normal"/>
        <w:rPr>
          <w:rFonts w:ascii="Times New Roman" w:hAnsi="Times New Roman"/>
          <w:sz w:val="24"/>
          <w:szCs w:val="24"/>
          <w:lang w:val="uk-UA"/>
        </w:rPr>
      </w:pPr>
      <w:r w:rsidRPr="00C61E5F">
        <w:rPr>
          <w:rFonts w:ascii="Times New Roman" w:hAnsi="Times New Roman"/>
          <w:sz w:val="24"/>
          <w:szCs w:val="24"/>
        </w:rPr>
        <w:t>Блок-схема:</w:t>
      </w:r>
    </w:p>
    <w:p w:rsidR="00322E55" w:rsidRDefault="00322E55" w:rsidP="00322E55">
      <w:pPr>
        <w:pStyle w:val="normal"/>
        <w:jc w:val="center"/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246120" cy="6690360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669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322E55">
      <w:pPr>
        <w:pStyle w:val="normal"/>
        <w:jc w:val="center"/>
        <w:rPr>
          <w:b/>
          <w:sz w:val="24"/>
          <w:szCs w:val="24"/>
          <w:lang w:val="uk-UA"/>
        </w:rPr>
      </w:pPr>
    </w:p>
    <w:p w:rsidR="00195684" w:rsidRDefault="00322E55" w:rsidP="00322E55">
      <w:pPr>
        <w:pStyle w:val="normal"/>
        <w:jc w:val="center"/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000500" cy="642366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42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22E55">
        <w:rPr>
          <w:sz w:val="24"/>
          <w:szCs w:val="24"/>
        </w:rPr>
        <w:t xml:space="preserve"> </w:t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Рис.2.2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322E55" w:rsidP="00322E55">
      <w:pPr>
        <w:pStyle w:val="normal"/>
        <w:jc w:val="center"/>
        <w:rPr>
          <w:sz w:val="24"/>
          <w:szCs w:val="24"/>
          <w:lang w:val="uk-UA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33415" cy="4774192"/>
            <wp:effectExtent l="19050" t="0" r="63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74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Рис.2.3. Блок схема до практичного завдання «Аналізатор місячного бюджету»</w:t>
      </w:r>
    </w:p>
    <w:p w:rsidR="00322E55" w:rsidRDefault="00322E55" w:rsidP="00322E55">
      <w:pPr>
        <w:pStyle w:val="normal"/>
        <w:jc w:val="center"/>
        <w:rPr>
          <w:sz w:val="24"/>
          <w:szCs w:val="24"/>
          <w:lang w:val="uk-UA"/>
        </w:rPr>
      </w:pPr>
      <w:r w:rsidRPr="00322E55">
        <w:rPr>
          <w:sz w:val="24"/>
          <w:szCs w:val="24"/>
        </w:rPr>
        <w:lastRenderedPageBreak/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5733415" cy="4135789"/>
            <wp:effectExtent l="19050" t="0" r="63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35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Рис.2.4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>
      <w:pPr>
        <w:pStyle w:val="normal"/>
        <w:rPr>
          <w:sz w:val="24"/>
          <w:szCs w:val="24"/>
          <w:lang w:val="uk-UA"/>
        </w:rPr>
      </w:pPr>
    </w:p>
    <w:p w:rsidR="00322E55" w:rsidRPr="00322E55" w:rsidRDefault="00322E55" w:rsidP="00322E55">
      <w:pPr>
        <w:pStyle w:val="normal"/>
        <w:jc w:val="center"/>
        <w:rPr>
          <w:sz w:val="24"/>
          <w:szCs w:val="24"/>
          <w:lang w:val="uk-UA"/>
        </w:rPr>
      </w:pPr>
    </w:p>
    <w:p w:rsidR="00D36A3C" w:rsidRDefault="00D36A3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2819400" cy="330708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Рис.2.5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D36A3C" w:rsidRDefault="00D36A3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2255520" cy="617220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Рис.2.6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D36A3C" w:rsidRDefault="00D36A3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2811780" cy="3619500"/>
            <wp:effectExtent l="19050" t="0" r="762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Рис.2.7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D36A3C" w:rsidRDefault="00D36A3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2994660" cy="643890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Рис.2.8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20486C" w:rsidRDefault="00D36A3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3093720" cy="758952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758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Рис.2.9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20486C" w:rsidRDefault="0020486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3223260" cy="684276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684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Рис.2.10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195684" w:rsidRDefault="0020486C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733415" cy="6867100"/>
            <wp:effectExtent l="1905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8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Рис.2.11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20486C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 w:rsidRPr="0020486C">
        <w:rPr>
          <w:rFonts w:ascii="Consolas" w:hAnsi="Consolas"/>
          <w:b w:val="0"/>
          <w:bCs w:val="0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707380" cy="7299960"/>
            <wp:effectExtent l="1905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729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Рис.2.12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20486C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 w:rsidRPr="0020486C">
        <w:rPr>
          <w:rFonts w:ascii="Consolas" w:hAnsi="Consolas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295900" cy="7475220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7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0486C">
        <w:rPr>
          <w:rFonts w:ascii="Consolas" w:hAnsi="Consolas"/>
          <w:b w:val="0"/>
          <w:bCs w:val="0"/>
          <w:color w:val="FAFAFA"/>
          <w:sz w:val="17"/>
          <w:szCs w:val="17"/>
        </w:rPr>
        <w:t xml:space="preserve"> </w:t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1</w:t>
      </w:r>
      <w:r w:rsidRPr="00C61E5F">
        <w:rPr>
          <w:rFonts w:ascii="Times New Roman" w:hAnsi="Times New Roman"/>
          <w:sz w:val="20"/>
          <w:szCs w:val="20"/>
        </w:rPr>
        <w:t>3. Блок схема до практичного завдання «Аналізатор місячного бюджету»</w:t>
      </w:r>
    </w:p>
    <w:p w:rsidR="00195684" w:rsidRDefault="0020486C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733415" cy="5027025"/>
            <wp:effectExtent l="19050" t="0" r="63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02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14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265187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 w:rsidRPr="00265187">
        <w:rPr>
          <w:rFonts w:ascii="Consolas" w:hAnsi="Consolas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733415" cy="4669043"/>
            <wp:effectExtent l="19050" t="0" r="63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6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15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D36A3C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>
        <w:rPr>
          <w:rFonts w:ascii="Consolas" w:hAnsi="Consolas"/>
          <w:color w:val="FAFAFA"/>
          <w:sz w:val="17"/>
          <w:szCs w:val="17"/>
        </w:rPr>
        <w:lastRenderedPageBreak/>
        <w:t>ed_v2</w:t>
      </w:r>
      <w:r w:rsidR="00265187" w:rsidRPr="00265187">
        <w:rPr>
          <w:rFonts w:ascii="Consolas" w:hAnsi="Consolas"/>
          <w:b w:val="0"/>
          <w:bCs w:val="0"/>
          <w:color w:val="FAFAFA"/>
          <w:sz w:val="17"/>
          <w:szCs w:val="17"/>
        </w:rPr>
        <w:t xml:space="preserve"> </w:t>
      </w:r>
      <w:r w:rsidR="00265187"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733415" cy="5765517"/>
            <wp:effectExtent l="1905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65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Рис.2.16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Default="00265187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 w:rsidRPr="00265187">
        <w:rPr>
          <w:rFonts w:ascii="Consolas" w:hAnsi="Consolas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733415" cy="4120686"/>
            <wp:effectExtent l="19050" t="0" r="63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20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17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265187" w:rsidRDefault="00265187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 w:rsidRPr="00265187">
        <w:rPr>
          <w:rFonts w:ascii="Consolas" w:hAnsi="Consolas"/>
          <w:b w:val="0"/>
          <w:bCs w:val="0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4671060" cy="553212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553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Рис.2.18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195684" w:rsidRDefault="00265187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585460" cy="731520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Рис.2.19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265187" w:rsidRDefault="00265187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 w:rsidRPr="00265187">
        <w:rPr>
          <w:rFonts w:ascii="Consolas" w:hAnsi="Consolas"/>
          <w:b w:val="0"/>
          <w:bCs w:val="0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097780" cy="6248400"/>
            <wp:effectExtent l="1905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684" w:rsidRPr="00C61E5F" w:rsidRDefault="00195684" w:rsidP="00195684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Рис.2.20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95684" w:rsidRPr="00195684" w:rsidRDefault="00195684" w:rsidP="00195684"/>
    <w:p w:rsidR="0079704B" w:rsidRPr="00C61E5F" w:rsidRDefault="00265187" w:rsidP="0079704B">
      <w:pPr>
        <w:pStyle w:val="ac"/>
        <w:jc w:val="center"/>
        <w:rPr>
          <w:sz w:val="20"/>
          <w:szCs w:val="20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733415" cy="4889930"/>
            <wp:effectExtent l="19050" t="0" r="63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8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5187">
        <w:rPr>
          <w:rFonts w:ascii="Consolas" w:hAnsi="Consolas"/>
          <w:b w:val="0"/>
          <w:bCs w:val="0"/>
          <w:color w:val="FAFAFA"/>
          <w:sz w:val="17"/>
          <w:szCs w:val="17"/>
        </w:rPr>
        <w:t xml:space="preserve"> </w:t>
      </w:r>
      <w:r w:rsidR="0079704B">
        <w:rPr>
          <w:rFonts w:ascii="Times New Roman" w:hAnsi="Times New Roman"/>
          <w:sz w:val="20"/>
          <w:szCs w:val="20"/>
        </w:rPr>
        <w:t>Рис.2.21</w:t>
      </w:r>
      <w:r w:rsidR="0079704B"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79704B" w:rsidRDefault="00265187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733415" cy="4494189"/>
            <wp:effectExtent l="19050" t="0" r="63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94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04B" w:rsidRPr="00C61E5F" w:rsidRDefault="0079704B" w:rsidP="0079704B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22</w:t>
      </w:r>
      <w:r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79704B" w:rsidRDefault="00265187" w:rsidP="00D36A3C">
      <w:pPr>
        <w:pStyle w:val="ac"/>
        <w:jc w:val="center"/>
        <w:rPr>
          <w:rFonts w:ascii="Consolas" w:hAnsi="Consolas"/>
          <w:b w:val="0"/>
          <w:bCs w:val="0"/>
          <w:color w:val="FAFAFA"/>
          <w:sz w:val="17"/>
          <w:szCs w:val="17"/>
        </w:rPr>
      </w:pPr>
      <w:r w:rsidRPr="00265187">
        <w:rPr>
          <w:rFonts w:ascii="Consolas" w:hAnsi="Consolas"/>
          <w:color w:val="FAFAFA"/>
          <w:sz w:val="17"/>
          <w:szCs w:val="17"/>
        </w:rPr>
        <w:lastRenderedPageBreak/>
        <w:t xml:space="preserve"> </w:t>
      </w:r>
      <w:r>
        <w:rPr>
          <w:rFonts w:ascii="Consolas" w:hAnsi="Consolas"/>
          <w:noProof/>
          <w:color w:val="FAFAFA"/>
          <w:sz w:val="17"/>
          <w:szCs w:val="17"/>
          <w:lang w:val="ru-RU"/>
        </w:rPr>
        <w:drawing>
          <wp:inline distT="0" distB="0" distL="0" distR="0">
            <wp:extent cx="5303520" cy="6042660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604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65187">
        <w:rPr>
          <w:rFonts w:ascii="Consolas" w:hAnsi="Consolas"/>
          <w:b w:val="0"/>
          <w:bCs w:val="0"/>
          <w:color w:val="FAFAFA"/>
          <w:sz w:val="17"/>
          <w:szCs w:val="17"/>
        </w:rPr>
        <w:t xml:space="preserve"> </w:t>
      </w:r>
    </w:p>
    <w:p w:rsidR="0079704B" w:rsidRPr="00C61E5F" w:rsidRDefault="0079704B" w:rsidP="0079704B">
      <w:pPr>
        <w:pStyle w:val="ac"/>
        <w:jc w:val="center"/>
        <w:rPr>
          <w:sz w:val="20"/>
          <w:szCs w:val="20"/>
        </w:rPr>
      </w:pPr>
      <w:r w:rsidRPr="00C61E5F">
        <w:rPr>
          <w:rFonts w:ascii="Times New Roman" w:hAnsi="Times New Roman"/>
          <w:sz w:val="20"/>
          <w:szCs w:val="20"/>
        </w:rPr>
        <w:t>Рис.2.</w:t>
      </w:r>
      <w:r>
        <w:rPr>
          <w:rFonts w:ascii="Times New Roman" w:hAnsi="Times New Roman"/>
          <w:sz w:val="20"/>
          <w:szCs w:val="20"/>
        </w:rPr>
        <w:t>2</w:t>
      </w:r>
      <w:r w:rsidRPr="00C61E5F">
        <w:rPr>
          <w:rFonts w:ascii="Times New Roman" w:hAnsi="Times New Roman"/>
          <w:sz w:val="20"/>
          <w:szCs w:val="20"/>
        </w:rPr>
        <w:t>3. Блок схема до практичного завдання «Аналізатор місячного бюджету»</w:t>
      </w:r>
    </w:p>
    <w:p w:rsidR="00D36A3C" w:rsidRDefault="00265187" w:rsidP="00D36A3C">
      <w:pPr>
        <w:pStyle w:val="ac"/>
        <w:jc w:val="center"/>
        <w:rPr>
          <w:rFonts w:ascii="Consolas" w:hAnsi="Consolas"/>
          <w:color w:val="FAFAFA"/>
          <w:sz w:val="17"/>
          <w:szCs w:val="17"/>
        </w:rPr>
      </w:pPr>
      <w:r>
        <w:rPr>
          <w:rFonts w:ascii="Consolas" w:hAnsi="Consolas"/>
          <w:b w:val="0"/>
          <w:bCs w:val="0"/>
          <w:noProof/>
          <w:color w:val="FAFAFA"/>
          <w:sz w:val="17"/>
          <w:szCs w:val="17"/>
          <w:lang w:val="ru-RU"/>
        </w:rPr>
        <w:lastRenderedPageBreak/>
        <w:drawing>
          <wp:inline distT="0" distB="0" distL="0" distR="0">
            <wp:extent cx="5733415" cy="3394146"/>
            <wp:effectExtent l="19050" t="0" r="63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94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Pr="00C61E5F" w:rsidRDefault="0079704B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Рис.2.24</w:t>
      </w:r>
      <w:r w:rsidR="00880EE1" w:rsidRPr="00C61E5F">
        <w:rPr>
          <w:rFonts w:ascii="Times New Roman" w:hAnsi="Times New Roman"/>
          <w:sz w:val="20"/>
          <w:szCs w:val="20"/>
        </w:rPr>
        <w:t>. Блок схема до практичного завдання «Аналізатор місячного бюджету»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Планований час на реалізацію: 4 години, включаючи аналіз умов, розбиття на функції, написання коду та тестування всіх чотирьох пунктів меню на контрольних значеннях із заданої таблиці.</w:t>
      </w: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sz w:val="24"/>
          <w:szCs w:val="24"/>
        </w:rPr>
        <w:t>Важливі деталі для врахування в імплементації: кожен пункт меню має бути окремою функцією; масив витрат зберігається у динамічній пам’яті та звільняється перед завершенням програми; рекурсивна функція повертає сумарні витрати; параметр-посилання повертає мінімум і максимум одночасно; параметр за замовчуванням задає денний ліміт.</w:t>
      </w:r>
    </w:p>
    <w:p w:rsidR="00100733" w:rsidRPr="00C61E5F" w:rsidRDefault="00100733">
      <w:pPr>
        <w:pStyle w:val="normal"/>
        <w:rPr>
          <w:sz w:val="24"/>
          <w:szCs w:val="24"/>
        </w:rPr>
      </w:pP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№4 Алготестер, завдання №1</w:t>
      </w:r>
    </w:p>
    <w:p w:rsidR="00100733" w:rsidRDefault="00880EE1">
      <w:pPr>
        <w:pStyle w:val="normal"/>
        <w:rPr>
          <w:rFonts w:ascii="Times New Roman" w:hAnsi="Times New Roman"/>
          <w:sz w:val="24"/>
          <w:szCs w:val="24"/>
          <w:lang w:val="uk-UA"/>
        </w:rPr>
      </w:pPr>
      <w:r w:rsidRPr="00C61E5F">
        <w:rPr>
          <w:rFonts w:ascii="Times New Roman" w:hAnsi="Times New Roman"/>
          <w:sz w:val="24"/>
          <w:szCs w:val="24"/>
        </w:rPr>
        <w:t>Планований час на реалізацію: 0,5 години.</w:t>
      </w:r>
    </w:p>
    <w:p w:rsidR="00245DE5" w:rsidRPr="00245DE5" w:rsidRDefault="00245DE5">
      <w:pPr>
        <w:pStyle w:val="normal"/>
        <w:rPr>
          <w:sz w:val="24"/>
          <w:szCs w:val="24"/>
          <w:lang w:val="uk-UA"/>
        </w:rPr>
      </w:pP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№5 Алготестер, завдання №2</w:t>
      </w:r>
    </w:p>
    <w:p w:rsidR="00100733" w:rsidRDefault="00BC2946"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>Планований час на реалізацію: 0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BC2946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годин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="00880EE1" w:rsidRPr="00C61E5F">
        <w:rPr>
          <w:rFonts w:ascii="Times New Roman" w:hAnsi="Times New Roman"/>
          <w:sz w:val="24"/>
          <w:szCs w:val="24"/>
        </w:rPr>
        <w:t>.</w:t>
      </w:r>
    </w:p>
    <w:p w:rsidR="00245DE5" w:rsidRPr="00245DE5" w:rsidRDefault="00245DE5">
      <w:pPr>
        <w:pStyle w:val="normal"/>
        <w:rPr>
          <w:sz w:val="24"/>
          <w:szCs w:val="24"/>
          <w:lang w:val="uk-UA"/>
        </w:rPr>
      </w:pPr>
    </w:p>
    <w:p w:rsidR="00100733" w:rsidRPr="00C61E5F" w:rsidRDefault="00880EE1">
      <w:pPr>
        <w:pStyle w:val="normal"/>
        <w:rPr>
          <w:sz w:val="24"/>
          <w:szCs w:val="24"/>
        </w:rPr>
      </w:pPr>
      <w:r w:rsidRPr="00C61E5F">
        <w:rPr>
          <w:rFonts w:ascii="Times New Roman" w:hAnsi="Times New Roman"/>
          <w:b/>
          <w:sz w:val="24"/>
          <w:szCs w:val="24"/>
        </w:rPr>
        <w:t>Програма №6 Алготестер, завдання №3</w:t>
      </w:r>
    </w:p>
    <w:p w:rsidR="00100733" w:rsidRPr="00C61E5F" w:rsidRDefault="00BC2946">
      <w:pPr>
        <w:pStyle w:val="normal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hAnsi="Times New Roman"/>
          <w:sz w:val="24"/>
          <w:szCs w:val="24"/>
          <w:lang w:val="uk-UA"/>
        </w:rPr>
        <w:t>0</w:t>
      </w:r>
      <w:r w:rsidR="00880EE1" w:rsidRPr="00C61E5F">
        <w:rPr>
          <w:rFonts w:ascii="Times New Roman" w:hAnsi="Times New Roman"/>
          <w:sz w:val="24"/>
          <w:szCs w:val="24"/>
        </w:rPr>
        <w:t>,5 години.</w:t>
      </w:r>
    </w:p>
    <w:p w:rsidR="00100733" w:rsidRPr="00C61E5F" w:rsidRDefault="00880EE1">
      <w:pPr>
        <w:pStyle w:val="normal"/>
        <w:rPr>
          <w:sz w:val="24"/>
          <w:szCs w:val="24"/>
          <w:lang w:val="uk-UA"/>
        </w:rPr>
      </w:pPr>
      <w:r w:rsidRPr="00C61E5F">
        <w:rPr>
          <w:rFonts w:ascii="Times New Roman" w:hAnsi="Times New Roman"/>
          <w:sz w:val="24"/>
          <w:szCs w:val="24"/>
        </w:rPr>
        <w:t>Важливі деталі для врахування в імплементації: сортування масивів реалізується власною рекурсивною функцією злиття; підрахунок пар виконується двома вказівниками; бінарний пошук виконується за відповіддю «кількість пар із сумою ≤ mid ≥ K».</w:t>
      </w:r>
    </w:p>
    <w:p w:rsidR="00100733" w:rsidRDefault="00880EE1">
      <w:pPr>
        <w:pStyle w:val="2"/>
      </w:pPr>
      <w:r>
        <w:t xml:space="preserve">3. </w:t>
      </w:r>
      <w:r>
        <w:tab/>
        <w:t>Код програм з посиланням на зовнішні ресурси:</w:t>
      </w:r>
    </w:p>
    <w:p w:rsidR="00100733" w:rsidRPr="006150D0" w:rsidRDefault="00880EE1">
      <w:pPr>
        <w:pStyle w:val="normal"/>
        <w:rPr>
          <w:sz w:val="24"/>
          <w:szCs w:val="24"/>
        </w:rPr>
      </w:pPr>
      <w:r w:rsidRPr="0013374A">
        <w:rPr>
          <w:rFonts w:ascii="Times New Roman" w:hAnsi="Times New Roman"/>
          <w:b/>
          <w:sz w:val="24"/>
          <w:szCs w:val="24"/>
        </w:rPr>
        <w:t>Завдання</w:t>
      </w:r>
      <w:r w:rsidRPr="006150D0">
        <w:rPr>
          <w:rFonts w:ascii="Times New Roman" w:hAnsi="Times New Roman"/>
          <w:b/>
          <w:sz w:val="24"/>
          <w:szCs w:val="24"/>
        </w:rPr>
        <w:t xml:space="preserve"> №1 </w:t>
      </w:r>
      <w:r w:rsidRPr="0013374A">
        <w:rPr>
          <w:rFonts w:ascii="Times New Roman" w:hAnsi="Times New Roman"/>
          <w:b/>
          <w:sz w:val="24"/>
          <w:szCs w:val="24"/>
          <w:lang w:val="en-US"/>
        </w:rPr>
        <w:t>lab</w:t>
      </w:r>
      <w:r w:rsidRPr="006150D0">
        <w:rPr>
          <w:rFonts w:ascii="Times New Roman" w:hAnsi="Times New Roman"/>
          <w:b/>
          <w:sz w:val="24"/>
          <w:szCs w:val="24"/>
        </w:rPr>
        <w:t>_2_</w:t>
      </w:r>
      <w:r w:rsidRPr="0013374A">
        <w:rPr>
          <w:rFonts w:ascii="Times New Roman" w:hAnsi="Times New Roman"/>
          <w:b/>
          <w:sz w:val="24"/>
          <w:szCs w:val="24"/>
          <w:lang w:val="en-US"/>
        </w:rPr>
        <w:t>task</w:t>
      </w:r>
      <w:r w:rsidRPr="006150D0">
        <w:rPr>
          <w:rFonts w:ascii="Times New Roman" w:hAnsi="Times New Roman"/>
          <w:b/>
          <w:sz w:val="24"/>
          <w:szCs w:val="24"/>
        </w:rPr>
        <w:t>_1</w:t>
      </w:r>
    </w:p>
    <w:p w:rsidR="00100733" w:rsidRPr="0013374A" w:rsidRDefault="00880EE1">
      <w:pPr>
        <w:pStyle w:val="normal"/>
        <w:rPr>
          <w:sz w:val="24"/>
          <w:szCs w:val="24"/>
        </w:rPr>
      </w:pPr>
      <w:r w:rsidRPr="0013374A">
        <w:rPr>
          <w:rFonts w:ascii="Times New Roman" w:hAnsi="Times New Roman"/>
          <w:sz w:val="24"/>
          <w:szCs w:val="24"/>
        </w:rPr>
        <w:lastRenderedPageBreak/>
        <w:t>Було реалізовано програму мовою C++, яка обчислює суму ряду (n!)² / 2^(n²) з точністю ε = 0.0001 за варіантом 15.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 xml:space="preserve">/* 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Епік 3. Лабораторна робота 2. Варіант 15.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Авторка: Ташогло Влада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Група: ші-11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*/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&lt;iostream&gt;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&lt;cmath&gt;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&lt;iomanip&gt;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using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namespace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std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main</w:t>
      </w:r>
      <w:r>
        <w:rPr>
          <w:rFonts w:ascii="Consolas" w:hAnsi="Consolas"/>
          <w:color w:val="BBBEBF"/>
          <w:sz w:val="17"/>
          <w:szCs w:val="17"/>
        </w:rPr>
        <w:t>()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eps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0.0001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sum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a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0.5</w:t>
      </w:r>
      <w:r>
        <w:rPr>
          <w:rFonts w:ascii="Consolas" w:hAnsi="Consolas"/>
          <w:color w:val="BBBEBF"/>
          <w:sz w:val="17"/>
          <w:szCs w:val="17"/>
        </w:rPr>
        <w:t>;</w:t>
      </w:r>
      <w:r>
        <w:rPr>
          <w:rFonts w:ascii="Consolas" w:hAnsi="Consolas"/>
          <w:color w:val="8B949E"/>
          <w:sz w:val="17"/>
          <w:szCs w:val="17"/>
        </w:rPr>
        <w:t xml:space="preserve"> // a1 = (1!)^2 / 2^1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"===== Сума ряду (n!)^2 / 2^(n^2), eps = 0.0001 ====="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// while: додаємо поки точність не досягнута (a_n &lt; eps)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while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C9D1D9"/>
          <w:sz w:val="17"/>
          <w:szCs w:val="17"/>
        </w:rPr>
        <w:t>a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&gt;=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eps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sum </w:t>
      </w:r>
      <w:r>
        <w:rPr>
          <w:rFonts w:ascii="Consolas" w:hAnsi="Consolas"/>
          <w:color w:val="D4D4D4"/>
          <w:sz w:val="17"/>
          <w:szCs w:val="17"/>
        </w:rPr>
        <w:t>+=</w:t>
      </w:r>
      <w:r>
        <w:rPr>
          <w:rFonts w:ascii="Consolas" w:hAnsi="Consolas"/>
          <w:color w:val="C9D1D9"/>
          <w:sz w:val="17"/>
          <w:szCs w:val="17"/>
        </w:rPr>
        <w:t xml:space="preserve"> a;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cout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"n = "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n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": a = "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8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a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  sum = "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8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sum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 nn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n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a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a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(nn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nn)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pow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2.0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n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);</w:t>
      </w:r>
      <w:r>
        <w:rPr>
          <w:rFonts w:ascii="Consolas" w:hAnsi="Consolas"/>
          <w:color w:val="8B949E"/>
          <w:sz w:val="17"/>
          <w:szCs w:val="17"/>
        </w:rPr>
        <w:t xml:space="preserve"> // рекурентна формула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n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"===== Результат ====="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"Сума ряду: 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5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sum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"Додано членів: 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}</w:t>
      </w:r>
    </w:p>
    <w:p w:rsidR="00100733" w:rsidRPr="002717A0" w:rsidRDefault="002717A0" w:rsidP="002717A0">
      <w:pPr>
        <w:pStyle w:val="ac"/>
        <w:jc w:val="center"/>
        <w:rPr>
          <w:sz w:val="14"/>
        </w:rPr>
      </w:pPr>
      <w:r w:rsidRPr="002717A0">
        <w:rPr>
          <w:rFonts w:ascii="Times New Roman" w:hAnsi="Times New Roman"/>
          <w:sz w:val="20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#1. Код до lab_2_task_1, варіант 15</w:t>
      </w:r>
    </w:p>
    <w:p w:rsidR="00F13B90" w:rsidRDefault="00880EE1" w:rsidP="00F13B90">
      <w:pPr>
        <w:pStyle w:val="normal"/>
        <w:rPr>
          <w:rStyle w:val="ae"/>
          <w:sz w:val="24"/>
          <w:szCs w:val="24"/>
        </w:rPr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Request:</w:t>
      </w:r>
      <w:r w:rsidR="0079704B">
        <w:rPr>
          <w:sz w:val="24"/>
          <w:szCs w:val="24"/>
          <w:lang w:val="uk-UA"/>
        </w:rPr>
        <w:t xml:space="preserve"> </w:t>
      </w:r>
      <w:hyperlink r:id="rId45" w:history="1">
        <w:r w:rsidR="00F13B90">
          <w:rPr>
            <w:rStyle w:val="Hyperlink2"/>
          </w:rPr>
          <w:t>https://github.com/artificial-intelligence-department/ai_programming_playground_2026/pull/462/changes#diff-f7ff84d3a2ba234ea0a5c307a3c711a4ad0da40435e5094fae068953b2abd9a7</w:t>
        </w:r>
      </w:hyperlink>
    </w:p>
    <w:p w:rsidR="002717A0" w:rsidRDefault="00880EE1">
      <w:pPr>
        <w:pStyle w:val="normal"/>
        <w:rPr>
          <w:rFonts w:ascii="Times New Roman" w:hAnsi="Times New Roman"/>
          <w:b/>
          <w:sz w:val="24"/>
          <w:szCs w:val="24"/>
          <w:lang w:val="uk-UA"/>
        </w:rPr>
      </w:pPr>
      <w:r w:rsidRPr="002717A0">
        <w:rPr>
          <w:rFonts w:ascii="Times New Roman" w:hAnsi="Times New Roman"/>
          <w:b/>
          <w:sz w:val="24"/>
          <w:szCs w:val="24"/>
        </w:rPr>
        <w:t xml:space="preserve">Завдання №2 </w:t>
      </w:r>
      <w:r w:rsidRPr="002717A0">
        <w:rPr>
          <w:rFonts w:ascii="Times New Roman" w:hAnsi="Times New Roman"/>
          <w:b/>
          <w:sz w:val="24"/>
          <w:szCs w:val="24"/>
          <w:lang w:val="en-US"/>
        </w:rPr>
        <w:t>lab</w:t>
      </w:r>
      <w:r w:rsidRPr="002717A0">
        <w:rPr>
          <w:rFonts w:ascii="Times New Roman" w:hAnsi="Times New Roman"/>
          <w:b/>
          <w:sz w:val="24"/>
          <w:szCs w:val="24"/>
        </w:rPr>
        <w:t>_3_</w:t>
      </w:r>
      <w:r w:rsidRPr="002717A0">
        <w:rPr>
          <w:rFonts w:ascii="Times New Roman" w:hAnsi="Times New Roman"/>
          <w:b/>
          <w:sz w:val="24"/>
          <w:szCs w:val="24"/>
          <w:lang w:val="en-US"/>
        </w:rPr>
        <w:t>task</w:t>
      </w:r>
      <w:r w:rsidRPr="002717A0">
        <w:rPr>
          <w:rFonts w:ascii="Times New Roman" w:hAnsi="Times New Roman"/>
          <w:b/>
          <w:sz w:val="24"/>
          <w:szCs w:val="24"/>
        </w:rPr>
        <w:t>_1</w:t>
      </w:r>
    </w:p>
    <w:p w:rsidR="00100733" w:rsidRPr="00F13B90" w:rsidRDefault="00880EE1">
      <w:pPr>
        <w:pStyle w:val="normal"/>
        <w:rPr>
          <w:sz w:val="24"/>
          <w:szCs w:val="24"/>
          <w:lang w:val="uk-UA"/>
        </w:rPr>
      </w:pPr>
      <w:r w:rsidRPr="00F13B90">
        <w:rPr>
          <w:rFonts w:ascii="Times New Roman" w:hAnsi="Times New Roman"/>
          <w:sz w:val="24"/>
          <w:szCs w:val="24"/>
          <w:lang w:val="uk-UA"/>
        </w:rPr>
        <w:t xml:space="preserve">Було реалізовано програму мовою </w:t>
      </w:r>
      <w:r w:rsidRPr="002717A0">
        <w:rPr>
          <w:rFonts w:ascii="Times New Roman" w:hAnsi="Times New Roman"/>
          <w:sz w:val="24"/>
          <w:szCs w:val="24"/>
          <w:lang w:val="en-US"/>
        </w:rPr>
        <w:t>C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++, яка обчислює функцію </w:t>
      </w:r>
      <w:r w:rsidRPr="002717A0">
        <w:rPr>
          <w:rFonts w:ascii="Times New Roman" w:hAnsi="Times New Roman"/>
          <w:sz w:val="24"/>
          <w:szCs w:val="24"/>
          <w:lang w:val="en-US"/>
        </w:rPr>
        <w:t>y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= </w:t>
      </w:r>
      <w:r w:rsidRPr="002717A0">
        <w:rPr>
          <w:rFonts w:ascii="Times New Roman" w:hAnsi="Times New Roman"/>
          <w:sz w:val="24"/>
          <w:szCs w:val="24"/>
          <w:lang w:val="en-US"/>
        </w:rPr>
        <w:t>e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ˣ + </w:t>
      </w:r>
      <w:r w:rsidRPr="002717A0">
        <w:rPr>
          <w:rFonts w:ascii="Times New Roman" w:hAnsi="Times New Roman"/>
          <w:sz w:val="24"/>
          <w:szCs w:val="24"/>
          <w:lang w:val="en-US"/>
        </w:rPr>
        <w:t>e</w:t>
      </w:r>
      <w:r w:rsidRPr="00F13B90">
        <w:rPr>
          <w:rFonts w:ascii="Times New Roman" w:hAnsi="Times New Roman"/>
          <w:sz w:val="24"/>
          <w:szCs w:val="24"/>
          <w:lang w:val="uk-UA"/>
        </w:rPr>
        <w:t>^(−</w:t>
      </w:r>
      <w:r w:rsidRPr="002717A0">
        <w:rPr>
          <w:rFonts w:ascii="Times New Roman" w:hAnsi="Times New Roman"/>
          <w:sz w:val="24"/>
          <w:szCs w:val="24"/>
          <w:lang w:val="en-US"/>
        </w:rPr>
        <w:t>x</w:t>
      </w:r>
      <w:r w:rsidRPr="00F13B90">
        <w:rPr>
          <w:rFonts w:ascii="Times New Roman" w:hAnsi="Times New Roman"/>
          <w:sz w:val="24"/>
          <w:szCs w:val="24"/>
          <w:lang w:val="uk-UA"/>
        </w:rPr>
        <w:t>/2)</w:t>
      </w:r>
      <w:r w:rsidR="00F13B90">
        <w:rPr>
          <w:rFonts w:ascii="Times New Roman" w:hAnsi="Times New Roman"/>
          <w:sz w:val="24"/>
          <w:szCs w:val="24"/>
          <w:lang w:val="uk-UA"/>
        </w:rPr>
        <w:t>0000000000000000000000000000015+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на відрізку [0.1; 1] з кроком </w:t>
      </w:r>
      <w:r w:rsidRPr="002717A0">
        <w:rPr>
          <w:rFonts w:ascii="Times New Roman" w:hAnsi="Times New Roman"/>
          <w:sz w:val="24"/>
          <w:szCs w:val="24"/>
          <w:lang w:val="en-US"/>
        </w:rPr>
        <w:t>h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= (</w:t>
      </w:r>
      <w:r w:rsidRPr="002717A0">
        <w:rPr>
          <w:rFonts w:ascii="Times New Roman" w:hAnsi="Times New Roman"/>
          <w:sz w:val="24"/>
          <w:szCs w:val="24"/>
          <w:lang w:val="en-US"/>
        </w:rPr>
        <w:t>b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− </w:t>
      </w:r>
      <w:r w:rsidRPr="002717A0">
        <w:rPr>
          <w:rFonts w:ascii="Times New Roman" w:hAnsi="Times New Roman"/>
          <w:sz w:val="24"/>
          <w:szCs w:val="24"/>
          <w:lang w:val="en-US"/>
        </w:rPr>
        <w:t>a</w:t>
      </w:r>
      <w:r w:rsidRPr="00F13B90">
        <w:rPr>
          <w:rFonts w:ascii="Times New Roman" w:hAnsi="Times New Roman"/>
          <w:sz w:val="24"/>
          <w:szCs w:val="24"/>
          <w:lang w:val="uk-UA"/>
        </w:rPr>
        <w:t>)/</w:t>
      </w:r>
      <w:r w:rsidRPr="002717A0">
        <w:rPr>
          <w:rFonts w:ascii="Times New Roman" w:hAnsi="Times New Roman"/>
          <w:sz w:val="24"/>
          <w:szCs w:val="24"/>
          <w:lang w:val="en-US"/>
        </w:rPr>
        <w:t>k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2717A0">
        <w:rPr>
          <w:rFonts w:ascii="Times New Roman" w:hAnsi="Times New Roman"/>
          <w:sz w:val="24"/>
          <w:szCs w:val="24"/>
          <w:lang w:val="en-US"/>
        </w:rPr>
        <w:t>k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= 10, для заданого </w:t>
      </w:r>
      <w:r w:rsidRPr="002717A0">
        <w:rPr>
          <w:rFonts w:ascii="Times New Roman" w:hAnsi="Times New Roman"/>
          <w:sz w:val="24"/>
          <w:szCs w:val="24"/>
          <w:lang w:val="en-US"/>
        </w:rPr>
        <w:t>n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= 10 та для заданої точності </w:t>
      </w:r>
      <w:r w:rsidRPr="002717A0">
        <w:rPr>
          <w:rFonts w:ascii="Times New Roman" w:hAnsi="Times New Roman"/>
          <w:sz w:val="24"/>
          <w:szCs w:val="24"/>
        </w:rPr>
        <w:t>ε</w:t>
      </w:r>
      <w:r w:rsidRPr="00F13B90">
        <w:rPr>
          <w:rFonts w:ascii="Times New Roman" w:hAnsi="Times New Roman"/>
          <w:sz w:val="24"/>
          <w:szCs w:val="24"/>
          <w:lang w:val="uk-UA"/>
        </w:rPr>
        <w:t xml:space="preserve"> = 0.0001 за варіантом 17.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 xml:space="preserve">/* 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Епік 3. Лабораторна робота 3. Варіант 17.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Авторка: Ташогло Влада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Група: ші-11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*/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&lt;iostream&gt;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&lt;cmath&gt;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&lt;iomanip&gt;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using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namespace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std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main</w:t>
      </w:r>
      <w:r>
        <w:rPr>
          <w:rFonts w:ascii="Consolas" w:hAnsi="Consolas"/>
          <w:color w:val="BBBEBF"/>
          <w:sz w:val="17"/>
          <w:szCs w:val="17"/>
        </w:rPr>
        <w:t>()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a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0.1</w:t>
      </w:r>
      <w:r>
        <w:rPr>
          <w:rFonts w:ascii="Consolas" w:hAnsi="Consolas"/>
          <w:color w:val="BBBEBF"/>
          <w:sz w:val="17"/>
          <w:szCs w:val="17"/>
        </w:rPr>
        <w:t xml:space="preserve">, </w:t>
      </w:r>
      <w:r>
        <w:rPr>
          <w:rFonts w:ascii="Consolas" w:hAnsi="Consolas"/>
          <w:color w:val="C9D1D9"/>
          <w:sz w:val="17"/>
          <w:szCs w:val="17"/>
        </w:rPr>
        <w:t>b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1.0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eps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0.0001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h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C9D1D9"/>
          <w:sz w:val="17"/>
          <w:szCs w:val="17"/>
        </w:rPr>
        <w:t>b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a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"===== y=cosh(x), x in [0.1,1], n=10, eps=0.0001 ====="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left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8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"x"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"S(n=10)"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"S(eps)"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"exact"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6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"m"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// for: перебір x від a до b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for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i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 xml:space="preserve">; </w:t>
      </w:r>
      <w:r>
        <w:rPr>
          <w:rFonts w:ascii="Consolas" w:hAnsi="Consolas"/>
          <w:color w:val="C9D1D9"/>
          <w:sz w:val="17"/>
          <w:szCs w:val="17"/>
        </w:rPr>
        <w:t>i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k</w:t>
      </w:r>
      <w:r>
        <w:rPr>
          <w:rFonts w:ascii="Consolas" w:hAnsi="Consolas"/>
          <w:color w:val="BBBEBF"/>
          <w:sz w:val="17"/>
          <w:szCs w:val="17"/>
        </w:rPr>
        <w:t xml:space="preserve">; 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i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 x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a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i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h;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    // а) для заданого n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 Sn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1.0</w:t>
      </w:r>
      <w:r>
        <w:rPr>
          <w:rFonts w:ascii="Consolas" w:hAnsi="Consolas"/>
          <w:color w:val="C9D1D9"/>
          <w:sz w:val="17"/>
          <w:szCs w:val="17"/>
        </w:rPr>
        <w:t xml:space="preserve">, term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1.0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for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C9D1D9"/>
          <w:sz w:val="17"/>
          <w:szCs w:val="17"/>
        </w:rPr>
        <w:t xml:space="preserve"> j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; j </w:t>
      </w:r>
      <w:r>
        <w:rPr>
          <w:rFonts w:ascii="Consolas" w:hAnsi="Consolas"/>
          <w:color w:val="D4D4D4"/>
          <w:sz w:val="17"/>
          <w:szCs w:val="17"/>
        </w:rPr>
        <w:t>&lt;=</w:t>
      </w:r>
      <w:r>
        <w:rPr>
          <w:rFonts w:ascii="Consolas" w:hAnsi="Consolas"/>
          <w:color w:val="C9D1D9"/>
          <w:sz w:val="17"/>
          <w:szCs w:val="17"/>
        </w:rPr>
        <w:t xml:space="preserve"> n; 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j)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term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term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x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x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((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j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j));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Sn </w:t>
      </w:r>
      <w:r>
        <w:rPr>
          <w:rFonts w:ascii="Consolas" w:hAnsi="Consolas"/>
          <w:color w:val="D4D4D4"/>
          <w:sz w:val="17"/>
          <w:szCs w:val="17"/>
        </w:rPr>
        <w:t>+=</w:t>
      </w:r>
      <w:r>
        <w:rPr>
          <w:rFonts w:ascii="Consolas" w:hAnsi="Consolas"/>
          <w:color w:val="C9D1D9"/>
          <w:sz w:val="17"/>
          <w:szCs w:val="17"/>
        </w:rPr>
        <w:t xml:space="preserve"> term;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    // б) для заданої точності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 Seps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1.0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term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1.0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C9D1D9"/>
          <w:sz w:val="17"/>
          <w:szCs w:val="17"/>
        </w:rPr>
        <w:t xml:space="preserve"> m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, cnt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while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term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term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x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x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((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m 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*</w:t>
      </w:r>
      <w:r>
        <w:rPr>
          <w:rFonts w:ascii="Consolas" w:hAnsi="Consolas"/>
          <w:color w:val="C9D1D9"/>
          <w:sz w:val="17"/>
          <w:szCs w:val="17"/>
        </w:rPr>
        <w:t xml:space="preserve"> m));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C9D1D9"/>
          <w:sz w:val="17"/>
          <w:szCs w:val="17"/>
        </w:rPr>
        <w:t xml:space="preserve"> (term </w:t>
      </w:r>
      <w:r>
        <w:rPr>
          <w:rFonts w:ascii="Consolas" w:hAnsi="Consolas"/>
          <w:color w:val="D4D4D4"/>
          <w:sz w:val="17"/>
          <w:szCs w:val="17"/>
        </w:rPr>
        <w:t>&lt;</w:t>
      </w:r>
      <w:r>
        <w:rPr>
          <w:rFonts w:ascii="Consolas" w:hAnsi="Consolas"/>
          <w:color w:val="C9D1D9"/>
          <w:sz w:val="17"/>
          <w:szCs w:val="17"/>
        </w:rPr>
        <w:t xml:space="preserve"> eps) </w:t>
      </w:r>
      <w:r>
        <w:rPr>
          <w:rFonts w:ascii="Consolas" w:hAnsi="Consolas"/>
          <w:color w:val="C586C0"/>
          <w:sz w:val="17"/>
          <w:szCs w:val="17"/>
        </w:rPr>
        <w:t>break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Seps </w:t>
      </w:r>
      <w:r>
        <w:rPr>
          <w:rFonts w:ascii="Consolas" w:hAnsi="Consolas"/>
          <w:color w:val="D4D4D4"/>
          <w:sz w:val="17"/>
          <w:szCs w:val="17"/>
        </w:rPr>
        <w:t>+=</w:t>
      </w:r>
      <w:r>
        <w:rPr>
          <w:rFonts w:ascii="Consolas" w:hAnsi="Consolas"/>
          <w:color w:val="C9D1D9"/>
          <w:sz w:val="17"/>
          <w:szCs w:val="17"/>
        </w:rPr>
        <w:t xml:space="preserve"> term;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m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cnt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m;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    // якщо перший же член &lt; eps, cnt=0 лишається 1.0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 xml:space="preserve"> exact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D2A8FF"/>
          <w:sz w:val="17"/>
          <w:szCs w:val="17"/>
        </w:rPr>
        <w:t>exp</w:t>
      </w:r>
      <w:r>
        <w:rPr>
          <w:rFonts w:ascii="Consolas" w:hAnsi="Consolas"/>
          <w:color w:val="C9D1D9"/>
          <w:sz w:val="17"/>
          <w:szCs w:val="17"/>
        </w:rPr>
        <w:t xml:space="preserve">(x)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exp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D4D4D4"/>
          <w:sz w:val="17"/>
          <w:szCs w:val="17"/>
        </w:rPr>
        <w:t>-</w:t>
      </w:r>
      <w:r>
        <w:rPr>
          <w:rFonts w:ascii="Consolas" w:hAnsi="Consolas"/>
          <w:color w:val="C9D1D9"/>
          <w:sz w:val="17"/>
          <w:szCs w:val="17"/>
        </w:rPr>
        <w:t xml:space="preserve">x)) </w:t>
      </w:r>
      <w:r>
        <w:rPr>
          <w:rFonts w:ascii="Consolas" w:hAnsi="Consolas"/>
          <w:color w:val="D4D4D4"/>
          <w:sz w:val="17"/>
          <w:szCs w:val="17"/>
        </w:rPr>
        <w:t>/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2.0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cout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left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8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2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x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6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Sn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6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Seps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14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fixed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setprecision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6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exact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         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setw</w:t>
      </w:r>
      <w:r>
        <w:rPr>
          <w:rFonts w:ascii="Consolas" w:hAnsi="Consolas"/>
          <w:color w:val="C9D1D9"/>
          <w:sz w:val="17"/>
          <w:szCs w:val="17"/>
        </w:rPr>
        <w:t>(</w:t>
      </w:r>
      <w:r>
        <w:rPr>
          <w:rFonts w:ascii="Consolas" w:hAnsi="Consolas"/>
          <w:color w:val="B5CEA8"/>
          <w:sz w:val="17"/>
          <w:szCs w:val="17"/>
        </w:rPr>
        <w:t>6</w:t>
      </w:r>
      <w:r>
        <w:rPr>
          <w:rFonts w:ascii="Consolas" w:hAnsi="Consolas"/>
          <w:color w:val="C9D1D9"/>
          <w:sz w:val="17"/>
          <w:szCs w:val="17"/>
        </w:rPr>
        <w:t xml:space="preserve">)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cnt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endl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}</w:t>
      </w:r>
    </w:p>
    <w:p w:rsidR="00100733" w:rsidRDefault="002717A0" w:rsidP="002717A0">
      <w:pPr>
        <w:pStyle w:val="ac"/>
        <w:jc w:val="center"/>
      </w:pPr>
      <w:r>
        <w:rPr>
          <w:rFonts w:ascii="Times New Roman" w:hAnsi="Times New Roman"/>
          <w:sz w:val="24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#2. Код до lab_3_task_1, варіант 17</w:t>
      </w:r>
    </w:p>
    <w:p w:rsidR="00F13B90" w:rsidRDefault="00880EE1" w:rsidP="00F13B90">
      <w:pPr>
        <w:pStyle w:val="normal"/>
        <w:rPr>
          <w:rStyle w:val="ae"/>
          <w:sz w:val="24"/>
          <w:szCs w:val="24"/>
        </w:rPr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</w:t>
      </w:r>
      <w:r w:rsidR="0079704B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hyperlink r:id="rId46" w:history="1">
        <w:r w:rsidR="00F13B90">
          <w:rPr>
            <w:rStyle w:val="Hyperlink2"/>
          </w:rPr>
          <w:t>https://github.com/artificial-intelligence-department/ai_programming_playground_2026/pull/462/changes#diff-78f2d61dbd40b677df052fbc8270a5b7994557a48b6d72247dcedb04cdc353f8</w:t>
        </w:r>
      </w:hyperlink>
    </w:p>
    <w:p w:rsidR="00100733" w:rsidRPr="00F13B90" w:rsidRDefault="00100733">
      <w:pPr>
        <w:pStyle w:val="normal"/>
        <w:rPr>
          <w:sz w:val="24"/>
          <w:szCs w:val="24"/>
        </w:rPr>
      </w:pPr>
    </w:p>
    <w:p w:rsidR="00100733" w:rsidRPr="00F13B90" w:rsidRDefault="00880EE1">
      <w:pPr>
        <w:pStyle w:val="normal"/>
        <w:rPr>
          <w:sz w:val="24"/>
          <w:szCs w:val="24"/>
          <w:lang w:val="uk-UA"/>
        </w:rPr>
      </w:pPr>
      <w:r w:rsidRPr="00F13B90">
        <w:rPr>
          <w:rFonts w:ascii="Times New Roman" w:hAnsi="Times New Roman"/>
          <w:b/>
          <w:sz w:val="24"/>
          <w:szCs w:val="24"/>
          <w:lang w:val="uk-UA"/>
        </w:rPr>
        <w:t xml:space="preserve">Завдання №3 </w:t>
      </w:r>
      <w:r w:rsidRPr="0079704B">
        <w:rPr>
          <w:rFonts w:ascii="Times New Roman" w:hAnsi="Times New Roman"/>
          <w:b/>
          <w:sz w:val="24"/>
          <w:szCs w:val="24"/>
          <w:lang w:val="en-US"/>
        </w:rPr>
        <w:t>practice</w:t>
      </w:r>
      <w:r w:rsidRPr="00F13B90">
        <w:rPr>
          <w:rFonts w:ascii="Times New Roman" w:hAnsi="Times New Roman"/>
          <w:b/>
          <w:sz w:val="24"/>
          <w:szCs w:val="24"/>
          <w:lang w:val="uk-UA"/>
        </w:rPr>
        <w:t>_</w:t>
      </w:r>
      <w:r w:rsidRPr="0079704B">
        <w:rPr>
          <w:rFonts w:ascii="Times New Roman" w:hAnsi="Times New Roman"/>
          <w:b/>
          <w:sz w:val="24"/>
          <w:szCs w:val="24"/>
          <w:lang w:val="en-US"/>
        </w:rPr>
        <w:t>task</w:t>
      </w:r>
      <w:r w:rsidRPr="00F13B90">
        <w:rPr>
          <w:rFonts w:ascii="Times New Roman" w:hAnsi="Times New Roman"/>
          <w:b/>
          <w:sz w:val="24"/>
          <w:szCs w:val="24"/>
          <w:lang w:val="uk-UA"/>
        </w:rPr>
        <w:t>_1_</w:t>
      </w:r>
      <w:r w:rsidRPr="0079704B">
        <w:rPr>
          <w:rFonts w:ascii="Times New Roman" w:hAnsi="Times New Roman"/>
          <w:b/>
          <w:sz w:val="24"/>
          <w:szCs w:val="24"/>
          <w:lang w:val="en-US"/>
        </w:rPr>
        <w:t>vlada</w:t>
      </w:r>
      <w:r w:rsidRPr="00F13B90">
        <w:rPr>
          <w:rFonts w:ascii="Times New Roman" w:hAnsi="Times New Roman"/>
          <w:b/>
          <w:sz w:val="24"/>
          <w:szCs w:val="24"/>
          <w:lang w:val="uk-UA"/>
        </w:rPr>
        <w:t>_</w:t>
      </w:r>
      <w:r w:rsidRPr="0079704B">
        <w:rPr>
          <w:rFonts w:ascii="Times New Roman" w:hAnsi="Times New Roman"/>
          <w:b/>
          <w:sz w:val="24"/>
          <w:szCs w:val="24"/>
          <w:lang w:val="en-US"/>
        </w:rPr>
        <w:t>tashohlo</w:t>
      </w:r>
    </w:p>
    <w:p w:rsidR="00100733" w:rsidRPr="002717A0" w:rsidRDefault="00880EE1">
      <w:pPr>
        <w:pStyle w:val="normal"/>
        <w:rPr>
          <w:sz w:val="24"/>
          <w:szCs w:val="24"/>
        </w:rPr>
      </w:pPr>
      <w:r w:rsidRPr="00F13B90">
        <w:rPr>
          <w:rFonts w:ascii="Times New Roman" w:hAnsi="Times New Roman"/>
          <w:sz w:val="24"/>
          <w:szCs w:val="24"/>
          <w:lang w:val="uk-UA"/>
        </w:rPr>
        <w:lastRenderedPageBreak/>
        <w:t xml:space="preserve">Було реалізовано програму мовою </w:t>
      </w:r>
      <w:r w:rsidRPr="002717A0">
        <w:rPr>
          <w:rFonts w:ascii="Times New Roman" w:hAnsi="Times New Roman"/>
          <w:sz w:val="24"/>
          <w:szCs w:val="24"/>
        </w:rPr>
        <w:t>C++ «Аналізатор місячного бюджету» з інтерактивним меню, рекурсивними функціями, масивом витрат та валідацією вхідних даних.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/*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Епік 3. Практичне завдання: Аналізатор місячного бюджету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Авторка: Ташогло Влада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Група: ші-11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>*/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&lt;cmath&gt;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&lt;iomanip&gt;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&lt;iostream&gt;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&lt;sstream&gt;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&lt;string&gt;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using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namespace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Константи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програми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DEFAULT_BUDGET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1000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MAX_DAYS_PER_MONTH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TOP_DAYS_COUNT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Прототипи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функцій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clearInput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parseSpendingLine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collectSpendingLine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bool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inputSpending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output_menu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findMinMaxRecursive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getRemainingBudget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calculateSpendingStats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show_statistics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show_days_exceeding_limit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DEFAULT_BUDGET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show_top_three_days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Головна функція: введення даних, меню та обробка вибраної операції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main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"Бюджет на місяць (грн):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!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&gt;&gt;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||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"Бюджет має бути додатним числом"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"Бюджет на місяць (грн):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clearInput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budget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DEFAULT_BUDGET;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Кількість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обліку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!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||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||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MAX_DAYS_PER_MONTH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Кількість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має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бути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від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1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31"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Кількість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обліку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clearInput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lastRenderedPageBreak/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new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inputSpending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delete[]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spending;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action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do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8C8C8"/>
          <w:sz w:val="17"/>
          <w:szCs w:val="17"/>
          <w:lang w:val="en-US"/>
        </w:rPr>
        <w:t>menu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output_menu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Введіть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номер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операції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!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(cin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action)) {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cout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F13B9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F13B9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Невірний</w:t>
      </w:r>
      <w:r w:rsidRPr="00F13B9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номер</w:t>
      </w:r>
      <w:r w:rsidRPr="00F13B9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операції</w:t>
      </w:r>
      <w:r w:rsidRPr="00F13B9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F13B9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clearInput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action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goto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8C8C8"/>
          <w:sz w:val="17"/>
          <w:szCs w:val="17"/>
          <w:lang w:val="en-US"/>
        </w:rPr>
        <w:t>menu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switch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(action)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case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(spending, dayCount);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case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show_statistics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(spending, dayCount, budget);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case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show_days_exceeding_limit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(spending, dayCount);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case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4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show_top_three_days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(spending, dayCount);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case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Вихід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програми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default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Невірний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номер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операції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goto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C8C8C8"/>
          <w:sz w:val="17"/>
          <w:szCs w:val="17"/>
          <w:lang w:val="en-US"/>
        </w:rPr>
        <w:t>menu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action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delete[]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spending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195684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195684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195684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}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Очищення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буфера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введення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після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помилки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читання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clearInput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.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char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'</w:t>
      </w:r>
      <w:r w:rsidRPr="006150D0">
        <w:rPr>
          <w:rFonts w:ascii="Consolas" w:eastAsia="Times New Roman" w:hAnsi="Consolas" w:cs="Times New Roman"/>
          <w:color w:val="D7BA7D"/>
          <w:sz w:val="17"/>
          <w:szCs w:val="17"/>
          <w:lang w:val="en-US"/>
        </w:rPr>
        <w:t>\0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'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.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'</w:t>
      </w:r>
      <w:r w:rsidRPr="006150D0">
        <w:rPr>
          <w:rFonts w:ascii="Consolas" w:eastAsia="Times New Roman" w:hAnsi="Consolas" w:cs="Times New Roman"/>
          <w:color w:val="D7BA7D"/>
          <w:sz w:val="17"/>
          <w:szCs w:val="17"/>
          <w:lang w:val="ru-RU"/>
        </w:rPr>
        <w:t>\n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'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lastRenderedPageBreak/>
        <w:t>// Розбиває один рядок на цілі невід'ємні числа і додає їх у масив values.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count — скільки чисел вже накопичено, limit — місткість масиву.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Повертає кількість чисел, доданих із цього рядка, або код помилки: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-1 — у рядку є нечисловий символ, -2 — від'ємне значення,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-3 —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чисел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більше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ніж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limit.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parseSpendingLine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istringstream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stream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token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stream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token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istringstream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number(token);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value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!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(number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value)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||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number.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peek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EOF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(value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value;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return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ru-RU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Розбирає один рядок вводу та перевіряє кількість накопичених значень.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Менше ніж dayCount — просимо ввести решту, більше — просимо ввести заново.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collectSpendingLine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before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const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added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parseSpendingLine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added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мають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бути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цілими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числами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". Введіть витрати з самого початку:"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added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ru-RU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"Витрати не можуть бути від'ємними"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". Введіть витрати з самого початку:"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added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Введено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більше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ніж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 значень, а днів обліку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ru-RU"/>
        </w:rPr>
        <w:t>dayCount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". Введіть витрати з самого початку:"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    // порожній рядок — просто чекаємо наступний рядок даних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lastRenderedPageBreak/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added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before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Введено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обліку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.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Введіть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решту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}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}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Ввід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витрат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по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днях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із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перевіркою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кількості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заданих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чисел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>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Повертає false, якщо потік введення завершився.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bool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inputSpending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string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values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MAX_DAYS_PER_MONTH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ru-RU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    // залишок поточного рядка після кількості днів обліку: користувач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    // міг ввести бюджет, кількість днів і витрати в одному рядку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line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collectSpendingLine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(line, values, count,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днях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):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!getline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(cin, line)) {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не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введені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.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Програма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завершується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."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false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collectSpendingLine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(line, values, count,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dayCount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[i]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values[i];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true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Виведення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головного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меню</w:t>
      </w:r>
      <w:r w:rsidRPr="00F13B9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користувача</w:t>
      </w: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A05A4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output</w:t>
      </w:r>
      <w:r w:rsidRPr="00F13B9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_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menu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() {</w:t>
      </w:r>
    </w:p>
    <w:p w:rsidR="006150D0" w:rsidRPr="00195684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"=====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Меню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195684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====="</w:t>
      </w: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195684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195684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195684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Пункт</w:t>
      </w:r>
      <w:r w:rsidR="0079704B" w:rsidRPr="0079704B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 </w:t>
      </w:r>
      <w:r w:rsidR="0079704B">
        <w:rPr>
          <w:rFonts w:ascii="Consolas" w:eastAsia="Times New Roman" w:hAnsi="Consolas" w:cs="Times New Roman"/>
          <w:color w:val="A5D6FF"/>
          <w:sz w:val="17"/>
          <w:szCs w:val="17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Операція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"1"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"Показати витрати по днях"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"2"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Статистика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"3"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перевищенням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денного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ліміту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"4"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Три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найдорожчі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"0"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35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Вихід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Виведення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витрат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по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кожному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дню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"===== Витрати по днях (грн) ====="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79704B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79704B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 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День</w:t>
      </w:r>
      <w:r w:rsidR="0079704B" w:rsidRPr="0079704B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 </w:t>
      </w:r>
      <w:r w:rsidR="0079704B">
        <w:rPr>
          <w:rFonts w:ascii="Consolas" w:eastAsia="Times New Roman" w:hAnsi="Consolas" w:cs="Times New Roman"/>
          <w:color w:val="A5D6FF"/>
          <w:sz w:val="17"/>
          <w:szCs w:val="17"/>
        </w:rPr>
        <w:t xml:space="preserve"> 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left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setw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8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[i])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lastRenderedPageBreak/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Рекурсивний пошук мінімального та максимального значення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findMinMaxRecursive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findMinMaxRecursive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Підсумок витрат за всі дні через рекурсію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Показує, чи бюджет перевищено, і на якому дні це сталося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getRemainingBudget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over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totalSpending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Перевитрата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понад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бюджет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(over)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cumulativeSpending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cumulativeSpending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[i];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(cumulativeSpending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Бюджет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вичерпано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на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",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накопичено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(cumulativeSpending)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."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break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else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rest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totalSpending;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Залишок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бюджету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(rest)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lastRenderedPageBreak/>
        <w:t>// Підрахунок загальних витрат та середніх витрат по днях з покупками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calculateSpendingStats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&amp;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[i]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continue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}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daysWithShopping;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i;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ru-RU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==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)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ru-RU"/>
        </w:rPr>
        <w:t>?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ru-RU"/>
        </w:rPr>
        <w:t>0.0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   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: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totalSpending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/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//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Загальна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статистика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: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мінімум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максимум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сума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залишок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бюджету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show_statistics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findMinMaxRecursive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long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shoppingTotal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0.0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calculateSpendingStats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shoppingTotal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"===== Статистика витрат ====="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"Мінімальні витрати за день: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minVal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"Максимальні витрати за день: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maxVal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Сумарні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shoppingTotal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getRemainingBudget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покупками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daysWithShopping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"Середні витрати за такий день: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averageSpending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Виведення днів, у які витрати перевищили встановлений ліміт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show_days_exceeding_limit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DEFAULT_BUDGET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input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Денний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ліміт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, 0 =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за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замовчуванням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):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while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!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input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||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input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Денний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ліміт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має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бути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додатним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числом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ru-RU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"Денний ліміт (грн, 0 = за замовчуванням):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 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ru-RU"/>
        </w:rPr>
        <w:t xml:space="preserve">       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clearInput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();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input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!=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lastRenderedPageBreak/>
        <w:t xml:space="preserve">       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input;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Ліміт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[i]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limit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  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день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": "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     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[i])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A05A4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count;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A05A4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Разом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днів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з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перевищенням</w:t>
      </w:r>
      <w:r w:rsidRPr="00A05A4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count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// Пошук трьох найдорожчих днів за допомогою сортування масиву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void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show_top_three_days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,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copy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new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copy[i]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spending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[i];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j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; j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-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i;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j)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(copy[j]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copy[j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tmp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copy[j];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copy[j]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copy[j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];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copy[j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]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tmp;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Топ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-3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витрат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: 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k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TOP_DAYS_COUNT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?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TOP_DAYS_COUNT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: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FFA657"/>
          <w:sz w:val="17"/>
          <w:szCs w:val="17"/>
          <w:lang w:val="en-US"/>
        </w:rPr>
        <w:t>N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k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fixed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setprecision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2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)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static_cast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double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(copy[i]);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6150D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(i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k) {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cout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", "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6150D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 xml:space="preserve">" 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ru-RU"/>
        </w:rPr>
        <w:t>грн</w:t>
      </w:r>
      <w:r w:rsidRPr="006150D0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"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6150D0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6150D0" w:rsidRPr="00F13B9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delete</w:t>
      </w:r>
      <w:r w:rsidRPr="00F13B90">
        <w:rPr>
          <w:rFonts w:ascii="Consolas" w:eastAsia="Times New Roman" w:hAnsi="Consolas" w:cs="Times New Roman"/>
          <w:color w:val="C586C0"/>
          <w:sz w:val="17"/>
          <w:szCs w:val="17"/>
          <w:lang w:val="ru-RU"/>
        </w:rPr>
        <w:t>[]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 xml:space="preserve">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copy</w:t>
      </w:r>
      <w:r w:rsidRPr="00F13B9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;</w:t>
      </w:r>
    </w:p>
    <w:p w:rsidR="006150D0" w:rsidRPr="006150D0" w:rsidRDefault="006150D0" w:rsidP="006150D0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6150D0"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  <w:t>}</w:t>
      </w:r>
    </w:p>
    <w:p w:rsidR="00100733" w:rsidRDefault="002717A0" w:rsidP="002717A0">
      <w:pPr>
        <w:pStyle w:val="ac"/>
        <w:jc w:val="center"/>
      </w:pPr>
      <w:r>
        <w:rPr>
          <w:rFonts w:ascii="Times New Roman" w:hAnsi="Times New Roman"/>
          <w:sz w:val="24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#3. Код до практичного завдання «Аналізатор місячного бюджету»</w:t>
      </w:r>
    </w:p>
    <w:p w:rsidR="00100733" w:rsidRDefault="00880EE1" w:rsidP="00F13B90">
      <w:pPr>
        <w:pStyle w:val="normal"/>
        <w:rPr>
          <w:lang w:val="uk-UA"/>
        </w:rPr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</w:t>
      </w:r>
      <w:r w:rsidR="00F13B90">
        <w:rPr>
          <w:rStyle w:val="ae"/>
          <w:rFonts w:ascii="Times New Roman" w:hAnsi="Times New Roman"/>
          <w:b/>
          <w:bCs/>
          <w:sz w:val="24"/>
          <w:szCs w:val="24"/>
        </w:rPr>
        <w:t>:</w:t>
      </w:r>
      <w:hyperlink r:id="rId47" w:history="1">
        <w:r w:rsidR="00F13B90">
          <w:rPr>
            <w:rStyle w:val="Hyperlink2"/>
          </w:rPr>
          <w:t>https://github.com/artificial-intelligence-department/ai_programming_playground_2026/pull/462/changes#diff-8a0a72d5ca74b4a21ca46b591595c79d865b995eeca6539ebfbd36506a0dc8d8</w:t>
        </w:r>
      </w:hyperlink>
    </w:p>
    <w:p w:rsidR="00F13B90" w:rsidRPr="00F13B90" w:rsidRDefault="00F13B90" w:rsidP="00F13B90">
      <w:pPr>
        <w:pStyle w:val="normal"/>
        <w:rPr>
          <w:lang w:val="uk-UA"/>
        </w:rPr>
      </w:pPr>
    </w:p>
    <w:p w:rsidR="00100733" w:rsidRPr="002717A0" w:rsidRDefault="00880EE1">
      <w:pPr>
        <w:pStyle w:val="normal"/>
        <w:rPr>
          <w:sz w:val="24"/>
          <w:szCs w:val="24"/>
          <w:lang w:val="en-US"/>
        </w:rPr>
      </w:pPr>
      <w:r w:rsidRPr="002717A0">
        <w:rPr>
          <w:rFonts w:ascii="Times New Roman" w:hAnsi="Times New Roman"/>
          <w:b/>
          <w:sz w:val="24"/>
          <w:szCs w:val="24"/>
        </w:rPr>
        <w:t>Завдання</w:t>
      </w:r>
      <w:r w:rsidRPr="002717A0">
        <w:rPr>
          <w:rFonts w:ascii="Times New Roman" w:hAnsi="Times New Roman"/>
          <w:b/>
          <w:sz w:val="24"/>
          <w:szCs w:val="24"/>
          <w:lang w:val="en-US"/>
        </w:rPr>
        <w:t xml:space="preserve"> №4 self_practice_algotester_task_1_vlada_tashohlo</w:t>
      </w:r>
    </w:p>
    <w:p w:rsidR="00100733" w:rsidRPr="002717A0" w:rsidRDefault="00880EE1">
      <w:pPr>
        <w:pStyle w:val="normal"/>
        <w:rPr>
          <w:sz w:val="24"/>
          <w:szCs w:val="24"/>
        </w:rPr>
      </w:pPr>
      <w:r w:rsidRPr="002717A0">
        <w:rPr>
          <w:rFonts w:ascii="Times New Roman" w:hAnsi="Times New Roman"/>
          <w:sz w:val="24"/>
          <w:szCs w:val="24"/>
        </w:rPr>
        <w:t xml:space="preserve">Було реалізовано програму мовою C++, яка визначає </w:t>
      </w:r>
      <w:r w:rsidR="002717A0">
        <w:rPr>
          <w:rFonts w:ascii="Times New Roman" w:hAnsi="Times New Roman"/>
          <w:sz w:val="24"/>
          <w:szCs w:val="24"/>
          <w:lang w:val="uk-UA"/>
        </w:rPr>
        <w:t>кількість нулів на кінці</w:t>
      </w:r>
      <w:r w:rsidRPr="002717A0">
        <w:rPr>
          <w:rFonts w:ascii="Times New Roman" w:hAnsi="Times New Roman"/>
          <w:sz w:val="24"/>
          <w:szCs w:val="24"/>
        </w:rPr>
        <w:t xml:space="preserve"> у факторіалі n! (задача Алготестер, самостійна практика).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 xml:space="preserve">/* 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Епік 3. self practice: Algotester, задача "Факторіал"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Авторка: Влада Ташогло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Група: ші-11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*/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&lt;iostream&gt;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using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namespace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std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main</w:t>
      </w:r>
      <w:r>
        <w:rPr>
          <w:rFonts w:ascii="Consolas" w:hAnsi="Consolas"/>
          <w:color w:val="BBBEBF"/>
          <w:sz w:val="17"/>
          <w:szCs w:val="17"/>
        </w:rPr>
        <w:t>()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D2A8FF"/>
          <w:sz w:val="17"/>
          <w:szCs w:val="17"/>
        </w:rPr>
        <w:t>!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C9D1D9"/>
          <w:sz w:val="17"/>
          <w:szCs w:val="17"/>
        </w:rPr>
        <w:t>cin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&gt;&gt;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))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cnt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while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&gt;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n </w:t>
      </w:r>
      <w:r>
        <w:rPr>
          <w:rFonts w:ascii="Consolas" w:hAnsi="Consolas"/>
          <w:color w:val="D4D4D4"/>
          <w:sz w:val="17"/>
          <w:szCs w:val="17"/>
        </w:rPr>
        <w:t>/=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5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cnt </w:t>
      </w:r>
      <w:r>
        <w:rPr>
          <w:rFonts w:ascii="Consolas" w:hAnsi="Consolas"/>
          <w:color w:val="D4D4D4"/>
          <w:sz w:val="17"/>
          <w:szCs w:val="17"/>
        </w:rPr>
        <w:t>+=</w:t>
      </w:r>
      <w:r>
        <w:rPr>
          <w:rFonts w:ascii="Consolas" w:hAnsi="Consolas"/>
          <w:color w:val="C9D1D9"/>
          <w:sz w:val="17"/>
          <w:szCs w:val="17"/>
        </w:rPr>
        <w:t xml:space="preserve"> n;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9D1D9"/>
          <w:sz w:val="17"/>
          <w:szCs w:val="17"/>
        </w:rPr>
        <w:t>cout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cnt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}</w:t>
      </w:r>
    </w:p>
    <w:p w:rsidR="00100733" w:rsidRDefault="002717A0" w:rsidP="002717A0">
      <w:pPr>
        <w:pStyle w:val="ac"/>
        <w:jc w:val="center"/>
      </w:pPr>
      <w:r>
        <w:rPr>
          <w:rFonts w:ascii="Times New Roman" w:hAnsi="Times New Roman"/>
          <w:sz w:val="24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#4. Код до завдання №1 з Алготестера</w:t>
      </w:r>
    </w:p>
    <w:p w:rsidR="00100733" w:rsidRDefault="00880EE1" w:rsidP="00F13B90">
      <w:pPr>
        <w:pStyle w:val="normal"/>
        <w:rPr>
          <w:lang w:val="uk-UA"/>
        </w:rPr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Request:</w:t>
      </w:r>
      <w:r w:rsidR="00F13B90" w:rsidRPr="00F13B90">
        <w:rPr>
          <w:rStyle w:val="ab"/>
        </w:rPr>
        <w:t xml:space="preserve"> </w:t>
      </w:r>
      <w:hyperlink r:id="rId48" w:history="1">
        <w:r w:rsidR="00F13B90">
          <w:rPr>
            <w:rStyle w:val="Hyperlink2"/>
          </w:rPr>
          <w:t>https://github.com/artificial-intelligence-department/ai_programming_playground_2026/pull/462/changes#diff-e436c9f4e6f69d606bb739b635b22e2bb9e50e1f5466d82de8d0e31652920cd4</w:t>
        </w:r>
      </w:hyperlink>
    </w:p>
    <w:p w:rsidR="00F13B90" w:rsidRPr="00F13B90" w:rsidRDefault="00F13B90" w:rsidP="00F13B90">
      <w:pPr>
        <w:pStyle w:val="normal"/>
        <w:rPr>
          <w:lang w:val="uk-UA"/>
        </w:rPr>
      </w:pPr>
    </w:p>
    <w:p w:rsidR="00100733" w:rsidRPr="002717A0" w:rsidRDefault="00880EE1">
      <w:pPr>
        <w:pStyle w:val="normal"/>
        <w:rPr>
          <w:sz w:val="24"/>
          <w:szCs w:val="24"/>
          <w:lang w:val="en-US"/>
        </w:rPr>
      </w:pPr>
      <w:r w:rsidRPr="002717A0">
        <w:rPr>
          <w:rFonts w:ascii="Times New Roman" w:hAnsi="Times New Roman"/>
          <w:b/>
          <w:sz w:val="24"/>
          <w:szCs w:val="24"/>
        </w:rPr>
        <w:t>Завдання</w:t>
      </w:r>
      <w:r w:rsidRPr="002717A0">
        <w:rPr>
          <w:rFonts w:ascii="Times New Roman" w:hAnsi="Times New Roman"/>
          <w:b/>
          <w:sz w:val="24"/>
          <w:szCs w:val="24"/>
          <w:lang w:val="en-US"/>
        </w:rPr>
        <w:t xml:space="preserve"> №5 self_practice_algotester_task_2_vlada_tashohlo</w:t>
      </w:r>
    </w:p>
    <w:p w:rsidR="00100733" w:rsidRPr="002717A0" w:rsidRDefault="00880EE1">
      <w:pPr>
        <w:pStyle w:val="normal"/>
        <w:rPr>
          <w:sz w:val="24"/>
          <w:szCs w:val="24"/>
        </w:rPr>
      </w:pPr>
      <w:r w:rsidRPr="002717A0">
        <w:rPr>
          <w:rFonts w:ascii="Times New Roman" w:hAnsi="Times New Roman"/>
          <w:sz w:val="24"/>
          <w:szCs w:val="24"/>
        </w:rPr>
        <w:t>Було реалізовано програму м</w:t>
      </w:r>
      <w:r w:rsidR="002717A0">
        <w:rPr>
          <w:rFonts w:ascii="Times New Roman" w:hAnsi="Times New Roman"/>
          <w:sz w:val="24"/>
          <w:szCs w:val="24"/>
        </w:rPr>
        <w:t>овою C++, яка знаходить</w:t>
      </w:r>
      <w:r w:rsidRPr="002717A0">
        <w:rPr>
          <w:rFonts w:ascii="Times New Roman" w:hAnsi="Times New Roman"/>
          <w:sz w:val="24"/>
          <w:szCs w:val="24"/>
        </w:rPr>
        <w:t xml:space="preserve"> n, для якого</w:t>
      </w:r>
      <w:r w:rsidR="002717A0">
        <w:rPr>
          <w:rFonts w:ascii="Times New Roman" w:hAnsi="Times New Roman"/>
          <w:sz w:val="24"/>
          <w:szCs w:val="24"/>
          <w:lang w:val="uk-UA"/>
        </w:rPr>
        <w:t xml:space="preserve"> введене число є</w:t>
      </w:r>
      <w:r w:rsidRPr="002717A0">
        <w:rPr>
          <w:rFonts w:ascii="Times New Roman" w:hAnsi="Times New Roman"/>
          <w:sz w:val="24"/>
          <w:szCs w:val="24"/>
        </w:rPr>
        <w:t xml:space="preserve"> n! (задача Алготестер, самостійна практика).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 xml:space="preserve">/* 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Епік 3. self practice: Algotester, задача "Обернений факторіал"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Авторка: Влада Ташогло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Група: ші-11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*/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&lt;iostream&gt;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&lt;string&gt;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#include</w:t>
      </w:r>
      <w:r>
        <w:rPr>
          <w:rFonts w:ascii="Consolas" w:hAnsi="Consolas"/>
          <w:color w:val="569CD6"/>
          <w:sz w:val="17"/>
          <w:szCs w:val="17"/>
        </w:rPr>
        <w:t xml:space="preserve"> </w:t>
      </w:r>
      <w:r>
        <w:rPr>
          <w:rFonts w:ascii="Consolas" w:hAnsi="Consolas"/>
          <w:color w:val="A5D6FF"/>
          <w:sz w:val="17"/>
          <w:szCs w:val="17"/>
        </w:rPr>
        <w:t>&lt;cmath&gt;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using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namespace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std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main</w:t>
      </w:r>
      <w:r>
        <w:rPr>
          <w:rFonts w:ascii="Consolas" w:hAnsi="Consolas"/>
          <w:color w:val="BBBEBF"/>
          <w:sz w:val="17"/>
          <w:szCs w:val="17"/>
        </w:rPr>
        <w:t>() 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4EC9B0"/>
          <w:sz w:val="17"/>
          <w:szCs w:val="17"/>
        </w:rPr>
        <w:t>string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s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D2A8FF"/>
          <w:sz w:val="17"/>
          <w:szCs w:val="17"/>
        </w:rPr>
        <w:t>!</w:t>
      </w:r>
      <w:r>
        <w:rPr>
          <w:rFonts w:ascii="Consolas" w:hAnsi="Consolas"/>
          <w:color w:val="BBBEBF"/>
          <w:sz w:val="17"/>
          <w:szCs w:val="17"/>
        </w:rPr>
        <w:t>(</w:t>
      </w:r>
      <w:r>
        <w:rPr>
          <w:rFonts w:ascii="Consolas" w:hAnsi="Consolas"/>
          <w:color w:val="C9D1D9"/>
          <w:sz w:val="17"/>
          <w:szCs w:val="17"/>
        </w:rPr>
        <w:t>cin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&gt;&gt;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s</w:t>
      </w:r>
      <w:r>
        <w:rPr>
          <w:rFonts w:ascii="Consolas" w:hAnsi="Consolas"/>
          <w:color w:val="BBBEBF"/>
          <w:sz w:val="17"/>
          <w:szCs w:val="17"/>
        </w:rPr>
        <w:t xml:space="preserve">))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8B949E"/>
          <w:sz w:val="17"/>
          <w:szCs w:val="17"/>
        </w:rPr>
        <w:t>    // маленькі n: порівнюємо точно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569CD6"/>
          <w:sz w:val="17"/>
          <w:szCs w:val="17"/>
        </w:rPr>
        <w:t>const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string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t</w:t>
      </w:r>
      <w:r>
        <w:rPr>
          <w:rFonts w:ascii="Consolas" w:hAnsi="Consolas"/>
          <w:color w:val="BBBEBF"/>
          <w:sz w:val="17"/>
          <w:szCs w:val="17"/>
        </w:rPr>
        <w:t>[</w:t>
      </w:r>
      <w:r>
        <w:rPr>
          <w:rFonts w:ascii="Consolas" w:hAnsi="Consolas"/>
          <w:color w:val="B5CEA8"/>
          <w:sz w:val="17"/>
          <w:szCs w:val="17"/>
        </w:rPr>
        <w:t>10</w:t>
      </w:r>
      <w:r>
        <w:rPr>
          <w:rFonts w:ascii="Consolas" w:hAnsi="Consolas"/>
          <w:color w:val="BBBEBF"/>
          <w:sz w:val="17"/>
          <w:szCs w:val="17"/>
        </w:rPr>
        <w:t xml:space="preserve">]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{</w:t>
      </w:r>
      <w:r>
        <w:rPr>
          <w:rFonts w:ascii="Consolas" w:hAnsi="Consolas"/>
          <w:color w:val="A5D6FF"/>
          <w:sz w:val="17"/>
          <w:szCs w:val="17"/>
        </w:rPr>
        <w:t>""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"1"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"2"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"6"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"24"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"120"</w:t>
      </w:r>
      <w:r>
        <w:rPr>
          <w:rFonts w:ascii="Consolas" w:hAnsi="Consolas"/>
          <w:color w:val="C9D1D9"/>
          <w:sz w:val="17"/>
          <w:szCs w:val="17"/>
        </w:rPr>
        <w:t>,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                  </w:t>
      </w:r>
      <w:r>
        <w:rPr>
          <w:rFonts w:ascii="Consolas" w:hAnsi="Consolas"/>
          <w:color w:val="A5D6FF"/>
          <w:sz w:val="17"/>
          <w:szCs w:val="17"/>
        </w:rPr>
        <w:t>"720"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"5040"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"40320"</w:t>
      </w:r>
      <w:r>
        <w:rPr>
          <w:rFonts w:ascii="Consolas" w:hAnsi="Consolas"/>
          <w:color w:val="C9D1D9"/>
          <w:sz w:val="17"/>
          <w:szCs w:val="17"/>
        </w:rPr>
        <w:t xml:space="preserve">, </w:t>
      </w:r>
      <w:r>
        <w:rPr>
          <w:rFonts w:ascii="Consolas" w:hAnsi="Consolas"/>
          <w:color w:val="A5D6FF"/>
          <w:sz w:val="17"/>
          <w:szCs w:val="17"/>
        </w:rPr>
        <w:t>"362880"</w:t>
      </w:r>
      <w:r>
        <w:rPr>
          <w:rFonts w:ascii="Consolas" w:hAnsi="Consolas"/>
          <w:color w:val="C9D1D9"/>
          <w:sz w:val="17"/>
          <w:szCs w:val="17"/>
        </w:rPr>
        <w:t>}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for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BBBEBF"/>
          <w:sz w:val="17"/>
          <w:szCs w:val="17"/>
        </w:rPr>
        <w:t xml:space="preserve">; 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&lt;=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9</w:t>
      </w:r>
      <w:r>
        <w:rPr>
          <w:rFonts w:ascii="Consolas" w:hAnsi="Consolas"/>
          <w:color w:val="BBBEBF"/>
          <w:sz w:val="17"/>
          <w:szCs w:val="17"/>
        </w:rPr>
        <w:t xml:space="preserve">; 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>)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C9D1D9"/>
          <w:sz w:val="17"/>
          <w:szCs w:val="17"/>
        </w:rPr>
        <w:t>s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==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t</w:t>
      </w:r>
      <w:r>
        <w:rPr>
          <w:rFonts w:ascii="Consolas" w:hAnsi="Consolas"/>
          <w:color w:val="BBBEBF"/>
          <w:sz w:val="17"/>
          <w:szCs w:val="17"/>
        </w:rPr>
        <w:t>[</w:t>
      </w:r>
      <w:r>
        <w:rPr>
          <w:rFonts w:ascii="Consolas" w:hAnsi="Consolas"/>
          <w:color w:val="C9D1D9"/>
          <w:sz w:val="17"/>
          <w:szCs w:val="17"/>
        </w:rPr>
        <w:t>n</w:t>
      </w:r>
      <w:r>
        <w:rPr>
          <w:rFonts w:ascii="Consolas" w:hAnsi="Consolas"/>
          <w:color w:val="BBBEBF"/>
          <w:sz w:val="17"/>
          <w:szCs w:val="17"/>
        </w:rPr>
        <w:t xml:space="preserve">]) </w:t>
      </w:r>
      <w:r>
        <w:rPr>
          <w:rFonts w:ascii="Consolas" w:hAnsi="Consolas"/>
          <w:color w:val="C9D1D9"/>
          <w:sz w:val="17"/>
          <w:szCs w:val="17"/>
        </w:rPr>
        <w:t xml:space="preserve">{ cout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n;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>;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L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>)</w:t>
      </w:r>
      <w:r>
        <w:rPr>
          <w:rFonts w:ascii="Consolas" w:hAnsi="Consolas"/>
          <w:color w:val="C9D1D9"/>
          <w:sz w:val="17"/>
          <w:szCs w:val="17"/>
        </w:rPr>
        <w:t>s</w:t>
      </w:r>
      <w:r>
        <w:rPr>
          <w:rFonts w:ascii="Consolas" w:hAnsi="Consolas"/>
          <w:color w:val="BBBEBF"/>
          <w:sz w:val="17"/>
          <w:szCs w:val="17"/>
        </w:rPr>
        <w:t>.</w:t>
      </w:r>
      <w:r>
        <w:rPr>
          <w:rFonts w:ascii="Consolas" w:hAnsi="Consolas"/>
          <w:color w:val="D2A8FF"/>
          <w:sz w:val="17"/>
          <w:szCs w:val="17"/>
        </w:rPr>
        <w:t>size</w:t>
      </w:r>
      <w:r>
        <w:rPr>
          <w:rFonts w:ascii="Consolas" w:hAnsi="Consolas"/>
          <w:color w:val="BBBEBF"/>
          <w:sz w:val="17"/>
          <w:szCs w:val="17"/>
        </w:rPr>
        <w:t>();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sum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0.0L</w:t>
      </w:r>
      <w:r>
        <w:rPr>
          <w:rFonts w:ascii="Consolas" w:hAnsi="Consolas"/>
          <w:color w:val="BBBEBF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for</w:t>
      </w:r>
      <w:r>
        <w:rPr>
          <w:rFonts w:ascii="Consolas" w:hAnsi="Consolas"/>
          <w:color w:val="BBBEBF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int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C9D1D9"/>
          <w:sz w:val="17"/>
          <w:szCs w:val="17"/>
        </w:rPr>
        <w:t>i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BBEBF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BBBEBF"/>
          <w:sz w:val="17"/>
          <w:szCs w:val="17"/>
        </w:rPr>
        <w:t xml:space="preserve">; ; </w:t>
      </w:r>
      <w:r>
        <w:rPr>
          <w:rFonts w:ascii="Consolas" w:hAnsi="Consolas"/>
          <w:color w:val="D4D4D4"/>
          <w:sz w:val="17"/>
          <w:szCs w:val="17"/>
        </w:rPr>
        <w:t>++</w:t>
      </w:r>
      <w:r>
        <w:rPr>
          <w:rFonts w:ascii="Consolas" w:hAnsi="Consolas"/>
          <w:color w:val="C9D1D9"/>
          <w:sz w:val="17"/>
          <w:szCs w:val="17"/>
        </w:rPr>
        <w:t>i</w:t>
      </w:r>
      <w:r>
        <w:rPr>
          <w:rFonts w:ascii="Consolas" w:hAnsi="Consolas"/>
          <w:color w:val="BBBEBF"/>
          <w:sz w:val="17"/>
          <w:szCs w:val="17"/>
        </w:rPr>
        <w:t xml:space="preserve">) </w:t>
      </w:r>
      <w:r>
        <w:rPr>
          <w:rFonts w:ascii="Consolas" w:hAnsi="Consolas"/>
          <w:color w:val="C9D1D9"/>
          <w:sz w:val="17"/>
          <w:szCs w:val="17"/>
        </w:rPr>
        <w:t>{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sum </w:t>
      </w:r>
      <w:r>
        <w:rPr>
          <w:rFonts w:ascii="Consolas" w:hAnsi="Consolas"/>
          <w:color w:val="D4D4D4"/>
          <w:sz w:val="17"/>
          <w:szCs w:val="17"/>
        </w:rPr>
        <w:t>+=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D2A8FF"/>
          <w:sz w:val="17"/>
          <w:szCs w:val="17"/>
        </w:rPr>
        <w:t>log10l</w:t>
      </w:r>
      <w:r>
        <w:rPr>
          <w:rFonts w:ascii="Consolas" w:hAnsi="Consolas"/>
          <w:color w:val="C9D1D9"/>
          <w:sz w:val="17"/>
          <w:szCs w:val="17"/>
        </w:rPr>
        <w:t>((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double</w:t>
      </w:r>
      <w:r>
        <w:rPr>
          <w:rFonts w:ascii="Consolas" w:hAnsi="Consolas"/>
          <w:color w:val="C9D1D9"/>
          <w:sz w:val="17"/>
          <w:szCs w:val="17"/>
        </w:rPr>
        <w:t>)i);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lastRenderedPageBreak/>
        <w:t xml:space="preserve">       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C9D1D9"/>
          <w:sz w:val="17"/>
          <w:szCs w:val="17"/>
        </w:rPr>
        <w:t xml:space="preserve"> d 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9D1D9"/>
          <w:sz w:val="17"/>
          <w:szCs w:val="17"/>
        </w:rPr>
        <w:t xml:space="preserve"> (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FF7B72"/>
          <w:sz w:val="17"/>
          <w:szCs w:val="17"/>
        </w:rPr>
        <w:t>long</w:t>
      </w:r>
      <w:r>
        <w:rPr>
          <w:rFonts w:ascii="Consolas" w:hAnsi="Consolas"/>
          <w:color w:val="C9D1D9"/>
          <w:sz w:val="17"/>
          <w:szCs w:val="17"/>
        </w:rPr>
        <w:t>)</w:t>
      </w:r>
      <w:r>
        <w:rPr>
          <w:rFonts w:ascii="Consolas" w:hAnsi="Consolas"/>
          <w:color w:val="D2A8FF"/>
          <w:sz w:val="17"/>
          <w:szCs w:val="17"/>
        </w:rPr>
        <w:t>floor</w:t>
      </w:r>
      <w:r>
        <w:rPr>
          <w:rFonts w:ascii="Consolas" w:hAnsi="Consolas"/>
          <w:color w:val="C9D1D9"/>
          <w:sz w:val="17"/>
          <w:szCs w:val="17"/>
        </w:rPr>
        <w:t xml:space="preserve">(sum) </w:t>
      </w:r>
      <w:r>
        <w:rPr>
          <w:rFonts w:ascii="Consolas" w:hAnsi="Consolas"/>
          <w:color w:val="D4D4D4"/>
          <w:sz w:val="17"/>
          <w:szCs w:val="17"/>
        </w:rPr>
        <w:t>+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C9D1D9"/>
          <w:sz w:val="17"/>
          <w:szCs w:val="17"/>
        </w:rPr>
        <w:t>;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C9D1D9"/>
          <w:sz w:val="17"/>
          <w:szCs w:val="17"/>
        </w:rPr>
        <w:t xml:space="preserve"> (d </w:t>
      </w:r>
      <w:r>
        <w:rPr>
          <w:rFonts w:ascii="Consolas" w:hAnsi="Consolas"/>
          <w:color w:val="D4D4D4"/>
          <w:sz w:val="17"/>
          <w:szCs w:val="17"/>
        </w:rPr>
        <w:t>==</w:t>
      </w:r>
      <w:r>
        <w:rPr>
          <w:rFonts w:ascii="Consolas" w:hAnsi="Consolas"/>
          <w:color w:val="C9D1D9"/>
          <w:sz w:val="17"/>
          <w:szCs w:val="17"/>
        </w:rPr>
        <w:t xml:space="preserve"> L) { cout </w:t>
      </w:r>
      <w:r>
        <w:rPr>
          <w:rFonts w:ascii="Consolas" w:hAnsi="Consolas"/>
          <w:color w:val="D2A8FF"/>
          <w:sz w:val="17"/>
          <w:szCs w:val="17"/>
        </w:rPr>
        <w:t>&lt;&lt;</w:t>
      </w:r>
      <w:r>
        <w:rPr>
          <w:rFonts w:ascii="Consolas" w:hAnsi="Consolas"/>
          <w:color w:val="C9D1D9"/>
          <w:sz w:val="17"/>
          <w:szCs w:val="17"/>
        </w:rPr>
        <w:t xml:space="preserve"> i;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C9D1D9"/>
          <w:sz w:val="17"/>
          <w:szCs w:val="17"/>
        </w:rPr>
        <w:t xml:space="preserve"> </w:t>
      </w:r>
      <w:r>
        <w:rPr>
          <w:rFonts w:ascii="Consolas" w:hAnsi="Consolas"/>
          <w:color w:val="B5CEA8"/>
          <w:sz w:val="17"/>
          <w:szCs w:val="17"/>
        </w:rPr>
        <w:t>0</w:t>
      </w:r>
      <w:r>
        <w:rPr>
          <w:rFonts w:ascii="Consolas" w:hAnsi="Consolas"/>
          <w:color w:val="C9D1D9"/>
          <w:sz w:val="17"/>
          <w:szCs w:val="17"/>
        </w:rPr>
        <w:t>; }</w:t>
      </w: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</w:p>
    <w:p w:rsid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7"/>
          <w:szCs w:val="17"/>
        </w:rPr>
      </w:pPr>
      <w:r>
        <w:rPr>
          <w:rFonts w:ascii="Consolas" w:hAnsi="Consolas"/>
          <w:color w:val="C9D1D9"/>
          <w:sz w:val="17"/>
          <w:szCs w:val="17"/>
        </w:rPr>
        <w:t>    }</w:t>
      </w:r>
    </w:p>
    <w:p w:rsidR="002717A0" w:rsidRPr="002717A0" w:rsidRDefault="002717A0" w:rsidP="002717A0">
      <w:pPr>
        <w:shd w:val="clear" w:color="auto" w:fill="121314"/>
        <w:spacing w:line="228" w:lineRule="atLeast"/>
        <w:rPr>
          <w:rFonts w:ascii="Consolas" w:hAnsi="Consolas"/>
          <w:color w:val="BBBEBF"/>
          <w:sz w:val="14"/>
          <w:szCs w:val="17"/>
        </w:rPr>
      </w:pPr>
      <w:r>
        <w:rPr>
          <w:rFonts w:ascii="Consolas" w:hAnsi="Consolas"/>
          <w:color w:val="BBBEBF"/>
          <w:sz w:val="17"/>
          <w:szCs w:val="17"/>
        </w:rPr>
        <w:t>}</w:t>
      </w:r>
    </w:p>
    <w:p w:rsidR="00100733" w:rsidRPr="002717A0" w:rsidRDefault="002717A0" w:rsidP="002717A0">
      <w:pPr>
        <w:pStyle w:val="ac"/>
        <w:jc w:val="center"/>
        <w:rPr>
          <w:sz w:val="14"/>
        </w:rPr>
      </w:pPr>
      <w:r w:rsidRPr="002717A0">
        <w:rPr>
          <w:rFonts w:ascii="Times New Roman" w:hAnsi="Times New Roman"/>
          <w:sz w:val="20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#5. Код до завдання №2 з Алготестера</w:t>
      </w:r>
    </w:p>
    <w:p w:rsidR="00100733" w:rsidRDefault="00880EE1" w:rsidP="00F13B90">
      <w:pPr>
        <w:pStyle w:val="normal"/>
        <w:rPr>
          <w:lang w:val="uk-UA"/>
        </w:rPr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Request:</w:t>
      </w:r>
      <w:r w:rsidR="00F13B90" w:rsidRPr="00F13B90">
        <w:rPr>
          <w:rStyle w:val="ab"/>
        </w:rPr>
        <w:t xml:space="preserve"> </w:t>
      </w:r>
      <w:hyperlink r:id="rId49" w:history="1">
        <w:r w:rsidR="00F13B90">
          <w:rPr>
            <w:rStyle w:val="Hyperlink2"/>
          </w:rPr>
          <w:t>https://github.com/artificial-intelligence-department/ai_programming_playground_2026/pull/462/changes#diff-24855a9e0bd0cb952512a6951f5d7bb34bb9562bba500997146754ac65274f37</w:t>
        </w:r>
      </w:hyperlink>
    </w:p>
    <w:p w:rsidR="00F13B90" w:rsidRPr="00F13B90" w:rsidRDefault="00F13B90" w:rsidP="00F13B90">
      <w:pPr>
        <w:pStyle w:val="normal"/>
        <w:rPr>
          <w:lang w:val="uk-UA"/>
        </w:rPr>
      </w:pPr>
    </w:p>
    <w:p w:rsidR="00100733" w:rsidRPr="002717A0" w:rsidRDefault="00880EE1">
      <w:pPr>
        <w:pStyle w:val="normal"/>
        <w:rPr>
          <w:sz w:val="24"/>
          <w:szCs w:val="24"/>
          <w:lang w:val="en-US"/>
        </w:rPr>
      </w:pPr>
      <w:r w:rsidRPr="002717A0">
        <w:rPr>
          <w:rFonts w:ascii="Times New Roman" w:hAnsi="Times New Roman"/>
          <w:b/>
          <w:sz w:val="24"/>
          <w:szCs w:val="24"/>
        </w:rPr>
        <w:t>Завдання</w:t>
      </w:r>
      <w:r w:rsidRPr="002717A0">
        <w:rPr>
          <w:rFonts w:ascii="Times New Roman" w:hAnsi="Times New Roman"/>
          <w:b/>
          <w:sz w:val="24"/>
          <w:szCs w:val="24"/>
          <w:lang w:val="en-US"/>
        </w:rPr>
        <w:t xml:space="preserve"> №6 self_practice_algotester_task_3_vlada_tashohlo</w:t>
      </w:r>
    </w:p>
    <w:p w:rsidR="00100733" w:rsidRPr="002717A0" w:rsidRDefault="00880EE1">
      <w:pPr>
        <w:pStyle w:val="normal"/>
        <w:rPr>
          <w:sz w:val="24"/>
          <w:szCs w:val="24"/>
        </w:rPr>
      </w:pPr>
      <w:r w:rsidRPr="002717A0">
        <w:rPr>
          <w:rFonts w:ascii="Times New Roman" w:hAnsi="Times New Roman"/>
          <w:sz w:val="24"/>
          <w:szCs w:val="24"/>
        </w:rPr>
        <w:t xml:space="preserve">Було реалізовано програму мовою C++, яка знаходить </w:t>
      </w:r>
      <w:r w:rsidR="00BC2946">
        <w:rPr>
          <w:rFonts w:ascii="Times New Roman" w:hAnsi="Times New Roman"/>
          <w:sz w:val="24"/>
          <w:szCs w:val="24"/>
          <w:lang w:val="uk-UA"/>
        </w:rPr>
        <w:t>найбільшу зростаючу послідовність</w:t>
      </w:r>
      <w:r w:rsidRPr="002717A0">
        <w:rPr>
          <w:rFonts w:ascii="Times New Roman" w:hAnsi="Times New Roman"/>
          <w:sz w:val="24"/>
          <w:szCs w:val="24"/>
        </w:rPr>
        <w:t xml:space="preserve"> (задача Алготестер, самостійна практика).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0F736E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 xml:space="preserve">/* 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0F736E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Епік 3. self practice: Algotester, задача "Найбільша зростаюча підпослідовність"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0F736E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Авторка: Влада Ташогло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ru-RU"/>
        </w:rPr>
      </w:pPr>
      <w:r w:rsidRPr="000F736E">
        <w:rPr>
          <w:rFonts w:ascii="Consolas" w:eastAsia="Times New Roman" w:hAnsi="Consolas" w:cs="Times New Roman"/>
          <w:color w:val="8B949E"/>
          <w:sz w:val="17"/>
          <w:szCs w:val="17"/>
          <w:lang w:val="ru-RU"/>
        </w:rPr>
        <w:t>Група: ші-11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8B949E"/>
          <w:sz w:val="17"/>
          <w:szCs w:val="17"/>
          <w:lang w:val="en-US"/>
        </w:rPr>
        <w:t>*/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#include</w:t>
      </w:r>
      <w:r w:rsidRPr="000F736E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A5D6FF"/>
          <w:sz w:val="17"/>
          <w:szCs w:val="17"/>
          <w:lang w:val="en-US"/>
        </w:rPr>
        <w:t>&lt;iostream&gt;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using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namespace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4EC9B0"/>
          <w:sz w:val="17"/>
          <w:szCs w:val="17"/>
          <w:lang w:val="en-US"/>
        </w:rPr>
        <w:t>std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main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() 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cin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new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];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cin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&gt;&gt;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a[i];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569CD6"/>
          <w:sz w:val="17"/>
          <w:szCs w:val="17"/>
          <w:lang w:val="en-US"/>
        </w:rPr>
        <w:t>*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dp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new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[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];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dp[i]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j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; j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i; j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) 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(a[j]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a[i]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&amp;&amp;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dp[j]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dp[i]) 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    dp[i]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dp[j]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1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ans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for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(</w:t>
      </w:r>
      <w:r w:rsidRPr="000F736E">
        <w:rPr>
          <w:rFonts w:ascii="Consolas" w:eastAsia="Times New Roman" w:hAnsi="Consolas" w:cs="Times New Roman"/>
          <w:color w:val="FF7B72"/>
          <w:sz w:val="17"/>
          <w:szCs w:val="17"/>
          <w:lang w:val="en-US"/>
        </w:rPr>
        <w:t>int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n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;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i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++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)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if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(dp[i]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&gt;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ans) {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    ans </w:t>
      </w:r>
      <w:r w:rsidRPr="000F736E">
        <w:rPr>
          <w:rFonts w:ascii="Consolas" w:eastAsia="Times New Roman" w:hAnsi="Consolas" w:cs="Times New Roman"/>
          <w:color w:val="D4D4D4"/>
          <w:sz w:val="17"/>
          <w:szCs w:val="17"/>
          <w:lang w:val="en-US"/>
        </w:rPr>
        <w:t>=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 dp[i];</w:t>
      </w:r>
    </w:p>
    <w:p w:rsidR="000F736E" w:rsidRPr="00F13B90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 xml:space="preserve">        </w:t>
      </w:r>
      <w:r w:rsidRPr="00F13B9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    }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cout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ans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&lt;&lt;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D2A8FF"/>
          <w:sz w:val="17"/>
          <w:szCs w:val="17"/>
          <w:lang w:val="en-US"/>
        </w:rPr>
        <w:t>endl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0F736E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lastRenderedPageBreak/>
        <w:t xml:space="preserve">    </w:t>
      </w:r>
      <w:r w:rsidRPr="000F736E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delete[]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0F736E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a</w:t>
      </w: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A05A40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0F736E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delete[]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C9D1D9"/>
          <w:sz w:val="17"/>
          <w:szCs w:val="17"/>
          <w:lang w:val="en-US"/>
        </w:rPr>
        <w:t>dp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A05A40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</w:p>
    <w:p w:rsidR="000F736E" w:rsidRPr="00A05A40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    </w:t>
      </w:r>
      <w:r w:rsidRPr="00A05A40">
        <w:rPr>
          <w:rFonts w:ascii="Consolas" w:eastAsia="Times New Roman" w:hAnsi="Consolas" w:cs="Times New Roman"/>
          <w:color w:val="C586C0"/>
          <w:sz w:val="17"/>
          <w:szCs w:val="17"/>
          <w:lang w:val="en-US"/>
        </w:rPr>
        <w:t>return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 xml:space="preserve"> </w:t>
      </w:r>
      <w:r w:rsidRPr="00A05A40">
        <w:rPr>
          <w:rFonts w:ascii="Consolas" w:eastAsia="Times New Roman" w:hAnsi="Consolas" w:cs="Times New Roman"/>
          <w:color w:val="B5CEA8"/>
          <w:sz w:val="17"/>
          <w:szCs w:val="17"/>
          <w:lang w:val="en-US"/>
        </w:rPr>
        <w:t>0</w:t>
      </w: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;</w:t>
      </w:r>
    </w:p>
    <w:p w:rsidR="000F736E" w:rsidRPr="00A05A40" w:rsidRDefault="000F736E" w:rsidP="000F736E">
      <w:pPr>
        <w:shd w:val="clear" w:color="auto" w:fill="121314"/>
        <w:spacing w:line="228" w:lineRule="atLeast"/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</w:pPr>
      <w:r w:rsidRPr="00A05A40">
        <w:rPr>
          <w:rFonts w:ascii="Consolas" w:eastAsia="Times New Roman" w:hAnsi="Consolas" w:cs="Times New Roman"/>
          <w:color w:val="BBBEBF"/>
          <w:sz w:val="17"/>
          <w:szCs w:val="17"/>
          <w:lang w:val="en-US"/>
        </w:rPr>
        <w:t>}</w:t>
      </w:r>
    </w:p>
    <w:p w:rsidR="00100733" w:rsidRDefault="002717A0" w:rsidP="002717A0">
      <w:pPr>
        <w:pStyle w:val="ac"/>
        <w:jc w:val="center"/>
      </w:pPr>
      <w:r>
        <w:rPr>
          <w:rFonts w:ascii="Times New Roman" w:hAnsi="Times New Roman"/>
          <w:sz w:val="24"/>
        </w:rPr>
        <w:t xml:space="preserve"> </w:t>
      </w:r>
      <w:r w:rsidR="00880EE1" w:rsidRPr="002717A0">
        <w:rPr>
          <w:rFonts w:ascii="Times New Roman" w:hAnsi="Times New Roman"/>
          <w:sz w:val="20"/>
        </w:rPr>
        <w:t>Code #6. Код до завдання №3 з Алготестера</w:t>
      </w:r>
    </w:p>
    <w:p w:rsidR="00100733" w:rsidRDefault="00880EE1" w:rsidP="00F13B90">
      <w:pPr>
        <w:pStyle w:val="normal"/>
      </w:pPr>
      <w:r w:rsidRPr="002717A0">
        <w:rPr>
          <w:rFonts w:ascii="Times New Roman" w:hAnsi="Times New Roman"/>
          <w:b/>
          <w:sz w:val="24"/>
          <w:szCs w:val="24"/>
        </w:rPr>
        <w:t>Посилання на файл коду в Pull Request:</w:t>
      </w:r>
      <w:r w:rsidR="00F13B90" w:rsidRPr="00F13B90">
        <w:rPr>
          <w:rStyle w:val="ab"/>
        </w:rPr>
        <w:t xml:space="preserve"> </w:t>
      </w:r>
      <w:hyperlink r:id="rId50" w:history="1">
        <w:r w:rsidR="00F13B90">
          <w:rPr>
            <w:rStyle w:val="Hyperlink2"/>
          </w:rPr>
          <w:t>https://github.com/artificial-intelligence-department/ai_programming_playground_2026/pull/462/changes#diff-b703bc8d0c1fddf71b2debb6c508eaa274c83599061f2ed997d990bec0117ccc</w:t>
        </w:r>
      </w:hyperlink>
    </w:p>
    <w:p w:rsidR="00100733" w:rsidRDefault="00880EE1">
      <w:pPr>
        <w:pStyle w:val="2"/>
      </w:pPr>
      <w:r>
        <w:t>4.</w:t>
      </w:r>
      <w:r>
        <w:tab/>
        <w:t>Результати виконання завдань, тестування та фактично затрачений час: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b/>
          <w:sz w:val="24"/>
          <w:szCs w:val="24"/>
        </w:rPr>
        <w:t>Завдання №1 lab_2_task_1, варіант 15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Програму було скомпільовано та запущено у середовищі Visual Studio Code. Для перевірки правильності роботи використано контрольні значення.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Обчислення ряду виконується рекуррентно: a₁ = 0.5, далі кожен наступний член обчислюється через попередній за формулою aₙ₊₁ = aₙ · (n+1)² / 2^(2n+1). Такий підхід дозволяє уникнути переповнення типу при обчисленні (n!)² для великих n.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Перевірка за рекуррентною формулою:</w:t>
      </w:r>
    </w:p>
    <w:p w:rsidR="00100733" w:rsidRPr="000D13E9" w:rsidRDefault="00880EE1" w:rsidP="000D13E9">
      <w:pPr>
        <w:pStyle w:val="normal"/>
        <w:ind w:left="1418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a₁ = (1!)²/2¹ = 0.5 — збігається з результатом програми;</w:t>
      </w:r>
    </w:p>
    <w:p w:rsidR="00100733" w:rsidRPr="000D13E9" w:rsidRDefault="00880EE1" w:rsidP="000D13E9">
      <w:pPr>
        <w:pStyle w:val="normal"/>
        <w:ind w:left="1418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a₂ = 0.5 · 4 / 2³ = 0.25 — збігається;</w:t>
      </w:r>
    </w:p>
    <w:p w:rsidR="00100733" w:rsidRPr="000D13E9" w:rsidRDefault="00880EE1" w:rsidP="000D13E9">
      <w:pPr>
        <w:pStyle w:val="normal"/>
        <w:ind w:left="1418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a₃ = 0.25 · 9 / 2⁵ = 0.0703125 — збігається;</w:t>
      </w:r>
    </w:p>
    <w:p w:rsidR="00100733" w:rsidRPr="000D13E9" w:rsidRDefault="00880EE1" w:rsidP="000D13E9">
      <w:pPr>
        <w:pStyle w:val="normal"/>
        <w:ind w:left="1418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a₄ = 0.0703125 · 16 / 2⁷ = 0.0087890625 — збігається;</w:t>
      </w:r>
    </w:p>
    <w:p w:rsidR="00100733" w:rsidRPr="000D13E9" w:rsidRDefault="00880EE1" w:rsidP="000D13E9">
      <w:pPr>
        <w:pStyle w:val="normal"/>
        <w:ind w:left="1418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a₅ = 0.0087890625 · 25 / 2⁹ = 0.0004291534 — збігається.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Оскільки a₆ &lt; ε = 0.0001, цикл завершується. Часткова сума за 5 доданків становить 0.82953072, отже сума ряду ≈ 0.82953.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Результат виконання програми в консолі:</w:t>
      </w:r>
    </w:p>
    <w:p w:rsidR="00805C1D" w:rsidRDefault="00805C1D">
      <w:pPr>
        <w:pStyle w:val="ac"/>
        <w:jc w:val="center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b w:val="0"/>
          <w:bCs w:val="0"/>
          <w:noProof/>
          <w:sz w:val="20"/>
          <w:szCs w:val="20"/>
          <w:lang w:val="ru-RU"/>
        </w:rPr>
        <w:drawing>
          <wp:inline distT="0" distB="0" distL="0" distR="0">
            <wp:extent cx="4808220" cy="219456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Pr="000D13E9" w:rsidRDefault="0079704B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Рис.3</w:t>
      </w:r>
      <w:r w:rsidR="00880EE1" w:rsidRPr="000D13E9">
        <w:rPr>
          <w:rFonts w:ascii="Times New Roman" w:hAnsi="Times New Roman"/>
          <w:sz w:val="20"/>
          <w:szCs w:val="20"/>
        </w:rPr>
        <w:t>. Консольний результат виконання lab_2_task_1, варіант 15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Час, затрачений на виконання завдання №1: ~1 год (фактично; відповідає плановій 1 год.).</w:t>
      </w:r>
    </w:p>
    <w:p w:rsidR="00100733" w:rsidRPr="000D13E9" w:rsidRDefault="000D13E9" w:rsidP="000D13E9">
      <w:pPr>
        <w:pStyle w:val="normal"/>
        <w:tabs>
          <w:tab w:val="left" w:pos="1176"/>
        </w:tabs>
        <w:rPr>
          <w:sz w:val="24"/>
          <w:szCs w:val="24"/>
        </w:rPr>
      </w:pPr>
      <w:r w:rsidRPr="000D13E9">
        <w:rPr>
          <w:sz w:val="24"/>
          <w:szCs w:val="24"/>
        </w:rPr>
        <w:tab/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b/>
          <w:sz w:val="24"/>
          <w:szCs w:val="24"/>
        </w:rPr>
        <w:t>Завдання №2 lab_3_task_1, варіант 17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lastRenderedPageBreak/>
        <w:t>Програму було скомпільовано та запущено у середовищі Visual Studio Code. Для кожного з 11 значень x (від 0.1 до 1.0 з кроком 0.09) обчислюються три величини: SN — сума для заданого n = 10, SE — сума для заданої точності ε = 0.0001 та Y — точне значення функції.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Результати обчислень: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7"/>
        <w:gridCol w:w="2041"/>
        <w:gridCol w:w="2041"/>
        <w:gridCol w:w="2041"/>
        <w:gridCol w:w="1020"/>
      </w:tblGrid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S(n = 10)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S(eps)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exact (y)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0.10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1.005004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1.005000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1.005004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0.19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1.018104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1.018050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1.018104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0.28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1.039457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1.039456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1.039457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0.37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1.069234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1.069231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1.069234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0.46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1.107679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1.107666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1.107679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0.55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1.155101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1.155063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1.155101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0.64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1.211887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1.211791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1.211887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0.73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1.278495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1.278493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1.278495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0.82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1.355466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1.355461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1.355466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0.91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1.443423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1.443412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1.443423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00733" w:rsidRPr="000D13E9">
        <w:trPr>
          <w:jc w:val="center"/>
        </w:trPr>
        <w:tc>
          <w:tcPr>
            <w:tcW w:w="1247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1.543081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1.543056</w:t>
            </w:r>
          </w:p>
        </w:tc>
        <w:tc>
          <w:tcPr>
            <w:tcW w:w="2041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1.543081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:rsidR="00100733" w:rsidRPr="000D13E9" w:rsidRDefault="00100733">
      <w:pPr>
        <w:pStyle w:val="normal"/>
        <w:rPr>
          <w:sz w:val="24"/>
          <w:szCs w:val="24"/>
        </w:rPr>
      </w:pP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Аналіз отриманих результатів:</w:t>
      </w:r>
    </w:p>
    <w:p w:rsidR="00100733" w:rsidRPr="000D13E9" w:rsidRDefault="00880EE1" w:rsidP="000D13E9">
      <w:pPr>
        <w:pStyle w:val="normal"/>
        <w:numPr>
          <w:ilvl w:val="1"/>
          <w:numId w:val="10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значення SN та точне значення y збігаються з точністю до 6 знаків після комити, що підтверджує правильність реалізації;</w:t>
      </w:r>
    </w:p>
    <w:p w:rsidR="00100733" w:rsidRPr="000D13E9" w:rsidRDefault="00880EE1" w:rsidP="000D13E9">
      <w:pPr>
        <w:pStyle w:val="normal"/>
        <w:numPr>
          <w:ilvl w:val="1"/>
          <w:numId w:val="10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значення SE відрізняються від точного значення вже у п’ятому знаку, бо цикл завершується, коли aₙ &lt; ε, тобто коли доданий член ще не менший за ε, — саме тому для досягнення ε треба додати ще один член;</w:t>
      </w:r>
    </w:p>
    <w:p w:rsidR="00100733" w:rsidRPr="000D13E9" w:rsidRDefault="00880EE1" w:rsidP="000D13E9">
      <w:pPr>
        <w:pStyle w:val="normal"/>
        <w:numPr>
          <w:ilvl w:val="1"/>
          <w:numId w:val="10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кількість доданих членів m зростає від 2 до 4 у міру зростання x, що відповідає вимозі: чим більше аргумент, тим повільніше збігається ряд;</w:t>
      </w:r>
    </w:p>
    <w:p w:rsidR="00100733" w:rsidRPr="000D13E9" w:rsidRDefault="00880EE1" w:rsidP="000D13E9">
      <w:pPr>
        <w:pStyle w:val="normal"/>
        <w:numPr>
          <w:ilvl w:val="1"/>
          <w:numId w:val="10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для x = 1.0 (найбільша точка відрізка) SN = 1.543081, що відповідає cosh(1) = (e + 1/e) / 2 ≈ 1.5430806 — збіг підтверджено.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Результат виконання програми в консолі:</w:t>
      </w:r>
    </w:p>
    <w:p w:rsidR="00637D9C" w:rsidRDefault="00637D9C" w:rsidP="00637D9C">
      <w:pPr>
        <w:pStyle w:val="ac"/>
        <w:jc w:val="center"/>
        <w:rPr>
          <w:rFonts w:ascii="Consolas" w:hAnsi="Consolas"/>
          <w:b w:val="0"/>
          <w:bCs w:val="0"/>
          <w:noProof/>
          <w:color w:val="D4D4D4"/>
          <w:sz w:val="14"/>
          <w:lang w:val="ru-RU"/>
        </w:rPr>
      </w:pPr>
    </w:p>
    <w:p w:rsidR="00637D9C" w:rsidRDefault="00805C1D" w:rsidP="00637D9C">
      <w:pPr>
        <w:pStyle w:val="ac"/>
        <w:jc w:val="center"/>
        <w:rPr>
          <w:rFonts w:ascii="Consolas" w:hAnsi="Consolas"/>
          <w:noProof/>
          <w:color w:val="D4D4D4"/>
          <w:sz w:val="14"/>
          <w:lang w:val="ru-RU"/>
        </w:rPr>
      </w:pPr>
      <w:r>
        <w:rPr>
          <w:rFonts w:ascii="Consolas" w:hAnsi="Consolas"/>
          <w:b w:val="0"/>
          <w:bCs w:val="0"/>
          <w:noProof/>
          <w:color w:val="D4D4D4"/>
          <w:sz w:val="14"/>
          <w:lang w:val="ru-RU"/>
        </w:rPr>
        <w:lastRenderedPageBreak/>
        <w:drawing>
          <wp:inline distT="0" distB="0" distL="0" distR="0">
            <wp:extent cx="4838700" cy="28956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Pr="00637D9C" w:rsidRDefault="0079704B" w:rsidP="00637D9C">
      <w:pPr>
        <w:pStyle w:val="ac"/>
        <w:jc w:val="center"/>
        <w:rPr>
          <w:rFonts w:ascii="Consolas" w:hAnsi="Consolas"/>
          <w:noProof/>
          <w:color w:val="D4D4D4"/>
          <w:sz w:val="14"/>
          <w:lang w:val="ru-RU"/>
        </w:rPr>
      </w:pPr>
      <w:r>
        <w:rPr>
          <w:rFonts w:ascii="Times New Roman" w:hAnsi="Times New Roman"/>
          <w:sz w:val="20"/>
          <w:szCs w:val="20"/>
        </w:rPr>
        <w:t>Рис.4</w:t>
      </w:r>
      <w:r w:rsidR="00880EE1" w:rsidRPr="000D13E9">
        <w:rPr>
          <w:rFonts w:ascii="Times New Roman" w:hAnsi="Times New Roman"/>
          <w:sz w:val="20"/>
          <w:szCs w:val="20"/>
        </w:rPr>
        <w:t>. Консольний результат виконання lab_3_task_1, варіант 17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Час, затрачений на виконання завдання №2: ~2 год (фактично; відповідає плановій 2 год.).</w:t>
      </w:r>
    </w:p>
    <w:p w:rsidR="00100733" w:rsidRPr="000D13E9" w:rsidRDefault="00100733">
      <w:pPr>
        <w:pStyle w:val="normal"/>
        <w:rPr>
          <w:sz w:val="24"/>
          <w:szCs w:val="24"/>
        </w:rPr>
      </w:pP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b/>
          <w:sz w:val="24"/>
          <w:szCs w:val="24"/>
        </w:rPr>
        <w:t>Завдання №3 Практичне завдання «Аналізатор місячного бюджету»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Програму було протестовано на контрольних даних із умови завдання: бюджет 8000 грн, 10 днів обліку, витрати 450 0 1200 320 2800 0 150 890 3400 260.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Під час тестування було перевірено: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виведення витрат по днях (пункт 1);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обчислення статистики рекурсивною функцією (пункт 2);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пошук днів з перевищенням денного ліміту та значення за замовчуванням (пункт 3);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пошук трьох найдорожчих днів вкладеними циклами (пункт 4);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  <w:lang w:val="en-US"/>
        </w:rPr>
      </w:pPr>
      <w:r w:rsidRPr="000D13E9">
        <w:rPr>
          <w:rFonts w:ascii="Times New Roman" w:hAnsi="Times New Roman"/>
          <w:sz w:val="24"/>
          <w:szCs w:val="24"/>
        </w:rPr>
        <w:t>роботу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D13E9">
        <w:rPr>
          <w:rFonts w:ascii="Times New Roman" w:hAnsi="Times New Roman"/>
          <w:sz w:val="24"/>
          <w:szCs w:val="24"/>
        </w:rPr>
        <w:t>циклів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while, do while, for, </w:t>
      </w:r>
      <w:r w:rsidRPr="000D13E9">
        <w:rPr>
          <w:rFonts w:ascii="Times New Roman" w:hAnsi="Times New Roman"/>
          <w:sz w:val="24"/>
          <w:szCs w:val="24"/>
        </w:rPr>
        <w:t>а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D13E9">
        <w:rPr>
          <w:rFonts w:ascii="Times New Roman" w:hAnsi="Times New Roman"/>
          <w:sz w:val="24"/>
          <w:szCs w:val="24"/>
        </w:rPr>
        <w:t>також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D13E9">
        <w:rPr>
          <w:rFonts w:ascii="Times New Roman" w:hAnsi="Times New Roman"/>
          <w:sz w:val="24"/>
          <w:szCs w:val="24"/>
        </w:rPr>
        <w:t>операторів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break, continue </w:t>
      </w:r>
      <w:r w:rsidRPr="000D13E9">
        <w:rPr>
          <w:rFonts w:ascii="Times New Roman" w:hAnsi="Times New Roman"/>
          <w:sz w:val="24"/>
          <w:szCs w:val="24"/>
        </w:rPr>
        <w:t>та</w:t>
      </w:r>
      <w:r w:rsidRPr="000D13E9">
        <w:rPr>
          <w:rFonts w:ascii="Times New Roman" w:hAnsi="Times New Roman"/>
          <w:sz w:val="24"/>
          <w:szCs w:val="24"/>
          <w:lang w:val="en-US"/>
        </w:rPr>
        <w:t xml:space="preserve"> goto;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валідацію вхідних даних: від’ємний бюджет, N поза межами 1…31, від’ємні витрати, нечислові символи, неправильний пункт меню.</w:t>
      </w:r>
    </w:p>
    <w:p w:rsidR="00100733" w:rsidRPr="000D13E9" w:rsidRDefault="00880EE1" w:rsidP="000D13E9">
      <w:pPr>
        <w:pStyle w:val="normal"/>
        <w:numPr>
          <w:ilvl w:val="0"/>
          <w:numId w:val="11"/>
        </w:numPr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роботу операторів new[] та delete[] (пам’ять звільняється коректно).</w:t>
      </w:r>
    </w:p>
    <w:p w:rsidR="00100733" w:rsidRPr="000D13E9" w:rsidRDefault="00100733">
      <w:pPr>
        <w:pStyle w:val="normal"/>
        <w:rPr>
          <w:sz w:val="24"/>
          <w:szCs w:val="24"/>
        </w:rPr>
      </w:pP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Порівняння отриманих результатів із контрольними значеннями з умови завдання: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13"/>
        <w:gridCol w:w="2417"/>
        <w:gridCol w:w="2412"/>
        <w:gridCol w:w="1303"/>
      </w:tblGrid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Величина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Очікуване значення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Отримане значення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Мінімум і максимум за день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0.00 і 3400.00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0.00 і 3400.00 грн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Сумарні витрати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9470.00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9470.00 грн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Перевитрата понад бюджет 8000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1470.00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1470.00 грн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Днів з покупками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 xml:space="preserve">Середні витрати за день з </w:t>
            </w:r>
            <w:r w:rsidRPr="000D13E9">
              <w:rPr>
                <w:rFonts w:ascii="Times New Roman" w:hAnsi="Times New Roman"/>
                <w:sz w:val="24"/>
                <w:szCs w:val="24"/>
              </w:rPr>
              <w:lastRenderedPageBreak/>
              <w:t>покупками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lastRenderedPageBreak/>
              <w:t>1183.75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1183.75 грн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lastRenderedPageBreak/>
              <w:t>Днів понад ліміт 1000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 (дні 3, 5, 9)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 (дні 3, 5, 9)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Топ-3 витрат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3400.00, 2800.00, 1200.00 грн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3400.00, 2800.00, 1200.00 грн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100733" w:rsidRPr="000D13E9">
        <w:trPr>
          <w:jc w:val="center"/>
        </w:trPr>
        <w:tc>
          <w:tcPr>
            <w:tcW w:w="3402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День, коли бюджет вичерпано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608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020" w:type="dxa"/>
          </w:tcPr>
          <w:p w:rsidR="00100733" w:rsidRPr="000D13E9" w:rsidRDefault="00880EE1">
            <w:pPr>
              <w:jc w:val="center"/>
              <w:rPr>
                <w:sz w:val="24"/>
                <w:szCs w:val="24"/>
              </w:rPr>
            </w:pPr>
            <w:r w:rsidRPr="000D13E9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:rsidR="00100733" w:rsidRPr="000D13E9" w:rsidRDefault="00100733">
      <w:pPr>
        <w:pStyle w:val="normal"/>
        <w:rPr>
          <w:sz w:val="24"/>
          <w:szCs w:val="24"/>
        </w:rPr>
      </w:pP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Усі контрольні значення збігаються, отже програма виконала умови завдання.</w:t>
      </w: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Результат виконання програми в консолі:</w:t>
      </w:r>
    </w:p>
    <w:p w:rsidR="00100733" w:rsidRDefault="00805C1D">
      <w:pPr>
        <w:pStyle w:val="ac"/>
        <w:jc w:val="center"/>
        <w:rPr>
          <w:rFonts w:ascii="Times New Roman" w:hAnsi="Times New Roman"/>
          <w:sz w:val="20"/>
          <w:szCs w:val="20"/>
          <w:lang w:val="ru-RU"/>
        </w:rPr>
      </w:pPr>
      <w:r>
        <w:rPr>
          <w:rFonts w:ascii="Consolas" w:hAnsi="Consolas"/>
          <w:noProof/>
          <w:color w:val="D4D4D4"/>
          <w:sz w:val="14"/>
          <w:lang w:val="ru-RU"/>
        </w:rPr>
        <w:drawing>
          <wp:inline distT="0" distB="0" distL="0" distR="0">
            <wp:extent cx="5733415" cy="5122371"/>
            <wp:effectExtent l="1905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22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704B">
        <w:rPr>
          <w:rFonts w:ascii="Times New Roman" w:hAnsi="Times New Roman"/>
          <w:sz w:val="20"/>
          <w:szCs w:val="20"/>
        </w:rPr>
        <w:t>Рис.5</w:t>
      </w:r>
      <w:r w:rsidR="00880EE1" w:rsidRPr="000D13E9">
        <w:rPr>
          <w:rFonts w:ascii="Times New Roman" w:hAnsi="Times New Roman"/>
          <w:sz w:val="20"/>
          <w:szCs w:val="20"/>
        </w:rPr>
        <w:t>. Консольний результат виконання практичного завдання «Аналізатор місячного бюджету»</w:t>
      </w:r>
    </w:p>
    <w:p w:rsidR="00805C1D" w:rsidRDefault="00FC2A23" w:rsidP="00FC2A23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733415" cy="4760550"/>
            <wp:effectExtent l="1905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04B" w:rsidRPr="0079704B" w:rsidRDefault="0079704B" w:rsidP="00FC2A23">
      <w:pPr>
        <w:jc w:val="center"/>
        <w:rPr>
          <w:b/>
          <w:color w:val="4F81BD" w:themeColor="accent1"/>
          <w:lang w:val="ru-RU"/>
        </w:rPr>
      </w:pPr>
      <w:r>
        <w:rPr>
          <w:rFonts w:ascii="Times New Roman" w:hAnsi="Times New Roman"/>
          <w:b/>
          <w:color w:val="4F81BD" w:themeColor="accent1"/>
          <w:sz w:val="20"/>
          <w:szCs w:val="20"/>
        </w:rPr>
        <w:t>Рис.6</w:t>
      </w:r>
      <w:r w:rsidRPr="0079704B">
        <w:rPr>
          <w:rFonts w:ascii="Times New Roman" w:hAnsi="Times New Roman"/>
          <w:b/>
          <w:color w:val="4F81BD" w:themeColor="accent1"/>
          <w:sz w:val="20"/>
          <w:szCs w:val="20"/>
        </w:rPr>
        <w:t>. Консольний результат виконання практичного завдання «Аналізатор місячного бюджету»</w:t>
      </w:r>
    </w:p>
    <w:p w:rsidR="00FC2A23" w:rsidRDefault="00FC2A23" w:rsidP="00FC2A23">
      <w:pPr>
        <w:jc w:val="center"/>
        <w:rPr>
          <w:lang w:val="ru-RU"/>
        </w:rPr>
      </w:pPr>
    </w:p>
    <w:p w:rsidR="00FC2A23" w:rsidRDefault="00FC2A23" w:rsidP="00FC2A23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733415" cy="3826601"/>
            <wp:effectExtent l="1905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04B" w:rsidRPr="0079704B" w:rsidRDefault="0079704B" w:rsidP="00FC2A23">
      <w:pPr>
        <w:jc w:val="center"/>
        <w:rPr>
          <w:b/>
          <w:color w:val="4F81BD" w:themeColor="accent1"/>
          <w:lang w:val="ru-RU"/>
        </w:rPr>
      </w:pPr>
      <w:r w:rsidRPr="0079704B">
        <w:rPr>
          <w:rFonts w:ascii="Times New Roman" w:hAnsi="Times New Roman"/>
          <w:b/>
          <w:color w:val="4F81BD" w:themeColor="accent1"/>
          <w:sz w:val="20"/>
          <w:szCs w:val="20"/>
        </w:rPr>
        <w:t>Рис.7. Консольний результат виконання практичного завдання «Аналізатор місячного бюджету»</w:t>
      </w:r>
    </w:p>
    <w:p w:rsidR="00FC2A23" w:rsidRDefault="00FC2A23" w:rsidP="00FC2A23">
      <w:pPr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4581852" cy="8561709"/>
            <wp:effectExtent l="19050" t="0" r="9198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40" cy="8564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04B" w:rsidRPr="0079704B" w:rsidRDefault="0079704B" w:rsidP="00FC2A23">
      <w:pPr>
        <w:jc w:val="center"/>
        <w:rPr>
          <w:b/>
          <w:color w:val="4F81BD" w:themeColor="accent1"/>
        </w:rPr>
      </w:pPr>
      <w:r>
        <w:rPr>
          <w:rFonts w:ascii="Times New Roman" w:hAnsi="Times New Roman"/>
          <w:b/>
          <w:color w:val="4F81BD" w:themeColor="accent1"/>
          <w:sz w:val="20"/>
          <w:szCs w:val="20"/>
        </w:rPr>
        <w:t>Рис.8</w:t>
      </w:r>
      <w:r w:rsidRPr="0079704B">
        <w:rPr>
          <w:rFonts w:ascii="Times New Roman" w:hAnsi="Times New Roman"/>
          <w:b/>
          <w:color w:val="4F81BD" w:themeColor="accent1"/>
          <w:sz w:val="20"/>
          <w:szCs w:val="20"/>
        </w:rPr>
        <w:t>. Консольний результат виконання практичного завдання «Аналізатор місячного бюджету»</w:t>
      </w:r>
    </w:p>
    <w:p w:rsidR="00100733" w:rsidRDefault="00880EE1">
      <w:pPr>
        <w:pStyle w:val="normal"/>
      </w:pPr>
      <w:r>
        <w:rPr>
          <w:rFonts w:ascii="Times New Roman" w:hAnsi="Times New Roman"/>
          <w:sz w:val="28"/>
        </w:rPr>
        <w:lastRenderedPageBreak/>
        <w:t>Час, затрачений на виконання завдання №3: ~4 год (фактично; відповідає плановій 4 год.).</w:t>
      </w:r>
    </w:p>
    <w:p w:rsidR="00100733" w:rsidRDefault="00100733">
      <w:pPr>
        <w:pStyle w:val="normal"/>
      </w:pPr>
    </w:p>
    <w:p w:rsidR="00100733" w:rsidRDefault="00880EE1" w:rsidP="000D13E9">
      <w:pPr>
        <w:pStyle w:val="normal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</w:rPr>
        <w:t>Завдання №4 Алготестер, самостійна практика</w:t>
      </w:r>
    </w:p>
    <w:p w:rsidR="000D13E9" w:rsidRPr="000D13E9" w:rsidRDefault="000D13E9" w:rsidP="000D13E9">
      <w:pPr>
        <w:pStyle w:val="normal"/>
        <w:rPr>
          <w:lang w:val="uk-UA"/>
        </w:rPr>
      </w:pPr>
      <w:r>
        <w:rPr>
          <w:rFonts w:ascii="Times New Roman" w:hAnsi="Times New Roman"/>
          <w:sz w:val="28"/>
        </w:rPr>
        <w:t>Час, затрачений на виконання завдання №</w:t>
      </w:r>
      <w:r>
        <w:rPr>
          <w:rFonts w:ascii="Times New Roman" w:hAnsi="Times New Roman"/>
          <w:sz w:val="28"/>
          <w:lang w:val="uk-UA"/>
        </w:rPr>
        <w:t>4</w:t>
      </w:r>
      <w:r>
        <w:rPr>
          <w:rFonts w:ascii="Times New Roman" w:hAnsi="Times New Roman"/>
          <w:sz w:val="28"/>
        </w:rPr>
        <w:t>: ~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sz w:val="28"/>
        </w:rPr>
        <w:t xml:space="preserve"> год (фактично; відповідає плановій 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sz w:val="28"/>
        </w:rPr>
        <w:t xml:space="preserve"> год.).</w:t>
      </w:r>
    </w:p>
    <w:p w:rsidR="00100733" w:rsidRDefault="00100733">
      <w:pPr>
        <w:pStyle w:val="normal"/>
      </w:pPr>
    </w:p>
    <w:p w:rsidR="00100733" w:rsidRDefault="00880EE1">
      <w:pPr>
        <w:pStyle w:val="normal"/>
      </w:pPr>
      <w:r>
        <w:rPr>
          <w:rFonts w:ascii="Times New Roman" w:hAnsi="Times New Roman"/>
          <w:b/>
          <w:sz w:val="28"/>
        </w:rPr>
        <w:t>Підсумок фактично затраченого часу: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0"/>
        <w:gridCol w:w="4663"/>
        <w:gridCol w:w="1952"/>
        <w:gridCol w:w="1960"/>
      </w:tblGrid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Завдання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Плановий час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Фактичний час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lab_2_task_1, варіант 15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1 год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~1 год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lab_3_task_1, варіант 17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2 год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~2 год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Практичне завдання «Аналізатор місячного бюджету»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4 год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~4 год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Алготестер, завдання №1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0,5 год</w:t>
            </w:r>
          </w:p>
        </w:tc>
        <w:tc>
          <w:tcPr>
            <w:tcW w:w="1984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~0,5 год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Алготестер, завдання №2</w:t>
            </w:r>
          </w:p>
        </w:tc>
        <w:tc>
          <w:tcPr>
            <w:tcW w:w="1984" w:type="dxa"/>
          </w:tcPr>
          <w:p w:rsidR="00100733" w:rsidRDefault="00AC509E">
            <w:pPr>
              <w:jc w:val="center"/>
            </w:pPr>
            <w:r>
              <w:rPr>
                <w:rFonts w:ascii="Times New Roman" w:hAnsi="Times New Roman"/>
                <w:sz w:val="24"/>
              </w:rPr>
              <w:t>0,5</w:t>
            </w:r>
            <w:r w:rsidR="00880EE1">
              <w:rPr>
                <w:rFonts w:ascii="Times New Roman" w:hAnsi="Times New Roman"/>
                <w:sz w:val="24"/>
              </w:rPr>
              <w:t xml:space="preserve"> год</w:t>
            </w:r>
          </w:p>
        </w:tc>
        <w:tc>
          <w:tcPr>
            <w:tcW w:w="1984" w:type="dxa"/>
          </w:tcPr>
          <w:p w:rsidR="00100733" w:rsidRDefault="00AC509E">
            <w:pPr>
              <w:jc w:val="center"/>
            </w:pPr>
            <w:r>
              <w:rPr>
                <w:rFonts w:ascii="Times New Roman" w:hAnsi="Times New Roman"/>
                <w:sz w:val="24"/>
              </w:rPr>
              <w:t>~0,5</w:t>
            </w:r>
            <w:r w:rsidR="00880EE1">
              <w:rPr>
                <w:rFonts w:ascii="Times New Roman" w:hAnsi="Times New Roman"/>
                <w:sz w:val="24"/>
              </w:rPr>
              <w:t xml:space="preserve"> год</w:t>
            </w:r>
          </w:p>
        </w:tc>
      </w:tr>
      <w:tr w:rsidR="00100733">
        <w:trPr>
          <w:jc w:val="center"/>
        </w:trPr>
        <w:tc>
          <w:tcPr>
            <w:tcW w:w="680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819" w:type="dxa"/>
          </w:tcPr>
          <w:p w:rsidR="00100733" w:rsidRDefault="00880EE1"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Алготестер, завдання №3</w:t>
            </w:r>
          </w:p>
        </w:tc>
        <w:tc>
          <w:tcPr>
            <w:tcW w:w="1984" w:type="dxa"/>
          </w:tcPr>
          <w:p w:rsidR="00100733" w:rsidRDefault="00AC509E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  <w:r w:rsidR="00880EE1">
              <w:rPr>
                <w:rFonts w:ascii="Times New Roman" w:hAnsi="Times New Roman"/>
                <w:sz w:val="24"/>
              </w:rPr>
              <w:t>,5 год</w:t>
            </w:r>
          </w:p>
        </w:tc>
        <w:tc>
          <w:tcPr>
            <w:tcW w:w="1984" w:type="dxa"/>
          </w:tcPr>
          <w:p w:rsidR="00100733" w:rsidRDefault="00AC509E">
            <w:pPr>
              <w:jc w:val="center"/>
            </w:pPr>
            <w:r>
              <w:rPr>
                <w:rFonts w:ascii="Times New Roman" w:hAnsi="Times New Roman"/>
                <w:sz w:val="24"/>
              </w:rPr>
              <w:t>~0</w:t>
            </w:r>
            <w:r w:rsidR="00880EE1">
              <w:rPr>
                <w:rFonts w:ascii="Times New Roman" w:hAnsi="Times New Roman"/>
                <w:sz w:val="24"/>
              </w:rPr>
              <w:t>,5 год</w:t>
            </w:r>
          </w:p>
        </w:tc>
      </w:tr>
    </w:tbl>
    <w:p w:rsidR="00100733" w:rsidRDefault="00100733">
      <w:pPr>
        <w:pStyle w:val="normal"/>
      </w:pPr>
    </w:p>
    <w:p w:rsidR="00100733" w:rsidRDefault="00880EE1">
      <w:pPr>
        <w:pStyle w:val="2"/>
      </w:pPr>
      <w:r>
        <w:t>5.</w:t>
      </w:r>
      <w:r>
        <w:tab/>
        <w:t>Кооперація з командою:</w:t>
      </w:r>
    </w:p>
    <w:p w:rsidR="00100733" w:rsidRPr="0002277D" w:rsidRDefault="00880EE1">
      <w:pPr>
        <w:pStyle w:val="normal"/>
        <w:rPr>
          <w:sz w:val="24"/>
          <w:szCs w:val="24"/>
          <w:lang w:val="uk-UA"/>
        </w:rPr>
      </w:pPr>
      <w:r w:rsidRPr="000D13E9">
        <w:rPr>
          <w:rFonts w:ascii="Times New Roman" w:hAnsi="Times New Roman"/>
          <w:sz w:val="24"/>
          <w:szCs w:val="24"/>
        </w:rPr>
        <w:t>1-ша зустріч</w:t>
      </w:r>
      <w:r w:rsidR="0002277D">
        <w:rPr>
          <w:rFonts w:ascii="Times New Roman" w:hAnsi="Times New Roman"/>
          <w:sz w:val="24"/>
          <w:szCs w:val="24"/>
          <w:lang w:val="uk-UA"/>
        </w:rPr>
        <w:t xml:space="preserve"> 10.10.2026</w:t>
      </w:r>
      <w:r w:rsidRPr="000D13E9">
        <w:rPr>
          <w:rFonts w:ascii="Times New Roman" w:hAnsi="Times New Roman"/>
          <w:sz w:val="24"/>
          <w:szCs w:val="24"/>
        </w:rPr>
        <w:t>: обговорення задач Epic 3 на дошці Trello, розподіл завдань між учасниками групи, визначення варіантів лабораторних робіт.</w:t>
      </w:r>
      <w:r w:rsidR="0002277D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100733" w:rsidRDefault="0002277D">
      <w:pPr>
        <w:pStyle w:val="normal"/>
        <w:spacing w:before="2" w:after="2"/>
      </w:pPr>
      <w:r>
        <w:rPr>
          <w:rFonts w:ascii="Times New Roman" w:hAnsi="Times New Roman"/>
          <w:b/>
          <w:i/>
          <w:noProof/>
          <w:color w:val="C00000"/>
          <w:sz w:val="24"/>
        </w:rPr>
        <w:drawing>
          <wp:inline distT="0" distB="0" distL="0" distR="0">
            <wp:extent cx="5581151" cy="3169920"/>
            <wp:effectExtent l="19050" t="0" r="499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715" cy="3172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Pr="000D13E9" w:rsidRDefault="0079704B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Рис.9</w:t>
      </w:r>
      <w:r w:rsidR="00880EE1" w:rsidRPr="000D13E9">
        <w:rPr>
          <w:rFonts w:ascii="Times New Roman" w:hAnsi="Times New Roman"/>
          <w:sz w:val="20"/>
          <w:szCs w:val="20"/>
        </w:rPr>
        <w:t>. Скрін першої зустрічі в зум</w:t>
      </w:r>
    </w:p>
    <w:p w:rsidR="00100733" w:rsidRPr="000D13E9" w:rsidRDefault="0002277D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b w:val="0"/>
          <w:i/>
          <w:noProof/>
          <w:color w:val="C00000"/>
          <w:sz w:val="24"/>
          <w:lang w:val="ru-RU"/>
        </w:rPr>
        <w:lastRenderedPageBreak/>
        <w:drawing>
          <wp:inline distT="0" distB="0" distL="0" distR="0">
            <wp:extent cx="5733415" cy="3115176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15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704B">
        <w:rPr>
          <w:rFonts w:ascii="Times New Roman" w:hAnsi="Times New Roman"/>
          <w:sz w:val="20"/>
          <w:szCs w:val="20"/>
        </w:rPr>
        <w:t>Рис.10</w:t>
      </w:r>
      <w:r w:rsidR="00880EE1" w:rsidRPr="000D13E9">
        <w:rPr>
          <w:rFonts w:ascii="Times New Roman" w:hAnsi="Times New Roman"/>
          <w:sz w:val="20"/>
          <w:szCs w:val="20"/>
        </w:rPr>
        <w:t>. Скрін поточної дошки Trello на момент першої зустрічі</w:t>
      </w:r>
    </w:p>
    <w:p w:rsidR="00100733" w:rsidRPr="000D13E9" w:rsidRDefault="00100733">
      <w:pPr>
        <w:pStyle w:val="normal"/>
        <w:rPr>
          <w:sz w:val="20"/>
          <w:szCs w:val="20"/>
        </w:rPr>
      </w:pPr>
    </w:p>
    <w:p w:rsidR="00100733" w:rsidRPr="000D13E9" w:rsidRDefault="00880EE1">
      <w:pPr>
        <w:pStyle w:val="normal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2-га зустріч</w:t>
      </w:r>
      <w:r w:rsidR="0002277D">
        <w:rPr>
          <w:rFonts w:ascii="Times New Roman" w:hAnsi="Times New Roman"/>
          <w:sz w:val="24"/>
          <w:szCs w:val="24"/>
          <w:lang w:val="uk-UA"/>
        </w:rPr>
        <w:t xml:space="preserve"> 15.10.2026</w:t>
      </w:r>
      <w:r w:rsidRPr="000D13E9">
        <w:rPr>
          <w:rFonts w:ascii="Times New Roman" w:hAnsi="Times New Roman"/>
          <w:sz w:val="24"/>
          <w:szCs w:val="24"/>
        </w:rPr>
        <w:t>: обговорення блок-схем лабораторних робіт, вибору рекуррентних формул для обчислення членів рядів, рев’ю коду лабораторної роботи № 1.</w:t>
      </w:r>
    </w:p>
    <w:p w:rsidR="00100733" w:rsidRDefault="0002277D" w:rsidP="0002277D">
      <w:pPr>
        <w:pStyle w:val="normal"/>
        <w:spacing w:before="2" w:after="2"/>
        <w:jc w:val="center"/>
      </w:pPr>
      <w:r>
        <w:rPr>
          <w:rFonts w:ascii="Times New Roman" w:hAnsi="Times New Roman"/>
          <w:b/>
          <w:i/>
          <w:noProof/>
          <w:color w:val="C00000"/>
          <w:sz w:val="24"/>
        </w:rPr>
        <w:drawing>
          <wp:inline distT="0" distB="0" distL="0" distR="0">
            <wp:extent cx="5505450" cy="3096816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501" cy="309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733" w:rsidRPr="000D13E9" w:rsidRDefault="0079704B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Рис.11</w:t>
      </w:r>
      <w:r w:rsidR="00880EE1" w:rsidRPr="000D13E9">
        <w:rPr>
          <w:rFonts w:ascii="Times New Roman" w:hAnsi="Times New Roman"/>
          <w:sz w:val="20"/>
          <w:szCs w:val="20"/>
        </w:rPr>
        <w:t>. Скрін другої зустрічі в зум</w:t>
      </w:r>
    </w:p>
    <w:p w:rsidR="00100733" w:rsidRPr="000D13E9" w:rsidRDefault="0002277D">
      <w:pPr>
        <w:pStyle w:val="ac"/>
        <w:jc w:val="center"/>
        <w:rPr>
          <w:sz w:val="20"/>
          <w:szCs w:val="20"/>
        </w:rPr>
      </w:pPr>
      <w:r>
        <w:rPr>
          <w:rFonts w:ascii="Times New Roman" w:hAnsi="Times New Roman"/>
          <w:b w:val="0"/>
          <w:i/>
          <w:noProof/>
          <w:color w:val="C00000"/>
          <w:sz w:val="24"/>
          <w:lang w:val="ru-RU"/>
        </w:rPr>
        <w:lastRenderedPageBreak/>
        <w:drawing>
          <wp:inline distT="0" distB="0" distL="0" distR="0">
            <wp:extent cx="5563877" cy="275082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9" cy="2750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704B">
        <w:rPr>
          <w:rFonts w:ascii="Times New Roman" w:hAnsi="Times New Roman"/>
          <w:sz w:val="20"/>
          <w:szCs w:val="20"/>
        </w:rPr>
        <w:t>Рис.12</w:t>
      </w:r>
      <w:r w:rsidR="00880EE1" w:rsidRPr="000D13E9">
        <w:rPr>
          <w:rFonts w:ascii="Times New Roman" w:hAnsi="Times New Roman"/>
          <w:sz w:val="20"/>
          <w:szCs w:val="20"/>
        </w:rPr>
        <w:t>. Скрін поточної дошки Trello на момент другої зустрічі</w:t>
      </w:r>
    </w:p>
    <w:p w:rsidR="00100733" w:rsidRPr="000D13E9" w:rsidRDefault="00100733">
      <w:pPr>
        <w:pStyle w:val="normal"/>
        <w:rPr>
          <w:lang w:val="uk-UA"/>
        </w:rPr>
      </w:pPr>
    </w:p>
    <w:p w:rsidR="00100733" w:rsidRDefault="00880EE1">
      <w:pPr>
        <w:pStyle w:val="normal"/>
        <w:rPr>
          <w:rFonts w:ascii="Times New Roman" w:hAnsi="Times New Roman"/>
          <w:sz w:val="24"/>
          <w:szCs w:val="24"/>
          <w:lang w:val="uk-UA"/>
        </w:rPr>
      </w:pPr>
      <w:r w:rsidRPr="000D13E9">
        <w:rPr>
          <w:rFonts w:ascii="Times New Roman" w:hAnsi="Times New Roman"/>
          <w:sz w:val="24"/>
          <w:szCs w:val="24"/>
        </w:rPr>
        <w:t>Рев’ю Pull Request:</w:t>
      </w:r>
      <w:r w:rsidR="00637D9C" w:rsidRPr="00637D9C">
        <w:rPr>
          <w:rFonts w:ascii="Times New Roman" w:hAnsi="Times New Roman"/>
          <w:sz w:val="24"/>
          <w:szCs w:val="24"/>
        </w:rPr>
        <w:t xml:space="preserve"> </w:t>
      </w:r>
      <w:r w:rsidR="00637D9C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733415" cy="3025139"/>
            <wp:effectExtent l="19050" t="0" r="63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2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307" w:rsidRPr="00980307" w:rsidRDefault="00980307" w:rsidP="00980307">
      <w:pPr>
        <w:pStyle w:val="normal"/>
        <w:jc w:val="center"/>
        <w:rPr>
          <w:b/>
          <w:color w:val="4F81BD" w:themeColor="accent1"/>
          <w:sz w:val="24"/>
          <w:szCs w:val="24"/>
          <w:lang w:val="uk-UA"/>
        </w:rPr>
      </w:pPr>
      <w:r>
        <w:rPr>
          <w:rFonts w:ascii="Times New Roman" w:hAnsi="Times New Roman"/>
          <w:b/>
          <w:color w:val="4F81BD" w:themeColor="accent1"/>
          <w:sz w:val="20"/>
          <w:szCs w:val="20"/>
        </w:rPr>
        <w:t>Рис.1</w:t>
      </w:r>
      <w:r>
        <w:rPr>
          <w:rFonts w:ascii="Times New Roman" w:hAnsi="Times New Roman"/>
          <w:b/>
          <w:color w:val="4F81BD" w:themeColor="accent1"/>
          <w:sz w:val="20"/>
          <w:szCs w:val="20"/>
          <w:lang w:val="uk-UA"/>
        </w:rPr>
        <w:t>3</w:t>
      </w:r>
      <w:r w:rsidRPr="00980307">
        <w:rPr>
          <w:rFonts w:ascii="Times New Roman" w:hAnsi="Times New Roman"/>
          <w:b/>
          <w:color w:val="4F81BD" w:themeColor="accent1"/>
          <w:sz w:val="20"/>
          <w:szCs w:val="20"/>
        </w:rPr>
        <w:t xml:space="preserve">. Скрін </w:t>
      </w:r>
      <w:r>
        <w:rPr>
          <w:rFonts w:ascii="Times New Roman" w:hAnsi="Times New Roman"/>
          <w:b/>
          <w:color w:val="4F81BD" w:themeColor="accent1"/>
          <w:sz w:val="20"/>
          <w:szCs w:val="20"/>
          <w:lang w:val="uk-UA"/>
        </w:rPr>
        <w:t>рев’ю тімейтів</w:t>
      </w:r>
    </w:p>
    <w:p w:rsidR="00100733" w:rsidRDefault="00880EE1">
      <w:pPr>
        <w:pStyle w:val="1"/>
      </w:pPr>
      <w:r>
        <w:t>Висновки:</w:t>
      </w:r>
    </w:p>
    <w:p w:rsidR="00100733" w:rsidRPr="000D13E9" w:rsidRDefault="00880EE1">
      <w:pPr>
        <w:pStyle w:val="normal"/>
        <w:jc w:val="both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У процесі виконання Epic 3 було опрацьовано основні засоби циклічних обчислень мовою C++: цикл із предумовою while, цикл із параметром for та цикл із післяумовою do while, а також оператори керування виконанням циклів break і continue. Було розглянуто вкладені цикли та задачі, у яких один цикл виконується в тілі іншого.</w:t>
      </w:r>
    </w:p>
    <w:p w:rsidR="00100733" w:rsidRPr="000D13E9" w:rsidRDefault="00880EE1">
      <w:pPr>
        <w:pStyle w:val="normal"/>
        <w:jc w:val="both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Окрему увагу було приділено одновимірним масивам: їх створенню, ініціалізації, індексації, обходу циклами та обробці. Було реалізовано алгоритми пошуку мінімального і максимального елементів, сортування масиву вкладеними циклами, а також власну рекурсивну функцію злиття для зведення двох відсортованих масивів.</w:t>
      </w:r>
    </w:p>
    <w:p w:rsidR="00100733" w:rsidRPr="000D13E9" w:rsidRDefault="00880EE1">
      <w:pPr>
        <w:pStyle w:val="normal"/>
        <w:jc w:val="both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lastRenderedPageBreak/>
        <w:t>Під час виконання практичних завдань було закріплено навички декомпозиції програми на функції, передавання параметрів за значенням, за посиланням та за замовчуванням, а також написання рекурсивних функцій. Практичне завдання «Аналізатор місячного бюджету» дозволило в одній програмі поєднати масиви, рекурсію, вкладені цикли, оператори керування циклами, вбудовану функцію abs() та інтерактивне меню з валідацією вхідних даних.</w:t>
      </w:r>
    </w:p>
    <w:p w:rsidR="00100733" w:rsidRPr="000D13E9" w:rsidRDefault="00880EE1">
      <w:pPr>
        <w:pStyle w:val="normal"/>
        <w:jc w:val="both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У результаті виконання лабораторних робіт було перевірено, що обчислення сум степеневих рядів за рекуррентними формулами дає результат, який збігається з точним значенням функції. Зокрема, для lab_2_task_1 сума ряду (n!)² / 2^(n²) за ε = 0.0001 становить 0.82953, а для lab_3_task_1 наближення для n = 10 збігається з cosh(x) з точністю до шостого знака.</w:t>
      </w:r>
    </w:p>
    <w:p w:rsidR="00100733" w:rsidRPr="000D13E9" w:rsidRDefault="00880EE1">
      <w:pPr>
        <w:pStyle w:val="normal"/>
        <w:jc w:val="both"/>
        <w:rPr>
          <w:sz w:val="24"/>
          <w:szCs w:val="24"/>
        </w:rPr>
      </w:pPr>
      <w:r w:rsidRPr="000D13E9">
        <w:rPr>
          <w:rFonts w:ascii="Times New Roman" w:hAnsi="Times New Roman"/>
          <w:sz w:val="24"/>
          <w:szCs w:val="24"/>
        </w:rPr>
        <w:t>Також було отримано практичний досвід роботи у Visual Studio Code, використання компілятора C++, роботи з GitHub, Pull Request та Algotester. Виконання командних завдань дозволило закріпити навички взаємодії з іншими учасниками команди та отримання feedback під час review. Підсумком Epic 3 є сформоване розуміння принципів організації циклів і функцій у мові C++, необхідне для подальшого вивчення програмування.</w:t>
      </w:r>
    </w:p>
    <w:sectPr w:rsidR="00100733" w:rsidRPr="000D13E9" w:rsidSect="001F5892">
      <w:footerReference w:type="default" r:id="rId62"/>
      <w:headerReference w:type="first" r:id="rId63"/>
      <w:footerReference w:type="first" r:id="rId6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CBE" w:rsidRDefault="00512CBE" w:rsidP="001F5892">
      <w:pPr>
        <w:spacing w:line="240" w:lineRule="auto"/>
      </w:pPr>
      <w:r>
        <w:separator/>
      </w:r>
    </w:p>
  </w:endnote>
  <w:endnote w:type="continuationSeparator" w:id="1">
    <w:p w:rsidR="00512CBE" w:rsidRDefault="00512CBE" w:rsidP="001F589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332B56F-2514-4560-9C2C-A3A94565AE4B}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2" w:fontKey="{D2D36B29-A090-4B7E-BACE-8575E5EEE4DD}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AB3E262-0626-4C88-9FC2-65E79DB2BE7C}"/>
    <w:embedItalic r:id="rId4" w:fontKey="{ECE6B4E2-2DDE-4AAE-94E7-5CA8C82AC302}"/>
    <w:embedBoldItalic r:id="rId5" w:fontKey="{60FC2EB1-3FA7-469D-9C6B-BA9663C7875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9210446-BFC0-463D-BBD1-12191792B98F}"/>
    <w:embedBold r:id="rId7" w:fontKey="{48FF7DC2-A980-4D31-A0FB-130796F1B4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775575A-46F3-40EE-A5D0-15E941094D8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D9C" w:rsidRDefault="00637D9C">
    <w:pPr>
      <w:pStyle w:val="normal"/>
      <w:jc w:val="center"/>
    </w:pPr>
    <w:r>
      <w:t>2026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D9C" w:rsidRDefault="00637D9C">
    <w:pPr>
      <w:pStyle w:val="normal"/>
      <w:rPr>
        <w:ins w:id="1" w:author="Андрій Сачковський" w:date="2026-09-16T21:11:00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CBE" w:rsidRDefault="00512CBE" w:rsidP="001F5892">
      <w:pPr>
        <w:spacing w:line="240" w:lineRule="auto"/>
      </w:pPr>
      <w:r>
        <w:separator/>
      </w:r>
    </w:p>
  </w:footnote>
  <w:footnote w:type="continuationSeparator" w:id="1">
    <w:p w:rsidR="00512CBE" w:rsidRDefault="00512CBE" w:rsidP="001F589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7D9C" w:rsidRDefault="00637D9C">
    <w:pPr>
      <w:pStyle w:val="normal"/>
      <w:rPr>
        <w:ins w:id="0" w:author="Андрій Сачковський" w:date="2026-09-16T21:11:00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B08FD"/>
    <w:multiLevelType w:val="hybridMultilevel"/>
    <w:tmpl w:val="5E787B0C"/>
    <w:lvl w:ilvl="0" w:tplc="28E41238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/>
        <w:sz w:val="24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96774A"/>
    <w:multiLevelType w:val="hybridMultilevel"/>
    <w:tmpl w:val="77383A56"/>
    <w:numStyleLink w:val="6"/>
  </w:abstractNum>
  <w:abstractNum w:abstractNumId="2">
    <w:nsid w:val="08B9533B"/>
    <w:multiLevelType w:val="hybridMultilevel"/>
    <w:tmpl w:val="1EE6D420"/>
    <w:numStyleLink w:val="4"/>
  </w:abstractNum>
  <w:abstractNum w:abstractNumId="3">
    <w:nsid w:val="0D774857"/>
    <w:multiLevelType w:val="hybridMultilevel"/>
    <w:tmpl w:val="0538A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BB2FE1"/>
    <w:multiLevelType w:val="hybridMultilevel"/>
    <w:tmpl w:val="2092D998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DD731CE"/>
    <w:multiLevelType w:val="hybridMultilevel"/>
    <w:tmpl w:val="DE9827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F88090B"/>
    <w:multiLevelType w:val="multilevel"/>
    <w:tmpl w:val="53042B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71F44D1"/>
    <w:multiLevelType w:val="multilevel"/>
    <w:tmpl w:val="53042B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DAC05CC"/>
    <w:multiLevelType w:val="hybridMultilevel"/>
    <w:tmpl w:val="ED520A32"/>
    <w:lvl w:ilvl="0" w:tplc="C230236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2F610C"/>
    <w:multiLevelType w:val="multilevel"/>
    <w:tmpl w:val="53042B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64A27DA"/>
    <w:multiLevelType w:val="hybridMultilevel"/>
    <w:tmpl w:val="003C72DE"/>
    <w:lvl w:ilvl="0" w:tplc="041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1">
    <w:nsid w:val="59961E21"/>
    <w:multiLevelType w:val="hybridMultilevel"/>
    <w:tmpl w:val="1EE6D420"/>
    <w:styleLink w:val="4"/>
    <w:lvl w:ilvl="0" w:tplc="82486B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5E05B4">
      <w:start w:val="1"/>
      <w:numFmt w:val="bullet"/>
      <w:lvlText w:val="o"/>
      <w:lvlJc w:val="left"/>
      <w:pPr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5A7A18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5F1A06E4">
      <w:start w:val="1"/>
      <w:numFmt w:val="bullet"/>
      <w:lvlText w:val="●"/>
      <w:lvlJc w:val="left"/>
      <w:pPr>
        <w:ind w:left="2850" w:hanging="33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2802760">
      <w:start w:val="1"/>
      <w:numFmt w:val="bullet"/>
      <w:lvlText w:val="o"/>
      <w:lvlJc w:val="left"/>
      <w:pPr>
        <w:ind w:left="3570" w:hanging="33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FE76B206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3B2C8FBA">
      <w:start w:val="1"/>
      <w:numFmt w:val="bullet"/>
      <w:lvlText w:val="●"/>
      <w:lvlJc w:val="left"/>
      <w:pPr>
        <w:ind w:left="5010" w:hanging="33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4EA0B328">
      <w:start w:val="1"/>
      <w:numFmt w:val="bullet"/>
      <w:lvlText w:val="o"/>
      <w:lvlJc w:val="left"/>
      <w:pPr>
        <w:ind w:left="5730" w:hanging="33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9E98B4D4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2">
    <w:nsid w:val="65E550D8"/>
    <w:multiLevelType w:val="hybridMultilevel"/>
    <w:tmpl w:val="A47830EE"/>
    <w:lvl w:ilvl="0" w:tplc="28E41238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C2D89"/>
    <w:multiLevelType w:val="multilevel"/>
    <w:tmpl w:val="53042B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71313777"/>
    <w:multiLevelType w:val="multilevel"/>
    <w:tmpl w:val="53042B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AF42E9F"/>
    <w:multiLevelType w:val="hybridMultilevel"/>
    <w:tmpl w:val="77383A56"/>
    <w:styleLink w:val="6"/>
    <w:lvl w:ilvl="0" w:tplc="86366A34">
      <w:start w:val="1"/>
      <w:numFmt w:val="bullet"/>
      <w:lvlText w:val="o"/>
      <w:lvlJc w:val="left"/>
      <w:pPr>
        <w:ind w:left="138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 w:tplc="AF2C982E">
      <w:start w:val="1"/>
      <w:numFmt w:val="bullet"/>
      <w:lvlText w:val="o"/>
      <w:lvlJc w:val="left"/>
      <w:pPr>
        <w:ind w:left="210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A8BA5DD2">
      <w:start w:val="1"/>
      <w:numFmt w:val="bullet"/>
      <w:lvlText w:val="▪"/>
      <w:lvlJc w:val="left"/>
      <w:pPr>
        <w:ind w:left="282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9604B90E">
      <w:start w:val="1"/>
      <w:numFmt w:val="bullet"/>
      <w:lvlText w:val="•"/>
      <w:lvlJc w:val="left"/>
      <w:pPr>
        <w:ind w:left="354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D430DE0A">
      <w:start w:val="1"/>
      <w:numFmt w:val="bullet"/>
      <w:lvlText w:val="o"/>
      <w:lvlJc w:val="left"/>
      <w:pPr>
        <w:ind w:left="426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C2EA1F6C">
      <w:start w:val="1"/>
      <w:numFmt w:val="bullet"/>
      <w:lvlText w:val="▪"/>
      <w:lvlJc w:val="left"/>
      <w:pPr>
        <w:ind w:left="498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D054BC54">
      <w:start w:val="1"/>
      <w:numFmt w:val="bullet"/>
      <w:lvlText w:val="•"/>
      <w:lvlJc w:val="left"/>
      <w:pPr>
        <w:ind w:left="570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88FA8198">
      <w:start w:val="1"/>
      <w:numFmt w:val="bullet"/>
      <w:lvlText w:val="o"/>
      <w:lvlJc w:val="left"/>
      <w:pPr>
        <w:ind w:left="642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293AF1FC">
      <w:start w:val="1"/>
      <w:numFmt w:val="bullet"/>
      <w:lvlText w:val="▪"/>
      <w:lvlJc w:val="left"/>
      <w:pPr>
        <w:ind w:left="7148" w:hanging="33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2"/>
  </w:num>
  <w:num w:numId="5">
    <w:abstractNumId w:val="4"/>
  </w:num>
  <w:num w:numId="6">
    <w:abstractNumId w:val="0"/>
  </w:num>
  <w:num w:numId="7">
    <w:abstractNumId w:val="7"/>
  </w:num>
  <w:num w:numId="8">
    <w:abstractNumId w:val="9"/>
  </w:num>
  <w:num w:numId="9">
    <w:abstractNumId w:val="10"/>
  </w:num>
  <w:num w:numId="10">
    <w:abstractNumId w:val="14"/>
  </w:num>
  <w:num w:numId="11">
    <w:abstractNumId w:val="13"/>
  </w:num>
  <w:num w:numId="12">
    <w:abstractNumId w:val="11"/>
  </w:num>
  <w:num w:numId="13">
    <w:abstractNumId w:val="2"/>
  </w:num>
  <w:num w:numId="14">
    <w:abstractNumId w:val="2"/>
    <w:lvlOverride w:ilvl="0">
      <w:lvl w:ilvl="0" w:tplc="9D36CB1C">
        <w:start w:val="1"/>
        <w:numFmt w:val="bullet"/>
        <w:lvlText w:val="-"/>
        <w:lvlJc w:val="left"/>
        <w:pPr>
          <w:ind w:left="720" w:hanging="36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A7C68EC">
        <w:start w:val="1"/>
        <w:numFmt w:val="bullet"/>
        <w:lvlText w:val="o"/>
        <w:lvlJc w:val="left"/>
        <w:pPr>
          <w:ind w:left="1410" w:hanging="33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887ED0C8">
        <w:start w:val="1"/>
        <w:numFmt w:val="bullet"/>
        <w:lvlText w:val="▪"/>
        <w:lvlJc w:val="left"/>
        <w:pPr>
          <w:ind w:left="21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0BC00266">
        <w:start w:val="1"/>
        <w:numFmt w:val="bullet"/>
        <w:lvlText w:val="●"/>
        <w:lvlJc w:val="left"/>
        <w:pPr>
          <w:ind w:left="285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6038B7A2">
        <w:start w:val="1"/>
        <w:numFmt w:val="bullet"/>
        <w:lvlText w:val="o"/>
        <w:lvlJc w:val="left"/>
        <w:pPr>
          <w:ind w:left="357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323ECF26">
        <w:start w:val="1"/>
        <w:numFmt w:val="bullet"/>
        <w:lvlText w:val="▪"/>
        <w:lvlJc w:val="left"/>
        <w:pPr>
          <w:ind w:left="429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9D88EED8">
        <w:start w:val="1"/>
        <w:numFmt w:val="bullet"/>
        <w:lvlText w:val="●"/>
        <w:lvlJc w:val="left"/>
        <w:pPr>
          <w:ind w:left="501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8DAA4782">
        <w:start w:val="1"/>
        <w:numFmt w:val="bullet"/>
        <w:lvlText w:val="o"/>
        <w:lvlJc w:val="left"/>
        <w:pPr>
          <w:ind w:left="573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A52E5956">
        <w:start w:val="1"/>
        <w:numFmt w:val="bullet"/>
        <w:lvlText w:val="▪"/>
        <w:lvlJc w:val="left"/>
        <w:pPr>
          <w:ind w:left="645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5">
    <w:abstractNumId w:val="2"/>
    <w:lvlOverride w:ilvl="0">
      <w:lvl w:ilvl="0" w:tplc="9D36CB1C">
        <w:start w:val="1"/>
        <w:numFmt w:val="bullet"/>
        <w:lvlText w:val="-"/>
        <w:lvlJc w:val="left"/>
        <w:pPr>
          <w:ind w:left="690" w:hanging="33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7A7C68EC">
        <w:start w:val="1"/>
        <w:numFmt w:val="bullet"/>
        <w:lvlText w:val="o"/>
        <w:lvlJc w:val="left"/>
        <w:pPr>
          <w:ind w:left="1410" w:hanging="330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887ED0C8">
        <w:start w:val="1"/>
        <w:numFmt w:val="bullet"/>
        <w:lvlText w:val="▪"/>
        <w:lvlJc w:val="left"/>
        <w:pPr>
          <w:ind w:left="21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0BC00266">
        <w:start w:val="1"/>
        <w:numFmt w:val="bullet"/>
        <w:lvlText w:val="●"/>
        <w:lvlJc w:val="left"/>
        <w:pPr>
          <w:ind w:left="285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6038B7A2">
        <w:start w:val="1"/>
        <w:numFmt w:val="bullet"/>
        <w:lvlText w:val="o"/>
        <w:lvlJc w:val="left"/>
        <w:pPr>
          <w:ind w:left="357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323ECF26">
        <w:start w:val="1"/>
        <w:numFmt w:val="bullet"/>
        <w:lvlText w:val="▪"/>
        <w:lvlJc w:val="left"/>
        <w:pPr>
          <w:ind w:left="429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9D88EED8">
        <w:start w:val="1"/>
        <w:numFmt w:val="bullet"/>
        <w:lvlText w:val="●"/>
        <w:lvlJc w:val="left"/>
        <w:pPr>
          <w:ind w:left="501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8DAA4782">
        <w:start w:val="1"/>
        <w:numFmt w:val="bullet"/>
        <w:lvlText w:val="o"/>
        <w:lvlJc w:val="left"/>
        <w:pPr>
          <w:ind w:left="573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A52E5956">
        <w:start w:val="1"/>
        <w:numFmt w:val="bullet"/>
        <w:lvlText w:val="▪"/>
        <w:lvlJc w:val="left"/>
        <w:pPr>
          <w:ind w:left="645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6">
    <w:abstractNumId w:val="2"/>
    <w:lvlOverride w:ilvl="0">
      <w:lvl w:ilvl="0" w:tplc="9D36CB1C">
        <w:start w:val="1"/>
        <w:numFmt w:val="bullet"/>
        <w:lvlText w:val="-"/>
        <w:lvlJc w:val="left"/>
        <w:pPr>
          <w:ind w:left="690" w:hanging="33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7A7C68EC">
        <w:start w:val="1"/>
        <w:numFmt w:val="bullet"/>
        <w:lvlText w:val="o"/>
        <w:lvlJc w:val="left"/>
        <w:pPr>
          <w:ind w:left="1410" w:hanging="330"/>
        </w:pPr>
        <w:rPr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887ED0C8">
        <w:start w:val="1"/>
        <w:numFmt w:val="bullet"/>
        <w:lvlText w:val="▪"/>
        <w:lvlJc w:val="left"/>
        <w:pPr>
          <w:ind w:left="213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0BC00266">
        <w:start w:val="1"/>
        <w:numFmt w:val="bullet"/>
        <w:lvlText w:val="●"/>
        <w:lvlJc w:val="left"/>
        <w:pPr>
          <w:ind w:left="285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6038B7A2">
        <w:start w:val="1"/>
        <w:numFmt w:val="bullet"/>
        <w:lvlText w:val="o"/>
        <w:lvlJc w:val="left"/>
        <w:pPr>
          <w:ind w:left="357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323ECF26">
        <w:start w:val="1"/>
        <w:numFmt w:val="bullet"/>
        <w:lvlText w:val="▪"/>
        <w:lvlJc w:val="left"/>
        <w:pPr>
          <w:ind w:left="429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9D88EED8">
        <w:start w:val="1"/>
        <w:numFmt w:val="bullet"/>
        <w:lvlText w:val="●"/>
        <w:lvlJc w:val="left"/>
        <w:pPr>
          <w:ind w:left="501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8DAA4782">
        <w:start w:val="1"/>
        <w:numFmt w:val="bullet"/>
        <w:lvlText w:val="o"/>
        <w:lvlJc w:val="left"/>
        <w:pPr>
          <w:ind w:left="5730" w:hanging="33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A52E5956">
        <w:start w:val="1"/>
        <w:numFmt w:val="bullet"/>
        <w:lvlText w:val="▪"/>
        <w:lvlJc w:val="left"/>
        <w:pPr>
          <w:ind w:left="6450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17">
    <w:abstractNumId w:val="3"/>
  </w:num>
  <w:num w:numId="18">
    <w:abstractNumId w:val="15"/>
  </w:num>
  <w:num w:numId="19">
    <w:abstractNumId w:val="1"/>
    <w:lvlOverride w:ilvl="0">
      <w:lvl w:ilvl="0" w:tplc="C286107A">
        <w:start w:val="1"/>
        <w:numFmt w:val="bullet"/>
        <w:lvlText w:val="o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1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7D2678A6">
        <w:start w:val="1"/>
        <w:numFmt w:val="bullet"/>
        <w:lvlText w:val="o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13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EB129332">
        <w:start w:val="1"/>
        <w:numFmt w:val="bullet"/>
        <w:lvlText w:val="▪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2856" w:hanging="357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92E626A0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357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20C47C24">
        <w:start w:val="1"/>
        <w:numFmt w:val="bullet"/>
        <w:lvlText w:val="o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29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D8946430">
        <w:start w:val="1"/>
        <w:numFmt w:val="bullet"/>
        <w:lvlText w:val="▪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501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0E3A227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573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59046F72">
        <w:start w:val="1"/>
        <w:numFmt w:val="bullet"/>
        <w:lvlText w:val="o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645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D4F65A5C">
        <w:start w:val="1"/>
        <w:numFmt w:val="bullet"/>
        <w:lvlText w:val="▪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  <w:tab w:val="left" w:pos="7800"/>
            <w:tab w:val="left" w:pos="7820"/>
            <w:tab w:val="left" w:pos="7840"/>
            <w:tab w:val="left" w:pos="7860"/>
            <w:tab w:val="left" w:pos="7880"/>
            <w:tab w:val="left" w:pos="7900"/>
            <w:tab w:val="left" w:pos="7920"/>
            <w:tab w:val="left" w:pos="7940"/>
            <w:tab w:val="left" w:pos="7960"/>
            <w:tab w:val="left" w:pos="7980"/>
          </w:tabs>
          <w:ind w:left="7176" w:hanging="358"/>
        </w:pPr>
        <w:rPr>
          <w:rFonts w:ascii="Courier New" w:eastAsia="Courier New" w:hAnsi="Courier New" w:cs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5892"/>
    <w:rsid w:val="0002277D"/>
    <w:rsid w:val="000919C6"/>
    <w:rsid w:val="000A77C7"/>
    <w:rsid w:val="000C55DE"/>
    <w:rsid w:val="000D13E9"/>
    <w:rsid w:val="000F736E"/>
    <w:rsid w:val="00100733"/>
    <w:rsid w:val="0013374A"/>
    <w:rsid w:val="00156E69"/>
    <w:rsid w:val="00195684"/>
    <w:rsid w:val="001F20AE"/>
    <w:rsid w:val="001F5892"/>
    <w:rsid w:val="0020486C"/>
    <w:rsid w:val="00245DE5"/>
    <w:rsid w:val="00250FD9"/>
    <w:rsid w:val="00265187"/>
    <w:rsid w:val="002717A0"/>
    <w:rsid w:val="00322E55"/>
    <w:rsid w:val="003419F3"/>
    <w:rsid w:val="00343779"/>
    <w:rsid w:val="003E5553"/>
    <w:rsid w:val="004470EF"/>
    <w:rsid w:val="0045585B"/>
    <w:rsid w:val="00456541"/>
    <w:rsid w:val="00463B2A"/>
    <w:rsid w:val="004755D8"/>
    <w:rsid w:val="004948AB"/>
    <w:rsid w:val="004F612F"/>
    <w:rsid w:val="00512CBE"/>
    <w:rsid w:val="00513D63"/>
    <w:rsid w:val="00590946"/>
    <w:rsid w:val="005B209E"/>
    <w:rsid w:val="00600AE4"/>
    <w:rsid w:val="006150D0"/>
    <w:rsid w:val="00637D9C"/>
    <w:rsid w:val="006B1CAC"/>
    <w:rsid w:val="007130F5"/>
    <w:rsid w:val="00746AB3"/>
    <w:rsid w:val="007548F3"/>
    <w:rsid w:val="0079704B"/>
    <w:rsid w:val="007E5A54"/>
    <w:rsid w:val="00805C1D"/>
    <w:rsid w:val="00857F08"/>
    <w:rsid w:val="00880EE1"/>
    <w:rsid w:val="00897491"/>
    <w:rsid w:val="008C0712"/>
    <w:rsid w:val="00980307"/>
    <w:rsid w:val="009B1630"/>
    <w:rsid w:val="009F38E1"/>
    <w:rsid w:val="00A05A40"/>
    <w:rsid w:val="00A870E4"/>
    <w:rsid w:val="00AC509E"/>
    <w:rsid w:val="00AE6DC1"/>
    <w:rsid w:val="00B409DF"/>
    <w:rsid w:val="00B50CCC"/>
    <w:rsid w:val="00B51DC9"/>
    <w:rsid w:val="00B55CDE"/>
    <w:rsid w:val="00B6300D"/>
    <w:rsid w:val="00B971B1"/>
    <w:rsid w:val="00BC2946"/>
    <w:rsid w:val="00BD17F0"/>
    <w:rsid w:val="00BF7FC0"/>
    <w:rsid w:val="00C015A5"/>
    <w:rsid w:val="00C15778"/>
    <w:rsid w:val="00C23BF5"/>
    <w:rsid w:val="00C47F04"/>
    <w:rsid w:val="00C61E5F"/>
    <w:rsid w:val="00D17282"/>
    <w:rsid w:val="00D36A3C"/>
    <w:rsid w:val="00D83E6C"/>
    <w:rsid w:val="00E87FEB"/>
    <w:rsid w:val="00F13B90"/>
    <w:rsid w:val="00F31BDA"/>
    <w:rsid w:val="00F97363"/>
    <w:rsid w:val="00FC2A23"/>
    <w:rsid w:val="00FD2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5A5"/>
    <w:rPr>
      <w:lang w:val="uk-UA"/>
    </w:rPr>
  </w:style>
  <w:style w:type="paragraph" w:styleId="1">
    <w:name w:val="heading 1"/>
    <w:basedOn w:val="normal"/>
    <w:next w:val="normal"/>
    <w:link w:val="10"/>
    <w:rsid w:val="001F5892"/>
    <w:pPr>
      <w:keepNext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2">
    <w:name w:val="heading 2"/>
    <w:basedOn w:val="normal"/>
    <w:next w:val="normal"/>
    <w:rsid w:val="001F5892"/>
    <w:pPr>
      <w:keepNext/>
      <w:keepLines/>
      <w:spacing w:before="360" w:after="120"/>
      <w:outlineLvl w:val="1"/>
    </w:pPr>
    <w:rPr>
      <w:rFonts w:ascii="Times New Roman" w:hAnsi="Times New Roman"/>
      <w:b/>
      <w:sz w:val="32"/>
      <w:szCs w:val="32"/>
    </w:rPr>
  </w:style>
  <w:style w:type="paragraph" w:styleId="3">
    <w:name w:val="heading 3"/>
    <w:basedOn w:val="normal"/>
    <w:next w:val="normal"/>
    <w:rsid w:val="001F58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0">
    <w:name w:val="heading 4"/>
    <w:basedOn w:val="normal"/>
    <w:next w:val="normal"/>
    <w:rsid w:val="001F58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1F5892"/>
    <w:pPr>
      <w:keepNext/>
      <w:keepLines/>
      <w:spacing w:before="240" w:after="80"/>
      <w:outlineLvl w:val="4"/>
    </w:pPr>
    <w:rPr>
      <w:color w:val="666666"/>
    </w:rPr>
  </w:style>
  <w:style w:type="paragraph" w:styleId="60">
    <w:name w:val="heading 6"/>
    <w:basedOn w:val="normal"/>
    <w:next w:val="normal"/>
    <w:rsid w:val="001F589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1F58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1F5892"/>
  </w:style>
  <w:style w:type="paragraph" w:styleId="a3">
    <w:name w:val="Title"/>
    <w:basedOn w:val="normal"/>
    <w:next w:val="normal"/>
    <w:rsid w:val="001F589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1F5892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F31B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1BD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FD2381"/>
    <w:rPr>
      <w:b/>
      <w:bCs/>
    </w:rPr>
  </w:style>
  <w:style w:type="paragraph" w:styleId="a8">
    <w:name w:val="List Paragraph"/>
    <w:basedOn w:val="a"/>
    <w:uiPriority w:val="34"/>
    <w:qFormat/>
    <w:rsid w:val="00FD2381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FD2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FD23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2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2381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">
    <w:name w:val="ͼt"/>
    <w:basedOn w:val="a0"/>
    <w:rsid w:val="00FD2381"/>
  </w:style>
  <w:style w:type="character" w:styleId="aa">
    <w:name w:val="Emphasis"/>
    <w:basedOn w:val="a0"/>
    <w:uiPriority w:val="20"/>
    <w:qFormat/>
    <w:rsid w:val="00FD2381"/>
    <w:rPr>
      <w:i/>
      <w:iCs/>
    </w:rPr>
  </w:style>
  <w:style w:type="character" w:customStyle="1" w:styleId="min-w-0">
    <w:name w:val="min-w-0"/>
    <w:basedOn w:val="a0"/>
    <w:rsid w:val="00FD2381"/>
  </w:style>
  <w:style w:type="character" w:customStyle="1" w:styleId="group-hoverentity-accent">
    <w:name w:val="group-hover:entity-accent"/>
    <w:basedOn w:val="a0"/>
    <w:rsid w:val="00FD2381"/>
  </w:style>
  <w:style w:type="character" w:customStyle="1" w:styleId="katex">
    <w:name w:val="katex"/>
    <w:basedOn w:val="a0"/>
    <w:rsid w:val="004755D8"/>
  </w:style>
  <w:style w:type="paragraph" w:customStyle="1" w:styleId="pdq2pgselectionanchorcontainer">
    <w:name w:val="pdq2pg_selectionanchorcontainer"/>
    <w:basedOn w:val="a"/>
    <w:rsid w:val="0047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y">
    <w:name w:val="ͼy"/>
    <w:basedOn w:val="a0"/>
    <w:rsid w:val="004755D8"/>
  </w:style>
  <w:style w:type="character" w:customStyle="1" w:styleId="11">
    <w:name w:val="ͼ11"/>
    <w:basedOn w:val="a0"/>
    <w:rsid w:val="004755D8"/>
  </w:style>
  <w:style w:type="character" w:customStyle="1" w:styleId="v">
    <w:name w:val="ͼv"/>
    <w:basedOn w:val="a0"/>
    <w:rsid w:val="004755D8"/>
  </w:style>
  <w:style w:type="paragraph" w:customStyle="1" w:styleId="isselectedend">
    <w:name w:val="isselectedend"/>
    <w:basedOn w:val="a"/>
    <w:rsid w:val="005B2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Placeholder Text"/>
    <w:basedOn w:val="a0"/>
    <w:uiPriority w:val="99"/>
    <w:semiHidden/>
    <w:rsid w:val="00A870E4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AE6DC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880EE1"/>
    <w:rPr>
      <w:rFonts w:ascii="Times New Roman" w:hAnsi="Times New Roman"/>
      <w:b/>
      <w:sz w:val="32"/>
      <w:szCs w:val="40"/>
    </w:rPr>
  </w:style>
  <w:style w:type="character" w:customStyle="1" w:styleId="math">
    <w:name w:val="math"/>
    <w:basedOn w:val="a0"/>
    <w:rsid w:val="003E5553"/>
  </w:style>
  <w:style w:type="numbering" w:customStyle="1" w:styleId="4">
    <w:name w:val="Импортированный стиль 4"/>
    <w:rsid w:val="00A05A40"/>
    <w:pPr>
      <w:numPr>
        <w:numId w:val="12"/>
      </w:numPr>
    </w:pPr>
  </w:style>
  <w:style w:type="character" w:customStyle="1" w:styleId="Hyperlink0">
    <w:name w:val="Hyperlink.0"/>
    <w:basedOn w:val="ad"/>
    <w:rsid w:val="00A05A40"/>
    <w:rPr>
      <w:outline w:val="0"/>
      <w:color w:val="0000FF"/>
      <w:u w:color="0000FF"/>
    </w:rPr>
  </w:style>
  <w:style w:type="character" w:styleId="ad">
    <w:name w:val="Hyperlink"/>
    <w:basedOn w:val="a0"/>
    <w:uiPriority w:val="99"/>
    <w:semiHidden/>
    <w:unhideWhenUsed/>
    <w:rsid w:val="00A05A40"/>
    <w:rPr>
      <w:color w:val="0000FF" w:themeColor="hyperlink"/>
      <w:u w:val="single"/>
    </w:rPr>
  </w:style>
  <w:style w:type="character" w:customStyle="1" w:styleId="ae">
    <w:name w:val="Нет"/>
    <w:rsid w:val="00BC2946"/>
  </w:style>
  <w:style w:type="numbering" w:customStyle="1" w:styleId="6">
    <w:name w:val="Импортированный стиль 6"/>
    <w:rsid w:val="00BC2946"/>
    <w:pPr>
      <w:numPr>
        <w:numId w:val="18"/>
      </w:numPr>
    </w:pPr>
  </w:style>
  <w:style w:type="paragraph" w:customStyle="1" w:styleId="af">
    <w:name w:val="По умолчанию"/>
    <w:rsid w:val="00BC2946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shd w:val="nil"/>
      <w:lang w:val="en-US"/>
    </w:rPr>
  </w:style>
  <w:style w:type="character" w:customStyle="1" w:styleId="Hyperlink2">
    <w:name w:val="Hyperlink.2"/>
    <w:basedOn w:val="ad"/>
    <w:rsid w:val="00F13B90"/>
    <w:rPr>
      <w:outline w:val="0"/>
      <w:color w:val="0000FF"/>
      <w:u w:color="0000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1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7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6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3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97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3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2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4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3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8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0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5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52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502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6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7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5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64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04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0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744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31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635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34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11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2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36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7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71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084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47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11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993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72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92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2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0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05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8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7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75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30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833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389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6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2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8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4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4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38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hyperlink" Target="https://github.com/artificial-intelligence-department/ai_programming_playground_2026/pull/462/changes#diff-8a0a72d5ca74b4a21ca46b591595c79d865b995eeca6539ebfbd36506a0dc8d8" TargetMode="External"/><Relationship Id="rId50" Type="http://schemas.openxmlformats.org/officeDocument/2006/relationships/hyperlink" Target="https://github.com/artificial-intelligence-department/ai_programming_playground_2026/pull/462/changes#diff-b703bc8d0c1fddf71b2debb6c508eaa274c83599061f2ed997d990bec0117ccc" TargetMode="External"/><Relationship Id="rId55" Type="http://schemas.openxmlformats.org/officeDocument/2006/relationships/image" Target="media/image33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54" Type="http://schemas.openxmlformats.org/officeDocument/2006/relationships/image" Target="media/image32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c-plus-plus/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hyperlink" Target="https://github.com/artificial-intelligence-department/ai_programming_playground_2026/pull/462/changes#diff-f7ff84d3a2ba234ea0a5c307a3c711a4ad0da40435e5094fae068953b2abd9a7" TargetMode="External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c-plus-plus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hyperlink" Target="https://github.com/artificial-intelligence-department/ai_programming_playground_2026/pull/462/changes#diff-24855a9e0bd0cb952512a6951f5d7bb34bb9562bba500997146754ac65274f37" TargetMode="External"/><Relationship Id="rId57" Type="http://schemas.openxmlformats.org/officeDocument/2006/relationships/image" Target="media/image35.png"/><Relationship Id="rId61" Type="http://schemas.openxmlformats.org/officeDocument/2006/relationships/image" Target="media/image39.png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hyperlink" Target="https://acode.com.ua/uroki-po-cpp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hyperlink" Target="https://github.com/artificial-intelligence-department/ai_programming_playground_2026/pull/462/changes#diff-e436c9f4e6f69d606bb739b635b22e2bb9e50e1f5466d82de8d0e31652920cd4" TargetMode="External"/><Relationship Id="rId56" Type="http://schemas.openxmlformats.org/officeDocument/2006/relationships/image" Target="media/image34.png"/><Relationship Id="rId64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hyperlink" Target="https://acode.com.ua/uroki-po-cpp/" TargetMode="External"/><Relationship Id="rId17" Type="http://schemas.openxmlformats.org/officeDocument/2006/relationships/hyperlink" Target="https://www.geeksforgeeks.org/c-plus-plus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hyperlink" Target="https://github.com/artificial-intelligence-department/ai_programming_playground_2026/pull/462/changes#diff-78f2d61dbd40b677df052fbc8270a5b7994557a48b6d72247dcedb04cdc353f8" TargetMode="External"/><Relationship Id="rId59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48022-363A-4C01-BF84-F076EA9E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3889</TotalTime>
  <Pages>57</Pages>
  <Words>6822</Words>
  <Characters>38890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13</cp:revision>
  <dcterms:created xsi:type="dcterms:W3CDTF">2026-09-28T09:52:00Z</dcterms:created>
  <dcterms:modified xsi:type="dcterms:W3CDTF">2026-10-23T09:21:00Z</dcterms:modified>
</cp:coreProperties>
</file>