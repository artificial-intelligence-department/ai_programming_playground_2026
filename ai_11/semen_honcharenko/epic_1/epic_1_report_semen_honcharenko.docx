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64BBB" w14:textId="77777777" w:rsidR="00134D72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Міністерство освіти і науки України</w:t>
      </w:r>
    </w:p>
    <w:p w14:paraId="5DE42524" w14:textId="77777777" w:rsidR="00134D72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Національний університет «Львівська політехніка»</w:t>
      </w:r>
    </w:p>
    <w:p w14:paraId="1471B89D" w14:textId="77777777" w:rsidR="00134D72" w:rsidRDefault="0000000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систем штучного інтелекту</w:t>
      </w:r>
    </w:p>
    <w:p w14:paraId="69C40D0A" w14:textId="77777777" w:rsidR="00134D72" w:rsidRDefault="00134D72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13526B4" w14:textId="77777777" w:rsidR="00134D72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4CE9D317" wp14:editId="4153EF00">
            <wp:simplePos x="0" y="0"/>
            <wp:positionH relativeFrom="column">
              <wp:posOffset>1381125</wp:posOffset>
            </wp:positionH>
            <wp:positionV relativeFrom="paragraph">
              <wp:posOffset>85725</wp:posOffset>
            </wp:positionV>
            <wp:extent cx="2727722" cy="2571750"/>
            <wp:effectExtent l="0" t="0" r="0" b="0"/>
            <wp:wrapNone/>
            <wp:docPr id="25" name="image2.jpg" descr="A blue and white logo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 descr="A blue and white logo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27722" cy="2571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F1A9AB7" w14:textId="77777777" w:rsidR="00134D72" w:rsidRDefault="00134D72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AAE115C" w14:textId="77777777" w:rsidR="00134D72" w:rsidRDefault="00134D72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2DCB6B6" w14:textId="77777777" w:rsidR="00134D72" w:rsidRDefault="00134D72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85A381C" w14:textId="77777777" w:rsidR="00134D72" w:rsidRDefault="00134D72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8277BC4" w14:textId="77777777" w:rsidR="00134D72" w:rsidRDefault="00134D72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DC3CFC4" w14:textId="77777777" w:rsidR="00134D72" w:rsidRDefault="00134D72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3C066992" w14:textId="77777777" w:rsidR="00134D72" w:rsidRDefault="00134D72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5D0CD7EF" w14:textId="77777777" w:rsidR="00134D72" w:rsidRDefault="00134D72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50C4DA1E" w14:textId="77777777" w:rsidR="00134D72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Звіт</w:t>
      </w:r>
    </w:p>
    <w:p w14:paraId="2AF09920" w14:textId="77777777" w:rsidR="00134D72" w:rsidRDefault="00000000">
      <w:pPr>
        <w:tabs>
          <w:tab w:val="center" w:pos="4819"/>
          <w:tab w:val="left" w:pos="7468"/>
        </w:tabs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ab/>
      </w:r>
    </w:p>
    <w:p w14:paraId="6B2F2D80" w14:textId="77777777" w:rsidR="00134D72" w:rsidRDefault="00134D72">
      <w:pPr>
        <w:tabs>
          <w:tab w:val="center" w:pos="4819"/>
          <w:tab w:val="left" w:pos="7468"/>
        </w:tabs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BF16F47" w14:textId="77777777" w:rsidR="00134D72" w:rsidRDefault="00134D72">
      <w:pPr>
        <w:tabs>
          <w:tab w:val="center" w:pos="4819"/>
          <w:tab w:val="left" w:pos="7468"/>
        </w:tabs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846C04C" w14:textId="77777777" w:rsidR="00134D72" w:rsidRDefault="00134D72">
      <w:pPr>
        <w:tabs>
          <w:tab w:val="center" w:pos="4819"/>
          <w:tab w:val="left" w:pos="7468"/>
        </w:tabs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5D4C04B7" w14:textId="77777777" w:rsidR="00134D72" w:rsidRDefault="00134D72">
      <w:pPr>
        <w:tabs>
          <w:tab w:val="center" w:pos="4819"/>
          <w:tab w:val="left" w:pos="7468"/>
        </w:tabs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485DC9E8" w14:textId="77777777" w:rsidR="00134D72" w:rsidRDefault="00000000">
      <w:pPr>
        <w:tabs>
          <w:tab w:val="center" w:pos="4819"/>
          <w:tab w:val="left" w:pos="7468"/>
        </w:tabs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56"/>
          <w:szCs w:val="56"/>
        </w:rPr>
        <w:t>Звіт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p w14:paraId="5117928F" w14:textId="77777777" w:rsidR="00134D72" w:rsidRDefault="00000000">
      <w:pPr>
        <w:tabs>
          <w:tab w:val="center" w:pos="4819"/>
          <w:tab w:val="left" w:pos="7468"/>
        </w:tabs>
        <w:spacing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про виконання лабораторних та практичних робіт блоку № 1</w:t>
      </w:r>
    </w:p>
    <w:p w14:paraId="105E6A85" w14:textId="77777777" w:rsidR="00134D72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 тему:  «Розробка та середовище розробки. Програмування: алгоритм, програма, код.»</w:t>
      </w:r>
    </w:p>
    <w:p w14:paraId="11291961" w14:textId="77777777" w:rsidR="00134D72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з дисципліни: </w:t>
      </w:r>
      <w:r>
        <w:rPr>
          <w:rFonts w:ascii="Times New Roman" w:eastAsia="Times New Roman" w:hAnsi="Times New Roman" w:cs="Times New Roman"/>
          <w:sz w:val="28"/>
          <w:szCs w:val="28"/>
        </w:rPr>
        <w:t>«Основи програмування»</w:t>
      </w:r>
    </w:p>
    <w:p w14:paraId="70BF6664" w14:textId="77777777" w:rsidR="00134D72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до:</w:t>
      </w:r>
    </w:p>
    <w:p w14:paraId="79C80775" w14:textId="77777777" w:rsidR="00134D72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Практичних Робіт до блоку № 1</w:t>
      </w:r>
    </w:p>
    <w:p w14:paraId="09D2FA89" w14:textId="77777777" w:rsidR="00134D72" w:rsidRDefault="00134D72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DE203F3" w14:textId="77777777" w:rsidR="00134D72" w:rsidRDefault="00134D72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62BE8B98" w14:textId="77777777" w:rsidR="00134D72" w:rsidRDefault="00134D72">
      <w:pPr>
        <w:spacing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42FE2C0C" w14:textId="77777777" w:rsidR="00134D72" w:rsidRDefault="00134D72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mallCaps/>
          <w:sz w:val="28"/>
          <w:szCs w:val="28"/>
        </w:rPr>
      </w:pPr>
    </w:p>
    <w:p w14:paraId="2BEC9C6E" w14:textId="77777777" w:rsidR="00134D72" w:rsidRDefault="00134D72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F39FA29" w14:textId="77777777" w:rsidR="00134D72" w:rsidRDefault="00000000">
      <w:pPr>
        <w:spacing w:line="240" w:lineRule="auto"/>
        <w:jc w:val="right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Виконав:</w:t>
      </w:r>
    </w:p>
    <w:p w14:paraId="5E3EB456" w14:textId="77777777" w:rsidR="00134D72" w:rsidRDefault="00000000">
      <w:pPr>
        <w:spacing w:line="240" w:lineRule="auto"/>
        <w:jc w:val="right"/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Студент групи ШІ-11</w:t>
      </w:r>
    </w:p>
    <w:p w14:paraId="26991EFC" w14:textId="78FB15C9" w:rsidR="00134D72" w:rsidRPr="00D6300E" w:rsidRDefault="00B23AF2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uk-UA"/>
        </w:rPr>
        <w:t>Гончаренко Семен Юрійович</w:t>
      </w:r>
    </w:p>
    <w:p w14:paraId="0BAF9701" w14:textId="77777777" w:rsidR="00FA5037" w:rsidRPr="00D6300E" w:rsidRDefault="00FA5037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17755FB" w14:textId="77777777" w:rsidR="00FA5037" w:rsidRPr="00D6300E" w:rsidRDefault="00FA5037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6C7611B" w14:textId="77777777" w:rsidR="00FA5037" w:rsidRPr="00D6300E" w:rsidRDefault="00FA5037">
      <w:pPr>
        <w:spacing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83762A1" w14:textId="77777777" w:rsidR="00FA5037" w:rsidRDefault="00FA5037" w:rsidP="00FA5037">
      <w:pPr>
        <w:rPr>
          <w:lang w:val="uk-UA"/>
        </w:rPr>
      </w:pPr>
    </w:p>
    <w:p w14:paraId="3356B98A" w14:textId="1F24A73D" w:rsidR="00FA5037" w:rsidRPr="00D6300E" w:rsidRDefault="00FA5037" w:rsidP="00FA5037">
      <w:pPr>
        <w:pStyle w:val="1"/>
        <w:spacing w:before="240" w:after="0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  <w:lang w:val="uk-UA"/>
        </w:rPr>
        <w:lastRenderedPageBreak/>
        <w:t>Тема роботи</w:t>
      </w:r>
      <w:r w:rsidRPr="00FA5037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 xml:space="preserve">: </w:t>
      </w:r>
    </w:p>
    <w:p w14:paraId="4FF5EC03" w14:textId="77777777" w:rsidR="00FA5037" w:rsidRPr="00D6300E" w:rsidRDefault="00FA5037" w:rsidP="00FA5037">
      <w:pPr>
        <w:rPr>
          <w:lang w:val="ru-RU"/>
        </w:rPr>
      </w:pPr>
    </w:p>
    <w:p w14:paraId="7C8E0F3B" w14:textId="0BF56425" w:rsidR="00FA5037" w:rsidRPr="00FA5037" w:rsidRDefault="00FA5037" w:rsidP="00FA5037">
      <w:pPr>
        <w:rPr>
          <w:lang w:val="ru-RU"/>
        </w:rPr>
      </w:pPr>
      <w:r w:rsidRPr="00FA5037">
        <w:rPr>
          <w:lang w:val="ru-RU"/>
        </w:rPr>
        <w:t>Розробка та середовище розробки. Програмування: алгоритм, програма, код.</w:t>
      </w:r>
    </w:p>
    <w:p w14:paraId="7381B010" w14:textId="3D97756B" w:rsidR="00134D72" w:rsidRPr="00FA5037" w:rsidRDefault="00000000">
      <w:pPr>
        <w:pStyle w:val="1"/>
        <w:spacing w:after="200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Мета роботи:</w:t>
      </w:r>
      <w:r w:rsidR="00FA5037" w:rsidRPr="00FA5037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 xml:space="preserve"> </w:t>
      </w:r>
    </w:p>
    <w:p w14:paraId="58AC2F04" w14:textId="77777777" w:rsidR="00FA5037" w:rsidRPr="00FA5037" w:rsidRDefault="00FA5037" w:rsidP="00FA5037">
      <w:pPr>
        <w:rPr>
          <w:lang w:val="ru-RU"/>
        </w:rPr>
      </w:pPr>
    </w:p>
    <w:p w14:paraId="0587EA6D" w14:textId="77777777" w:rsidR="00FA5037" w:rsidRDefault="00FA5037" w:rsidP="00FA5037">
      <w:pPr>
        <w:rPr>
          <w:lang w:val="uk-UA"/>
        </w:rPr>
      </w:pPr>
      <w:r w:rsidRPr="00017B1D">
        <w:t xml:space="preserve">Ознайомитися з основними етапами розробки програмного забезпечення, </w:t>
      </w:r>
      <w:r>
        <w:rPr>
          <w:lang w:val="uk-UA"/>
        </w:rPr>
        <w:t>відкрити</w:t>
      </w:r>
      <w:r w:rsidRPr="00017B1D">
        <w:t xml:space="preserve"> та </w:t>
      </w:r>
      <w:r>
        <w:rPr>
          <w:lang w:val="uk-UA"/>
        </w:rPr>
        <w:t>налаштувати</w:t>
      </w:r>
      <w:r w:rsidRPr="00017B1D">
        <w:t xml:space="preserve"> середовище розробки Visual Studio Code для мови C++, засвоїти базові консольні команди Linux і принципи роботи з системою контролю версій Git та сервісом GitHub (включаючи створення гілок, комітів, пулл-реквестів і проходження код-рев'ю), опанувати інструменти планування задач (Trello) і візуалізації алгоритмів (Draw.io),</w:t>
      </w:r>
      <w:r>
        <w:rPr>
          <w:lang w:val="uk-UA"/>
        </w:rPr>
        <w:t xml:space="preserve"> використати </w:t>
      </w:r>
      <w:r>
        <w:rPr>
          <w:lang w:val="en-US"/>
        </w:rPr>
        <w:t>Algotester</w:t>
      </w:r>
      <w:r>
        <w:rPr>
          <w:lang w:val="uk-UA"/>
        </w:rPr>
        <w:t xml:space="preserve"> для тренування</w:t>
      </w:r>
      <w:r w:rsidRPr="00017B1D">
        <w:t>, а також практично реалізувати, налагодити та протестувати першу програму мовою C++ з подальшим оформленням звіту та релізом коду.</w:t>
      </w:r>
    </w:p>
    <w:p w14:paraId="0D65A49B" w14:textId="77777777" w:rsidR="00FA5037" w:rsidRPr="00FA5037" w:rsidRDefault="00FA5037" w:rsidP="00FA5037">
      <w:pPr>
        <w:rPr>
          <w:lang w:val="uk-UA"/>
        </w:rPr>
      </w:pPr>
    </w:p>
    <w:p w14:paraId="777E755A" w14:textId="36B3EC63" w:rsidR="00134D72" w:rsidRDefault="00000000">
      <w:pPr>
        <w:pStyle w:val="1"/>
        <w:spacing w:before="240" w:after="0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Теоретичні відомості:</w:t>
      </w:r>
    </w:p>
    <w:p w14:paraId="4969082A" w14:textId="77777777" w:rsidR="00134D72" w:rsidRDefault="00000000">
      <w:pPr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Теоретичні відомості з переліком важливих тем:</w:t>
      </w:r>
    </w:p>
    <w:p w14:paraId="5D6B0082" w14:textId="77777777" w:rsidR="00134D72" w:rsidRDefault="00000000">
      <w:pPr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№1: Основні поняття мови с/c++. </w:t>
      </w:r>
    </w:p>
    <w:p w14:paraId="6CFF5F7A" w14:textId="77777777" w:rsidR="00134D72" w:rsidRDefault="00000000">
      <w:pPr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№2: Середовище розробки Visual Studio Code.</w:t>
      </w:r>
    </w:p>
    <w:p w14:paraId="1BFECCE0" w14:textId="0C153A56" w:rsidR="00134D72" w:rsidRDefault="00000000">
      <w:pPr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Тема №3: </w:t>
      </w:r>
      <w:r w:rsidR="00D104A7" w:rsidRPr="00D104A7">
        <w:rPr>
          <w:rFonts w:ascii="Times New Roman" w:eastAsia="Times New Roman" w:hAnsi="Times New Roman" w:cs="Times New Roman"/>
          <w:sz w:val="24"/>
          <w:szCs w:val="24"/>
        </w:rPr>
        <w:t>Життєвий цикл розробки, компіляція та налагодження.</w:t>
      </w:r>
    </w:p>
    <w:p w14:paraId="1906631A" w14:textId="77777777" w:rsidR="00134D72" w:rsidRDefault="00000000">
      <w:pPr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№4: FlowCharts та Draw.io.</w:t>
      </w:r>
    </w:p>
    <w:p w14:paraId="251498FD" w14:textId="77777777" w:rsidR="00134D72" w:rsidRDefault="00000000">
      <w:pPr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№5: Git та Github.</w:t>
      </w:r>
    </w:p>
    <w:p w14:paraId="223DF2C3" w14:textId="77777777" w:rsidR="00134D72" w:rsidRDefault="00000000">
      <w:pPr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№6: Algotester.</w:t>
      </w:r>
    </w:p>
    <w:p w14:paraId="3D96D5F1" w14:textId="77777777" w:rsidR="00134D72" w:rsidRDefault="00000000">
      <w:pPr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№7: Trello.</w:t>
      </w:r>
    </w:p>
    <w:p w14:paraId="5E9A53BE" w14:textId="77777777" w:rsidR="00134D72" w:rsidRDefault="00000000">
      <w:pPr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№8: Linux Console Commands.</w:t>
      </w:r>
    </w:p>
    <w:p w14:paraId="618B8E04" w14:textId="77777777" w:rsidR="00134D72" w:rsidRPr="00017B1D" w:rsidRDefault="00134D72">
      <w:pPr>
        <w:spacing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41D4222B" w14:textId="77777777" w:rsidR="00134D72" w:rsidRDefault="00000000">
      <w:pPr>
        <w:numPr>
          <w:ilvl w:val="0"/>
          <w:numId w:val="9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Індивідуальний план опрацювання теорії:</w:t>
      </w:r>
    </w:p>
    <w:p w14:paraId="022FA8FC" w14:textId="77777777" w:rsidR="00134D72" w:rsidRDefault="00000000">
      <w:pPr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№1: Основні поняття мови C/C++</w:t>
      </w:r>
    </w:p>
    <w:p w14:paraId="79728B75" w14:textId="77777777" w:rsidR="00134D72" w:rsidRDefault="00000000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</w:t>
      </w:r>
    </w:p>
    <w:p w14:paraId="3A5D0563" w14:textId="6B2BC436" w:rsidR="00134D72" w:rsidRPr="00627990" w:rsidRDefault="00627990">
      <w:pPr>
        <w:numPr>
          <w:ilvl w:val="2"/>
          <w:numId w:val="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7990">
        <w:rPr>
          <w:rFonts w:ascii="Times New Roman" w:eastAsia="Times New Roman" w:hAnsi="Times New Roman" w:cs="Times New Roman"/>
          <w:sz w:val="24"/>
          <w:szCs w:val="24"/>
        </w:rPr>
        <w:t>C++ Tutorial for Beginners - Learn C++ in 1 Hour</w:t>
      </w:r>
    </w:p>
    <w:p w14:paraId="3F4E82B7" w14:textId="3B3482B3" w:rsidR="00627990" w:rsidRPr="00627990" w:rsidRDefault="00627990" w:rsidP="00627990">
      <w:pPr>
        <w:ind w:left="2160"/>
        <w:jc w:val="both"/>
        <w:rPr>
          <w:rFonts w:ascii="Times New Roman" w:eastAsia="Times New Roman" w:hAnsi="Times New Roman" w:cs="Times New Roman"/>
          <w:sz w:val="24"/>
          <w:szCs w:val="24"/>
        </w:rPr>
      </w:pPr>
      <w:hyperlink r:id="rId9" w:history="1">
        <w:r w:rsidRPr="00E40F66">
          <w:rPr>
            <w:rStyle w:val="a5"/>
            <w:rFonts w:ascii="Times New Roman" w:eastAsia="Times New Roman" w:hAnsi="Times New Roman" w:cs="Times New Roman"/>
            <w:sz w:val="24"/>
            <w:szCs w:val="24"/>
          </w:rPr>
          <w:t>https://youtu.be/ZzaPdXTrSb8?si=7HVLpzUszCmp60L5</w:t>
        </w:r>
      </w:hyperlink>
    </w:p>
    <w:p w14:paraId="6E851CEA" w14:textId="02E2EC1C" w:rsidR="00627990" w:rsidRDefault="00627990">
      <w:pPr>
        <w:numPr>
          <w:ilvl w:val="2"/>
          <w:numId w:val="6"/>
        </w:num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Gemini</w:t>
      </w:r>
    </w:p>
    <w:p w14:paraId="1DA47784" w14:textId="77777777" w:rsidR="00134D72" w:rsidRDefault="00000000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32DB49F5" w14:textId="77777777" w:rsidR="00627990" w:rsidRPr="00627990" w:rsidRDefault="00627990" w:rsidP="00627990">
      <w:pPr>
        <w:pStyle w:val="a8"/>
        <w:numPr>
          <w:ilvl w:val="2"/>
          <w:numId w:val="6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627990">
        <w:rPr>
          <w:rFonts w:ascii="Times New Roman" w:eastAsia="Times New Roman" w:hAnsi="Times New Roman" w:cs="Times New Roman"/>
          <w:sz w:val="24"/>
          <w:szCs w:val="24"/>
        </w:rPr>
        <w:t>Ознайомлений з базовими функціями і типами даних С++, бібліотекою iostream, використанням змінних, вводу, виводу, поняттями алгоритму.</w:t>
      </w:r>
    </w:p>
    <w:p w14:paraId="44AC7A2C" w14:textId="6607031F" w:rsidR="00134D72" w:rsidRDefault="00000000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 Ознайомлен</w:t>
      </w:r>
      <w:r w:rsidR="00627990">
        <w:rPr>
          <w:rFonts w:ascii="Times New Roman" w:eastAsia="Times New Roman" w:hAnsi="Times New Roman" w:cs="Times New Roman"/>
          <w:sz w:val="24"/>
          <w:szCs w:val="24"/>
          <w:lang w:val="uk-UA"/>
        </w:rPr>
        <w:t>ий</w:t>
      </w:r>
    </w:p>
    <w:p w14:paraId="27D7D67B" w14:textId="38BD98BE" w:rsidR="00134D72" w:rsidRDefault="00000000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Початок опрацювання теми: </w:t>
      </w:r>
      <w:r w:rsidR="00627990">
        <w:rPr>
          <w:rFonts w:ascii="Times New Roman" w:eastAsia="Times New Roman" w:hAnsi="Times New Roman" w:cs="Times New Roman"/>
          <w:sz w:val="24"/>
          <w:szCs w:val="24"/>
          <w:lang w:val="uk-UA"/>
        </w:rPr>
        <w:t>12</w:t>
      </w:r>
      <w:r>
        <w:rPr>
          <w:rFonts w:ascii="Times New Roman" w:eastAsia="Times New Roman" w:hAnsi="Times New Roman" w:cs="Times New Roman"/>
          <w:sz w:val="24"/>
          <w:szCs w:val="24"/>
        </w:rPr>
        <w:t>.09.2</w:t>
      </w:r>
      <w:r w:rsidR="00627990"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1E4C0720" w14:textId="4A8C8475" w:rsidR="00134D72" w:rsidRDefault="00000000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Звершення опрацювання теми: 15.09.2</w:t>
      </w:r>
      <w:r w:rsidR="00627990"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</w:p>
    <w:p w14:paraId="65BA1351" w14:textId="77777777" w:rsidR="00134D72" w:rsidRDefault="00000000">
      <w:pPr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№2: Середовище розробки Visual Studio Code</w:t>
      </w:r>
    </w:p>
    <w:p w14:paraId="2E83E936" w14:textId="77777777" w:rsidR="00134D72" w:rsidRDefault="00000000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2D076BD5" w14:textId="77777777" w:rsidR="00627990" w:rsidRPr="00627990" w:rsidRDefault="00627990" w:rsidP="00627990">
      <w:pPr>
        <w:pStyle w:val="a8"/>
        <w:numPr>
          <w:ilvl w:val="2"/>
          <w:numId w:val="6"/>
        </w:numPr>
      </w:pPr>
      <w:r w:rsidRPr="00627990">
        <w:t>Файл “СШІ ОП — Epic 1 — Environment Configuration”</w:t>
      </w:r>
    </w:p>
    <w:p w14:paraId="7103AFDA" w14:textId="77777777" w:rsidR="00627990" w:rsidRPr="00627990" w:rsidRDefault="00627990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27990">
        <w:rPr>
          <w:rFonts w:ascii="Times New Roman" w:eastAsia="Times New Roman" w:hAnsi="Times New Roman" w:cs="Times New Roman"/>
          <w:sz w:val="24"/>
          <w:szCs w:val="24"/>
        </w:rPr>
        <w:t>How to set up C++ in Visual Studio Code</w:t>
      </w:r>
    </w:p>
    <w:p w14:paraId="71B1FA45" w14:textId="438CAB30" w:rsidR="00627990" w:rsidRPr="00627990" w:rsidRDefault="00627990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hyperlink r:id="rId10" w:history="1">
        <w:r w:rsidRPr="00627990">
          <w:rPr>
            <w:rStyle w:val="a5"/>
            <w:rFonts w:ascii="Times New Roman" w:eastAsia="Times New Roman" w:hAnsi="Times New Roman" w:cs="Times New Roman"/>
            <w:sz w:val="24"/>
            <w:szCs w:val="24"/>
          </w:rPr>
          <w:t>https://youtu.be/DMWD7wfhgNY?si=suaiOyqyER9t-TtW</w:t>
        </w:r>
      </w:hyperlink>
    </w:p>
    <w:p w14:paraId="229108D4" w14:textId="77777777" w:rsidR="00134D72" w:rsidRDefault="00000000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310C8369" w14:textId="77777777" w:rsidR="00134D72" w:rsidRDefault="00000000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інстальовано VS Code</w:t>
      </w:r>
    </w:p>
    <w:p w14:paraId="481A172E" w14:textId="77777777" w:rsidR="00134D72" w:rsidRDefault="00000000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встановлено розширення для C++ на систему та Visual Studio Code</w:t>
      </w:r>
    </w:p>
    <w:p w14:paraId="2BF816DB" w14:textId="099578CB" w:rsidR="00134D72" w:rsidRPr="00627990" w:rsidRDefault="00627990" w:rsidP="00627990">
      <w:pPr>
        <w:pStyle w:val="a8"/>
        <w:numPr>
          <w:ilvl w:val="2"/>
          <w:numId w:val="6"/>
        </w:numPr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ознайомився з </w:t>
      </w:r>
      <w:r w:rsidRPr="00627990">
        <w:rPr>
          <w:rFonts w:ascii="Times New Roman" w:eastAsia="Times New Roman" w:hAnsi="Times New Roman" w:cs="Times New Roman"/>
          <w:sz w:val="24"/>
          <w:szCs w:val="24"/>
          <w:lang w:val="en-US"/>
        </w:rPr>
        <w:t>WSL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Ubuntu</w:t>
      </w:r>
    </w:p>
    <w:p w14:paraId="67918C8C" w14:textId="3EBB83F1" w:rsidR="00134D72" w:rsidRDefault="00000000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 Ознайомлен</w:t>
      </w:r>
      <w:r w:rsidR="00627990">
        <w:rPr>
          <w:rFonts w:ascii="Times New Roman" w:eastAsia="Times New Roman" w:hAnsi="Times New Roman" w:cs="Times New Roman"/>
          <w:sz w:val="24"/>
          <w:szCs w:val="24"/>
          <w:lang w:val="uk-UA"/>
        </w:rPr>
        <w:t>ий</w:t>
      </w:r>
    </w:p>
    <w:p w14:paraId="55C9D184" w14:textId="4EB8FD88" w:rsidR="00134D72" w:rsidRDefault="00000000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Початок опрацювання теми: </w:t>
      </w:r>
      <w:r w:rsidR="00627990">
        <w:rPr>
          <w:rFonts w:ascii="Times New Roman" w:eastAsia="Times New Roman" w:hAnsi="Times New Roman" w:cs="Times New Roman"/>
          <w:sz w:val="24"/>
          <w:szCs w:val="24"/>
          <w:lang w:val="uk-UA"/>
        </w:rPr>
        <w:t>12</w:t>
      </w:r>
      <w:r>
        <w:rPr>
          <w:rFonts w:ascii="Times New Roman" w:eastAsia="Times New Roman" w:hAnsi="Times New Roman" w:cs="Times New Roman"/>
          <w:sz w:val="24"/>
          <w:szCs w:val="24"/>
        </w:rPr>
        <w:t>.08.2</w:t>
      </w:r>
      <w:r w:rsidR="00627990"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</w:p>
    <w:p w14:paraId="3A779C0E" w14:textId="0BCCA139" w:rsidR="00134D72" w:rsidRDefault="00000000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Звершення опрацювання теми: </w:t>
      </w:r>
      <w:r w:rsidR="00627990">
        <w:rPr>
          <w:rFonts w:ascii="Times New Roman" w:eastAsia="Times New Roman" w:hAnsi="Times New Roman" w:cs="Times New Roman"/>
          <w:sz w:val="24"/>
          <w:szCs w:val="24"/>
          <w:lang w:val="uk-UA"/>
        </w:rPr>
        <w:t>15</w:t>
      </w:r>
      <w:r>
        <w:rPr>
          <w:rFonts w:ascii="Times New Roman" w:eastAsia="Times New Roman" w:hAnsi="Times New Roman" w:cs="Times New Roman"/>
          <w:sz w:val="24"/>
          <w:szCs w:val="24"/>
        </w:rPr>
        <w:t>.09.2</w:t>
      </w:r>
      <w:r w:rsidR="00627990"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9AA9C88" w14:textId="4BAD662A" w:rsidR="00134D72" w:rsidRDefault="00000000">
      <w:pPr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№3:</w:t>
      </w:r>
      <w:r w:rsidR="00D104A7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="00D104A7" w:rsidRPr="00D104A7">
        <w:rPr>
          <w:rFonts w:ascii="Times New Roman" w:eastAsia="Times New Roman" w:hAnsi="Times New Roman" w:cs="Times New Roman"/>
          <w:sz w:val="24"/>
          <w:szCs w:val="24"/>
          <w:lang w:val="uk-UA"/>
        </w:rPr>
        <w:t>Життєвий цикл розробки, компіляція та налагодження.</w:t>
      </w:r>
    </w:p>
    <w:p w14:paraId="4143BFE8" w14:textId="77777777" w:rsidR="00134D72" w:rsidRDefault="00000000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72967D60" w14:textId="6D5C7D14" w:rsidR="00134D72" w:rsidRDefault="00D104A7" w:rsidP="00D104A7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Матеріали до практичної № 1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254C569" w14:textId="77777777" w:rsidR="00134D72" w:rsidRDefault="00000000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512F8C11" w14:textId="0631F39B" w:rsidR="00D104A7" w:rsidRPr="00D104A7" w:rsidRDefault="00D104A7" w:rsidP="00D104A7">
      <w:pPr>
        <w:pStyle w:val="a8"/>
        <w:numPr>
          <w:ilvl w:val="2"/>
          <w:numId w:val="6"/>
        </w:num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D104A7">
        <w:rPr>
          <w:rFonts w:ascii="Times New Roman" w:eastAsia="Times New Roman" w:hAnsi="Times New Roman" w:cs="Times New Roman"/>
          <w:sz w:val="24"/>
          <w:szCs w:val="24"/>
          <w:lang w:val="uk-UA"/>
        </w:rPr>
        <w:t>Навчився аналізувати помилки компілятора, усувати їх.</w:t>
      </w:r>
    </w:p>
    <w:p w14:paraId="59261899" w14:textId="1DC876F0" w:rsidR="00134D72" w:rsidRDefault="00D104A7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04A7">
        <w:rPr>
          <w:rFonts w:ascii="Times New Roman" w:eastAsia="Times New Roman" w:hAnsi="Times New Roman" w:cs="Times New Roman"/>
          <w:sz w:val="24"/>
          <w:szCs w:val="24"/>
        </w:rPr>
        <w:t>Оволодів базовою функціональністю дебагера: Breakpoint, F10 (Step Over), F5 (Continue), перегляд змінних.</w:t>
      </w:r>
    </w:p>
    <w:p w14:paraId="4CC5C9BA" w14:textId="31ADCE5A" w:rsidR="00134D72" w:rsidRDefault="00000000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 Ознайомлен</w:t>
      </w:r>
      <w:r w:rsidR="00D104A7">
        <w:rPr>
          <w:rFonts w:ascii="Times New Roman" w:eastAsia="Times New Roman" w:hAnsi="Times New Roman" w:cs="Times New Roman"/>
          <w:sz w:val="24"/>
          <w:szCs w:val="24"/>
          <w:lang w:val="uk-UA"/>
        </w:rPr>
        <w:t>ий</w:t>
      </w:r>
    </w:p>
    <w:p w14:paraId="5AD8B797" w14:textId="4C130776" w:rsidR="00134D72" w:rsidRDefault="00000000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Початок опрацювання теми: </w:t>
      </w:r>
      <w:r w:rsidR="00D104A7">
        <w:rPr>
          <w:rFonts w:ascii="Times New Roman" w:eastAsia="Times New Roman" w:hAnsi="Times New Roman" w:cs="Times New Roman"/>
          <w:sz w:val="24"/>
          <w:szCs w:val="24"/>
          <w:lang w:val="uk-UA"/>
        </w:rPr>
        <w:t>12</w:t>
      </w:r>
      <w:r>
        <w:rPr>
          <w:rFonts w:ascii="Times New Roman" w:eastAsia="Times New Roman" w:hAnsi="Times New Roman" w:cs="Times New Roman"/>
          <w:sz w:val="24"/>
          <w:szCs w:val="24"/>
        </w:rPr>
        <w:t>.09.2</w:t>
      </w:r>
      <w:r w:rsidR="00D104A7"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4707FF96" w14:textId="7CDE602F" w:rsidR="00134D72" w:rsidRDefault="00000000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Звершення опрацювання теми: </w:t>
      </w:r>
      <w:r w:rsidR="00D104A7">
        <w:rPr>
          <w:rFonts w:ascii="Times New Roman" w:eastAsia="Times New Roman" w:hAnsi="Times New Roman" w:cs="Times New Roman"/>
          <w:sz w:val="24"/>
          <w:szCs w:val="24"/>
          <w:lang w:val="uk-UA"/>
        </w:rPr>
        <w:t>15</w:t>
      </w:r>
      <w:r>
        <w:rPr>
          <w:rFonts w:ascii="Times New Roman" w:eastAsia="Times New Roman" w:hAnsi="Times New Roman" w:cs="Times New Roman"/>
          <w:sz w:val="24"/>
          <w:szCs w:val="24"/>
        </w:rPr>
        <w:t>.09.2</w:t>
      </w:r>
      <w:r w:rsidR="00D104A7"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8E4EE45" w14:textId="77777777" w:rsidR="00134D72" w:rsidRDefault="00000000">
      <w:pPr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№4 FlowCharts та Draw.io</w:t>
      </w:r>
    </w:p>
    <w:p w14:paraId="21957934" w14:textId="77777777" w:rsidR="00134D72" w:rsidRDefault="00000000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7E5772D7" w14:textId="15A5AA1D" w:rsidR="00134D72" w:rsidRDefault="00D104A7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Матеріали до практичної № 1</w:t>
      </w:r>
    </w:p>
    <w:p w14:paraId="7BDD8FB9" w14:textId="77777777" w:rsidR="00134D72" w:rsidRDefault="00134D72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hyperlink r:id="rId11">
        <w:r>
          <w:rPr>
            <w:rFonts w:ascii="Times New Roman" w:eastAsia="Times New Roman" w:hAnsi="Times New Roman" w:cs="Times New Roman"/>
            <w:color w:val="0563C1"/>
            <w:sz w:val="24"/>
            <w:szCs w:val="24"/>
            <w:u w:val="single"/>
          </w:rPr>
          <w:t>Flowcharts</w:t>
        </w:r>
      </w:hyperlink>
    </w:p>
    <w:p w14:paraId="076A9AF7" w14:textId="77777777" w:rsidR="00134D72" w:rsidRDefault="00000000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1FC7B6B2" w14:textId="7E387380" w:rsidR="00134D72" w:rsidRDefault="00D104A7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О</w:t>
      </w:r>
      <w:r>
        <w:rPr>
          <w:rFonts w:ascii="Times New Roman" w:eastAsia="Times New Roman" w:hAnsi="Times New Roman" w:cs="Times New Roman"/>
          <w:sz w:val="24"/>
          <w:szCs w:val="24"/>
        </w:rPr>
        <w:t>знайомлен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ий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 поняттям FlowChart</w:t>
      </w:r>
    </w:p>
    <w:p w14:paraId="4BB890A6" w14:textId="5CCE658C" w:rsidR="00134D72" w:rsidRDefault="00D104A7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Навчи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вся </w:t>
      </w:r>
      <w:r>
        <w:rPr>
          <w:rFonts w:ascii="Times New Roman" w:eastAsia="Times New Roman" w:hAnsi="Times New Roman" w:cs="Times New Roman"/>
          <w:sz w:val="24"/>
          <w:szCs w:val="24"/>
        </w:rPr>
        <w:t>створювати FlowChart у draw.io</w:t>
      </w:r>
    </w:p>
    <w:p w14:paraId="0291FCD0" w14:textId="2A086669" w:rsidR="00134D72" w:rsidRDefault="00D104A7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Створи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блок-схему до коду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практичної задачі № 1</w:t>
      </w:r>
    </w:p>
    <w:p w14:paraId="359C5622" w14:textId="6DDA7118" w:rsidR="00134D72" w:rsidRDefault="00000000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 Ознайомлен</w:t>
      </w:r>
      <w:r w:rsidR="00D104A7">
        <w:rPr>
          <w:rFonts w:ascii="Times New Roman" w:eastAsia="Times New Roman" w:hAnsi="Times New Roman" w:cs="Times New Roman"/>
          <w:sz w:val="24"/>
          <w:szCs w:val="24"/>
          <w:lang w:val="uk-UA"/>
        </w:rPr>
        <w:t>ий</w:t>
      </w:r>
    </w:p>
    <w:p w14:paraId="49A13463" w14:textId="74F8E9C4" w:rsidR="00134D72" w:rsidRDefault="00000000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Початок опрацювання теми: </w:t>
      </w:r>
      <w:r w:rsidR="00D104A7">
        <w:rPr>
          <w:rFonts w:ascii="Times New Roman" w:eastAsia="Times New Roman" w:hAnsi="Times New Roman" w:cs="Times New Roman"/>
          <w:sz w:val="24"/>
          <w:szCs w:val="24"/>
          <w:lang w:val="uk-UA"/>
        </w:rPr>
        <w:t>15</w:t>
      </w:r>
      <w:r>
        <w:rPr>
          <w:rFonts w:ascii="Times New Roman" w:eastAsia="Times New Roman" w:hAnsi="Times New Roman" w:cs="Times New Roman"/>
          <w:sz w:val="24"/>
          <w:szCs w:val="24"/>
        </w:rPr>
        <w:t>.09.2</w:t>
      </w:r>
      <w:r w:rsidR="00D104A7"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4863A93C" w14:textId="34310829" w:rsidR="00134D72" w:rsidRDefault="00000000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Звершення опрацювання теми: </w:t>
      </w:r>
      <w:r w:rsidR="00D104A7">
        <w:rPr>
          <w:rFonts w:ascii="Times New Roman" w:eastAsia="Times New Roman" w:hAnsi="Times New Roman" w:cs="Times New Roman"/>
          <w:sz w:val="24"/>
          <w:szCs w:val="24"/>
          <w:lang w:val="uk-UA"/>
        </w:rPr>
        <w:t>19</w:t>
      </w:r>
      <w:r>
        <w:rPr>
          <w:rFonts w:ascii="Times New Roman" w:eastAsia="Times New Roman" w:hAnsi="Times New Roman" w:cs="Times New Roman"/>
          <w:sz w:val="24"/>
          <w:szCs w:val="24"/>
        </w:rPr>
        <w:t>.09.2</w:t>
      </w:r>
      <w:r w:rsidR="00D104A7"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2603286" w14:textId="77777777" w:rsidR="00134D72" w:rsidRDefault="00000000">
      <w:pPr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№5 Git та Github</w:t>
      </w:r>
    </w:p>
    <w:p w14:paraId="2F7EFC59" w14:textId="77777777" w:rsidR="00134D72" w:rsidRDefault="00000000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35A3A89E" w14:textId="7216B6DD" w:rsidR="00134D72" w:rsidRDefault="00D104A7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104A7">
        <w:rPr>
          <w:rFonts w:ascii="Times New Roman" w:eastAsia="Times New Roman" w:hAnsi="Times New Roman" w:cs="Times New Roman"/>
          <w:sz w:val="24"/>
          <w:szCs w:val="24"/>
        </w:rPr>
        <w:t>Файл “СШІ ОП — Epic 1 — Environment Configuration”</w:t>
      </w:r>
    </w:p>
    <w:p w14:paraId="453B0F50" w14:textId="77777777" w:rsidR="00134D72" w:rsidRDefault="00134D72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hyperlink r:id="rId12">
        <w:r>
          <w:rPr>
            <w:rFonts w:ascii="Times New Roman" w:eastAsia="Times New Roman" w:hAnsi="Times New Roman" w:cs="Times New Roman"/>
            <w:color w:val="0563C1"/>
            <w:sz w:val="24"/>
            <w:szCs w:val="24"/>
            <w:u w:val="single"/>
          </w:rPr>
          <w:t>Git Basics - Getting a Git Repository</w:t>
        </w:r>
      </w:hyperlink>
    </w:p>
    <w:p w14:paraId="05C74329" w14:textId="77777777" w:rsidR="00134D72" w:rsidRDefault="00000000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4868403B" w14:textId="4E73D54E" w:rsidR="00134D72" w:rsidRDefault="00000000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завантажено Git</w:t>
      </w:r>
    </w:p>
    <w:p w14:paraId="6274E415" w14:textId="22C221B6" w:rsidR="00134D72" w:rsidRDefault="00000000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вивчи</w:t>
      </w:r>
      <w:r w:rsidR="00F00281">
        <w:rPr>
          <w:rFonts w:ascii="Times New Roman" w:eastAsia="Times New Roman" w:hAnsi="Times New Roman" w:cs="Times New Roman"/>
          <w:sz w:val="24"/>
          <w:szCs w:val="24"/>
          <w:lang w:val="uk-UA"/>
        </w:rPr>
        <w:t>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базові git команди</w:t>
      </w:r>
    </w:p>
    <w:p w14:paraId="395EF2DD" w14:textId="77777777" w:rsidR="00134D72" w:rsidRDefault="00000000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зареєстровано на Github</w:t>
      </w:r>
    </w:p>
    <w:p w14:paraId="0A97DE15" w14:textId="3FF0D650" w:rsidR="00134D72" w:rsidRDefault="00000000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навчи</w:t>
      </w:r>
      <w:r w:rsidR="00F00281">
        <w:rPr>
          <w:rFonts w:ascii="Times New Roman" w:eastAsia="Times New Roman" w:hAnsi="Times New Roman" w:cs="Times New Roman"/>
          <w:sz w:val="24"/>
          <w:szCs w:val="24"/>
          <w:lang w:val="uk-UA"/>
        </w:rPr>
        <w:t>вся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створювати репозиторії, бренчі, додавати, комітити та пушити зміни, робити пул реквест</w:t>
      </w:r>
    </w:p>
    <w:p w14:paraId="7F2F7E47" w14:textId="0C7283E5" w:rsidR="00134D72" w:rsidRDefault="00000000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 Ознайомлен</w:t>
      </w:r>
      <w:r w:rsidR="00965E7C">
        <w:rPr>
          <w:rFonts w:ascii="Times New Roman" w:eastAsia="Times New Roman" w:hAnsi="Times New Roman" w:cs="Times New Roman"/>
          <w:sz w:val="24"/>
          <w:szCs w:val="24"/>
          <w:lang w:val="ru-RU"/>
        </w:rPr>
        <w:t>ий</w:t>
      </w:r>
    </w:p>
    <w:p w14:paraId="5C0C61E7" w14:textId="0772EF2B" w:rsidR="00134D72" w:rsidRDefault="00000000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Початок опрацювання теми: </w:t>
      </w:r>
      <w:r w:rsidR="00965E7C">
        <w:rPr>
          <w:rFonts w:ascii="Times New Roman" w:eastAsia="Times New Roman" w:hAnsi="Times New Roman" w:cs="Times New Roman"/>
          <w:sz w:val="24"/>
          <w:szCs w:val="24"/>
          <w:lang w:val="ru-RU"/>
        </w:rPr>
        <w:t>15</w:t>
      </w:r>
      <w:r>
        <w:rPr>
          <w:rFonts w:ascii="Times New Roman" w:eastAsia="Times New Roman" w:hAnsi="Times New Roman" w:cs="Times New Roman"/>
          <w:sz w:val="24"/>
          <w:szCs w:val="24"/>
        </w:rPr>
        <w:t>.09.2</w:t>
      </w:r>
      <w:r w:rsidR="00965E7C"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6214BB59" w14:textId="348792D5" w:rsidR="00134D72" w:rsidRDefault="00000000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Звершення опрацювання теми: </w:t>
      </w:r>
      <w:r w:rsidR="00965E7C">
        <w:rPr>
          <w:rFonts w:ascii="Times New Roman" w:eastAsia="Times New Roman" w:hAnsi="Times New Roman" w:cs="Times New Roman"/>
          <w:sz w:val="24"/>
          <w:szCs w:val="24"/>
          <w:lang w:val="ru-RU"/>
        </w:rPr>
        <w:t>19</w:t>
      </w:r>
      <w:r>
        <w:rPr>
          <w:rFonts w:ascii="Times New Roman" w:eastAsia="Times New Roman" w:hAnsi="Times New Roman" w:cs="Times New Roman"/>
          <w:sz w:val="24"/>
          <w:szCs w:val="24"/>
        </w:rPr>
        <w:t>.09.2</w:t>
      </w:r>
      <w:r w:rsidR="00965E7C"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0643CC4" w14:textId="77777777" w:rsidR="00134D72" w:rsidRDefault="00000000">
      <w:pPr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№6 Algotester</w:t>
      </w:r>
    </w:p>
    <w:p w14:paraId="307C1993" w14:textId="77777777" w:rsidR="00134D72" w:rsidRDefault="00000000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23EDE53C" w14:textId="1D073B35" w:rsidR="00134D72" w:rsidRDefault="00965E7C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hyperlink r:id="rId13" w:history="1">
        <w:r w:rsidRPr="00965E7C">
          <w:rPr>
            <w:rStyle w:val="a5"/>
            <w:rFonts w:ascii="Times New Roman" w:eastAsia="Times New Roman" w:hAnsi="Times New Roman" w:cs="Times New Roman"/>
            <w:sz w:val="24"/>
            <w:szCs w:val="24"/>
            <w:lang w:val="ru-RU"/>
          </w:rPr>
          <w:t>https://algotester.com</w:t>
        </w:r>
      </w:hyperlink>
    </w:p>
    <w:p w14:paraId="62A25CEE" w14:textId="77777777" w:rsidR="00134D72" w:rsidRDefault="00000000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09D4104C" w14:textId="77777777" w:rsidR="00134D72" w:rsidRPr="00965E7C" w:rsidRDefault="00000000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зареєстровано на Algotester</w:t>
      </w:r>
    </w:p>
    <w:p w14:paraId="7AD7EDAD" w14:textId="3F739B9C" w:rsidR="00965E7C" w:rsidRDefault="00965E7C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вибрав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завдання, які я зміг виконати після набуття базових навичок з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C</w:t>
      </w:r>
      <w:r w:rsidRPr="00965E7C">
        <w:rPr>
          <w:rFonts w:ascii="Times New Roman" w:eastAsia="Times New Roman" w:hAnsi="Times New Roman" w:cs="Times New Roman"/>
          <w:sz w:val="24"/>
          <w:szCs w:val="24"/>
          <w:lang w:val="ru-RU"/>
        </w:rPr>
        <w:t>++</w:t>
      </w:r>
    </w:p>
    <w:p w14:paraId="2781F46D" w14:textId="145B7503" w:rsidR="00134D72" w:rsidRDefault="00000000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викона</w:t>
      </w:r>
      <w:r w:rsidR="00965E7C">
        <w:rPr>
          <w:rFonts w:ascii="Times New Roman" w:eastAsia="Times New Roman" w:hAnsi="Times New Roman" w:cs="Times New Roman"/>
          <w:sz w:val="24"/>
          <w:szCs w:val="24"/>
          <w:lang w:val="uk-UA"/>
        </w:rPr>
        <w:t>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65E7C">
        <w:rPr>
          <w:rFonts w:ascii="Times New Roman" w:eastAsia="Times New Roman" w:hAnsi="Times New Roman" w:cs="Times New Roman"/>
          <w:sz w:val="24"/>
          <w:szCs w:val="24"/>
          <w:lang w:val="ru-RU"/>
        </w:rPr>
        <w:t>3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завдан</w:t>
      </w:r>
      <w:r w:rsidR="00965E7C">
        <w:rPr>
          <w:rFonts w:ascii="Times New Roman" w:eastAsia="Times New Roman" w:hAnsi="Times New Roman" w:cs="Times New Roman"/>
          <w:sz w:val="24"/>
          <w:szCs w:val="24"/>
          <w:lang w:val="ru-RU"/>
        </w:rPr>
        <w:t>ня</w:t>
      </w:r>
    </w:p>
    <w:p w14:paraId="3F8AB1A5" w14:textId="6A462803" w:rsidR="00134D72" w:rsidRDefault="00000000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 Ознайомле</w:t>
      </w:r>
      <w:r w:rsidR="00965E7C">
        <w:rPr>
          <w:rFonts w:ascii="Times New Roman" w:eastAsia="Times New Roman" w:hAnsi="Times New Roman" w:cs="Times New Roman"/>
          <w:sz w:val="24"/>
          <w:szCs w:val="24"/>
          <w:lang w:val="uk-UA"/>
        </w:rPr>
        <w:t>ний</w:t>
      </w:r>
    </w:p>
    <w:p w14:paraId="46CDDBAF" w14:textId="2D8E47E2" w:rsidR="00134D72" w:rsidRDefault="00000000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Початок опрацювання теми: </w:t>
      </w:r>
      <w:r w:rsidR="00965E7C">
        <w:rPr>
          <w:rFonts w:ascii="Times New Roman" w:eastAsia="Times New Roman" w:hAnsi="Times New Roman" w:cs="Times New Roman"/>
          <w:sz w:val="24"/>
          <w:szCs w:val="24"/>
          <w:lang w:val="uk-UA"/>
        </w:rPr>
        <w:t>19</w:t>
      </w:r>
      <w:r>
        <w:rPr>
          <w:rFonts w:ascii="Times New Roman" w:eastAsia="Times New Roman" w:hAnsi="Times New Roman" w:cs="Times New Roman"/>
          <w:sz w:val="24"/>
          <w:szCs w:val="24"/>
        </w:rPr>
        <w:t>.09.2</w:t>
      </w:r>
      <w:r w:rsidR="00965E7C"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6271B31F" w14:textId="71AB10A5" w:rsidR="00134D72" w:rsidRDefault="00000000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Звершення опрацювання теми: </w:t>
      </w:r>
      <w:r w:rsidR="00965E7C">
        <w:rPr>
          <w:rFonts w:ascii="Times New Roman" w:eastAsia="Times New Roman" w:hAnsi="Times New Roman" w:cs="Times New Roman"/>
          <w:sz w:val="24"/>
          <w:szCs w:val="24"/>
          <w:lang w:val="uk-UA"/>
        </w:rPr>
        <w:t>21</w:t>
      </w:r>
      <w:r>
        <w:rPr>
          <w:rFonts w:ascii="Times New Roman" w:eastAsia="Times New Roman" w:hAnsi="Times New Roman" w:cs="Times New Roman"/>
          <w:sz w:val="24"/>
          <w:szCs w:val="24"/>
        </w:rPr>
        <w:t>.09.2</w:t>
      </w:r>
      <w:r w:rsidR="00965E7C"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</w:t>
      </w:r>
    </w:p>
    <w:p w14:paraId="3EF19157" w14:textId="77777777" w:rsidR="00134D72" w:rsidRDefault="00000000">
      <w:pPr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№7 Trello</w:t>
      </w:r>
    </w:p>
    <w:p w14:paraId="546191B8" w14:textId="77777777" w:rsidR="00134D72" w:rsidRDefault="00000000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3E2014E3" w14:textId="77777777" w:rsidR="00134D72" w:rsidRPr="00965E7C" w:rsidRDefault="00000000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563C1"/>
          <w:sz w:val="24"/>
          <w:szCs w:val="24"/>
        </w:rPr>
        <w:t>trello.com</w:t>
      </w:r>
    </w:p>
    <w:p w14:paraId="36C3B56A" w14:textId="78657121" w:rsidR="00965E7C" w:rsidRDefault="00965E7C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Матеріали до практичної № 1</w:t>
      </w:r>
    </w:p>
    <w:p w14:paraId="6FCE2885" w14:textId="77777777" w:rsidR="00134D72" w:rsidRDefault="00000000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52F57146" w14:textId="4E2CB783" w:rsidR="00134D72" w:rsidRDefault="00965E7C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Доєднався до дошки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Trello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своєї команди</w:t>
      </w:r>
    </w:p>
    <w:p w14:paraId="2D07671E" w14:textId="18B91998" w:rsidR="00134D72" w:rsidRDefault="00965E7C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С</w:t>
      </w:r>
      <w:r>
        <w:rPr>
          <w:rFonts w:ascii="Times New Roman" w:eastAsia="Times New Roman" w:hAnsi="Times New Roman" w:cs="Times New Roman"/>
          <w:sz w:val="24"/>
          <w:szCs w:val="24"/>
        </w:rPr>
        <w:t>твор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ив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список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св</w:t>
      </w:r>
      <w:r>
        <w:rPr>
          <w:rFonts w:ascii="Times New Roman" w:eastAsia="Times New Roman" w:hAnsi="Times New Roman" w:cs="Times New Roman"/>
          <w:sz w:val="24"/>
          <w:szCs w:val="24"/>
        </w:rPr>
        <w:t>оїх завдань</w:t>
      </w:r>
    </w:p>
    <w:p w14:paraId="2C97EFE5" w14:textId="578F92E0" w:rsidR="00134D72" w:rsidRDefault="00000000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 Ознайомлен</w:t>
      </w:r>
      <w:r w:rsidR="00965E7C">
        <w:rPr>
          <w:rFonts w:ascii="Times New Roman" w:eastAsia="Times New Roman" w:hAnsi="Times New Roman" w:cs="Times New Roman"/>
          <w:sz w:val="24"/>
          <w:szCs w:val="24"/>
          <w:lang w:val="uk-UA"/>
        </w:rPr>
        <w:t>ий</w:t>
      </w:r>
    </w:p>
    <w:p w14:paraId="5BDB00A7" w14:textId="3315C405" w:rsidR="00134D72" w:rsidRDefault="00000000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Початок опрацювання теми: </w:t>
      </w:r>
      <w:r w:rsidR="00965E7C">
        <w:rPr>
          <w:rFonts w:ascii="Times New Roman" w:eastAsia="Times New Roman" w:hAnsi="Times New Roman" w:cs="Times New Roman"/>
          <w:sz w:val="24"/>
          <w:szCs w:val="24"/>
          <w:lang w:val="uk-UA"/>
        </w:rPr>
        <w:t>12</w:t>
      </w:r>
      <w:r>
        <w:rPr>
          <w:rFonts w:ascii="Times New Roman" w:eastAsia="Times New Roman" w:hAnsi="Times New Roman" w:cs="Times New Roman"/>
          <w:sz w:val="24"/>
          <w:szCs w:val="24"/>
        </w:rPr>
        <w:t>.09.2</w:t>
      </w:r>
      <w:r w:rsidR="00965E7C"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</w:p>
    <w:p w14:paraId="7BB4E60C" w14:textId="08073083" w:rsidR="00134D72" w:rsidRDefault="00000000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Звершення опрацювання теми: </w:t>
      </w:r>
      <w:r w:rsidR="00965E7C">
        <w:rPr>
          <w:rFonts w:ascii="Times New Roman" w:eastAsia="Times New Roman" w:hAnsi="Times New Roman" w:cs="Times New Roman"/>
          <w:sz w:val="24"/>
          <w:szCs w:val="24"/>
          <w:lang w:val="uk-UA"/>
        </w:rPr>
        <w:t>15</w:t>
      </w:r>
      <w:r>
        <w:rPr>
          <w:rFonts w:ascii="Times New Roman" w:eastAsia="Times New Roman" w:hAnsi="Times New Roman" w:cs="Times New Roman"/>
          <w:sz w:val="24"/>
          <w:szCs w:val="24"/>
        </w:rPr>
        <w:t>.09.2</w:t>
      </w:r>
      <w:r w:rsidR="00965E7C"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5EA6354" w14:textId="77777777" w:rsidR="00134D72" w:rsidRDefault="00000000">
      <w:pPr>
        <w:numPr>
          <w:ilvl w:val="0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 №8 Linux Console Commands</w:t>
      </w:r>
    </w:p>
    <w:p w14:paraId="27505D25" w14:textId="1336B17E" w:rsidR="00134D72" w:rsidRPr="00965E7C" w:rsidRDefault="00000000" w:rsidP="00965E7C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Джерела Інформації:</w:t>
      </w:r>
    </w:p>
    <w:p w14:paraId="0637C3F6" w14:textId="5612EC79" w:rsidR="00965E7C" w:rsidRPr="00965E7C" w:rsidRDefault="00965E7C" w:rsidP="00965E7C">
      <w:pPr>
        <w:pStyle w:val="a8"/>
        <w:numPr>
          <w:ilvl w:val="2"/>
          <w:numId w:val="6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965E7C">
        <w:rPr>
          <w:rFonts w:ascii="Times New Roman" w:eastAsia="Times New Roman" w:hAnsi="Times New Roman" w:cs="Times New Roman"/>
          <w:sz w:val="24"/>
          <w:szCs w:val="24"/>
        </w:rPr>
        <w:t>Файл “СШІ ОП — Epic 1 — Environment Configuration”</w:t>
      </w:r>
    </w:p>
    <w:p w14:paraId="1897FFF5" w14:textId="2AB7F9CE" w:rsidR="00965E7C" w:rsidRPr="00965E7C" w:rsidRDefault="00965E7C" w:rsidP="00965E7C">
      <w:pPr>
        <w:pStyle w:val="a8"/>
        <w:numPr>
          <w:ilvl w:val="2"/>
          <w:numId w:val="6"/>
        </w:numPr>
        <w:rPr>
          <w:rFonts w:ascii="Times New Roman" w:eastAsia="Times New Roman" w:hAnsi="Times New Roman" w:cs="Times New Roman"/>
          <w:sz w:val="24"/>
          <w:szCs w:val="24"/>
        </w:rPr>
      </w:pPr>
      <w:r w:rsidRPr="00965E7C">
        <w:rPr>
          <w:rFonts w:ascii="Times New Roman" w:eastAsia="Times New Roman" w:hAnsi="Times New Roman" w:cs="Times New Roman"/>
          <w:sz w:val="24"/>
          <w:szCs w:val="24"/>
        </w:rPr>
        <w:t>60 Linux Commands you NEED to know (in 10 minutes)</w:t>
      </w:r>
    </w:p>
    <w:p w14:paraId="19F98A88" w14:textId="15314F76" w:rsidR="00965E7C" w:rsidRPr="00965E7C" w:rsidRDefault="00965E7C" w:rsidP="00965E7C">
      <w:pPr>
        <w:pStyle w:val="a8"/>
        <w:ind w:left="2160"/>
        <w:rPr>
          <w:rFonts w:ascii="Times New Roman" w:eastAsia="Times New Roman" w:hAnsi="Times New Roman" w:cs="Times New Roman"/>
          <w:sz w:val="24"/>
          <w:szCs w:val="24"/>
        </w:rPr>
      </w:pPr>
      <w:hyperlink r:id="rId14" w:history="1">
        <w:r w:rsidRPr="00965E7C">
          <w:rPr>
            <w:rStyle w:val="a5"/>
            <w:rFonts w:ascii="Times New Roman" w:eastAsia="Times New Roman" w:hAnsi="Times New Roman" w:cs="Times New Roman"/>
            <w:sz w:val="24"/>
            <w:szCs w:val="24"/>
          </w:rPr>
          <w:t>https://youtu.be/gd7BXuUQ91w?si=Vo_FmYUrxtE9Y5ha</w:t>
        </w:r>
      </w:hyperlink>
    </w:p>
    <w:p w14:paraId="51122849" w14:textId="77777777" w:rsidR="00134D72" w:rsidRDefault="00000000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опрацьовано:</w:t>
      </w:r>
    </w:p>
    <w:p w14:paraId="40A05C2D" w14:textId="0F2C38F8" w:rsidR="00134D72" w:rsidRDefault="00000000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запусти</w:t>
      </w:r>
      <w:r w:rsidR="00965E7C">
        <w:rPr>
          <w:rFonts w:ascii="Times New Roman" w:eastAsia="Times New Roman" w:hAnsi="Times New Roman" w:cs="Times New Roman"/>
          <w:sz w:val="24"/>
          <w:szCs w:val="24"/>
          <w:lang w:val="uk-UA"/>
        </w:rPr>
        <w:t>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термінал на дистрибутиві Ubuntu </w:t>
      </w:r>
    </w:p>
    <w:p w14:paraId="62FCF426" w14:textId="7D8FF396" w:rsidR="00134D72" w:rsidRDefault="00FA5037">
      <w:pPr>
        <w:numPr>
          <w:ilvl w:val="2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вивчив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базов</w:t>
      </w:r>
      <w:r w:rsidR="00965E7C">
        <w:rPr>
          <w:rFonts w:ascii="Times New Roman" w:eastAsia="Times New Roman" w:hAnsi="Times New Roman" w:cs="Times New Roman"/>
          <w:sz w:val="24"/>
          <w:szCs w:val="24"/>
          <w:lang w:val="uk-UA"/>
        </w:rPr>
        <w:t>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команд</w:t>
      </w:r>
      <w:r w:rsidR="00965E7C">
        <w:rPr>
          <w:rFonts w:ascii="Times New Roman" w:eastAsia="Times New Roman" w:hAnsi="Times New Roman" w:cs="Times New Roman"/>
          <w:sz w:val="24"/>
          <w:szCs w:val="24"/>
          <w:lang w:val="uk-UA"/>
        </w:rPr>
        <w:t>и</w:t>
      </w:r>
    </w:p>
    <w:p w14:paraId="1D2F52CA" w14:textId="41DF950B" w:rsidR="00134D72" w:rsidRDefault="00000000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Статус: Ознайомлен</w:t>
      </w:r>
      <w:r w:rsidR="00965E7C">
        <w:rPr>
          <w:rFonts w:ascii="Times New Roman" w:eastAsia="Times New Roman" w:hAnsi="Times New Roman" w:cs="Times New Roman"/>
          <w:sz w:val="24"/>
          <w:szCs w:val="24"/>
          <w:lang w:val="uk-UA"/>
        </w:rPr>
        <w:t>ий</w:t>
      </w:r>
    </w:p>
    <w:p w14:paraId="3B87C1F6" w14:textId="766BE507" w:rsidR="00134D72" w:rsidRDefault="00000000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Початок опрацювання теми: </w:t>
      </w:r>
      <w:r w:rsidR="00965E7C">
        <w:rPr>
          <w:rFonts w:ascii="Times New Roman" w:eastAsia="Times New Roman" w:hAnsi="Times New Roman" w:cs="Times New Roman"/>
          <w:sz w:val="24"/>
          <w:szCs w:val="24"/>
          <w:lang w:val="uk-UA"/>
        </w:rPr>
        <w:t>12</w:t>
      </w:r>
      <w:r>
        <w:rPr>
          <w:rFonts w:ascii="Times New Roman" w:eastAsia="Times New Roman" w:hAnsi="Times New Roman" w:cs="Times New Roman"/>
          <w:sz w:val="24"/>
          <w:szCs w:val="24"/>
        </w:rPr>
        <w:t>.10.2</w:t>
      </w:r>
      <w:r w:rsidR="00965E7C"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</w:p>
    <w:p w14:paraId="6228C525" w14:textId="4D3A156E" w:rsidR="00134D72" w:rsidRDefault="00000000">
      <w:pPr>
        <w:numPr>
          <w:ilvl w:val="1"/>
          <w:numId w:val="6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Звершення опрацювання теми: </w:t>
      </w:r>
      <w:r w:rsidR="00965E7C">
        <w:rPr>
          <w:rFonts w:ascii="Times New Roman" w:eastAsia="Times New Roman" w:hAnsi="Times New Roman" w:cs="Times New Roman"/>
          <w:sz w:val="24"/>
          <w:szCs w:val="24"/>
          <w:lang w:val="uk-UA"/>
        </w:rPr>
        <w:t>19</w:t>
      </w:r>
      <w:r>
        <w:rPr>
          <w:rFonts w:ascii="Times New Roman" w:eastAsia="Times New Roman" w:hAnsi="Times New Roman" w:cs="Times New Roman"/>
          <w:sz w:val="24"/>
          <w:szCs w:val="24"/>
        </w:rPr>
        <w:t>.10.2</w:t>
      </w:r>
      <w:r w:rsidR="00965E7C">
        <w:rPr>
          <w:rFonts w:ascii="Times New Roman" w:eastAsia="Times New Roman" w:hAnsi="Times New Roman" w:cs="Times New Roman"/>
          <w:sz w:val="24"/>
          <w:szCs w:val="24"/>
          <w:lang w:val="uk-UA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12000EB" w14:textId="77777777" w:rsidR="00134D72" w:rsidRDefault="00134D72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3D02777" w14:textId="77777777" w:rsidR="00134D72" w:rsidRDefault="00000000">
      <w:pPr>
        <w:pStyle w:val="1"/>
        <w:spacing w:before="240" w:after="0"/>
        <w:jc w:val="both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Виконання роботи:</w:t>
      </w:r>
    </w:p>
    <w:p w14:paraId="7386CFE0" w14:textId="77777777" w:rsidR="00134D72" w:rsidRDefault="00000000">
      <w:pPr>
        <w:pStyle w:val="2"/>
        <w:spacing w:before="40" w:after="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1.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  <w:t xml:space="preserve">Опрацювання завдання та вимог до програм та середовища: </w:t>
      </w:r>
    </w:p>
    <w:p w14:paraId="15E1C7CD" w14:textId="77777777" w:rsidR="00134D72" w:rsidRDefault="00134D72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93C97A4" w14:textId="2F190B91" w:rsidR="00FA5037" w:rsidRDefault="00FA5037" w:rsidP="00FA5037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FA5037"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№1 Theory  Education Activities</w:t>
      </w:r>
    </w:p>
    <w:p w14:paraId="40E7B4DF" w14:textId="0D2C6879" w:rsidR="00FA5037" w:rsidRPr="00254F59" w:rsidRDefault="00254F59" w:rsidP="00254F59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254F59">
        <w:rPr>
          <w:rFonts w:ascii="Times New Roman" w:eastAsia="Times New Roman" w:hAnsi="Times New Roman" w:cs="Times New Roman"/>
          <w:sz w:val="24"/>
          <w:szCs w:val="24"/>
          <w:lang w:val="uk-UA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-</w:t>
      </w:r>
      <w:r w:rsidR="00FA5037" w:rsidRPr="00254F59">
        <w:rPr>
          <w:rFonts w:ascii="Times New Roman" w:eastAsia="Times New Roman" w:hAnsi="Times New Roman" w:cs="Times New Roman"/>
          <w:sz w:val="24"/>
          <w:szCs w:val="24"/>
          <w:lang w:val="uk-UA"/>
        </w:rPr>
        <w:t>Вивчити необхідний теоретичний матеріал, зберегти використані джерела інформації, вказати поточні статуси виконання та терміни опрацювання.</w:t>
      </w:r>
    </w:p>
    <w:p w14:paraId="689B1D71" w14:textId="77777777" w:rsidR="00FA5037" w:rsidRDefault="00FA5037" w:rsidP="00FA5037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FA5037"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№2 Requirements management and design activities with  Draw.io  and Google Docs</w:t>
      </w:r>
    </w:p>
    <w:p w14:paraId="2BCC1384" w14:textId="7BB0A6B8" w:rsidR="00FA5037" w:rsidRPr="00254F59" w:rsidRDefault="00254F59" w:rsidP="00254F59">
      <w:pPr>
        <w:pStyle w:val="a8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-</w:t>
      </w:r>
      <w:r w:rsidRPr="00254F59">
        <w:rPr>
          <w:rFonts w:ascii="Times New Roman" w:eastAsia="Times New Roman" w:hAnsi="Times New Roman" w:cs="Times New Roman"/>
          <w:sz w:val="24"/>
          <w:szCs w:val="24"/>
          <w:lang w:val="uk-UA"/>
        </w:rPr>
        <w:t>Оволодіти навичками побудови схем алгоритмів у сервісі Draw.io та навчитися працювати з текстовими документами Word.</w:t>
      </w:r>
    </w:p>
    <w:p w14:paraId="4F157E4D" w14:textId="77777777" w:rsidR="00FA5037" w:rsidRDefault="00FA5037" w:rsidP="00FA5037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FA5037"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№3 Configuration: Trello</w:t>
      </w:r>
    </w:p>
    <w:p w14:paraId="0BADEA92" w14:textId="3CB12264" w:rsidR="00FA5037" w:rsidRPr="00FA5037" w:rsidRDefault="00254F59" w:rsidP="00FA5037">
      <w:pPr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ab/>
        <w:t>-</w:t>
      </w:r>
      <w:r w:rsidRPr="00254F59">
        <w:t xml:space="preserve"> </w:t>
      </w:r>
      <w:r w:rsidRPr="00254F59">
        <w:rPr>
          <w:rFonts w:ascii="Times New Roman" w:eastAsia="Times New Roman" w:hAnsi="Times New Roman" w:cs="Times New Roman"/>
          <w:sz w:val="24"/>
          <w:szCs w:val="24"/>
          <w:lang w:val="uk-UA"/>
        </w:rPr>
        <w:t>Зареєструвати обліковий запис у Trello. Створити робочу дошку в командному просторі, розмістити свої картки із завданнями та здійснювати моніторинг власного й командного прогресу.</w:t>
      </w:r>
    </w:p>
    <w:p w14:paraId="2A0CA32E" w14:textId="77777777" w:rsidR="00FA5037" w:rsidRPr="00FA5037" w:rsidRDefault="00FA5037" w:rsidP="00FA5037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A5037"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№4 Configuration: Linux Console Commands</w:t>
      </w:r>
    </w:p>
    <w:p w14:paraId="51CE1609" w14:textId="4174B315" w:rsidR="00FA5037" w:rsidRPr="00254F59" w:rsidRDefault="00254F59" w:rsidP="00FA5037">
      <w:pPr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ab/>
        <w:t>-</w:t>
      </w:r>
      <w:r w:rsidRPr="00254F59">
        <w:t xml:space="preserve"> </w:t>
      </w:r>
      <w:r w:rsidRPr="00254F59">
        <w:rPr>
          <w:rFonts w:ascii="Times New Roman" w:eastAsia="Times New Roman" w:hAnsi="Times New Roman" w:cs="Times New Roman"/>
          <w:sz w:val="24"/>
          <w:szCs w:val="24"/>
          <w:lang w:val="uk-UA"/>
        </w:rPr>
        <w:t>Сконфігурувати підсистему WSL в ОС Windows та засвоїти основні інструкції для роботи з терміналом Linux.</w:t>
      </w:r>
    </w:p>
    <w:p w14:paraId="6A303E72" w14:textId="77777777" w:rsidR="00FA5037" w:rsidRDefault="00FA5037" w:rsidP="00FA5037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FA5037"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№5 Configuration: Visual Studio Code</w:t>
      </w:r>
    </w:p>
    <w:p w14:paraId="26C66866" w14:textId="361E8BF0" w:rsidR="00FA5037" w:rsidRPr="00FA5037" w:rsidRDefault="00254F59" w:rsidP="00FA5037">
      <w:pPr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ab/>
        <w:t>-</w:t>
      </w:r>
      <w:r w:rsidRPr="00254F59">
        <w:t xml:space="preserve"> </w:t>
      </w:r>
      <w:r w:rsidRPr="00254F59">
        <w:rPr>
          <w:rFonts w:ascii="Times New Roman" w:eastAsia="Times New Roman" w:hAnsi="Times New Roman" w:cs="Times New Roman"/>
          <w:sz w:val="24"/>
          <w:szCs w:val="24"/>
          <w:lang w:val="uk-UA"/>
        </w:rPr>
        <w:t>Завантажити, встановити та виконати первинне налаштування редактора Visual Studio Code.</w:t>
      </w:r>
    </w:p>
    <w:p w14:paraId="249FD53E" w14:textId="77777777" w:rsidR="00FA5037" w:rsidRDefault="00FA5037" w:rsidP="00FA5037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FA5037"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№6 Configuration: VSC C/C++ Extensions, IntelliSense, Code Runner, debugger</w:t>
      </w:r>
    </w:p>
    <w:p w14:paraId="642C8145" w14:textId="751A36DD" w:rsidR="00FA5037" w:rsidRPr="00254F59" w:rsidRDefault="00254F59" w:rsidP="00FA5037">
      <w:pPr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lastRenderedPageBreak/>
        <w:tab/>
        <w:t>-</w:t>
      </w:r>
      <w:r w:rsidRPr="00254F59">
        <w:rPr>
          <w:rFonts w:ascii="Times New Roman" w:eastAsia="Times New Roman" w:hAnsi="Times New Roman" w:cs="Times New Roman"/>
          <w:sz w:val="24"/>
          <w:szCs w:val="24"/>
          <w:lang w:val="uk-UA"/>
        </w:rPr>
        <w:t>Інсталювати необхідні плагіни для підтримки розробки мовами C/C++. Налаштувати систему підказок IntelliSense. Запустити пробний проєкт, а також опанувати функціонал налагоджувача (дебаггера)</w:t>
      </w:r>
    </w:p>
    <w:p w14:paraId="1A682F7A" w14:textId="77777777" w:rsidR="00FA5037" w:rsidRPr="00FA5037" w:rsidRDefault="00FA5037" w:rsidP="00FA5037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A5037"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№7 Configuration: GitHub</w:t>
      </w:r>
    </w:p>
    <w:p w14:paraId="471D0F0C" w14:textId="50E4D4B0" w:rsidR="00FA5037" w:rsidRPr="00254F59" w:rsidRDefault="00254F59" w:rsidP="00FA5037">
      <w:pPr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ab/>
        <w:t>-</w:t>
      </w:r>
      <w:r w:rsidRPr="00254F59">
        <w:rPr>
          <w:rFonts w:ascii="Times New Roman" w:eastAsia="Times New Roman" w:hAnsi="Times New Roman" w:cs="Times New Roman"/>
          <w:sz w:val="24"/>
          <w:szCs w:val="24"/>
        </w:rPr>
        <w:t>Створити профіль на GitHub. Налаштувати інтеграцію між локальним Git та віддаленим сервісом GitHub. Опанувати процес створення онлайн-репозиторіїв.</w:t>
      </w:r>
    </w:p>
    <w:p w14:paraId="40D71BF9" w14:textId="77777777" w:rsidR="00FA5037" w:rsidRPr="00FA5037" w:rsidRDefault="00FA5037" w:rsidP="00FA5037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A5037"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№8 Configuration: Git</w:t>
      </w:r>
    </w:p>
    <w:p w14:paraId="488C4ADF" w14:textId="0D9721DD" w:rsidR="00FA5037" w:rsidRPr="00254F59" w:rsidRDefault="00254F59" w:rsidP="00FA5037">
      <w:pPr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ab/>
        <w:t>-</w:t>
      </w:r>
      <w:r w:rsidRPr="00254F59">
        <w:rPr>
          <w:rFonts w:ascii="Times New Roman" w:eastAsia="Times New Roman" w:hAnsi="Times New Roman" w:cs="Times New Roman"/>
          <w:sz w:val="24"/>
          <w:szCs w:val="24"/>
        </w:rPr>
        <w:t>Інсталювати систему Git у середовищі WSL.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254F59">
        <w:rPr>
          <w:rFonts w:ascii="Times New Roman" w:eastAsia="Times New Roman" w:hAnsi="Times New Roman" w:cs="Times New Roman"/>
          <w:sz w:val="24"/>
          <w:szCs w:val="24"/>
        </w:rPr>
        <w:t>Опанувати базований інструментарій для створення комітів та управління гілками.</w:t>
      </w:r>
    </w:p>
    <w:p w14:paraId="49212919" w14:textId="77777777" w:rsidR="00FA5037" w:rsidRDefault="00FA5037" w:rsidP="00FA5037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FA5037"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№9 Configuration: Algotester</w:t>
      </w:r>
    </w:p>
    <w:p w14:paraId="3CD265E9" w14:textId="6DAD7CA3" w:rsidR="00FA5037" w:rsidRPr="00D6300E" w:rsidRDefault="00254F59" w:rsidP="00FA5037">
      <w:pPr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ab/>
        <w:t>-</w:t>
      </w:r>
      <w:r w:rsidRPr="00254F59">
        <w:rPr>
          <w:rFonts w:ascii="Times New Roman" w:eastAsia="Times New Roman" w:hAnsi="Times New Roman" w:cs="Times New Roman"/>
          <w:sz w:val="24"/>
          <w:szCs w:val="24"/>
        </w:rPr>
        <w:t xml:space="preserve">Зареєструватися на платформі Algotester та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вирішити декілька завдань.</w:t>
      </w:r>
    </w:p>
    <w:p w14:paraId="657168C1" w14:textId="77777777" w:rsidR="00FA5037" w:rsidRDefault="00FA5037" w:rsidP="00FA5037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FA5037"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№10 Configuration: Create Own Git Repo and Exchange Files with Teammate</w:t>
      </w:r>
    </w:p>
    <w:p w14:paraId="0211F635" w14:textId="02759422" w:rsidR="00FA5037" w:rsidRPr="00FA5037" w:rsidRDefault="00F04870" w:rsidP="00FA5037">
      <w:pPr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ab/>
        <w:t>-</w:t>
      </w:r>
      <w:r w:rsidRPr="00F04870">
        <w:rPr>
          <w:rFonts w:ascii="Times New Roman" w:eastAsia="Times New Roman" w:hAnsi="Times New Roman" w:cs="Times New Roman"/>
          <w:sz w:val="24"/>
          <w:szCs w:val="24"/>
        </w:rPr>
        <w:t>Створити особистий репозиторій, організувати спільний проєкт із колегами та вивантажити туди вихідний код.</w:t>
      </w:r>
    </w:p>
    <w:p w14:paraId="2A1FF9BF" w14:textId="77777777" w:rsidR="00FA5037" w:rsidRDefault="00FA5037" w:rsidP="00FA5037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FA5037"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№11 Experimental Exercises Activities – Run First Program</w:t>
      </w:r>
    </w:p>
    <w:p w14:paraId="0B2BFF7A" w14:textId="12660614" w:rsidR="00FA5037" w:rsidRPr="00FA5037" w:rsidRDefault="00F04870" w:rsidP="00FA5037">
      <w:pPr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ab/>
        <w:t>-</w:t>
      </w:r>
      <w:r w:rsidRPr="00F04870">
        <w:rPr>
          <w:rFonts w:ascii="Times New Roman" w:eastAsia="Times New Roman" w:hAnsi="Times New Roman" w:cs="Times New Roman"/>
          <w:sz w:val="24"/>
          <w:szCs w:val="24"/>
        </w:rPr>
        <w:t>Написати консольний додаток «Автономність портативної зарядної станції» мовою C++, забезпечити успішну компіляцію без попереджень і перевірити коректність роботи на тестових даних.</w:t>
      </w:r>
    </w:p>
    <w:p w14:paraId="31F49222" w14:textId="77777777" w:rsidR="00FA5037" w:rsidRDefault="00FA5037" w:rsidP="00FA5037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FA5037"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№12 Result Documentation Report and Outcomes List Placement Activities</w:t>
      </w:r>
    </w:p>
    <w:p w14:paraId="6045034C" w14:textId="2132CD01" w:rsidR="00FA5037" w:rsidRPr="00F04870" w:rsidRDefault="00F04870" w:rsidP="00FA5037">
      <w:pPr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ab/>
        <w:t>-</w:t>
      </w:r>
      <w:r w:rsidRPr="00F04870">
        <w:rPr>
          <w:rFonts w:ascii="Times New Roman" w:eastAsia="Times New Roman" w:hAnsi="Times New Roman" w:cs="Times New Roman"/>
          <w:sz w:val="24"/>
          <w:szCs w:val="24"/>
        </w:rPr>
        <w:t>Підготувати підсумковий звіт та зберегти його у відповідній директорії</w:t>
      </w:r>
      <w:r w:rsidRPr="00F0487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епіку</w:t>
      </w:r>
    </w:p>
    <w:p w14:paraId="51D9EF86" w14:textId="77777777" w:rsidR="00FA5037" w:rsidRDefault="00FA5037" w:rsidP="00FA5037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FA5037"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№13 Results Evaluations and Release</w:t>
      </w:r>
    </w:p>
    <w:p w14:paraId="5E11401E" w14:textId="79C73336" w:rsidR="00FA5037" w:rsidRPr="00F04870" w:rsidRDefault="00F04870" w:rsidP="00FA5037">
      <w:pPr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ab/>
        <w:t>-</w:t>
      </w:r>
      <w:r w:rsidRPr="00F04870">
        <w:rPr>
          <w:rFonts w:ascii="Times New Roman" w:eastAsia="Times New Roman" w:hAnsi="Times New Roman" w:cs="Times New Roman"/>
          <w:sz w:val="24"/>
          <w:szCs w:val="24"/>
        </w:rPr>
        <w:t xml:space="preserve">Оформити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пул реквест</w:t>
      </w:r>
      <w:r w:rsidRPr="00F04870">
        <w:rPr>
          <w:rFonts w:ascii="Times New Roman" w:eastAsia="Times New Roman" w:hAnsi="Times New Roman" w:cs="Times New Roman"/>
          <w:sz w:val="24"/>
          <w:szCs w:val="24"/>
        </w:rPr>
        <w:t xml:space="preserve"> та отримати схвалення від двох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людей</w:t>
      </w:r>
    </w:p>
    <w:p w14:paraId="543FD9E2" w14:textId="77777777" w:rsidR="00FA5037" w:rsidRPr="00FA5037" w:rsidRDefault="00FA5037" w:rsidP="00FA5037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A5037"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№14 Self-practice work: Algotester “A плюс B”</w:t>
      </w:r>
    </w:p>
    <w:p w14:paraId="4451D052" w14:textId="0D3808AD" w:rsidR="00134D72" w:rsidRPr="000F000F" w:rsidRDefault="00F04870">
      <w:pPr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ab/>
        <w:t>-</w:t>
      </w:r>
      <w:r w:rsidRPr="00F04870">
        <w:rPr>
          <w:rFonts w:ascii="Times New Roman" w:eastAsia="Times New Roman" w:hAnsi="Times New Roman" w:cs="Times New Roman"/>
          <w:sz w:val="24"/>
          <w:szCs w:val="24"/>
        </w:rPr>
        <w:t xml:space="preserve">Самостійно розв'язати задачу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на платформі</w:t>
      </w:r>
      <w:r w:rsidRPr="00F04870">
        <w:rPr>
          <w:rFonts w:ascii="Times New Roman" w:eastAsia="Times New Roman" w:hAnsi="Times New Roman" w:cs="Times New Roman"/>
          <w:sz w:val="24"/>
          <w:szCs w:val="24"/>
        </w:rPr>
        <w:t xml:space="preserve"> Algotester</w:t>
      </w:r>
      <w:r w:rsidR="00D6300E" w:rsidRPr="00D6300E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034DF130" w14:textId="35F4E184" w:rsidR="00D6300E" w:rsidRPr="00D6300E" w:rsidRDefault="00D6300E">
      <w:pPr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9D1224">
        <w:rPr>
          <w:rFonts w:ascii="Times New Roman" w:eastAsia="Times New Roman" w:hAnsi="Times New Roman" w:cs="Times New Roman"/>
          <w:noProof/>
        </w:rPr>
        <w:drawing>
          <wp:inline distT="0" distB="0" distL="0" distR="0" wp14:anchorId="0E7C5953" wp14:editId="537B8CDC">
            <wp:extent cx="3151675" cy="2312445"/>
            <wp:effectExtent l="0" t="0" r="0" b="0"/>
            <wp:docPr id="9235645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56452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64836" cy="2322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1A3F9" w14:textId="6FBA75E1" w:rsidR="00134D72" w:rsidRPr="00123935" w:rsidRDefault="00D6300E">
      <w:pPr>
        <w:spacing w:after="200"/>
        <w:jc w:val="both"/>
        <w:rPr>
          <w:rFonts w:ascii="Times New Roman" w:eastAsia="Times New Roman" w:hAnsi="Times New Roman" w:cs="Times New Roman"/>
          <w:color w:val="0070C0"/>
          <w:lang w:val="ru-RU"/>
        </w:rPr>
      </w:pPr>
      <w:r w:rsidRPr="00123935">
        <w:rPr>
          <w:rFonts w:ascii="Times New Roman" w:eastAsia="Times New Roman" w:hAnsi="Times New Roman" w:cs="Times New Roman"/>
          <w:color w:val="0070C0"/>
        </w:rPr>
        <w:t>Рис 1. Обрана задача із Algotester</w:t>
      </w:r>
    </w:p>
    <w:p w14:paraId="536BF59D" w14:textId="77777777" w:rsidR="00D6300E" w:rsidRPr="000F000F" w:rsidRDefault="00D6300E">
      <w:pPr>
        <w:spacing w:after="200"/>
        <w:jc w:val="both"/>
        <w:rPr>
          <w:rFonts w:ascii="Times New Roman" w:eastAsia="Times New Roman" w:hAnsi="Times New Roman" w:cs="Times New Roman"/>
          <w:lang w:val="ru-RU"/>
        </w:rPr>
      </w:pPr>
    </w:p>
    <w:p w14:paraId="66EC3430" w14:textId="5C429402" w:rsidR="00134D72" w:rsidRDefault="00000000">
      <w:pPr>
        <w:pStyle w:val="2"/>
        <w:spacing w:before="40" w:after="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2.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  <w:t xml:space="preserve">Дизайн та планована оцінка часу виконання завдань: </w:t>
      </w:r>
    </w:p>
    <w:p w14:paraId="1B3DB230" w14:textId="77777777" w:rsidR="00D6300E" w:rsidRPr="00D6300E" w:rsidRDefault="00D6300E" w:rsidP="00D6300E">
      <w:pPr>
        <w:spacing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6300E">
        <w:rPr>
          <w:rFonts w:ascii="Times New Roman" w:eastAsia="Times New Roman" w:hAnsi="Times New Roman" w:cs="Times New Roman"/>
          <w:b/>
          <w:bCs/>
          <w:sz w:val="24"/>
          <w:szCs w:val="24"/>
        </w:rPr>
        <w:t>Програма №1 Автономність портативної зарядної станції</w:t>
      </w:r>
    </w:p>
    <w:p w14:paraId="6B610B5D" w14:textId="30B49826" w:rsidR="00134D72" w:rsidRDefault="00000000">
      <w:pPr>
        <w:numPr>
          <w:ilvl w:val="0"/>
          <w:numId w:val="1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Блок-схема </w:t>
      </w:r>
    </w:p>
    <w:p w14:paraId="04FDE806" w14:textId="32FC28C8" w:rsidR="00134D72" w:rsidRDefault="00134D72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D05B105" w14:textId="45C42769" w:rsidR="008F1A91" w:rsidRPr="008F1A91" w:rsidRDefault="00123935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23935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1128D358" wp14:editId="66409588">
            <wp:extent cx="5052498" cy="5806943"/>
            <wp:effectExtent l="0" t="0" r="0" b="3810"/>
            <wp:docPr id="19096795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67950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52498" cy="5806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6AA6B" w14:textId="77777777" w:rsidR="008F1A91" w:rsidRDefault="008F1A91" w:rsidP="00D6300E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</w:pPr>
    </w:p>
    <w:p w14:paraId="5DB134D8" w14:textId="297184C7" w:rsidR="008F1A91" w:rsidRDefault="008F1A91" w:rsidP="00D6300E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</w:pPr>
    </w:p>
    <w:p w14:paraId="5FBADB9D" w14:textId="3C1EA7E5" w:rsidR="008F1A91" w:rsidRPr="00123935" w:rsidRDefault="00123935" w:rsidP="00D6300E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Рис </w:t>
      </w:r>
      <w:r w:rsidRPr="00123935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  <w:t>3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. Блоксхема до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практичної задачі</w:t>
      </w:r>
    </w:p>
    <w:p w14:paraId="33CC6FD0" w14:textId="77777777" w:rsidR="00123935" w:rsidRDefault="00123935" w:rsidP="00D6300E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</w:pPr>
    </w:p>
    <w:p w14:paraId="621B37FA" w14:textId="77777777" w:rsidR="00123935" w:rsidRDefault="00123935" w:rsidP="00D6300E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</w:pPr>
    </w:p>
    <w:p w14:paraId="5BD880DE" w14:textId="0E1F4B9F" w:rsidR="00123935" w:rsidRPr="00123935" w:rsidRDefault="00123935" w:rsidP="00D6300E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lastRenderedPageBreak/>
        <w:t xml:space="preserve">Рис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>4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. Блоксхема до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практичної задачі</w:t>
      </w:r>
      <w:r w:rsidRPr="00123935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  <w:t xml:space="preserve"> </w:t>
      </w:r>
      <w:r w:rsidRPr="00123935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drawing>
          <wp:anchor distT="0" distB="0" distL="114300" distR="114300" simplePos="0" relativeHeight="251659264" behindDoc="1" locked="0" layoutInCell="1" allowOverlap="1" wp14:anchorId="534DD4B3" wp14:editId="1962015A">
            <wp:simplePos x="0" y="0"/>
            <wp:positionH relativeFrom="column">
              <wp:posOffset>655320</wp:posOffset>
            </wp:positionH>
            <wp:positionV relativeFrom="paragraph">
              <wp:posOffset>0</wp:posOffset>
            </wp:positionV>
            <wp:extent cx="4884843" cy="5845047"/>
            <wp:effectExtent l="0" t="0" r="0" b="3810"/>
            <wp:wrapTight wrapText="bothSides">
              <wp:wrapPolygon edited="0">
                <wp:start x="0" y="0"/>
                <wp:lineTo x="0" y="21544"/>
                <wp:lineTo x="21482" y="21544"/>
                <wp:lineTo x="21482" y="0"/>
                <wp:lineTo x="0" y="0"/>
              </wp:wrapPolygon>
            </wp:wrapTight>
            <wp:docPr id="11410541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054102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4843" cy="58450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719947" w14:textId="017319EB" w:rsidR="00123935" w:rsidRDefault="00123935" w:rsidP="00D6300E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</w:pPr>
      <w:r w:rsidRPr="00123935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drawing>
          <wp:anchor distT="0" distB="0" distL="114300" distR="114300" simplePos="0" relativeHeight="251660288" behindDoc="0" locked="0" layoutInCell="1" allowOverlap="1" wp14:anchorId="37B60D56" wp14:editId="095A769F">
            <wp:simplePos x="0" y="0"/>
            <wp:positionH relativeFrom="column">
              <wp:posOffset>457200</wp:posOffset>
            </wp:positionH>
            <wp:positionV relativeFrom="paragraph">
              <wp:posOffset>-5987415</wp:posOffset>
            </wp:positionV>
            <wp:extent cx="5502117" cy="6081287"/>
            <wp:effectExtent l="0" t="0" r="3810" b="0"/>
            <wp:wrapThrough wrapText="bothSides">
              <wp:wrapPolygon edited="0">
                <wp:start x="0" y="0"/>
                <wp:lineTo x="0" y="21519"/>
                <wp:lineTo x="21540" y="21519"/>
                <wp:lineTo x="21540" y="0"/>
                <wp:lineTo x="0" y="0"/>
              </wp:wrapPolygon>
            </wp:wrapThrough>
            <wp:docPr id="19306066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606658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2117" cy="60812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D7F38C" w14:textId="2634C27F" w:rsidR="00123935" w:rsidRDefault="00123935" w:rsidP="00D6300E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</w:pPr>
      <w:r w:rsidRPr="00123935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lastRenderedPageBreak/>
        <w:drawing>
          <wp:inline distT="0" distB="0" distL="0" distR="0" wp14:anchorId="5116492B" wp14:editId="5F01D7F4">
            <wp:extent cx="5410669" cy="5982218"/>
            <wp:effectExtent l="0" t="0" r="0" b="0"/>
            <wp:docPr id="19344336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43364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10669" cy="5982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90688" w14:textId="36826895" w:rsidR="00D6300E" w:rsidRPr="00D6300E" w:rsidRDefault="00D6300E" w:rsidP="00D6300E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Рис </w:t>
      </w:r>
      <w:r w:rsidR="00123935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>5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. Блоксхема до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практичної задачі</w:t>
      </w:r>
    </w:p>
    <w:p w14:paraId="52333F77" w14:textId="43DF2F54" w:rsidR="00134D72" w:rsidRDefault="00134D72" w:rsidP="00D6300E">
      <w:pPr>
        <w:spacing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6499801" w14:textId="34842361" w:rsidR="00D6300E" w:rsidRPr="00D6300E" w:rsidRDefault="00D6300E" w:rsidP="00D6300E">
      <w:pPr>
        <w:spacing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Планований час на реалізацію</w:t>
      </w:r>
      <w:r w:rsidRPr="00D6300E">
        <w:rPr>
          <w:rFonts w:ascii="Times New Roman" w:eastAsia="Times New Roman" w:hAnsi="Times New Roman" w:cs="Times New Roman"/>
          <w:sz w:val="24"/>
          <w:szCs w:val="24"/>
          <w:lang w:val="ru-RU"/>
        </w:rPr>
        <w:t>: 1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година</w:t>
      </w:r>
    </w:p>
    <w:p w14:paraId="65084189" w14:textId="19881E60" w:rsidR="00134D72" w:rsidRPr="00D6300E" w:rsidRDefault="00000000" w:rsidP="00D6300E">
      <w:pPr>
        <w:spacing w:line="240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6300E">
        <w:rPr>
          <w:rFonts w:ascii="Times New Roman" w:eastAsia="Times New Roman" w:hAnsi="Times New Roman" w:cs="Times New Roman"/>
          <w:sz w:val="24"/>
          <w:szCs w:val="24"/>
        </w:rPr>
        <w:t xml:space="preserve">Важливі деталі для врахування в імплементації: </w:t>
      </w:r>
    </w:p>
    <w:p w14:paraId="715ED7BF" w14:textId="2C90FBB0" w:rsidR="00D6300E" w:rsidRPr="00D6300E" w:rsidRDefault="00D6300E" w:rsidP="00D6300E">
      <w:pPr>
        <w:numPr>
          <w:ilvl w:val="1"/>
          <w:numId w:val="1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6300E">
        <w:rPr>
          <w:rFonts w:ascii="Times New Roman" w:eastAsia="Times New Roman" w:hAnsi="Times New Roman" w:cs="Times New Roman"/>
          <w:sz w:val="24"/>
          <w:szCs w:val="24"/>
        </w:rPr>
        <w:t>Введення та виведення інформації здійснюються за допомогою потокових операторів cin і cout</w:t>
      </w:r>
      <w:r w:rsidR="00663F06"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</w:p>
    <w:p w14:paraId="74D8B2CA" w14:textId="77777777" w:rsidR="00D6300E" w:rsidRPr="00D6300E" w:rsidRDefault="00D6300E" w:rsidP="00D6300E">
      <w:pPr>
        <w:numPr>
          <w:ilvl w:val="1"/>
          <w:numId w:val="1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6300E">
        <w:rPr>
          <w:rFonts w:ascii="Times New Roman" w:eastAsia="Times New Roman" w:hAnsi="Times New Roman" w:cs="Times New Roman"/>
          <w:sz w:val="24"/>
          <w:szCs w:val="24"/>
        </w:rPr>
        <w:t>Перевірка коректності даних відбувається миттєво після їх отримання.</w:t>
      </w:r>
    </w:p>
    <w:p w14:paraId="08C7104C" w14:textId="50BBC925" w:rsidR="00134D72" w:rsidRPr="00663F06" w:rsidRDefault="00D6300E" w:rsidP="00D6300E">
      <w:pPr>
        <w:numPr>
          <w:ilvl w:val="1"/>
          <w:numId w:val="13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D6300E">
        <w:rPr>
          <w:rFonts w:ascii="Times New Roman" w:eastAsia="Times New Roman" w:hAnsi="Times New Roman" w:cs="Times New Roman"/>
          <w:sz w:val="24"/>
          <w:szCs w:val="24"/>
        </w:rPr>
        <w:t>Обчислення виконуються послідовно</w:t>
      </w:r>
      <w:r w:rsidR="00663F06">
        <w:rPr>
          <w:rFonts w:ascii="Times New Roman" w:eastAsia="Times New Roman" w:hAnsi="Times New Roman" w:cs="Times New Roman"/>
          <w:sz w:val="24"/>
          <w:szCs w:val="24"/>
          <w:lang w:val="uk-UA"/>
        </w:rPr>
        <w:t>.</w:t>
      </w:r>
    </w:p>
    <w:p w14:paraId="1E8282C5" w14:textId="77777777" w:rsidR="00663F06" w:rsidRPr="00663F06" w:rsidRDefault="00663F06" w:rsidP="00663F06">
      <w:pPr>
        <w:spacing w:line="240" w:lineRule="auto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A69309A" w14:textId="2BE75B7C" w:rsidR="00663F06" w:rsidRDefault="00663F06" w:rsidP="00663F06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663F06">
        <w:rPr>
          <w:rFonts w:ascii="Times New Roman" w:eastAsia="Times New Roman" w:hAnsi="Times New Roman" w:cs="Times New Roman"/>
          <w:b/>
          <w:bCs/>
          <w:sz w:val="24"/>
          <w:szCs w:val="24"/>
        </w:rPr>
        <w:t>Програма №2 Self practice work: Algotester “A плюс B”</w:t>
      </w:r>
    </w:p>
    <w:p w14:paraId="57DBF929" w14:textId="33FEE3E3" w:rsidR="00663F06" w:rsidRPr="00663F06" w:rsidRDefault="00663F06" w:rsidP="00663F06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663F06">
        <w:rPr>
          <w:rFonts w:ascii="Times New Roman" w:eastAsia="Times New Roman" w:hAnsi="Times New Roman" w:cs="Times New Roman"/>
          <w:sz w:val="24"/>
          <w:szCs w:val="24"/>
          <w:lang w:val="uk-UA"/>
        </w:rPr>
        <w:t>-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</w:t>
      </w:r>
      <w:r w:rsidRPr="00663F06">
        <w:rPr>
          <w:rFonts w:ascii="Times New Roman" w:eastAsia="Times New Roman" w:hAnsi="Times New Roman" w:cs="Times New Roman"/>
          <w:sz w:val="24"/>
          <w:szCs w:val="24"/>
          <w:lang w:val="uk-UA"/>
        </w:rPr>
        <w:t>Планований час на реалізацію: 15 хв.</w:t>
      </w:r>
    </w:p>
    <w:p w14:paraId="19150E8D" w14:textId="77777777" w:rsidR="00663F06" w:rsidRPr="00663F06" w:rsidRDefault="00663F06" w:rsidP="00663F06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</w:p>
    <w:p w14:paraId="57C8D9D2" w14:textId="77777777" w:rsidR="00134D72" w:rsidRDefault="00000000">
      <w:pPr>
        <w:pStyle w:val="2"/>
        <w:spacing w:before="40" w:after="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3.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  <w:t>Конфігурація середовища до виконання завдань:</w:t>
      </w:r>
    </w:p>
    <w:p w14:paraId="5E6B3D6A" w14:textId="77777777" w:rsidR="00663F06" w:rsidRPr="00663F06" w:rsidRDefault="00663F06" w:rsidP="00663F06">
      <w:pPr>
        <w:rPr>
          <w:lang w:val="uk-UA"/>
        </w:rPr>
      </w:pPr>
    </w:p>
    <w:p w14:paraId="302FDF80" w14:textId="77777777" w:rsidR="00663F06" w:rsidRDefault="00663F06" w:rsidP="00663F0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</w:pPr>
      <w:r w:rsidRPr="00663F0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Завдання №2 Requirements management and design activities with  Draw.io  and Google Docs</w:t>
      </w:r>
    </w:p>
    <w:p w14:paraId="08DDE95A" w14:textId="566BE839" w:rsidR="00134D72" w:rsidRDefault="00134D72" w:rsidP="00663F06">
      <w:pPr>
        <w:rPr>
          <w:noProof/>
          <w:lang w:val="uk-UA"/>
        </w:rPr>
      </w:pPr>
    </w:p>
    <w:p w14:paraId="3FD69975" w14:textId="1FBD984D" w:rsidR="00663F06" w:rsidRPr="000F000F" w:rsidRDefault="00663F06" w:rsidP="00663F06">
      <w:pPr>
        <w:rPr>
          <w:noProof/>
          <w:lang w:val="ru-RU"/>
        </w:rPr>
      </w:pPr>
      <w:r w:rsidRPr="00663F06">
        <w:rPr>
          <w:noProof/>
          <w:lang w:val="ru-RU"/>
        </w:rPr>
        <w:t>-</w:t>
      </w:r>
      <w:r>
        <w:rPr>
          <w:noProof/>
          <w:lang w:val="uk-UA"/>
        </w:rPr>
        <w:t xml:space="preserve">Створив блок-схему в </w:t>
      </w:r>
      <w:r>
        <w:rPr>
          <w:noProof/>
          <w:lang w:val="en-US"/>
        </w:rPr>
        <w:t>draw</w:t>
      </w:r>
      <w:r w:rsidRPr="00663F06">
        <w:rPr>
          <w:noProof/>
          <w:lang w:val="ru-RU"/>
        </w:rPr>
        <w:t>.</w:t>
      </w:r>
      <w:r>
        <w:rPr>
          <w:noProof/>
          <w:lang w:val="en-US"/>
        </w:rPr>
        <w:t>io</w:t>
      </w:r>
    </w:p>
    <w:p w14:paraId="592B4D28" w14:textId="560F7878" w:rsidR="00663F06" w:rsidRPr="00663F06" w:rsidRDefault="00663F06" w:rsidP="00663F06">
      <w:pPr>
        <w:rPr>
          <w:lang w:val="ru-RU"/>
        </w:rPr>
      </w:pPr>
      <w:r w:rsidRPr="00663F06">
        <w:rPr>
          <w:noProof/>
          <w:lang w:val="ru-RU"/>
        </w:rPr>
        <w:drawing>
          <wp:inline distT="0" distB="0" distL="0" distR="0" wp14:anchorId="2A8D7A3F" wp14:editId="0B6879C5">
            <wp:extent cx="5733415" cy="3039110"/>
            <wp:effectExtent l="0" t="0" r="635" b="8890"/>
            <wp:docPr id="8203176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31764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3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89E0D" w14:textId="6FF973A6" w:rsidR="00134D72" w:rsidRPr="00123935" w:rsidRDefault="00000000" w:rsidP="00123935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Рис </w:t>
      </w:r>
      <w:r w:rsidR="00123935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>6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. </w:t>
      </w:r>
      <w:r w:rsidR="00663F06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б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локсхем</w:t>
      </w:r>
      <w:r w:rsidR="00663F06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а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 в Draw.io</w:t>
      </w:r>
    </w:p>
    <w:p w14:paraId="37E45CD2" w14:textId="2AAF46A7" w:rsidR="00134D72" w:rsidRDefault="00000000">
      <w:pPr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</w:t>
      </w:r>
      <w:r w:rsidR="00663F06">
        <w:rPr>
          <w:rFonts w:ascii="Times New Roman" w:eastAsia="Times New Roman" w:hAnsi="Times New Roman" w:cs="Times New Roman"/>
          <w:b/>
          <w:bCs/>
          <w:sz w:val="24"/>
          <w:szCs w:val="24"/>
          <w:lang w:val="uk-UA"/>
        </w:rPr>
        <w:t>3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Configuration: Trellо</w:t>
      </w:r>
    </w:p>
    <w:p w14:paraId="4EC9C71E" w14:textId="207D2C7D" w:rsidR="00134D72" w:rsidRPr="00851410" w:rsidRDefault="00663F06">
      <w:pPr>
        <w:numPr>
          <w:ilvl w:val="0"/>
          <w:numId w:val="10"/>
        </w:numPr>
        <w:spacing w:after="2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Створив дошку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 трелло.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Створив чеклісти.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Надав т</w:t>
      </w:r>
      <w:r>
        <w:rPr>
          <w:rFonts w:ascii="Times New Roman" w:eastAsia="Times New Roman" w:hAnsi="Times New Roman" w:cs="Times New Roman"/>
          <w:sz w:val="24"/>
          <w:szCs w:val="24"/>
        </w:rPr>
        <w:t>імейтам можливість переглядати та оцінювати мій прогрес.</w:t>
      </w:r>
    </w:p>
    <w:p w14:paraId="2DE8BA24" w14:textId="1EAEBCF3" w:rsidR="00134D72" w:rsidRPr="00851410" w:rsidRDefault="00851410" w:rsidP="00851410">
      <w:pPr>
        <w:spacing w:after="20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851410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94BB9DD" wp14:editId="7C75026C">
            <wp:extent cx="5733415" cy="3723640"/>
            <wp:effectExtent l="0" t="0" r="635" b="0"/>
            <wp:docPr id="15975459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54595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72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9D4AA" w14:textId="39619763" w:rsidR="00134D72" w:rsidRDefault="00000000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Рис </w:t>
      </w:r>
      <w:r w:rsidR="00123935" w:rsidRPr="00123935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  <w:t>7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. Створена дошка в Trello</w:t>
      </w:r>
    </w:p>
    <w:p w14:paraId="6809441A" w14:textId="77777777" w:rsidR="00851410" w:rsidRPr="00851410" w:rsidRDefault="00851410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</w:pPr>
    </w:p>
    <w:p w14:paraId="268CC2EC" w14:textId="19A1625B" w:rsidR="00134D72" w:rsidRPr="00851410" w:rsidRDefault="00851410" w:rsidP="00851410">
      <w:pPr>
        <w:spacing w:after="200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851410">
        <w:rPr>
          <w:rFonts w:ascii="Times New Roman" w:eastAsia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5F46F135" wp14:editId="7C6399FE">
            <wp:extent cx="5733415" cy="4229100"/>
            <wp:effectExtent l="0" t="0" r="635" b="0"/>
            <wp:docPr id="14135684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56844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22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E9255" w14:textId="76F0CE79" w:rsidR="00134D72" w:rsidRDefault="00000000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Рис </w:t>
      </w:r>
      <w:r w:rsidR="00123935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>8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. </w:t>
      </w:r>
      <w:r w:rsidR="00851410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Додані завдання</w:t>
      </w:r>
    </w:p>
    <w:p w14:paraId="56EDDD59" w14:textId="2B6FB07E" w:rsidR="00851410" w:rsidRPr="00851410" w:rsidRDefault="00851410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sz w:val="20"/>
          <w:szCs w:val="20"/>
          <w:lang w:val="uk-UA"/>
        </w:rPr>
      </w:pPr>
      <w:r w:rsidRPr="00851410">
        <w:rPr>
          <w:rFonts w:ascii="Times New Roman" w:eastAsia="Times New Roman" w:hAnsi="Times New Roman" w:cs="Times New Roman"/>
          <w:noProof/>
          <w:sz w:val="20"/>
          <w:szCs w:val="20"/>
          <w:lang w:val="uk-UA"/>
        </w:rPr>
        <w:drawing>
          <wp:inline distT="0" distB="0" distL="0" distR="0" wp14:anchorId="76D2A16B" wp14:editId="0987894D">
            <wp:extent cx="4740051" cy="2560542"/>
            <wp:effectExtent l="0" t="0" r="3810" b="0"/>
            <wp:docPr id="11588457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84578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2560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07C02" w14:textId="77777777" w:rsidR="00134D72" w:rsidRDefault="00134D72">
      <w:pPr>
        <w:spacing w:after="20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FA20077" w14:textId="70C9F7BF" w:rsidR="00851410" w:rsidRDefault="00851410" w:rsidP="00851410">
      <w:pPr>
        <w:spacing w:line="240" w:lineRule="auto"/>
        <w:ind w:left="2880" w:firstLine="720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Рис </w:t>
      </w:r>
      <w:r w:rsidR="00123935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>9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.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Додані чеклісти</w:t>
      </w:r>
    </w:p>
    <w:p w14:paraId="53564280" w14:textId="77777777" w:rsidR="00851410" w:rsidRPr="00851410" w:rsidRDefault="00851410" w:rsidP="00851410">
      <w:pPr>
        <w:spacing w:line="240" w:lineRule="auto"/>
        <w:ind w:left="2880" w:firstLine="720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</w:pPr>
    </w:p>
    <w:p w14:paraId="788002B9" w14:textId="77777777" w:rsidR="00851410" w:rsidRDefault="00851410" w:rsidP="00851410">
      <w:pPr>
        <w:pStyle w:val="a8"/>
        <w:rPr>
          <w:rFonts w:eastAsia="Times New Roman" w:cs="Times New Roman"/>
          <w:b/>
          <w:bCs/>
          <w:sz w:val="28"/>
          <w:szCs w:val="28"/>
          <w:lang w:val="uk-UA"/>
        </w:rPr>
      </w:pPr>
      <w:r w:rsidRPr="00851410">
        <w:rPr>
          <w:rFonts w:eastAsia="Times New Roman" w:cs="Times New Roman"/>
          <w:b/>
          <w:bCs/>
          <w:sz w:val="28"/>
          <w:szCs w:val="28"/>
        </w:rPr>
        <w:t>Завдання №</w:t>
      </w:r>
      <w:r w:rsidRPr="00851410">
        <w:rPr>
          <w:rFonts w:eastAsia="Times New Roman" w:cs="Times New Roman"/>
          <w:b/>
          <w:bCs/>
          <w:sz w:val="28"/>
          <w:szCs w:val="28"/>
          <w:lang w:val="uk-UA"/>
        </w:rPr>
        <w:t xml:space="preserve">4 </w:t>
      </w:r>
      <w:r w:rsidRPr="00851410">
        <w:rPr>
          <w:rFonts w:eastAsia="Times New Roman" w:cs="Times New Roman"/>
          <w:b/>
          <w:bCs/>
          <w:sz w:val="28"/>
          <w:szCs w:val="28"/>
        </w:rPr>
        <w:t>Configuration: Linux Console Commands</w:t>
      </w:r>
    </w:p>
    <w:p w14:paraId="39AB2EF4" w14:textId="71E59C17" w:rsidR="00851410" w:rsidRPr="00851410" w:rsidRDefault="00851410" w:rsidP="00851410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851410">
        <w:rPr>
          <w:rFonts w:eastAsia="Times New Roman" w:cs="Times New Roman"/>
          <w:sz w:val="28"/>
          <w:szCs w:val="28"/>
          <w:lang w:val="uk-UA"/>
        </w:rPr>
        <w:t>-</w:t>
      </w:r>
      <w:r w:rsidRPr="00851410">
        <w:rPr>
          <w:rFonts w:eastAsia="Times New Roman" w:cs="Times New Roman"/>
          <w:sz w:val="20"/>
          <w:szCs w:val="20"/>
          <w:lang w:val="uk-UA"/>
        </w:rPr>
        <w:t xml:space="preserve">за допомогою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ф</w:t>
      </w:r>
      <w:r w:rsidRPr="00851410">
        <w:rPr>
          <w:rFonts w:ascii="Times New Roman" w:eastAsia="Times New Roman" w:hAnsi="Times New Roman" w:cs="Times New Roman"/>
          <w:sz w:val="24"/>
          <w:szCs w:val="24"/>
        </w:rPr>
        <w:t>айл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у</w:t>
      </w:r>
      <w:r w:rsidRPr="00851410">
        <w:rPr>
          <w:rFonts w:ascii="Times New Roman" w:eastAsia="Times New Roman" w:hAnsi="Times New Roman" w:cs="Times New Roman"/>
          <w:sz w:val="24"/>
          <w:szCs w:val="24"/>
        </w:rPr>
        <w:t xml:space="preserve"> “СШІ ОП — Epic 1 — Environment Configuration”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встановив на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Windows</w:t>
      </w:r>
      <w:r w:rsidRPr="0085141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11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WSL</w:t>
      </w:r>
      <w:r w:rsidRPr="0085141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2 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Ubuntu</w:t>
      </w:r>
      <w:r w:rsidRPr="00851410">
        <w:rPr>
          <w:rFonts w:ascii="Times New Roman" w:eastAsia="Times New Roman" w:hAnsi="Times New Roman" w:cs="Times New Roman"/>
          <w:sz w:val="24"/>
          <w:szCs w:val="24"/>
          <w:lang w:val="uk-UA"/>
        </w:rPr>
        <w:t>-26.04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, створив користувача, встановив компілятор і дебагер</w:t>
      </w:r>
    </w:p>
    <w:p w14:paraId="377A75ED" w14:textId="16F685B0" w:rsidR="00851410" w:rsidRPr="00851410" w:rsidRDefault="00851410" w:rsidP="0085141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851410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0A736B29" wp14:editId="65F30875">
            <wp:extent cx="5733415" cy="3905250"/>
            <wp:effectExtent l="0" t="0" r="635" b="0"/>
            <wp:docPr id="14062478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24781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F901C" w14:textId="773517DC" w:rsidR="00851410" w:rsidRPr="00851410" w:rsidRDefault="00851410" w:rsidP="00851410">
      <w:pPr>
        <w:pStyle w:val="a8"/>
        <w:rPr>
          <w:rFonts w:eastAsia="Times New Roman" w:cs="Times New Roman"/>
          <w:color w:val="000000"/>
          <w:sz w:val="20"/>
          <w:szCs w:val="20"/>
        </w:rPr>
      </w:pPr>
    </w:p>
    <w:p w14:paraId="5D6FD7FC" w14:textId="10A210B3" w:rsidR="00134D72" w:rsidRDefault="00000000">
      <w:pPr>
        <w:spacing w:after="20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6BDD04A" w14:textId="1EBE6BB7" w:rsidR="00134D72" w:rsidRPr="00666653" w:rsidRDefault="00000000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Рис </w:t>
      </w:r>
      <w:r w:rsidR="00123935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>10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. </w:t>
      </w:r>
      <w:r w:rsidR="00666653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Встановлений </w:t>
      </w:r>
      <w:r w:rsidR="00666653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>Ubuntu-26.04</w:t>
      </w:r>
    </w:p>
    <w:p w14:paraId="5AEC7661" w14:textId="77777777" w:rsidR="00134D72" w:rsidRDefault="00134D72">
      <w:pPr>
        <w:spacing w:after="20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1CD94F84" w14:textId="34D5ACF3" w:rsidR="00666653" w:rsidRPr="00666653" w:rsidRDefault="00666653">
      <w:pPr>
        <w:spacing w:after="20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666653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0458BCAC" wp14:editId="5B4AD685">
            <wp:extent cx="5624047" cy="2408129"/>
            <wp:effectExtent l="0" t="0" r="0" b="0"/>
            <wp:docPr id="18409783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97833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24047" cy="2408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2800C" w14:textId="29B2E8F8" w:rsidR="00666653" w:rsidRPr="00666653" w:rsidRDefault="00666653" w:rsidP="00666653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sz w:val="20"/>
          <w:szCs w:val="20"/>
          <w:lang w:val="en-US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Рис </w:t>
      </w:r>
      <w:r w:rsidR="00123935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>11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.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Перевірка встановленого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>Ubuntu-26.04</w:t>
      </w:r>
    </w:p>
    <w:p w14:paraId="4BEAA82C" w14:textId="77777777" w:rsidR="00666653" w:rsidRDefault="00666653">
      <w:pPr>
        <w:spacing w:after="20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38F70847" w14:textId="17E28E8C" w:rsidR="00666653" w:rsidRDefault="00666653">
      <w:pPr>
        <w:spacing w:after="20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666653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en-US"/>
        </w:rPr>
        <w:lastRenderedPageBreak/>
        <w:drawing>
          <wp:inline distT="0" distB="0" distL="0" distR="0" wp14:anchorId="698355CB" wp14:editId="7C25199A">
            <wp:extent cx="5733415" cy="2685415"/>
            <wp:effectExtent l="0" t="0" r="635" b="635"/>
            <wp:docPr id="20209189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91890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685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2A8BDE" w14:textId="058D12F5" w:rsidR="00666653" w:rsidRPr="000F000F" w:rsidRDefault="00666653" w:rsidP="00666653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Рис </w:t>
      </w:r>
      <w:r w:rsidR="00123935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>12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.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Перевірка створеного користувача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>Ubuntu</w:t>
      </w:r>
      <w:r w:rsidRPr="00666653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  <w:t>-26.04</w:t>
      </w:r>
    </w:p>
    <w:p w14:paraId="201137AC" w14:textId="77777777" w:rsidR="00666653" w:rsidRPr="000F000F" w:rsidRDefault="00666653" w:rsidP="00666653">
      <w:pPr>
        <w:spacing w:line="240" w:lineRule="auto"/>
        <w:rPr>
          <w:rFonts w:ascii="Times New Roman" w:eastAsia="Times New Roman" w:hAnsi="Times New Roman" w:cs="Times New Roman"/>
          <w:sz w:val="20"/>
          <w:szCs w:val="20"/>
          <w:lang w:val="ru-RU"/>
        </w:rPr>
      </w:pPr>
    </w:p>
    <w:p w14:paraId="0AA39720" w14:textId="39A1D3AD" w:rsidR="00666653" w:rsidRDefault="00666653">
      <w:pPr>
        <w:spacing w:after="20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666653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104272B6" wp14:editId="63CC43AC">
            <wp:extent cx="5733415" cy="2639695"/>
            <wp:effectExtent l="0" t="0" r="635" b="8255"/>
            <wp:docPr id="7288282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82829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63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2F396" w14:textId="42C4B9E1" w:rsidR="00666653" w:rsidRPr="000F000F" w:rsidRDefault="00666653" w:rsidP="00666653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Рис </w:t>
      </w:r>
      <w:r w:rsidRPr="00666653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  <w:t>1</w:t>
      </w:r>
      <w:r w:rsidR="00123935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>3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.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Перевірка встановленого компілятора і дебагера</w:t>
      </w:r>
    </w:p>
    <w:p w14:paraId="62D36412" w14:textId="77777777" w:rsidR="00666653" w:rsidRPr="000F000F" w:rsidRDefault="00666653" w:rsidP="00666653">
      <w:pPr>
        <w:spacing w:line="240" w:lineRule="auto"/>
        <w:ind w:left="720"/>
        <w:jc w:val="center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</w:pPr>
    </w:p>
    <w:p w14:paraId="06DA726F" w14:textId="72578B3A" w:rsidR="00666653" w:rsidRPr="00666653" w:rsidRDefault="00666653" w:rsidP="00B075D2">
      <w:pPr>
        <w:spacing w:line="240" w:lineRule="auto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</w:pPr>
      <w:r w:rsidRPr="00666653">
        <w:rPr>
          <w:rFonts w:ascii="Times New Roman" w:eastAsia="Times New Roman" w:hAnsi="Times New Roman" w:cs="Times New Roman"/>
          <w:i/>
          <w:iCs/>
          <w:noProof/>
          <w:color w:val="3D85C6"/>
          <w:sz w:val="20"/>
          <w:szCs w:val="20"/>
          <w:lang w:val="en-US"/>
        </w:rPr>
        <w:lastRenderedPageBreak/>
        <w:drawing>
          <wp:inline distT="0" distB="0" distL="0" distR="0" wp14:anchorId="23851FCA" wp14:editId="737065C2">
            <wp:extent cx="5733415" cy="2658745"/>
            <wp:effectExtent l="0" t="0" r="635" b="8255"/>
            <wp:docPr id="15320249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02497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65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2FDE4" w14:textId="77777777" w:rsidR="00666653" w:rsidRPr="00B075D2" w:rsidRDefault="00666653">
      <w:pPr>
        <w:spacing w:after="20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38F787DC" w14:textId="16447A6E" w:rsidR="00666653" w:rsidRPr="00B075D2" w:rsidRDefault="00666653" w:rsidP="00666653">
      <w:pPr>
        <w:spacing w:after="200"/>
        <w:ind w:left="2160" w:firstLine="720"/>
        <w:jc w:val="both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Рис </w:t>
      </w:r>
      <w:r w:rsidRPr="00B075D2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  <w:t>1</w:t>
      </w:r>
      <w:r w:rsidR="00123935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>4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. Виконання базових команд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>Ubuntu</w:t>
      </w:r>
      <w:r w:rsidRPr="00B075D2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  <w:t>-26.04</w:t>
      </w:r>
    </w:p>
    <w:p w14:paraId="1FB289A5" w14:textId="414C1FFE" w:rsidR="00B075D2" w:rsidRPr="00B075D2" w:rsidRDefault="00B075D2" w:rsidP="00B075D2">
      <w:pPr>
        <w:spacing w:after="20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B075D2">
        <w:rPr>
          <w:rFonts w:ascii="Times New Roman" w:eastAsia="Times New Roman" w:hAnsi="Times New Roman" w:cs="Times New Roman"/>
          <w:b/>
          <w:bCs/>
          <w:noProof/>
          <w:sz w:val="24"/>
          <w:szCs w:val="24"/>
          <w:lang w:val="en-US"/>
        </w:rPr>
        <w:drawing>
          <wp:inline distT="0" distB="0" distL="0" distR="0" wp14:anchorId="27CB0F69" wp14:editId="01AACB5E">
            <wp:extent cx="5733415" cy="3050540"/>
            <wp:effectExtent l="0" t="0" r="635" b="0"/>
            <wp:docPr id="19618391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83917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5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9F03A" w14:textId="5AA9CA4C" w:rsidR="00B075D2" w:rsidRPr="00B075D2" w:rsidRDefault="00B075D2" w:rsidP="00B075D2">
      <w:pPr>
        <w:spacing w:after="200"/>
        <w:ind w:left="2160" w:firstLine="720"/>
        <w:jc w:val="both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Рис </w:t>
      </w:r>
      <w:r w:rsidRPr="00B075D2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>1</w:t>
      </w:r>
      <w:r w:rsidR="00123935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>5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. Встановлений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>Visual Studio Code</w:t>
      </w:r>
    </w:p>
    <w:p w14:paraId="75EEA1D4" w14:textId="77777777" w:rsidR="00B075D2" w:rsidRDefault="00B075D2" w:rsidP="00B075D2">
      <w:pPr>
        <w:spacing w:after="160" w:line="25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B075D2">
        <w:rPr>
          <w:rFonts w:ascii="Times New Roman" w:eastAsia="Times New Roman" w:hAnsi="Times New Roman" w:cs="Times New Roman"/>
          <w:b/>
          <w:bCs/>
          <w:sz w:val="24"/>
          <w:szCs w:val="24"/>
        </w:rPr>
        <w:t>Завдання №6 Configuration: VSC C/C++ Extensions, IntelliSense, Code Runner, debugger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</w:t>
      </w:r>
    </w:p>
    <w:p w14:paraId="788A3234" w14:textId="0350047A" w:rsidR="00B075D2" w:rsidRDefault="00B075D2" w:rsidP="00B075D2">
      <w:pPr>
        <w:spacing w:after="160" w:line="25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-</w:t>
      </w:r>
      <w:r w:rsidRPr="00B075D2">
        <w:rPr>
          <w:rFonts w:ascii="Times New Roman" w:eastAsia="Times New Roman" w:hAnsi="Times New Roman" w:cs="Times New Roman"/>
          <w:sz w:val="24"/>
          <w:szCs w:val="24"/>
        </w:rPr>
        <w:t>Встанов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ив</w:t>
      </w:r>
      <w:r w:rsidRPr="00B075D2">
        <w:rPr>
          <w:rFonts w:ascii="Times New Roman" w:eastAsia="Times New Roman" w:hAnsi="Times New Roman" w:cs="Times New Roman"/>
          <w:sz w:val="24"/>
          <w:szCs w:val="24"/>
        </w:rPr>
        <w:t xml:space="preserve"> необхідні розширення для V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isual Studio Code</w:t>
      </w:r>
      <w:r w:rsidRPr="00B075D2">
        <w:rPr>
          <w:rFonts w:ascii="Times New Roman" w:eastAsia="Times New Roman" w:hAnsi="Times New Roman" w:cs="Times New Roman"/>
          <w:sz w:val="24"/>
          <w:szCs w:val="24"/>
        </w:rPr>
        <w:t>: Remote-WSL, C/C++ в контексті WSL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14:paraId="5B88AFDF" w14:textId="0F992C29" w:rsidR="00356ECC" w:rsidRPr="00356ECC" w:rsidRDefault="00356ECC" w:rsidP="00356ECC">
      <w:pPr>
        <w:spacing w:after="160" w:line="25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56ECC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14D10EF6" wp14:editId="5E8C1152">
            <wp:extent cx="5733415" cy="2917825"/>
            <wp:effectExtent l="0" t="0" r="635" b="0"/>
            <wp:docPr id="5781782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17829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91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FD3F5" w14:textId="4C37E744" w:rsidR="00356ECC" w:rsidRPr="00356ECC" w:rsidRDefault="00356ECC" w:rsidP="00356ECC">
      <w:pPr>
        <w:spacing w:after="200"/>
        <w:ind w:left="2880" w:firstLine="720"/>
        <w:jc w:val="both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      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Рис </w:t>
      </w:r>
      <w:r w:rsidRPr="00B075D2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>1</w:t>
      </w:r>
      <w:r w:rsidR="00123935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>6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. Перевірка дебагеру</w:t>
      </w:r>
    </w:p>
    <w:p w14:paraId="5FB1A9A4" w14:textId="77777777" w:rsidR="00356ECC" w:rsidRDefault="00356ECC" w:rsidP="00356ECC">
      <w:pPr>
        <w:rPr>
          <w:rFonts w:eastAsia="Times New Roman" w:cs="Times New Roman"/>
          <w:b/>
          <w:bCs/>
          <w:sz w:val="28"/>
          <w:szCs w:val="28"/>
          <w:lang w:val="uk-UA"/>
        </w:rPr>
      </w:pPr>
      <w:r w:rsidRPr="00AA0271">
        <w:rPr>
          <w:rFonts w:eastAsia="Times New Roman" w:cs="Times New Roman"/>
          <w:b/>
          <w:bCs/>
          <w:sz w:val="28"/>
          <w:szCs w:val="28"/>
        </w:rPr>
        <w:t>Завдання №</w:t>
      </w:r>
      <w:r w:rsidRPr="00AA0271">
        <w:rPr>
          <w:rFonts w:eastAsia="Times New Roman" w:cs="Times New Roman"/>
          <w:b/>
          <w:bCs/>
          <w:sz w:val="28"/>
          <w:szCs w:val="28"/>
          <w:lang w:val="uk-UA"/>
        </w:rPr>
        <w:t>7</w:t>
      </w:r>
      <w:r w:rsidRPr="00AA0271">
        <w:rPr>
          <w:rFonts w:eastAsia="Times New Roman" w:cs="Times New Roman"/>
          <w:b/>
          <w:bCs/>
          <w:sz w:val="28"/>
          <w:szCs w:val="28"/>
          <w:lang w:val="en-US"/>
        </w:rPr>
        <w:t xml:space="preserve"> </w:t>
      </w:r>
      <w:r w:rsidRPr="00AA0271">
        <w:rPr>
          <w:rFonts w:eastAsia="Times New Roman" w:cs="Times New Roman"/>
          <w:b/>
          <w:bCs/>
          <w:sz w:val="28"/>
          <w:szCs w:val="28"/>
        </w:rPr>
        <w:t>Configuration: GitHub</w:t>
      </w:r>
    </w:p>
    <w:p w14:paraId="06B440A7" w14:textId="15F7AD1C" w:rsidR="00356ECC" w:rsidRPr="000F000F" w:rsidRDefault="00356ECC" w:rsidP="00356ECC">
      <w:pPr>
        <w:rPr>
          <w:rFonts w:eastAsia="Times New Roman" w:cs="Times New Roman"/>
          <w:sz w:val="20"/>
          <w:szCs w:val="20"/>
          <w:lang w:val="ru-RU"/>
        </w:rPr>
      </w:pPr>
      <w:r>
        <w:rPr>
          <w:rFonts w:eastAsia="Times New Roman" w:cs="Times New Roman"/>
          <w:sz w:val="20"/>
          <w:szCs w:val="20"/>
          <w:lang w:val="ru-RU"/>
        </w:rPr>
        <w:t>-Створив акаунт в Г</w:t>
      </w:r>
      <w:r>
        <w:rPr>
          <w:rFonts w:eastAsia="Times New Roman" w:cs="Times New Roman"/>
          <w:sz w:val="20"/>
          <w:szCs w:val="20"/>
          <w:lang w:val="uk-UA"/>
        </w:rPr>
        <w:t xml:space="preserve">ітхаб, згенерував ключ </w:t>
      </w:r>
      <w:r>
        <w:rPr>
          <w:rFonts w:eastAsia="Times New Roman" w:cs="Times New Roman"/>
          <w:sz w:val="20"/>
          <w:szCs w:val="20"/>
          <w:lang w:val="en-US"/>
        </w:rPr>
        <w:t>SSH</w:t>
      </w:r>
      <w:r w:rsidRPr="00356ECC">
        <w:rPr>
          <w:rFonts w:eastAsia="Times New Roman" w:cs="Times New Roman"/>
          <w:sz w:val="20"/>
          <w:szCs w:val="20"/>
          <w:lang w:val="ru-RU"/>
        </w:rPr>
        <w:t xml:space="preserve"> </w:t>
      </w:r>
      <w:r>
        <w:rPr>
          <w:rFonts w:eastAsia="Times New Roman" w:cs="Times New Roman"/>
          <w:sz w:val="20"/>
          <w:szCs w:val="20"/>
          <w:lang w:val="uk-UA"/>
        </w:rPr>
        <w:t>та додав його до акаунту.</w:t>
      </w:r>
    </w:p>
    <w:p w14:paraId="1D1E1A32" w14:textId="77777777" w:rsidR="00356ECC" w:rsidRPr="000F000F" w:rsidRDefault="00356ECC" w:rsidP="00356ECC">
      <w:pPr>
        <w:rPr>
          <w:rFonts w:eastAsia="Times New Roman" w:cs="Times New Roman"/>
          <w:sz w:val="20"/>
          <w:szCs w:val="20"/>
          <w:lang w:val="ru-RU"/>
        </w:rPr>
      </w:pPr>
    </w:p>
    <w:p w14:paraId="22C6B1D4" w14:textId="24709BFB" w:rsidR="00356ECC" w:rsidRPr="00356ECC" w:rsidRDefault="00356ECC" w:rsidP="00356ECC">
      <w:pPr>
        <w:rPr>
          <w:rFonts w:eastAsia="Times New Roman" w:cs="Times New Roman"/>
          <w:sz w:val="20"/>
          <w:szCs w:val="20"/>
          <w:lang w:val="en-US"/>
        </w:rPr>
      </w:pPr>
      <w:r w:rsidRPr="00356ECC">
        <w:rPr>
          <w:rFonts w:eastAsia="Times New Roman" w:cs="Times New Roman"/>
          <w:noProof/>
          <w:sz w:val="20"/>
          <w:szCs w:val="20"/>
          <w:lang w:val="en-US"/>
        </w:rPr>
        <w:drawing>
          <wp:inline distT="0" distB="0" distL="0" distR="0" wp14:anchorId="0F1C9FBD" wp14:editId="1660235F">
            <wp:extent cx="5733415" cy="851535"/>
            <wp:effectExtent l="0" t="0" r="635" b="5715"/>
            <wp:docPr id="8191766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17661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85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762DE" w14:textId="567F6F3E" w:rsidR="00356ECC" w:rsidRDefault="00356ECC" w:rsidP="00356ECC">
      <w:pPr>
        <w:spacing w:after="160" w:line="256" w:lineRule="auto"/>
        <w:ind w:left="3600"/>
        <w:jc w:val="both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 xml:space="preserve">    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Рис </w:t>
      </w:r>
      <w:r w:rsidRPr="00B075D2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>1</w:t>
      </w:r>
      <w:r w:rsidR="00123935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>7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. Перевірка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>SSH</w:t>
      </w:r>
      <w:r w:rsidRPr="00356ECC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-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ключа</w:t>
      </w:r>
    </w:p>
    <w:p w14:paraId="50826CA0" w14:textId="77777777" w:rsidR="00356ECC" w:rsidRPr="00356ECC" w:rsidRDefault="00356ECC" w:rsidP="00356ECC">
      <w:pPr>
        <w:rPr>
          <w:rFonts w:eastAsia="Times New Roman" w:cs="Times New Roman"/>
          <w:b/>
          <w:bCs/>
          <w:sz w:val="28"/>
          <w:szCs w:val="28"/>
          <w:lang w:val="uk-UA"/>
        </w:rPr>
      </w:pPr>
      <w:r w:rsidRPr="00993AAF">
        <w:rPr>
          <w:rFonts w:eastAsia="Times New Roman" w:cs="Times New Roman"/>
          <w:b/>
          <w:bCs/>
          <w:sz w:val="28"/>
          <w:szCs w:val="28"/>
        </w:rPr>
        <w:t>Завдання №</w:t>
      </w:r>
      <w:r w:rsidRPr="00993AAF">
        <w:rPr>
          <w:rFonts w:eastAsia="Times New Roman" w:cs="Times New Roman"/>
          <w:b/>
          <w:bCs/>
          <w:sz w:val="28"/>
          <w:szCs w:val="28"/>
          <w:lang w:val="uk-UA"/>
        </w:rPr>
        <w:t xml:space="preserve">8 </w:t>
      </w:r>
      <w:r w:rsidRPr="00993AAF">
        <w:rPr>
          <w:rFonts w:eastAsia="Times New Roman" w:cs="Times New Roman"/>
          <w:b/>
          <w:bCs/>
          <w:sz w:val="28"/>
          <w:szCs w:val="28"/>
        </w:rPr>
        <w:t>Configuration: Git</w:t>
      </w:r>
    </w:p>
    <w:p w14:paraId="625DED0D" w14:textId="6F7DDB77" w:rsidR="00356ECC" w:rsidRPr="000F000F" w:rsidRDefault="00356ECC" w:rsidP="00356ECC">
      <w:pPr>
        <w:rPr>
          <w:rFonts w:eastAsia="Times New Roman" w:cs="Times New Roman"/>
          <w:szCs w:val="24"/>
          <w:lang w:val="ru-RU"/>
        </w:rPr>
      </w:pPr>
      <w:r>
        <w:rPr>
          <w:rFonts w:eastAsia="Times New Roman" w:cs="Times New Roman"/>
          <w:szCs w:val="24"/>
          <w:lang w:val="uk-UA"/>
        </w:rPr>
        <w:t xml:space="preserve">Встановив </w:t>
      </w:r>
      <w:r>
        <w:rPr>
          <w:rFonts w:eastAsia="Times New Roman" w:cs="Times New Roman"/>
          <w:szCs w:val="24"/>
          <w:lang w:val="en-US"/>
        </w:rPr>
        <w:t>Git</w:t>
      </w:r>
      <w:r w:rsidRPr="00356ECC">
        <w:rPr>
          <w:rFonts w:eastAsia="Times New Roman" w:cs="Times New Roman"/>
          <w:szCs w:val="24"/>
          <w:lang w:val="uk-UA"/>
        </w:rPr>
        <w:t xml:space="preserve"> </w:t>
      </w:r>
      <w:r>
        <w:rPr>
          <w:rFonts w:eastAsia="Times New Roman" w:cs="Times New Roman"/>
          <w:szCs w:val="24"/>
          <w:lang w:val="uk-UA"/>
        </w:rPr>
        <w:t xml:space="preserve">в </w:t>
      </w:r>
      <w:r>
        <w:rPr>
          <w:rFonts w:eastAsia="Times New Roman" w:cs="Times New Roman"/>
          <w:szCs w:val="24"/>
          <w:lang w:val="en-US"/>
        </w:rPr>
        <w:t>WSL</w:t>
      </w:r>
      <w:r>
        <w:rPr>
          <w:rFonts w:eastAsia="Times New Roman" w:cs="Times New Roman"/>
          <w:szCs w:val="24"/>
          <w:lang w:val="uk-UA"/>
        </w:rPr>
        <w:t>, підключив користувача, клонував репозиторій у Лінукс.</w:t>
      </w:r>
    </w:p>
    <w:p w14:paraId="4B07DACF" w14:textId="77777777" w:rsidR="00356ECC" w:rsidRPr="000F000F" w:rsidRDefault="00356ECC" w:rsidP="00356ECC">
      <w:pPr>
        <w:rPr>
          <w:rFonts w:eastAsia="Times New Roman" w:cs="Times New Roman"/>
          <w:szCs w:val="24"/>
          <w:lang w:val="ru-RU"/>
        </w:rPr>
      </w:pPr>
    </w:p>
    <w:p w14:paraId="5F698AEF" w14:textId="237A03E5" w:rsidR="00356ECC" w:rsidRPr="00356ECC" w:rsidRDefault="00356ECC" w:rsidP="00356ECC">
      <w:pPr>
        <w:rPr>
          <w:rFonts w:eastAsia="Times New Roman" w:cs="Times New Roman"/>
          <w:szCs w:val="24"/>
          <w:lang w:val="en-US"/>
        </w:rPr>
      </w:pPr>
      <w:r w:rsidRPr="00356ECC">
        <w:rPr>
          <w:rFonts w:eastAsia="Times New Roman" w:cs="Times New Roman"/>
          <w:noProof/>
          <w:szCs w:val="24"/>
          <w:lang w:val="en-US"/>
        </w:rPr>
        <w:drawing>
          <wp:inline distT="0" distB="0" distL="0" distR="0" wp14:anchorId="1AF43DFD" wp14:editId="26FAC590">
            <wp:extent cx="3856054" cy="807790"/>
            <wp:effectExtent l="0" t="0" r="0" b="0"/>
            <wp:docPr id="8563285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32859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56054" cy="8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BA8DD" w14:textId="0C2894D5" w:rsidR="00356ECC" w:rsidRDefault="00356ECC" w:rsidP="00356ECC">
      <w:pPr>
        <w:spacing w:after="160" w:line="256" w:lineRule="auto"/>
        <w:ind w:left="3600"/>
        <w:jc w:val="both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Рис </w:t>
      </w:r>
      <w:r w:rsidRPr="00B075D2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>1</w:t>
      </w:r>
      <w:r w:rsidR="00123935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>8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. Налаштований користувач</w:t>
      </w:r>
    </w:p>
    <w:p w14:paraId="4B49F66D" w14:textId="59DFF833" w:rsidR="00356ECC" w:rsidRDefault="00356ECC" w:rsidP="00356ECC">
      <w:pPr>
        <w:spacing w:after="160" w:line="256" w:lineRule="auto"/>
        <w:jc w:val="both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</w:pPr>
      <w:r w:rsidRPr="00356ECC">
        <w:rPr>
          <w:rFonts w:ascii="Times New Roman" w:eastAsia="Times New Roman" w:hAnsi="Times New Roman" w:cs="Times New Roman"/>
          <w:i/>
          <w:iCs/>
          <w:noProof/>
          <w:color w:val="3D85C6"/>
          <w:sz w:val="20"/>
          <w:szCs w:val="20"/>
          <w:lang w:val="uk-UA"/>
        </w:rPr>
        <w:drawing>
          <wp:inline distT="0" distB="0" distL="0" distR="0" wp14:anchorId="24DABDCC" wp14:editId="76AFF51A">
            <wp:extent cx="2644369" cy="1851820"/>
            <wp:effectExtent l="0" t="0" r="3810" b="0"/>
            <wp:docPr id="13999382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93825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644369" cy="185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ECEB2" w14:textId="04F79441" w:rsidR="00356ECC" w:rsidRDefault="00356ECC" w:rsidP="00356ECC">
      <w:pPr>
        <w:spacing w:after="160" w:line="256" w:lineRule="auto"/>
        <w:ind w:left="3600"/>
        <w:jc w:val="both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Рис </w:t>
      </w:r>
      <w:r w:rsidRPr="000F000F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1</w:t>
      </w:r>
      <w:r w:rsidR="00123935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>9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. Клонований репозиторій</w:t>
      </w:r>
    </w:p>
    <w:p w14:paraId="5A47281E" w14:textId="77777777" w:rsidR="00356ECC" w:rsidRPr="000F000F" w:rsidRDefault="00356ECC" w:rsidP="00356ECC">
      <w:pPr>
        <w:rPr>
          <w:rFonts w:eastAsia="Times New Roman" w:cs="Times New Roman"/>
          <w:b/>
          <w:bCs/>
          <w:color w:val="000000"/>
          <w:sz w:val="28"/>
          <w:szCs w:val="28"/>
          <w:lang w:val="uk-UA"/>
        </w:rPr>
      </w:pPr>
      <w:r w:rsidRPr="0072001C">
        <w:rPr>
          <w:rFonts w:eastAsia="Times New Roman" w:cs="Times New Roman"/>
          <w:b/>
          <w:bCs/>
          <w:sz w:val="28"/>
          <w:szCs w:val="28"/>
        </w:rPr>
        <w:lastRenderedPageBreak/>
        <w:t>Завдання №</w:t>
      </w:r>
      <w:r w:rsidRPr="0072001C">
        <w:rPr>
          <w:rFonts w:eastAsia="Times New Roman" w:cs="Times New Roman"/>
          <w:b/>
          <w:bCs/>
          <w:sz w:val="28"/>
          <w:szCs w:val="28"/>
          <w:lang w:val="uk-UA"/>
        </w:rPr>
        <w:t xml:space="preserve">9 </w:t>
      </w:r>
      <w:r w:rsidRPr="0072001C">
        <w:rPr>
          <w:rFonts w:eastAsia="Times New Roman" w:cs="Times New Roman"/>
          <w:b/>
          <w:bCs/>
          <w:sz w:val="28"/>
          <w:szCs w:val="28"/>
        </w:rPr>
        <w:t>Configuration: Algotester</w:t>
      </w:r>
    </w:p>
    <w:p w14:paraId="510224B6" w14:textId="7DB63716" w:rsidR="00356ECC" w:rsidRDefault="00356ECC" w:rsidP="00356ECC">
      <w:pPr>
        <w:spacing w:after="160" w:line="256" w:lineRule="auto"/>
        <w:jc w:val="both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uk-UA"/>
        </w:rPr>
      </w:pPr>
      <w:r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uk-UA"/>
        </w:rPr>
        <w:t xml:space="preserve">-Створив акаунт </w:t>
      </w:r>
      <w:r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/>
        </w:rPr>
        <w:t>Algotester</w:t>
      </w:r>
      <w:r w:rsidRPr="00541028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ru-RU"/>
        </w:rPr>
        <w:t xml:space="preserve">, </w:t>
      </w:r>
      <w:r w:rsidR="00541028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uk-UA"/>
        </w:rPr>
        <w:t>доєднався до контесту</w:t>
      </w:r>
    </w:p>
    <w:p w14:paraId="2052CB23" w14:textId="7D07FFC1" w:rsidR="00541028" w:rsidRPr="00541028" w:rsidRDefault="00541028" w:rsidP="00356ECC">
      <w:pPr>
        <w:spacing w:after="160" w:line="256" w:lineRule="auto"/>
        <w:jc w:val="both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uk-UA"/>
        </w:rPr>
      </w:pPr>
      <w:r w:rsidRPr="00541028">
        <w:rPr>
          <w:rFonts w:ascii="Times New Roman" w:eastAsia="Times New Roman" w:hAnsi="Times New Roman" w:cs="Times New Roman"/>
          <w:noProof/>
          <w:color w:val="000000" w:themeColor="text1"/>
          <w:sz w:val="20"/>
          <w:szCs w:val="20"/>
          <w:lang w:val="uk-UA"/>
        </w:rPr>
        <w:drawing>
          <wp:inline distT="0" distB="0" distL="0" distR="0" wp14:anchorId="36EB9576" wp14:editId="641F64B0">
            <wp:extent cx="5733415" cy="3723640"/>
            <wp:effectExtent l="0" t="0" r="635" b="0"/>
            <wp:docPr id="1920646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6461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72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EDD28" w14:textId="1349C868" w:rsidR="00541028" w:rsidRDefault="00541028" w:rsidP="00541028">
      <w:pPr>
        <w:spacing w:after="160" w:line="256" w:lineRule="auto"/>
        <w:ind w:left="3600"/>
        <w:jc w:val="both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Рис </w:t>
      </w:r>
      <w:r w:rsidR="00123935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>20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. Контест</w:t>
      </w:r>
    </w:p>
    <w:p w14:paraId="69A5155D" w14:textId="77777777" w:rsidR="0037361D" w:rsidRDefault="0037361D" w:rsidP="0037361D">
      <w:pPr>
        <w:rPr>
          <w:rFonts w:eastAsia="Times New Roman" w:cs="Times New Roman"/>
          <w:b/>
          <w:bCs/>
          <w:sz w:val="28"/>
          <w:szCs w:val="28"/>
          <w:lang w:val="uk-UA"/>
        </w:rPr>
      </w:pPr>
      <w:r w:rsidRPr="0072001C">
        <w:rPr>
          <w:rFonts w:eastAsia="Times New Roman" w:cs="Times New Roman"/>
          <w:b/>
          <w:bCs/>
          <w:sz w:val="28"/>
          <w:szCs w:val="28"/>
        </w:rPr>
        <w:t>Завдання №</w:t>
      </w:r>
      <w:r w:rsidRPr="0072001C">
        <w:rPr>
          <w:rFonts w:eastAsia="Times New Roman" w:cs="Times New Roman"/>
          <w:b/>
          <w:bCs/>
          <w:sz w:val="28"/>
          <w:szCs w:val="28"/>
          <w:lang w:val="uk-UA"/>
        </w:rPr>
        <w:t xml:space="preserve">10 </w:t>
      </w:r>
      <w:r w:rsidRPr="0072001C">
        <w:rPr>
          <w:rFonts w:eastAsia="Times New Roman" w:cs="Times New Roman"/>
          <w:b/>
          <w:bCs/>
          <w:sz w:val="28"/>
          <w:szCs w:val="28"/>
          <w:lang w:val="en-US"/>
        </w:rPr>
        <w:t xml:space="preserve">Configuration: </w:t>
      </w:r>
      <w:r w:rsidRPr="0072001C">
        <w:rPr>
          <w:rFonts w:eastAsia="Times New Roman" w:cs="Times New Roman"/>
          <w:b/>
          <w:bCs/>
          <w:sz w:val="28"/>
          <w:szCs w:val="28"/>
        </w:rPr>
        <w:t>Create Own Git Repo and Exchange Files with Teammate</w:t>
      </w:r>
    </w:p>
    <w:p w14:paraId="7FF80A03" w14:textId="683A7D05" w:rsidR="0037361D" w:rsidRDefault="0037361D" w:rsidP="0037361D">
      <w:pPr>
        <w:spacing w:after="160" w:line="256" w:lineRule="auto"/>
        <w:jc w:val="both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uk-UA"/>
        </w:rPr>
      </w:pPr>
      <w:r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uk-UA"/>
        </w:rPr>
        <w:t xml:space="preserve">-Створив </w:t>
      </w:r>
      <w:r w:rsidR="00BD2CA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uk-UA"/>
        </w:rPr>
        <w:t xml:space="preserve">власний </w:t>
      </w:r>
      <w:r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uk-UA"/>
        </w:rPr>
        <w:t>репозиторій</w:t>
      </w:r>
      <w:r w:rsidR="00BD2CA9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uk-UA"/>
        </w:rPr>
        <w:t xml:space="preserve"> і додав туди декілька файлів</w:t>
      </w:r>
    </w:p>
    <w:p w14:paraId="3F09AA47" w14:textId="457C6249" w:rsidR="00BD2CA9" w:rsidRPr="0037361D" w:rsidRDefault="00BD2CA9" w:rsidP="0037361D">
      <w:pPr>
        <w:spacing w:after="160" w:line="256" w:lineRule="auto"/>
        <w:jc w:val="both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uk-UA"/>
        </w:rPr>
      </w:pPr>
      <w:r w:rsidRPr="00BD2CA9">
        <w:rPr>
          <w:rFonts w:ascii="Times New Roman" w:eastAsia="Times New Roman" w:hAnsi="Times New Roman" w:cs="Times New Roman"/>
          <w:noProof/>
          <w:color w:val="000000" w:themeColor="text1"/>
          <w:sz w:val="20"/>
          <w:szCs w:val="20"/>
          <w:lang w:val="uk-UA"/>
        </w:rPr>
        <w:lastRenderedPageBreak/>
        <w:drawing>
          <wp:inline distT="0" distB="0" distL="0" distR="0" wp14:anchorId="4FD36B1A" wp14:editId="76855DA5">
            <wp:extent cx="5733415" cy="3625850"/>
            <wp:effectExtent l="0" t="0" r="635" b="0"/>
            <wp:docPr id="8706317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63175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62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B860C" w14:textId="56D84397" w:rsidR="00356ECC" w:rsidRPr="00356ECC" w:rsidRDefault="00356ECC" w:rsidP="00356ECC">
      <w:pPr>
        <w:spacing w:after="160"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63E6BE5E" w14:textId="1E2F7510" w:rsidR="00BD2CA9" w:rsidRDefault="00BD2CA9" w:rsidP="00BD2CA9">
      <w:pPr>
        <w:spacing w:after="160" w:line="256" w:lineRule="auto"/>
        <w:ind w:left="2880" w:firstLine="720"/>
        <w:jc w:val="both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Рис </w:t>
      </w:r>
      <w:r w:rsidR="00123935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>21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. Власний репозиторій</w:t>
      </w:r>
    </w:p>
    <w:p w14:paraId="0269A8A1" w14:textId="0965936F" w:rsidR="00BD2CA9" w:rsidRDefault="00BD2CA9" w:rsidP="00BD2CA9">
      <w:pPr>
        <w:spacing w:after="160"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BD2CA9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drawing>
          <wp:inline distT="0" distB="0" distL="0" distR="0" wp14:anchorId="18D5BD67" wp14:editId="756A620A">
            <wp:extent cx="5733415" cy="3053715"/>
            <wp:effectExtent l="0" t="0" r="635" b="0"/>
            <wp:docPr id="17467826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78265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5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487E36" w14:textId="551365CF" w:rsidR="00BD2CA9" w:rsidRDefault="00BD2CA9" w:rsidP="00BD2CA9">
      <w:pPr>
        <w:spacing w:after="160" w:line="256" w:lineRule="auto"/>
        <w:ind w:left="2880" w:firstLine="720"/>
        <w:jc w:val="both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Рис </w:t>
      </w:r>
      <w:r w:rsidR="00123935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>22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. Доадв файли</w:t>
      </w:r>
    </w:p>
    <w:p w14:paraId="37D03481" w14:textId="77777777" w:rsidR="00DA50F0" w:rsidRDefault="00DA50F0" w:rsidP="00DA50F0">
      <w:pPr>
        <w:rPr>
          <w:rFonts w:eastAsia="Times New Roman" w:cs="Times New Roman"/>
          <w:b/>
          <w:bCs/>
          <w:sz w:val="28"/>
          <w:szCs w:val="28"/>
          <w:lang w:val="uk-UA"/>
        </w:rPr>
      </w:pPr>
      <w:r w:rsidRPr="0097594A">
        <w:rPr>
          <w:rFonts w:eastAsia="Times New Roman" w:cs="Times New Roman"/>
          <w:b/>
          <w:bCs/>
          <w:sz w:val="28"/>
          <w:szCs w:val="28"/>
        </w:rPr>
        <w:t>Завдання №</w:t>
      </w:r>
      <w:r w:rsidRPr="0097594A">
        <w:rPr>
          <w:rFonts w:eastAsia="Times New Roman" w:cs="Times New Roman"/>
          <w:b/>
          <w:bCs/>
          <w:sz w:val="28"/>
          <w:szCs w:val="28"/>
          <w:lang w:val="uk-UA"/>
        </w:rPr>
        <w:t xml:space="preserve">11 </w:t>
      </w:r>
      <w:r w:rsidRPr="0097594A">
        <w:rPr>
          <w:rFonts w:eastAsia="Times New Roman" w:cs="Times New Roman"/>
          <w:b/>
          <w:bCs/>
          <w:sz w:val="28"/>
          <w:szCs w:val="28"/>
          <w:lang w:val="en-US"/>
        </w:rPr>
        <w:t>Experimental Exercises Activities – Run First Program</w:t>
      </w:r>
    </w:p>
    <w:p w14:paraId="62D4BC4B" w14:textId="15AB865B" w:rsidR="00BD2CA9" w:rsidRDefault="00DA50F0" w:rsidP="00BD2CA9">
      <w:pPr>
        <w:spacing w:after="160"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DA50F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-Програма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приймає</w:t>
      </w:r>
      <w:r w:rsidRPr="00DA50F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значен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ня, які вводить людина, </w:t>
      </w:r>
      <w:r w:rsidRPr="00DA50F0">
        <w:rPr>
          <w:rFonts w:ascii="Times New Roman" w:eastAsia="Times New Roman" w:hAnsi="Times New Roman" w:cs="Times New Roman"/>
          <w:sz w:val="24"/>
          <w:szCs w:val="24"/>
          <w:lang w:val="uk-UA"/>
        </w:rPr>
        <w:t>перевіряє їх, обчислює: фактичну ємність з урахуванням деградації, запас енергії, корисну енергію, втрат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и,</w:t>
      </w:r>
      <w:r w:rsidRPr="00DA50F0"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час роботи,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 що залишився і виводить інформацію.</w:t>
      </w:r>
    </w:p>
    <w:p w14:paraId="7D1661AB" w14:textId="058EB525" w:rsidR="00DA50F0" w:rsidRPr="00DA50F0" w:rsidRDefault="00DA50F0" w:rsidP="00B075D2">
      <w:pPr>
        <w:spacing w:after="160" w:line="25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A50F0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4EC803BD" wp14:editId="358DC9CB">
            <wp:extent cx="5733415" cy="4185920"/>
            <wp:effectExtent l="0" t="0" r="635" b="5080"/>
            <wp:docPr id="15184935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49356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18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C46D4" w14:textId="2D1EA8AF" w:rsidR="00123935" w:rsidRDefault="00123935" w:rsidP="00123935">
      <w:pPr>
        <w:spacing w:after="160" w:line="256" w:lineRule="auto"/>
        <w:ind w:left="2880" w:firstLine="720"/>
        <w:jc w:val="both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Рис </w:t>
      </w:r>
      <w:r w:rsidRPr="00123935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  <w:t>2</w:t>
      </w:r>
      <w:r w:rsidRPr="00123935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  <w:t>3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. Код програми практичної задачі</w:t>
      </w:r>
    </w:p>
    <w:p w14:paraId="14F123C4" w14:textId="087C709E" w:rsidR="00DA50F0" w:rsidRDefault="00DA50F0" w:rsidP="00B075D2">
      <w:pPr>
        <w:spacing w:after="160" w:line="25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A50F0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28F90077" wp14:editId="79A6ABA6">
            <wp:extent cx="5733415" cy="4512945"/>
            <wp:effectExtent l="0" t="0" r="635" b="1905"/>
            <wp:docPr id="4672473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24732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51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D3F08" w14:textId="56243010" w:rsidR="00123935" w:rsidRDefault="00123935" w:rsidP="00123935">
      <w:pPr>
        <w:spacing w:after="160" w:line="256" w:lineRule="auto"/>
        <w:ind w:left="2880" w:firstLine="720"/>
        <w:jc w:val="both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Рис </w:t>
      </w:r>
      <w:r w:rsidRPr="00123935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  <w:t>2</w:t>
      </w:r>
      <w:r w:rsidRPr="00123935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  <w:t>4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. Код програми практичної задачі</w:t>
      </w:r>
    </w:p>
    <w:p w14:paraId="396C705C" w14:textId="2E37389E" w:rsidR="00DA50F0" w:rsidRDefault="00DA50F0" w:rsidP="00B075D2">
      <w:pPr>
        <w:spacing w:after="160" w:line="25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A50F0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1783CC82" wp14:editId="7EFB15F0">
            <wp:extent cx="5733415" cy="4584065"/>
            <wp:effectExtent l="0" t="0" r="635" b="6985"/>
            <wp:docPr id="6501630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16307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58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BF404" w14:textId="0226398A" w:rsidR="00123935" w:rsidRDefault="00123935" w:rsidP="00123935">
      <w:pPr>
        <w:spacing w:after="160" w:line="256" w:lineRule="auto"/>
        <w:ind w:left="2880" w:firstLine="720"/>
        <w:jc w:val="both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Рис </w:t>
      </w:r>
      <w:r w:rsidRPr="00123935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  <w:t>2</w:t>
      </w:r>
      <w:r w:rsidRPr="00123935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  <w:t>5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. Код програми практичної задачі</w:t>
      </w:r>
    </w:p>
    <w:p w14:paraId="7E1CDB85" w14:textId="21D3A0A8" w:rsidR="00DA50F0" w:rsidRDefault="00DA50F0" w:rsidP="00B075D2">
      <w:pPr>
        <w:spacing w:after="160" w:line="25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A50F0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EC70155" wp14:editId="66B7C57A">
            <wp:extent cx="5733415" cy="3750945"/>
            <wp:effectExtent l="0" t="0" r="635" b="1905"/>
            <wp:docPr id="4053724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37242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75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F80E9" w14:textId="1F37C065" w:rsidR="00123935" w:rsidRDefault="00123935" w:rsidP="00123935">
      <w:pPr>
        <w:spacing w:after="160" w:line="256" w:lineRule="auto"/>
        <w:ind w:left="2880" w:firstLine="720"/>
        <w:jc w:val="both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lastRenderedPageBreak/>
        <w:t xml:space="preserve">Рис </w:t>
      </w:r>
      <w:r w:rsidRPr="00123935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  <w:t>2</w:t>
      </w:r>
      <w:r w:rsidRPr="00123935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  <w:t>6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>.</w:t>
      </w:r>
      <w:r w:rsidRPr="00123935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Код програми практичної задачі</w:t>
      </w:r>
    </w:p>
    <w:p w14:paraId="62A49801" w14:textId="77777777" w:rsidR="00DA50F0" w:rsidRPr="00123935" w:rsidRDefault="00DA50F0" w:rsidP="00B075D2">
      <w:pPr>
        <w:spacing w:after="160" w:line="25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3E603C1F" w14:textId="67846A53" w:rsidR="00DA50F0" w:rsidRDefault="00DA50F0" w:rsidP="00B075D2">
      <w:pPr>
        <w:spacing w:after="160" w:line="25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DA50F0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5DEFD7D4" wp14:editId="41EBA25F">
            <wp:extent cx="5733415" cy="4140200"/>
            <wp:effectExtent l="0" t="0" r="635" b="0"/>
            <wp:docPr id="5657021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70218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414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8D933" w14:textId="4EE6B128" w:rsidR="00DA50F0" w:rsidRPr="00123935" w:rsidRDefault="00DA50F0" w:rsidP="00DA50F0">
      <w:pPr>
        <w:spacing w:after="160" w:line="256" w:lineRule="auto"/>
        <w:ind w:left="2160"/>
        <w:jc w:val="both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     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Рис</w:t>
      </w:r>
      <w:r w:rsidR="00123935" w:rsidRPr="00123935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  <w:t>. 27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. Код програми практичної задачі</w:t>
      </w:r>
    </w:p>
    <w:p w14:paraId="31D72B67" w14:textId="0D0E6F33" w:rsidR="00DA50F0" w:rsidRDefault="001464AE" w:rsidP="00B075D2">
      <w:pPr>
        <w:spacing w:after="160" w:line="256" w:lineRule="auto"/>
        <w:ind w:left="720"/>
        <w:jc w:val="both"/>
        <w:rPr>
          <w:rFonts w:ascii="Times New Roman" w:eastAsia="Times New Roman" w:hAnsi="Times New Roman" w:cs="Times New Roman"/>
          <w:b/>
          <w:bCs/>
          <w:sz w:val="40"/>
          <w:szCs w:val="40"/>
          <w:lang w:val="uk-UA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  <w:lang w:val="uk-UA"/>
        </w:rPr>
        <w:t xml:space="preserve">Завдання № 11 </w:t>
      </w:r>
      <w:r w:rsidRPr="001464AE">
        <w:rPr>
          <w:rFonts w:ascii="Times New Roman" w:eastAsia="Times New Roman" w:hAnsi="Times New Roman" w:cs="Times New Roman"/>
          <w:b/>
          <w:bCs/>
          <w:sz w:val="40"/>
          <w:szCs w:val="40"/>
        </w:rPr>
        <w:t>Experimental Exercises Activities - Run First Program</w:t>
      </w:r>
    </w:p>
    <w:p w14:paraId="67F5C8CE" w14:textId="4F9CA9D6" w:rsidR="001464AE" w:rsidRDefault="001464AE" w:rsidP="00B075D2">
      <w:pPr>
        <w:spacing w:after="160" w:line="25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-Протестувати програму, написану вище</w:t>
      </w:r>
    </w:p>
    <w:p w14:paraId="1D47335F" w14:textId="77777777" w:rsidR="001464AE" w:rsidRPr="000F000F" w:rsidRDefault="001464AE" w:rsidP="001464AE">
      <w:pPr>
        <w:spacing w:after="160" w:line="256" w:lineRule="auto"/>
        <w:ind w:left="720"/>
        <w:jc w:val="both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</w:pPr>
      <w:r w:rsidRPr="001464AE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684A66BD" wp14:editId="095458A0">
            <wp:extent cx="3048264" cy="2857748"/>
            <wp:effectExtent l="0" t="0" r="0" b="0"/>
            <wp:docPr id="8879450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94505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048264" cy="2857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 </w:t>
      </w:r>
      <w:r w:rsidRPr="000F000F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  <w:tab/>
      </w:r>
      <w:r w:rsidRPr="000F000F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  <w:tab/>
      </w:r>
      <w:r w:rsidRPr="000F000F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  <w:tab/>
      </w:r>
      <w:r w:rsidRPr="000F000F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  <w:tab/>
      </w:r>
      <w:r w:rsidRPr="000F000F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  <w:tab/>
      </w:r>
      <w:r w:rsidRPr="000F000F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  <w:tab/>
      </w:r>
    </w:p>
    <w:p w14:paraId="546C94E3" w14:textId="22AFD58B" w:rsidR="001464AE" w:rsidRPr="00AE403A" w:rsidRDefault="001464AE" w:rsidP="001464AE">
      <w:pPr>
        <w:spacing w:after="160" w:line="256" w:lineRule="auto"/>
        <w:ind w:left="720"/>
        <w:jc w:val="both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Рис </w:t>
      </w:r>
      <w:r w:rsidRPr="000F000F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  <w:t>2</w:t>
      </w:r>
      <w:r w:rsidR="00123935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>8</w:t>
      </w:r>
      <w:r w:rsidRPr="000F000F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  <w:t>.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. Результат роботи програми</w:t>
      </w:r>
      <w:r w:rsidR="00AE403A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, 1 випадок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(Ввід та вивід</w:t>
      </w:r>
      <w:r w:rsidR="00AE403A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  <w:t>)</w:t>
      </w:r>
    </w:p>
    <w:p w14:paraId="75F019BB" w14:textId="68C7479C" w:rsidR="00AE403A" w:rsidRPr="00AE403A" w:rsidRDefault="00AE403A" w:rsidP="001464AE">
      <w:pPr>
        <w:spacing w:after="160" w:line="25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E403A">
        <w:rPr>
          <w:rFonts w:ascii="Times New Roman" w:eastAsia="Times New Roman" w:hAnsi="Times New Roman" w:cs="Times New Roman"/>
          <w:noProof/>
          <w:sz w:val="24"/>
          <w:szCs w:val="24"/>
          <w:lang w:val="ru-RU"/>
        </w:rPr>
        <w:drawing>
          <wp:inline distT="0" distB="0" distL="0" distR="0" wp14:anchorId="40131C84" wp14:editId="3839BC8F">
            <wp:extent cx="3139712" cy="2834886"/>
            <wp:effectExtent l="0" t="0" r="3810" b="3810"/>
            <wp:docPr id="18579741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97418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139712" cy="2834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AF13A" w14:textId="69F85043" w:rsidR="00AE403A" w:rsidRDefault="00AE403A" w:rsidP="00AE403A">
      <w:pPr>
        <w:spacing w:after="160" w:line="256" w:lineRule="auto"/>
        <w:ind w:left="720"/>
        <w:jc w:val="both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Рис </w:t>
      </w:r>
      <w:r w:rsidRPr="00AE403A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  <w:t>2</w:t>
      </w:r>
      <w:r w:rsidR="00123935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>9</w:t>
      </w:r>
      <w:r w:rsidRPr="00AE403A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  <w:t>.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. Результат роботи програми, </w:t>
      </w:r>
      <w:r w:rsidRPr="00AE403A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  <w:t>2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 випадок (Ввід та вивід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  <w:t>)</w:t>
      </w:r>
    </w:p>
    <w:p w14:paraId="310B9BF6" w14:textId="27291F75" w:rsidR="00AE403A" w:rsidRPr="00AE403A" w:rsidRDefault="00AE403A" w:rsidP="00AE403A">
      <w:pPr>
        <w:spacing w:after="160" w:line="256" w:lineRule="auto"/>
        <w:ind w:left="720"/>
        <w:jc w:val="both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</w:pPr>
      <w:r w:rsidRPr="00AE403A">
        <w:rPr>
          <w:rFonts w:ascii="Times New Roman" w:eastAsia="Times New Roman" w:hAnsi="Times New Roman" w:cs="Times New Roman"/>
          <w:i/>
          <w:iCs/>
          <w:noProof/>
          <w:color w:val="3D85C6"/>
          <w:sz w:val="20"/>
          <w:szCs w:val="20"/>
          <w:lang w:val="en-US"/>
        </w:rPr>
        <w:lastRenderedPageBreak/>
        <w:drawing>
          <wp:inline distT="0" distB="0" distL="0" distR="0" wp14:anchorId="6815F646" wp14:editId="2D95BC77">
            <wp:extent cx="3238781" cy="2895851"/>
            <wp:effectExtent l="0" t="0" r="0" b="0"/>
            <wp:docPr id="15276015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60159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238781" cy="2895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3489B" w14:textId="389FC4D0" w:rsidR="00AE403A" w:rsidRPr="00AE403A" w:rsidRDefault="00AE403A" w:rsidP="00AE403A">
      <w:pPr>
        <w:spacing w:after="160" w:line="256" w:lineRule="auto"/>
        <w:ind w:left="720"/>
        <w:jc w:val="both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Рис </w:t>
      </w:r>
      <w:r w:rsidR="00123935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>30</w:t>
      </w:r>
      <w:r w:rsidRPr="00AE403A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  <w:t>.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. Результат роботи програми, </w:t>
      </w:r>
      <w:r w:rsidRPr="00AE403A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  <w:t>3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 випадок (Ввід та вивід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  <w:t>)</w:t>
      </w:r>
    </w:p>
    <w:p w14:paraId="1D2634E9" w14:textId="1C71C5D0" w:rsidR="00AE403A" w:rsidRPr="00AE403A" w:rsidRDefault="00AE403A" w:rsidP="00AE403A">
      <w:pPr>
        <w:spacing w:after="160" w:line="256" w:lineRule="auto"/>
        <w:ind w:left="720"/>
        <w:jc w:val="both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</w:pPr>
      <w:r w:rsidRPr="00AE403A">
        <w:rPr>
          <w:rFonts w:ascii="Times New Roman" w:eastAsia="Times New Roman" w:hAnsi="Times New Roman" w:cs="Times New Roman"/>
          <w:i/>
          <w:iCs/>
          <w:noProof/>
          <w:color w:val="3D85C6"/>
          <w:sz w:val="20"/>
          <w:szCs w:val="20"/>
          <w:lang w:val="ru-RU"/>
        </w:rPr>
        <w:drawing>
          <wp:inline distT="0" distB="0" distL="0" distR="0" wp14:anchorId="53BE6FD0" wp14:editId="4BD461B1">
            <wp:extent cx="2857748" cy="708721"/>
            <wp:effectExtent l="0" t="0" r="0" b="0"/>
            <wp:docPr id="114839201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39201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857748" cy="70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56DB9" w14:textId="36B1AD57" w:rsidR="00AE403A" w:rsidRPr="00AE403A" w:rsidRDefault="00AE403A" w:rsidP="00AE403A">
      <w:pPr>
        <w:spacing w:after="160" w:line="256" w:lineRule="auto"/>
        <w:ind w:left="720"/>
        <w:jc w:val="both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Рис </w:t>
      </w:r>
      <w:r w:rsidR="00123935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>31</w:t>
      </w:r>
      <w:r w:rsidRPr="00AE403A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  <w:t>.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. Результат роботи програми, </w:t>
      </w:r>
      <w:r w:rsidRPr="00AE403A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  <w:t>4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 випадок (Ввід та вивід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  <w:t>)</w:t>
      </w:r>
    </w:p>
    <w:p w14:paraId="0A80A0BE" w14:textId="2B80D086" w:rsidR="00AE403A" w:rsidRPr="00AE403A" w:rsidRDefault="00AE403A" w:rsidP="00AE403A">
      <w:pPr>
        <w:ind w:firstLine="720"/>
        <w:rPr>
          <w:rFonts w:eastAsia="Times New Roman" w:cs="Times New Roman"/>
          <w:b/>
          <w:bCs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07CC7D06" wp14:editId="4AE50893">
            <wp:extent cx="3523809" cy="1066667"/>
            <wp:effectExtent l="0" t="0" r="635" b="635"/>
            <wp:docPr id="15296457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64579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523809" cy="10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86C08" w14:textId="5192BC56" w:rsidR="00AE403A" w:rsidRPr="00AE403A" w:rsidRDefault="00AE403A" w:rsidP="00AE403A">
      <w:pPr>
        <w:spacing w:after="160" w:line="256" w:lineRule="auto"/>
        <w:ind w:left="720"/>
        <w:jc w:val="both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Рис </w:t>
      </w:r>
      <w:r w:rsidR="00123935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>32</w:t>
      </w:r>
      <w:r w:rsidRPr="00AE403A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  <w:t>.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. Результат роботи програми, </w:t>
      </w:r>
      <w:r w:rsidRPr="00AE403A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  <w:t>5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 випадок (Ввід та вивід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  <w:t>)</w:t>
      </w:r>
    </w:p>
    <w:p w14:paraId="06C64B31" w14:textId="18C69B80" w:rsidR="00AE403A" w:rsidRPr="00AE403A" w:rsidRDefault="00AE403A" w:rsidP="001464AE">
      <w:pPr>
        <w:rPr>
          <w:rFonts w:eastAsia="Times New Roman" w:cs="Times New Roman"/>
          <w:b/>
          <w:bCs/>
          <w:sz w:val="28"/>
          <w:szCs w:val="28"/>
          <w:lang w:val="ru-RU"/>
        </w:rPr>
      </w:pPr>
    </w:p>
    <w:p w14:paraId="168A3D8C" w14:textId="77777777" w:rsidR="00AE403A" w:rsidRPr="00AE403A" w:rsidRDefault="00AE403A" w:rsidP="001464AE">
      <w:pPr>
        <w:rPr>
          <w:rFonts w:eastAsia="Times New Roman" w:cs="Times New Roman"/>
          <w:b/>
          <w:bCs/>
          <w:sz w:val="28"/>
          <w:szCs w:val="28"/>
          <w:lang w:val="ru-RU"/>
        </w:rPr>
      </w:pPr>
    </w:p>
    <w:p w14:paraId="1CB4DF84" w14:textId="003F46C2" w:rsidR="001464AE" w:rsidRDefault="001464AE" w:rsidP="001464AE">
      <w:pPr>
        <w:rPr>
          <w:rFonts w:eastAsia="Times New Roman" w:cs="Times New Roman"/>
          <w:b/>
          <w:bCs/>
          <w:sz w:val="28"/>
          <w:szCs w:val="28"/>
          <w:lang w:val="en-US"/>
        </w:rPr>
      </w:pPr>
      <w:r>
        <w:rPr>
          <w:rFonts w:eastAsia="Times New Roman" w:cs="Times New Roman"/>
          <w:b/>
          <w:bCs/>
          <w:sz w:val="28"/>
          <w:szCs w:val="28"/>
          <w:lang w:val="uk-UA"/>
        </w:rPr>
        <w:t>Завдання № 1</w:t>
      </w:r>
      <w:r>
        <w:rPr>
          <w:rFonts w:eastAsia="Times New Roman" w:cs="Times New Roman"/>
          <w:b/>
          <w:bCs/>
          <w:sz w:val="28"/>
          <w:szCs w:val="28"/>
          <w:lang w:val="en-US"/>
        </w:rPr>
        <w:t>4</w:t>
      </w:r>
      <w:r>
        <w:rPr>
          <w:rFonts w:eastAsia="Times New Roman" w:cs="Times New Roman"/>
          <w:b/>
          <w:bCs/>
          <w:sz w:val="28"/>
          <w:szCs w:val="28"/>
          <w:lang w:val="uk-UA"/>
        </w:rPr>
        <w:t xml:space="preserve"> </w:t>
      </w:r>
      <w:r>
        <w:rPr>
          <w:rFonts w:eastAsia="Times New Roman" w:cs="Times New Roman"/>
          <w:b/>
          <w:bCs/>
          <w:sz w:val="28"/>
          <w:szCs w:val="28"/>
          <w:lang w:val="en-US"/>
        </w:rPr>
        <w:t>Self-practice work:</w:t>
      </w:r>
      <w:r w:rsidRPr="002202BA">
        <w:rPr>
          <w:rFonts w:eastAsia="Times New Roman" w:cs="Times New Roman"/>
          <w:b/>
          <w:bCs/>
          <w:sz w:val="28"/>
          <w:szCs w:val="28"/>
          <w:lang w:val="uk-UA"/>
        </w:rPr>
        <w:t xml:space="preserve"> </w:t>
      </w:r>
      <w:r w:rsidRPr="002202BA">
        <w:rPr>
          <w:rFonts w:eastAsia="Times New Roman" w:cs="Times New Roman"/>
          <w:b/>
          <w:bCs/>
          <w:sz w:val="28"/>
          <w:szCs w:val="28"/>
          <w:lang w:val="en-US"/>
        </w:rPr>
        <w:t xml:space="preserve">Algotester “A </w:t>
      </w:r>
      <w:r w:rsidRPr="002202BA">
        <w:rPr>
          <w:rFonts w:eastAsia="Times New Roman" w:cs="Times New Roman"/>
          <w:b/>
          <w:bCs/>
          <w:sz w:val="28"/>
          <w:szCs w:val="28"/>
          <w:lang w:val="uk-UA"/>
        </w:rPr>
        <w:t>плюс</w:t>
      </w:r>
      <w:r w:rsidRPr="002202BA">
        <w:rPr>
          <w:rFonts w:eastAsia="Times New Roman" w:cs="Times New Roman"/>
          <w:b/>
          <w:bCs/>
          <w:sz w:val="28"/>
          <w:szCs w:val="28"/>
          <w:lang w:val="en-US"/>
        </w:rPr>
        <w:t xml:space="preserve"> B”</w:t>
      </w:r>
    </w:p>
    <w:p w14:paraId="6AD23129" w14:textId="02F4C32F" w:rsidR="001464AE" w:rsidRPr="000F000F" w:rsidRDefault="001464AE" w:rsidP="00B075D2">
      <w:pPr>
        <w:spacing w:after="160" w:line="25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 xml:space="preserve">-Виконати задачу </w:t>
      </w:r>
      <w:r w:rsidRPr="001464AE">
        <w:rPr>
          <w:rFonts w:ascii="Times New Roman" w:eastAsia="Times New Roman" w:hAnsi="Times New Roman" w:cs="Times New Roman"/>
          <w:sz w:val="24"/>
          <w:szCs w:val="24"/>
          <w:lang w:val="ru-RU"/>
        </w:rPr>
        <w:t>“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A</w:t>
      </w:r>
      <w:r w:rsidRPr="001464A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плюс</w:t>
      </w:r>
      <w:r w:rsidRPr="001464A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B</w:t>
      </w:r>
      <w:r w:rsidRPr="001464AE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” </w:t>
      </w:r>
      <w:r>
        <w:rPr>
          <w:rFonts w:ascii="Times New Roman" w:eastAsia="Times New Roman" w:hAnsi="Times New Roman" w:cs="Times New Roman"/>
          <w:sz w:val="24"/>
          <w:szCs w:val="24"/>
          <w:lang w:val="uk-UA"/>
        </w:rPr>
        <w:t>на платформі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Algotester</w:t>
      </w:r>
      <w:r w:rsidR="00AE403A">
        <w:rPr>
          <w:rFonts w:ascii="Times New Roman" w:eastAsia="Times New Roman" w:hAnsi="Times New Roman" w:cs="Times New Roman"/>
          <w:sz w:val="24"/>
          <w:szCs w:val="24"/>
          <w:lang w:val="uk-UA"/>
        </w:rPr>
        <w:t>, та протестувати її</w:t>
      </w:r>
    </w:p>
    <w:p w14:paraId="3E449F1E" w14:textId="49062A7C" w:rsidR="00AE403A" w:rsidRPr="00AE403A" w:rsidRDefault="00AE403A" w:rsidP="00B075D2">
      <w:pPr>
        <w:spacing w:after="160" w:line="25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E403A"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0C98C485" wp14:editId="5BB7E440">
            <wp:extent cx="4778154" cy="4595258"/>
            <wp:effectExtent l="0" t="0" r="3810" b="0"/>
            <wp:docPr id="6474703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470337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4595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6B6BA" w14:textId="68D2AF4F" w:rsidR="00AE403A" w:rsidRPr="00AE403A" w:rsidRDefault="00AE403A" w:rsidP="00AE403A">
      <w:pPr>
        <w:spacing w:after="160" w:line="256" w:lineRule="auto"/>
        <w:ind w:left="720"/>
        <w:jc w:val="both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Рис </w:t>
      </w:r>
      <w:r w:rsidRPr="000F000F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  <w:t>3</w:t>
      </w:r>
      <w:r w:rsidR="00123935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>3</w:t>
      </w:r>
      <w:r w:rsidRPr="00AE403A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  <w:t>.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. Результат роботи програми, </w:t>
      </w:r>
      <w:r w:rsidRPr="00AE403A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  <w:t>5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 випадок (Ввід та вивід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  <w:t>)</w:t>
      </w:r>
    </w:p>
    <w:p w14:paraId="4143DE9E" w14:textId="405F1C7C" w:rsidR="001464AE" w:rsidRPr="001464AE" w:rsidRDefault="00AE403A" w:rsidP="00B075D2">
      <w:pPr>
        <w:spacing w:after="160" w:line="25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AE403A">
        <w:rPr>
          <w:rFonts w:ascii="Times New Roman" w:eastAsia="Times New Roman" w:hAnsi="Times New Roman" w:cs="Times New Roman"/>
          <w:noProof/>
          <w:sz w:val="24"/>
          <w:szCs w:val="24"/>
          <w:lang w:val="ru-RU"/>
        </w:rPr>
        <w:lastRenderedPageBreak/>
        <w:drawing>
          <wp:inline distT="0" distB="0" distL="0" distR="0" wp14:anchorId="1BD4A3CE" wp14:editId="479CD8BF">
            <wp:extent cx="4480948" cy="5151566"/>
            <wp:effectExtent l="0" t="0" r="0" b="0"/>
            <wp:docPr id="2677988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79883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480948" cy="5151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D140C5" w14:textId="0B52C335" w:rsidR="00AE403A" w:rsidRPr="00AE403A" w:rsidRDefault="00AE403A" w:rsidP="00AE403A">
      <w:pPr>
        <w:spacing w:after="160" w:line="256" w:lineRule="auto"/>
        <w:ind w:left="720"/>
        <w:jc w:val="both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>Рис</w:t>
      </w:r>
      <w:r w:rsidRPr="000F000F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  <w:t>. 3</w:t>
      </w:r>
      <w:r w:rsidR="00123935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>4</w:t>
      </w:r>
      <w:r w:rsidRPr="00AE403A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  <w:t>.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. Код для задачі </w:t>
      </w:r>
      <w:r w:rsidRPr="00AE403A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  <w:t>“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А плюс В</w:t>
      </w:r>
      <w:r w:rsidRPr="00AE403A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  <w:t>”</w:t>
      </w:r>
    </w:p>
    <w:p w14:paraId="71818DE1" w14:textId="1FE1B98D" w:rsidR="00AE403A" w:rsidRPr="00AE403A" w:rsidRDefault="00AE403A" w:rsidP="00AE403A">
      <w:pPr>
        <w:spacing w:after="160" w:line="256" w:lineRule="auto"/>
        <w:ind w:left="720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E403A">
        <w:rPr>
          <w:rFonts w:ascii="Times New Roman" w:eastAsia="Times New Roman" w:hAnsi="Times New Roman" w:cs="Times New Roman"/>
          <w:i/>
          <w:iCs/>
          <w:noProof/>
          <w:color w:val="3D85C6"/>
          <w:sz w:val="20"/>
          <w:szCs w:val="20"/>
          <w:lang w:val="ru-RU"/>
        </w:rPr>
        <w:drawing>
          <wp:inline distT="0" distB="0" distL="0" distR="0" wp14:anchorId="5C525749" wp14:editId="3F935646">
            <wp:extent cx="739204" cy="533446"/>
            <wp:effectExtent l="0" t="0" r="3810" b="0"/>
            <wp:docPr id="16774935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493583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739204" cy="53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EA21F" w14:textId="7DB03E11" w:rsidR="00AE403A" w:rsidRPr="00AE403A" w:rsidRDefault="00AE403A" w:rsidP="00AE403A">
      <w:pPr>
        <w:spacing w:after="160" w:line="256" w:lineRule="auto"/>
        <w:ind w:left="720"/>
        <w:jc w:val="both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Рис </w:t>
      </w:r>
      <w:r w:rsidRPr="000F000F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  <w:t>3</w:t>
      </w:r>
      <w:r w:rsidR="00123935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>5</w:t>
      </w:r>
      <w:r w:rsidRPr="00AE403A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  <w:t>.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. Результат роботи програми </w:t>
      </w:r>
      <w:r w:rsidRPr="00AE403A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  <w:t>“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А плюс В</w:t>
      </w:r>
      <w:r w:rsidRPr="00AE403A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  <w:t>”</w:t>
      </w:r>
    </w:p>
    <w:p w14:paraId="6BF9A560" w14:textId="29F05F8F" w:rsidR="00D842D9" w:rsidRPr="00D842D9" w:rsidRDefault="00345ACA" w:rsidP="00345ACA">
      <w:pPr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>
        <w:rPr>
          <w:rFonts w:eastAsia="Times New Roman" w:cs="Times New Roman"/>
          <w:b/>
          <w:bCs/>
          <w:sz w:val="28"/>
          <w:szCs w:val="28"/>
          <w:lang w:val="uk-UA"/>
        </w:rPr>
        <w:t>Завдання № 1</w:t>
      </w:r>
      <w:r>
        <w:rPr>
          <w:rFonts w:eastAsia="Times New Roman" w:cs="Times New Roman"/>
          <w:b/>
          <w:bCs/>
          <w:sz w:val="28"/>
          <w:szCs w:val="28"/>
          <w:lang w:val="en-US"/>
        </w:rPr>
        <w:t>5</w:t>
      </w:r>
      <w:r>
        <w:rPr>
          <w:rFonts w:eastAsia="Times New Roman" w:cs="Times New Roman"/>
          <w:b/>
          <w:bCs/>
          <w:sz w:val="28"/>
          <w:szCs w:val="28"/>
          <w:lang w:val="uk-UA"/>
        </w:rPr>
        <w:t xml:space="preserve"> </w:t>
      </w:r>
      <w:r>
        <w:rPr>
          <w:rFonts w:eastAsia="Times New Roman" w:cs="Times New Roman"/>
          <w:b/>
          <w:bCs/>
          <w:sz w:val="28"/>
          <w:szCs w:val="28"/>
          <w:lang w:val="en-US"/>
        </w:rPr>
        <w:t>Self-practice work:</w:t>
      </w:r>
      <w:r w:rsidRPr="002202BA">
        <w:rPr>
          <w:rFonts w:eastAsia="Times New Roman" w:cs="Times New Roman"/>
          <w:b/>
          <w:bCs/>
          <w:sz w:val="28"/>
          <w:szCs w:val="28"/>
          <w:lang w:val="uk-UA"/>
        </w:rPr>
        <w:t xml:space="preserve"> </w:t>
      </w:r>
      <w:r w:rsidRPr="002202BA">
        <w:rPr>
          <w:rFonts w:eastAsia="Times New Roman" w:cs="Times New Roman"/>
          <w:b/>
          <w:bCs/>
          <w:sz w:val="28"/>
          <w:szCs w:val="28"/>
          <w:lang w:val="en-US"/>
        </w:rPr>
        <w:t>Algotester “</w:t>
      </w:r>
      <w:r>
        <w:rPr>
          <w:rFonts w:eastAsia="Times New Roman" w:cs="Times New Roman"/>
          <w:b/>
          <w:bCs/>
          <w:sz w:val="28"/>
          <w:szCs w:val="28"/>
          <w:lang w:val="uk-UA"/>
        </w:rPr>
        <w:t>Марічка і печиво</w:t>
      </w:r>
      <w:r>
        <w:rPr>
          <w:rFonts w:eastAsia="Times New Roman" w:cs="Times New Roman"/>
          <w:b/>
          <w:bCs/>
          <w:sz w:val="28"/>
          <w:szCs w:val="28"/>
          <w:lang w:val="en-US"/>
        </w:rPr>
        <w:t>”</w:t>
      </w:r>
    </w:p>
    <w:p w14:paraId="2250C856" w14:textId="44E2B652" w:rsidR="00D842D9" w:rsidRDefault="00D842D9">
      <w:pPr>
        <w:spacing w:after="20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  <w:r w:rsidRPr="00D842D9">
        <w:rPr>
          <w:rFonts w:ascii="Times New Roman" w:eastAsia="Times New Roman" w:hAnsi="Times New Roman" w:cs="Times New Roman"/>
          <w:noProof/>
          <w:sz w:val="24"/>
          <w:szCs w:val="24"/>
          <w:lang w:val="uk-UA"/>
        </w:rPr>
        <w:lastRenderedPageBreak/>
        <w:drawing>
          <wp:inline distT="0" distB="0" distL="0" distR="0" wp14:anchorId="48794453" wp14:editId="6F3F0A80">
            <wp:extent cx="5151566" cy="3810330"/>
            <wp:effectExtent l="0" t="0" r="0" b="0"/>
            <wp:docPr id="12126080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60802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151566" cy="381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D8C2C" w14:textId="4D1A7740" w:rsidR="00D842D9" w:rsidRPr="000F000F" w:rsidRDefault="00D842D9" w:rsidP="00D842D9">
      <w:pPr>
        <w:spacing w:after="160" w:line="256" w:lineRule="auto"/>
        <w:ind w:left="720"/>
        <w:jc w:val="both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Рис </w:t>
      </w:r>
      <w:r w:rsidRPr="00D842D9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  <w:t>3</w:t>
      </w:r>
      <w:r w:rsidR="00123935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>6</w:t>
      </w:r>
      <w:r w:rsidRPr="00AE403A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  <w:t>.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. Код програми </w:t>
      </w:r>
      <w:r w:rsidRPr="00D842D9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  <w:t>“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Марічка і печиво</w:t>
      </w:r>
      <w:r w:rsidRPr="00D842D9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  <w:t>”</w:t>
      </w:r>
    </w:p>
    <w:p w14:paraId="52523AFB" w14:textId="4744C816" w:rsidR="00D842D9" w:rsidRPr="00D842D9" w:rsidRDefault="00D842D9" w:rsidP="00D842D9">
      <w:pPr>
        <w:spacing w:after="160" w:line="256" w:lineRule="auto"/>
        <w:ind w:left="720"/>
        <w:jc w:val="both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</w:pPr>
      <w:r w:rsidRPr="00D842D9">
        <w:rPr>
          <w:rFonts w:ascii="Times New Roman" w:eastAsia="Times New Roman" w:hAnsi="Times New Roman" w:cs="Times New Roman"/>
          <w:i/>
          <w:iCs/>
          <w:noProof/>
          <w:color w:val="3D85C6"/>
          <w:sz w:val="20"/>
          <w:szCs w:val="20"/>
          <w:lang w:val="en-US"/>
        </w:rPr>
        <w:drawing>
          <wp:inline distT="0" distB="0" distL="0" distR="0" wp14:anchorId="5B8DF89F" wp14:editId="3D250DD2">
            <wp:extent cx="5733415" cy="352425"/>
            <wp:effectExtent l="0" t="0" r="635" b="9525"/>
            <wp:docPr id="10236104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610472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491CA" w14:textId="221311E0" w:rsidR="00345ACA" w:rsidRDefault="00345ACA" w:rsidP="00345ACA">
      <w:pPr>
        <w:spacing w:after="160" w:line="256" w:lineRule="auto"/>
        <w:ind w:left="720"/>
        <w:jc w:val="both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Рис </w:t>
      </w:r>
      <w:r w:rsidRPr="00D842D9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  <w:t>3</w:t>
      </w:r>
      <w:r w:rsidR="00123935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>7</w:t>
      </w:r>
      <w:r w:rsidRPr="00AE403A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  <w:t>.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. Виконана програма </w:t>
      </w:r>
      <w:r w:rsidRPr="00D842D9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  <w:t>“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Марічка і печиво</w:t>
      </w:r>
      <w:r w:rsidRPr="00D842D9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  <w:t>”</w:t>
      </w:r>
    </w:p>
    <w:p w14:paraId="11B5546D" w14:textId="77777777" w:rsidR="00345ACA" w:rsidRPr="00345ACA" w:rsidRDefault="00345ACA" w:rsidP="00345ACA">
      <w:pPr>
        <w:rPr>
          <w:rFonts w:eastAsia="Times New Roman" w:cs="Times New Roman"/>
          <w:b/>
          <w:bCs/>
          <w:sz w:val="28"/>
          <w:szCs w:val="28"/>
          <w:lang w:val="ru-RU"/>
        </w:rPr>
      </w:pPr>
    </w:p>
    <w:p w14:paraId="36D36047" w14:textId="32DC1A03" w:rsidR="00D842D9" w:rsidRPr="008F1A91" w:rsidRDefault="00345ACA" w:rsidP="00345ACA">
      <w:pPr>
        <w:rPr>
          <w:rFonts w:ascii="Times New Roman" w:eastAsia="Times New Roman" w:hAnsi="Times New Roman" w:cs="Times New Roman"/>
          <w:i/>
          <w:iCs/>
          <w:color w:val="3D85C6"/>
          <w:lang w:val="en-US"/>
        </w:rPr>
      </w:pPr>
      <w:r>
        <w:rPr>
          <w:rFonts w:eastAsia="Times New Roman" w:cs="Times New Roman"/>
          <w:b/>
          <w:bCs/>
          <w:sz w:val="28"/>
          <w:szCs w:val="28"/>
          <w:lang w:val="uk-UA"/>
        </w:rPr>
        <w:t>Завдання № 1</w:t>
      </w:r>
      <w:r>
        <w:rPr>
          <w:rFonts w:eastAsia="Times New Roman" w:cs="Times New Roman"/>
          <w:b/>
          <w:bCs/>
          <w:sz w:val="28"/>
          <w:szCs w:val="28"/>
          <w:lang w:val="en-US"/>
        </w:rPr>
        <w:t>6</w:t>
      </w:r>
      <w:r>
        <w:rPr>
          <w:rFonts w:eastAsia="Times New Roman" w:cs="Times New Roman"/>
          <w:b/>
          <w:bCs/>
          <w:sz w:val="28"/>
          <w:szCs w:val="28"/>
          <w:lang w:val="uk-UA"/>
        </w:rPr>
        <w:t xml:space="preserve"> </w:t>
      </w:r>
      <w:r>
        <w:rPr>
          <w:rFonts w:eastAsia="Times New Roman" w:cs="Times New Roman"/>
          <w:b/>
          <w:bCs/>
          <w:sz w:val="28"/>
          <w:szCs w:val="28"/>
          <w:lang w:val="en-US"/>
        </w:rPr>
        <w:t>Self-practice work:</w:t>
      </w:r>
      <w:r w:rsidRPr="002202BA">
        <w:rPr>
          <w:rFonts w:eastAsia="Times New Roman" w:cs="Times New Roman"/>
          <w:b/>
          <w:bCs/>
          <w:sz w:val="28"/>
          <w:szCs w:val="28"/>
          <w:lang w:val="uk-UA"/>
        </w:rPr>
        <w:t xml:space="preserve"> </w:t>
      </w:r>
      <w:r w:rsidRPr="002202BA">
        <w:rPr>
          <w:rFonts w:eastAsia="Times New Roman" w:cs="Times New Roman"/>
          <w:b/>
          <w:bCs/>
          <w:sz w:val="28"/>
          <w:szCs w:val="28"/>
          <w:lang w:val="en-US"/>
        </w:rPr>
        <w:t>Algotester “</w:t>
      </w:r>
      <w:r>
        <w:rPr>
          <w:rFonts w:eastAsia="Times New Roman" w:cs="Times New Roman"/>
          <w:b/>
          <w:bCs/>
          <w:sz w:val="28"/>
          <w:szCs w:val="28"/>
          <w:lang w:val="uk-UA"/>
        </w:rPr>
        <w:t>Депутатські гроші</w:t>
      </w:r>
      <w:r>
        <w:rPr>
          <w:rFonts w:eastAsia="Times New Roman" w:cs="Times New Roman"/>
          <w:b/>
          <w:bCs/>
          <w:sz w:val="28"/>
          <w:szCs w:val="28"/>
          <w:lang w:val="en-US"/>
        </w:rPr>
        <w:t>”</w:t>
      </w:r>
    </w:p>
    <w:p w14:paraId="404AF346" w14:textId="53D91D75" w:rsidR="00D842D9" w:rsidRPr="00D842D9" w:rsidRDefault="00D842D9" w:rsidP="00D842D9">
      <w:pPr>
        <w:spacing w:after="160" w:line="256" w:lineRule="auto"/>
        <w:ind w:left="720"/>
        <w:jc w:val="both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</w:pPr>
      <w:r w:rsidRPr="00D842D9">
        <w:rPr>
          <w:rFonts w:ascii="Times New Roman" w:eastAsia="Times New Roman" w:hAnsi="Times New Roman" w:cs="Times New Roman"/>
          <w:i/>
          <w:iCs/>
          <w:noProof/>
          <w:color w:val="3D85C6"/>
          <w:sz w:val="20"/>
          <w:szCs w:val="20"/>
          <w:lang w:val="ru-RU"/>
        </w:rPr>
        <w:lastRenderedPageBreak/>
        <w:drawing>
          <wp:inline distT="0" distB="0" distL="0" distR="0" wp14:anchorId="4B4C0425" wp14:editId="3E47D5D6">
            <wp:extent cx="4991533" cy="3604572"/>
            <wp:effectExtent l="0" t="0" r="0" b="0"/>
            <wp:docPr id="9754264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426456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991533" cy="3604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086AB" w14:textId="61455411" w:rsidR="00D842D9" w:rsidRDefault="00D842D9" w:rsidP="00D842D9">
      <w:pPr>
        <w:spacing w:after="160" w:line="256" w:lineRule="auto"/>
        <w:ind w:left="720"/>
        <w:jc w:val="both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Рис </w:t>
      </w:r>
      <w:r w:rsidRPr="00D842D9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  <w:t>3</w:t>
      </w:r>
      <w:r w:rsidR="00123935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>8</w:t>
      </w:r>
      <w:r w:rsidRPr="00AE403A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  <w:t>.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. Код програми </w:t>
      </w:r>
      <w:r w:rsidRPr="00D842D9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  <w:t>“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Депутатські гроші</w:t>
      </w:r>
      <w:r w:rsidRPr="00D842D9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  <w:t>”</w:t>
      </w:r>
    </w:p>
    <w:p w14:paraId="397F2CCE" w14:textId="642B593B" w:rsidR="00D842D9" w:rsidRPr="00D842D9" w:rsidRDefault="00D842D9" w:rsidP="00D842D9">
      <w:pPr>
        <w:spacing w:after="160" w:line="256" w:lineRule="auto"/>
        <w:ind w:left="720"/>
        <w:jc w:val="both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</w:pPr>
      <w:r w:rsidRPr="00D842D9">
        <w:rPr>
          <w:rFonts w:ascii="Times New Roman" w:eastAsia="Times New Roman" w:hAnsi="Times New Roman" w:cs="Times New Roman"/>
          <w:i/>
          <w:iCs/>
          <w:noProof/>
          <w:color w:val="3D85C6"/>
          <w:sz w:val="20"/>
          <w:szCs w:val="20"/>
          <w:lang w:val="uk-UA"/>
        </w:rPr>
        <w:drawing>
          <wp:inline distT="0" distB="0" distL="0" distR="0" wp14:anchorId="6E0B194D" wp14:editId="35368E0C">
            <wp:extent cx="5733415" cy="341630"/>
            <wp:effectExtent l="0" t="0" r="635" b="1270"/>
            <wp:docPr id="12694652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465245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4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7492F" w14:textId="74F71935" w:rsidR="00D842D9" w:rsidRDefault="00D842D9" w:rsidP="00D842D9">
      <w:pPr>
        <w:spacing w:after="160" w:line="256" w:lineRule="auto"/>
        <w:ind w:left="720"/>
        <w:jc w:val="both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Рис </w:t>
      </w:r>
      <w:r w:rsidRPr="00D842D9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  <w:t>3</w:t>
      </w:r>
      <w:r w:rsidR="00123935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>9</w:t>
      </w:r>
      <w:r w:rsidRPr="00AE403A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  <w:t>.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. Виконана програма </w:t>
      </w:r>
      <w:r w:rsidRPr="00D842D9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  <w:t>“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Депутатські гроші</w:t>
      </w:r>
      <w:r w:rsidRPr="00D842D9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  <w:t>”</w:t>
      </w:r>
    </w:p>
    <w:p w14:paraId="5788D154" w14:textId="77777777" w:rsidR="00D842D9" w:rsidRPr="00D842D9" w:rsidRDefault="00D842D9">
      <w:pPr>
        <w:spacing w:after="200"/>
        <w:jc w:val="both"/>
        <w:rPr>
          <w:rFonts w:ascii="Times New Roman" w:eastAsia="Times New Roman" w:hAnsi="Times New Roman" w:cs="Times New Roman"/>
          <w:sz w:val="24"/>
          <w:szCs w:val="24"/>
          <w:lang w:val="uk-UA"/>
        </w:rPr>
      </w:pPr>
    </w:p>
    <w:p w14:paraId="2F927233" w14:textId="47670DCA" w:rsidR="00134D72" w:rsidRDefault="00000000">
      <w:pPr>
        <w:spacing w:after="2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Час затрачений на виконання завдання: 1 день</w:t>
      </w:r>
    </w:p>
    <w:p w14:paraId="2033EA18" w14:textId="77777777" w:rsidR="00134D72" w:rsidRDefault="00000000">
      <w:pPr>
        <w:pStyle w:val="2"/>
        <w:spacing w:before="40" w:after="0"/>
        <w:jc w:val="both"/>
        <w:rPr>
          <w:rFonts w:ascii="Times New Roman" w:eastAsia="Times New Roman" w:hAnsi="Times New Roman" w:cs="Times New Roman"/>
          <w:b/>
          <w:bCs/>
          <w:sz w:val="26"/>
          <w:szCs w:val="26"/>
          <w:lang w:val="uk-UA"/>
        </w:rPr>
      </w:pPr>
      <w:bookmarkStart w:id="0" w:name="_heading=h.zfnj8lsy0kef" w:colFirst="0" w:colLast="0"/>
      <w:bookmarkEnd w:id="0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6.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  <w:t>Кооперація з командою:</w:t>
      </w:r>
    </w:p>
    <w:p w14:paraId="3DA60537" w14:textId="2522D963" w:rsidR="00D842D9" w:rsidRPr="00D842D9" w:rsidRDefault="00D842D9" w:rsidP="00D842D9">
      <w:pPr>
        <w:rPr>
          <w:lang w:val="uk-UA"/>
        </w:rPr>
      </w:pPr>
      <w:r>
        <w:rPr>
          <w:noProof/>
          <w14:ligatures w14:val="standardContextual"/>
        </w:rPr>
        <w:drawing>
          <wp:inline distT="0" distB="0" distL="0" distR="0" wp14:anchorId="44FA6C9A" wp14:editId="264860DB">
            <wp:extent cx="5733415" cy="2221631"/>
            <wp:effectExtent l="0" t="0" r="635" b="7620"/>
            <wp:docPr id="19441927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19277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221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D594C" w14:textId="08103458" w:rsidR="00D842D9" w:rsidRPr="00345ACA" w:rsidRDefault="000F000F" w:rsidP="000F000F">
      <w:pPr>
        <w:ind w:left="1440" w:firstLine="720"/>
        <w:jc w:val="both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    </w:t>
      </w:r>
      <w:r w:rsidR="00D842D9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Рис </w:t>
      </w:r>
      <w:r w:rsidR="00123935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>40</w:t>
      </w:r>
      <w:r w:rsidR="00D842D9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. Скрін зустрічі </w:t>
      </w:r>
      <w:r w:rsidR="00D842D9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з командою та дошки Трелло</w:t>
      </w:r>
    </w:p>
    <w:p w14:paraId="18F21DC1" w14:textId="77777777" w:rsidR="000F000F" w:rsidRPr="00345ACA" w:rsidRDefault="000F000F" w:rsidP="00D842D9">
      <w:pPr>
        <w:ind w:left="720"/>
        <w:jc w:val="both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ru-RU"/>
        </w:rPr>
      </w:pPr>
    </w:p>
    <w:p w14:paraId="3FDEA667" w14:textId="370A1134" w:rsidR="000F000F" w:rsidRPr="000F000F" w:rsidRDefault="000F000F" w:rsidP="00D842D9">
      <w:pPr>
        <w:ind w:left="720"/>
        <w:jc w:val="both"/>
        <w:rPr>
          <w:rFonts w:ascii="Calibri" w:eastAsia="Calibri" w:hAnsi="Calibri" w:cs="Calibri"/>
          <w:sz w:val="24"/>
          <w:szCs w:val="24"/>
          <w:lang w:val="ru-RU"/>
        </w:rPr>
      </w:pPr>
      <w:r w:rsidRPr="000F000F">
        <w:rPr>
          <w:rFonts w:ascii="Calibri" w:eastAsia="Calibri" w:hAnsi="Calibri" w:cs="Calibri"/>
          <w:noProof/>
          <w:sz w:val="24"/>
          <w:szCs w:val="24"/>
          <w:lang w:val="ru-RU"/>
        </w:rPr>
        <w:lastRenderedPageBreak/>
        <w:drawing>
          <wp:inline distT="0" distB="0" distL="0" distR="0" wp14:anchorId="1842CDC3" wp14:editId="702B993B">
            <wp:extent cx="5733415" cy="3074670"/>
            <wp:effectExtent l="0" t="0" r="635" b="0"/>
            <wp:docPr id="11956041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604172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07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FEC5D" w14:textId="011F489C" w:rsidR="000F000F" w:rsidRPr="000F000F" w:rsidRDefault="000F000F" w:rsidP="000F000F">
      <w:pPr>
        <w:ind w:left="2880"/>
        <w:jc w:val="both"/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</w:pP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 xml:space="preserve">  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Рис </w:t>
      </w:r>
      <w:r w:rsidR="00123935"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en-US"/>
        </w:rPr>
        <w:t>41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</w:rPr>
        <w:t xml:space="preserve">. Скрін </w:t>
      </w:r>
      <w:r>
        <w:rPr>
          <w:rFonts w:ascii="Times New Roman" w:eastAsia="Times New Roman" w:hAnsi="Times New Roman" w:cs="Times New Roman"/>
          <w:i/>
          <w:iCs/>
          <w:color w:val="3D85C6"/>
          <w:sz w:val="20"/>
          <w:szCs w:val="20"/>
          <w:lang w:val="uk-UA"/>
        </w:rPr>
        <w:t>рев’ю від 2 людей</w:t>
      </w:r>
    </w:p>
    <w:p w14:paraId="3AC6816C" w14:textId="77777777" w:rsidR="000F000F" w:rsidRPr="000F000F" w:rsidRDefault="000F000F" w:rsidP="003F4A4F">
      <w:pPr>
        <w:pStyle w:val="1"/>
        <w:spacing w:before="240" w:after="0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</w:p>
    <w:p w14:paraId="08EECF71" w14:textId="3DECA6C4" w:rsidR="00134D72" w:rsidRPr="000F000F" w:rsidRDefault="00000000" w:rsidP="003F4A4F">
      <w:pPr>
        <w:pStyle w:val="1"/>
        <w:spacing w:before="240" w:after="0"/>
        <w:jc w:val="both"/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Висновки: </w:t>
      </w:r>
    </w:p>
    <w:p w14:paraId="0C424554" w14:textId="4C011DE9" w:rsidR="003F4A4F" w:rsidRPr="003F4A4F" w:rsidRDefault="003F4A4F" w:rsidP="003F4A4F">
      <w:pPr>
        <w:rPr>
          <w:lang w:val="uk-UA"/>
        </w:rPr>
      </w:pPr>
      <w:r w:rsidRPr="003F4A4F">
        <w:rPr>
          <w:lang w:val="uk-UA"/>
        </w:rPr>
        <w:t>У ході виконання робіт першого епіку я розгорнув та налаштував робоче середовище на базі Visual Studio Code для розробки мовою C++, опанував базовий інструментарій розробника (консольні команди Linux, систему контролю версій Git та платформу GitHub) та вивчив етапи життєвого циклу ПЗ, принципи чистого коду та процеси компіляції. Також я практично засвоїв моделювання алгоритмів у Draw.io, керування задачами в Trello, покрокове налагодження коду через дебагер та успішно реалізував, протестував і опублікував першу програму з дотриманням командного регламенту (гілки, Pull Request, Code Review).</w:t>
      </w:r>
    </w:p>
    <w:p w14:paraId="4C98D6F3" w14:textId="77777777" w:rsidR="00134D72" w:rsidRDefault="00134D72">
      <w:pPr>
        <w:spacing w:after="200" w:line="360" w:lineRule="auto"/>
        <w:jc w:val="both"/>
        <w:rPr>
          <w:rFonts w:ascii="Times New Roman" w:eastAsia="Times New Roman" w:hAnsi="Times New Roman" w:cs="Times New Roman"/>
        </w:rPr>
      </w:pPr>
    </w:p>
    <w:p w14:paraId="1E7B0B43" w14:textId="77777777" w:rsidR="00134D72" w:rsidRDefault="00134D72">
      <w:pPr>
        <w:jc w:val="both"/>
      </w:pPr>
    </w:p>
    <w:p w14:paraId="716BBACA" w14:textId="77777777" w:rsidR="00134D72" w:rsidRDefault="00134D72"/>
    <w:sectPr w:rsidR="00134D72" w:rsidSect="00B23AF2">
      <w:headerReference w:type="default" r:id="rId56"/>
      <w:headerReference w:type="first" r:id="rId57"/>
      <w:footerReference w:type="first" r:id="rId58"/>
      <w:pgSz w:w="11909" w:h="16834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8403BE" w14:textId="77777777" w:rsidR="00D63F80" w:rsidRDefault="00D63F80">
      <w:pPr>
        <w:spacing w:line="240" w:lineRule="auto"/>
      </w:pPr>
      <w:r>
        <w:separator/>
      </w:r>
    </w:p>
  </w:endnote>
  <w:endnote w:type="continuationSeparator" w:id="0">
    <w:p w14:paraId="50C5E9B6" w14:textId="77777777" w:rsidR="00D63F80" w:rsidRDefault="00D63F8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C1BFD921-94AF-4C96-B76D-0201782845A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FB33E18-C63D-4369-B692-4FCC55092DD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078DE4" w14:textId="77777777" w:rsidR="00134D72" w:rsidRDefault="00000000">
    <w:pPr>
      <w:jc w:val="center"/>
    </w:pPr>
    <w:r>
      <w:t>Львів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101BE4" w14:textId="77777777" w:rsidR="00D63F80" w:rsidRDefault="00D63F80">
      <w:pPr>
        <w:spacing w:line="240" w:lineRule="auto"/>
      </w:pPr>
      <w:r>
        <w:separator/>
      </w:r>
    </w:p>
  </w:footnote>
  <w:footnote w:type="continuationSeparator" w:id="0">
    <w:p w14:paraId="360DA5C8" w14:textId="77777777" w:rsidR="00D63F80" w:rsidRDefault="00D63F8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tag w:val="goog_rdk_3"/>
      <w:id w:val="-837183915"/>
    </w:sdtPr>
    <w:sdtContent>
      <w:p w14:paraId="3D7F3750" w14:textId="77777777" w:rsidR="00134D72" w:rsidRDefault="00000000">
        <w:pPr>
          <w:rPr>
            <w:ins w:id="1" w:author="Наталія Ярошик" w:date="2026-09-22T10:40:00Z"/>
          </w:rPr>
        </w:pPr>
        <w:sdt>
          <w:sdtPr>
            <w:tag w:val="goog_rdk_1"/>
            <w:id w:val="-999652215"/>
          </w:sdtPr>
          <w:sdtContent>
            <w:sdt>
              <w:sdtPr>
                <w:tag w:val="goog_rdk_2"/>
                <w:id w:val="-640409740"/>
              </w:sdtPr>
              <w:sdtContent/>
            </w:sdt>
          </w:sdtContent>
        </w:sdt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BBB081" w14:textId="77777777" w:rsidR="00134D72" w:rsidRDefault="00134D7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E63ECD"/>
    <w:multiLevelType w:val="multilevel"/>
    <w:tmpl w:val="EA5685E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5CE30F4"/>
    <w:multiLevelType w:val="multilevel"/>
    <w:tmpl w:val="7B62D2E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6FD1AC9"/>
    <w:multiLevelType w:val="multilevel"/>
    <w:tmpl w:val="AE4E5C0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7735541"/>
    <w:multiLevelType w:val="multilevel"/>
    <w:tmpl w:val="F0EC2C3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E490CE9"/>
    <w:multiLevelType w:val="multilevel"/>
    <w:tmpl w:val="08E44D6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11015CD"/>
    <w:multiLevelType w:val="multilevel"/>
    <w:tmpl w:val="361071F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2F96601"/>
    <w:multiLevelType w:val="multilevel"/>
    <w:tmpl w:val="F25E90A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73836C2"/>
    <w:multiLevelType w:val="multilevel"/>
    <w:tmpl w:val="ED2E95A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294F08DD"/>
    <w:multiLevelType w:val="multilevel"/>
    <w:tmpl w:val="684CB5E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0852912"/>
    <w:multiLevelType w:val="multilevel"/>
    <w:tmpl w:val="3FC6136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09C1D92"/>
    <w:multiLevelType w:val="multilevel"/>
    <w:tmpl w:val="56D0CCB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31861BD8"/>
    <w:multiLevelType w:val="multilevel"/>
    <w:tmpl w:val="E1A62976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37A566A4"/>
    <w:multiLevelType w:val="multilevel"/>
    <w:tmpl w:val="E4A2BA8C"/>
    <w:lvl w:ilvl="0"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57B0769"/>
    <w:multiLevelType w:val="multilevel"/>
    <w:tmpl w:val="FE26AD0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5861252"/>
    <w:multiLevelType w:val="multilevel"/>
    <w:tmpl w:val="274CDD5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678938BE"/>
    <w:multiLevelType w:val="multilevel"/>
    <w:tmpl w:val="3D5C4C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70471754"/>
    <w:multiLevelType w:val="multilevel"/>
    <w:tmpl w:val="5E66E58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028681761">
    <w:abstractNumId w:val="9"/>
  </w:num>
  <w:num w:numId="2" w16cid:durableId="1855267678">
    <w:abstractNumId w:val="5"/>
  </w:num>
  <w:num w:numId="3" w16cid:durableId="348264771">
    <w:abstractNumId w:val="2"/>
  </w:num>
  <w:num w:numId="4" w16cid:durableId="1085036379">
    <w:abstractNumId w:val="6"/>
  </w:num>
  <w:num w:numId="5" w16cid:durableId="1717315874">
    <w:abstractNumId w:val="3"/>
  </w:num>
  <w:num w:numId="6" w16cid:durableId="373848641">
    <w:abstractNumId w:val="13"/>
  </w:num>
  <w:num w:numId="7" w16cid:durableId="1025450196">
    <w:abstractNumId w:val="14"/>
  </w:num>
  <w:num w:numId="8" w16cid:durableId="64959552">
    <w:abstractNumId w:val="16"/>
  </w:num>
  <w:num w:numId="9" w16cid:durableId="1751199837">
    <w:abstractNumId w:val="11"/>
  </w:num>
  <w:num w:numId="10" w16cid:durableId="1834838146">
    <w:abstractNumId w:val="1"/>
  </w:num>
  <w:num w:numId="11" w16cid:durableId="1908957921">
    <w:abstractNumId w:val="0"/>
  </w:num>
  <w:num w:numId="12" w16cid:durableId="1812751739">
    <w:abstractNumId w:val="4"/>
  </w:num>
  <w:num w:numId="13" w16cid:durableId="1727989636">
    <w:abstractNumId w:val="12"/>
  </w:num>
  <w:num w:numId="14" w16cid:durableId="300959894">
    <w:abstractNumId w:val="8"/>
  </w:num>
  <w:num w:numId="15" w16cid:durableId="1930580259">
    <w:abstractNumId w:val="10"/>
  </w:num>
  <w:num w:numId="16" w16cid:durableId="308097985">
    <w:abstractNumId w:val="7"/>
  </w:num>
  <w:num w:numId="17" w16cid:durableId="120555956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4D72"/>
    <w:rsid w:val="00017B1D"/>
    <w:rsid w:val="000F000F"/>
    <w:rsid w:val="00123935"/>
    <w:rsid w:val="00134D72"/>
    <w:rsid w:val="001464AE"/>
    <w:rsid w:val="00203260"/>
    <w:rsid w:val="00254F59"/>
    <w:rsid w:val="002929BD"/>
    <w:rsid w:val="00345ACA"/>
    <w:rsid w:val="00356ECC"/>
    <w:rsid w:val="0037361D"/>
    <w:rsid w:val="003F4A4F"/>
    <w:rsid w:val="004F2350"/>
    <w:rsid w:val="00541028"/>
    <w:rsid w:val="00586B60"/>
    <w:rsid w:val="00627990"/>
    <w:rsid w:val="00663F06"/>
    <w:rsid w:val="00666653"/>
    <w:rsid w:val="00750E4E"/>
    <w:rsid w:val="00851410"/>
    <w:rsid w:val="008B5F13"/>
    <w:rsid w:val="008F1A91"/>
    <w:rsid w:val="00965E7C"/>
    <w:rsid w:val="00AE403A"/>
    <w:rsid w:val="00B075D2"/>
    <w:rsid w:val="00B23AF2"/>
    <w:rsid w:val="00BD2CA9"/>
    <w:rsid w:val="00C678ED"/>
    <w:rsid w:val="00D104A7"/>
    <w:rsid w:val="00D54282"/>
    <w:rsid w:val="00D6300E"/>
    <w:rsid w:val="00D63F80"/>
    <w:rsid w:val="00D842D9"/>
    <w:rsid w:val="00D87B94"/>
    <w:rsid w:val="00DA50F0"/>
    <w:rsid w:val="00F00281"/>
    <w:rsid w:val="00F04870"/>
    <w:rsid w:val="00FA50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053774"/>
  <w15:docId w15:val="{02826612-E758-459C-9A89-81EA8588D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uk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23935"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a5">
    <w:name w:val="Hyperlink"/>
    <w:basedOn w:val="a0"/>
    <w:uiPriority w:val="99"/>
    <w:unhideWhenUsed/>
    <w:rsid w:val="00627990"/>
    <w:rPr>
      <w:color w:val="0000FF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627990"/>
    <w:rPr>
      <w:color w:val="605E5C"/>
      <w:shd w:val="clear" w:color="auto" w:fill="E1DFDD"/>
    </w:rPr>
  </w:style>
  <w:style w:type="character" w:styleId="a7">
    <w:name w:val="FollowedHyperlink"/>
    <w:basedOn w:val="a0"/>
    <w:uiPriority w:val="99"/>
    <w:semiHidden/>
    <w:unhideWhenUsed/>
    <w:rsid w:val="00627990"/>
    <w:rPr>
      <w:color w:val="800080" w:themeColor="followedHyperlink"/>
      <w:u w:val="single"/>
    </w:rPr>
  </w:style>
  <w:style w:type="paragraph" w:styleId="a8">
    <w:name w:val="List Paragraph"/>
    <w:basedOn w:val="a"/>
    <w:uiPriority w:val="34"/>
    <w:qFormat/>
    <w:rsid w:val="00627990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FA5037"/>
    <w:rPr>
      <w:sz w:val="40"/>
      <w:szCs w:val="40"/>
    </w:rPr>
  </w:style>
  <w:style w:type="paragraph" w:styleId="a9">
    <w:name w:val="No Spacing"/>
    <w:uiPriority w:val="1"/>
    <w:qFormat/>
    <w:rsid w:val="00FA5037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algotester.com" TargetMode="External"/><Relationship Id="rId18" Type="http://schemas.openxmlformats.org/officeDocument/2006/relationships/image" Target="media/image5.png"/><Relationship Id="rId26" Type="http://schemas.openxmlformats.org/officeDocument/2006/relationships/image" Target="media/image13.png"/><Relationship Id="rId39" Type="http://schemas.openxmlformats.org/officeDocument/2006/relationships/image" Target="media/image26.png"/><Relationship Id="rId21" Type="http://schemas.openxmlformats.org/officeDocument/2006/relationships/image" Target="media/image8.png"/><Relationship Id="rId34" Type="http://schemas.openxmlformats.org/officeDocument/2006/relationships/image" Target="media/image21.png"/><Relationship Id="rId42" Type="http://schemas.openxmlformats.org/officeDocument/2006/relationships/image" Target="media/image29.png"/><Relationship Id="rId47" Type="http://schemas.openxmlformats.org/officeDocument/2006/relationships/image" Target="media/image34.png"/><Relationship Id="rId50" Type="http://schemas.openxmlformats.org/officeDocument/2006/relationships/image" Target="media/image37.png"/><Relationship Id="rId55" Type="http://schemas.openxmlformats.org/officeDocument/2006/relationships/image" Target="media/image42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9" Type="http://schemas.openxmlformats.org/officeDocument/2006/relationships/image" Target="media/image16.png"/><Relationship Id="rId11" Type="http://schemas.openxmlformats.org/officeDocument/2006/relationships/hyperlink" Target="https://youtu.be/kUt0nS0yMtM?si=3SXGZIhxiHZVomAB" TargetMode="External"/><Relationship Id="rId24" Type="http://schemas.openxmlformats.org/officeDocument/2006/relationships/image" Target="media/image11.png"/><Relationship Id="rId32" Type="http://schemas.openxmlformats.org/officeDocument/2006/relationships/image" Target="media/image19.png"/><Relationship Id="rId37" Type="http://schemas.openxmlformats.org/officeDocument/2006/relationships/image" Target="media/image24.png"/><Relationship Id="rId40" Type="http://schemas.openxmlformats.org/officeDocument/2006/relationships/image" Target="media/image27.png"/><Relationship Id="rId45" Type="http://schemas.openxmlformats.org/officeDocument/2006/relationships/image" Target="media/image32.png"/><Relationship Id="rId53" Type="http://schemas.openxmlformats.org/officeDocument/2006/relationships/image" Target="media/image40.png"/><Relationship Id="rId58" Type="http://schemas.openxmlformats.org/officeDocument/2006/relationships/footer" Target="footer1.xml"/><Relationship Id="rId5" Type="http://schemas.openxmlformats.org/officeDocument/2006/relationships/webSettings" Target="webSettings.xml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hyperlink" Target="https://youtu.be/ZzaPdXTrSb8?si=7HVLpzUszCmp60L5" TargetMode="External"/><Relationship Id="rId14" Type="http://schemas.openxmlformats.org/officeDocument/2006/relationships/hyperlink" Target="https://youtu.be/gd7BXuUQ91w?si=Vo_FmYUrxtE9Y5ha" TargetMode="External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image" Target="media/image22.png"/><Relationship Id="rId43" Type="http://schemas.openxmlformats.org/officeDocument/2006/relationships/image" Target="media/image30.png"/><Relationship Id="rId48" Type="http://schemas.openxmlformats.org/officeDocument/2006/relationships/image" Target="media/image35.png"/><Relationship Id="rId56" Type="http://schemas.openxmlformats.org/officeDocument/2006/relationships/header" Target="header1.xml"/><Relationship Id="rId8" Type="http://schemas.openxmlformats.org/officeDocument/2006/relationships/image" Target="media/image1.jpg"/><Relationship Id="rId51" Type="http://schemas.openxmlformats.org/officeDocument/2006/relationships/image" Target="media/image38.png"/><Relationship Id="rId3" Type="http://schemas.openxmlformats.org/officeDocument/2006/relationships/styles" Target="styles.xml"/><Relationship Id="rId12" Type="http://schemas.openxmlformats.org/officeDocument/2006/relationships/hyperlink" Target="https://git-scm.com/book/en/v2/Git-Basics-Getting-a-Git-Repository" TargetMode="External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33" Type="http://schemas.openxmlformats.org/officeDocument/2006/relationships/image" Target="media/image20.png"/><Relationship Id="rId38" Type="http://schemas.openxmlformats.org/officeDocument/2006/relationships/image" Target="media/image25.png"/><Relationship Id="rId46" Type="http://schemas.openxmlformats.org/officeDocument/2006/relationships/image" Target="media/image33.png"/><Relationship Id="rId59" Type="http://schemas.openxmlformats.org/officeDocument/2006/relationships/fontTable" Target="fontTable.xml"/><Relationship Id="rId20" Type="http://schemas.openxmlformats.org/officeDocument/2006/relationships/image" Target="media/image7.png"/><Relationship Id="rId41" Type="http://schemas.openxmlformats.org/officeDocument/2006/relationships/image" Target="media/image28.png"/><Relationship Id="rId54" Type="http://schemas.openxmlformats.org/officeDocument/2006/relationships/image" Target="media/image4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2.png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36" Type="http://schemas.openxmlformats.org/officeDocument/2006/relationships/image" Target="media/image23.png"/><Relationship Id="rId49" Type="http://schemas.openxmlformats.org/officeDocument/2006/relationships/image" Target="media/image36.png"/><Relationship Id="rId57" Type="http://schemas.openxmlformats.org/officeDocument/2006/relationships/header" Target="header2.xml"/><Relationship Id="rId10" Type="http://schemas.openxmlformats.org/officeDocument/2006/relationships/hyperlink" Target="https://youtu.be/DMWD7wfhgNY?si=suaiOyqyER9t-TtW" TargetMode="External"/><Relationship Id="rId31" Type="http://schemas.openxmlformats.org/officeDocument/2006/relationships/image" Target="media/image18.png"/><Relationship Id="rId44" Type="http://schemas.openxmlformats.org/officeDocument/2006/relationships/image" Target="media/image31.png"/><Relationship Id="rId52" Type="http://schemas.openxmlformats.org/officeDocument/2006/relationships/image" Target="media/image39.png"/><Relationship Id="rId60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ugXXOm5cFiyOoBDTUM2+PSu58w==">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1790</Words>
  <Characters>10207</Characters>
  <Application>Microsoft Office Word</Application>
  <DocSecurity>0</DocSecurity>
  <Lines>85</Lines>
  <Paragraphs>23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Семен Гончаренко</dc:creator>
  <cp:lastModifiedBy>Семен Гончаренко</cp:lastModifiedBy>
  <cp:revision>4</cp:revision>
  <dcterms:created xsi:type="dcterms:W3CDTF">2026-09-25T09:35:00Z</dcterms:created>
  <dcterms:modified xsi:type="dcterms:W3CDTF">2026-09-28T17:38:00Z</dcterms:modified>
</cp:coreProperties>
</file>