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07A39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Міністерство освіти і науки України</w:t>
      </w:r>
    </w:p>
    <w:p w14:paraId="756DAC47" w14:textId="77777777" w:rsidR="002C4E02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Національний університет «Львівська політехніка»</w:t>
      </w:r>
    </w:p>
    <w:p w14:paraId="0B771C41" w14:textId="77777777" w:rsidR="002C4E02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 штучного інтелекту</w:t>
      </w:r>
    </w:p>
    <w:p w14:paraId="738391D9" w14:textId="77777777" w:rsidR="002C4E02" w:rsidRDefault="002C4E02">
      <w:pPr>
        <w:jc w:val="center"/>
      </w:pPr>
    </w:p>
    <w:p w14:paraId="197F206E" w14:textId="77A09CDF" w:rsidR="002C4E02" w:rsidRPr="00B206EA" w:rsidRDefault="00000000">
      <w:pPr>
        <w:jc w:val="center"/>
        <w:rPr>
          <w:lang w:val="uk-UA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349AC590" wp14:editId="309A048C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1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B206EA">
        <w:rPr>
          <w:noProof/>
          <w:lang w:val="uk-UA"/>
        </w:rPr>
        <w:t xml:space="preserve"> </w:t>
      </w:r>
    </w:p>
    <w:p w14:paraId="3D0BD355" w14:textId="77777777" w:rsidR="002C4E02" w:rsidRDefault="002C4E02">
      <w:pPr>
        <w:jc w:val="center"/>
      </w:pPr>
    </w:p>
    <w:p w14:paraId="09B746A3" w14:textId="77777777" w:rsidR="002C4E02" w:rsidRDefault="002C4E02">
      <w:pPr>
        <w:jc w:val="center"/>
      </w:pPr>
    </w:p>
    <w:p w14:paraId="571D9E20" w14:textId="77777777" w:rsidR="002C4E02" w:rsidRDefault="002C4E02">
      <w:pPr>
        <w:jc w:val="center"/>
      </w:pPr>
    </w:p>
    <w:p w14:paraId="26481355" w14:textId="77777777" w:rsidR="002C4E02" w:rsidRDefault="002C4E02">
      <w:pPr>
        <w:jc w:val="center"/>
      </w:pPr>
    </w:p>
    <w:p w14:paraId="361A7853" w14:textId="77777777" w:rsidR="002C4E02" w:rsidRDefault="002C4E02">
      <w:pPr>
        <w:jc w:val="center"/>
      </w:pPr>
    </w:p>
    <w:p w14:paraId="3086D6D4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3FEC5237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681AE198" w14:textId="77777777" w:rsidR="002C4E02" w:rsidRDefault="002C4E02">
      <w:pPr>
        <w:jc w:val="center"/>
        <w:rPr>
          <w:b/>
          <w:bCs/>
          <w:sz w:val="40"/>
          <w:szCs w:val="40"/>
        </w:rPr>
      </w:pPr>
    </w:p>
    <w:p w14:paraId="6A4D6759" w14:textId="77777777" w:rsidR="002C4E02" w:rsidRDefault="000000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Звіт</w:t>
      </w:r>
    </w:p>
    <w:p w14:paraId="3682A716" w14:textId="77777777" w:rsidR="002C4E02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sdt>
      <w:sdtPr>
        <w:tag w:val="goog_rdk_2"/>
        <w:id w:val="1420611989"/>
      </w:sdtPr>
      <w:sdtContent>
        <w:p w14:paraId="4D50C418" w14:textId="44507FC5" w:rsidR="002C4E02" w:rsidRDefault="00000000">
          <w:pPr>
            <w:tabs>
              <w:tab w:val="center" w:pos="4819"/>
              <w:tab w:val="left" w:pos="7468"/>
            </w:tabs>
            <w:jc w:val="center"/>
            <w:rPr>
              <w:ins w:id="0" w:author="Матвій Белаш" w:date="2026-09-10T12:32:00Z"/>
              <w:b/>
              <w:bCs/>
              <w:sz w:val="28"/>
              <w:szCs w:val="28"/>
            </w:rPr>
          </w:pPr>
          <w:sdt>
            <w:sdtPr>
              <w:tag w:val="goog_rdk_1"/>
              <w:id w:val="1096815059"/>
              <w:showingPlcHdr/>
            </w:sdtPr>
            <w:sdtContent>
              <w:r w:rsidR="00A94A2E">
                <w:t xml:space="preserve">     </w:t>
              </w:r>
            </w:sdtContent>
          </w:sdt>
        </w:p>
      </w:sdtContent>
    </w:sdt>
    <w:p w14:paraId="2E7FA30A" w14:textId="77777777" w:rsidR="002C4E02" w:rsidRDefault="002C4E02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</w:p>
    <w:p w14:paraId="59A57ADD" w14:textId="77777777" w:rsidR="002C4E02" w:rsidRPr="00AD7878" w:rsidRDefault="002C4E02" w:rsidP="00AD7878">
      <w:pPr>
        <w:tabs>
          <w:tab w:val="center" w:pos="4819"/>
          <w:tab w:val="left" w:pos="7468"/>
        </w:tabs>
        <w:rPr>
          <w:b/>
          <w:bCs/>
          <w:sz w:val="28"/>
          <w:szCs w:val="28"/>
          <w:lang w:val="uk-UA"/>
        </w:rPr>
      </w:pPr>
    </w:p>
    <w:p w14:paraId="3C67481A" w14:textId="77777777" w:rsidR="002C4E02" w:rsidRDefault="00000000">
      <w:pPr>
        <w:tabs>
          <w:tab w:val="center" w:pos="4819"/>
          <w:tab w:val="left" w:pos="7468"/>
        </w:tabs>
        <w:jc w:val="center"/>
        <w:rPr>
          <w:b/>
          <w:bCs/>
          <w:sz w:val="28"/>
          <w:szCs w:val="28"/>
        </w:rPr>
      </w:pPr>
      <w:r>
        <w:rPr>
          <w:b/>
          <w:bCs/>
          <w:sz w:val="56"/>
          <w:szCs w:val="56"/>
        </w:rPr>
        <w:t>Звіт</w:t>
      </w:r>
      <w:r>
        <w:rPr>
          <w:b/>
          <w:bCs/>
          <w:sz w:val="28"/>
          <w:szCs w:val="28"/>
        </w:rPr>
        <w:t xml:space="preserve"> </w:t>
      </w:r>
    </w:p>
    <w:p w14:paraId="1B4F4B25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b/>
          <w:bCs/>
          <w:color w:val="000000"/>
          <w:sz w:val="28"/>
          <w:szCs w:val="28"/>
        </w:rPr>
        <w:t>про виконання лабораторних та практичних робіт блоку № 2</w:t>
      </w:r>
    </w:p>
    <w:p w14:paraId="4C028FE6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На тему:  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19575302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з дисципліни: </w:t>
      </w:r>
      <w:r>
        <w:rPr>
          <w:color w:val="000000"/>
          <w:sz w:val="28"/>
          <w:szCs w:val="28"/>
        </w:rPr>
        <w:t>«Основи програмування»</w:t>
      </w:r>
    </w:p>
    <w:p w14:paraId="46182F25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до:</w:t>
      </w:r>
    </w:p>
    <w:p w14:paraId="28D579DB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Лабораторної Роботи № 1 </w:t>
      </w:r>
    </w:p>
    <w:p w14:paraId="20B0911D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proofErr w:type="spellStart"/>
      <w:r>
        <w:rPr>
          <w:color w:val="000000"/>
          <w:sz w:val="28"/>
          <w:szCs w:val="28"/>
        </w:rPr>
        <w:t>Алготестер</w:t>
      </w:r>
      <w:proofErr w:type="spellEnd"/>
      <w:r>
        <w:rPr>
          <w:color w:val="000000"/>
          <w:sz w:val="28"/>
          <w:szCs w:val="28"/>
        </w:rPr>
        <w:t xml:space="preserve"> Лабораторної Роботи № 1</w:t>
      </w:r>
    </w:p>
    <w:p w14:paraId="30BBD51C" w14:textId="77777777" w:rsidR="00AD7878" w:rsidRDefault="00AD7878" w:rsidP="00AD7878">
      <w:pPr>
        <w:pStyle w:val="a9"/>
        <w:spacing w:before="0" w:beforeAutospacing="0" w:after="0" w:afterAutospacing="0"/>
        <w:jc w:val="center"/>
        <w:rPr>
          <w:color w:val="000000"/>
        </w:rPr>
      </w:pPr>
      <w:r>
        <w:rPr>
          <w:color w:val="000000"/>
          <w:sz w:val="28"/>
          <w:szCs w:val="28"/>
        </w:rPr>
        <w:t>Практичних Робіт до блоку № 2</w:t>
      </w:r>
    </w:p>
    <w:p w14:paraId="30EB6944" w14:textId="77777777" w:rsidR="00AD7878" w:rsidRDefault="00AD7878" w:rsidP="00AD7878">
      <w:pPr>
        <w:spacing w:after="240"/>
      </w:pPr>
    </w:p>
    <w:p w14:paraId="5232243A" w14:textId="77777777" w:rsidR="00AD7878" w:rsidRDefault="00AD7878" w:rsidP="00AD7878"/>
    <w:p w14:paraId="05930134" w14:textId="77777777" w:rsidR="002C4E02" w:rsidRDefault="002C4E02">
      <w:pPr>
        <w:jc w:val="both"/>
        <w:rPr>
          <w:sz w:val="28"/>
          <w:szCs w:val="28"/>
        </w:rPr>
      </w:pPr>
    </w:p>
    <w:p w14:paraId="73A1E51B" w14:textId="77777777" w:rsidR="002C4E02" w:rsidRDefault="002C4E02">
      <w:pPr>
        <w:jc w:val="both"/>
        <w:rPr>
          <w:sz w:val="28"/>
          <w:szCs w:val="28"/>
        </w:rPr>
      </w:pPr>
    </w:p>
    <w:p w14:paraId="24DF3D02" w14:textId="77777777" w:rsidR="002C4E02" w:rsidRDefault="002C4E02">
      <w:pPr>
        <w:jc w:val="both"/>
        <w:rPr>
          <w:sz w:val="28"/>
          <w:szCs w:val="28"/>
        </w:rPr>
      </w:pPr>
    </w:p>
    <w:p w14:paraId="23343FD5" w14:textId="77777777" w:rsidR="002C4E02" w:rsidRDefault="002C4E02">
      <w:pPr>
        <w:jc w:val="both"/>
        <w:rPr>
          <w:b/>
          <w:bCs/>
          <w:smallCaps/>
          <w:sz w:val="28"/>
          <w:szCs w:val="28"/>
        </w:rPr>
      </w:pPr>
    </w:p>
    <w:p w14:paraId="26819A82" w14:textId="77777777" w:rsidR="002C4E02" w:rsidRDefault="002C4E02">
      <w:pPr>
        <w:spacing w:line="360" w:lineRule="auto"/>
        <w:jc w:val="both"/>
        <w:rPr>
          <w:sz w:val="28"/>
          <w:szCs w:val="28"/>
        </w:rPr>
      </w:pPr>
    </w:p>
    <w:p w14:paraId="551135AE" w14:textId="686012AC" w:rsidR="002C4E02" w:rsidRDefault="00000000">
      <w:pPr>
        <w:jc w:val="right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Викона</w:t>
      </w:r>
      <w:proofErr w:type="spellEnd"/>
      <w:r w:rsidR="00E0295F">
        <w:rPr>
          <w:b/>
          <w:bCs/>
          <w:sz w:val="28"/>
          <w:szCs w:val="28"/>
          <w:lang w:val="ru-RU"/>
        </w:rPr>
        <w:t>в</w:t>
      </w:r>
      <w:r>
        <w:rPr>
          <w:b/>
          <w:bCs/>
          <w:sz w:val="28"/>
          <w:szCs w:val="28"/>
        </w:rPr>
        <w:t>:</w:t>
      </w:r>
    </w:p>
    <w:p w14:paraId="104546DB" w14:textId="4920F71E" w:rsidR="002C4E02" w:rsidRPr="000F22C0" w:rsidRDefault="00000000">
      <w:pPr>
        <w:jc w:val="right"/>
        <w:rPr>
          <w:b/>
          <w:bCs/>
          <w:i/>
          <w:iCs/>
          <w:sz w:val="28"/>
          <w:szCs w:val="28"/>
          <w:lang w:val="uk-UA"/>
        </w:rPr>
      </w:pPr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Студен</w:t>
      </w:r>
      <w:proofErr w:type="spellEnd"/>
      <w:r w:rsidR="00E0295F">
        <w:rPr>
          <w:sz w:val="28"/>
          <w:szCs w:val="28"/>
          <w:lang w:val="ru-RU"/>
        </w:rPr>
        <w:t>т</w:t>
      </w:r>
      <w:r>
        <w:rPr>
          <w:sz w:val="28"/>
          <w:szCs w:val="28"/>
        </w:rPr>
        <w:t xml:space="preserve"> групи ШІ-1</w:t>
      </w:r>
      <w:r w:rsidR="00E0295F">
        <w:rPr>
          <w:sz w:val="28"/>
          <w:szCs w:val="28"/>
          <w:lang w:val="uk-UA"/>
        </w:rPr>
        <w:t>1</w:t>
      </w:r>
    </w:p>
    <w:p w14:paraId="4CBBEF96" w14:textId="245C3D9A" w:rsidR="002C4E02" w:rsidRPr="00686243" w:rsidRDefault="00686243">
      <w:pPr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Гончаренко Семен Юрійович</w:t>
      </w:r>
    </w:p>
    <w:p w14:paraId="72C6F5C0" w14:textId="77777777" w:rsidR="00AD7878" w:rsidRPr="00AD7878" w:rsidRDefault="00AD7878" w:rsidP="00AD7878">
      <w:pPr>
        <w:pStyle w:val="1"/>
        <w:spacing w:before="240" w:after="0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 w:rsidRPr="00AD7878"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Тема роботи:  </w:t>
      </w:r>
    </w:p>
    <w:p w14:paraId="11FE503D" w14:textId="4FBC1793" w:rsidR="00AD7878" w:rsidRPr="00AD7878" w:rsidRDefault="00AD7878" w:rsidP="00AD7878">
      <w:pPr>
        <w:rPr>
          <w:lang w:val="uk-UA"/>
        </w:rPr>
      </w:pPr>
      <w:r w:rsidRPr="00AD7878">
        <w:rPr>
          <w:color w:val="000000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6E1C2B6D" w14:textId="77777777" w:rsidR="00AD7878" w:rsidRDefault="00AD7878" w:rsidP="00AD7878">
      <w:pPr>
        <w:pStyle w:val="1"/>
        <w:spacing w:before="240" w:after="0"/>
        <w:rPr>
          <w:rFonts w:ascii="Times New Roman" w:hAnsi="Times New Roman" w:cs="Times New Roman"/>
          <w:b/>
          <w:bCs/>
          <w:color w:val="000000"/>
          <w:sz w:val="32"/>
          <w:szCs w:val="32"/>
          <w:lang w:val="uk-UA"/>
        </w:rPr>
      </w:pPr>
      <w:bookmarkStart w:id="1" w:name="_heading=h.aaj4d8g9v8ft" w:colFirst="0" w:colLast="0"/>
      <w:bookmarkEnd w:id="1"/>
      <w:r w:rsidRPr="00AD7878">
        <w:rPr>
          <w:rFonts w:ascii="Times New Roman" w:hAnsi="Times New Roman" w:cs="Times New Roman"/>
          <w:b/>
          <w:bCs/>
          <w:color w:val="000000"/>
          <w:sz w:val="32"/>
          <w:szCs w:val="32"/>
        </w:rPr>
        <w:t>Мета роботи: </w:t>
      </w:r>
    </w:p>
    <w:p w14:paraId="7744C6B5" w14:textId="39E2C755" w:rsidR="005616BF" w:rsidRPr="005616BF" w:rsidRDefault="005616BF" w:rsidP="005616BF">
      <w:pPr>
        <w:rPr>
          <w:lang w:val="uk-UA"/>
        </w:rPr>
      </w:pPr>
      <w:r w:rsidRPr="005616BF">
        <w:t>Навчитися писати прості та розгалужені програми мовою C++, розібратися з основними типами даних, змінними, умовними операторами та введенням-виведенням інформації. Також опанувати роботу з двійковою системою числення: навчитися вручну та за допомогою коду переводити, додавати й ділити числа в двійковій формі.</w:t>
      </w:r>
    </w:p>
    <w:p w14:paraId="235960DF" w14:textId="135F7A6E" w:rsidR="00AD7878" w:rsidRPr="00AD7878" w:rsidRDefault="00AD7878" w:rsidP="00AD7878">
      <w:pPr>
        <w:pStyle w:val="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36E6224E" w14:textId="77777777" w:rsidR="00AD7878" w:rsidRDefault="00AD7878" w:rsidP="00AD7878">
      <w:pPr>
        <w:numPr>
          <w:ilvl w:val="0"/>
          <w:numId w:val="20"/>
        </w:numPr>
        <w:spacing w:line="276" w:lineRule="auto"/>
      </w:pPr>
      <w:r>
        <w:t>Теоретичні відомості з переліком важливих тем:</w:t>
      </w:r>
    </w:p>
    <w:p w14:paraId="35BED544" w14:textId="117F4308" w:rsidR="00AD7878" w:rsidRDefault="00AD7878" w:rsidP="00AD78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Тема №1: </w:t>
      </w:r>
      <w:r w:rsidR="0004434F" w:rsidRPr="0004434F">
        <w:rPr>
          <w:color w:val="000000"/>
        </w:rPr>
        <w:t xml:space="preserve">Системи числення (двійкова, </w:t>
      </w:r>
      <w:proofErr w:type="spellStart"/>
      <w:r w:rsidR="0004434F" w:rsidRPr="0004434F">
        <w:rPr>
          <w:color w:val="000000"/>
        </w:rPr>
        <w:t>вісімкова</w:t>
      </w:r>
      <w:proofErr w:type="spellEnd"/>
      <w:r w:rsidR="0004434F" w:rsidRPr="0004434F">
        <w:rPr>
          <w:color w:val="000000"/>
        </w:rPr>
        <w:t xml:space="preserve">, десяткова, </w:t>
      </w:r>
      <w:proofErr w:type="spellStart"/>
      <w:r w:rsidR="0004434F" w:rsidRPr="0004434F">
        <w:rPr>
          <w:color w:val="000000"/>
        </w:rPr>
        <w:t>шістнадцяткова</w:t>
      </w:r>
      <w:proofErr w:type="spellEnd"/>
      <w:r w:rsidR="0004434F" w:rsidRPr="0004434F">
        <w:rPr>
          <w:color w:val="000000"/>
        </w:rPr>
        <w:t>) та перетворення чисел між ними</w:t>
      </w:r>
    </w:p>
    <w:p w14:paraId="75085DC1" w14:textId="70BB9D15" w:rsidR="00AD7878" w:rsidRDefault="00AD7878" w:rsidP="00AD78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№2:</w:t>
      </w:r>
      <w:r w:rsidR="00597C7F">
        <w:rPr>
          <w:color w:val="000000"/>
          <w:lang w:val="uk-UA"/>
        </w:rPr>
        <w:t xml:space="preserve"> </w:t>
      </w:r>
      <w:r w:rsidR="00597C7F" w:rsidRPr="00597C7F">
        <w:rPr>
          <w:color w:val="000000"/>
        </w:rPr>
        <w:t xml:space="preserve">Двійкова система числення — арифметичні операції (додавання, віднімання, </w:t>
      </w:r>
      <w:r w:rsidR="0062366F">
        <w:rPr>
          <w:color w:val="000000"/>
          <w:lang w:val="uk-UA"/>
        </w:rPr>
        <w:t xml:space="preserve">множення, </w:t>
      </w:r>
      <w:r w:rsidR="00597C7F" w:rsidRPr="00597C7F">
        <w:rPr>
          <w:color w:val="000000"/>
        </w:rPr>
        <w:t>ділення)</w:t>
      </w:r>
    </w:p>
    <w:p w14:paraId="5D019CF6" w14:textId="5F6DADB4" w:rsidR="00AD7878" w:rsidRDefault="00AD7878" w:rsidP="00AD7878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№3:</w:t>
      </w:r>
      <w:r w:rsidR="00597C7F" w:rsidRPr="00597C7F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="00597C7F" w:rsidRPr="00597C7F">
        <w:rPr>
          <w:color w:val="000000"/>
        </w:rPr>
        <w:t>Змінні, константи, типи даних та їх розміри в C++</w:t>
      </w:r>
    </w:p>
    <w:p w14:paraId="3DB23F76" w14:textId="22B306ED" w:rsidR="00597C7F" w:rsidRPr="00597C7F" w:rsidRDefault="00AD7878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t>4</w:t>
      </w:r>
      <w:r>
        <w:rPr>
          <w:color w:val="000000"/>
        </w:rPr>
        <w:t>:</w:t>
      </w:r>
      <w:r w:rsidR="00597C7F">
        <w:rPr>
          <w:color w:val="000000"/>
          <w:lang w:val="uk-UA"/>
        </w:rPr>
        <w:t xml:space="preserve"> </w:t>
      </w:r>
      <w:r w:rsidR="00597C7F" w:rsidRPr="00597C7F">
        <w:rPr>
          <w:color w:val="000000"/>
        </w:rPr>
        <w:t>Бібліотеки в C++ (</w:t>
      </w:r>
      <w:proofErr w:type="spellStart"/>
      <w:r w:rsidR="00597C7F" w:rsidRPr="00597C7F">
        <w:rPr>
          <w:color w:val="000000"/>
        </w:rPr>
        <w:t>stdio</w:t>
      </w:r>
      <w:proofErr w:type="spellEnd"/>
      <w:r w:rsidR="00597C7F" w:rsidRPr="00597C7F">
        <w:rPr>
          <w:color w:val="000000"/>
        </w:rPr>
        <w:t xml:space="preserve">, </w:t>
      </w:r>
      <w:proofErr w:type="spellStart"/>
      <w:r w:rsidR="00597C7F" w:rsidRPr="00597C7F">
        <w:rPr>
          <w:color w:val="000000"/>
        </w:rPr>
        <w:t>cmath</w:t>
      </w:r>
      <w:proofErr w:type="spellEnd"/>
      <w:r w:rsidR="00597C7F" w:rsidRPr="00597C7F">
        <w:rPr>
          <w:color w:val="000000"/>
        </w:rPr>
        <w:t xml:space="preserve">, </w:t>
      </w:r>
      <w:proofErr w:type="spellStart"/>
      <w:r w:rsidR="00597C7F" w:rsidRPr="00597C7F">
        <w:rPr>
          <w:color w:val="000000"/>
        </w:rPr>
        <w:t>iostream</w:t>
      </w:r>
      <w:proofErr w:type="spellEnd"/>
      <w:r w:rsidR="00597C7F" w:rsidRPr="00597C7F">
        <w:rPr>
          <w:color w:val="000000"/>
        </w:rPr>
        <w:t>)</w:t>
      </w:r>
    </w:p>
    <w:p w14:paraId="329B0017" w14:textId="678CAB74" w:rsid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5</w:t>
      </w:r>
      <w:r>
        <w:rPr>
          <w:color w:val="000000"/>
        </w:rPr>
        <w:t xml:space="preserve">: </w:t>
      </w:r>
      <w:r w:rsidRPr="00597C7F">
        <w:rPr>
          <w:color w:val="000000"/>
        </w:rPr>
        <w:t>Ввід та вивід даних (</w:t>
      </w:r>
      <w:proofErr w:type="spellStart"/>
      <w:r w:rsidRPr="00597C7F">
        <w:rPr>
          <w:color w:val="000000"/>
        </w:rPr>
        <w:t>cin</w:t>
      </w:r>
      <w:proofErr w:type="spellEnd"/>
      <w:r w:rsidRPr="00597C7F">
        <w:rPr>
          <w:color w:val="000000"/>
        </w:rPr>
        <w:t xml:space="preserve">, </w:t>
      </w:r>
      <w:proofErr w:type="spellStart"/>
      <w:r w:rsidRPr="00597C7F">
        <w:rPr>
          <w:color w:val="000000"/>
        </w:rPr>
        <w:t>cout</w:t>
      </w:r>
      <w:proofErr w:type="spellEnd"/>
      <w:r w:rsidRPr="00597C7F">
        <w:rPr>
          <w:color w:val="000000"/>
        </w:rPr>
        <w:t>)</w:t>
      </w:r>
    </w:p>
    <w:p w14:paraId="1D45CA8D" w14:textId="77777777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6</w:t>
      </w:r>
      <w:r w:rsidRPr="00597C7F">
        <w:rPr>
          <w:color w:val="000000"/>
        </w:rPr>
        <w:t>:</w:t>
      </w:r>
      <w:r w:rsidRPr="00597C7F">
        <w:rPr>
          <w:color w:val="000000"/>
          <w:lang w:val="uk-UA"/>
        </w:rPr>
        <w:t xml:space="preserve"> </w:t>
      </w:r>
      <w:r w:rsidRPr="00597C7F">
        <w:rPr>
          <w:color w:val="000000"/>
        </w:rPr>
        <w:t>Базові операції та вбудовані функції (арифметичні, побітові, математичні функції)</w:t>
      </w:r>
    </w:p>
    <w:p w14:paraId="54403D11" w14:textId="77777777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7</w:t>
      </w:r>
      <w:r w:rsidRPr="00597C7F">
        <w:rPr>
          <w:color w:val="000000"/>
        </w:rPr>
        <w:t>:</w:t>
      </w:r>
      <w:r w:rsidRPr="00597C7F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597C7F">
        <w:rPr>
          <w:color w:val="000000"/>
        </w:rPr>
        <w:t>Коментарі у коді</w:t>
      </w:r>
    </w:p>
    <w:p w14:paraId="044A5491" w14:textId="5440F15A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97C7F">
        <w:rPr>
          <w:color w:val="000000"/>
        </w:rPr>
        <w:t>Тема №</w:t>
      </w:r>
      <w:r w:rsidRPr="00597C7F">
        <w:rPr>
          <w:lang w:val="uk-UA"/>
        </w:rPr>
        <w:t>8</w:t>
      </w:r>
      <w:r w:rsidRPr="00597C7F">
        <w:rPr>
          <w:color w:val="000000"/>
        </w:rPr>
        <w:t>:</w:t>
      </w:r>
      <w:r w:rsidRPr="00597C7F">
        <w:rPr>
          <w:color w:val="000000"/>
          <w:lang w:val="uk-UA"/>
        </w:rPr>
        <w:t xml:space="preserve"> </w:t>
      </w:r>
      <w:r w:rsidRPr="00597C7F">
        <w:rPr>
          <w:color w:val="000000"/>
        </w:rPr>
        <w:t>Лінійні алгоритми</w:t>
      </w:r>
    </w:p>
    <w:p w14:paraId="2B8EEAFA" w14:textId="77777777" w:rsidR="00597C7F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9</w:t>
      </w:r>
      <w:r w:rsidRPr="00597C7F">
        <w:rPr>
          <w:color w:val="000000"/>
        </w:rPr>
        <w:t>: Розгалужені алгоритми та умовні оператори (</w:t>
      </w:r>
      <w:proofErr w:type="spellStart"/>
      <w:r w:rsidRPr="00597C7F">
        <w:rPr>
          <w:color w:val="000000"/>
        </w:rPr>
        <w:t>if</w:t>
      </w:r>
      <w:proofErr w:type="spellEnd"/>
      <w:r w:rsidRPr="00597C7F">
        <w:rPr>
          <w:color w:val="000000"/>
        </w:rPr>
        <w:t xml:space="preserve">, </w:t>
      </w:r>
      <w:proofErr w:type="spellStart"/>
      <w:r w:rsidRPr="00597C7F">
        <w:rPr>
          <w:color w:val="000000"/>
        </w:rPr>
        <w:t>else</w:t>
      </w:r>
      <w:proofErr w:type="spellEnd"/>
      <w:r w:rsidRPr="00597C7F">
        <w:rPr>
          <w:color w:val="000000"/>
        </w:rPr>
        <w:t xml:space="preserve">, </w:t>
      </w:r>
      <w:proofErr w:type="spellStart"/>
      <w:r w:rsidRPr="00597C7F">
        <w:rPr>
          <w:color w:val="000000"/>
        </w:rPr>
        <w:t>switch-case</w:t>
      </w:r>
      <w:proofErr w:type="spellEnd"/>
      <w:r w:rsidRPr="00597C7F">
        <w:rPr>
          <w:color w:val="000000"/>
        </w:rPr>
        <w:t xml:space="preserve">, </w:t>
      </w:r>
      <w:proofErr w:type="spellStart"/>
      <w:r w:rsidRPr="00597C7F">
        <w:rPr>
          <w:color w:val="000000"/>
        </w:rPr>
        <w:t>тернарний</w:t>
      </w:r>
      <w:proofErr w:type="spellEnd"/>
      <w:r w:rsidRPr="00597C7F">
        <w:rPr>
          <w:color w:val="000000"/>
        </w:rPr>
        <w:t xml:space="preserve"> оператор)</w:t>
      </w:r>
    </w:p>
    <w:p w14:paraId="7C134801" w14:textId="53FB4441" w:rsidR="00AD7878" w:rsidRPr="00597C7F" w:rsidRDefault="00597C7F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</w:pPr>
      <w:r w:rsidRPr="00597C7F">
        <w:rPr>
          <w:color w:val="000000"/>
        </w:rPr>
        <w:t>Тема №</w:t>
      </w:r>
      <w:r w:rsidRPr="00597C7F">
        <w:rPr>
          <w:color w:val="000000"/>
          <w:lang w:val="uk-UA"/>
        </w:rPr>
        <w:t>10</w:t>
      </w:r>
      <w:r w:rsidRPr="00597C7F">
        <w:rPr>
          <w:color w:val="000000"/>
        </w:rPr>
        <w:t>:</w:t>
      </w:r>
      <w:r w:rsidRPr="00597C7F">
        <w:rPr>
          <w:color w:val="000000"/>
          <w:lang w:val="uk-UA"/>
        </w:rPr>
        <w:t xml:space="preserve"> </w:t>
      </w:r>
      <w:r w:rsidRPr="00597C7F">
        <w:rPr>
          <w:color w:val="000000"/>
        </w:rPr>
        <w:t>Логічні оператори (AND, OR, NOT)</w:t>
      </w:r>
    </w:p>
    <w:p w14:paraId="552E9EF3" w14:textId="77777777" w:rsidR="00597C7F" w:rsidRDefault="00597C7F" w:rsidP="00597C7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7943BE98" w14:textId="77777777" w:rsidR="00597C7F" w:rsidRDefault="00597C7F" w:rsidP="00597C7F">
      <w:pPr>
        <w:pBdr>
          <w:top w:val="nil"/>
          <w:left w:val="nil"/>
          <w:bottom w:val="nil"/>
          <w:right w:val="nil"/>
          <w:between w:val="nil"/>
        </w:pBdr>
      </w:pPr>
    </w:p>
    <w:p w14:paraId="0ABE3C49" w14:textId="77777777" w:rsidR="00AD7878" w:rsidRDefault="00AD7878" w:rsidP="00AD7878">
      <w:pPr>
        <w:numPr>
          <w:ilvl w:val="0"/>
          <w:numId w:val="20"/>
        </w:numPr>
        <w:spacing w:line="276" w:lineRule="auto"/>
      </w:pPr>
      <w:r>
        <w:t>Індивідуальний план опрацювання теорії:</w:t>
      </w:r>
    </w:p>
    <w:p w14:paraId="3F1B81FA" w14:textId="2D4CA7C9" w:rsidR="00AD7878" w:rsidRPr="00597C7F" w:rsidRDefault="00AD7878" w:rsidP="00597C7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Тема №1: </w:t>
      </w:r>
      <w:r w:rsidR="00597C7F" w:rsidRPr="0004434F">
        <w:rPr>
          <w:color w:val="000000"/>
        </w:rPr>
        <w:t>Системи числення</w:t>
      </w:r>
      <w:r w:rsidR="005616BF">
        <w:rPr>
          <w:color w:val="000000"/>
          <w:lang w:val="uk-UA"/>
        </w:rPr>
        <w:t>.</w:t>
      </w:r>
    </w:p>
    <w:p w14:paraId="1D563C46" w14:textId="77777777" w:rsidR="00AD7878" w:rsidRDefault="00AD7878" w:rsidP="00AD7878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5C538867" w14:textId="4C101D2F" w:rsidR="00226AD1" w:rsidRPr="005616BF" w:rsidRDefault="005616BF" w:rsidP="00AD7878">
      <w:pPr>
        <w:numPr>
          <w:ilvl w:val="2"/>
          <w:numId w:val="21"/>
        </w:numPr>
        <w:rPr>
          <w:shd w:val="clear" w:color="auto" w:fill="FFF2CC"/>
        </w:rPr>
      </w:pPr>
      <w:hyperlink r:id="rId9" w:tgtFrame="_blank" w:history="1">
        <w:proofErr w:type="spellStart"/>
        <w:r w:rsidRPr="005616BF">
          <w:rPr>
            <w:rStyle w:val="a5"/>
          </w:rPr>
          <w:t>GeeksforGeeks</w:t>
        </w:r>
        <w:proofErr w:type="spellEnd"/>
        <w:r w:rsidRPr="005616BF">
          <w:rPr>
            <w:rStyle w:val="a5"/>
          </w:rPr>
          <w:t xml:space="preserve"> – </w:t>
        </w:r>
        <w:proofErr w:type="spellStart"/>
        <w:r w:rsidRPr="005616BF">
          <w:rPr>
            <w:rStyle w:val="a5"/>
          </w:rPr>
          <w:t>Base</w:t>
        </w:r>
        <w:proofErr w:type="spellEnd"/>
        <w:r w:rsidRPr="005616BF">
          <w:rPr>
            <w:rStyle w:val="a5"/>
          </w:rPr>
          <w:t xml:space="preserve"> </w:t>
        </w:r>
        <w:proofErr w:type="spellStart"/>
        <w:r w:rsidRPr="005616BF">
          <w:rPr>
            <w:rStyle w:val="a5"/>
          </w:rPr>
          <w:t>Conversions</w:t>
        </w:r>
        <w:proofErr w:type="spellEnd"/>
        <w:r w:rsidRPr="005616BF">
          <w:rPr>
            <w:rStyle w:val="a5"/>
          </w:rPr>
          <w:t xml:space="preserve"> </w:t>
        </w:r>
        <w:proofErr w:type="spellStart"/>
        <w:r w:rsidRPr="005616BF">
          <w:rPr>
            <w:rStyle w:val="a5"/>
          </w:rPr>
          <w:t>for</w:t>
        </w:r>
        <w:proofErr w:type="spellEnd"/>
        <w:r w:rsidRPr="005616BF">
          <w:rPr>
            <w:rStyle w:val="a5"/>
          </w:rPr>
          <w:t xml:space="preserve"> </w:t>
        </w:r>
        <w:proofErr w:type="spellStart"/>
        <w:r w:rsidRPr="005616BF">
          <w:rPr>
            <w:rStyle w:val="a5"/>
          </w:rPr>
          <w:t>Number</w:t>
        </w:r>
        <w:proofErr w:type="spellEnd"/>
        <w:r w:rsidRPr="005616BF">
          <w:rPr>
            <w:rStyle w:val="a5"/>
          </w:rPr>
          <w:t xml:space="preserve"> </w:t>
        </w:r>
        <w:proofErr w:type="spellStart"/>
        <w:r w:rsidRPr="005616BF">
          <w:rPr>
            <w:rStyle w:val="a5"/>
          </w:rPr>
          <w:t>System</w:t>
        </w:r>
        <w:proofErr w:type="spellEnd"/>
      </w:hyperlink>
    </w:p>
    <w:p w14:paraId="09FCAFD8" w14:textId="2D8247E7" w:rsidR="00226AD1" w:rsidRPr="005616BF" w:rsidRDefault="005616BF" w:rsidP="00AD7878">
      <w:pPr>
        <w:numPr>
          <w:ilvl w:val="2"/>
          <w:numId w:val="21"/>
        </w:numPr>
        <w:rPr>
          <w:shd w:val="clear" w:color="auto" w:fill="FFF2CC"/>
        </w:rPr>
      </w:pPr>
      <w:hyperlink r:id="rId10" w:tooltip="Як перевести число з двійкової системи числення в десяткову." w:history="1">
        <w:hyperlink r:id="rId11" w:tgtFrame="_blank" w:history="1">
          <w:r w:rsidRPr="005616BF">
            <w:rPr>
              <w:rStyle w:val="a5"/>
            </w:rPr>
            <w:t>Khan Academy – Hexadecimal and Binary Numbers</w:t>
          </w:r>
        </w:hyperlink>
        <w:r w:rsidR="00226AD1" w:rsidRPr="005616BF">
          <w:rPr>
            <w:rStyle w:val="a5"/>
            <w:u w:val="none"/>
          </w:rPr>
          <w:t>.</w:t>
        </w:r>
      </w:hyperlink>
    </w:p>
    <w:p w14:paraId="6E078728" w14:textId="59396C19" w:rsidR="00597C7F" w:rsidRPr="006524B6" w:rsidRDefault="00AD7878" w:rsidP="006524B6">
      <w:pPr>
        <w:numPr>
          <w:ilvl w:val="1"/>
          <w:numId w:val="21"/>
        </w:numPr>
      </w:pPr>
      <w:r>
        <w:t>Що опрацьовано:</w:t>
      </w:r>
    </w:p>
    <w:p w14:paraId="392085C2" w14:textId="3924C62D" w:rsidR="003E348E" w:rsidRPr="003E348E" w:rsidRDefault="005616BF" w:rsidP="00AD7878">
      <w:pPr>
        <w:numPr>
          <w:ilvl w:val="2"/>
          <w:numId w:val="21"/>
        </w:numPr>
      </w:pPr>
      <w:r>
        <w:rPr>
          <w:lang w:val="uk-UA"/>
        </w:rPr>
        <w:t>Опрацював теорії по системам числення.</w:t>
      </w:r>
    </w:p>
    <w:p w14:paraId="41A85E50" w14:textId="028BE6DA" w:rsidR="003E348E" w:rsidRPr="003E348E" w:rsidRDefault="005616BF" w:rsidP="00AD7878">
      <w:pPr>
        <w:numPr>
          <w:ilvl w:val="2"/>
          <w:numId w:val="21"/>
        </w:numPr>
      </w:pPr>
      <w:r>
        <w:rPr>
          <w:lang w:val="uk-UA"/>
        </w:rPr>
        <w:t>Вирішив декілька прикладів на перетворення чисел з однієї системи числення в іншу.</w:t>
      </w:r>
    </w:p>
    <w:p w14:paraId="52BEB8E6" w14:textId="7AA42F73" w:rsidR="00AD7878" w:rsidRDefault="00AD7878" w:rsidP="005616B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5616BF">
        <w:rPr>
          <w:lang w:val="uk-UA"/>
        </w:rPr>
        <w:t>ий</w:t>
      </w:r>
      <w:proofErr w:type="spellEnd"/>
    </w:p>
    <w:p w14:paraId="79C83C6C" w14:textId="60820551" w:rsidR="00AD7878" w:rsidRDefault="00AD7878" w:rsidP="005616B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 w:rsidR="006524B6">
        <w:rPr>
          <w:color w:val="000000"/>
          <w:lang w:val="uk-UA"/>
        </w:rPr>
        <w:t xml:space="preserve"> </w:t>
      </w:r>
      <w:r w:rsidR="005616BF">
        <w:rPr>
          <w:color w:val="000000"/>
          <w:lang w:val="uk-UA"/>
        </w:rPr>
        <w:t>20</w:t>
      </w:r>
      <w:r w:rsidR="006524B6"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11C2F885" w14:textId="31D3092C" w:rsidR="00AD7878" w:rsidRPr="006524B6" w:rsidRDefault="00AD7878" w:rsidP="005616B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 w:rsidR="006524B6">
        <w:rPr>
          <w:color w:val="000000"/>
          <w:lang w:val="uk-UA"/>
        </w:rPr>
        <w:t xml:space="preserve"> </w:t>
      </w:r>
      <w:r w:rsidR="005616BF">
        <w:rPr>
          <w:color w:val="000000"/>
          <w:lang w:val="uk-UA"/>
        </w:rPr>
        <w:t>25</w:t>
      </w:r>
      <w:r w:rsidR="006524B6">
        <w:rPr>
          <w:color w:val="000000"/>
          <w:lang w:val="uk-UA"/>
        </w:rPr>
        <w:t>.09.2026</w:t>
      </w:r>
      <w:r w:rsidR="006524B6">
        <w:rPr>
          <w:color w:val="000000"/>
        </w:rPr>
        <w:t xml:space="preserve">  </w:t>
      </w:r>
      <w:r w:rsidR="006524B6"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20B3203C" w14:textId="77777777" w:rsidR="006524B6" w:rsidRDefault="006524B6" w:rsidP="006524B6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254D18E6" w14:textId="33DB5C58" w:rsidR="006524B6" w:rsidRPr="00597C7F" w:rsidRDefault="006524B6" w:rsidP="006524B6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2</w:t>
      </w:r>
      <w:r>
        <w:rPr>
          <w:color w:val="000000"/>
        </w:rPr>
        <w:t xml:space="preserve">: </w:t>
      </w:r>
      <w:r w:rsidR="0062366F" w:rsidRPr="00597C7F">
        <w:rPr>
          <w:color w:val="000000"/>
        </w:rPr>
        <w:t xml:space="preserve">Двійкова система числення — арифметичні операції (додавання, віднімання, </w:t>
      </w:r>
      <w:r w:rsidR="0062366F">
        <w:rPr>
          <w:color w:val="000000"/>
          <w:lang w:val="uk-UA"/>
        </w:rPr>
        <w:t xml:space="preserve">множення, </w:t>
      </w:r>
      <w:r w:rsidR="0062366F" w:rsidRPr="00597C7F">
        <w:rPr>
          <w:color w:val="000000"/>
        </w:rPr>
        <w:t>ділення)</w:t>
      </w:r>
    </w:p>
    <w:p w14:paraId="19C0F850" w14:textId="77777777" w:rsid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28DB2F07" w14:textId="09050A23" w:rsidR="003D4110" w:rsidRPr="003D4110" w:rsidRDefault="003D4110" w:rsidP="003D4110">
      <w:pPr>
        <w:pStyle w:val="a8"/>
        <w:numPr>
          <w:ilvl w:val="2"/>
          <w:numId w:val="21"/>
        </w:numPr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proofErr w:type="spellStart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TutorialsPoint</w:t>
        </w:r>
        <w:proofErr w:type="spellEnd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– </w:t>
        </w:r>
        <w:proofErr w:type="spellStart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Digital</w:t>
        </w:r>
        <w:proofErr w:type="spellEnd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Electronics</w:t>
        </w:r>
        <w:proofErr w:type="spellEnd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: </w:t>
        </w:r>
        <w:proofErr w:type="spellStart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Binary</w:t>
        </w:r>
        <w:proofErr w:type="spellEnd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3D411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Arithmetic</w:t>
        </w:r>
        <w:proofErr w:type="spellEnd"/>
      </w:hyperlink>
    </w:p>
    <w:p w14:paraId="510F68E6" w14:textId="485CBD69" w:rsidR="005616BF" w:rsidRPr="003D4110" w:rsidRDefault="005616BF" w:rsidP="005616BF">
      <w:pPr>
        <w:numPr>
          <w:ilvl w:val="2"/>
          <w:numId w:val="21"/>
        </w:numPr>
      </w:pPr>
      <w:hyperlink r:id="rId13" w:tgtFrame="_blank" w:history="1">
        <w:proofErr w:type="spellStart"/>
        <w:r w:rsidRPr="003D4110">
          <w:rPr>
            <w:rStyle w:val="a5"/>
          </w:rPr>
          <w:t>Electronics</w:t>
        </w:r>
        <w:proofErr w:type="spellEnd"/>
        <w:r w:rsidRPr="003D4110">
          <w:rPr>
            <w:rStyle w:val="a5"/>
          </w:rPr>
          <w:t xml:space="preserve"> </w:t>
        </w:r>
        <w:proofErr w:type="spellStart"/>
        <w:r w:rsidRPr="003D4110">
          <w:rPr>
            <w:rStyle w:val="a5"/>
          </w:rPr>
          <w:t>Tutorials</w:t>
        </w:r>
        <w:proofErr w:type="spellEnd"/>
        <w:r w:rsidRPr="003D4110">
          <w:rPr>
            <w:rStyle w:val="a5"/>
          </w:rPr>
          <w:t xml:space="preserve"> – </w:t>
        </w:r>
        <w:proofErr w:type="spellStart"/>
        <w:r w:rsidRPr="003D4110">
          <w:rPr>
            <w:rStyle w:val="a5"/>
          </w:rPr>
          <w:t>Binary</w:t>
        </w:r>
        <w:proofErr w:type="spellEnd"/>
        <w:r w:rsidRPr="003D4110">
          <w:rPr>
            <w:rStyle w:val="a5"/>
          </w:rPr>
          <w:t xml:space="preserve"> </w:t>
        </w:r>
        <w:proofErr w:type="spellStart"/>
        <w:r w:rsidRPr="003D4110">
          <w:rPr>
            <w:rStyle w:val="a5"/>
          </w:rPr>
          <w:t>Numbers</w:t>
        </w:r>
        <w:proofErr w:type="spellEnd"/>
        <w:r w:rsidRPr="003D4110">
          <w:rPr>
            <w:rStyle w:val="a5"/>
          </w:rPr>
          <w:t xml:space="preserve"> &amp; </w:t>
        </w:r>
        <w:proofErr w:type="spellStart"/>
        <w:r w:rsidRPr="003D4110">
          <w:rPr>
            <w:rStyle w:val="a5"/>
          </w:rPr>
          <w:t>Arithmetic</w:t>
        </w:r>
        <w:proofErr w:type="spellEnd"/>
      </w:hyperlink>
    </w:p>
    <w:p w14:paraId="048A3CD8" w14:textId="43BD5269" w:rsidR="006524B6" w:rsidRPr="006524B6" w:rsidRDefault="006524B6" w:rsidP="005616BF">
      <w:pPr>
        <w:numPr>
          <w:ilvl w:val="2"/>
          <w:numId w:val="21"/>
        </w:numPr>
      </w:pPr>
      <w:r>
        <w:lastRenderedPageBreak/>
        <w:t>Що опрацьовано:</w:t>
      </w:r>
    </w:p>
    <w:p w14:paraId="464CDFE4" w14:textId="749EC535" w:rsidR="006524B6" w:rsidRPr="0062366F" w:rsidRDefault="0062366F" w:rsidP="006524B6">
      <w:pPr>
        <w:numPr>
          <w:ilvl w:val="2"/>
          <w:numId w:val="21"/>
        </w:numPr>
      </w:pPr>
      <w:proofErr w:type="spellStart"/>
      <w:r w:rsidRPr="0062366F">
        <w:t>Опрацюва</w:t>
      </w:r>
      <w:proofErr w:type="spellEnd"/>
      <w:r w:rsidR="005616BF">
        <w:rPr>
          <w:lang w:val="uk-UA"/>
        </w:rPr>
        <w:t>в теорію</w:t>
      </w:r>
      <w:r w:rsidRPr="0062366F">
        <w:t xml:space="preserve"> переведення чисел із десяткової системи в двійкову та виконання основних </w:t>
      </w:r>
      <w:r w:rsidR="005616BF">
        <w:rPr>
          <w:lang w:val="uk-UA"/>
        </w:rPr>
        <w:t>обчислень</w:t>
      </w:r>
      <w:r w:rsidRPr="0062366F">
        <w:t xml:space="preserve"> із двійковими числами: додавання, віднімання та ділення.</w:t>
      </w:r>
    </w:p>
    <w:p w14:paraId="23168BB0" w14:textId="0A006889" w:rsidR="0062366F" w:rsidRPr="006524B6" w:rsidRDefault="0062366F" w:rsidP="006524B6">
      <w:pPr>
        <w:numPr>
          <w:ilvl w:val="2"/>
          <w:numId w:val="21"/>
        </w:numPr>
      </w:pPr>
      <w:proofErr w:type="spellStart"/>
      <w:r w:rsidRPr="0062366F">
        <w:t>Викона</w:t>
      </w:r>
      <w:proofErr w:type="spellEnd"/>
      <w:r w:rsidR="005616BF">
        <w:rPr>
          <w:lang w:val="uk-UA"/>
        </w:rPr>
        <w:t>в</w:t>
      </w:r>
      <w:r w:rsidRPr="0062366F">
        <w:t xml:space="preserve"> практичні вправи з двійковою та іншими системами числення</w:t>
      </w:r>
      <w:r w:rsidR="005616BF">
        <w:rPr>
          <w:lang w:val="uk-UA"/>
        </w:rPr>
        <w:t>.</w:t>
      </w:r>
    </w:p>
    <w:p w14:paraId="4CBF3B0A" w14:textId="637E7C4F" w:rsid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3D4110">
        <w:rPr>
          <w:lang w:val="uk-UA"/>
        </w:rPr>
        <w:t>ий</w:t>
      </w:r>
      <w:proofErr w:type="spellEnd"/>
    </w:p>
    <w:p w14:paraId="5F48C699" w14:textId="0E451DC0" w:rsid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5616BF">
        <w:rPr>
          <w:color w:val="000000"/>
          <w:lang w:val="uk-UA"/>
        </w:rPr>
        <w:t>20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05F7BEDE" w14:textId="01026324" w:rsidR="006524B6" w:rsidRPr="006524B6" w:rsidRDefault="006524B6" w:rsidP="006524B6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2</w:t>
      </w:r>
      <w:r w:rsidR="005616BF">
        <w:rPr>
          <w:color w:val="000000"/>
          <w:lang w:val="uk-UA"/>
        </w:rPr>
        <w:t>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153301A3" w14:textId="77777777" w:rsidR="006524B6" w:rsidRDefault="006524B6" w:rsidP="006524B6">
      <w:pPr>
        <w:ind w:left="1440"/>
      </w:pPr>
    </w:p>
    <w:p w14:paraId="122EE317" w14:textId="5F27D1E1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3</w:t>
      </w:r>
      <w:r>
        <w:rPr>
          <w:color w:val="000000"/>
        </w:rPr>
        <w:t xml:space="preserve">: </w:t>
      </w:r>
      <w:r w:rsidRPr="00597C7F">
        <w:rPr>
          <w:color w:val="000000"/>
        </w:rPr>
        <w:t>Змінні, константи, типи даних та їх розміри в C++</w:t>
      </w:r>
    </w:p>
    <w:p w14:paraId="2BCA9F61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282FD192" w14:textId="406524A9" w:rsidR="00906223" w:rsidRPr="003D4110" w:rsidRDefault="003D4110" w:rsidP="0062366F">
      <w:pPr>
        <w:numPr>
          <w:ilvl w:val="2"/>
          <w:numId w:val="21"/>
        </w:numPr>
        <w:rPr>
          <w:shd w:val="clear" w:color="auto" w:fill="FFF2CC"/>
        </w:rPr>
      </w:pPr>
      <w:hyperlink r:id="rId14" w:tgtFrame="_blank" w:history="1">
        <w:r w:rsidRPr="003D4110">
          <w:rPr>
            <w:rStyle w:val="a5"/>
          </w:rPr>
          <w:t xml:space="preserve">W3Schools – C++ </w:t>
        </w:r>
        <w:proofErr w:type="spellStart"/>
        <w:r w:rsidRPr="003D4110">
          <w:rPr>
            <w:rStyle w:val="a5"/>
          </w:rPr>
          <w:t>Data</w:t>
        </w:r>
        <w:proofErr w:type="spellEnd"/>
        <w:r w:rsidRPr="003D4110">
          <w:rPr>
            <w:rStyle w:val="a5"/>
          </w:rPr>
          <w:t xml:space="preserve"> </w:t>
        </w:r>
        <w:proofErr w:type="spellStart"/>
        <w:r w:rsidRPr="003D4110">
          <w:rPr>
            <w:rStyle w:val="a5"/>
          </w:rPr>
          <w:t>Types</w:t>
        </w:r>
        <w:proofErr w:type="spellEnd"/>
      </w:hyperlink>
    </w:p>
    <w:p w14:paraId="30FE6210" w14:textId="77777777" w:rsidR="003D4110" w:rsidRPr="003D4110" w:rsidRDefault="003D4110" w:rsidP="0062366F">
      <w:pPr>
        <w:numPr>
          <w:ilvl w:val="2"/>
          <w:numId w:val="21"/>
        </w:numPr>
        <w:rPr>
          <w:shd w:val="clear" w:color="auto" w:fill="FFF2CC"/>
        </w:rPr>
      </w:pPr>
      <w:hyperlink r:id="rId15" w:tgtFrame="_blank" w:history="1">
        <w:proofErr w:type="spellStart"/>
        <w:r w:rsidRPr="003D4110">
          <w:rPr>
            <w:rStyle w:val="a5"/>
          </w:rPr>
          <w:t>GeeksforGeeks</w:t>
        </w:r>
        <w:proofErr w:type="spellEnd"/>
        <w:r w:rsidRPr="003D4110">
          <w:rPr>
            <w:rStyle w:val="a5"/>
          </w:rPr>
          <w:t xml:space="preserve"> – C++ </w:t>
        </w:r>
        <w:proofErr w:type="spellStart"/>
        <w:r w:rsidRPr="003D4110">
          <w:rPr>
            <w:rStyle w:val="a5"/>
          </w:rPr>
          <w:t>Data</w:t>
        </w:r>
        <w:proofErr w:type="spellEnd"/>
        <w:r w:rsidRPr="003D4110">
          <w:rPr>
            <w:rStyle w:val="a5"/>
          </w:rPr>
          <w:t xml:space="preserve"> </w:t>
        </w:r>
        <w:proofErr w:type="spellStart"/>
        <w:r w:rsidRPr="003D4110">
          <w:rPr>
            <w:rStyle w:val="a5"/>
          </w:rPr>
          <w:t>Types</w:t>
        </w:r>
        <w:proofErr w:type="spellEnd"/>
      </w:hyperlink>
    </w:p>
    <w:p w14:paraId="7E767503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4FFB5A5B" w14:textId="3B6F3AD1" w:rsidR="0062366F" w:rsidRPr="0062366F" w:rsidRDefault="0062366F" w:rsidP="0062366F">
      <w:pPr>
        <w:numPr>
          <w:ilvl w:val="2"/>
          <w:numId w:val="21"/>
        </w:numPr>
      </w:pPr>
      <w:r w:rsidRPr="0062366F">
        <w:t>Опрацюва</w:t>
      </w:r>
      <w:r w:rsidR="003D4110" w:rsidRPr="003D4110">
        <w:t>в</w:t>
      </w:r>
      <w:r w:rsidRPr="0062366F">
        <w:t xml:space="preserve"> </w:t>
      </w:r>
      <w:proofErr w:type="spellStart"/>
      <w:r w:rsidR="003D4110" w:rsidRPr="003D4110">
        <w:t>теор</w:t>
      </w:r>
      <w:r w:rsidR="003D4110">
        <w:rPr>
          <w:lang w:val="uk-UA"/>
        </w:rPr>
        <w:t>ію</w:t>
      </w:r>
      <w:proofErr w:type="spellEnd"/>
      <w:r w:rsidR="003D4110">
        <w:rPr>
          <w:lang w:val="uk-UA"/>
        </w:rPr>
        <w:t xml:space="preserve"> про</w:t>
      </w:r>
      <w:r w:rsidRPr="0062366F">
        <w:t xml:space="preserve"> оголошення </w:t>
      </w:r>
      <w:proofErr w:type="spellStart"/>
      <w:r w:rsidRPr="0062366F">
        <w:t>змінн</w:t>
      </w:r>
      <w:r w:rsidR="003D4110">
        <w:rPr>
          <w:lang w:val="uk-UA"/>
        </w:rPr>
        <w:t>их</w:t>
      </w:r>
      <w:proofErr w:type="spellEnd"/>
      <w:r w:rsidRPr="0062366F">
        <w:t>, а також основні типи даних у C++ та їх призначення.</w:t>
      </w:r>
    </w:p>
    <w:p w14:paraId="227629D9" w14:textId="7CF09CF9" w:rsidR="0062366F" w:rsidRPr="0062366F" w:rsidRDefault="0062366F" w:rsidP="0062366F">
      <w:pPr>
        <w:numPr>
          <w:ilvl w:val="2"/>
          <w:numId w:val="21"/>
        </w:numPr>
      </w:pPr>
      <w:r w:rsidRPr="0062366F">
        <w:t>Розгляну</w:t>
      </w:r>
      <w:r w:rsidR="003D4110">
        <w:rPr>
          <w:lang w:val="uk-UA"/>
        </w:rPr>
        <w:t>в</w:t>
      </w:r>
      <w:r w:rsidRPr="0062366F">
        <w:t xml:space="preserve"> розміри типів даних у двійковій системі, </w:t>
      </w:r>
      <w:proofErr w:type="spellStart"/>
      <w:r w:rsidRPr="0062366F">
        <w:t>порівн</w:t>
      </w:r>
      <w:proofErr w:type="spellEnd"/>
      <w:r w:rsidR="003D4110">
        <w:rPr>
          <w:lang w:val="uk-UA"/>
        </w:rPr>
        <w:t>яв</w:t>
      </w:r>
      <w:r w:rsidRPr="0062366F">
        <w:t xml:space="preserve"> їхні властивості та навчи</w:t>
      </w:r>
      <w:r w:rsidR="003D4110">
        <w:rPr>
          <w:lang w:val="uk-UA"/>
        </w:rPr>
        <w:t>вся</w:t>
      </w:r>
      <w:r w:rsidRPr="0062366F">
        <w:t xml:space="preserve"> обирати відповідний тип для різних задач.</w:t>
      </w:r>
    </w:p>
    <w:p w14:paraId="7A318360" w14:textId="3BB3BDEC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3D4110">
        <w:rPr>
          <w:lang w:val="uk-UA"/>
        </w:rPr>
        <w:t>ий</w:t>
      </w:r>
      <w:proofErr w:type="spellEnd"/>
    </w:p>
    <w:p w14:paraId="5889F2BC" w14:textId="2EA5B7F5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3D4110">
        <w:rPr>
          <w:color w:val="000000"/>
          <w:lang w:val="uk-UA"/>
        </w:rPr>
        <w:t>20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3F31EFB0" w14:textId="6DD83E23" w:rsidR="0062366F" w:rsidRP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3D4110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464E7D72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08CCC051" w14:textId="08B236F1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4</w:t>
      </w:r>
      <w:r>
        <w:rPr>
          <w:color w:val="000000"/>
        </w:rPr>
        <w:t xml:space="preserve">: </w:t>
      </w:r>
      <w:r w:rsidRPr="0062366F">
        <w:rPr>
          <w:color w:val="000000"/>
        </w:rPr>
        <w:t>Бібліотеки в C++ (</w:t>
      </w:r>
      <w:proofErr w:type="spellStart"/>
      <w:r w:rsidRPr="0062366F">
        <w:rPr>
          <w:color w:val="000000"/>
        </w:rPr>
        <w:t>stdio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cmath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iostream</w:t>
      </w:r>
      <w:proofErr w:type="spellEnd"/>
      <w:r w:rsidRPr="0062366F">
        <w:rPr>
          <w:color w:val="000000"/>
        </w:rPr>
        <w:t>)</w:t>
      </w:r>
    </w:p>
    <w:p w14:paraId="31FAA716" w14:textId="77777777" w:rsidR="0062366F" w:rsidRPr="003D4110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495F2C0C" w14:textId="5D9DA661" w:rsidR="00D67F9F" w:rsidRPr="003D4110" w:rsidRDefault="003D4110" w:rsidP="003D411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6" w:history="1">
        <w:proofErr w:type="spellStart"/>
        <w:r w:rsidRPr="003D4110">
          <w:rPr>
            <w:rStyle w:val="a5"/>
          </w:rPr>
          <w:t>Programiz</w:t>
        </w:r>
        <w:proofErr w:type="spellEnd"/>
        <w:r w:rsidRPr="003D4110">
          <w:rPr>
            <w:rStyle w:val="a5"/>
          </w:rPr>
          <w:t xml:space="preserve"> – C++ Standard </w:t>
        </w:r>
        <w:proofErr w:type="spellStart"/>
        <w:r w:rsidRPr="003D4110">
          <w:rPr>
            <w:rStyle w:val="a5"/>
          </w:rPr>
          <w:t>Library</w:t>
        </w:r>
        <w:proofErr w:type="spellEnd"/>
        <w:r w:rsidRPr="003D4110">
          <w:rPr>
            <w:rStyle w:val="a5"/>
          </w:rPr>
          <w:t xml:space="preserve"> </w:t>
        </w:r>
        <w:proofErr w:type="spellStart"/>
        <w:r w:rsidRPr="003D4110">
          <w:rPr>
            <w:rStyle w:val="a5"/>
          </w:rPr>
          <w:t>Functions</w:t>
        </w:r>
        <w:proofErr w:type="spellEnd"/>
      </w:hyperlink>
    </w:p>
    <w:p w14:paraId="4482ACFF" w14:textId="0F0156FA" w:rsidR="003D4110" w:rsidRPr="003D4110" w:rsidRDefault="003D4110" w:rsidP="003D4110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17" w:history="1">
        <w:r w:rsidRPr="003D4110">
          <w:rPr>
            <w:rStyle w:val="a5"/>
          </w:rPr>
          <w:t xml:space="preserve">W3Schools – C++ </w:t>
        </w:r>
        <w:proofErr w:type="spellStart"/>
        <w:r w:rsidRPr="003D4110">
          <w:rPr>
            <w:rStyle w:val="a5"/>
          </w:rPr>
          <w:t>Math</w:t>
        </w:r>
        <w:proofErr w:type="spellEnd"/>
        <w:r w:rsidRPr="003D4110">
          <w:rPr>
            <w:rStyle w:val="a5"/>
          </w:rPr>
          <w:t xml:space="preserve"> (&lt;</w:t>
        </w:r>
        <w:proofErr w:type="spellStart"/>
        <w:r w:rsidRPr="003D4110">
          <w:rPr>
            <w:rStyle w:val="a5"/>
          </w:rPr>
          <w:t>cmath</w:t>
        </w:r>
        <w:proofErr w:type="spellEnd"/>
        <w:r w:rsidRPr="003D4110">
          <w:rPr>
            <w:rStyle w:val="a5"/>
          </w:rPr>
          <w:t>&gt;)</w:t>
        </w:r>
      </w:hyperlink>
    </w:p>
    <w:p w14:paraId="65BC2A8A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6A0774D0" w14:textId="27B773F4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Опрацюва</w:t>
      </w:r>
      <w:proofErr w:type="spellEnd"/>
      <w:r w:rsidR="003D4110">
        <w:rPr>
          <w:lang w:val="ru-RU"/>
        </w:rPr>
        <w:t>в</w:t>
      </w:r>
      <w:r w:rsidRPr="006B62EC">
        <w:t xml:space="preserve"> поняття бібліотек у C++, їх призначення та основні принципи використання.</w:t>
      </w:r>
    </w:p>
    <w:p w14:paraId="22E1BCED" w14:textId="239446A6" w:rsidR="006B62EC" w:rsidRPr="006B62EC" w:rsidRDefault="006B62EC" w:rsidP="0062366F">
      <w:pPr>
        <w:numPr>
          <w:ilvl w:val="2"/>
          <w:numId w:val="21"/>
        </w:numPr>
      </w:pPr>
      <w:r w:rsidRPr="006B62EC">
        <w:rPr>
          <w:color w:val="000000"/>
        </w:rPr>
        <w:t>Розгляну</w:t>
      </w:r>
      <w:r w:rsidR="00AF469E" w:rsidRPr="00AF469E">
        <w:rPr>
          <w:color w:val="000000"/>
        </w:rPr>
        <w:t>в</w:t>
      </w:r>
      <w:r w:rsidRPr="006B62EC">
        <w:rPr>
          <w:color w:val="000000"/>
        </w:rPr>
        <w:t xml:space="preserve"> стандартні бібліотеки </w:t>
      </w:r>
      <w:proofErr w:type="spellStart"/>
      <w:r w:rsidRPr="006B62EC">
        <w:rPr>
          <w:color w:val="000000"/>
        </w:rPr>
        <w:t>iostream</w:t>
      </w:r>
      <w:proofErr w:type="spellEnd"/>
      <w:r w:rsidRPr="006B62EC">
        <w:rPr>
          <w:color w:val="000000"/>
        </w:rPr>
        <w:t>, </w:t>
      </w:r>
      <w:proofErr w:type="spellStart"/>
      <w:r w:rsidRPr="006B62EC">
        <w:rPr>
          <w:color w:val="000000"/>
        </w:rPr>
        <w:t>cmath</w:t>
      </w:r>
      <w:proofErr w:type="spellEnd"/>
      <w:r w:rsidRPr="006B62EC">
        <w:rPr>
          <w:color w:val="000000"/>
        </w:rPr>
        <w:t> та </w:t>
      </w:r>
      <w:proofErr w:type="spellStart"/>
      <w:r w:rsidRPr="006B62EC">
        <w:rPr>
          <w:color w:val="000000"/>
        </w:rPr>
        <w:t>stdio</w:t>
      </w:r>
      <w:proofErr w:type="spellEnd"/>
      <w:r w:rsidR="00AF469E" w:rsidRPr="00AF469E">
        <w:rPr>
          <w:color w:val="000000"/>
        </w:rPr>
        <w:t>.</w:t>
      </w:r>
    </w:p>
    <w:p w14:paraId="120DBB04" w14:textId="1B317490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</w:t>
      </w:r>
      <w:r w:rsidR="00AF469E">
        <w:rPr>
          <w:lang w:val="ru-RU"/>
        </w:rPr>
        <w:t>ений</w:t>
      </w:r>
      <w:proofErr w:type="spellEnd"/>
    </w:p>
    <w:p w14:paraId="33CC522F" w14:textId="187D99AF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20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4079A4B9" w14:textId="5C04121B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2</w:t>
      </w:r>
      <w:r w:rsidR="006B62EC">
        <w:rPr>
          <w:color w:val="000000"/>
          <w:lang w:val="uk-UA"/>
        </w:rPr>
        <w:t>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606B0D18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0B87DA99" w14:textId="20F3F31A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5</w:t>
      </w:r>
      <w:r>
        <w:rPr>
          <w:color w:val="000000"/>
        </w:rPr>
        <w:t xml:space="preserve">: </w:t>
      </w:r>
      <w:r w:rsidRPr="0062366F">
        <w:rPr>
          <w:color w:val="000000"/>
        </w:rPr>
        <w:t>Ввід та вивід даних (</w:t>
      </w:r>
      <w:proofErr w:type="spellStart"/>
      <w:r w:rsidRPr="0062366F">
        <w:rPr>
          <w:color w:val="000000"/>
        </w:rPr>
        <w:t>cin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cout</w:t>
      </w:r>
      <w:proofErr w:type="spellEnd"/>
      <w:r w:rsidRPr="0062366F">
        <w:rPr>
          <w:color w:val="000000"/>
        </w:rPr>
        <w:t>)</w:t>
      </w:r>
    </w:p>
    <w:p w14:paraId="75D9D78D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60AFF69B" w14:textId="1282F7BD" w:rsidR="00AF469E" w:rsidRPr="00AF469E" w:rsidRDefault="00AF469E" w:rsidP="00444258">
      <w:pPr>
        <w:numPr>
          <w:ilvl w:val="2"/>
          <w:numId w:val="21"/>
        </w:numPr>
        <w:rPr>
          <w:shd w:val="clear" w:color="auto" w:fill="FFF2CC"/>
        </w:rPr>
      </w:pPr>
      <w:hyperlink r:id="rId18" w:history="1">
        <w:r w:rsidRPr="00AF469E">
          <w:rPr>
            <w:rStyle w:val="a5"/>
          </w:rPr>
          <w:t xml:space="preserve">W3Schools – C++ </w:t>
        </w:r>
        <w:proofErr w:type="spellStart"/>
        <w:r w:rsidRPr="00AF469E">
          <w:rPr>
            <w:rStyle w:val="a5"/>
          </w:rPr>
          <w:t>User</w:t>
        </w:r>
        <w:proofErr w:type="spellEnd"/>
        <w:r w:rsidRPr="00AF469E">
          <w:rPr>
            <w:rStyle w:val="a5"/>
          </w:rPr>
          <w:t xml:space="preserve"> </w:t>
        </w:r>
        <w:proofErr w:type="spellStart"/>
        <w:r w:rsidRPr="00AF469E">
          <w:rPr>
            <w:rStyle w:val="a5"/>
          </w:rPr>
          <w:t>Input</w:t>
        </w:r>
        <w:proofErr w:type="spellEnd"/>
        <w:r w:rsidRPr="00AF469E">
          <w:rPr>
            <w:rStyle w:val="a5"/>
          </w:rPr>
          <w:t xml:space="preserve"> (</w:t>
        </w:r>
        <w:proofErr w:type="spellStart"/>
        <w:r w:rsidRPr="00AF469E">
          <w:rPr>
            <w:rStyle w:val="a5"/>
          </w:rPr>
          <w:t>cin</w:t>
        </w:r>
        <w:proofErr w:type="spellEnd"/>
        <w:r w:rsidRPr="00AF469E">
          <w:rPr>
            <w:rStyle w:val="a5"/>
          </w:rPr>
          <w:t xml:space="preserve"> &amp; </w:t>
        </w:r>
        <w:proofErr w:type="spellStart"/>
        <w:r w:rsidRPr="00AF469E">
          <w:rPr>
            <w:rStyle w:val="a5"/>
          </w:rPr>
          <w:t>cout</w:t>
        </w:r>
        <w:proofErr w:type="spellEnd"/>
        <w:r w:rsidRPr="00AF469E">
          <w:rPr>
            <w:rStyle w:val="a5"/>
          </w:rPr>
          <w:t>)</w:t>
        </w:r>
      </w:hyperlink>
    </w:p>
    <w:p w14:paraId="562083C0" w14:textId="28C38CF6" w:rsidR="00444258" w:rsidRPr="00444258" w:rsidRDefault="00AF469E" w:rsidP="00444258">
      <w:pPr>
        <w:numPr>
          <w:ilvl w:val="2"/>
          <w:numId w:val="21"/>
        </w:numPr>
        <w:rPr>
          <w:shd w:val="clear" w:color="auto" w:fill="FFF2CC"/>
        </w:rPr>
      </w:pPr>
      <w:hyperlink r:id="rId19" w:history="1">
        <w:proofErr w:type="spellStart"/>
        <w:r w:rsidRPr="00AF469E">
          <w:rPr>
            <w:rStyle w:val="a5"/>
          </w:rPr>
          <w:t>Programiz</w:t>
        </w:r>
        <w:proofErr w:type="spellEnd"/>
        <w:r w:rsidRPr="00AF469E">
          <w:rPr>
            <w:rStyle w:val="a5"/>
          </w:rPr>
          <w:t xml:space="preserve"> – C++ </w:t>
        </w:r>
        <w:proofErr w:type="spellStart"/>
        <w:r w:rsidRPr="00AF469E">
          <w:rPr>
            <w:rStyle w:val="a5"/>
          </w:rPr>
          <w:t>Basic</w:t>
        </w:r>
        <w:proofErr w:type="spellEnd"/>
        <w:r w:rsidRPr="00AF469E">
          <w:rPr>
            <w:rStyle w:val="a5"/>
          </w:rPr>
          <w:t xml:space="preserve"> I/O: </w:t>
        </w:r>
        <w:proofErr w:type="spellStart"/>
        <w:r w:rsidRPr="00AF469E">
          <w:rPr>
            <w:rStyle w:val="a5"/>
          </w:rPr>
          <w:t>cin</w:t>
        </w:r>
        <w:proofErr w:type="spellEnd"/>
        <w:r w:rsidRPr="00AF469E">
          <w:rPr>
            <w:rStyle w:val="a5"/>
          </w:rPr>
          <w:t xml:space="preserve"> </w:t>
        </w:r>
        <w:proofErr w:type="spellStart"/>
        <w:r w:rsidRPr="00AF469E">
          <w:rPr>
            <w:rStyle w:val="a5"/>
          </w:rPr>
          <w:t>and</w:t>
        </w:r>
        <w:proofErr w:type="spellEnd"/>
        <w:r w:rsidRPr="00AF469E">
          <w:rPr>
            <w:rStyle w:val="a5"/>
          </w:rPr>
          <w:t xml:space="preserve"> </w:t>
        </w:r>
        <w:proofErr w:type="spellStart"/>
        <w:r w:rsidRPr="00AF469E">
          <w:rPr>
            <w:rStyle w:val="a5"/>
          </w:rPr>
          <w:t>cout</w:t>
        </w:r>
        <w:proofErr w:type="spellEnd"/>
      </w:hyperlink>
    </w:p>
    <w:p w14:paraId="2A2D0C48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431CA606" w14:textId="0B7EEC73" w:rsidR="0062366F" w:rsidRPr="006524B6" w:rsidRDefault="006B62EC" w:rsidP="0062366F">
      <w:pPr>
        <w:numPr>
          <w:ilvl w:val="2"/>
          <w:numId w:val="21"/>
        </w:numPr>
      </w:pPr>
      <w:proofErr w:type="spellStart"/>
      <w:r w:rsidRPr="006B62EC">
        <w:t>Опрацюва</w:t>
      </w:r>
      <w:proofErr w:type="spellEnd"/>
      <w:r w:rsidR="00AF469E">
        <w:rPr>
          <w:lang w:val="uk-UA"/>
        </w:rPr>
        <w:t>в</w:t>
      </w:r>
      <w:r w:rsidRPr="006B62EC">
        <w:t xml:space="preserve"> основи введення та виведення даних у C++ за допомогою операторів </w:t>
      </w:r>
      <w:proofErr w:type="spellStart"/>
      <w:r w:rsidRPr="006B62EC">
        <w:t>cin</w:t>
      </w:r>
      <w:proofErr w:type="spellEnd"/>
      <w:r w:rsidRPr="006B62EC">
        <w:t> та </w:t>
      </w:r>
      <w:proofErr w:type="spellStart"/>
      <w:r w:rsidRPr="006B62EC">
        <w:t>cout</w:t>
      </w:r>
      <w:proofErr w:type="spellEnd"/>
      <w:r w:rsidRPr="006B62EC">
        <w:t>.</w:t>
      </w:r>
    </w:p>
    <w:p w14:paraId="3D1A04BA" w14:textId="23588CB5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AF469E">
        <w:rPr>
          <w:lang w:val="uk-UA"/>
        </w:rPr>
        <w:t>ий</w:t>
      </w:r>
      <w:proofErr w:type="spellEnd"/>
    </w:p>
    <w:p w14:paraId="2A343787" w14:textId="230AD35F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20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3042F55C" w14:textId="5F91C5CD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48AF6378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4BA4333C" w14:textId="4D230B7C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6</w:t>
      </w:r>
      <w:r>
        <w:rPr>
          <w:color w:val="000000"/>
        </w:rPr>
        <w:t xml:space="preserve">: </w:t>
      </w:r>
      <w:r w:rsidRPr="0062366F">
        <w:rPr>
          <w:color w:val="000000"/>
        </w:rPr>
        <w:t>Базові операції та вбудовані функції (арифметичні, побітові, математичні функції)</w:t>
      </w:r>
    </w:p>
    <w:p w14:paraId="04FF7EA4" w14:textId="4CC4CF14" w:rsidR="0062366F" w:rsidRPr="00973BC0" w:rsidRDefault="0062366F" w:rsidP="00973BC0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1DB0EAF7" w14:textId="77777777" w:rsidR="00AF469E" w:rsidRPr="00AF469E" w:rsidRDefault="00AF469E" w:rsidP="00AF469E">
      <w:pPr>
        <w:numPr>
          <w:ilvl w:val="2"/>
          <w:numId w:val="21"/>
        </w:numPr>
      </w:pPr>
      <w:hyperlink r:id="rId20" w:tgtFrame="_blank" w:history="1">
        <w:r w:rsidRPr="00AF469E">
          <w:rPr>
            <w:rStyle w:val="a5"/>
          </w:rPr>
          <w:t xml:space="preserve">W3Schools – C++ </w:t>
        </w:r>
        <w:proofErr w:type="spellStart"/>
        <w:r w:rsidRPr="00AF469E">
          <w:rPr>
            <w:rStyle w:val="a5"/>
          </w:rPr>
          <w:t>Operators</w:t>
        </w:r>
        <w:proofErr w:type="spellEnd"/>
      </w:hyperlink>
      <w:r w:rsidRPr="00AF469E">
        <w:t xml:space="preserve"> </w:t>
      </w:r>
    </w:p>
    <w:p w14:paraId="184EE47B" w14:textId="757B7E80" w:rsidR="00AF469E" w:rsidRPr="00AF469E" w:rsidRDefault="00AF469E" w:rsidP="00AF469E">
      <w:pPr>
        <w:numPr>
          <w:ilvl w:val="2"/>
          <w:numId w:val="21"/>
        </w:numPr>
      </w:pPr>
      <w:hyperlink r:id="rId21" w:tgtFrame="_blank" w:history="1">
        <w:proofErr w:type="spellStart"/>
        <w:r w:rsidRPr="00AF469E">
          <w:rPr>
            <w:rStyle w:val="a5"/>
          </w:rPr>
          <w:t>Programiz</w:t>
        </w:r>
        <w:proofErr w:type="spellEnd"/>
        <w:r w:rsidRPr="00AF469E">
          <w:rPr>
            <w:rStyle w:val="a5"/>
          </w:rPr>
          <w:t xml:space="preserve"> – C++ </w:t>
        </w:r>
        <w:proofErr w:type="spellStart"/>
        <w:r w:rsidRPr="00AF469E">
          <w:rPr>
            <w:rStyle w:val="a5"/>
          </w:rPr>
          <w:t>Operators</w:t>
        </w:r>
        <w:proofErr w:type="spellEnd"/>
      </w:hyperlink>
    </w:p>
    <w:p w14:paraId="2195FAB9" w14:textId="61D66F43" w:rsidR="00AF469E" w:rsidRPr="00AF469E" w:rsidRDefault="00AF469E" w:rsidP="00AF469E">
      <w:pPr>
        <w:numPr>
          <w:ilvl w:val="1"/>
          <w:numId w:val="21"/>
        </w:numPr>
      </w:pPr>
      <w:r>
        <w:t>Що опрацьовано:</w:t>
      </w:r>
    </w:p>
    <w:p w14:paraId="287065B3" w14:textId="00555295" w:rsidR="006B62EC" w:rsidRPr="006B62EC" w:rsidRDefault="006B62EC" w:rsidP="0062366F">
      <w:pPr>
        <w:numPr>
          <w:ilvl w:val="2"/>
          <w:numId w:val="21"/>
        </w:numPr>
      </w:pPr>
      <w:r w:rsidRPr="006B62EC">
        <w:t>Опрацюва</w:t>
      </w:r>
      <w:r w:rsidR="00AF469E" w:rsidRPr="00AF469E">
        <w:t>в</w:t>
      </w:r>
      <w:r w:rsidRPr="006B62EC">
        <w:t xml:space="preserve"> арифметичні операції в C++, основні математичні функції </w:t>
      </w:r>
      <w:proofErr w:type="spellStart"/>
      <w:r w:rsidRPr="006B62EC">
        <w:t>sqrt</w:t>
      </w:r>
      <w:proofErr w:type="spellEnd"/>
      <w:r w:rsidRPr="006B62EC">
        <w:t>, </w:t>
      </w:r>
      <w:proofErr w:type="spellStart"/>
      <w:r w:rsidRPr="006B62EC">
        <w:t>pow</w:t>
      </w:r>
      <w:proofErr w:type="spellEnd"/>
      <w:r w:rsidRPr="006B62EC">
        <w:t> та інші.</w:t>
      </w:r>
    </w:p>
    <w:p w14:paraId="717444E1" w14:textId="1FDDCDDD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Викона</w:t>
      </w:r>
      <w:proofErr w:type="spellEnd"/>
      <w:r w:rsidR="00AF469E">
        <w:rPr>
          <w:lang w:val="ru-RU"/>
        </w:rPr>
        <w:t>в</w:t>
      </w:r>
      <w:r w:rsidRPr="006B62EC">
        <w:t xml:space="preserve"> практичні вправи на використання базових операцій і математичних функцій у програмному коді.</w:t>
      </w:r>
    </w:p>
    <w:p w14:paraId="3FCC0F98" w14:textId="4BC82579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AF469E">
        <w:rPr>
          <w:lang w:val="uk-UA"/>
        </w:rPr>
        <w:t>ий</w:t>
      </w:r>
      <w:proofErr w:type="spellEnd"/>
    </w:p>
    <w:p w14:paraId="127F09B9" w14:textId="6BF9C43B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2</w:t>
      </w:r>
      <w:r w:rsidR="006B62EC">
        <w:rPr>
          <w:color w:val="000000"/>
          <w:lang w:val="uk-UA"/>
        </w:rPr>
        <w:t>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2EA4A6F8" w14:textId="16D716C7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AF469E">
        <w:rPr>
          <w:color w:val="000000"/>
          <w:lang w:val="uk-UA"/>
        </w:rPr>
        <w:t>30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03757207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39D19F06" w14:textId="647E9DD4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7</w:t>
      </w:r>
      <w:r>
        <w:rPr>
          <w:color w:val="000000"/>
        </w:rPr>
        <w:t xml:space="preserve">: </w:t>
      </w:r>
      <w:r w:rsidRPr="0062366F">
        <w:rPr>
          <w:color w:val="000000"/>
        </w:rPr>
        <w:t>Коментарі у коді</w:t>
      </w:r>
    </w:p>
    <w:p w14:paraId="39CE79E1" w14:textId="77777777" w:rsidR="0062366F" w:rsidRPr="00CF0534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4DB50F71" w14:textId="2D598CDF" w:rsidR="00EB4197" w:rsidRPr="00CF0534" w:rsidRDefault="00CF0534" w:rsidP="00CF0534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22" w:tgtFrame="_blank" w:history="1">
        <w:r w:rsidRPr="00CF0534">
          <w:rPr>
            <w:rStyle w:val="a5"/>
          </w:rPr>
          <w:t xml:space="preserve">W3Schools – C++ </w:t>
        </w:r>
        <w:proofErr w:type="spellStart"/>
        <w:r w:rsidRPr="00CF0534">
          <w:rPr>
            <w:rStyle w:val="a5"/>
          </w:rPr>
          <w:t>Comments</w:t>
        </w:r>
        <w:proofErr w:type="spellEnd"/>
      </w:hyperlink>
    </w:p>
    <w:p w14:paraId="051838DD" w14:textId="75732370" w:rsidR="00CF0534" w:rsidRPr="00CF0534" w:rsidRDefault="00CF0534" w:rsidP="00CF0534">
      <w:pPr>
        <w:numPr>
          <w:ilvl w:val="2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23" w:tgtFrame="_blank" w:history="1">
        <w:proofErr w:type="spellStart"/>
        <w:r w:rsidRPr="00CF0534">
          <w:rPr>
            <w:rStyle w:val="a5"/>
          </w:rPr>
          <w:t>Programiz</w:t>
        </w:r>
        <w:proofErr w:type="spellEnd"/>
        <w:r w:rsidRPr="00CF0534">
          <w:rPr>
            <w:rStyle w:val="a5"/>
          </w:rPr>
          <w:t xml:space="preserve"> – C++ </w:t>
        </w:r>
        <w:proofErr w:type="spellStart"/>
        <w:r w:rsidRPr="00CF0534">
          <w:rPr>
            <w:rStyle w:val="a5"/>
          </w:rPr>
          <w:t>Comments</w:t>
        </w:r>
        <w:proofErr w:type="spellEnd"/>
      </w:hyperlink>
    </w:p>
    <w:p w14:paraId="5B6D0A1F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17A33CCD" w14:textId="093F4FB2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Опрацюва</w:t>
      </w:r>
      <w:proofErr w:type="spellEnd"/>
      <w:r w:rsidR="00CF0534">
        <w:rPr>
          <w:lang w:val="uk-UA"/>
        </w:rPr>
        <w:t>в</w:t>
      </w:r>
      <w:r w:rsidRPr="006B62EC">
        <w:t xml:space="preserve"> </w:t>
      </w:r>
      <w:r w:rsidR="00CF0534">
        <w:rPr>
          <w:lang w:val="uk-UA"/>
        </w:rPr>
        <w:t>теорію</w:t>
      </w:r>
      <w:r w:rsidRPr="006B62EC">
        <w:t xml:space="preserve"> коментарів у програмуванні, їх види в C++ та правила написання</w:t>
      </w:r>
      <w:r w:rsidR="00CF0534">
        <w:rPr>
          <w:lang w:val="uk-UA"/>
        </w:rPr>
        <w:t>.</w:t>
      </w:r>
    </w:p>
    <w:p w14:paraId="465A0864" w14:textId="549D87AB" w:rsidR="006B62EC" w:rsidRPr="006B62EC" w:rsidRDefault="006B62EC" w:rsidP="0062366F">
      <w:pPr>
        <w:numPr>
          <w:ilvl w:val="2"/>
          <w:numId w:val="21"/>
        </w:numPr>
      </w:pPr>
      <w:r>
        <w:rPr>
          <w:lang w:val="uk-UA"/>
        </w:rPr>
        <w:t>Н</w:t>
      </w:r>
      <w:proofErr w:type="spellStart"/>
      <w:r w:rsidRPr="006B62EC">
        <w:t>авчи</w:t>
      </w:r>
      <w:proofErr w:type="spellEnd"/>
      <w:r w:rsidR="00CF0534">
        <w:rPr>
          <w:lang w:val="uk-UA"/>
        </w:rPr>
        <w:t>вся</w:t>
      </w:r>
      <w:r w:rsidRPr="006B62EC">
        <w:t xml:space="preserve"> використовувати коментарі для пояснення частин програми.</w:t>
      </w:r>
    </w:p>
    <w:p w14:paraId="163B2F71" w14:textId="44981ACA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</w:t>
      </w:r>
      <w:r w:rsidR="00CF0534">
        <w:rPr>
          <w:lang w:val="uk-UA"/>
        </w:rPr>
        <w:t>ений</w:t>
      </w:r>
      <w:proofErr w:type="spellEnd"/>
    </w:p>
    <w:p w14:paraId="7797B6F2" w14:textId="6DE92296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CF0534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12526B43" w14:textId="4CE85EAA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CF0534">
        <w:rPr>
          <w:color w:val="000000"/>
          <w:lang w:val="uk-UA"/>
        </w:rPr>
        <w:t>30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6F8E1BE9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55CF38D0" w14:textId="7C68AB37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8</w:t>
      </w:r>
      <w:r>
        <w:rPr>
          <w:color w:val="000000"/>
        </w:rPr>
        <w:t xml:space="preserve">: </w:t>
      </w:r>
      <w:r w:rsidRPr="0062366F">
        <w:rPr>
          <w:color w:val="000000"/>
        </w:rPr>
        <w:t>Лінійні алгоритми</w:t>
      </w:r>
    </w:p>
    <w:p w14:paraId="296F8CBC" w14:textId="323D3BFF" w:rsidR="0062366F" w:rsidRPr="008C5B5E" w:rsidRDefault="0062366F" w:rsidP="008C5B5E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28340005" w14:textId="77777777" w:rsidR="00CF0534" w:rsidRPr="00CF0534" w:rsidRDefault="00CF0534" w:rsidP="008C5B5E">
      <w:pPr>
        <w:numPr>
          <w:ilvl w:val="2"/>
          <w:numId w:val="21"/>
        </w:numPr>
        <w:rPr>
          <w:shd w:val="clear" w:color="auto" w:fill="FFF2CC"/>
        </w:rPr>
      </w:pPr>
      <w:hyperlink r:id="rId24" w:tgtFrame="_blank" w:history="1">
        <w:r w:rsidRPr="00CF0534">
          <w:rPr>
            <w:rStyle w:val="a5"/>
          </w:rPr>
          <w:t xml:space="preserve">W3Schools – C++ </w:t>
        </w:r>
        <w:proofErr w:type="spellStart"/>
        <w:r w:rsidRPr="00CF0534">
          <w:rPr>
            <w:rStyle w:val="a5"/>
          </w:rPr>
          <w:t>Syntax</w:t>
        </w:r>
        <w:proofErr w:type="spellEnd"/>
        <w:r w:rsidRPr="00CF0534">
          <w:rPr>
            <w:rStyle w:val="a5"/>
          </w:rPr>
          <w:t xml:space="preserve"> &amp; </w:t>
        </w:r>
        <w:proofErr w:type="spellStart"/>
        <w:r w:rsidRPr="00CF0534">
          <w:rPr>
            <w:rStyle w:val="a5"/>
          </w:rPr>
          <w:t>Structure</w:t>
        </w:r>
        <w:proofErr w:type="spellEnd"/>
      </w:hyperlink>
      <w:r w:rsidRPr="00CF0534">
        <w:t xml:space="preserve"> </w:t>
      </w:r>
    </w:p>
    <w:p w14:paraId="7064E76D" w14:textId="61C26F2D" w:rsidR="00C15ACB" w:rsidRPr="00CF0534" w:rsidRDefault="00CF0534" w:rsidP="008C5B5E">
      <w:pPr>
        <w:numPr>
          <w:ilvl w:val="2"/>
          <w:numId w:val="21"/>
        </w:numPr>
        <w:rPr>
          <w:shd w:val="clear" w:color="auto" w:fill="FFF2CC"/>
        </w:rPr>
      </w:pPr>
      <w:hyperlink r:id="rId25" w:tgtFrame="_blank" w:history="1">
        <w:proofErr w:type="spellStart"/>
        <w:r w:rsidRPr="00CF0534">
          <w:rPr>
            <w:rStyle w:val="a5"/>
          </w:rPr>
          <w:t>Programiz</w:t>
        </w:r>
        <w:proofErr w:type="spellEnd"/>
        <w:r w:rsidRPr="00CF0534">
          <w:rPr>
            <w:rStyle w:val="a5"/>
          </w:rPr>
          <w:t xml:space="preserve"> – C++ </w:t>
        </w:r>
        <w:proofErr w:type="spellStart"/>
        <w:r w:rsidRPr="00CF0534">
          <w:rPr>
            <w:rStyle w:val="a5"/>
          </w:rPr>
          <w:t>Structure</w:t>
        </w:r>
        <w:proofErr w:type="spellEnd"/>
        <w:r w:rsidRPr="00CF0534">
          <w:rPr>
            <w:rStyle w:val="a5"/>
          </w:rPr>
          <w:t xml:space="preserve"> </w:t>
        </w:r>
        <w:proofErr w:type="spellStart"/>
        <w:r w:rsidRPr="00CF0534">
          <w:rPr>
            <w:rStyle w:val="a5"/>
          </w:rPr>
          <w:t>and</w:t>
        </w:r>
        <w:proofErr w:type="spellEnd"/>
        <w:r w:rsidRPr="00CF0534">
          <w:rPr>
            <w:rStyle w:val="a5"/>
          </w:rPr>
          <w:t xml:space="preserve"> </w:t>
        </w:r>
        <w:proofErr w:type="spellStart"/>
        <w:r w:rsidRPr="00CF0534">
          <w:rPr>
            <w:rStyle w:val="a5"/>
          </w:rPr>
          <w:t>Execution</w:t>
        </w:r>
        <w:proofErr w:type="spellEnd"/>
      </w:hyperlink>
    </w:p>
    <w:p w14:paraId="35806520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7B4F4F00" w14:textId="2D68624E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Опрацюва</w:t>
      </w:r>
      <w:proofErr w:type="spellEnd"/>
      <w:r w:rsidR="00CF0534">
        <w:rPr>
          <w:lang w:val="uk-UA"/>
        </w:rPr>
        <w:t>в</w:t>
      </w:r>
      <w:r w:rsidRPr="006B62EC">
        <w:t xml:space="preserve"> структуру та основні властивості лінійних алгоритмів.</w:t>
      </w:r>
    </w:p>
    <w:p w14:paraId="01068EFE" w14:textId="1BDBE573" w:rsidR="006B62EC" w:rsidRPr="006524B6" w:rsidRDefault="0062366F" w:rsidP="0062366F">
      <w:pPr>
        <w:numPr>
          <w:ilvl w:val="2"/>
          <w:numId w:val="21"/>
        </w:numPr>
      </w:pPr>
      <w:proofErr w:type="spellStart"/>
      <w:r w:rsidRPr="0062366F">
        <w:t>Викона</w:t>
      </w:r>
      <w:proofErr w:type="spellEnd"/>
      <w:r w:rsidR="00CF0534">
        <w:rPr>
          <w:lang w:val="uk-UA"/>
        </w:rPr>
        <w:t>в</w:t>
      </w:r>
      <w:r w:rsidRPr="0062366F">
        <w:t xml:space="preserve"> практичні вправи </w:t>
      </w:r>
      <w:r w:rsidR="006B62EC" w:rsidRPr="006B62EC">
        <w:t>з лінійних алгоритмів мовою C++.</w:t>
      </w:r>
    </w:p>
    <w:p w14:paraId="74E62E4E" w14:textId="71F97679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CF0534">
        <w:rPr>
          <w:lang w:val="uk-UA"/>
        </w:rPr>
        <w:t>ий</w:t>
      </w:r>
      <w:proofErr w:type="spellEnd"/>
    </w:p>
    <w:p w14:paraId="3D8B67E3" w14:textId="49E3CD13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CF0534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281D4B8E" w14:textId="3CB28A63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CF0534">
        <w:rPr>
          <w:color w:val="000000"/>
          <w:lang w:val="uk-UA"/>
        </w:rPr>
        <w:t>30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62E712F5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76400034" w14:textId="08AB9D14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9</w:t>
      </w:r>
      <w:r>
        <w:rPr>
          <w:color w:val="000000"/>
        </w:rPr>
        <w:t xml:space="preserve">: </w:t>
      </w:r>
      <w:r w:rsidRPr="0062366F">
        <w:rPr>
          <w:color w:val="000000"/>
        </w:rPr>
        <w:t>Розгалужені алгоритми та умовні оператори (</w:t>
      </w:r>
      <w:proofErr w:type="spellStart"/>
      <w:r w:rsidRPr="0062366F">
        <w:rPr>
          <w:color w:val="000000"/>
        </w:rPr>
        <w:t>if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else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switch-case</w:t>
      </w:r>
      <w:proofErr w:type="spellEnd"/>
      <w:r w:rsidRPr="0062366F">
        <w:rPr>
          <w:color w:val="000000"/>
        </w:rPr>
        <w:t xml:space="preserve">, </w:t>
      </w:r>
      <w:proofErr w:type="spellStart"/>
      <w:r w:rsidRPr="0062366F">
        <w:rPr>
          <w:color w:val="000000"/>
        </w:rPr>
        <w:t>тернарний</w:t>
      </w:r>
      <w:proofErr w:type="spellEnd"/>
      <w:r w:rsidRPr="0062366F">
        <w:rPr>
          <w:color w:val="000000"/>
        </w:rPr>
        <w:t xml:space="preserve"> оператор)</w:t>
      </w:r>
    </w:p>
    <w:p w14:paraId="1054C673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504D7973" w14:textId="77777777" w:rsidR="00CF0534" w:rsidRPr="00892C0D" w:rsidRDefault="00CF0534" w:rsidP="00CF0534">
      <w:pPr>
        <w:pStyle w:val="a9"/>
        <w:numPr>
          <w:ilvl w:val="2"/>
          <w:numId w:val="21"/>
        </w:numPr>
      </w:pPr>
      <w:hyperlink r:id="rId26" w:tgtFrame="_blank" w:history="1">
        <w:r w:rsidRPr="00892C0D">
          <w:rPr>
            <w:rStyle w:val="a5"/>
          </w:rPr>
          <w:t xml:space="preserve">W3Schools – C++ </w:t>
        </w:r>
        <w:proofErr w:type="spellStart"/>
        <w:r w:rsidRPr="00892C0D">
          <w:rPr>
            <w:rStyle w:val="a5"/>
          </w:rPr>
          <w:t>Conditions</w:t>
        </w:r>
        <w:proofErr w:type="spellEnd"/>
        <w:r w:rsidRPr="00892C0D">
          <w:rPr>
            <w:rStyle w:val="a5"/>
          </w:rPr>
          <w:t xml:space="preserve"> (</w:t>
        </w:r>
        <w:proofErr w:type="spellStart"/>
        <w:r w:rsidRPr="00892C0D">
          <w:rPr>
            <w:rStyle w:val="HTML"/>
            <w:color w:val="0000FF"/>
            <w:u w:val="single"/>
          </w:rPr>
          <w:t>if</w:t>
        </w:r>
        <w:proofErr w:type="spellEnd"/>
        <w:r w:rsidRPr="00892C0D">
          <w:rPr>
            <w:rStyle w:val="a5"/>
          </w:rPr>
          <w:t xml:space="preserve">, </w:t>
        </w:r>
        <w:proofErr w:type="spellStart"/>
        <w:r w:rsidRPr="00892C0D">
          <w:rPr>
            <w:rStyle w:val="HTML"/>
            <w:color w:val="0000FF"/>
            <w:u w:val="single"/>
          </w:rPr>
          <w:t>else</w:t>
        </w:r>
        <w:proofErr w:type="spellEnd"/>
        <w:r w:rsidRPr="00892C0D">
          <w:rPr>
            <w:rStyle w:val="a5"/>
          </w:rPr>
          <w:t xml:space="preserve">, </w:t>
        </w:r>
        <w:proofErr w:type="spellStart"/>
        <w:r w:rsidRPr="00892C0D">
          <w:rPr>
            <w:rStyle w:val="HTML"/>
            <w:color w:val="0000FF"/>
            <w:u w:val="single"/>
          </w:rPr>
          <w:t>switch</w:t>
        </w:r>
        <w:proofErr w:type="spellEnd"/>
        <w:r w:rsidRPr="00892C0D">
          <w:rPr>
            <w:rStyle w:val="a5"/>
          </w:rPr>
          <w:t>)</w:t>
        </w:r>
      </w:hyperlink>
      <w:r w:rsidRPr="00892C0D">
        <w:t xml:space="preserve"> </w:t>
      </w:r>
    </w:p>
    <w:p w14:paraId="742A6958" w14:textId="04D86EE3" w:rsidR="00CF0534" w:rsidRPr="00892C0D" w:rsidRDefault="00892C0D" w:rsidP="00892C0D">
      <w:pPr>
        <w:pStyle w:val="a9"/>
        <w:numPr>
          <w:ilvl w:val="2"/>
          <w:numId w:val="21"/>
        </w:numPr>
      </w:pPr>
      <w:hyperlink r:id="rId27" w:tgtFrame="_blank" w:history="1">
        <w:proofErr w:type="spellStart"/>
        <w:r w:rsidRPr="00892C0D">
          <w:rPr>
            <w:rStyle w:val="a5"/>
          </w:rPr>
          <w:t>Programiz</w:t>
        </w:r>
        <w:proofErr w:type="spellEnd"/>
        <w:r w:rsidRPr="00892C0D">
          <w:rPr>
            <w:rStyle w:val="a5"/>
          </w:rPr>
          <w:t xml:space="preserve"> – C++ </w:t>
        </w:r>
        <w:proofErr w:type="spellStart"/>
        <w:r w:rsidRPr="00892C0D">
          <w:rPr>
            <w:rStyle w:val="a5"/>
          </w:rPr>
          <w:t>if</w:t>
        </w:r>
        <w:proofErr w:type="spellEnd"/>
        <w:r w:rsidRPr="00892C0D">
          <w:rPr>
            <w:rStyle w:val="a5"/>
          </w:rPr>
          <w:t>...</w:t>
        </w:r>
        <w:proofErr w:type="spellStart"/>
        <w:r w:rsidRPr="00892C0D">
          <w:rPr>
            <w:rStyle w:val="a5"/>
          </w:rPr>
          <w:t>else</w:t>
        </w:r>
        <w:proofErr w:type="spellEnd"/>
        <w:r w:rsidRPr="00892C0D">
          <w:rPr>
            <w:rStyle w:val="a5"/>
          </w:rPr>
          <w:t xml:space="preserve"> </w:t>
        </w:r>
        <w:proofErr w:type="spellStart"/>
        <w:r w:rsidRPr="00892C0D">
          <w:rPr>
            <w:rStyle w:val="a5"/>
          </w:rPr>
          <w:t>Statement</w:t>
        </w:r>
        <w:proofErr w:type="spellEnd"/>
      </w:hyperlink>
    </w:p>
    <w:p w14:paraId="612E3D64" w14:textId="2EEDCEFC" w:rsidR="0062366F" w:rsidRPr="00CF0534" w:rsidRDefault="0062366F" w:rsidP="00CF0534">
      <w:pPr>
        <w:numPr>
          <w:ilvl w:val="1"/>
          <w:numId w:val="21"/>
        </w:numPr>
        <w:rPr>
          <w:shd w:val="clear" w:color="auto" w:fill="FFF2CC"/>
        </w:rPr>
      </w:pPr>
      <w:r>
        <w:t>Що опрацьовано:</w:t>
      </w:r>
    </w:p>
    <w:p w14:paraId="1703B56C" w14:textId="146D499C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Опрацюва</w:t>
      </w:r>
      <w:proofErr w:type="spellEnd"/>
      <w:r w:rsidR="00094474">
        <w:rPr>
          <w:lang w:val="uk-UA"/>
        </w:rPr>
        <w:t>в</w:t>
      </w:r>
      <w:r w:rsidRPr="006B62EC">
        <w:t xml:space="preserve"> поняття розгалужених алгоритмів, умовні оператори </w:t>
      </w:r>
      <w:proofErr w:type="spellStart"/>
      <w:r w:rsidRPr="006B62EC">
        <w:t>if</w:t>
      </w:r>
      <w:proofErr w:type="spellEnd"/>
      <w:r w:rsidRPr="006B62EC">
        <w:t>, </w:t>
      </w:r>
      <w:proofErr w:type="spellStart"/>
      <w:r w:rsidRPr="006B62EC">
        <w:t>else</w:t>
      </w:r>
      <w:proofErr w:type="spellEnd"/>
      <w:r w:rsidRPr="006B62EC">
        <w:t>, </w:t>
      </w:r>
      <w:proofErr w:type="spellStart"/>
      <w:r w:rsidRPr="006B62EC">
        <w:t>else</w:t>
      </w:r>
      <w:proofErr w:type="spellEnd"/>
      <w:r w:rsidRPr="006B62EC">
        <w:t xml:space="preserve"> </w:t>
      </w:r>
      <w:proofErr w:type="spellStart"/>
      <w:r w:rsidRPr="006B62EC">
        <w:t>if</w:t>
      </w:r>
      <w:proofErr w:type="spellEnd"/>
      <w:r w:rsidRPr="006B62EC">
        <w:t>, </w:t>
      </w:r>
      <w:proofErr w:type="spellStart"/>
      <w:r w:rsidRPr="006B62EC">
        <w:t>switch-case</w:t>
      </w:r>
      <w:proofErr w:type="spellEnd"/>
      <w:r w:rsidRPr="006B62EC">
        <w:t xml:space="preserve"> і </w:t>
      </w:r>
      <w:proofErr w:type="spellStart"/>
      <w:r w:rsidRPr="006B62EC">
        <w:t>тернарний</w:t>
      </w:r>
      <w:proofErr w:type="spellEnd"/>
      <w:r w:rsidRPr="006B62EC">
        <w:t xml:space="preserve"> оператор ?.</w:t>
      </w:r>
    </w:p>
    <w:p w14:paraId="177D11A3" w14:textId="243965A0" w:rsidR="006B62EC" w:rsidRPr="006B62EC" w:rsidRDefault="006B62EC" w:rsidP="0062366F">
      <w:pPr>
        <w:numPr>
          <w:ilvl w:val="2"/>
          <w:numId w:val="21"/>
        </w:numPr>
      </w:pPr>
      <w:proofErr w:type="spellStart"/>
      <w:r w:rsidRPr="006B62EC">
        <w:t>Викона</w:t>
      </w:r>
      <w:proofErr w:type="spellEnd"/>
      <w:r w:rsidR="00094474">
        <w:rPr>
          <w:lang w:val="uk-UA"/>
        </w:rPr>
        <w:t>в</w:t>
      </w:r>
      <w:r w:rsidRPr="006B62EC">
        <w:t xml:space="preserve"> практичні задачі на </w:t>
      </w:r>
      <w:proofErr w:type="spellStart"/>
      <w:r w:rsidRPr="006B62EC">
        <w:t>розгалужен</w:t>
      </w:r>
      <w:proofErr w:type="spellEnd"/>
      <w:r w:rsidR="00094474">
        <w:rPr>
          <w:lang w:val="uk-UA"/>
        </w:rPr>
        <w:t>і</w:t>
      </w:r>
      <w:r w:rsidRPr="006B62EC">
        <w:t xml:space="preserve"> алгоритм</w:t>
      </w:r>
      <w:r w:rsidR="00094474">
        <w:rPr>
          <w:lang w:val="uk-UA"/>
        </w:rPr>
        <w:t>и</w:t>
      </w:r>
      <w:r w:rsidRPr="006B62EC">
        <w:t xml:space="preserve"> мовою C++.</w:t>
      </w:r>
    </w:p>
    <w:p w14:paraId="26A2C3FA" w14:textId="4F166775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094474">
        <w:rPr>
          <w:lang w:val="uk-UA"/>
        </w:rPr>
        <w:t>ий</w:t>
      </w:r>
      <w:proofErr w:type="spellEnd"/>
    </w:p>
    <w:p w14:paraId="4D451FB7" w14:textId="47B2B47F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6B62EC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6FDE9DC6" w14:textId="2ECB15C9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094474">
        <w:rPr>
          <w:color w:val="000000"/>
          <w:lang w:val="uk-UA"/>
        </w:rPr>
        <w:t>30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176419D7" w14:textId="77777777" w:rsid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6BC8616D" w14:textId="788880CF" w:rsidR="0062366F" w:rsidRPr="00597C7F" w:rsidRDefault="0062366F" w:rsidP="0062366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Тема №</w:t>
      </w:r>
      <w:r>
        <w:rPr>
          <w:color w:val="000000"/>
          <w:lang w:val="uk-UA"/>
        </w:rPr>
        <w:t>10</w:t>
      </w:r>
      <w:r>
        <w:rPr>
          <w:color w:val="000000"/>
        </w:rPr>
        <w:t xml:space="preserve">: </w:t>
      </w:r>
      <w:r w:rsidRPr="0062366F">
        <w:rPr>
          <w:color w:val="000000"/>
        </w:rPr>
        <w:t>Логічні оператори (AND, OR, NOT)</w:t>
      </w:r>
    </w:p>
    <w:p w14:paraId="014E7E46" w14:textId="77777777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Джерела Інформації</w:t>
      </w:r>
      <w:r>
        <w:t>:</w:t>
      </w:r>
    </w:p>
    <w:p w14:paraId="2D903EFC" w14:textId="77777777" w:rsidR="00A1214B" w:rsidRPr="00A1214B" w:rsidRDefault="00A1214B" w:rsidP="00487E78">
      <w:pPr>
        <w:numPr>
          <w:ilvl w:val="2"/>
          <w:numId w:val="21"/>
        </w:numPr>
        <w:rPr>
          <w:shd w:val="clear" w:color="auto" w:fill="FFF2CC"/>
        </w:rPr>
      </w:pPr>
      <w:hyperlink r:id="rId28" w:tgtFrame="_blank" w:history="1">
        <w:r w:rsidRPr="00A1214B">
          <w:rPr>
            <w:rStyle w:val="a5"/>
            <w:b/>
            <w:bCs/>
          </w:rPr>
          <w:t xml:space="preserve">W3Schools – C++ </w:t>
        </w:r>
        <w:proofErr w:type="spellStart"/>
        <w:r w:rsidRPr="00A1214B">
          <w:rPr>
            <w:rStyle w:val="a5"/>
            <w:b/>
            <w:bCs/>
          </w:rPr>
          <w:t>Logical</w:t>
        </w:r>
        <w:proofErr w:type="spellEnd"/>
        <w:r w:rsidRPr="00A1214B">
          <w:rPr>
            <w:rStyle w:val="a5"/>
            <w:b/>
            <w:bCs/>
          </w:rPr>
          <w:t xml:space="preserve"> </w:t>
        </w:r>
        <w:proofErr w:type="spellStart"/>
        <w:r w:rsidRPr="00A1214B">
          <w:rPr>
            <w:rStyle w:val="a5"/>
            <w:b/>
            <w:bCs/>
          </w:rPr>
          <w:t>Operators</w:t>
        </w:r>
        <w:proofErr w:type="spellEnd"/>
      </w:hyperlink>
      <w:r w:rsidRPr="00A1214B">
        <w:t xml:space="preserve"> </w:t>
      </w:r>
    </w:p>
    <w:p w14:paraId="5CC3874F" w14:textId="7B998B89" w:rsidR="00487E78" w:rsidRPr="00487E78" w:rsidRDefault="00A1214B" w:rsidP="00487E78">
      <w:pPr>
        <w:numPr>
          <w:ilvl w:val="2"/>
          <w:numId w:val="21"/>
        </w:numPr>
        <w:rPr>
          <w:shd w:val="clear" w:color="auto" w:fill="FFF2CC"/>
        </w:rPr>
      </w:pPr>
      <w:hyperlink r:id="rId29" w:tgtFrame="_blank" w:history="1">
        <w:proofErr w:type="spellStart"/>
        <w:r w:rsidRPr="00A1214B">
          <w:rPr>
            <w:rStyle w:val="a5"/>
            <w:b/>
            <w:bCs/>
          </w:rPr>
          <w:t>Programiz</w:t>
        </w:r>
        <w:proofErr w:type="spellEnd"/>
        <w:r w:rsidRPr="00A1214B">
          <w:rPr>
            <w:rStyle w:val="a5"/>
            <w:b/>
            <w:bCs/>
          </w:rPr>
          <w:t xml:space="preserve"> – C++ </w:t>
        </w:r>
        <w:proofErr w:type="spellStart"/>
        <w:r w:rsidRPr="00A1214B">
          <w:rPr>
            <w:rStyle w:val="a5"/>
            <w:b/>
            <w:bCs/>
          </w:rPr>
          <w:t>Logical</w:t>
        </w:r>
        <w:proofErr w:type="spellEnd"/>
        <w:r w:rsidRPr="00A1214B">
          <w:rPr>
            <w:rStyle w:val="a5"/>
            <w:b/>
            <w:bCs/>
          </w:rPr>
          <w:t xml:space="preserve"> </w:t>
        </w:r>
        <w:proofErr w:type="spellStart"/>
        <w:r w:rsidRPr="00A1214B">
          <w:rPr>
            <w:rStyle w:val="a5"/>
            <w:b/>
            <w:bCs/>
          </w:rPr>
          <w:t>Operators</w:t>
        </w:r>
        <w:proofErr w:type="spellEnd"/>
      </w:hyperlink>
      <w:r w:rsidRPr="00A1214B">
        <w:rPr>
          <w:b/>
          <w:bCs/>
        </w:rPr>
        <w:t xml:space="preserve"> </w:t>
      </w:r>
      <w:r w:rsidRPr="00A1214B">
        <w:t xml:space="preserve"> </w:t>
      </w:r>
    </w:p>
    <w:p w14:paraId="0C80ED12" w14:textId="77777777" w:rsidR="0062366F" w:rsidRPr="006524B6" w:rsidRDefault="0062366F" w:rsidP="0062366F">
      <w:pPr>
        <w:numPr>
          <w:ilvl w:val="1"/>
          <w:numId w:val="21"/>
        </w:numPr>
      </w:pPr>
      <w:r>
        <w:t>Що опрацьовано:</w:t>
      </w:r>
    </w:p>
    <w:p w14:paraId="491375E0" w14:textId="23B04B0C" w:rsidR="0062366F" w:rsidRPr="006B62EC" w:rsidRDefault="006B62EC" w:rsidP="0062366F">
      <w:pPr>
        <w:numPr>
          <w:ilvl w:val="2"/>
          <w:numId w:val="21"/>
        </w:numPr>
      </w:pPr>
      <w:r w:rsidRPr="006B62EC">
        <w:t>Опрацюва</w:t>
      </w:r>
      <w:r w:rsidR="00A1214B" w:rsidRPr="00A1214B">
        <w:t>в</w:t>
      </w:r>
      <w:r w:rsidRPr="006B62EC">
        <w:t xml:space="preserve"> види логічних операторів AND, OR, NOT та їх застосування в умовах і розгалужених алгоритмах.</w:t>
      </w:r>
    </w:p>
    <w:p w14:paraId="07C4CBDD" w14:textId="63BD4EA2" w:rsidR="006B62EC" w:rsidRPr="0062366F" w:rsidRDefault="006B62EC" w:rsidP="0062366F">
      <w:pPr>
        <w:numPr>
          <w:ilvl w:val="2"/>
          <w:numId w:val="21"/>
        </w:numPr>
      </w:pPr>
      <w:proofErr w:type="spellStart"/>
      <w:r w:rsidRPr="006B62EC">
        <w:t>Викона</w:t>
      </w:r>
      <w:proofErr w:type="spellEnd"/>
      <w:r w:rsidR="00A1214B">
        <w:rPr>
          <w:lang w:val="ru-RU"/>
        </w:rPr>
        <w:t>в</w:t>
      </w:r>
      <w:r w:rsidRPr="006B62EC">
        <w:t xml:space="preserve"> практичні вправи на використання логічних операцій та закріп</w:t>
      </w:r>
      <w:proofErr w:type="spellStart"/>
      <w:r w:rsidR="00A1214B">
        <w:rPr>
          <w:lang w:val="uk-UA"/>
        </w:rPr>
        <w:t>ив</w:t>
      </w:r>
      <w:proofErr w:type="spellEnd"/>
      <w:r w:rsidRPr="006B62EC">
        <w:t xml:space="preserve"> розуміння їх роботи в програмах C++.</w:t>
      </w:r>
    </w:p>
    <w:p w14:paraId="6556C45A" w14:textId="56E9A22B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Статус: </w:t>
      </w:r>
      <w:proofErr w:type="spellStart"/>
      <w:r w:rsidRPr="006524B6">
        <w:t>Ознайомлен</w:t>
      </w:r>
      <w:r w:rsidR="00A1214B">
        <w:rPr>
          <w:lang w:val="uk-UA"/>
        </w:rPr>
        <w:t>ий</w:t>
      </w:r>
      <w:proofErr w:type="spellEnd"/>
    </w:p>
    <w:p w14:paraId="4CB79DF1" w14:textId="4C640212" w:rsidR="0062366F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Початок опрацювання теми:</w:t>
      </w:r>
      <w:r>
        <w:rPr>
          <w:color w:val="000000"/>
          <w:lang w:val="uk-UA"/>
        </w:rPr>
        <w:t xml:space="preserve"> </w:t>
      </w:r>
      <w:r w:rsidR="006B62EC">
        <w:rPr>
          <w:color w:val="000000"/>
          <w:lang w:val="uk-UA"/>
        </w:rPr>
        <w:t>25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</w:p>
    <w:p w14:paraId="3B32F9F2" w14:textId="59B6BE68" w:rsidR="0062366F" w:rsidRPr="006524B6" w:rsidRDefault="0062366F" w:rsidP="0062366F">
      <w:pPr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Звершення опрацювання теми:</w:t>
      </w:r>
      <w:r>
        <w:rPr>
          <w:color w:val="000000"/>
          <w:lang w:val="uk-UA"/>
        </w:rPr>
        <w:t xml:space="preserve"> </w:t>
      </w:r>
      <w:r w:rsidR="00A1214B">
        <w:rPr>
          <w:color w:val="000000"/>
          <w:lang w:val="uk-UA"/>
        </w:rPr>
        <w:t>30</w:t>
      </w:r>
      <w:r>
        <w:rPr>
          <w:color w:val="000000"/>
          <w:lang w:val="uk-UA"/>
        </w:rPr>
        <w:t>.09.2026</w:t>
      </w:r>
      <w:r>
        <w:rPr>
          <w:color w:val="000000"/>
        </w:rPr>
        <w:t xml:space="preserve">  </w:t>
      </w:r>
      <w:r>
        <w:rPr>
          <w:color w:val="000000"/>
          <w:shd w:val="clear" w:color="auto" w:fill="FFF2CC"/>
          <w:lang w:val="uk-UA"/>
        </w:rPr>
        <w:t xml:space="preserve"> </w:t>
      </w:r>
      <w:r>
        <w:rPr>
          <w:color w:val="000000"/>
        </w:rPr>
        <w:t xml:space="preserve"> </w:t>
      </w:r>
    </w:p>
    <w:p w14:paraId="1E34D47C" w14:textId="77777777" w:rsidR="0062366F" w:rsidRPr="0062366F" w:rsidRDefault="0062366F" w:rsidP="0062366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uk-UA"/>
        </w:rPr>
      </w:pPr>
    </w:p>
    <w:p w14:paraId="2F60B755" w14:textId="77777777" w:rsidR="002C4E02" w:rsidRDefault="002C4E02">
      <w:pPr>
        <w:jc w:val="both"/>
      </w:pPr>
    </w:p>
    <w:p w14:paraId="2C65FFF6" w14:textId="77777777" w:rsidR="002C4E02" w:rsidRDefault="0000000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6019502A" w14:textId="6E75D1DB" w:rsidR="002C4E0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Опрацювання завдання та вимог</w:t>
      </w:r>
      <w:r w:rsidR="00BB61AE"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 xml:space="preserve"> до програм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</w:p>
    <w:p w14:paraId="46254641" w14:textId="77777777" w:rsidR="002C4E02" w:rsidRDefault="002C4E02">
      <w:pPr>
        <w:jc w:val="both"/>
      </w:pPr>
    </w:p>
    <w:p w14:paraId="79F57FCF" w14:textId="33E29C53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t>Завдання №1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 1 </w:t>
      </w:r>
      <w:proofErr w:type="spellStart"/>
      <w:r w:rsidRPr="00AD3F02">
        <w:rPr>
          <w:color w:val="000000"/>
        </w:rPr>
        <w:t>Task</w:t>
      </w:r>
      <w:proofErr w:type="spellEnd"/>
      <w:r w:rsidRPr="00AD3F02">
        <w:rPr>
          <w:color w:val="000000"/>
        </w:rPr>
        <w:t xml:space="preserve"> </w:t>
      </w:r>
      <w:r>
        <w:rPr>
          <w:color w:val="000000"/>
          <w:lang w:val="uk-UA"/>
        </w:rPr>
        <w:t>1</w:t>
      </w:r>
    </w:p>
    <w:p w14:paraId="5A352507" w14:textId="552D9B4B" w:rsidR="00AD3F02" w:rsidRPr="00AD3F02" w:rsidRDefault="00AD3F02" w:rsidP="00AD3F02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1C150C">
        <w:rPr>
          <w:color w:val="000000"/>
        </w:rPr>
        <w:t>Варіант завдання</w:t>
      </w:r>
      <w:r w:rsidRPr="001C150C">
        <w:t>:</w:t>
      </w:r>
      <w:r w:rsidR="00D60231">
        <w:rPr>
          <w:color w:val="000000"/>
          <w:lang w:val="uk-UA"/>
        </w:rPr>
        <w:t xml:space="preserve"> </w:t>
      </w:r>
      <w:r w:rsidR="00FC24DD">
        <w:rPr>
          <w:color w:val="000000"/>
          <w:lang w:val="en-US"/>
        </w:rPr>
        <w:t>1</w:t>
      </w:r>
    </w:p>
    <w:p w14:paraId="2DDDB3AB" w14:textId="34F27E1F" w:rsidR="00AD3F02" w:rsidRPr="00D60231" w:rsidRDefault="00AD3F02" w:rsidP="00D6023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D3F02">
        <w:rPr>
          <w:color w:val="000000"/>
        </w:rPr>
        <w:t>Деталі завдання</w:t>
      </w:r>
      <w:r w:rsidRPr="00AD3F02">
        <w:t>:</w:t>
      </w:r>
      <w:r w:rsidR="00D60231">
        <w:rPr>
          <w:lang w:val="uk-UA"/>
        </w:rPr>
        <w:t xml:space="preserve"> </w:t>
      </w:r>
      <w:r w:rsidR="00FC24DD">
        <w:rPr>
          <w:lang w:val="uk-UA"/>
        </w:rPr>
        <w:t>Треба</w:t>
      </w:r>
      <w:r w:rsidR="00D60231" w:rsidRPr="00D60231">
        <w:t xml:space="preserve"> зробити програму на C++, яка об</w:t>
      </w:r>
      <w:proofErr w:type="spellStart"/>
      <w:r w:rsidR="00FC24DD">
        <w:rPr>
          <w:lang w:val="uk-UA"/>
        </w:rPr>
        <w:t>раховує</w:t>
      </w:r>
      <w:proofErr w:type="spellEnd"/>
      <w:r w:rsidR="00D60231" w:rsidRPr="00D60231">
        <w:t xml:space="preserve"> значення</w:t>
      </w:r>
      <w:r w:rsidR="00D60231">
        <w:rPr>
          <w:lang w:val="uk-UA"/>
        </w:rPr>
        <w:t xml:space="preserve"> </w:t>
      </w:r>
      <w:r w:rsidR="00D60231" w:rsidRPr="00D60231">
        <w:t>виразу при заданих</w:t>
      </w:r>
      <w:r w:rsidR="00D60231">
        <w:rPr>
          <w:lang w:val="uk-UA"/>
        </w:rPr>
        <w:t xml:space="preserve"> </w:t>
      </w:r>
      <w:r w:rsidR="00D60231" w:rsidRPr="00D60231">
        <w:t>значеннях</w:t>
      </w:r>
      <w:r w:rsidR="00D60231">
        <w:rPr>
          <w:lang w:val="uk-UA"/>
        </w:rPr>
        <w:t xml:space="preserve">. </w:t>
      </w:r>
      <w:r w:rsidR="00D60231" w:rsidRPr="00D60231">
        <w:t xml:space="preserve">Обчислення </w:t>
      </w:r>
      <w:r w:rsidR="00FC24DD">
        <w:rPr>
          <w:lang w:val="uk-UA"/>
        </w:rPr>
        <w:t>треба виконати</w:t>
      </w:r>
      <w:r w:rsidR="00D60231" w:rsidRPr="00D60231">
        <w:t xml:space="preserve"> з використанням змінних типу </w:t>
      </w:r>
      <w:proofErr w:type="spellStart"/>
      <w:r w:rsidR="00D60231" w:rsidRPr="00D60231">
        <w:t>float</w:t>
      </w:r>
      <w:proofErr w:type="spellEnd"/>
      <w:r w:rsidR="00D60231" w:rsidRPr="00D60231">
        <w:t> та типу </w:t>
      </w:r>
      <w:proofErr w:type="spellStart"/>
      <w:r w:rsidR="00D60231" w:rsidRPr="00D60231">
        <w:t>double</w:t>
      </w:r>
      <w:proofErr w:type="spellEnd"/>
      <w:r w:rsidR="00D60231" w:rsidRPr="00D60231">
        <w:t>, після чого порівняти отримані результати</w:t>
      </w:r>
      <w:r w:rsidR="00FC24DD">
        <w:rPr>
          <w:lang w:val="uk-UA"/>
        </w:rPr>
        <w:t>.</w:t>
      </w:r>
    </w:p>
    <w:p w14:paraId="0D9F91F8" w14:textId="6C4232BE" w:rsidR="00FC24DD" w:rsidRPr="00FC24DD" w:rsidRDefault="00AD3F02" w:rsidP="00FC24DD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  <w:r w:rsidRPr="00FC24DD">
        <w:rPr>
          <w:color w:val="000000"/>
        </w:rPr>
        <w:t xml:space="preserve">Важливі деталі для врахування в імплементації програми: </w:t>
      </w:r>
      <w:r w:rsidR="00FC24DD" w:rsidRPr="00FC24DD">
        <w:rPr>
          <w:color w:val="000000"/>
          <w:lang w:val="ru-RU"/>
        </w:rPr>
        <w:t xml:space="preserve">Для </w:t>
      </w:r>
      <w:proofErr w:type="spellStart"/>
      <w:r w:rsidR="00FC24DD">
        <w:rPr>
          <w:color w:val="000000"/>
          <w:lang w:val="en-US"/>
        </w:rPr>
        <w:t>cin</w:t>
      </w:r>
      <w:proofErr w:type="spellEnd"/>
      <w:r w:rsidR="00FC24DD" w:rsidRPr="00FC24DD">
        <w:rPr>
          <w:color w:val="000000"/>
          <w:lang w:val="ru-RU"/>
        </w:rPr>
        <w:t xml:space="preserve"> </w:t>
      </w:r>
      <w:r w:rsidR="00FC24DD">
        <w:rPr>
          <w:color w:val="000000"/>
          <w:lang w:val="uk-UA"/>
        </w:rPr>
        <w:t xml:space="preserve">і </w:t>
      </w:r>
      <w:proofErr w:type="spellStart"/>
      <w:r w:rsidR="00FC24DD">
        <w:rPr>
          <w:color w:val="000000"/>
          <w:lang w:val="en-US"/>
        </w:rPr>
        <w:t>cout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використовуйте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стандартні</w:t>
      </w:r>
      <w:proofErr w:type="spellEnd"/>
      <w:r w:rsidR="00FC24DD" w:rsidRPr="00FC24DD">
        <w:rPr>
          <w:color w:val="000000"/>
          <w:lang w:val="ru-RU"/>
        </w:rPr>
        <w:t xml:space="preserve"> потоки, а для </w:t>
      </w:r>
      <w:proofErr w:type="spellStart"/>
      <w:r w:rsidR="00FC24DD" w:rsidRPr="00FC24DD">
        <w:rPr>
          <w:color w:val="000000"/>
          <w:lang w:val="ru-RU"/>
        </w:rPr>
        <w:t>піднесення</w:t>
      </w:r>
      <w:proofErr w:type="spellEnd"/>
      <w:r w:rsidR="00FC24DD" w:rsidRPr="00FC24DD">
        <w:rPr>
          <w:color w:val="000000"/>
          <w:lang w:val="ru-RU"/>
        </w:rPr>
        <w:t xml:space="preserve"> до </w:t>
      </w:r>
      <w:proofErr w:type="spellStart"/>
      <w:r w:rsidR="00FC24DD" w:rsidRPr="00FC24DD">
        <w:rPr>
          <w:color w:val="000000"/>
          <w:lang w:val="ru-RU"/>
        </w:rPr>
        <w:t>степеня</w:t>
      </w:r>
      <w:proofErr w:type="spellEnd"/>
      <w:r w:rsidR="00FC24DD" w:rsidRPr="00FC24DD">
        <w:rPr>
          <w:color w:val="000000"/>
          <w:lang w:val="ru-RU"/>
        </w:rPr>
        <w:t xml:space="preserve"> — </w:t>
      </w:r>
      <w:proofErr w:type="spellStart"/>
      <w:r w:rsidR="00FC24DD" w:rsidRPr="00FC24DD">
        <w:rPr>
          <w:color w:val="000000"/>
          <w:lang w:val="ru-RU"/>
        </w:rPr>
        <w:t>функцію</w:t>
      </w:r>
      <w:proofErr w:type="spellEnd"/>
      <w:r w:rsidR="00FC24DD" w:rsidRPr="00FC24DD">
        <w:rPr>
          <w:color w:val="000000"/>
          <w:lang w:val="ru-RU"/>
        </w:rPr>
        <w:t xml:space="preserve"> </w:t>
      </w:r>
      <m:oMath>
        <m:r>
          <w:rPr>
            <w:rFonts w:ascii="Cambria Math" w:hAnsi="Cambria Math"/>
            <w:color w:val="000000"/>
            <w:lang w:val="en-US"/>
          </w:rPr>
          <m:t>pow</m:t>
        </m:r>
        <m:d>
          <m:dPr>
            <m:ctrlPr>
              <w:rPr>
                <w:rFonts w:ascii="Cambria Math" w:hAnsi="Cambria Math"/>
                <w:color w:val="000000"/>
                <w:lang w:val="en-US"/>
              </w:rPr>
            </m:ctrlPr>
          </m:dPr>
          <m:e>
            <m:r>
              <w:rPr>
                <w:rFonts w:ascii="Cambria Math" w:hAnsi="Cambria Math"/>
                <w:color w:val="000000"/>
                <w:lang w:val="en-US"/>
              </w:rPr>
              <m:t>x</m:t>
            </m:r>
            <m:r>
              <w:rPr>
                <w:rFonts w:ascii="Cambria Math" w:hAnsi="Cambria Math"/>
                <w:color w:val="000000"/>
                <w:lang w:val="ru-RU"/>
              </w:rPr>
              <m:t>,</m:t>
            </m:r>
            <m:r>
              <w:rPr>
                <w:rFonts w:ascii="Cambria Math" w:hAnsi="Cambria Math"/>
                <w:color w:val="000000"/>
                <w:lang w:val="en-US"/>
              </w:rPr>
              <m:t>y</m:t>
            </m:r>
          </m:e>
        </m:d>
      </m:oMath>
      <w:r w:rsidR="00FC24DD" w:rsidRPr="00FC24DD">
        <w:rPr>
          <w:color w:val="000000"/>
          <w:lang w:val="ru-RU"/>
        </w:rPr>
        <w:t xml:space="preserve"> із &lt;</w:t>
      </w:r>
      <w:r w:rsidR="00FC24DD" w:rsidRPr="00FC24DD">
        <w:rPr>
          <w:color w:val="000000"/>
          <w:lang w:val="en-US"/>
        </w:rPr>
        <w:t>math</w:t>
      </w:r>
      <w:r w:rsidR="00FC24DD" w:rsidRPr="00FC24DD">
        <w:rPr>
          <w:color w:val="000000"/>
          <w:lang w:val="ru-RU"/>
        </w:rPr>
        <w:t>.</w:t>
      </w:r>
      <w:r w:rsidR="00FC24DD" w:rsidRPr="00FC24DD">
        <w:rPr>
          <w:color w:val="000000"/>
          <w:lang w:val="en-US"/>
        </w:rPr>
        <w:t>h</w:t>
      </w:r>
      <w:r w:rsidR="00FC24DD" w:rsidRPr="00FC24DD">
        <w:rPr>
          <w:color w:val="000000"/>
          <w:lang w:val="ru-RU"/>
        </w:rPr>
        <w:t xml:space="preserve">&gt;. </w:t>
      </w:r>
      <w:proofErr w:type="spellStart"/>
      <w:r w:rsidR="00FC24DD" w:rsidRPr="00FC24DD">
        <w:rPr>
          <w:color w:val="000000"/>
          <w:lang w:val="ru-RU"/>
        </w:rPr>
        <w:t>Щоб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уникнути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громіздких</w:t>
      </w:r>
      <w:proofErr w:type="spellEnd"/>
      <w:r w:rsidR="00FC24DD" w:rsidRPr="00FC24DD">
        <w:rPr>
          <w:color w:val="000000"/>
          <w:lang w:val="ru-RU"/>
        </w:rPr>
        <w:t xml:space="preserve"> формул і </w:t>
      </w:r>
      <w:proofErr w:type="spellStart"/>
      <w:r w:rsidR="00FC24DD" w:rsidRPr="00FC24DD">
        <w:rPr>
          <w:color w:val="000000"/>
          <w:lang w:val="ru-RU"/>
        </w:rPr>
        <w:t>помилок</w:t>
      </w:r>
      <w:proofErr w:type="spellEnd"/>
      <w:r w:rsidR="00FC24DD" w:rsidRPr="00FC24DD">
        <w:rPr>
          <w:color w:val="000000"/>
          <w:lang w:val="ru-RU"/>
        </w:rPr>
        <w:t xml:space="preserve">, </w:t>
      </w:r>
      <w:proofErr w:type="spellStart"/>
      <w:r w:rsidR="00FC24DD" w:rsidRPr="00FC24DD">
        <w:rPr>
          <w:color w:val="000000"/>
          <w:lang w:val="ru-RU"/>
        </w:rPr>
        <w:t>обчислюйте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чисельник</w:t>
      </w:r>
      <w:proofErr w:type="spellEnd"/>
      <w:r w:rsidR="00FC24DD" w:rsidRPr="00FC24DD">
        <w:rPr>
          <w:color w:val="000000"/>
          <w:lang w:val="ru-RU"/>
        </w:rPr>
        <w:t xml:space="preserve"> і </w:t>
      </w:r>
      <w:proofErr w:type="spellStart"/>
      <w:r w:rsidR="00FC24DD" w:rsidRPr="00FC24DD">
        <w:rPr>
          <w:color w:val="000000"/>
          <w:lang w:val="ru-RU"/>
        </w:rPr>
        <w:t>знаменник</w:t>
      </w:r>
      <w:proofErr w:type="spellEnd"/>
      <w:r w:rsidR="00FC24DD" w:rsidRPr="00FC24DD">
        <w:rPr>
          <w:color w:val="000000"/>
          <w:lang w:val="ru-RU"/>
        </w:rPr>
        <w:t xml:space="preserve"> крок за кроком через </w:t>
      </w:r>
      <w:proofErr w:type="spellStart"/>
      <w:r w:rsidR="00FC24DD" w:rsidRPr="00FC24DD">
        <w:rPr>
          <w:color w:val="000000"/>
          <w:lang w:val="ru-RU"/>
        </w:rPr>
        <w:t>допоміжні</w:t>
      </w:r>
      <w:proofErr w:type="spellEnd"/>
      <w:r w:rsidR="00FC24DD" w:rsidRPr="00FC24DD">
        <w:rPr>
          <w:color w:val="000000"/>
          <w:lang w:val="ru-RU"/>
        </w:rPr>
        <w:t xml:space="preserve"> </w:t>
      </w:r>
      <w:proofErr w:type="spellStart"/>
      <w:r w:rsidR="00FC24DD" w:rsidRPr="00FC24DD">
        <w:rPr>
          <w:color w:val="000000"/>
          <w:lang w:val="ru-RU"/>
        </w:rPr>
        <w:t>змінні</w:t>
      </w:r>
      <w:proofErr w:type="spellEnd"/>
      <w:r w:rsidR="00FC24DD" w:rsidRPr="00FC24DD">
        <w:rPr>
          <w:color w:val="000000"/>
          <w:lang w:val="ru-RU"/>
        </w:rPr>
        <w:t>.</w:t>
      </w:r>
    </w:p>
    <w:p w14:paraId="3E77B7A1" w14:textId="3DAF99DC" w:rsidR="00D60231" w:rsidRPr="00FC24DD" w:rsidRDefault="00D60231" w:rsidP="00D60231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D463D92" w14:textId="43C9F5BF" w:rsidR="00AD3F02" w:rsidRPr="00D60231" w:rsidRDefault="00AD3F02" w:rsidP="00D6023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AD3F02">
        <w:t>Завдання №2</w:t>
      </w:r>
      <w:r w:rsidRPr="00D60231">
        <w:rPr>
          <w:lang w:val="uk-UA"/>
        </w:rPr>
        <w:t xml:space="preserve"> </w:t>
      </w:r>
      <w:proofErr w:type="spellStart"/>
      <w:r w:rsidRPr="00D60231">
        <w:rPr>
          <w:color w:val="000000"/>
        </w:rPr>
        <w:t>Lab</w:t>
      </w:r>
      <w:proofErr w:type="spellEnd"/>
      <w:r w:rsidRPr="00D60231">
        <w:rPr>
          <w:color w:val="000000"/>
        </w:rPr>
        <w:t xml:space="preserve"># </w:t>
      </w:r>
      <w:proofErr w:type="spellStart"/>
      <w:r w:rsidRPr="00D60231">
        <w:rPr>
          <w:color w:val="000000"/>
        </w:rPr>
        <w:t>programming</w:t>
      </w:r>
      <w:proofErr w:type="spellEnd"/>
      <w:r w:rsidRPr="00D60231">
        <w:rPr>
          <w:color w:val="000000"/>
        </w:rPr>
        <w:t xml:space="preserve">: </w:t>
      </w:r>
      <w:proofErr w:type="spellStart"/>
      <w:r w:rsidRPr="00D60231">
        <w:rPr>
          <w:color w:val="000000"/>
        </w:rPr>
        <w:t>Lab</w:t>
      </w:r>
      <w:proofErr w:type="spellEnd"/>
      <w:r w:rsidRPr="00D60231">
        <w:rPr>
          <w:color w:val="000000"/>
        </w:rPr>
        <w:t xml:space="preserve"> 1 </w:t>
      </w:r>
      <w:proofErr w:type="spellStart"/>
      <w:r w:rsidRPr="00D60231">
        <w:rPr>
          <w:color w:val="000000"/>
        </w:rPr>
        <w:t>Task</w:t>
      </w:r>
      <w:proofErr w:type="spellEnd"/>
      <w:r w:rsidRPr="00D60231">
        <w:rPr>
          <w:color w:val="000000"/>
        </w:rPr>
        <w:t xml:space="preserve"> 2</w:t>
      </w:r>
    </w:p>
    <w:p w14:paraId="1AB4E35B" w14:textId="04C35BBE" w:rsidR="00AD3F02" w:rsidRPr="00AD3F02" w:rsidRDefault="00AD3F02" w:rsidP="00AD3F02">
      <w:pPr>
        <w:numPr>
          <w:ilvl w:val="0"/>
          <w:numId w:val="22"/>
        </w:numPr>
      </w:pPr>
      <w:r w:rsidRPr="00AD3F02">
        <w:t>Варіант завдання:</w:t>
      </w:r>
      <w:r w:rsidR="00230B2D">
        <w:t xml:space="preserve"> </w:t>
      </w:r>
      <w:r w:rsidR="00FC24DD">
        <w:rPr>
          <w:lang w:val="en-US"/>
        </w:rPr>
        <w:t>1</w:t>
      </w:r>
    </w:p>
    <w:p w14:paraId="400AB04D" w14:textId="7EB354D9" w:rsidR="00AD3F02" w:rsidRPr="00FC24DD" w:rsidRDefault="00AD3F02" w:rsidP="00FC24DD">
      <w:pPr>
        <w:numPr>
          <w:ilvl w:val="0"/>
          <w:numId w:val="22"/>
        </w:numPr>
        <w:rPr>
          <w:lang w:val="ru-RU"/>
        </w:rPr>
      </w:pPr>
      <w:r w:rsidRPr="00AD3F02">
        <w:t>Деталі завдання:</w:t>
      </w:r>
      <w:r w:rsidR="00230B2D">
        <w:rPr>
          <w:lang w:val="uk-UA"/>
        </w:rPr>
        <w:t xml:space="preserve"> </w:t>
      </w:r>
      <w:r w:rsidR="00FC24DD" w:rsidRPr="00FC24DD">
        <w:t xml:space="preserve">Розробити програму на </w:t>
      </w:r>
      <w:r w:rsidR="00FC24DD" w:rsidRPr="00FC24DD">
        <w:rPr>
          <w:lang w:val="en-US"/>
        </w:rPr>
        <w:t>C</w:t>
      </w:r>
      <w:r w:rsidR="00FC24DD" w:rsidRPr="00FC24DD">
        <w:t xml:space="preserve">++, що демонструє різницю між </w:t>
      </w:r>
      <w:proofErr w:type="spellStart"/>
      <w:r w:rsidR="00FC24DD" w:rsidRPr="00FC24DD">
        <w:t>префіксним</w:t>
      </w:r>
      <w:proofErr w:type="spellEnd"/>
      <w:r w:rsidR="00FC24DD" w:rsidRPr="00FC24DD">
        <w:t xml:space="preserve"> і постфіксним </w:t>
      </w:r>
      <w:proofErr w:type="spellStart"/>
      <w:r w:rsidR="00FC24DD" w:rsidRPr="00FC24DD">
        <w:t>інкрементом</w:t>
      </w:r>
      <w:proofErr w:type="spellEnd"/>
      <w:r w:rsidR="00FC24DD" w:rsidRPr="00FC24DD">
        <w:t xml:space="preserve">. </w:t>
      </w:r>
      <w:proofErr w:type="spellStart"/>
      <w:r w:rsidR="00FC24DD" w:rsidRPr="00FC24DD">
        <w:rPr>
          <w:lang w:val="ru-RU"/>
        </w:rPr>
        <w:t>Користувач</w:t>
      </w:r>
      <w:proofErr w:type="spellEnd"/>
      <w:r w:rsidR="00FC24DD" w:rsidRPr="00FC24DD">
        <w:rPr>
          <w:lang w:val="ru-RU"/>
        </w:rPr>
        <w:t xml:space="preserve"> вводить </w:t>
      </w:r>
      <w:proofErr w:type="spellStart"/>
      <w:r w:rsidR="00FC24DD" w:rsidRPr="00FC24DD">
        <w:rPr>
          <w:lang w:val="ru-RU"/>
        </w:rPr>
        <w:t>змінні</w:t>
      </w:r>
      <w:proofErr w:type="spellEnd"/>
      <w:r w:rsidR="00FC24DD" w:rsidRPr="00FC24DD">
        <w:rPr>
          <w:lang w:val="ru-RU"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</m:oMath>
      <w:r w:rsidR="00FC24DD" w:rsidRPr="00FC24DD">
        <w:rPr>
          <w:lang w:val="ru-RU"/>
        </w:rPr>
        <w:t xml:space="preserve"> та </w:t>
      </w:r>
      <m:oMath>
        <m:r>
          <w:rPr>
            <w:rFonts w:ascii="Cambria Math" w:hAnsi="Cambria Math"/>
            <w:lang w:val="en-US"/>
          </w:rPr>
          <m:t>m</m:t>
        </m:r>
      </m:oMath>
      <w:r w:rsidR="00FC24DD" w:rsidRPr="00FC24DD">
        <w:rPr>
          <w:lang w:val="ru-RU"/>
        </w:rPr>
        <w:t>, після чого програма обчислює три вирази й виводить значення змінних до та після кожної операції.</w:t>
      </w:r>
    </w:p>
    <w:p w14:paraId="62046717" w14:textId="0C4EC619" w:rsidR="00FC24DD" w:rsidRPr="00FC24DD" w:rsidRDefault="00AD3F02" w:rsidP="00FC24DD">
      <w:pPr>
        <w:numPr>
          <w:ilvl w:val="0"/>
          <w:numId w:val="22"/>
        </w:numPr>
        <w:rPr>
          <w:lang w:val="ru-RU"/>
        </w:rPr>
      </w:pPr>
      <w:r w:rsidRPr="00AD3F02">
        <w:t>Важливі деталі для врахування в імплементації програми:</w:t>
      </w:r>
      <w:r w:rsidR="00230B2D" w:rsidRPr="00FC24DD">
        <w:rPr>
          <w:lang w:val="uk-UA"/>
        </w:rPr>
        <w:t xml:space="preserve"> </w:t>
      </w:r>
      <w:proofErr w:type="spellStart"/>
      <w:r w:rsidR="00FC24DD" w:rsidRPr="00FC24DD">
        <w:rPr>
          <w:lang w:val="ru-RU"/>
        </w:rPr>
        <w:t>Змінні</w:t>
      </w:r>
      <w:proofErr w:type="spellEnd"/>
      <w:r w:rsidR="00FC24DD" w:rsidRPr="00FC24DD">
        <w:rPr>
          <w:lang w:val="ru-RU"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</m:oMath>
      <w:r w:rsidR="00FC24DD" w:rsidRPr="00FC24DD">
        <w:rPr>
          <w:lang w:val="ru-RU"/>
        </w:rPr>
        <w:t xml:space="preserve"> та </w:t>
      </w:r>
      <m:oMath>
        <m:r>
          <w:rPr>
            <w:rFonts w:ascii="Cambria Math" w:hAnsi="Cambria Math"/>
            <w:lang w:val="en-US"/>
          </w:rPr>
          <m:t>m</m:t>
        </m:r>
      </m:oMath>
      <w:r w:rsidR="00FC24DD" w:rsidRPr="00FC24DD">
        <w:rPr>
          <w:lang w:val="ru-RU"/>
        </w:rPr>
        <w:t xml:space="preserve"> оголошуються як </w:t>
      </w:r>
      <m:oMath>
        <m:r>
          <w:rPr>
            <w:rFonts w:ascii="Cambria Math" w:hAnsi="Cambria Math"/>
            <w:lang w:val="en-US"/>
          </w:rPr>
          <m:t>int</m:t>
        </m:r>
      </m:oMath>
      <w:r w:rsidR="00FC24DD" w:rsidRPr="00FC24DD">
        <w:rPr>
          <w:lang w:val="ru-RU"/>
        </w:rPr>
        <w:t xml:space="preserve">. Введення й виведення здійснюються через </w:t>
      </w:r>
      <m:oMath>
        <m:r>
          <w:rPr>
            <w:rFonts w:ascii="Cambria Math" w:hAnsi="Cambria Math"/>
            <w:lang w:val="en-US"/>
          </w:rPr>
          <m:t>cin</m:t>
        </m:r>
      </m:oMath>
      <w:r w:rsidR="00FC24DD" w:rsidRPr="00FC24DD">
        <w:rPr>
          <w:lang w:val="ru-RU"/>
        </w:rPr>
        <w:t xml:space="preserve"> та </w:t>
      </w:r>
      <m:oMath>
        <m:r>
          <w:rPr>
            <w:rFonts w:ascii="Cambria Math" w:hAnsi="Cambria Math"/>
            <w:lang w:val="en-US"/>
          </w:rPr>
          <m:t>cout</m:t>
        </m:r>
      </m:oMath>
      <w:r w:rsidR="00FC24DD" w:rsidRPr="00FC24DD">
        <w:rPr>
          <w:lang w:val="ru-RU"/>
        </w:rPr>
        <w:t xml:space="preserve">. Логічні результати порівнянь виводяться як </w:t>
      </w:r>
      <m:oMath>
        <m:r>
          <w:rPr>
            <w:rFonts w:ascii="Cambria Math" w:hAnsi="Cambria Math"/>
            <w:lang w:val="ru-RU"/>
          </w:rPr>
          <m:t>1</m:t>
        </m:r>
      </m:oMath>
      <w:r w:rsidR="00FC24DD" w:rsidRPr="00FC24DD">
        <w:rPr>
          <w:lang w:val="ru-RU"/>
        </w:rPr>
        <w:t xml:space="preserve"> або </w:t>
      </w:r>
      <m:oMath>
        <m:r>
          <w:rPr>
            <w:rFonts w:ascii="Cambria Math" w:hAnsi="Cambria Math"/>
            <w:lang w:val="ru-RU"/>
          </w:rPr>
          <m:t>0</m:t>
        </m:r>
      </m:oMath>
      <w:r w:rsidR="00FC24DD" w:rsidRPr="00FC24DD">
        <w:rPr>
          <w:lang w:val="ru-RU"/>
        </w:rPr>
        <w:t xml:space="preserve">. Вирази виконуються послідовно, тому кожен наступний крок використовує змінені попередніми операціями значення </w:t>
      </w:r>
      <m:oMath>
        <m:r>
          <w:rPr>
            <w:rFonts w:ascii="Cambria Math" w:hAnsi="Cambria Math"/>
            <w:lang w:val="en-US"/>
          </w:rPr>
          <m:t>n</m:t>
        </m:r>
      </m:oMath>
      <w:r w:rsidR="00FC24DD" w:rsidRPr="00FC24DD">
        <w:rPr>
          <w:lang w:val="ru-RU"/>
        </w:rPr>
        <w:t xml:space="preserve"> та </w:t>
      </w:r>
      <m:oMath>
        <m:r>
          <w:rPr>
            <w:rFonts w:ascii="Cambria Math" w:hAnsi="Cambria Math"/>
            <w:lang w:val="en-US"/>
          </w:rPr>
          <m:t>m</m:t>
        </m:r>
      </m:oMath>
      <w:r w:rsidR="00FC24DD" w:rsidRPr="00FC24DD">
        <w:rPr>
          <w:lang w:val="ru-RU"/>
        </w:rPr>
        <w:t>.</w:t>
      </w:r>
    </w:p>
    <w:p w14:paraId="5DFEB432" w14:textId="5DF3C4C1" w:rsidR="00230B2D" w:rsidRPr="00FC24DD" w:rsidRDefault="00230B2D" w:rsidP="00AD3F02">
      <w:pPr>
        <w:numPr>
          <w:ilvl w:val="0"/>
          <w:numId w:val="22"/>
        </w:numPr>
        <w:rPr>
          <w:lang w:val="uk-UA"/>
        </w:rPr>
      </w:pPr>
    </w:p>
    <w:p w14:paraId="774E53F5" w14:textId="1E87E23B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t>Завдання №</w:t>
      </w:r>
      <w:r>
        <w:rPr>
          <w:lang w:val="uk-UA"/>
        </w:rPr>
        <w:t xml:space="preserve">3 </w:t>
      </w:r>
      <w:proofErr w:type="spellStart"/>
      <w:r w:rsidRPr="00AD3F02">
        <w:t>Lab</w:t>
      </w:r>
      <w:proofErr w:type="spellEnd"/>
      <w:r w:rsidRPr="00AD3F02">
        <w:t xml:space="preserve"># </w:t>
      </w:r>
      <w:proofErr w:type="spellStart"/>
      <w:r w:rsidRPr="00AD3F02">
        <w:t>programming</w:t>
      </w:r>
      <w:proofErr w:type="spellEnd"/>
      <w:r w:rsidRPr="00AD3F02">
        <w:t xml:space="preserve">: </w:t>
      </w:r>
      <w:proofErr w:type="spellStart"/>
      <w:r w:rsidRPr="00AD3F02">
        <w:t>Algotester</w:t>
      </w:r>
      <w:proofErr w:type="spellEnd"/>
      <w:r w:rsidRPr="00AD3F02">
        <w:t xml:space="preserve"> </w:t>
      </w:r>
      <w:proofErr w:type="spellStart"/>
      <w:r w:rsidRPr="00AD3F02">
        <w:t>Lab</w:t>
      </w:r>
      <w:proofErr w:type="spellEnd"/>
      <w:r w:rsidRPr="00AD3F02">
        <w:t xml:space="preserve"> 1 </w:t>
      </w:r>
      <w:proofErr w:type="spellStart"/>
      <w:r w:rsidRPr="00AD3F02">
        <w:t>Task</w:t>
      </w:r>
      <w:proofErr w:type="spellEnd"/>
      <w:r w:rsidRPr="00AD3F02">
        <w:t xml:space="preserve"> 1</w:t>
      </w:r>
    </w:p>
    <w:p w14:paraId="12F7D824" w14:textId="6CF260E9" w:rsidR="00AD3F02" w:rsidRPr="00AD3F02" w:rsidRDefault="00AD3F02" w:rsidP="00AD3F02">
      <w:pPr>
        <w:numPr>
          <w:ilvl w:val="0"/>
          <w:numId w:val="22"/>
        </w:numPr>
      </w:pPr>
      <w:r w:rsidRPr="00AD3F02">
        <w:t>Варіант завдання</w:t>
      </w:r>
      <w:r w:rsidR="00321EE9">
        <w:rPr>
          <w:lang w:val="en-US"/>
        </w:rPr>
        <w:t xml:space="preserve">: </w:t>
      </w:r>
      <w:r w:rsidR="00FC24DD">
        <w:rPr>
          <w:lang w:val="uk-UA"/>
        </w:rPr>
        <w:t>2</w:t>
      </w:r>
    </w:p>
    <w:p w14:paraId="6653AAB0" w14:textId="77777777" w:rsidR="00EE27D1" w:rsidRPr="00EE27D1" w:rsidRDefault="00AD3F02" w:rsidP="00321EE9">
      <w:pPr>
        <w:numPr>
          <w:ilvl w:val="0"/>
          <w:numId w:val="22"/>
        </w:numPr>
      </w:pPr>
      <w:r w:rsidRPr="00AD3F02">
        <w:t>Деталі завдання:</w:t>
      </w:r>
      <w:r w:rsidR="00321EE9">
        <w:rPr>
          <w:lang w:val="uk-UA"/>
        </w:rPr>
        <w:t xml:space="preserve"> </w:t>
      </w:r>
    </w:p>
    <w:p w14:paraId="6A24DA37" w14:textId="77777777" w:rsidR="00EE27D1" w:rsidRPr="00EE27D1" w:rsidRDefault="00EE27D1" w:rsidP="00EE27D1">
      <w:pPr>
        <w:ind w:left="720"/>
        <w:rPr>
          <w:lang w:val="uk-UA"/>
        </w:rPr>
      </w:pPr>
      <w:r w:rsidRPr="00EE27D1">
        <w:rPr>
          <w:lang w:val="uk-UA"/>
        </w:rPr>
        <w:t>Персонаж має стіл із 4 ніжками довжиною h1, h2, h3, h</w:t>
      </w:r>
      <w:r>
        <w:rPr>
          <w:lang w:val="uk-UA"/>
        </w:rPr>
        <w:t>4</w:t>
      </w:r>
      <w:r w:rsidRPr="00EE27D1">
        <w:rPr>
          <w:lang w:val="uk-UA"/>
        </w:rPr>
        <w:t>. До кожного елемента послідовно застосовується дія відпилювання відповідної довжини d1, d2, d3, d4.</w:t>
      </w:r>
      <w:r>
        <w:rPr>
          <w:lang w:val="uk-UA"/>
        </w:rPr>
        <w:t xml:space="preserve"> </w:t>
      </w:r>
      <w:r w:rsidRPr="00EE27D1">
        <w:rPr>
          <w:lang w:val="uk-UA"/>
        </w:rPr>
        <w:t>За умовою задачі, якщо хоча б для однієї ніжки довжина відпилювання перевищує її початкову довжину (</w:t>
      </w:r>
      <w:proofErr w:type="spellStart"/>
      <w:r w:rsidRPr="00EE27D1">
        <w:rPr>
          <w:lang w:val="uk-UA"/>
        </w:rPr>
        <w:t>d_i</w:t>
      </w:r>
      <w:proofErr w:type="spellEnd"/>
      <w:r w:rsidRPr="00EE27D1">
        <w:rPr>
          <w:lang w:val="uk-UA"/>
        </w:rPr>
        <w:t xml:space="preserve"> &gt; </w:t>
      </w:r>
      <w:proofErr w:type="spellStart"/>
      <w:r w:rsidRPr="00EE27D1">
        <w:rPr>
          <w:lang w:val="uk-UA"/>
        </w:rPr>
        <w:t>h_i</w:t>
      </w:r>
      <w:proofErr w:type="spellEnd"/>
      <w:r w:rsidRPr="00EE27D1">
        <w:rPr>
          <w:lang w:val="uk-UA"/>
        </w:rPr>
        <w:t>), операція переривається помилкою виконання. Якщо ж усі значення відпилювання коректні (</w:t>
      </w:r>
      <w:proofErr w:type="spellStart"/>
      <w:r w:rsidRPr="00EE27D1">
        <w:rPr>
          <w:lang w:val="uk-UA"/>
        </w:rPr>
        <w:t>d_i</w:t>
      </w:r>
      <w:proofErr w:type="spellEnd"/>
      <w:r w:rsidRPr="00EE27D1">
        <w:rPr>
          <w:lang w:val="uk-UA"/>
        </w:rPr>
        <w:t xml:space="preserve"> &lt;= </w:t>
      </w:r>
      <w:proofErr w:type="spellStart"/>
      <w:r w:rsidRPr="00EE27D1">
        <w:rPr>
          <w:lang w:val="uk-UA"/>
        </w:rPr>
        <w:t>h_i</w:t>
      </w:r>
      <w:proofErr w:type="spellEnd"/>
      <w:r w:rsidRPr="00EE27D1">
        <w:rPr>
          <w:lang w:val="uk-UA"/>
        </w:rPr>
        <w:t>), вони послідовно віднімаються від відповідних ніжок. Також протягом усіх проміжних етапів та після їх завершення контролюється умова стійкості: якщо в будь-який момент найдовша ніжка стає хоча б утричі або вдвічі більшою за найкоротшу (</w:t>
      </w:r>
      <w:proofErr w:type="spellStart"/>
      <w:r w:rsidRPr="00EE27D1">
        <w:rPr>
          <w:lang w:val="uk-UA"/>
        </w:rPr>
        <w:t>h_max</w:t>
      </w:r>
      <w:proofErr w:type="spellEnd"/>
      <w:r w:rsidRPr="00EE27D1">
        <w:rPr>
          <w:lang w:val="uk-UA"/>
        </w:rPr>
        <w:t xml:space="preserve"> &gt;= 2*</w:t>
      </w:r>
      <w:proofErr w:type="spellStart"/>
      <w:r w:rsidRPr="00EE27D1">
        <w:rPr>
          <w:lang w:val="uk-UA"/>
        </w:rPr>
        <w:t>h_min</w:t>
      </w:r>
      <w:proofErr w:type="spellEnd"/>
      <w:r w:rsidRPr="00EE27D1">
        <w:rPr>
          <w:lang w:val="uk-UA"/>
        </w:rPr>
        <w:t>), фіксується перевертання столу.</w:t>
      </w:r>
    </w:p>
    <w:p w14:paraId="492B9367" w14:textId="0D2AC12A" w:rsidR="00AD3F02" w:rsidRPr="00AD3F02" w:rsidRDefault="00EE27D1" w:rsidP="00EE27D1">
      <w:pPr>
        <w:ind w:left="720"/>
      </w:pPr>
      <w:r w:rsidRPr="00EE27D1">
        <w:rPr>
          <w:lang w:val="uk-UA"/>
        </w:rPr>
        <w:lastRenderedPageBreak/>
        <w:t>Результат "YES" виводиться лише тоді, коли після виконання всіх чотирьох дій усі ніжки мають однакову додатну довжину (h1 = h2 = h3 = h4 &gt; 0), а стіл жодного разу не перевернувся. У випадку відпилювання більшої довжини, ніж має ніжка, виводиться "ERROR", а в усіх інших випадках — "NO".</w:t>
      </w:r>
    </w:p>
    <w:p w14:paraId="5A4544C6" w14:textId="77777777" w:rsidR="00EE27D1" w:rsidRDefault="00AD3F02" w:rsidP="00AD3F02">
      <w:pPr>
        <w:numPr>
          <w:ilvl w:val="0"/>
          <w:numId w:val="22"/>
        </w:numPr>
        <w:rPr>
          <w:lang w:val="uk-UA"/>
        </w:rPr>
      </w:pPr>
      <w:r w:rsidRPr="00AD3F02">
        <w:t xml:space="preserve">Важливі деталі для врахування в імплементації програми: </w:t>
      </w:r>
    </w:p>
    <w:p w14:paraId="470E2F67" w14:textId="02658E08" w:rsidR="00321EE9" w:rsidRPr="00EE27D1" w:rsidRDefault="00EE27D1" w:rsidP="00EE27D1">
      <w:pPr>
        <w:ind w:left="720"/>
        <w:rPr>
          <w:lang w:val="uk-UA"/>
        </w:rPr>
      </w:pPr>
      <w:r w:rsidRPr="00EE27D1">
        <w:t xml:space="preserve">Значення </w:t>
      </w:r>
      <w:proofErr w:type="spellStart"/>
      <w:r w:rsidRPr="00EE27D1">
        <w:t>h_i</w:t>
      </w:r>
      <w:proofErr w:type="spellEnd"/>
      <w:r w:rsidRPr="00EE27D1">
        <w:t xml:space="preserve"> та </w:t>
      </w:r>
      <w:proofErr w:type="spellStart"/>
      <w:r w:rsidRPr="00EE27D1">
        <w:t>d_i</w:t>
      </w:r>
      <w:proofErr w:type="spellEnd"/>
      <w:r w:rsidRPr="00EE27D1">
        <w:t xml:space="preserve"> можуть бути великими, тому всі змінні мають бути </w:t>
      </w:r>
      <w:proofErr w:type="spellStart"/>
      <w:r w:rsidRPr="00EE27D1">
        <w:t>long</w:t>
      </w:r>
      <w:proofErr w:type="spellEnd"/>
      <w:r w:rsidRPr="00EE27D1">
        <w:t xml:space="preserve"> </w:t>
      </w:r>
      <w:proofErr w:type="spellStart"/>
      <w:r w:rsidRPr="00EE27D1">
        <w:t>long</w:t>
      </w:r>
      <w:proofErr w:type="spellEnd"/>
      <w:r w:rsidRPr="00EE27D1">
        <w:t xml:space="preserve"> для уникнення переповнення. Помилка ERROR перевіряється для кожної ніжки: якщо </w:t>
      </w:r>
      <w:proofErr w:type="spellStart"/>
      <w:r w:rsidRPr="00EE27D1">
        <w:t>d_i</w:t>
      </w:r>
      <w:proofErr w:type="spellEnd"/>
      <w:r w:rsidRPr="00EE27D1">
        <w:t xml:space="preserve"> &gt; </w:t>
      </w:r>
      <w:proofErr w:type="spellStart"/>
      <w:r w:rsidRPr="00EE27D1">
        <w:t>h_i</w:t>
      </w:r>
      <w:proofErr w:type="spellEnd"/>
      <w:r w:rsidRPr="00EE27D1">
        <w:t>, програма має це зафіксувати. Перевірку на перевертання столу (</w:t>
      </w:r>
      <w:proofErr w:type="spellStart"/>
      <w:r w:rsidRPr="00EE27D1">
        <w:t>h_max</w:t>
      </w:r>
      <w:proofErr w:type="spellEnd"/>
      <w:r w:rsidRPr="00EE27D1">
        <w:t xml:space="preserve"> </w:t>
      </w:r>
      <w:r w:rsidRPr="00EE27D1">
        <w:rPr>
          <w:lang w:val="ru-RU"/>
        </w:rPr>
        <w:t>&gt;=</w:t>
      </w:r>
      <w:r w:rsidRPr="00EE27D1">
        <w:t xml:space="preserve"> 2</w:t>
      </w:r>
      <w:r>
        <w:rPr>
          <w:lang w:val="uk-UA"/>
        </w:rPr>
        <w:t>*</w:t>
      </w:r>
      <w:proofErr w:type="spellStart"/>
      <w:r w:rsidRPr="00EE27D1">
        <w:t>h_min</w:t>
      </w:r>
      <w:proofErr w:type="spellEnd"/>
      <w:r w:rsidRPr="00EE27D1">
        <w:t xml:space="preserve">) необхідно виконувати </w:t>
      </w:r>
      <w:proofErr w:type="spellStart"/>
      <w:r w:rsidRPr="00EE27D1">
        <w:t>динамічно</w:t>
      </w:r>
      <w:proofErr w:type="spellEnd"/>
      <w:r w:rsidRPr="00EE27D1">
        <w:t xml:space="preserve"> на кожному кроці — як до початку, так і в процесі послідовного відпилювання кожної ніжки. Для успішного результату YES потрібно, щоб стіл жодного разу не перевернувся, усі ніжки після відпилювання мали однакову довжину, і ця довжина була строго більшою за нуль. Вхідні дані обов'язково мають бути зчитані повністю до кінця.</w:t>
      </w:r>
    </w:p>
    <w:p w14:paraId="6FBD8652" w14:textId="77777777" w:rsidR="00BD54CB" w:rsidRPr="00EE27D1" w:rsidRDefault="00BD54CB" w:rsidP="00AD3F02">
      <w:pPr>
        <w:rPr>
          <w:lang w:val="uk-UA"/>
        </w:rPr>
      </w:pPr>
    </w:p>
    <w:p w14:paraId="53487BCD" w14:textId="77777777" w:rsidR="00BD54CB" w:rsidRPr="00EE27D1" w:rsidRDefault="00BD54CB" w:rsidP="00AD3F02">
      <w:pPr>
        <w:rPr>
          <w:lang w:val="uk-UA"/>
        </w:rPr>
      </w:pPr>
    </w:p>
    <w:p w14:paraId="6F9B4AF2" w14:textId="54D6E628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t>Завдання №</w:t>
      </w:r>
      <w:r>
        <w:rPr>
          <w:lang w:val="uk-UA"/>
        </w:rPr>
        <w:t>4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Experimental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Exercises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Activities</w:t>
      </w:r>
      <w:proofErr w:type="spellEnd"/>
      <w:r w:rsidRPr="00AD3F02">
        <w:rPr>
          <w:color w:val="000000"/>
        </w:rPr>
        <w:t xml:space="preserve"> - </w:t>
      </w:r>
      <w:proofErr w:type="spellStart"/>
      <w:r w:rsidRPr="00AD3F02">
        <w:rPr>
          <w:color w:val="000000"/>
        </w:rPr>
        <w:t>Binary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Calculations</w:t>
      </w:r>
      <w:proofErr w:type="spellEnd"/>
      <w:r w:rsidRPr="00AD3F02">
        <w:rPr>
          <w:color w:val="000000"/>
        </w:rPr>
        <w:t>:</w:t>
      </w:r>
    </w:p>
    <w:p w14:paraId="418B6E97" w14:textId="7268D2ED" w:rsidR="00470B56" w:rsidRPr="00470B56" w:rsidRDefault="00AD3F02" w:rsidP="00470B56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</w:pPr>
      <w:r w:rsidRPr="00AD3F02">
        <w:rPr>
          <w:color w:val="000000"/>
        </w:rPr>
        <w:t>Деталі завдання</w:t>
      </w:r>
      <w:r w:rsidRPr="00AD3F02">
        <w:t>:</w:t>
      </w:r>
      <w:r w:rsidR="00470B56">
        <w:rPr>
          <w:lang w:val="uk-UA"/>
        </w:rPr>
        <w:t xml:space="preserve"> </w:t>
      </w:r>
      <w:r w:rsidR="00EE27D1" w:rsidRPr="00EE27D1">
        <w:t>Потрібно виконати обчислення у двійковій системі: згенерувати два випадкові десяткові числа x та y і перевести їх у двійкову форму. Далі знайти їхню суму в двійковій системі, поділити її на менше з двох чисел та перетворити отримане значення назад у десяткову систему числення.</w:t>
      </w:r>
    </w:p>
    <w:p w14:paraId="5F0CB43A" w14:textId="77777777" w:rsidR="00D60231" w:rsidRDefault="00D60231" w:rsidP="00AD3F02">
      <w:pPr>
        <w:rPr>
          <w:lang w:val="uk-UA"/>
        </w:rPr>
      </w:pPr>
    </w:p>
    <w:p w14:paraId="5C5EBA59" w14:textId="435CED69" w:rsidR="00AD3F02" w:rsidRDefault="00AD3F02" w:rsidP="00AD3F02">
      <w:pPr>
        <w:rPr>
          <w:color w:val="000000"/>
          <w:lang w:val="uk-UA"/>
        </w:rPr>
      </w:pPr>
      <w:r w:rsidRPr="00AD3F02">
        <w:t>Завдання №</w:t>
      </w:r>
      <w:r>
        <w:rPr>
          <w:lang w:val="uk-UA"/>
        </w:rPr>
        <w:t>5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Practice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Class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Practice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Task</w:t>
      </w:r>
      <w:proofErr w:type="spellEnd"/>
      <w:r w:rsidR="00934DE4">
        <w:rPr>
          <w:color w:val="000000"/>
        </w:rPr>
        <w:t xml:space="preserve"> – </w:t>
      </w:r>
      <w:r w:rsidR="00934DE4">
        <w:rPr>
          <w:color w:val="000000"/>
          <w:lang w:val="uk-UA"/>
        </w:rPr>
        <w:t>Аналізатор надійності пароля</w:t>
      </w:r>
    </w:p>
    <w:p w14:paraId="146A8D46" w14:textId="77777777" w:rsidR="00D8181B" w:rsidRPr="00D8181B" w:rsidRDefault="00AD3F02" w:rsidP="00934DE4">
      <w:pPr>
        <w:numPr>
          <w:ilvl w:val="0"/>
          <w:numId w:val="8"/>
        </w:numPr>
        <w:spacing w:after="200"/>
        <w:jc w:val="both"/>
      </w:pPr>
      <w:r w:rsidRPr="00AD3F02">
        <w:t>Деталі завдання:</w:t>
      </w:r>
      <w:r w:rsidR="00FE2D9E">
        <w:t xml:space="preserve"> </w:t>
      </w:r>
      <w:r w:rsidR="00D8181B" w:rsidRPr="00D8181B">
        <w:t xml:space="preserve">Створити C++ програму для оцінки надійності пароля за його характеристиками: довжиною та наявністю цифр, великих літер і </w:t>
      </w:r>
      <w:proofErr w:type="spellStart"/>
      <w:r w:rsidR="00D8181B" w:rsidRPr="00D8181B">
        <w:t>спецсимволів</w:t>
      </w:r>
      <w:proofErr w:type="spellEnd"/>
      <w:r w:rsidR="00D8181B" w:rsidRPr="00D8181B">
        <w:t xml:space="preserve"> (введення через y/n). Програма перевіряє відповідність мінімальним вимогам, послідовно визначає рівень безпеки від 1 до 5 і виводить відповідну текстову рекомендацію. Коректність роботи тестується на 16 сценаріях, зокрема з граничними значеннями довжини та комбінацій типів символів.</w:t>
      </w:r>
    </w:p>
    <w:p w14:paraId="74DFA897" w14:textId="3257F461" w:rsidR="00FE2D9E" w:rsidRPr="00AD3F02" w:rsidRDefault="00AD3F02" w:rsidP="00934DE4">
      <w:pPr>
        <w:numPr>
          <w:ilvl w:val="0"/>
          <w:numId w:val="8"/>
        </w:numPr>
        <w:spacing w:after="200"/>
        <w:jc w:val="both"/>
      </w:pPr>
      <w:r w:rsidRPr="00AD3F02">
        <w:t xml:space="preserve">Важливі деталі для врахування в імплементації програми: </w:t>
      </w:r>
      <w:r w:rsidR="00D8181B" w:rsidRPr="00D8181B">
        <w:t>Важливі деталі для врахування в імплементації програми: Обов'язково використати всі три оператори розгалуження (</w:t>
      </w:r>
      <w:proofErr w:type="spellStart"/>
      <w:r w:rsidR="00D8181B" w:rsidRPr="00D8181B">
        <w:t>if-else</w:t>
      </w:r>
      <w:proofErr w:type="spellEnd"/>
      <w:r w:rsidR="00D8181B" w:rsidRPr="00D8181B">
        <w:t xml:space="preserve">, </w:t>
      </w:r>
      <w:proofErr w:type="spellStart"/>
      <w:r w:rsidR="00D8181B" w:rsidRPr="00D8181B">
        <w:t>if</w:t>
      </w:r>
      <w:proofErr w:type="spellEnd"/>
      <w:r w:rsidR="00D8181B" w:rsidRPr="00D8181B">
        <w:t>/</w:t>
      </w:r>
      <w:proofErr w:type="spellStart"/>
      <w:r w:rsidR="00D8181B" w:rsidRPr="00D8181B">
        <w:t>else</w:t>
      </w:r>
      <w:proofErr w:type="spellEnd"/>
      <w:r w:rsidR="00D8181B" w:rsidRPr="00D8181B">
        <w:t xml:space="preserve"> </w:t>
      </w:r>
      <w:proofErr w:type="spellStart"/>
      <w:r w:rsidR="00D8181B" w:rsidRPr="00D8181B">
        <w:t>if</w:t>
      </w:r>
      <w:proofErr w:type="spellEnd"/>
      <w:r w:rsidR="00D8181B" w:rsidRPr="00D8181B">
        <w:t xml:space="preserve">, </w:t>
      </w:r>
      <w:proofErr w:type="spellStart"/>
      <w:r w:rsidR="00D8181B" w:rsidRPr="00D8181B">
        <w:t>switch-case</w:t>
      </w:r>
      <w:proofErr w:type="spellEnd"/>
      <w:r w:rsidR="00D8181B" w:rsidRPr="00D8181B">
        <w:t>) та кожен із логічних операторів (&amp;&amp;(</w:t>
      </w:r>
      <w:r w:rsidR="00D8181B">
        <w:rPr>
          <w:lang w:val="en-US"/>
        </w:rPr>
        <w:t>and</w:t>
      </w:r>
      <w:r w:rsidR="00D8181B" w:rsidRPr="00D8181B">
        <w:t>), ||(</w:t>
      </w:r>
      <w:r w:rsidR="00D8181B">
        <w:rPr>
          <w:lang w:val="en-US"/>
        </w:rPr>
        <w:t>or</w:t>
      </w:r>
      <w:r w:rsidR="00D8181B" w:rsidRPr="00D8181B">
        <w:t xml:space="preserve">), !) щонайменше один раз. Оператор </w:t>
      </w:r>
      <w:proofErr w:type="spellStart"/>
      <w:r w:rsidR="00D8181B" w:rsidRPr="00D8181B">
        <w:t>switch</w:t>
      </w:r>
      <w:proofErr w:type="spellEnd"/>
      <w:r w:rsidR="00D8181B" w:rsidRPr="00D8181B">
        <w:t xml:space="preserve"> має працювати лише з </w:t>
      </w:r>
      <w:proofErr w:type="spellStart"/>
      <w:r w:rsidR="00D8181B" w:rsidRPr="00D8181B">
        <w:t>цілочисельним</w:t>
      </w:r>
      <w:proofErr w:type="spellEnd"/>
      <w:r w:rsidR="00D8181B" w:rsidRPr="00D8181B">
        <w:t xml:space="preserve"> рівнем, містити </w:t>
      </w:r>
      <w:proofErr w:type="spellStart"/>
      <w:r w:rsidR="00D8181B" w:rsidRPr="00D8181B">
        <w:t>break</w:t>
      </w:r>
      <w:proofErr w:type="spellEnd"/>
      <w:r w:rsidR="00D8181B" w:rsidRPr="00D8181B">
        <w:t xml:space="preserve"> у кожній гілці та обов'язковий блок </w:t>
      </w:r>
      <w:proofErr w:type="spellStart"/>
      <w:r w:rsidR="00D8181B" w:rsidRPr="00D8181B">
        <w:t>default</w:t>
      </w:r>
      <w:proofErr w:type="spellEnd"/>
      <w:r w:rsidR="00D8181B" w:rsidRPr="00D8181B">
        <w:t>. Використання циклів і сторонніх бібліотек заборонено, а код має містити коментарі.</w:t>
      </w:r>
    </w:p>
    <w:p w14:paraId="245BB948" w14:textId="3D11103F" w:rsidR="00AD3F02" w:rsidRPr="00AD3F02" w:rsidRDefault="00AD3F02" w:rsidP="00AD3F02">
      <w:pPr>
        <w:rPr>
          <w:shd w:val="clear" w:color="auto" w:fill="FFF2CC"/>
          <w:lang w:val="uk-UA"/>
        </w:rPr>
      </w:pPr>
      <w:r w:rsidRPr="00AD3F02">
        <w:t>Завдання №</w:t>
      </w:r>
      <w:r>
        <w:rPr>
          <w:lang w:val="uk-UA"/>
        </w:rPr>
        <w:t xml:space="preserve">6 </w:t>
      </w:r>
      <w:proofErr w:type="spellStart"/>
      <w:r w:rsidRPr="00AD3F02">
        <w:t>Practice</w:t>
      </w:r>
      <w:proofErr w:type="spellEnd"/>
      <w:r w:rsidRPr="00AD3F02">
        <w:t xml:space="preserve"># </w:t>
      </w:r>
      <w:proofErr w:type="spellStart"/>
      <w:r w:rsidRPr="00AD3F02">
        <w:t>programming</w:t>
      </w:r>
      <w:proofErr w:type="spellEnd"/>
      <w:r w:rsidRPr="00AD3F02">
        <w:t xml:space="preserve">:  </w:t>
      </w:r>
      <w:proofErr w:type="spellStart"/>
      <w:r w:rsidRPr="00AD3F02">
        <w:t>Self</w:t>
      </w:r>
      <w:proofErr w:type="spellEnd"/>
      <w:r w:rsidRPr="00AD3F02">
        <w:t xml:space="preserve"> </w:t>
      </w:r>
      <w:proofErr w:type="spellStart"/>
      <w:r w:rsidRPr="00AD3F02">
        <w:t>Practice</w:t>
      </w:r>
      <w:proofErr w:type="spellEnd"/>
      <w:r w:rsidRPr="00AD3F02">
        <w:t xml:space="preserve"> </w:t>
      </w:r>
      <w:proofErr w:type="spellStart"/>
      <w:r w:rsidRPr="00AD3F02">
        <w:t>Task</w:t>
      </w:r>
      <w:proofErr w:type="spellEnd"/>
    </w:p>
    <w:p w14:paraId="5B29E1BF" w14:textId="3E2648E5" w:rsidR="00AD3F02" w:rsidRPr="0054749F" w:rsidRDefault="00AD3F02" w:rsidP="00AD3F02">
      <w:pPr>
        <w:numPr>
          <w:ilvl w:val="0"/>
          <w:numId w:val="22"/>
        </w:numPr>
      </w:pPr>
      <w:r w:rsidRPr="00AD3F02">
        <w:t>Деталі завдання:</w:t>
      </w:r>
      <w:r w:rsidR="0054749F">
        <w:rPr>
          <w:lang w:val="uk-UA"/>
        </w:rPr>
        <w:t xml:space="preserve"> Виконати додаткові завдання для закріплення матеріалу</w:t>
      </w:r>
    </w:p>
    <w:p w14:paraId="0ED63F32" w14:textId="77777777" w:rsidR="002C4E02" w:rsidRPr="00293891" w:rsidRDefault="002C4E02">
      <w:pPr>
        <w:spacing w:after="200"/>
        <w:jc w:val="both"/>
        <w:rPr>
          <w:lang w:val="uk-UA"/>
        </w:rPr>
      </w:pPr>
    </w:p>
    <w:p w14:paraId="4C431C48" w14:textId="77777777" w:rsidR="002C4E0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7BFEE422" w14:textId="5075F703" w:rsidR="00293891" w:rsidRDefault="00AD3F02" w:rsidP="00D93469">
      <w:pPr>
        <w:rPr>
          <w:lang w:val="en-US"/>
        </w:rPr>
      </w:pPr>
      <w:r w:rsidRPr="00AD3F02">
        <w:t>Завдання №1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 1 </w:t>
      </w:r>
      <w:proofErr w:type="spellStart"/>
      <w:r w:rsidRPr="00AD3F02">
        <w:rPr>
          <w:color w:val="000000"/>
        </w:rPr>
        <w:t>Task</w:t>
      </w:r>
      <w:proofErr w:type="spellEnd"/>
      <w:r w:rsidRPr="00AD3F02">
        <w:rPr>
          <w:color w:val="000000"/>
        </w:rPr>
        <w:t xml:space="preserve"> </w:t>
      </w:r>
      <w:r>
        <w:rPr>
          <w:color w:val="000000"/>
          <w:lang w:val="uk-UA"/>
        </w:rPr>
        <w:t>1</w:t>
      </w:r>
      <w:r w:rsidR="00293891">
        <w:rPr>
          <w:b/>
          <w:bCs/>
          <w:lang w:val="uk-UA"/>
        </w:rPr>
        <w:t xml:space="preserve">– </w:t>
      </w:r>
      <w:r>
        <w:t>Блок-схема</w:t>
      </w:r>
    </w:p>
    <w:p w14:paraId="736F9C57" w14:textId="19395CE9" w:rsidR="00D93469" w:rsidRPr="00D93469" w:rsidRDefault="00D93469" w:rsidP="00D93469">
      <w:pPr>
        <w:rPr>
          <w:lang w:val="en-US"/>
        </w:rPr>
      </w:pPr>
      <w:r w:rsidRPr="00D93469">
        <w:rPr>
          <w:noProof/>
          <w:lang w:val="en-US"/>
        </w:rPr>
        <w:lastRenderedPageBreak/>
        <w:drawing>
          <wp:inline distT="0" distB="0" distL="0" distR="0" wp14:anchorId="48AE19DB" wp14:editId="5A22BDC6">
            <wp:extent cx="1600339" cy="6187976"/>
            <wp:effectExtent l="0" t="0" r="0" b="3810"/>
            <wp:docPr id="541689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6895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339" cy="6187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574F" w14:textId="77777777" w:rsidR="00293891" w:rsidRPr="00293891" w:rsidRDefault="00000000" w:rsidP="00293891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1.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</w:t>
      </w:r>
      <w:r w:rsidR="00293891">
        <w:rPr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="00293891" w:rsidRPr="00293891">
        <w:rPr>
          <w:i/>
          <w:iCs/>
          <w:color w:val="3D85C6"/>
          <w:sz w:val="20"/>
          <w:szCs w:val="20"/>
        </w:rPr>
        <w:t>Lab</w:t>
      </w:r>
      <w:proofErr w:type="spellEnd"/>
      <w:r w:rsidR="00293891" w:rsidRPr="00293891">
        <w:rPr>
          <w:i/>
          <w:iCs/>
          <w:color w:val="3D85C6"/>
          <w:sz w:val="20"/>
          <w:szCs w:val="20"/>
        </w:rPr>
        <w:t xml:space="preserve"> 1 </w:t>
      </w:r>
      <w:proofErr w:type="spellStart"/>
      <w:r w:rsidR="00293891" w:rsidRPr="00293891">
        <w:rPr>
          <w:i/>
          <w:iCs/>
          <w:color w:val="3D85C6"/>
          <w:sz w:val="20"/>
          <w:szCs w:val="20"/>
        </w:rPr>
        <w:t>Task</w:t>
      </w:r>
      <w:proofErr w:type="spellEnd"/>
      <w:r w:rsidR="00293891" w:rsidRPr="00293891">
        <w:rPr>
          <w:i/>
          <w:iCs/>
          <w:color w:val="3D85C6"/>
          <w:sz w:val="20"/>
          <w:szCs w:val="20"/>
        </w:rPr>
        <w:t xml:space="preserve"> </w:t>
      </w:r>
      <w:r w:rsidR="00293891" w:rsidRPr="00293891">
        <w:rPr>
          <w:i/>
          <w:iCs/>
          <w:color w:val="3D85C6"/>
          <w:sz w:val="20"/>
          <w:szCs w:val="20"/>
          <w:lang w:val="uk-UA"/>
        </w:rPr>
        <w:t>1</w:t>
      </w:r>
    </w:p>
    <w:p w14:paraId="60DB461B" w14:textId="2E0A5CD9" w:rsidR="00812868" w:rsidRPr="00293891" w:rsidRDefault="00812868" w:rsidP="00293891">
      <w:pPr>
        <w:rPr>
          <w:color w:val="000000"/>
          <w:lang w:val="uk-UA"/>
        </w:rPr>
      </w:pPr>
    </w:p>
    <w:p w14:paraId="3ED5294A" w14:textId="77777777" w:rsidR="002C4E02" w:rsidRDefault="002C4E02">
      <w:pPr>
        <w:ind w:left="720"/>
        <w:jc w:val="both"/>
      </w:pPr>
    </w:p>
    <w:p w14:paraId="3BACAEF2" w14:textId="33B5C6E4" w:rsidR="002C4E02" w:rsidRPr="00382092" w:rsidRDefault="00000000" w:rsidP="00676A83">
      <w:pPr>
        <w:numPr>
          <w:ilvl w:val="0"/>
          <w:numId w:val="13"/>
        </w:numPr>
        <w:jc w:val="both"/>
      </w:pPr>
      <w:r>
        <w:t xml:space="preserve">Планований час на реалізацію: </w:t>
      </w:r>
      <w:r w:rsidR="00597436">
        <w:rPr>
          <w:lang w:val="uk-UA"/>
        </w:rPr>
        <w:t>35</w:t>
      </w:r>
      <w:r w:rsidR="00EC1F15">
        <w:rPr>
          <w:lang w:val="en-US"/>
        </w:rPr>
        <w:t xml:space="preserve"> </w:t>
      </w:r>
      <w:r>
        <w:t>хв</w:t>
      </w:r>
    </w:p>
    <w:p w14:paraId="66439CF7" w14:textId="77777777" w:rsidR="00382092" w:rsidRDefault="00382092" w:rsidP="00382092">
      <w:pPr>
        <w:jc w:val="both"/>
        <w:rPr>
          <w:lang w:val="uk-UA"/>
        </w:rPr>
      </w:pPr>
    </w:p>
    <w:p w14:paraId="1AFD08A4" w14:textId="77777777" w:rsidR="00382092" w:rsidRDefault="00382092" w:rsidP="00382092">
      <w:pPr>
        <w:rPr>
          <w:color w:val="000000"/>
          <w:lang w:val="uk-UA"/>
        </w:rPr>
      </w:pPr>
      <w:r w:rsidRPr="00AD3F02">
        <w:t>Завдання №</w:t>
      </w:r>
      <w:r>
        <w:rPr>
          <w:lang w:val="uk-UA"/>
        </w:rPr>
        <w:t>5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Practice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Class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Practice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Task</w:t>
      </w:r>
      <w:proofErr w:type="spellEnd"/>
      <w:r>
        <w:rPr>
          <w:color w:val="000000"/>
        </w:rPr>
        <w:t xml:space="preserve"> – </w:t>
      </w:r>
      <w:r>
        <w:rPr>
          <w:color w:val="000000"/>
          <w:lang w:val="uk-UA"/>
        </w:rPr>
        <w:t>Аналізатор надійності пароля</w:t>
      </w:r>
    </w:p>
    <w:p w14:paraId="503322BA" w14:textId="77777777" w:rsidR="00BF2A60" w:rsidRDefault="00BF2A60" w:rsidP="00382092">
      <w:pPr>
        <w:rPr>
          <w:color w:val="000000"/>
          <w:lang w:val="en-US"/>
        </w:rPr>
      </w:pPr>
    </w:p>
    <w:p w14:paraId="0D06ED5C" w14:textId="77777777" w:rsidR="00BF2A60" w:rsidRPr="00A240FA" w:rsidRDefault="00A12AEA" w:rsidP="00BF2A60">
      <w:pPr>
        <w:jc w:val="center"/>
        <w:rPr>
          <w:i/>
          <w:iCs/>
          <w:color w:val="3D85C6"/>
          <w:sz w:val="20"/>
          <w:szCs w:val="20"/>
          <w:lang w:val="ru-RU"/>
        </w:rPr>
      </w:pPr>
      <w:r w:rsidRPr="00A12AEA">
        <w:rPr>
          <w:noProof/>
          <w:color w:val="000000"/>
          <w:lang w:val="uk-UA"/>
        </w:rPr>
        <w:lastRenderedPageBreak/>
        <w:drawing>
          <wp:inline distT="0" distB="0" distL="0" distR="0" wp14:anchorId="314A9825" wp14:editId="770D4A21">
            <wp:extent cx="3635055" cy="6073666"/>
            <wp:effectExtent l="0" t="0" r="3810" b="3810"/>
            <wp:docPr id="1340739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395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607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A60" w:rsidRPr="00BF2A60">
        <w:rPr>
          <w:i/>
          <w:iCs/>
          <w:color w:val="3D85C6"/>
          <w:sz w:val="20"/>
          <w:szCs w:val="20"/>
        </w:rPr>
        <w:t xml:space="preserve"> </w:t>
      </w:r>
    </w:p>
    <w:p w14:paraId="37C7A81B" w14:textId="49526026" w:rsidR="00BF2A60" w:rsidRPr="00BF2A60" w:rsidRDefault="00BF2A60" w:rsidP="00BF2A60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Pr="00BF2A60">
        <w:rPr>
          <w:i/>
          <w:iCs/>
          <w:color w:val="3D85C6"/>
          <w:sz w:val="20"/>
          <w:szCs w:val="20"/>
          <w:lang w:val="ru-RU"/>
        </w:rPr>
        <w:t>2</w:t>
      </w:r>
      <w:r>
        <w:rPr>
          <w:i/>
          <w:iCs/>
          <w:color w:val="3D85C6"/>
          <w:sz w:val="20"/>
          <w:szCs w:val="20"/>
        </w:rPr>
        <w:t xml:space="preserve">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</w:t>
      </w:r>
      <w:r>
        <w:rPr>
          <w:i/>
          <w:iCs/>
          <w:color w:val="3D85C6"/>
          <w:sz w:val="20"/>
          <w:szCs w:val="20"/>
          <w:lang w:val="uk-UA"/>
        </w:rPr>
        <w:t xml:space="preserve"> Практичного завдання.</w:t>
      </w:r>
    </w:p>
    <w:p w14:paraId="3BFD4716" w14:textId="0188F84B" w:rsidR="00382092" w:rsidRDefault="00A12AEA" w:rsidP="00382092">
      <w:pPr>
        <w:rPr>
          <w:color w:val="000000"/>
          <w:lang w:val="uk-UA"/>
        </w:rPr>
      </w:pPr>
      <w:r w:rsidRPr="00A12AEA">
        <w:rPr>
          <w:noProof/>
          <w:color w:val="000000"/>
          <w:lang w:val="uk-UA"/>
        </w:rPr>
        <w:lastRenderedPageBreak/>
        <w:drawing>
          <wp:inline distT="0" distB="0" distL="0" distR="0" wp14:anchorId="67042413" wp14:editId="1D0AA0B9">
            <wp:extent cx="5733415" cy="4106545"/>
            <wp:effectExtent l="0" t="0" r="635" b="8255"/>
            <wp:docPr id="824387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3878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4376" w14:textId="1706A5C5" w:rsidR="00BF2A60" w:rsidRPr="00BF2A60" w:rsidRDefault="00BF2A60" w:rsidP="00BF2A60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ru-RU"/>
        </w:rPr>
        <w:t>3</w:t>
      </w:r>
      <w:r>
        <w:rPr>
          <w:i/>
          <w:iCs/>
          <w:color w:val="3D85C6"/>
          <w:sz w:val="20"/>
          <w:szCs w:val="20"/>
        </w:rPr>
        <w:t xml:space="preserve">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</w:t>
      </w:r>
      <w:r>
        <w:rPr>
          <w:i/>
          <w:iCs/>
          <w:color w:val="3D85C6"/>
          <w:sz w:val="20"/>
          <w:szCs w:val="20"/>
          <w:lang w:val="uk-UA"/>
        </w:rPr>
        <w:t xml:space="preserve"> Практичного завдання.</w:t>
      </w:r>
    </w:p>
    <w:p w14:paraId="36DEC374" w14:textId="6F415BBB" w:rsidR="00382092" w:rsidRDefault="00A12AEA" w:rsidP="00382092">
      <w:pPr>
        <w:jc w:val="both"/>
        <w:rPr>
          <w:lang w:val="uk-UA"/>
        </w:rPr>
      </w:pPr>
      <w:r w:rsidRPr="00A12AEA">
        <w:rPr>
          <w:noProof/>
          <w:lang w:val="uk-UA"/>
        </w:rPr>
        <w:lastRenderedPageBreak/>
        <w:drawing>
          <wp:inline distT="0" distB="0" distL="0" distR="0" wp14:anchorId="3968F631" wp14:editId="0AB986F4">
            <wp:extent cx="5692633" cy="5113463"/>
            <wp:effectExtent l="0" t="0" r="3810" b="0"/>
            <wp:docPr id="1252033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0338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23C2C" w14:textId="58C7D76E" w:rsidR="00BF2A60" w:rsidRPr="00BF2A60" w:rsidRDefault="00BF2A60" w:rsidP="00BF2A60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ru-RU"/>
        </w:rPr>
        <w:t>4</w:t>
      </w:r>
      <w:r>
        <w:rPr>
          <w:i/>
          <w:iCs/>
          <w:color w:val="3D85C6"/>
          <w:sz w:val="20"/>
          <w:szCs w:val="20"/>
        </w:rPr>
        <w:t xml:space="preserve">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</w:t>
      </w:r>
      <w:r>
        <w:rPr>
          <w:i/>
          <w:iCs/>
          <w:color w:val="3D85C6"/>
          <w:sz w:val="20"/>
          <w:szCs w:val="20"/>
          <w:lang w:val="uk-UA"/>
        </w:rPr>
        <w:t xml:space="preserve"> Практичного завдання.</w:t>
      </w:r>
    </w:p>
    <w:p w14:paraId="624F1566" w14:textId="6D8F7109" w:rsidR="00382092" w:rsidRDefault="00BF2A60" w:rsidP="00382092">
      <w:pPr>
        <w:jc w:val="both"/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32F057DD" wp14:editId="7721ADB0">
            <wp:extent cx="5733415" cy="5464810"/>
            <wp:effectExtent l="0" t="0" r="635" b="2540"/>
            <wp:docPr id="53958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587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73CD" w14:textId="06523FAB" w:rsidR="00382092" w:rsidRPr="00382092" w:rsidRDefault="00382092" w:rsidP="00BF2A60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BF2A60">
        <w:rPr>
          <w:i/>
          <w:iCs/>
          <w:color w:val="3D85C6"/>
          <w:sz w:val="20"/>
          <w:szCs w:val="20"/>
          <w:lang w:val="uk-UA"/>
        </w:rPr>
        <w:t>5</w:t>
      </w:r>
      <w:r>
        <w:rPr>
          <w:i/>
          <w:iCs/>
          <w:color w:val="3D85C6"/>
          <w:sz w:val="20"/>
          <w:szCs w:val="20"/>
        </w:rPr>
        <w:t xml:space="preserve">. </w:t>
      </w:r>
      <w:proofErr w:type="spellStart"/>
      <w:r>
        <w:rPr>
          <w:i/>
          <w:iCs/>
          <w:color w:val="3D85C6"/>
          <w:sz w:val="20"/>
          <w:szCs w:val="20"/>
        </w:rPr>
        <w:t>Блоксхема</w:t>
      </w:r>
      <w:proofErr w:type="spellEnd"/>
      <w:r>
        <w:rPr>
          <w:i/>
          <w:iCs/>
          <w:color w:val="3D85C6"/>
          <w:sz w:val="20"/>
          <w:szCs w:val="20"/>
        </w:rPr>
        <w:t xml:space="preserve"> до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r w:rsidR="00BF2A60">
        <w:rPr>
          <w:i/>
          <w:iCs/>
          <w:color w:val="3D85C6"/>
          <w:sz w:val="20"/>
          <w:szCs w:val="20"/>
          <w:lang w:val="uk-UA"/>
        </w:rPr>
        <w:t>Практичного завдання.</w:t>
      </w:r>
    </w:p>
    <w:p w14:paraId="4E01D300" w14:textId="77777777" w:rsidR="00382092" w:rsidRPr="00382092" w:rsidRDefault="00382092" w:rsidP="00382092">
      <w:pPr>
        <w:jc w:val="both"/>
        <w:rPr>
          <w:lang w:val="uk-UA"/>
        </w:rPr>
      </w:pPr>
    </w:p>
    <w:p w14:paraId="2EB835EB" w14:textId="4822B8B7" w:rsidR="0064046D" w:rsidRPr="00BD54CB" w:rsidRDefault="0064046D" w:rsidP="00BB61AE">
      <w:pPr>
        <w:numPr>
          <w:ilvl w:val="0"/>
          <w:numId w:val="13"/>
        </w:numPr>
        <w:jc w:val="both"/>
      </w:pPr>
      <w:r>
        <w:t xml:space="preserve">Планований час на реалізацію: </w:t>
      </w:r>
      <w:r>
        <w:rPr>
          <w:lang w:val="uk-UA"/>
        </w:rPr>
        <w:t>1 година</w:t>
      </w:r>
    </w:p>
    <w:p w14:paraId="7FE2C556" w14:textId="1BEB7D32" w:rsidR="00BD54CB" w:rsidRPr="00BD54CB" w:rsidRDefault="00BD54CB" w:rsidP="00BD54CB">
      <w:pPr>
        <w:ind w:left="360"/>
        <w:jc w:val="both"/>
      </w:pPr>
    </w:p>
    <w:p w14:paraId="63358A3F" w14:textId="0AE28295" w:rsidR="00BB61AE" w:rsidRPr="0064046D" w:rsidRDefault="00BB61AE" w:rsidP="00BB61AE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</w:t>
      </w: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Конфігурація середовища до виконання завдань:</w:t>
      </w:r>
    </w:p>
    <w:p w14:paraId="69A22495" w14:textId="6C0DDA0C" w:rsidR="00BB61AE" w:rsidRPr="00BB61AE" w:rsidRDefault="00BF2A60" w:rsidP="00BB61AE">
      <w:pPr>
        <w:rPr>
          <w:lang w:val="uk-UA"/>
        </w:rPr>
      </w:pPr>
      <w:r>
        <w:rPr>
          <w:lang w:val="uk-UA"/>
        </w:rPr>
        <w:t>Епік 2</w:t>
      </w:r>
      <w:r w:rsidR="00BB61AE" w:rsidRPr="00BB61AE">
        <w:t xml:space="preserve"> не передбачає завдань з налаштування середовища розробки чи встановлення додаткового програмного забезпечення. </w:t>
      </w:r>
    </w:p>
    <w:p w14:paraId="6AC0413E" w14:textId="77777777" w:rsidR="002C4E02" w:rsidRDefault="002C4E02">
      <w:pPr>
        <w:jc w:val="both"/>
      </w:pPr>
    </w:p>
    <w:p w14:paraId="426D6DCF" w14:textId="77777777" w:rsidR="00BB61AE" w:rsidRDefault="00BB61AE" w:rsidP="00BB61AE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  <w:t>4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Код програм з посиланням на зовнішні ресурси:</w:t>
      </w:r>
    </w:p>
    <w:p w14:paraId="4CBAEEA1" w14:textId="0951D332" w:rsidR="00AD3F02" w:rsidRPr="00676A83" w:rsidRDefault="00AD3F02" w:rsidP="00BB61AE">
      <w:pPr>
        <w:pStyle w:val="2"/>
        <w:spacing w:before="40" w:after="0"/>
        <w:jc w:val="both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AD3F0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AD3F0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 w:rsidR="00676A83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1</w:t>
      </w:r>
    </w:p>
    <w:p w14:paraId="12CF444A" w14:textId="77777777" w:rsidR="002C4E02" w:rsidRDefault="002C4E02">
      <w:pPr>
        <w:jc w:val="both"/>
        <w:rPr>
          <w:b/>
          <w:bCs/>
        </w:rPr>
      </w:pPr>
    </w:p>
    <w:p w14:paraId="166055E2" w14:textId="788AF000" w:rsidR="000F5B22" w:rsidRPr="00A240FA" w:rsidRDefault="00A240FA" w:rsidP="00F10ABF">
      <w:pPr>
        <w:rPr>
          <w:lang w:val="ru-RU"/>
        </w:rPr>
      </w:pPr>
      <w:r w:rsidRPr="00A240FA">
        <w:rPr>
          <w:noProof/>
          <w:lang w:val="ru-RU"/>
        </w:rPr>
        <w:lastRenderedPageBreak/>
        <w:drawing>
          <wp:inline distT="0" distB="0" distL="0" distR="0" wp14:anchorId="05261C33" wp14:editId="21CCFD21">
            <wp:extent cx="5733415" cy="4451350"/>
            <wp:effectExtent l="0" t="0" r="635" b="6350"/>
            <wp:docPr id="544418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1892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5DD4" w14:textId="28C12A35" w:rsidR="00676A83" w:rsidRPr="00676A83" w:rsidRDefault="00A240FA" w:rsidP="00A240FA">
      <w:pPr>
        <w:spacing w:after="200"/>
        <w:ind w:firstLine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ru-RU"/>
        </w:rPr>
        <w:t>Рис 6</w:t>
      </w:r>
      <w:r w:rsidR="00676A83">
        <w:rPr>
          <w:i/>
          <w:iCs/>
          <w:color w:val="3D85C6"/>
          <w:sz w:val="20"/>
          <w:szCs w:val="20"/>
        </w:rPr>
        <w:t xml:space="preserve">. Код до </w:t>
      </w:r>
      <w:r w:rsidR="00676A83">
        <w:rPr>
          <w:i/>
          <w:iCs/>
          <w:color w:val="3D85C6"/>
          <w:sz w:val="20"/>
          <w:szCs w:val="20"/>
          <w:lang w:val="uk-UA"/>
        </w:rPr>
        <w:t xml:space="preserve">Лабораторної роботи </w:t>
      </w:r>
      <w:r w:rsidR="00F10ABF">
        <w:rPr>
          <w:i/>
          <w:iCs/>
          <w:color w:val="3D85C6"/>
          <w:sz w:val="20"/>
          <w:szCs w:val="20"/>
          <w:lang w:val="uk-UA"/>
        </w:rPr>
        <w:t>№1. Завдання №1.</w:t>
      </w:r>
    </w:p>
    <w:p w14:paraId="72284173" w14:textId="72D27C87" w:rsidR="002C4E02" w:rsidRDefault="00070EAE">
      <w:pPr>
        <w:spacing w:after="200"/>
        <w:jc w:val="both"/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7013728F" w14:textId="22729DC3" w:rsidR="000A21A4" w:rsidRDefault="000A21A4" w:rsidP="00BD54CB">
      <w:pPr>
        <w:rPr>
          <w:lang w:val="ru-RU"/>
        </w:rPr>
      </w:pPr>
      <w:hyperlink r:id="rId36" w:history="1">
        <w:r w:rsidRPr="001E777C">
          <w:rPr>
            <w:rStyle w:val="a5"/>
          </w:rPr>
          <w:t>https://github.com/artificial-intelligence-department/ai_programming_playg</w:t>
        </w:r>
        <w:r w:rsidRPr="001E777C">
          <w:rPr>
            <w:rStyle w:val="a5"/>
          </w:rPr>
          <w:t>r</w:t>
        </w:r>
        <w:r w:rsidRPr="001E777C">
          <w:rPr>
            <w:rStyle w:val="a5"/>
          </w:rPr>
          <w:t>ound_2026/pull/320/changes#diff-1755b3fe61a3d6fb1a6fb3f3e3ed92c18dc2c65d96a03af61a6c503e76550d1b</w:t>
        </w:r>
      </w:hyperlink>
    </w:p>
    <w:p w14:paraId="5F2F490C" w14:textId="77777777" w:rsidR="000A21A4" w:rsidRPr="000A21A4" w:rsidRDefault="000A21A4" w:rsidP="00BD54CB">
      <w:pPr>
        <w:rPr>
          <w:lang w:val="ru-RU"/>
        </w:rPr>
      </w:pPr>
    </w:p>
    <w:p w14:paraId="36A440E2" w14:textId="226AA39D" w:rsidR="00230B2D" w:rsidRDefault="00AD3F02" w:rsidP="00BD54CB">
      <w:pPr>
        <w:rPr>
          <w:shd w:val="clear" w:color="auto" w:fill="FFF2CC"/>
          <w:lang w:val="en-US"/>
        </w:rPr>
      </w:pPr>
      <w:r w:rsidRPr="00AD3F02">
        <w:t>Завдання №2</w:t>
      </w:r>
      <w:r>
        <w:rPr>
          <w:lang w:val="uk-UA"/>
        </w:rPr>
        <w:t xml:space="preserve">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 1 </w:t>
      </w:r>
      <w:proofErr w:type="spellStart"/>
      <w:r w:rsidRPr="00AD3F02">
        <w:rPr>
          <w:color w:val="000000"/>
        </w:rPr>
        <w:t>Task</w:t>
      </w:r>
      <w:proofErr w:type="spellEnd"/>
      <w:r w:rsidRPr="00AD3F02">
        <w:rPr>
          <w:color w:val="000000"/>
        </w:rPr>
        <w:t xml:space="preserve"> 2</w:t>
      </w:r>
    </w:p>
    <w:p w14:paraId="2305CF1D" w14:textId="338949A5" w:rsidR="00971F12" w:rsidRPr="001B3595" w:rsidRDefault="001B3595" w:rsidP="001B3595">
      <w:pPr>
        <w:spacing w:after="200"/>
        <w:rPr>
          <w:i/>
          <w:iCs/>
          <w:color w:val="3D85C6"/>
          <w:sz w:val="20"/>
          <w:szCs w:val="20"/>
          <w:lang w:val="uk-UA"/>
        </w:rPr>
      </w:pPr>
      <w:r w:rsidRPr="001B3595">
        <w:rPr>
          <w:i/>
          <w:iCs/>
          <w:noProof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34DB13FC" wp14:editId="38C40C26">
            <wp:extent cx="5733415" cy="3204210"/>
            <wp:effectExtent l="0" t="0" r="635" b="0"/>
            <wp:docPr id="817862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620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4BB2" w14:textId="378A8604" w:rsidR="00971F12" w:rsidRPr="00676A83" w:rsidRDefault="001B3595" w:rsidP="00971F12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7</w:t>
      </w:r>
      <w:r w:rsidR="00971F12">
        <w:rPr>
          <w:i/>
          <w:iCs/>
          <w:color w:val="3D85C6"/>
          <w:sz w:val="20"/>
          <w:szCs w:val="20"/>
        </w:rPr>
        <w:t xml:space="preserve">. Код до </w:t>
      </w:r>
      <w:r w:rsidR="00971F12"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68A86E1C" w14:textId="52B760F8" w:rsidR="002C4E02" w:rsidRDefault="00070EAE">
      <w:pPr>
        <w:spacing w:after="200"/>
        <w:jc w:val="both"/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401C6E30" w14:textId="03D35D9A" w:rsidR="000A21A4" w:rsidRPr="000A21A4" w:rsidRDefault="000A21A4" w:rsidP="00AD3F02">
      <w:hyperlink r:id="rId38" w:history="1">
        <w:r w:rsidRPr="001E777C">
          <w:rPr>
            <w:rStyle w:val="a5"/>
          </w:rPr>
          <w:t>https://github.com/artificial-intelligence-department/ai_programming_playground_2026/pull/320/changes#diff-794ad3f206aa2c98835bf9d3adbcdd855d2c9bf47ccfffc488bb3232603faf20</w:t>
        </w:r>
      </w:hyperlink>
    </w:p>
    <w:p w14:paraId="484F16EF" w14:textId="77777777" w:rsidR="000A21A4" w:rsidRDefault="000A21A4" w:rsidP="00AD3F02">
      <w:pPr>
        <w:rPr>
          <w:lang w:val="ru-RU"/>
        </w:rPr>
      </w:pPr>
    </w:p>
    <w:p w14:paraId="12575257" w14:textId="69965BDD" w:rsidR="00AD3F02" w:rsidRDefault="00AD3F02" w:rsidP="00AD3F02">
      <w:pPr>
        <w:rPr>
          <w:lang w:val="uk-UA"/>
        </w:rPr>
      </w:pPr>
      <w:r w:rsidRPr="00AD3F02">
        <w:t>Завдання №</w:t>
      </w:r>
      <w:r w:rsidRPr="00AD3F02">
        <w:rPr>
          <w:lang w:val="uk-UA"/>
        </w:rPr>
        <w:t xml:space="preserve">3 </w:t>
      </w:r>
      <w:proofErr w:type="spellStart"/>
      <w:r w:rsidRPr="00AD3F02">
        <w:t>Lab</w:t>
      </w:r>
      <w:proofErr w:type="spellEnd"/>
      <w:r w:rsidRPr="00AD3F02">
        <w:t xml:space="preserve"># </w:t>
      </w:r>
      <w:proofErr w:type="spellStart"/>
      <w:r w:rsidRPr="00AD3F02">
        <w:t>programming</w:t>
      </w:r>
      <w:proofErr w:type="spellEnd"/>
      <w:r w:rsidRPr="00AD3F02">
        <w:t xml:space="preserve">: </w:t>
      </w:r>
      <w:proofErr w:type="spellStart"/>
      <w:r w:rsidRPr="00AD3F02">
        <w:t>Algotester</w:t>
      </w:r>
      <w:proofErr w:type="spellEnd"/>
      <w:r w:rsidRPr="00AD3F02">
        <w:t xml:space="preserve"> </w:t>
      </w:r>
      <w:proofErr w:type="spellStart"/>
      <w:r w:rsidRPr="00AD3F02">
        <w:t>Lab</w:t>
      </w:r>
      <w:proofErr w:type="spellEnd"/>
      <w:r w:rsidRPr="00AD3F02">
        <w:t xml:space="preserve"> 1 </w:t>
      </w:r>
      <w:proofErr w:type="spellStart"/>
      <w:r w:rsidRPr="00AD3F02">
        <w:t>Task</w:t>
      </w:r>
      <w:proofErr w:type="spellEnd"/>
      <w:r w:rsidRPr="00AD3F02">
        <w:t xml:space="preserve"> 1</w:t>
      </w:r>
    </w:p>
    <w:p w14:paraId="7E4D136F" w14:textId="5971E933" w:rsidR="001B3595" w:rsidRPr="00676A83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 w:rsidRPr="001B3595">
        <w:rPr>
          <w:noProof/>
          <w:shd w:val="clear" w:color="auto" w:fill="FFF2CC"/>
          <w:lang w:val="uk-UA"/>
        </w:rPr>
        <w:lastRenderedPageBreak/>
        <w:drawing>
          <wp:inline distT="0" distB="0" distL="0" distR="0" wp14:anchorId="2D542005" wp14:editId="1FE35FA4">
            <wp:extent cx="5733415" cy="4032250"/>
            <wp:effectExtent l="0" t="0" r="635" b="6350"/>
            <wp:docPr id="150334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499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B3595">
        <w:rPr>
          <w:i/>
          <w:iCs/>
          <w:color w:val="3D85C6"/>
          <w:sz w:val="20"/>
          <w:szCs w:val="20"/>
        </w:rPr>
        <w:t xml:space="preserve"> </w:t>
      </w:r>
      <w:r>
        <w:rPr>
          <w:i/>
          <w:iCs/>
          <w:color w:val="3D85C6"/>
          <w:sz w:val="20"/>
          <w:szCs w:val="20"/>
          <w:lang w:val="uk-UA"/>
        </w:rPr>
        <w:t>Рис 8</w:t>
      </w:r>
      <w:r>
        <w:rPr>
          <w:i/>
          <w:iCs/>
          <w:color w:val="3D85C6"/>
          <w:sz w:val="20"/>
          <w:szCs w:val="20"/>
        </w:rPr>
        <w:t xml:space="preserve">. Код до </w:t>
      </w:r>
      <w:r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47737ACA" w14:textId="6DEF8FBE" w:rsidR="001B3595" w:rsidRPr="001B3595" w:rsidRDefault="001B3595" w:rsidP="00AD3F02">
      <w:pPr>
        <w:rPr>
          <w:shd w:val="clear" w:color="auto" w:fill="FFF2CC"/>
          <w:lang w:val="uk-UA"/>
        </w:rPr>
      </w:pPr>
      <w:r w:rsidRPr="001B3595">
        <w:rPr>
          <w:noProof/>
          <w:shd w:val="clear" w:color="auto" w:fill="FFF2CC"/>
          <w:lang w:val="uk-UA"/>
        </w:rPr>
        <w:drawing>
          <wp:inline distT="0" distB="0" distL="0" distR="0" wp14:anchorId="27D56D08" wp14:editId="44A41134">
            <wp:extent cx="5733415" cy="3735705"/>
            <wp:effectExtent l="0" t="0" r="635" b="0"/>
            <wp:docPr id="19253993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3993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3AC0" w14:textId="7B67A5D9" w:rsidR="001B3595" w:rsidRPr="00676A83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9</w:t>
      </w:r>
      <w:r>
        <w:rPr>
          <w:i/>
          <w:iCs/>
          <w:color w:val="3D85C6"/>
          <w:sz w:val="20"/>
          <w:szCs w:val="20"/>
        </w:rPr>
        <w:t xml:space="preserve">. Код до </w:t>
      </w:r>
      <w:r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7F05E35E" w14:textId="3FDC5E6E" w:rsidR="001B3595" w:rsidRDefault="001B3595" w:rsidP="00470B56">
      <w:pPr>
        <w:rPr>
          <w:i/>
          <w:iCs/>
          <w:color w:val="000000"/>
          <w:lang w:val="uk-UA"/>
        </w:rPr>
      </w:pPr>
      <w:r w:rsidRPr="001B3595">
        <w:rPr>
          <w:i/>
          <w:iCs/>
          <w:noProof/>
          <w:color w:val="000000"/>
          <w:lang w:val="uk-UA"/>
        </w:rPr>
        <w:lastRenderedPageBreak/>
        <w:drawing>
          <wp:inline distT="0" distB="0" distL="0" distR="0" wp14:anchorId="09F0A9A4" wp14:editId="4483E6FF">
            <wp:extent cx="5733415" cy="3562985"/>
            <wp:effectExtent l="0" t="0" r="635" b="0"/>
            <wp:docPr id="147777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7771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43A7" w14:textId="75E1EFB5" w:rsidR="001B3595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10</w:t>
      </w:r>
      <w:r>
        <w:rPr>
          <w:i/>
          <w:iCs/>
          <w:color w:val="3D85C6"/>
          <w:sz w:val="20"/>
          <w:szCs w:val="20"/>
        </w:rPr>
        <w:t xml:space="preserve">. Код до </w:t>
      </w:r>
      <w:r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1A16D41A" w14:textId="30E8D7D0" w:rsidR="001B3595" w:rsidRPr="00676A83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 w:rsidRPr="001B3595">
        <w:rPr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6FAC135D" wp14:editId="1F021EA4">
            <wp:extent cx="5733415" cy="922655"/>
            <wp:effectExtent l="0" t="0" r="635" b="0"/>
            <wp:docPr id="1176580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07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7D18" w14:textId="5A87306C" w:rsidR="001B3595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11</w:t>
      </w:r>
      <w:r>
        <w:rPr>
          <w:i/>
          <w:iCs/>
          <w:color w:val="3D85C6"/>
          <w:sz w:val="20"/>
          <w:szCs w:val="20"/>
        </w:rPr>
        <w:t xml:space="preserve">. Код до </w:t>
      </w:r>
      <w:r>
        <w:rPr>
          <w:i/>
          <w:iCs/>
          <w:color w:val="3D85C6"/>
          <w:sz w:val="20"/>
          <w:szCs w:val="20"/>
          <w:lang w:val="uk-UA"/>
        </w:rPr>
        <w:t>Лабораторної роботи №1. Завдання №2.</w:t>
      </w:r>
    </w:p>
    <w:p w14:paraId="022BAA0A" w14:textId="3EFFB8FB" w:rsidR="002746B2" w:rsidRDefault="002746B2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noProof/>
        </w:rPr>
        <w:drawing>
          <wp:inline distT="0" distB="0" distL="0" distR="0" wp14:anchorId="73685CA8" wp14:editId="47291C53">
            <wp:extent cx="5733415" cy="286385"/>
            <wp:effectExtent l="0" t="0" r="635" b="0"/>
            <wp:docPr id="1603976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7673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FC60D" w14:textId="2F7EB9DE" w:rsidR="002746B2" w:rsidRPr="001B3595" w:rsidRDefault="002746B2" w:rsidP="002746B2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12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Зарахована </w:t>
      </w:r>
      <w:proofErr w:type="spellStart"/>
      <w:r>
        <w:rPr>
          <w:i/>
          <w:iCs/>
          <w:color w:val="3D85C6"/>
          <w:sz w:val="20"/>
          <w:szCs w:val="20"/>
          <w:lang w:val="uk-UA"/>
        </w:rPr>
        <w:t>алготестером</w:t>
      </w:r>
      <w:proofErr w:type="spellEnd"/>
      <w:r>
        <w:rPr>
          <w:i/>
          <w:iCs/>
          <w:color w:val="3D85C6"/>
          <w:sz w:val="20"/>
          <w:szCs w:val="20"/>
          <w:lang w:val="uk-UA"/>
        </w:rPr>
        <w:t xml:space="preserve"> Лабораторна робота №1. Завдання №2.</w:t>
      </w:r>
    </w:p>
    <w:p w14:paraId="5D0D1323" w14:textId="1FF09359" w:rsidR="008D3956" w:rsidRDefault="00070EAE" w:rsidP="00470B56">
      <w:pPr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4FBA4895" w14:textId="77777777" w:rsidR="00070EAE" w:rsidRDefault="00070EAE" w:rsidP="00470B56">
      <w:pPr>
        <w:rPr>
          <w:color w:val="000000"/>
        </w:rPr>
      </w:pPr>
    </w:p>
    <w:p w14:paraId="07A03427" w14:textId="4F6F6A29" w:rsidR="001B3595" w:rsidRPr="000A21A4" w:rsidRDefault="000A21A4" w:rsidP="00FA5996">
      <w:hyperlink r:id="rId44" w:history="1">
        <w:r w:rsidRPr="001E777C">
          <w:rPr>
            <w:rStyle w:val="a5"/>
          </w:rPr>
          <w:t>https://github.com/artificial-intelligence-department/ai_programming_playground_2026/pull/320/changes#diff-794ad3f206aa2c98835bf9d3adbcdd855d2c9bf47ccfffc488bb3232603faf20</w:t>
        </w:r>
      </w:hyperlink>
    </w:p>
    <w:p w14:paraId="1EDB00EC" w14:textId="77777777" w:rsidR="000A21A4" w:rsidRPr="000A21A4" w:rsidRDefault="000A21A4" w:rsidP="00FA5996">
      <w:pPr>
        <w:rPr>
          <w:b/>
          <w:bCs/>
        </w:rPr>
      </w:pPr>
    </w:p>
    <w:p w14:paraId="01BFF5B3" w14:textId="13C908C3" w:rsidR="00FA5996" w:rsidRDefault="00FA5996" w:rsidP="00FA5996">
      <w:pPr>
        <w:rPr>
          <w:color w:val="000000"/>
          <w:lang w:val="en-US"/>
        </w:rPr>
      </w:pPr>
      <w:r w:rsidRPr="00FA5996">
        <w:t>Завдання №</w:t>
      </w:r>
      <w:r w:rsidRPr="00FA5996">
        <w:rPr>
          <w:lang w:val="uk-UA"/>
        </w:rPr>
        <w:t xml:space="preserve">5 </w:t>
      </w:r>
      <w:proofErr w:type="spellStart"/>
      <w:r w:rsidRPr="00FA5996">
        <w:rPr>
          <w:color w:val="000000"/>
        </w:rPr>
        <w:t>Practice</w:t>
      </w:r>
      <w:proofErr w:type="spellEnd"/>
      <w:r w:rsidRPr="00FA5996">
        <w:rPr>
          <w:color w:val="000000"/>
        </w:rPr>
        <w:t xml:space="preserve"># </w:t>
      </w:r>
      <w:proofErr w:type="spellStart"/>
      <w:r w:rsidRPr="00FA5996">
        <w:rPr>
          <w:color w:val="000000"/>
        </w:rPr>
        <w:t>programming</w:t>
      </w:r>
      <w:proofErr w:type="spellEnd"/>
      <w:r w:rsidRPr="00FA5996">
        <w:rPr>
          <w:color w:val="000000"/>
        </w:rPr>
        <w:t xml:space="preserve">: </w:t>
      </w:r>
      <w:proofErr w:type="spellStart"/>
      <w:r w:rsidRPr="00FA5996">
        <w:rPr>
          <w:color w:val="000000"/>
        </w:rPr>
        <w:t>Class</w:t>
      </w:r>
      <w:proofErr w:type="spellEnd"/>
      <w:r w:rsidRPr="00FA5996">
        <w:rPr>
          <w:color w:val="000000"/>
        </w:rPr>
        <w:t xml:space="preserve"> </w:t>
      </w:r>
      <w:proofErr w:type="spellStart"/>
      <w:r w:rsidRPr="00FA5996">
        <w:rPr>
          <w:color w:val="000000"/>
        </w:rPr>
        <w:t>Practice</w:t>
      </w:r>
      <w:proofErr w:type="spellEnd"/>
      <w:r w:rsidRPr="00FA5996">
        <w:rPr>
          <w:color w:val="000000"/>
        </w:rPr>
        <w:t xml:space="preserve"> </w:t>
      </w:r>
      <w:proofErr w:type="spellStart"/>
      <w:r w:rsidRPr="00FA5996">
        <w:rPr>
          <w:color w:val="000000"/>
        </w:rPr>
        <w:t>Task</w:t>
      </w:r>
      <w:proofErr w:type="spellEnd"/>
      <w:r w:rsidR="00FE2D9E">
        <w:rPr>
          <w:color w:val="000000"/>
          <w:lang w:val="uk-UA"/>
        </w:rPr>
        <w:t xml:space="preserve"> – Аналізатор надійності пароля</w:t>
      </w:r>
    </w:p>
    <w:p w14:paraId="332C59B7" w14:textId="77777777" w:rsidR="00934DE4" w:rsidRDefault="00934DE4" w:rsidP="00FA5996">
      <w:pPr>
        <w:rPr>
          <w:color w:val="000000"/>
          <w:lang w:val="uk-UA"/>
        </w:rPr>
      </w:pPr>
    </w:p>
    <w:p w14:paraId="307980D6" w14:textId="66411444" w:rsidR="00904A84" w:rsidRDefault="001B3595" w:rsidP="00904A84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bookmarkStart w:id="2" w:name="_heading=h.c2k67t2k90gt" w:colFirst="0" w:colLast="0"/>
      <w:bookmarkEnd w:id="2"/>
      <w:r w:rsidRPr="001B3595">
        <w:rPr>
          <w:i/>
          <w:iCs/>
          <w:noProof/>
          <w:color w:val="3D85C6"/>
          <w:sz w:val="20"/>
          <w:szCs w:val="20"/>
          <w:lang w:val="uk-UA"/>
        </w:rPr>
        <w:lastRenderedPageBreak/>
        <w:drawing>
          <wp:inline distT="0" distB="0" distL="0" distR="0" wp14:anchorId="69B356EF" wp14:editId="40410536">
            <wp:extent cx="5733415" cy="4028440"/>
            <wp:effectExtent l="0" t="0" r="635" b="0"/>
            <wp:docPr id="187419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97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719E" w14:textId="33D8CF0A" w:rsidR="00BB61AE" w:rsidRDefault="001B3595" w:rsidP="00BB61AE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</w:t>
      </w:r>
      <w:r w:rsidR="002746B2">
        <w:rPr>
          <w:i/>
          <w:iCs/>
          <w:color w:val="3D85C6"/>
          <w:sz w:val="20"/>
          <w:szCs w:val="20"/>
          <w:lang w:val="uk-UA"/>
        </w:rPr>
        <w:t>3</w:t>
      </w:r>
      <w:r w:rsidR="00904A84">
        <w:rPr>
          <w:i/>
          <w:iCs/>
          <w:color w:val="3D85C6"/>
          <w:sz w:val="20"/>
          <w:szCs w:val="20"/>
        </w:rPr>
        <w:t xml:space="preserve">. Код до задачі </w:t>
      </w:r>
      <w:r w:rsidR="00904A84" w:rsidRPr="00E0295F">
        <w:rPr>
          <w:i/>
          <w:iCs/>
          <w:color w:val="3D85C6"/>
          <w:sz w:val="20"/>
          <w:szCs w:val="20"/>
        </w:rPr>
        <w:t>“</w:t>
      </w:r>
      <w:r w:rsidR="00904A84">
        <w:rPr>
          <w:i/>
          <w:iCs/>
          <w:color w:val="3D85C6"/>
          <w:sz w:val="20"/>
          <w:szCs w:val="20"/>
          <w:lang w:val="uk-UA"/>
        </w:rPr>
        <w:t>Аналізатор надійності пароля</w:t>
      </w:r>
      <w:r w:rsidR="00904A84" w:rsidRPr="00E0295F">
        <w:rPr>
          <w:i/>
          <w:iCs/>
          <w:color w:val="3D85C6"/>
          <w:sz w:val="20"/>
          <w:szCs w:val="20"/>
        </w:rPr>
        <w:t>”</w:t>
      </w:r>
    </w:p>
    <w:p w14:paraId="3A3E2B32" w14:textId="181B093F" w:rsidR="001B3595" w:rsidRPr="001B3595" w:rsidRDefault="001B3595" w:rsidP="00BB61AE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 w:rsidRPr="001B3595">
        <w:rPr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603E7427" wp14:editId="403F6EA1">
            <wp:extent cx="5733415" cy="3329305"/>
            <wp:effectExtent l="0" t="0" r="635" b="4445"/>
            <wp:docPr id="292552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5209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28583" w14:textId="4670BCF3" w:rsidR="001B3595" w:rsidRPr="001B3595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</w:t>
      </w:r>
      <w:r w:rsidR="002746B2">
        <w:rPr>
          <w:i/>
          <w:iCs/>
          <w:color w:val="3D85C6"/>
          <w:sz w:val="20"/>
          <w:szCs w:val="20"/>
          <w:lang w:val="uk-UA"/>
        </w:rPr>
        <w:t>4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 w:rsidRPr="00E0295F">
        <w:rPr>
          <w:i/>
          <w:iCs/>
          <w:color w:val="3D85C6"/>
          <w:sz w:val="20"/>
          <w:szCs w:val="20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Аналізатор надійності пароля</w:t>
      </w:r>
      <w:r w:rsidRPr="00E0295F">
        <w:rPr>
          <w:i/>
          <w:iCs/>
          <w:color w:val="3D85C6"/>
          <w:sz w:val="20"/>
          <w:szCs w:val="20"/>
        </w:rPr>
        <w:t>”</w:t>
      </w:r>
    </w:p>
    <w:p w14:paraId="0C735B75" w14:textId="40885EE9" w:rsidR="001B3595" w:rsidRPr="001B3595" w:rsidRDefault="001B3595" w:rsidP="001B3595">
      <w:pPr>
        <w:rPr>
          <w:i/>
          <w:iCs/>
          <w:color w:val="000000"/>
          <w:lang w:val="uk-UA"/>
        </w:rPr>
      </w:pPr>
      <w:r w:rsidRPr="001B3595">
        <w:rPr>
          <w:i/>
          <w:iCs/>
          <w:noProof/>
          <w:color w:val="000000"/>
          <w:lang w:val="uk-UA"/>
        </w:rPr>
        <w:lastRenderedPageBreak/>
        <w:drawing>
          <wp:inline distT="0" distB="0" distL="0" distR="0" wp14:anchorId="2ED20E60" wp14:editId="103C2020">
            <wp:extent cx="5733415" cy="2572385"/>
            <wp:effectExtent l="0" t="0" r="635" b="0"/>
            <wp:docPr id="7219768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768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7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1CA4" w14:textId="19AC3D15" w:rsidR="001B3595" w:rsidRPr="001B3595" w:rsidRDefault="001B3595" w:rsidP="001B3595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</w:t>
      </w:r>
      <w:r w:rsidR="002746B2">
        <w:rPr>
          <w:i/>
          <w:iCs/>
          <w:color w:val="3D85C6"/>
          <w:sz w:val="20"/>
          <w:szCs w:val="20"/>
          <w:lang w:val="uk-UA"/>
        </w:rPr>
        <w:t>5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 w:rsidRPr="00E0295F">
        <w:rPr>
          <w:i/>
          <w:iCs/>
          <w:color w:val="3D85C6"/>
          <w:sz w:val="20"/>
          <w:szCs w:val="20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Аналізатор надійності пароля</w:t>
      </w:r>
      <w:r w:rsidRPr="00E0295F">
        <w:rPr>
          <w:i/>
          <w:iCs/>
          <w:color w:val="3D85C6"/>
          <w:sz w:val="20"/>
          <w:szCs w:val="20"/>
        </w:rPr>
        <w:t>”</w:t>
      </w:r>
    </w:p>
    <w:p w14:paraId="1C2B5969" w14:textId="49CF7A80" w:rsidR="001B3595" w:rsidRDefault="001B3595" w:rsidP="00FA5996">
      <w:pPr>
        <w:rPr>
          <w:i/>
          <w:iCs/>
          <w:color w:val="000000"/>
          <w:lang w:val="uk-UA"/>
        </w:rPr>
      </w:pPr>
      <w:r w:rsidRPr="001B3595">
        <w:rPr>
          <w:i/>
          <w:iCs/>
          <w:noProof/>
          <w:color w:val="000000"/>
          <w:lang w:val="uk-UA"/>
        </w:rPr>
        <w:drawing>
          <wp:inline distT="0" distB="0" distL="0" distR="0" wp14:anchorId="379B6FB2" wp14:editId="0680F7E3">
            <wp:extent cx="5733415" cy="1679575"/>
            <wp:effectExtent l="0" t="0" r="635" b="0"/>
            <wp:docPr id="136087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7864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C99B" w14:textId="1ED1D189" w:rsidR="002746B2" w:rsidRPr="002746B2" w:rsidRDefault="001B3595" w:rsidP="002746B2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</w:t>
      </w:r>
      <w:r w:rsidR="002746B2">
        <w:rPr>
          <w:i/>
          <w:iCs/>
          <w:color w:val="3D85C6"/>
          <w:sz w:val="20"/>
          <w:szCs w:val="20"/>
          <w:lang w:val="uk-UA"/>
        </w:rPr>
        <w:t>6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 w:rsidRPr="00E0295F">
        <w:rPr>
          <w:i/>
          <w:iCs/>
          <w:color w:val="3D85C6"/>
          <w:sz w:val="20"/>
          <w:szCs w:val="20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Аналізатор надійності пароля</w:t>
      </w:r>
      <w:r w:rsidRPr="00E0295F">
        <w:rPr>
          <w:i/>
          <w:iCs/>
          <w:color w:val="3D85C6"/>
          <w:sz w:val="20"/>
          <w:szCs w:val="20"/>
        </w:rPr>
        <w:t>”</w:t>
      </w:r>
    </w:p>
    <w:p w14:paraId="3287A1DE" w14:textId="4E368C2F" w:rsidR="00BB61AE" w:rsidRDefault="00F85332" w:rsidP="00FA5996">
      <w:pPr>
        <w:rPr>
          <w:lang w:val="uk-UA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  <w:hyperlink r:id="rId49" w:history="1">
        <w:r w:rsidRPr="00F85332">
          <w:rPr>
            <w:color w:val="1155CC"/>
            <w:u w:val="single"/>
          </w:rPr>
          <w:t xml:space="preserve"> </w:t>
        </w:r>
      </w:hyperlink>
    </w:p>
    <w:p w14:paraId="5078695F" w14:textId="77777777" w:rsidR="001B3595" w:rsidRPr="001B3595" w:rsidRDefault="001B3595" w:rsidP="00FA5996">
      <w:pPr>
        <w:rPr>
          <w:color w:val="000000"/>
          <w:lang w:val="uk-UA"/>
        </w:rPr>
      </w:pPr>
    </w:p>
    <w:p w14:paraId="06F82971" w14:textId="5CD261BB" w:rsidR="00070EAE" w:rsidRPr="000A21A4" w:rsidRDefault="000A21A4" w:rsidP="00FA5996">
      <w:pPr>
        <w:rPr>
          <w:b/>
          <w:bCs/>
          <w:color w:val="000000"/>
          <w:lang w:val="uk-UA"/>
        </w:rPr>
      </w:pPr>
      <w:hyperlink r:id="rId50" w:history="1">
        <w:r w:rsidRPr="001E777C">
          <w:rPr>
            <w:rStyle w:val="a5"/>
          </w:rPr>
          <w:t>https://github.com/artificial-intelligence-department/ai_programming_playground_2026/pull/320/changes#diff-e4ff7192e72bafd9f5695728a075d72dfcca6c49deee6deaa9a8be204686e8be</w:t>
        </w:r>
      </w:hyperlink>
      <w:r w:rsidRPr="000A21A4">
        <w:rPr>
          <w:lang w:val="uk-UA"/>
        </w:rPr>
        <w:t xml:space="preserve"> </w:t>
      </w:r>
    </w:p>
    <w:p w14:paraId="7BE13E51" w14:textId="77777777" w:rsidR="00BD54CB" w:rsidRPr="001B3595" w:rsidRDefault="00BD54CB" w:rsidP="00FA5996">
      <w:pPr>
        <w:rPr>
          <w:lang w:val="uk-UA"/>
        </w:rPr>
      </w:pPr>
    </w:p>
    <w:p w14:paraId="2450370A" w14:textId="1F402BE9" w:rsidR="00FA5996" w:rsidRPr="00FA5996" w:rsidRDefault="00FA5996" w:rsidP="00FA5996">
      <w:pPr>
        <w:rPr>
          <w:shd w:val="clear" w:color="auto" w:fill="FFF2CC"/>
          <w:lang w:val="uk-UA"/>
        </w:rPr>
      </w:pPr>
      <w:r w:rsidRPr="00FA5996">
        <w:t>Завдання №</w:t>
      </w:r>
      <w:r w:rsidRPr="00FA5996">
        <w:rPr>
          <w:lang w:val="uk-UA"/>
        </w:rPr>
        <w:t xml:space="preserve">6 </w:t>
      </w:r>
      <w:proofErr w:type="spellStart"/>
      <w:r w:rsidRPr="00FA5996">
        <w:t>Practice</w:t>
      </w:r>
      <w:proofErr w:type="spellEnd"/>
      <w:r w:rsidRPr="00FA5996">
        <w:t xml:space="preserve"># </w:t>
      </w:r>
      <w:proofErr w:type="spellStart"/>
      <w:r w:rsidRPr="00FA5996">
        <w:t>programming</w:t>
      </w:r>
      <w:proofErr w:type="spellEnd"/>
      <w:r w:rsidRPr="00FA5996">
        <w:t xml:space="preserve">:  </w:t>
      </w:r>
      <w:proofErr w:type="spellStart"/>
      <w:r w:rsidRPr="00FA5996">
        <w:t>Self</w:t>
      </w:r>
      <w:proofErr w:type="spellEnd"/>
      <w:r w:rsidRPr="00FA5996">
        <w:t xml:space="preserve"> </w:t>
      </w:r>
      <w:proofErr w:type="spellStart"/>
      <w:r w:rsidRPr="00FA5996">
        <w:t>Practice</w:t>
      </w:r>
      <w:proofErr w:type="spellEnd"/>
      <w:r w:rsidRPr="00FA5996">
        <w:t xml:space="preserve"> </w:t>
      </w:r>
      <w:proofErr w:type="spellStart"/>
      <w:r w:rsidRPr="00FA5996">
        <w:t>Task</w:t>
      </w:r>
      <w:proofErr w:type="spellEnd"/>
    </w:p>
    <w:p w14:paraId="7D550B76" w14:textId="77777777" w:rsidR="00BD54CB" w:rsidRDefault="00BD54CB" w:rsidP="0054749F">
      <w:pPr>
        <w:jc w:val="both"/>
        <w:rPr>
          <w:b/>
          <w:bCs/>
          <w:lang w:val="en-US"/>
        </w:rPr>
      </w:pPr>
    </w:p>
    <w:p w14:paraId="5D5AE0AD" w14:textId="210FC6B4" w:rsidR="0054749F" w:rsidRDefault="0054749F" w:rsidP="0054749F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</w:t>
      </w:r>
      <w:r w:rsidRPr="00E0295F">
        <w:rPr>
          <w:b/>
          <w:bCs/>
          <w:lang w:val="ru-RU"/>
        </w:rPr>
        <w:t>“</w:t>
      </w:r>
      <w:r>
        <w:rPr>
          <w:b/>
          <w:bCs/>
          <w:lang w:val="uk-UA"/>
        </w:rPr>
        <w:t>Цікава гра</w:t>
      </w:r>
      <w:r w:rsidRPr="00E0295F">
        <w:rPr>
          <w:b/>
          <w:bCs/>
          <w:lang w:val="ru-RU"/>
        </w:rPr>
        <w:t>”</w:t>
      </w:r>
    </w:p>
    <w:p w14:paraId="023D40BB" w14:textId="77777777" w:rsidR="006049CF" w:rsidRDefault="0054749F" w:rsidP="006049CF">
      <w:pPr>
        <w:pStyle w:val="a9"/>
        <w:spacing w:before="0" w:beforeAutospacing="0" w:after="150" w:afterAutospacing="0"/>
        <w:rPr>
          <w:color w:val="333333"/>
          <w:lang w:val="uk-UA"/>
        </w:rPr>
      </w:pPr>
      <w:r w:rsidRPr="007E48A1">
        <w:rPr>
          <w:b/>
          <w:bCs/>
          <w:lang w:val="uk-UA"/>
        </w:rPr>
        <w:t>Умова задачі</w:t>
      </w:r>
      <w:r w:rsidRPr="00E0295F">
        <w:rPr>
          <w:b/>
          <w:bCs/>
          <w:lang w:val="ru-RU"/>
        </w:rPr>
        <w:t>:</w:t>
      </w:r>
      <w:r w:rsidRPr="00E0295F">
        <w:rPr>
          <w:lang w:val="ru-RU"/>
        </w:rPr>
        <w:t xml:space="preserve"> </w:t>
      </w:r>
      <w:r w:rsidRPr="009778F7">
        <w:rPr>
          <w:color w:val="333333"/>
        </w:rPr>
        <w:t>Мале Бісеня та Дракон полюбляють проводити дозвілля разом. Сьогодні вони грають в одну дуже цікаву гру.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У них є дошка, що складається з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рядків 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 стовпців, всі клітинки якої білі.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Гравці по черзі вибирають одну білу клітинку та зафарбовують її в чорний колір. Бісеня ходить першим. Гравець, який не може зробити хід, тобто на початку ходу якого вся дошка чорна, програє.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 xml:space="preserve">Погостривши зубки, Бісеня зрозуміло, що у Дракона велика перевага, адже він двоголовий, а, як то кажуть, «одна </w:t>
      </w:r>
      <w:r>
        <w:rPr>
          <w:color w:val="333333"/>
          <w:lang w:val="uk-UA"/>
        </w:rPr>
        <w:t xml:space="preserve"> </w:t>
      </w:r>
      <w:r w:rsidRPr="009778F7">
        <w:rPr>
          <w:color w:val="333333"/>
        </w:rPr>
        <w:t>голова добре, а дві — краще». Тому воно просить вас допомогти. Вам потрібно сказати за заданими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, хто виграє у цій напруженій грі.</w:t>
      </w:r>
    </w:p>
    <w:p w14:paraId="336D4B71" w14:textId="77777777" w:rsidR="006049CF" w:rsidRDefault="0054749F" w:rsidP="006049CF">
      <w:pPr>
        <w:pStyle w:val="a9"/>
        <w:spacing w:before="0" w:beforeAutospacing="0" w:after="150" w:afterAutospacing="0"/>
        <w:rPr>
          <w:color w:val="333333"/>
          <w:lang w:val="uk-UA"/>
        </w:rPr>
      </w:pPr>
      <w:r w:rsidRPr="009778F7">
        <w:rPr>
          <w:b/>
          <w:bCs/>
          <w:color w:val="333333"/>
        </w:rPr>
        <w:t>Вхідні дані</w:t>
      </w:r>
      <w:r w:rsidRPr="00E0295F">
        <w:rPr>
          <w:b/>
          <w:bCs/>
          <w:color w:val="333333"/>
          <w:lang w:val="ru-RU"/>
        </w:rPr>
        <w:t xml:space="preserve">: </w:t>
      </w:r>
      <w:r w:rsidRPr="009778F7">
        <w:rPr>
          <w:color w:val="333333"/>
        </w:rPr>
        <w:t>У єдиному рядку задані два цілих числа </w:t>
      </w:r>
      <w:r w:rsidRPr="009778F7">
        <w:rPr>
          <w:rFonts w:ascii="Cambria Math" w:hAnsi="Cambria Math" w:cs="Cambria Math"/>
          <w:color w:val="333333"/>
        </w:rPr>
        <w:t>𝑛</w:t>
      </w:r>
      <w:r w:rsidRPr="009778F7">
        <w:rPr>
          <w:color w:val="333333"/>
        </w:rPr>
        <w:t> та </w:t>
      </w:r>
      <w:r w:rsidRPr="009778F7">
        <w:rPr>
          <w:rFonts w:ascii="Cambria Math" w:hAnsi="Cambria Math" w:cs="Cambria Math"/>
          <w:color w:val="333333"/>
        </w:rPr>
        <w:t>𝑚</w:t>
      </w:r>
      <w:r w:rsidRPr="009778F7">
        <w:rPr>
          <w:color w:val="333333"/>
        </w:rPr>
        <w:t> — розміри дошки.</w:t>
      </w:r>
    </w:p>
    <w:p w14:paraId="669068A2" w14:textId="3ECC01C9" w:rsidR="0054749F" w:rsidRPr="006049CF" w:rsidRDefault="0054749F" w:rsidP="006049CF">
      <w:pPr>
        <w:pStyle w:val="a9"/>
        <w:spacing w:before="0" w:beforeAutospacing="0" w:after="150" w:afterAutospacing="0"/>
        <w:rPr>
          <w:color w:val="333333"/>
        </w:rPr>
      </w:pPr>
      <w:r w:rsidRPr="009778F7">
        <w:rPr>
          <w:b/>
          <w:bCs/>
          <w:color w:val="333333"/>
        </w:rPr>
        <w:t>Вихідні дані</w:t>
      </w:r>
      <w:r>
        <w:rPr>
          <w:b/>
          <w:bCs/>
          <w:color w:val="333333"/>
        </w:rPr>
        <w:t xml:space="preserve">: </w:t>
      </w:r>
      <w:r w:rsidRPr="009778F7">
        <w:rPr>
          <w:color w:val="333333"/>
        </w:rPr>
        <w:t>Єдине слово — </w:t>
      </w:r>
      <w:proofErr w:type="spellStart"/>
      <w:r w:rsidRPr="009778F7">
        <w:rPr>
          <w:color w:val="333333"/>
        </w:rPr>
        <w:t>Imp</w:t>
      </w:r>
      <w:proofErr w:type="spellEnd"/>
      <w:r w:rsidRPr="009778F7">
        <w:rPr>
          <w:color w:val="333333"/>
        </w:rPr>
        <w:t>, якщо переможе Бісеня, та </w:t>
      </w:r>
      <w:proofErr w:type="spellStart"/>
      <w:r w:rsidRPr="009778F7">
        <w:rPr>
          <w:color w:val="333333"/>
        </w:rPr>
        <w:t>Dragon</w:t>
      </w:r>
      <w:proofErr w:type="spellEnd"/>
      <w:r w:rsidRPr="009778F7">
        <w:rPr>
          <w:color w:val="333333"/>
        </w:rPr>
        <w:t>, якщо переможе Дракон.</w:t>
      </w:r>
    </w:p>
    <w:p w14:paraId="68D9B9AF" w14:textId="4E3F385E" w:rsidR="00BD54CB" w:rsidRDefault="001B3595" w:rsidP="006049CF">
      <w:pPr>
        <w:spacing w:after="200"/>
        <w:jc w:val="center"/>
        <w:rPr>
          <w:i/>
          <w:iCs/>
          <w:color w:val="3D85C6"/>
          <w:sz w:val="20"/>
          <w:szCs w:val="20"/>
        </w:rPr>
      </w:pPr>
      <w:r w:rsidRPr="001B3595">
        <w:rPr>
          <w:i/>
          <w:iCs/>
          <w:noProof/>
          <w:color w:val="3D85C6"/>
          <w:sz w:val="20"/>
          <w:szCs w:val="20"/>
        </w:rPr>
        <w:lastRenderedPageBreak/>
        <w:drawing>
          <wp:inline distT="0" distB="0" distL="0" distR="0" wp14:anchorId="6A625A6B" wp14:editId="4470B136">
            <wp:extent cx="5733415" cy="3220720"/>
            <wp:effectExtent l="0" t="0" r="635" b="0"/>
            <wp:docPr id="1280530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53079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678E" w14:textId="07D98E34" w:rsidR="006049CF" w:rsidRPr="00BB61AE" w:rsidRDefault="002746B2" w:rsidP="006049CF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17</w:t>
      </w:r>
      <w:r w:rsidR="006049CF">
        <w:rPr>
          <w:i/>
          <w:iCs/>
          <w:color w:val="3D85C6"/>
          <w:sz w:val="20"/>
          <w:szCs w:val="20"/>
        </w:rPr>
        <w:t xml:space="preserve">. Код до задачі </w:t>
      </w:r>
      <w:r w:rsidR="006049CF" w:rsidRPr="00E0295F">
        <w:rPr>
          <w:i/>
          <w:iCs/>
          <w:color w:val="3D85C6"/>
          <w:sz w:val="20"/>
          <w:szCs w:val="20"/>
          <w:lang w:val="ru-RU"/>
        </w:rPr>
        <w:t>“</w:t>
      </w:r>
      <w:r w:rsidR="006049CF">
        <w:rPr>
          <w:i/>
          <w:iCs/>
          <w:color w:val="3D85C6"/>
          <w:sz w:val="20"/>
          <w:szCs w:val="20"/>
          <w:lang w:val="uk-UA"/>
        </w:rPr>
        <w:t>Цікава гра</w:t>
      </w:r>
      <w:r w:rsidR="006049CF"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3ABEFADF" w14:textId="27B0CD6D" w:rsidR="002C4E02" w:rsidRDefault="00070EAE" w:rsidP="00070EAE">
      <w:pPr>
        <w:spacing w:after="200"/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683C23E9" w14:textId="5F60F260" w:rsidR="00BD54CB" w:rsidRDefault="000A21A4" w:rsidP="00CD79E4">
      <w:pPr>
        <w:jc w:val="both"/>
        <w:rPr>
          <w:lang w:val="ru-RU"/>
        </w:rPr>
      </w:pPr>
      <w:hyperlink r:id="rId52" w:history="1">
        <w:r w:rsidRPr="001E777C">
          <w:rPr>
            <w:rStyle w:val="a5"/>
          </w:rPr>
          <w:t>https://github.com/artificial-intelligence-department/ai_programming_playground_2026/pull/320/changes#diff-fab1e56b769e9b7784be7dba50e488ceb054d3c43e98e51f8a36671c8072265e</w:t>
        </w:r>
      </w:hyperlink>
      <w:r w:rsidRPr="000A21A4">
        <w:t xml:space="preserve"> </w:t>
      </w:r>
    </w:p>
    <w:p w14:paraId="31F1F4B6" w14:textId="77777777" w:rsidR="000A21A4" w:rsidRPr="000A21A4" w:rsidRDefault="000A21A4" w:rsidP="00CD79E4">
      <w:pPr>
        <w:jc w:val="both"/>
        <w:rPr>
          <w:b/>
          <w:bCs/>
          <w:lang w:val="ru-RU"/>
        </w:rPr>
      </w:pPr>
    </w:p>
    <w:p w14:paraId="7FA1D22E" w14:textId="47121994" w:rsidR="00CD79E4" w:rsidRPr="000A21A4" w:rsidRDefault="00CD79E4" w:rsidP="00CD79E4">
      <w:pPr>
        <w:jc w:val="both"/>
        <w:rPr>
          <w:b/>
          <w:bCs/>
        </w:rPr>
      </w:pPr>
      <w:r>
        <w:rPr>
          <w:b/>
          <w:bCs/>
          <w:lang w:val="uk-UA"/>
        </w:rPr>
        <w:t xml:space="preserve">Задача  – </w:t>
      </w:r>
      <w:r w:rsidRPr="00E0295F">
        <w:rPr>
          <w:b/>
          <w:bCs/>
        </w:rPr>
        <w:t>“</w:t>
      </w:r>
      <w:r w:rsidR="002107F3" w:rsidRPr="000A21A4">
        <w:rPr>
          <w:b/>
          <w:bCs/>
        </w:rPr>
        <w:t>Апельсини</w:t>
      </w:r>
      <w:r w:rsidRPr="00E0295F">
        <w:rPr>
          <w:b/>
          <w:bCs/>
        </w:rPr>
        <w:t>”</w:t>
      </w:r>
    </w:p>
    <w:p w14:paraId="6C1B405D" w14:textId="3158B36F" w:rsidR="00117BBF" w:rsidRPr="00117BBF" w:rsidRDefault="00BB0C5F" w:rsidP="00117BBF">
      <w:pPr>
        <w:pStyle w:val="a9"/>
        <w:spacing w:after="150"/>
        <w:rPr>
          <w:color w:val="333333"/>
        </w:rPr>
      </w:pPr>
      <w:r w:rsidRPr="007E48A1">
        <w:rPr>
          <w:b/>
          <w:bCs/>
          <w:lang w:val="uk-UA"/>
        </w:rPr>
        <w:t>Умова задачі</w:t>
      </w:r>
      <w:r w:rsidRPr="00E0295F">
        <w:rPr>
          <w:b/>
          <w:bCs/>
        </w:rPr>
        <w:t>:</w:t>
      </w:r>
      <w:r w:rsidRPr="00E0295F">
        <w:t xml:space="preserve"> </w:t>
      </w:r>
      <w:r w:rsidR="00117BBF" w:rsidRPr="00117BBF">
        <w:rPr>
          <w:color w:val="333333"/>
        </w:rPr>
        <w:t xml:space="preserve">Зайчик знає, що у лісі є рівно </w:t>
      </w:r>
      <w:r w:rsidR="00117BBF" w:rsidRPr="00117BBF">
        <w:rPr>
          <w:rFonts w:ascii="Cambria Math" w:hAnsi="Cambria Math" w:cs="Cambria Math"/>
          <w:color w:val="333333"/>
        </w:rPr>
        <w:t>𝑛</w:t>
      </w:r>
      <w:r w:rsidR="00117BBF" w:rsidRPr="00117BBF">
        <w:rPr>
          <w:color w:val="333333"/>
        </w:rPr>
        <w:t xml:space="preserve"> квадратних галявин різного розміру. Так історично склалося, що він знає тільки площі цих галявин — </w:t>
      </w:r>
      <w:r w:rsidR="00117BBF" w:rsidRPr="00117BBF">
        <w:rPr>
          <w:rFonts w:ascii="Cambria Math" w:hAnsi="Cambria Math" w:cs="Cambria Math"/>
          <w:color w:val="333333"/>
        </w:rPr>
        <w:t>𝑎𝑖</w:t>
      </w:r>
      <w:r w:rsidR="00117BBF" w:rsidRPr="00117BBF">
        <w:rPr>
          <w:color w:val="333333"/>
        </w:rPr>
        <w:t>.</w:t>
      </w:r>
      <w:r w:rsidR="00117BBF">
        <w:rPr>
          <w:color w:val="333333"/>
          <w:lang w:val="uk-UA"/>
        </w:rPr>
        <w:t xml:space="preserve"> </w:t>
      </w:r>
      <w:r w:rsidR="00117BBF" w:rsidRPr="00117BBF">
        <w:rPr>
          <w:color w:val="333333"/>
        </w:rPr>
        <w:t>От йому стало цікаво, яка галявина має найбільшу сторону.</w:t>
      </w:r>
    </w:p>
    <w:p w14:paraId="2A1C0677" w14:textId="0302641C" w:rsidR="00117BBF" w:rsidRPr="00117BBF" w:rsidRDefault="00BB0C5F" w:rsidP="00117BBF">
      <w:pPr>
        <w:pStyle w:val="a9"/>
        <w:spacing w:after="150"/>
        <w:rPr>
          <w:color w:val="333333"/>
        </w:rPr>
      </w:pPr>
      <w:r w:rsidRPr="009778F7">
        <w:rPr>
          <w:b/>
          <w:bCs/>
          <w:color w:val="333333"/>
        </w:rPr>
        <w:t>Вхідні дані</w:t>
      </w:r>
      <w:r w:rsidRPr="002107F3">
        <w:rPr>
          <w:b/>
          <w:bCs/>
          <w:color w:val="333333"/>
          <w:lang w:val="uk-UA"/>
        </w:rPr>
        <w:t xml:space="preserve">: </w:t>
      </w:r>
      <w:r w:rsidR="002107F3" w:rsidRPr="002107F3">
        <w:rPr>
          <w:color w:val="333333"/>
        </w:rPr>
        <w:t xml:space="preserve">У першому і єдиному рядку задано три цілі числа </w:t>
      </w:r>
      <w:r w:rsidR="002107F3" w:rsidRPr="002107F3">
        <w:rPr>
          <w:rFonts w:ascii="Cambria Math" w:hAnsi="Cambria Math" w:cs="Cambria Math"/>
          <w:color w:val="333333"/>
        </w:rPr>
        <w:t>𝑎</w:t>
      </w:r>
      <w:r w:rsidR="002107F3" w:rsidRPr="002107F3">
        <w:rPr>
          <w:color w:val="333333"/>
        </w:rPr>
        <w:t xml:space="preserve">, </w:t>
      </w:r>
      <w:r w:rsidR="002107F3" w:rsidRPr="002107F3">
        <w:rPr>
          <w:rFonts w:ascii="Cambria Math" w:hAnsi="Cambria Math" w:cs="Cambria Math"/>
          <w:color w:val="333333"/>
        </w:rPr>
        <w:t>𝑏</w:t>
      </w:r>
      <w:r w:rsidR="002107F3" w:rsidRPr="002107F3">
        <w:rPr>
          <w:color w:val="333333"/>
        </w:rPr>
        <w:t xml:space="preserve"> та </w:t>
      </w:r>
      <w:r w:rsidR="002107F3" w:rsidRPr="002107F3">
        <w:rPr>
          <w:rFonts w:ascii="Cambria Math" w:hAnsi="Cambria Math" w:cs="Cambria Math"/>
          <w:color w:val="333333"/>
        </w:rPr>
        <w:t>𝑐</w:t>
      </w:r>
      <w:r w:rsidR="002107F3" w:rsidRPr="002107F3">
        <w:rPr>
          <w:color w:val="333333"/>
        </w:rPr>
        <w:t xml:space="preserve"> — кількість апельсинів у Марічки, Софійки і Петрика відповідно.</w:t>
      </w:r>
    </w:p>
    <w:p w14:paraId="1F6E58AC" w14:textId="33732DEE" w:rsidR="00BB0C5F" w:rsidRPr="00117BBF" w:rsidRDefault="00BB0C5F" w:rsidP="00117BBF">
      <w:pPr>
        <w:pStyle w:val="a9"/>
        <w:spacing w:after="150"/>
        <w:rPr>
          <w:color w:val="333333"/>
          <w:lang w:val="uk-UA"/>
        </w:rPr>
      </w:pPr>
      <w:r w:rsidRPr="009778F7">
        <w:rPr>
          <w:b/>
          <w:bCs/>
          <w:color w:val="333333"/>
        </w:rPr>
        <w:t>Вихідні дані</w:t>
      </w:r>
      <w:r>
        <w:rPr>
          <w:b/>
          <w:bCs/>
          <w:color w:val="333333"/>
        </w:rPr>
        <w:t>:</w:t>
      </w:r>
      <w:r w:rsidRPr="00BB0C5F">
        <w:rPr>
          <w:color w:val="333333"/>
          <w:sz w:val="27"/>
          <w:szCs w:val="27"/>
          <w:shd w:val="clear" w:color="auto" w:fill="FFFFFF"/>
        </w:rPr>
        <w:t xml:space="preserve"> </w:t>
      </w:r>
      <w:r w:rsidR="002107F3" w:rsidRPr="002107F3">
        <w:rPr>
          <w:color w:val="333333"/>
        </w:rPr>
        <w:t>У єдиному рядку виведіть відповідь до задачі — YES, якщо дівчата разом мають більше апельсинів, ніж Петрик, або NO в іншому випадку.</w:t>
      </w:r>
    </w:p>
    <w:p w14:paraId="6CE232BE" w14:textId="2144C22E" w:rsidR="00BD54CB" w:rsidRDefault="002107F3" w:rsidP="006049CF">
      <w:pPr>
        <w:spacing w:after="200"/>
        <w:jc w:val="center"/>
        <w:rPr>
          <w:i/>
          <w:iCs/>
          <w:color w:val="3D85C6"/>
          <w:sz w:val="20"/>
          <w:szCs w:val="20"/>
        </w:rPr>
      </w:pPr>
      <w:r w:rsidRPr="002107F3">
        <w:rPr>
          <w:i/>
          <w:iCs/>
          <w:noProof/>
          <w:color w:val="3D85C6"/>
          <w:sz w:val="20"/>
          <w:szCs w:val="20"/>
        </w:rPr>
        <w:lastRenderedPageBreak/>
        <w:drawing>
          <wp:inline distT="0" distB="0" distL="0" distR="0" wp14:anchorId="65DA2045" wp14:editId="739997BE">
            <wp:extent cx="5733415" cy="3429000"/>
            <wp:effectExtent l="0" t="0" r="635" b="0"/>
            <wp:docPr id="1456210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1061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026DD" w14:textId="597FE3C0" w:rsidR="006049CF" w:rsidRPr="00BB61AE" w:rsidRDefault="002107F3" w:rsidP="006049CF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18</w:t>
      </w:r>
      <w:r w:rsidR="006049CF">
        <w:rPr>
          <w:i/>
          <w:iCs/>
          <w:color w:val="3D85C6"/>
          <w:sz w:val="20"/>
          <w:szCs w:val="20"/>
        </w:rPr>
        <w:t xml:space="preserve">. Код до задачі </w:t>
      </w:r>
      <w:r w:rsidR="006049CF" w:rsidRPr="00E0295F">
        <w:rPr>
          <w:i/>
          <w:iCs/>
          <w:color w:val="3D85C6"/>
          <w:sz w:val="20"/>
          <w:szCs w:val="20"/>
          <w:lang w:val="ru-RU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Апельсини</w:t>
      </w:r>
      <w:r w:rsidR="006049CF"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5FC43DB6" w14:textId="44C5A37E" w:rsidR="006049CF" w:rsidRDefault="00070EAE" w:rsidP="00BB0C5F">
      <w:pPr>
        <w:pStyle w:val="a9"/>
        <w:spacing w:before="0" w:beforeAutospacing="0" w:after="150" w:afterAutospacing="0"/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7F041143" w14:textId="24136EDF" w:rsidR="00CE3D6C" w:rsidRPr="000A21A4" w:rsidRDefault="000A21A4" w:rsidP="00CE3D6C">
      <w:pPr>
        <w:jc w:val="both"/>
      </w:pPr>
      <w:hyperlink r:id="rId54" w:history="1">
        <w:r w:rsidRPr="001E777C">
          <w:rPr>
            <w:rStyle w:val="a5"/>
          </w:rPr>
          <w:t>https://github.com/artificial-intelligence-department/ai_programming_playground_2026/pull/320/changes#diff-7919ee203d95b55766652ccf2b71e088538b2e19bdcc82f04e77d7840613dc6f</w:t>
        </w:r>
      </w:hyperlink>
    </w:p>
    <w:p w14:paraId="2C5084BF" w14:textId="77777777" w:rsidR="000A21A4" w:rsidRPr="000A21A4" w:rsidRDefault="000A21A4" w:rsidP="00CE3D6C">
      <w:pPr>
        <w:jc w:val="both"/>
        <w:rPr>
          <w:b/>
          <w:bCs/>
        </w:rPr>
      </w:pPr>
    </w:p>
    <w:p w14:paraId="2B0E6BE1" w14:textId="2C64B3E2" w:rsidR="00CE3D6C" w:rsidRDefault="00CE3D6C" w:rsidP="00CE3D6C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– </w:t>
      </w:r>
      <w:r w:rsidRPr="00E0295F">
        <w:rPr>
          <w:b/>
          <w:bCs/>
          <w:lang w:val="ru-RU"/>
        </w:rPr>
        <w:t>“</w:t>
      </w:r>
      <w:r w:rsidR="002107F3">
        <w:rPr>
          <w:b/>
          <w:bCs/>
          <w:lang w:val="uk-UA"/>
        </w:rPr>
        <w:t>Євро 2012</w:t>
      </w:r>
      <w:r w:rsidRPr="00E0295F">
        <w:rPr>
          <w:b/>
          <w:bCs/>
          <w:lang w:val="ru-RU"/>
        </w:rPr>
        <w:t>”</w:t>
      </w:r>
    </w:p>
    <w:p w14:paraId="3C0DD3B9" w14:textId="77777777" w:rsidR="002107F3" w:rsidRDefault="00CE3D6C" w:rsidP="002107F3">
      <w:pPr>
        <w:pStyle w:val="a9"/>
        <w:spacing w:after="150"/>
        <w:rPr>
          <w:color w:val="333333"/>
          <w:lang w:val="uk-UA"/>
        </w:rPr>
      </w:pPr>
      <w:r w:rsidRPr="007E48A1">
        <w:rPr>
          <w:b/>
          <w:bCs/>
          <w:lang w:val="uk-UA"/>
        </w:rPr>
        <w:t>Умова задачі</w:t>
      </w:r>
      <w:r w:rsidRPr="00E0295F">
        <w:rPr>
          <w:b/>
          <w:bCs/>
          <w:lang w:val="ru-RU"/>
        </w:rPr>
        <w:t>:</w:t>
      </w:r>
      <w:r w:rsidRPr="00E0295F">
        <w:rPr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Євро</w:t>
      </w:r>
      <w:proofErr w:type="spellEnd"/>
      <w:r w:rsidR="002107F3" w:rsidRPr="002107F3">
        <w:rPr>
          <w:color w:val="333333"/>
          <w:lang w:val="ru-RU"/>
        </w:rPr>
        <w:t xml:space="preserve"> 2012 уже в </w:t>
      </w:r>
      <w:proofErr w:type="spellStart"/>
      <w:r w:rsidR="002107F3" w:rsidRPr="002107F3">
        <w:rPr>
          <w:color w:val="333333"/>
          <w:lang w:val="ru-RU"/>
        </w:rPr>
        <w:t>Україні</w:t>
      </w:r>
      <w:proofErr w:type="spellEnd"/>
      <w:r w:rsidR="002107F3" w:rsidRPr="002107F3">
        <w:rPr>
          <w:color w:val="333333"/>
          <w:lang w:val="ru-RU"/>
        </w:rPr>
        <w:t xml:space="preserve">. А </w:t>
      </w:r>
      <w:proofErr w:type="spellStart"/>
      <w:r w:rsidR="002107F3" w:rsidRPr="002107F3">
        <w:rPr>
          <w:color w:val="333333"/>
          <w:lang w:val="ru-RU"/>
        </w:rPr>
        <w:t>саме</w:t>
      </w:r>
      <w:proofErr w:type="spellEnd"/>
      <w:r w:rsidR="002107F3" w:rsidRPr="002107F3">
        <w:rPr>
          <w:color w:val="333333"/>
          <w:lang w:val="ru-RU"/>
        </w:rPr>
        <w:t xml:space="preserve"> в </w:t>
      </w:r>
      <w:proofErr w:type="spellStart"/>
      <w:r w:rsidR="002107F3" w:rsidRPr="002107F3">
        <w:rPr>
          <w:color w:val="333333"/>
          <w:lang w:val="ru-RU"/>
        </w:rPr>
        <w:t>чотирьох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містах</w:t>
      </w:r>
      <w:proofErr w:type="spellEnd"/>
      <w:r w:rsidR="002107F3" w:rsidRPr="002107F3">
        <w:rPr>
          <w:color w:val="333333"/>
          <w:lang w:val="ru-RU"/>
        </w:rPr>
        <w:t xml:space="preserve">: </w:t>
      </w:r>
      <w:proofErr w:type="spellStart"/>
      <w:r w:rsidR="002107F3" w:rsidRPr="002107F3">
        <w:rPr>
          <w:color w:val="333333"/>
          <w:lang w:val="ru-RU"/>
        </w:rPr>
        <w:t>Львові</w:t>
      </w:r>
      <w:proofErr w:type="spellEnd"/>
      <w:r w:rsidR="002107F3" w:rsidRPr="002107F3">
        <w:rPr>
          <w:color w:val="333333"/>
          <w:lang w:val="ru-RU"/>
        </w:rPr>
        <w:t xml:space="preserve">, </w:t>
      </w:r>
      <w:proofErr w:type="spellStart"/>
      <w:r w:rsidR="002107F3" w:rsidRPr="002107F3">
        <w:rPr>
          <w:color w:val="333333"/>
          <w:lang w:val="ru-RU"/>
        </w:rPr>
        <w:t>Києві</w:t>
      </w:r>
      <w:proofErr w:type="spellEnd"/>
      <w:r w:rsidR="002107F3" w:rsidRPr="002107F3">
        <w:rPr>
          <w:color w:val="333333"/>
          <w:lang w:val="ru-RU"/>
        </w:rPr>
        <w:t xml:space="preserve">, </w:t>
      </w:r>
      <w:proofErr w:type="spellStart"/>
      <w:r w:rsidR="002107F3" w:rsidRPr="002107F3">
        <w:rPr>
          <w:color w:val="333333"/>
          <w:lang w:val="ru-RU"/>
        </w:rPr>
        <w:t>Донецьку</w:t>
      </w:r>
      <w:proofErr w:type="spellEnd"/>
      <w:r w:rsidR="002107F3" w:rsidRPr="002107F3">
        <w:rPr>
          <w:color w:val="333333"/>
          <w:lang w:val="ru-RU"/>
        </w:rPr>
        <w:t xml:space="preserve"> та </w:t>
      </w:r>
      <w:proofErr w:type="spellStart"/>
      <w:r w:rsidR="002107F3" w:rsidRPr="002107F3">
        <w:rPr>
          <w:color w:val="333333"/>
          <w:lang w:val="ru-RU"/>
        </w:rPr>
        <w:t>Харкові</w:t>
      </w:r>
      <w:proofErr w:type="spellEnd"/>
      <w:r w:rsidR="002107F3" w:rsidRPr="002107F3">
        <w:rPr>
          <w:color w:val="333333"/>
          <w:lang w:val="ru-RU"/>
        </w:rPr>
        <w:t xml:space="preserve">. І як </w:t>
      </w:r>
      <w:proofErr w:type="spellStart"/>
      <w:r w:rsidR="002107F3" w:rsidRPr="002107F3">
        <w:rPr>
          <w:color w:val="333333"/>
          <w:lang w:val="ru-RU"/>
        </w:rPr>
        <w:t>ви</w:t>
      </w:r>
      <w:proofErr w:type="spellEnd"/>
      <w:r w:rsidR="002107F3" w:rsidRPr="002107F3">
        <w:rPr>
          <w:color w:val="333333"/>
          <w:lang w:val="ru-RU"/>
        </w:rPr>
        <w:t xml:space="preserve">, </w:t>
      </w:r>
      <w:proofErr w:type="spellStart"/>
      <w:r w:rsidR="002107F3" w:rsidRPr="002107F3">
        <w:rPr>
          <w:color w:val="333333"/>
          <w:lang w:val="ru-RU"/>
        </w:rPr>
        <w:t>мабуть</w:t>
      </w:r>
      <w:proofErr w:type="spellEnd"/>
      <w:r w:rsidR="002107F3" w:rsidRPr="002107F3">
        <w:rPr>
          <w:color w:val="333333"/>
          <w:lang w:val="ru-RU"/>
        </w:rPr>
        <w:t xml:space="preserve">, </w:t>
      </w:r>
      <w:proofErr w:type="spellStart"/>
      <w:r w:rsidR="002107F3" w:rsidRPr="002107F3">
        <w:rPr>
          <w:color w:val="333333"/>
          <w:lang w:val="ru-RU"/>
        </w:rPr>
        <w:t>знаєте</w:t>
      </w:r>
      <w:proofErr w:type="spellEnd"/>
      <w:r w:rsidR="002107F3" w:rsidRPr="002107F3">
        <w:rPr>
          <w:color w:val="333333"/>
          <w:lang w:val="ru-RU"/>
        </w:rPr>
        <w:t xml:space="preserve">, </w:t>
      </w:r>
      <w:proofErr w:type="spellStart"/>
      <w:r w:rsidR="002107F3" w:rsidRPr="002107F3">
        <w:rPr>
          <w:color w:val="333333"/>
          <w:lang w:val="ru-RU"/>
        </w:rPr>
        <w:t>Зеник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дуже</w:t>
      </w:r>
      <w:proofErr w:type="spellEnd"/>
      <w:r w:rsidR="002107F3" w:rsidRPr="002107F3">
        <w:rPr>
          <w:color w:val="333333"/>
          <w:lang w:val="ru-RU"/>
        </w:rPr>
        <w:t xml:space="preserve"> любить </w:t>
      </w:r>
      <w:proofErr w:type="spellStart"/>
      <w:r w:rsidR="002107F3" w:rsidRPr="002107F3">
        <w:rPr>
          <w:color w:val="333333"/>
          <w:lang w:val="ru-RU"/>
        </w:rPr>
        <w:t>дівчат</w:t>
      </w:r>
      <w:proofErr w:type="spellEnd"/>
      <w:r w:rsidR="002107F3" w:rsidRPr="002107F3">
        <w:rPr>
          <w:color w:val="333333"/>
          <w:lang w:val="ru-RU"/>
        </w:rPr>
        <w:t xml:space="preserve">. І в кожному </w:t>
      </w:r>
      <w:proofErr w:type="spellStart"/>
      <w:r w:rsidR="002107F3" w:rsidRPr="002107F3">
        <w:rPr>
          <w:color w:val="333333"/>
          <w:lang w:val="ru-RU"/>
        </w:rPr>
        <w:t>із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цих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чотирьох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міст</w:t>
      </w:r>
      <w:proofErr w:type="spellEnd"/>
      <w:r w:rsidR="002107F3" w:rsidRPr="002107F3">
        <w:rPr>
          <w:color w:val="333333"/>
          <w:lang w:val="ru-RU"/>
        </w:rPr>
        <w:t xml:space="preserve"> в </w:t>
      </w:r>
      <w:proofErr w:type="spellStart"/>
      <w:r w:rsidR="002107F3" w:rsidRPr="002107F3">
        <w:rPr>
          <w:color w:val="333333"/>
          <w:lang w:val="ru-RU"/>
        </w:rPr>
        <w:t>Зеника</w:t>
      </w:r>
      <w:proofErr w:type="spellEnd"/>
      <w:r w:rsidR="002107F3" w:rsidRPr="002107F3">
        <w:rPr>
          <w:color w:val="333333"/>
          <w:lang w:val="ru-RU"/>
        </w:rPr>
        <w:t xml:space="preserve"> є </w:t>
      </w:r>
      <w:proofErr w:type="spellStart"/>
      <w:r w:rsidR="002107F3" w:rsidRPr="002107F3">
        <w:rPr>
          <w:color w:val="333333"/>
          <w:lang w:val="ru-RU"/>
        </w:rPr>
        <w:t>різна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кількість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дівчат</w:t>
      </w:r>
      <w:proofErr w:type="spellEnd"/>
      <w:r w:rsidR="002107F3" w:rsidRPr="002107F3">
        <w:rPr>
          <w:color w:val="333333"/>
          <w:lang w:val="ru-RU"/>
        </w:rPr>
        <w:t xml:space="preserve">. </w:t>
      </w:r>
      <w:proofErr w:type="spellStart"/>
      <w:r w:rsidR="002107F3" w:rsidRPr="002107F3">
        <w:rPr>
          <w:color w:val="333333"/>
          <w:lang w:val="ru-RU"/>
        </w:rPr>
        <w:t>Зеник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знає</w:t>
      </w:r>
      <w:proofErr w:type="spellEnd"/>
      <w:r w:rsidR="002107F3" w:rsidRPr="002107F3">
        <w:rPr>
          <w:color w:val="333333"/>
          <w:lang w:val="ru-RU"/>
        </w:rPr>
        <w:t xml:space="preserve">, що для перегляду </w:t>
      </w:r>
      <w:proofErr w:type="spellStart"/>
      <w:r w:rsidR="002107F3" w:rsidRPr="002107F3">
        <w:rPr>
          <w:color w:val="333333"/>
          <w:lang w:val="ru-RU"/>
        </w:rPr>
        <w:t>матчів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Євро</w:t>
      </w:r>
      <w:proofErr w:type="spellEnd"/>
      <w:r w:rsidR="002107F3" w:rsidRPr="002107F3">
        <w:rPr>
          <w:color w:val="333333"/>
          <w:lang w:val="ru-RU"/>
        </w:rPr>
        <w:t xml:space="preserve"> 2012 </w:t>
      </w:r>
      <w:proofErr w:type="spellStart"/>
      <w:r w:rsidR="002107F3" w:rsidRPr="002107F3">
        <w:rPr>
          <w:color w:val="333333"/>
          <w:lang w:val="ru-RU"/>
        </w:rPr>
        <w:t>він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відвідає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всі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чотири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міста</w:t>
      </w:r>
      <w:proofErr w:type="spellEnd"/>
      <w:r w:rsidR="002107F3" w:rsidRPr="002107F3">
        <w:rPr>
          <w:color w:val="333333"/>
          <w:lang w:val="ru-RU"/>
        </w:rPr>
        <w:t xml:space="preserve">, і, </w:t>
      </w:r>
      <w:proofErr w:type="spellStart"/>
      <w:r w:rsidR="002107F3" w:rsidRPr="002107F3">
        <w:rPr>
          <w:color w:val="333333"/>
          <w:lang w:val="ru-RU"/>
        </w:rPr>
        <w:t>звісно</w:t>
      </w:r>
      <w:proofErr w:type="spellEnd"/>
      <w:r w:rsidR="002107F3" w:rsidRPr="002107F3">
        <w:rPr>
          <w:color w:val="333333"/>
          <w:lang w:val="ru-RU"/>
        </w:rPr>
        <w:t xml:space="preserve"> ж, не </w:t>
      </w:r>
      <w:proofErr w:type="spellStart"/>
      <w:r w:rsidR="002107F3" w:rsidRPr="002107F3">
        <w:rPr>
          <w:color w:val="333333"/>
          <w:lang w:val="ru-RU"/>
        </w:rPr>
        <w:t>проґавить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можливості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зустрітися</w:t>
      </w:r>
      <w:proofErr w:type="spellEnd"/>
      <w:r w:rsidR="002107F3" w:rsidRPr="002107F3">
        <w:rPr>
          <w:color w:val="333333"/>
          <w:lang w:val="ru-RU"/>
        </w:rPr>
        <w:t xml:space="preserve"> з </w:t>
      </w:r>
      <w:proofErr w:type="spellStart"/>
      <w:r w:rsidR="002107F3" w:rsidRPr="002107F3">
        <w:rPr>
          <w:color w:val="333333"/>
          <w:lang w:val="ru-RU"/>
        </w:rPr>
        <w:t>усіма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можливими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знайомими</w:t>
      </w:r>
      <w:proofErr w:type="spellEnd"/>
      <w:r w:rsidR="002107F3" w:rsidRPr="002107F3">
        <w:rPr>
          <w:color w:val="333333"/>
          <w:lang w:val="ru-RU"/>
        </w:rPr>
        <w:t xml:space="preserve"> </w:t>
      </w:r>
      <w:proofErr w:type="spellStart"/>
      <w:r w:rsidR="002107F3" w:rsidRPr="002107F3">
        <w:rPr>
          <w:color w:val="333333"/>
          <w:lang w:val="ru-RU"/>
        </w:rPr>
        <w:t>дівчатами</w:t>
      </w:r>
      <w:proofErr w:type="spellEnd"/>
      <w:r w:rsidR="002107F3" w:rsidRPr="002107F3">
        <w:rPr>
          <w:color w:val="333333"/>
          <w:lang w:val="ru-RU"/>
        </w:rPr>
        <w:t>.</w:t>
      </w:r>
    </w:p>
    <w:p w14:paraId="6C8B7C5D" w14:textId="03324F03" w:rsidR="002107F3" w:rsidRPr="002107F3" w:rsidRDefault="002107F3" w:rsidP="002107F3">
      <w:pPr>
        <w:pStyle w:val="a9"/>
        <w:spacing w:after="150"/>
        <w:rPr>
          <w:color w:val="333333"/>
          <w:lang w:val="ru-RU"/>
        </w:rPr>
      </w:pPr>
      <w:r w:rsidRPr="002107F3">
        <w:rPr>
          <w:color w:val="333333"/>
          <w:lang w:val="ru-RU"/>
        </w:rPr>
        <w:t xml:space="preserve">Як </w:t>
      </w:r>
      <w:proofErr w:type="spellStart"/>
      <w:r w:rsidRPr="002107F3">
        <w:rPr>
          <w:color w:val="333333"/>
          <w:lang w:val="ru-RU"/>
        </w:rPr>
        <w:t>справжній</w:t>
      </w:r>
      <w:proofErr w:type="spellEnd"/>
      <w:r w:rsidRPr="002107F3">
        <w:rPr>
          <w:color w:val="333333"/>
          <w:lang w:val="ru-RU"/>
        </w:rPr>
        <w:t xml:space="preserve"> джентльмен, </w:t>
      </w:r>
      <w:proofErr w:type="spellStart"/>
      <w:r w:rsidRPr="002107F3">
        <w:rPr>
          <w:color w:val="333333"/>
          <w:lang w:val="ru-RU"/>
        </w:rPr>
        <w:t>він</w:t>
      </w:r>
      <w:proofErr w:type="spellEnd"/>
      <w:r w:rsidRPr="002107F3">
        <w:rPr>
          <w:color w:val="333333"/>
          <w:lang w:val="ru-RU"/>
        </w:rPr>
        <w:t xml:space="preserve"> не </w:t>
      </w:r>
      <w:proofErr w:type="spellStart"/>
      <w:r w:rsidRPr="002107F3">
        <w:rPr>
          <w:color w:val="333333"/>
          <w:lang w:val="ru-RU"/>
        </w:rPr>
        <w:t>може</w:t>
      </w:r>
      <w:proofErr w:type="spellEnd"/>
      <w:r w:rsidRPr="002107F3">
        <w:rPr>
          <w:color w:val="333333"/>
          <w:lang w:val="ru-RU"/>
        </w:rPr>
        <w:t xml:space="preserve"> </w:t>
      </w:r>
      <w:proofErr w:type="spellStart"/>
      <w:r w:rsidRPr="002107F3">
        <w:rPr>
          <w:color w:val="333333"/>
          <w:lang w:val="ru-RU"/>
        </w:rPr>
        <w:t>приїхати</w:t>
      </w:r>
      <w:proofErr w:type="spellEnd"/>
      <w:r w:rsidRPr="002107F3">
        <w:rPr>
          <w:color w:val="333333"/>
          <w:lang w:val="ru-RU"/>
        </w:rPr>
        <w:t xml:space="preserve"> в </w:t>
      </w:r>
      <w:proofErr w:type="spellStart"/>
      <w:r w:rsidRPr="002107F3">
        <w:rPr>
          <w:color w:val="333333"/>
          <w:lang w:val="ru-RU"/>
        </w:rPr>
        <w:t>гості</w:t>
      </w:r>
      <w:proofErr w:type="spellEnd"/>
      <w:r w:rsidRPr="002107F3">
        <w:rPr>
          <w:color w:val="333333"/>
          <w:lang w:val="ru-RU"/>
        </w:rPr>
        <w:t xml:space="preserve"> з </w:t>
      </w:r>
      <w:proofErr w:type="spellStart"/>
      <w:r w:rsidRPr="002107F3">
        <w:rPr>
          <w:color w:val="333333"/>
          <w:lang w:val="ru-RU"/>
        </w:rPr>
        <w:t>порожніми</w:t>
      </w:r>
      <w:proofErr w:type="spellEnd"/>
      <w:r w:rsidRPr="002107F3">
        <w:rPr>
          <w:color w:val="333333"/>
          <w:lang w:val="ru-RU"/>
        </w:rPr>
        <w:t xml:space="preserve"> руками, тому </w:t>
      </w:r>
      <w:proofErr w:type="spellStart"/>
      <w:r w:rsidRPr="002107F3">
        <w:rPr>
          <w:color w:val="333333"/>
          <w:lang w:val="ru-RU"/>
        </w:rPr>
        <w:t>вирішив</w:t>
      </w:r>
      <w:proofErr w:type="spellEnd"/>
      <w:r w:rsidRPr="002107F3">
        <w:rPr>
          <w:color w:val="333333"/>
          <w:lang w:val="ru-RU"/>
        </w:rPr>
        <w:t xml:space="preserve"> </w:t>
      </w:r>
      <w:proofErr w:type="spellStart"/>
      <w:r w:rsidRPr="002107F3">
        <w:rPr>
          <w:color w:val="333333"/>
          <w:lang w:val="ru-RU"/>
        </w:rPr>
        <w:t>купити</w:t>
      </w:r>
      <w:proofErr w:type="spellEnd"/>
      <w:r w:rsidRPr="002107F3">
        <w:rPr>
          <w:color w:val="333333"/>
          <w:lang w:val="ru-RU"/>
        </w:rPr>
        <w:t xml:space="preserve"> </w:t>
      </w:r>
      <w:proofErr w:type="spellStart"/>
      <w:r w:rsidRPr="002107F3">
        <w:rPr>
          <w:color w:val="333333"/>
          <w:lang w:val="ru-RU"/>
        </w:rPr>
        <w:t>кожній</w:t>
      </w:r>
      <w:proofErr w:type="spellEnd"/>
      <w:r w:rsidRPr="002107F3">
        <w:rPr>
          <w:color w:val="333333"/>
          <w:lang w:val="ru-RU"/>
        </w:rPr>
        <w:t xml:space="preserve"> </w:t>
      </w:r>
      <w:proofErr w:type="spellStart"/>
      <w:r w:rsidRPr="002107F3">
        <w:rPr>
          <w:color w:val="333333"/>
          <w:lang w:val="ru-RU"/>
        </w:rPr>
        <w:t>дівчинці</w:t>
      </w:r>
      <w:proofErr w:type="spellEnd"/>
      <w:r w:rsidRPr="002107F3">
        <w:rPr>
          <w:color w:val="333333"/>
          <w:lang w:val="ru-RU"/>
        </w:rPr>
        <w:t xml:space="preserve"> по </w:t>
      </w:r>
      <w:proofErr w:type="spellStart"/>
      <w:r w:rsidRPr="002107F3">
        <w:rPr>
          <w:color w:val="333333"/>
          <w:lang w:val="ru-RU"/>
        </w:rPr>
        <w:t>сувеніру</w:t>
      </w:r>
      <w:proofErr w:type="spellEnd"/>
      <w:r w:rsidRPr="002107F3">
        <w:rPr>
          <w:color w:val="333333"/>
          <w:lang w:val="ru-RU"/>
        </w:rPr>
        <w:t xml:space="preserve">. І просить вас </w:t>
      </w:r>
      <w:proofErr w:type="spellStart"/>
      <w:r w:rsidRPr="002107F3">
        <w:rPr>
          <w:color w:val="333333"/>
          <w:lang w:val="ru-RU"/>
        </w:rPr>
        <w:t>порахувати</w:t>
      </w:r>
      <w:proofErr w:type="spellEnd"/>
      <w:r w:rsidRPr="002107F3">
        <w:rPr>
          <w:color w:val="333333"/>
          <w:lang w:val="ru-RU"/>
        </w:rPr>
        <w:t xml:space="preserve">, </w:t>
      </w:r>
      <w:proofErr w:type="spellStart"/>
      <w:r w:rsidRPr="002107F3">
        <w:rPr>
          <w:color w:val="333333"/>
          <w:lang w:val="ru-RU"/>
        </w:rPr>
        <w:t>скільки</w:t>
      </w:r>
      <w:proofErr w:type="spellEnd"/>
      <w:r w:rsidRPr="002107F3">
        <w:rPr>
          <w:color w:val="333333"/>
          <w:lang w:val="ru-RU"/>
        </w:rPr>
        <w:t xml:space="preserve"> ж </w:t>
      </w:r>
      <w:proofErr w:type="spellStart"/>
      <w:r w:rsidRPr="002107F3">
        <w:rPr>
          <w:color w:val="333333"/>
          <w:lang w:val="ru-RU"/>
        </w:rPr>
        <w:t>сувенірів</w:t>
      </w:r>
      <w:proofErr w:type="spellEnd"/>
      <w:r w:rsidRPr="002107F3">
        <w:rPr>
          <w:color w:val="333333"/>
          <w:lang w:val="ru-RU"/>
        </w:rPr>
        <w:t xml:space="preserve"> йому </w:t>
      </w:r>
      <w:proofErr w:type="spellStart"/>
      <w:r w:rsidRPr="002107F3">
        <w:rPr>
          <w:color w:val="333333"/>
          <w:lang w:val="ru-RU"/>
        </w:rPr>
        <w:t>прийдеться</w:t>
      </w:r>
      <w:proofErr w:type="spellEnd"/>
      <w:r w:rsidRPr="002107F3">
        <w:rPr>
          <w:color w:val="333333"/>
          <w:lang w:val="ru-RU"/>
        </w:rPr>
        <w:t xml:space="preserve"> </w:t>
      </w:r>
      <w:proofErr w:type="spellStart"/>
      <w:r w:rsidRPr="002107F3">
        <w:rPr>
          <w:color w:val="333333"/>
          <w:lang w:val="ru-RU"/>
        </w:rPr>
        <w:t>купити</w:t>
      </w:r>
      <w:proofErr w:type="spellEnd"/>
      <w:r w:rsidRPr="002107F3">
        <w:rPr>
          <w:color w:val="333333"/>
          <w:lang w:val="ru-RU"/>
        </w:rPr>
        <w:t>?</w:t>
      </w:r>
    </w:p>
    <w:p w14:paraId="74918E34" w14:textId="77777777" w:rsidR="002107F3" w:rsidRDefault="00CE3D6C" w:rsidP="00CE3D6C">
      <w:pPr>
        <w:pStyle w:val="a9"/>
        <w:spacing w:after="150"/>
        <w:rPr>
          <w:color w:val="333333"/>
          <w:lang w:val="uk-UA"/>
        </w:rPr>
      </w:pPr>
      <w:r w:rsidRPr="009778F7">
        <w:rPr>
          <w:b/>
          <w:bCs/>
          <w:color w:val="333333"/>
        </w:rPr>
        <w:t>Вхідні дані</w:t>
      </w:r>
      <w:r w:rsidRPr="00E0295F">
        <w:rPr>
          <w:b/>
          <w:bCs/>
          <w:color w:val="333333"/>
          <w:lang w:val="ru-RU"/>
        </w:rPr>
        <w:t xml:space="preserve">: </w:t>
      </w:r>
      <w:r w:rsidR="002107F3" w:rsidRPr="002107F3">
        <w:rPr>
          <w:color w:val="333333"/>
        </w:rPr>
        <w:t>У першому рядку задано чотири цілих числа — кількість дівчат у Львові, Києві, Донецьку та Харкові відповідно.</w:t>
      </w:r>
    </w:p>
    <w:p w14:paraId="648173F9" w14:textId="1CCA2D27" w:rsidR="00CE3D6C" w:rsidRPr="00CE3D6C" w:rsidRDefault="00CE3D6C" w:rsidP="00CE3D6C">
      <w:pPr>
        <w:pStyle w:val="a9"/>
        <w:spacing w:after="150"/>
        <w:rPr>
          <w:color w:val="333333"/>
          <w:sz w:val="27"/>
          <w:szCs w:val="27"/>
          <w:shd w:val="clear" w:color="auto" w:fill="FFFFFF"/>
          <w:lang w:val="uk-UA"/>
        </w:rPr>
      </w:pPr>
      <w:r w:rsidRPr="009778F7">
        <w:rPr>
          <w:b/>
          <w:bCs/>
          <w:color w:val="333333"/>
        </w:rPr>
        <w:t>Вихідні дані</w:t>
      </w:r>
      <w:r>
        <w:rPr>
          <w:b/>
          <w:bCs/>
          <w:color w:val="333333"/>
        </w:rPr>
        <w:t>:</w:t>
      </w:r>
      <w:r w:rsidRPr="00BB0C5F">
        <w:rPr>
          <w:color w:val="333333"/>
          <w:sz w:val="27"/>
          <w:szCs w:val="27"/>
          <w:shd w:val="clear" w:color="auto" w:fill="FFFFFF"/>
        </w:rPr>
        <w:t xml:space="preserve"> </w:t>
      </w:r>
      <w:r w:rsidR="002107F3" w:rsidRPr="002107F3">
        <w:rPr>
          <w:color w:val="333333"/>
          <w:shd w:val="clear" w:color="auto" w:fill="FFFFFF"/>
        </w:rPr>
        <w:t>У єдиному рядку виведіть одне ціле число — кількість сувенірів, яку має купити Зеник.</w:t>
      </w:r>
    </w:p>
    <w:p w14:paraId="5FA759A6" w14:textId="21F4189D" w:rsidR="00BD54CB" w:rsidRDefault="002107F3" w:rsidP="00CE3D6C">
      <w:pPr>
        <w:spacing w:after="200"/>
        <w:jc w:val="center"/>
        <w:rPr>
          <w:i/>
          <w:iCs/>
          <w:color w:val="3D85C6"/>
          <w:sz w:val="20"/>
          <w:szCs w:val="20"/>
        </w:rPr>
      </w:pPr>
      <w:r w:rsidRPr="002107F3">
        <w:rPr>
          <w:i/>
          <w:iCs/>
          <w:noProof/>
          <w:color w:val="3D85C6"/>
          <w:sz w:val="20"/>
          <w:szCs w:val="20"/>
        </w:rPr>
        <w:lastRenderedPageBreak/>
        <w:drawing>
          <wp:inline distT="0" distB="0" distL="0" distR="0" wp14:anchorId="2C61088B" wp14:editId="62AF82C6">
            <wp:extent cx="5733415" cy="3180715"/>
            <wp:effectExtent l="0" t="0" r="635" b="635"/>
            <wp:docPr id="154289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8925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0B521" w14:textId="1C668BA0" w:rsidR="00CE3D6C" w:rsidRPr="00BB61AE" w:rsidRDefault="002107F3" w:rsidP="002107F3">
      <w:pPr>
        <w:spacing w:after="20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  <w:lang w:val="uk-UA"/>
        </w:rPr>
        <w:t>Рис 1</w:t>
      </w:r>
      <w:r w:rsidR="00385DF6">
        <w:rPr>
          <w:i/>
          <w:iCs/>
          <w:color w:val="3D85C6"/>
          <w:sz w:val="20"/>
          <w:szCs w:val="20"/>
          <w:lang w:val="uk-UA"/>
        </w:rPr>
        <w:t>9</w:t>
      </w:r>
      <w:r w:rsidR="00CE3D6C">
        <w:rPr>
          <w:i/>
          <w:iCs/>
          <w:color w:val="3D85C6"/>
          <w:sz w:val="20"/>
          <w:szCs w:val="20"/>
        </w:rPr>
        <w:t xml:space="preserve">. Код до задачі </w:t>
      </w:r>
      <w:r w:rsidR="00CE3D6C" w:rsidRPr="00E0295F">
        <w:rPr>
          <w:i/>
          <w:iCs/>
          <w:color w:val="3D85C6"/>
          <w:sz w:val="20"/>
          <w:szCs w:val="20"/>
          <w:lang w:val="ru-RU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Євро 2012</w:t>
      </w:r>
      <w:r w:rsidR="00CE3D6C"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5F178D62" w14:textId="4541987D" w:rsidR="007A2C32" w:rsidRDefault="00070EAE" w:rsidP="00BB0C5F">
      <w:pPr>
        <w:rPr>
          <w:color w:val="000000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1AC8C5A5" w14:textId="77777777" w:rsidR="00BD54CB" w:rsidRDefault="00BD54CB" w:rsidP="00BB0C5F">
      <w:pPr>
        <w:rPr>
          <w:color w:val="000000"/>
        </w:rPr>
      </w:pPr>
    </w:p>
    <w:p w14:paraId="60478656" w14:textId="47EFC9FE" w:rsidR="003C6F1A" w:rsidRPr="000A21A4" w:rsidRDefault="000A21A4" w:rsidP="00BB0C5F">
      <w:hyperlink r:id="rId56" w:history="1">
        <w:r w:rsidRPr="001E777C">
          <w:rPr>
            <w:rStyle w:val="a5"/>
          </w:rPr>
          <w:t>https://github.com/artificial-intelligence-department/ai_programming_playground_2026/pull/320/changes#diff-240346551492b771a962908cc8669a5d3e5974f9f970f9b714e53d64bdb9e401</w:t>
        </w:r>
      </w:hyperlink>
    </w:p>
    <w:p w14:paraId="1DE14FF2" w14:textId="77777777" w:rsidR="000A21A4" w:rsidRPr="000A21A4" w:rsidRDefault="000A21A4" w:rsidP="00BB0C5F"/>
    <w:p w14:paraId="529B5920" w14:textId="7891E6CF" w:rsidR="003C6F1A" w:rsidRDefault="003C6F1A" w:rsidP="003C6F1A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– </w:t>
      </w:r>
      <w:r w:rsidRPr="00E0295F">
        <w:rPr>
          <w:b/>
          <w:bCs/>
          <w:lang w:val="ru-RU"/>
        </w:rPr>
        <w:t>“</w:t>
      </w:r>
      <w:r>
        <w:rPr>
          <w:b/>
          <w:bCs/>
          <w:lang w:val="uk-UA"/>
        </w:rPr>
        <w:t>Зуби</w:t>
      </w:r>
      <w:r w:rsidRPr="00E0295F">
        <w:rPr>
          <w:b/>
          <w:bCs/>
          <w:lang w:val="ru-RU"/>
        </w:rPr>
        <w:t>”</w:t>
      </w:r>
    </w:p>
    <w:p w14:paraId="317C3D55" w14:textId="77777777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r w:rsidRPr="007E48A1">
        <w:rPr>
          <w:b/>
          <w:bCs/>
          <w:lang w:val="uk-UA"/>
        </w:rPr>
        <w:t>Умова задачі</w:t>
      </w:r>
      <w:r w:rsidRPr="00E0295F">
        <w:rPr>
          <w:b/>
          <w:bCs/>
          <w:lang w:val="ru-RU"/>
        </w:rPr>
        <w:t>:</w:t>
      </w:r>
      <w:r w:rsidRPr="00E0295F">
        <w:rPr>
          <w:lang w:val="ru-RU"/>
        </w:rPr>
        <w:t xml:space="preserve"> </w:t>
      </w:r>
      <w:r w:rsidRPr="003C6F1A">
        <w:rPr>
          <w:color w:val="333333"/>
          <w:lang w:val="ru-RU"/>
        </w:rPr>
        <w:t xml:space="preserve">Мале </w:t>
      </w:r>
      <w:proofErr w:type="spellStart"/>
      <w:r w:rsidRPr="003C6F1A">
        <w:rPr>
          <w:color w:val="333333"/>
          <w:lang w:val="ru-RU"/>
        </w:rPr>
        <w:t>Бісеня</w:t>
      </w:r>
      <w:proofErr w:type="spellEnd"/>
      <w:r w:rsidRPr="003C6F1A">
        <w:rPr>
          <w:color w:val="333333"/>
          <w:lang w:val="ru-RU"/>
        </w:rPr>
        <w:t xml:space="preserve"> любить </w:t>
      </w:r>
      <w:proofErr w:type="spellStart"/>
      <w:r w:rsidRPr="003C6F1A">
        <w:rPr>
          <w:color w:val="333333"/>
          <w:lang w:val="ru-RU"/>
        </w:rPr>
        <w:t>гострити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зуби</w:t>
      </w:r>
      <w:proofErr w:type="spellEnd"/>
      <w:r w:rsidRPr="003C6F1A">
        <w:rPr>
          <w:color w:val="333333"/>
          <w:lang w:val="ru-RU"/>
        </w:rPr>
        <w:t xml:space="preserve">. А Зла </w:t>
      </w:r>
      <w:proofErr w:type="spellStart"/>
      <w:r w:rsidRPr="003C6F1A">
        <w:rPr>
          <w:color w:val="333333"/>
          <w:lang w:val="ru-RU"/>
        </w:rPr>
        <w:t>Тітонька</w:t>
      </w:r>
      <w:proofErr w:type="spellEnd"/>
      <w:r w:rsidRPr="003C6F1A">
        <w:rPr>
          <w:color w:val="333333"/>
          <w:lang w:val="ru-RU"/>
        </w:rPr>
        <w:t xml:space="preserve"> любить до </w:t>
      </w:r>
      <w:proofErr w:type="spellStart"/>
      <w:r w:rsidRPr="003C6F1A">
        <w:rPr>
          <w:color w:val="333333"/>
          <w:lang w:val="ru-RU"/>
        </w:rPr>
        <w:t>нього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підходити</w:t>
      </w:r>
      <w:proofErr w:type="spellEnd"/>
      <w:r w:rsidRPr="003C6F1A">
        <w:rPr>
          <w:color w:val="333333"/>
          <w:lang w:val="ru-RU"/>
        </w:rPr>
        <w:t xml:space="preserve"> і </w:t>
      </w:r>
      <w:proofErr w:type="spellStart"/>
      <w:r w:rsidRPr="003C6F1A">
        <w:rPr>
          <w:color w:val="333333"/>
          <w:lang w:val="ru-RU"/>
        </w:rPr>
        <w:t>питатися</w:t>
      </w:r>
      <w:proofErr w:type="spellEnd"/>
      <w:r w:rsidRPr="003C6F1A">
        <w:rPr>
          <w:color w:val="333333"/>
          <w:lang w:val="ru-RU"/>
        </w:rPr>
        <w:t xml:space="preserve">: «Що, </w:t>
      </w:r>
      <w:proofErr w:type="spellStart"/>
      <w:r w:rsidRPr="003C6F1A">
        <w:rPr>
          <w:color w:val="333333"/>
          <w:lang w:val="ru-RU"/>
        </w:rPr>
        <w:t>зуби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гостриш</w:t>
      </w:r>
      <w:proofErr w:type="spellEnd"/>
      <w:r w:rsidRPr="003C6F1A">
        <w:rPr>
          <w:color w:val="333333"/>
          <w:lang w:val="ru-RU"/>
        </w:rPr>
        <w:t xml:space="preserve">?». </w:t>
      </w:r>
      <w:proofErr w:type="spellStart"/>
      <w:r w:rsidRPr="003C6F1A">
        <w:rPr>
          <w:color w:val="333333"/>
          <w:lang w:val="ru-RU"/>
        </w:rPr>
        <w:t>Бісеняті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таке</w:t>
      </w:r>
      <w:proofErr w:type="spellEnd"/>
      <w:r w:rsidRPr="003C6F1A">
        <w:rPr>
          <w:color w:val="333333"/>
          <w:lang w:val="ru-RU"/>
        </w:rPr>
        <w:t xml:space="preserve"> не </w:t>
      </w:r>
      <w:proofErr w:type="spellStart"/>
      <w:r w:rsidRPr="003C6F1A">
        <w:rPr>
          <w:color w:val="333333"/>
          <w:lang w:val="ru-RU"/>
        </w:rPr>
        <w:t>дуже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подобається</w:t>
      </w:r>
      <w:proofErr w:type="spellEnd"/>
      <w:r w:rsidRPr="003C6F1A">
        <w:rPr>
          <w:color w:val="333333"/>
          <w:lang w:val="ru-RU"/>
        </w:rPr>
        <w:t xml:space="preserve">, тому </w:t>
      </w:r>
      <w:proofErr w:type="spellStart"/>
      <w:r w:rsidRPr="003C6F1A">
        <w:rPr>
          <w:color w:val="333333"/>
          <w:lang w:val="ru-RU"/>
        </w:rPr>
        <w:t>воно</w:t>
      </w:r>
      <w:proofErr w:type="spellEnd"/>
      <w:r w:rsidRPr="003C6F1A">
        <w:rPr>
          <w:color w:val="333333"/>
          <w:lang w:val="ru-RU"/>
        </w:rPr>
        <w:t xml:space="preserve"> придумало </w:t>
      </w:r>
      <w:proofErr w:type="spellStart"/>
      <w:r w:rsidRPr="003C6F1A">
        <w:rPr>
          <w:color w:val="333333"/>
          <w:lang w:val="ru-RU"/>
        </w:rPr>
        <w:t>робити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таке</w:t>
      </w:r>
      <w:proofErr w:type="spellEnd"/>
      <w:r w:rsidRPr="003C6F1A">
        <w:rPr>
          <w:color w:val="333333"/>
          <w:lang w:val="ru-RU"/>
        </w:rPr>
        <w:t>.</w:t>
      </w:r>
    </w:p>
    <w:p w14:paraId="0649B5E8" w14:textId="77777777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r w:rsidRPr="003C6F1A">
        <w:rPr>
          <w:color w:val="333333"/>
          <w:lang w:val="ru-RU"/>
        </w:rPr>
        <w:t xml:space="preserve">У Малого </w:t>
      </w:r>
      <w:proofErr w:type="spellStart"/>
      <w:r w:rsidRPr="003C6F1A">
        <w:rPr>
          <w:color w:val="333333"/>
          <w:lang w:val="ru-RU"/>
        </w:rPr>
        <w:t>Бісеняти</w:t>
      </w:r>
      <w:proofErr w:type="spellEnd"/>
      <w:r w:rsidRPr="003C6F1A">
        <w:rPr>
          <w:color w:val="333333"/>
          <w:lang w:val="ru-RU"/>
        </w:rPr>
        <w:t xml:space="preserve"> є </w:t>
      </w:r>
      <w:r w:rsidRPr="003C6F1A">
        <w:rPr>
          <w:rFonts w:ascii="Cambria Math" w:hAnsi="Cambria Math" w:cs="Cambria Math"/>
          <w:color w:val="333333"/>
          <w:lang w:val="en-US"/>
        </w:rPr>
        <w:t>𝑛</w:t>
      </w:r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зубів</w:t>
      </w:r>
      <w:proofErr w:type="spellEnd"/>
      <w:r w:rsidRPr="003C6F1A">
        <w:rPr>
          <w:color w:val="333333"/>
          <w:lang w:val="ru-RU"/>
        </w:rPr>
        <w:t xml:space="preserve">. </w:t>
      </w:r>
      <w:proofErr w:type="spellStart"/>
      <w:r w:rsidRPr="003C6F1A">
        <w:rPr>
          <w:color w:val="333333"/>
          <w:lang w:val="ru-RU"/>
        </w:rPr>
        <w:t>Кожен</w:t>
      </w:r>
      <w:proofErr w:type="spellEnd"/>
      <w:r w:rsidRPr="003C6F1A">
        <w:rPr>
          <w:color w:val="333333"/>
          <w:lang w:val="ru-RU"/>
        </w:rPr>
        <w:t xml:space="preserve"> зуб </w:t>
      </w:r>
      <w:proofErr w:type="spellStart"/>
      <w:r w:rsidRPr="003C6F1A">
        <w:rPr>
          <w:color w:val="333333"/>
          <w:lang w:val="ru-RU"/>
        </w:rPr>
        <w:t>має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коефіцієнт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 </w:t>
      </w:r>
      <w:r w:rsidRPr="003C6F1A">
        <w:rPr>
          <w:rFonts w:ascii="Cambria Math" w:hAnsi="Cambria Math" w:cs="Cambria Math"/>
          <w:color w:val="333333"/>
          <w:lang w:val="en-US"/>
        </w:rPr>
        <w:t>𝑎𝑖</w:t>
      </w:r>
      <w:r w:rsidRPr="003C6F1A">
        <w:rPr>
          <w:color w:val="333333"/>
          <w:lang w:val="ru-RU"/>
        </w:rPr>
        <w:t xml:space="preserve">. Також </w:t>
      </w:r>
      <w:proofErr w:type="spellStart"/>
      <w:r w:rsidRPr="003C6F1A">
        <w:rPr>
          <w:color w:val="333333"/>
          <w:lang w:val="ru-RU"/>
        </w:rPr>
        <w:t>існує</w:t>
      </w:r>
      <w:proofErr w:type="spellEnd"/>
      <w:r w:rsidRPr="003C6F1A">
        <w:rPr>
          <w:color w:val="333333"/>
          <w:lang w:val="ru-RU"/>
        </w:rPr>
        <w:t xml:space="preserve"> межа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 </w:t>
      </w:r>
      <w:r w:rsidRPr="003C6F1A">
        <w:rPr>
          <w:rFonts w:ascii="Cambria Math" w:hAnsi="Cambria Math" w:cs="Cambria Math"/>
          <w:color w:val="333333"/>
          <w:lang w:val="en-US"/>
        </w:rPr>
        <w:t>𝑘</w:t>
      </w:r>
      <w:r w:rsidRPr="003C6F1A">
        <w:rPr>
          <w:color w:val="333333"/>
          <w:lang w:val="ru-RU"/>
        </w:rPr>
        <w:t xml:space="preserve">. </w:t>
      </w:r>
      <w:proofErr w:type="spellStart"/>
      <w:r w:rsidRPr="003C6F1A">
        <w:rPr>
          <w:color w:val="333333"/>
          <w:lang w:val="ru-RU"/>
        </w:rPr>
        <w:t>Якщо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коефіцієнт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певного</w:t>
      </w:r>
      <w:proofErr w:type="spellEnd"/>
      <w:r w:rsidRPr="003C6F1A">
        <w:rPr>
          <w:color w:val="333333"/>
          <w:lang w:val="ru-RU"/>
        </w:rPr>
        <w:t xml:space="preserve"> зуба є </w:t>
      </w:r>
      <w:proofErr w:type="spellStart"/>
      <w:r w:rsidRPr="003C6F1A">
        <w:rPr>
          <w:color w:val="333333"/>
          <w:lang w:val="ru-RU"/>
        </w:rPr>
        <w:t>більшим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чи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рівним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межі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, то </w:t>
      </w:r>
      <w:proofErr w:type="spellStart"/>
      <w:r w:rsidRPr="003C6F1A">
        <w:rPr>
          <w:color w:val="333333"/>
          <w:lang w:val="ru-RU"/>
        </w:rPr>
        <w:t>такий</w:t>
      </w:r>
      <w:proofErr w:type="spellEnd"/>
      <w:r w:rsidRPr="003C6F1A">
        <w:rPr>
          <w:color w:val="333333"/>
          <w:lang w:val="ru-RU"/>
        </w:rPr>
        <w:t xml:space="preserve"> зуб </w:t>
      </w:r>
      <w:proofErr w:type="spellStart"/>
      <w:r w:rsidRPr="003C6F1A">
        <w:rPr>
          <w:color w:val="333333"/>
          <w:lang w:val="ru-RU"/>
        </w:rPr>
        <w:t>вважається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загостреним</w:t>
      </w:r>
      <w:proofErr w:type="spellEnd"/>
      <w:r w:rsidRPr="003C6F1A">
        <w:rPr>
          <w:color w:val="333333"/>
          <w:lang w:val="ru-RU"/>
        </w:rPr>
        <w:t>.</w:t>
      </w:r>
    </w:p>
    <w:p w14:paraId="54D43875" w14:textId="77777777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r w:rsidRPr="003C6F1A">
        <w:rPr>
          <w:color w:val="333333"/>
          <w:lang w:val="ru-RU"/>
        </w:rPr>
        <w:t xml:space="preserve">Мале </w:t>
      </w:r>
      <w:proofErr w:type="spellStart"/>
      <w:r w:rsidRPr="003C6F1A">
        <w:rPr>
          <w:color w:val="333333"/>
          <w:lang w:val="ru-RU"/>
        </w:rPr>
        <w:t>Бісеня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хоче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наступного</w:t>
      </w:r>
      <w:proofErr w:type="spellEnd"/>
      <w:r w:rsidRPr="003C6F1A">
        <w:rPr>
          <w:color w:val="333333"/>
          <w:lang w:val="ru-RU"/>
        </w:rPr>
        <w:t xml:space="preserve"> разу, коли Зла </w:t>
      </w:r>
      <w:proofErr w:type="spellStart"/>
      <w:r w:rsidRPr="003C6F1A">
        <w:rPr>
          <w:color w:val="333333"/>
          <w:lang w:val="ru-RU"/>
        </w:rPr>
        <w:t>Тітонька</w:t>
      </w:r>
      <w:proofErr w:type="spellEnd"/>
      <w:r w:rsidRPr="003C6F1A">
        <w:rPr>
          <w:color w:val="333333"/>
          <w:lang w:val="ru-RU"/>
        </w:rPr>
        <w:t xml:space="preserve"> його </w:t>
      </w:r>
      <w:proofErr w:type="spellStart"/>
      <w:r w:rsidRPr="003C6F1A">
        <w:rPr>
          <w:color w:val="333333"/>
          <w:lang w:val="ru-RU"/>
        </w:rPr>
        <w:t>щось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запитає</w:t>
      </w:r>
      <w:proofErr w:type="spellEnd"/>
      <w:r w:rsidRPr="003C6F1A">
        <w:rPr>
          <w:color w:val="333333"/>
          <w:lang w:val="ru-RU"/>
        </w:rPr>
        <w:t xml:space="preserve">, </w:t>
      </w:r>
      <w:proofErr w:type="spellStart"/>
      <w:r w:rsidRPr="003C6F1A">
        <w:rPr>
          <w:color w:val="333333"/>
          <w:lang w:val="ru-RU"/>
        </w:rPr>
        <w:t>показати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їй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якнайбільше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загострених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зубів</w:t>
      </w:r>
      <w:proofErr w:type="spellEnd"/>
      <w:r w:rsidRPr="003C6F1A">
        <w:rPr>
          <w:color w:val="333333"/>
          <w:lang w:val="ru-RU"/>
        </w:rPr>
        <w:t xml:space="preserve">, що </w:t>
      </w:r>
      <w:proofErr w:type="spellStart"/>
      <w:r w:rsidRPr="003C6F1A">
        <w:rPr>
          <w:color w:val="333333"/>
          <w:lang w:val="ru-RU"/>
        </w:rPr>
        <w:t>розташовані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поспіль</w:t>
      </w:r>
      <w:proofErr w:type="spellEnd"/>
      <w:r w:rsidRPr="003C6F1A">
        <w:rPr>
          <w:color w:val="333333"/>
          <w:lang w:val="ru-RU"/>
        </w:rPr>
        <w:t>.</w:t>
      </w:r>
    </w:p>
    <w:p w14:paraId="6C86BCAA" w14:textId="77777777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proofErr w:type="spellStart"/>
      <w:r w:rsidRPr="003C6F1A">
        <w:rPr>
          <w:color w:val="333333"/>
          <w:lang w:val="ru-RU"/>
        </w:rPr>
        <w:t>Допоможіть</w:t>
      </w:r>
      <w:proofErr w:type="spellEnd"/>
      <w:r w:rsidRPr="003C6F1A">
        <w:rPr>
          <w:color w:val="333333"/>
          <w:lang w:val="ru-RU"/>
        </w:rPr>
        <w:t xml:space="preserve"> Малому </w:t>
      </w:r>
      <w:proofErr w:type="spellStart"/>
      <w:r w:rsidRPr="003C6F1A">
        <w:rPr>
          <w:color w:val="333333"/>
          <w:lang w:val="ru-RU"/>
        </w:rPr>
        <w:t>Бісеняті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дізнатися</w:t>
      </w:r>
      <w:proofErr w:type="spellEnd"/>
      <w:r w:rsidRPr="003C6F1A">
        <w:rPr>
          <w:color w:val="333333"/>
          <w:lang w:val="ru-RU"/>
        </w:rPr>
        <w:t xml:space="preserve">, </w:t>
      </w:r>
      <w:proofErr w:type="spellStart"/>
      <w:r w:rsidRPr="003C6F1A">
        <w:rPr>
          <w:color w:val="333333"/>
          <w:lang w:val="ru-RU"/>
        </w:rPr>
        <w:t>скільки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найбільше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зубів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воно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зможе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показати</w:t>
      </w:r>
      <w:proofErr w:type="spellEnd"/>
      <w:r w:rsidRPr="003C6F1A">
        <w:rPr>
          <w:color w:val="333333"/>
          <w:lang w:val="ru-RU"/>
        </w:rPr>
        <w:t>.</w:t>
      </w:r>
    </w:p>
    <w:p w14:paraId="2F990912" w14:textId="77777777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r w:rsidRPr="009778F7">
        <w:rPr>
          <w:b/>
          <w:bCs/>
          <w:color w:val="333333"/>
        </w:rPr>
        <w:t>Вхідні дані</w:t>
      </w:r>
      <w:r w:rsidRPr="00E0295F">
        <w:rPr>
          <w:b/>
          <w:bCs/>
          <w:color w:val="333333"/>
          <w:lang w:val="ru-RU"/>
        </w:rPr>
        <w:t xml:space="preserve">: </w:t>
      </w:r>
      <w:r w:rsidRPr="003C6F1A">
        <w:rPr>
          <w:color w:val="333333"/>
          <w:lang w:val="ru-RU"/>
        </w:rPr>
        <w:t xml:space="preserve">У </w:t>
      </w:r>
      <w:proofErr w:type="spellStart"/>
      <w:r w:rsidRPr="003C6F1A">
        <w:rPr>
          <w:color w:val="333333"/>
          <w:lang w:val="ru-RU"/>
        </w:rPr>
        <w:t>першому</w:t>
      </w:r>
      <w:proofErr w:type="spellEnd"/>
      <w:r w:rsidRPr="003C6F1A">
        <w:rPr>
          <w:color w:val="333333"/>
          <w:lang w:val="ru-RU"/>
        </w:rPr>
        <w:t xml:space="preserve"> рядку </w:t>
      </w:r>
      <w:proofErr w:type="spellStart"/>
      <w:r w:rsidRPr="003C6F1A">
        <w:rPr>
          <w:color w:val="333333"/>
          <w:lang w:val="ru-RU"/>
        </w:rPr>
        <w:t>задані</w:t>
      </w:r>
      <w:proofErr w:type="spellEnd"/>
      <w:r w:rsidRPr="003C6F1A">
        <w:rPr>
          <w:color w:val="333333"/>
          <w:lang w:val="ru-RU"/>
        </w:rPr>
        <w:t xml:space="preserve"> два </w:t>
      </w:r>
      <w:proofErr w:type="spellStart"/>
      <w:r w:rsidRPr="003C6F1A">
        <w:rPr>
          <w:color w:val="333333"/>
          <w:lang w:val="ru-RU"/>
        </w:rPr>
        <w:t>цілих</w:t>
      </w:r>
      <w:proofErr w:type="spellEnd"/>
      <w:r w:rsidRPr="003C6F1A">
        <w:rPr>
          <w:color w:val="333333"/>
          <w:lang w:val="ru-RU"/>
        </w:rPr>
        <w:t xml:space="preserve"> числа </w:t>
      </w:r>
      <w:r w:rsidRPr="003C6F1A">
        <w:rPr>
          <w:rFonts w:ascii="Cambria Math" w:hAnsi="Cambria Math" w:cs="Cambria Math"/>
          <w:color w:val="333333"/>
          <w:lang w:val="en-US"/>
        </w:rPr>
        <w:t>𝑛</w:t>
      </w:r>
      <w:r w:rsidRPr="003C6F1A">
        <w:rPr>
          <w:color w:val="333333"/>
          <w:lang w:val="ru-RU"/>
        </w:rPr>
        <w:t xml:space="preserve"> та </w:t>
      </w:r>
      <w:r w:rsidRPr="003C6F1A">
        <w:rPr>
          <w:rFonts w:ascii="Cambria Math" w:hAnsi="Cambria Math" w:cs="Cambria Math"/>
          <w:color w:val="333333"/>
          <w:lang w:val="en-US"/>
        </w:rPr>
        <w:t>𝑘</w:t>
      </w:r>
      <w:r w:rsidRPr="003C6F1A">
        <w:rPr>
          <w:color w:val="333333"/>
          <w:lang w:val="ru-RU"/>
        </w:rPr>
        <w:t xml:space="preserve"> — </w:t>
      </w:r>
      <w:proofErr w:type="spellStart"/>
      <w:r w:rsidRPr="003C6F1A">
        <w:rPr>
          <w:color w:val="333333"/>
          <w:lang w:val="ru-RU"/>
        </w:rPr>
        <w:t>кількість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зубів</w:t>
      </w:r>
      <w:proofErr w:type="spellEnd"/>
      <w:r w:rsidRPr="003C6F1A">
        <w:rPr>
          <w:color w:val="333333"/>
          <w:lang w:val="ru-RU"/>
        </w:rPr>
        <w:t xml:space="preserve"> та межа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відповідно</w:t>
      </w:r>
      <w:proofErr w:type="spellEnd"/>
      <w:r w:rsidRPr="003C6F1A">
        <w:rPr>
          <w:color w:val="333333"/>
          <w:lang w:val="ru-RU"/>
        </w:rPr>
        <w:t>.</w:t>
      </w:r>
    </w:p>
    <w:p w14:paraId="1CFDB369" w14:textId="452BDB5C" w:rsidR="003C6F1A" w:rsidRPr="003C6F1A" w:rsidRDefault="003C6F1A" w:rsidP="003C6F1A">
      <w:pPr>
        <w:pStyle w:val="a9"/>
        <w:spacing w:after="150"/>
        <w:rPr>
          <w:color w:val="333333"/>
          <w:lang w:val="ru-RU"/>
        </w:rPr>
      </w:pPr>
      <w:proofErr w:type="gramStart"/>
      <w:r w:rsidRPr="003C6F1A">
        <w:rPr>
          <w:color w:val="333333"/>
          <w:lang w:val="ru-RU"/>
        </w:rPr>
        <w:t>В другому рядк</w:t>
      </w:r>
      <w:r>
        <w:rPr>
          <w:color w:val="333333"/>
          <w:lang w:val="ru-RU"/>
        </w:rPr>
        <w:t>у</w:t>
      </w:r>
      <w:proofErr w:type="gramEnd"/>
      <w:r w:rsidRPr="003C6F1A">
        <w:rPr>
          <w:color w:val="333333"/>
          <w:lang w:val="ru-RU"/>
        </w:rPr>
        <w:t xml:space="preserve"> задано </w:t>
      </w:r>
      <w:r w:rsidRPr="003C6F1A">
        <w:rPr>
          <w:rFonts w:ascii="Cambria Math" w:hAnsi="Cambria Math" w:cs="Cambria Math"/>
          <w:color w:val="333333"/>
          <w:lang w:val="en-US"/>
        </w:rPr>
        <w:t>𝑛</w:t>
      </w:r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цілих</w:t>
      </w:r>
      <w:proofErr w:type="spellEnd"/>
      <w:r w:rsidRPr="003C6F1A">
        <w:rPr>
          <w:color w:val="333333"/>
          <w:lang w:val="ru-RU"/>
        </w:rPr>
        <w:t xml:space="preserve"> чисел </w:t>
      </w:r>
      <w:r w:rsidRPr="003C6F1A">
        <w:rPr>
          <w:rFonts w:ascii="Cambria Math" w:hAnsi="Cambria Math" w:cs="Cambria Math"/>
          <w:color w:val="333333"/>
          <w:lang w:val="en-US"/>
        </w:rPr>
        <w:t>𝑎𝑖</w:t>
      </w:r>
      <w:r w:rsidRPr="003C6F1A">
        <w:rPr>
          <w:color w:val="333333"/>
          <w:lang w:val="ru-RU"/>
        </w:rPr>
        <w:t xml:space="preserve"> — </w:t>
      </w:r>
      <w:proofErr w:type="spellStart"/>
      <w:r w:rsidRPr="003C6F1A">
        <w:rPr>
          <w:color w:val="333333"/>
          <w:lang w:val="ru-RU"/>
        </w:rPr>
        <w:t>коефіцієнти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загостреності</w:t>
      </w:r>
      <w:proofErr w:type="spellEnd"/>
      <w:r w:rsidRPr="003C6F1A">
        <w:rPr>
          <w:color w:val="333333"/>
          <w:lang w:val="ru-RU"/>
        </w:rPr>
        <w:t xml:space="preserve"> </w:t>
      </w:r>
      <w:proofErr w:type="spellStart"/>
      <w:r w:rsidRPr="003C6F1A">
        <w:rPr>
          <w:color w:val="333333"/>
          <w:lang w:val="ru-RU"/>
        </w:rPr>
        <w:t>зубів</w:t>
      </w:r>
      <w:proofErr w:type="spellEnd"/>
      <w:r w:rsidRPr="003C6F1A">
        <w:rPr>
          <w:color w:val="333333"/>
          <w:lang w:val="ru-RU"/>
        </w:rPr>
        <w:t>.</w:t>
      </w:r>
    </w:p>
    <w:p w14:paraId="18ECC624" w14:textId="6D7AD70D" w:rsidR="003C6F1A" w:rsidRDefault="003C6F1A" w:rsidP="003C6F1A">
      <w:pPr>
        <w:pStyle w:val="a9"/>
        <w:spacing w:after="150"/>
        <w:rPr>
          <w:color w:val="333333"/>
          <w:shd w:val="clear" w:color="auto" w:fill="FFFFFF"/>
          <w:lang w:val="uk-UA"/>
        </w:rPr>
      </w:pPr>
      <w:r w:rsidRPr="009778F7">
        <w:rPr>
          <w:b/>
          <w:bCs/>
          <w:color w:val="333333"/>
        </w:rPr>
        <w:t>Вихідні дані</w:t>
      </w:r>
      <w:r>
        <w:rPr>
          <w:b/>
          <w:bCs/>
          <w:color w:val="333333"/>
        </w:rPr>
        <w:t>:</w:t>
      </w:r>
      <w:r w:rsidRPr="00BB0C5F">
        <w:rPr>
          <w:color w:val="333333"/>
          <w:sz w:val="27"/>
          <w:szCs w:val="27"/>
          <w:shd w:val="clear" w:color="auto" w:fill="FFFFFF"/>
        </w:rPr>
        <w:t xml:space="preserve"> </w:t>
      </w:r>
      <w:r w:rsidRPr="003C6F1A">
        <w:rPr>
          <w:color w:val="333333"/>
          <w:shd w:val="clear" w:color="auto" w:fill="FFFFFF"/>
        </w:rPr>
        <w:t>Єдине ціле число — відповідь на задачу.</w:t>
      </w:r>
    </w:p>
    <w:p w14:paraId="4879E53D" w14:textId="71836016" w:rsidR="00385DF6" w:rsidRPr="00385DF6" w:rsidRDefault="00385DF6" w:rsidP="003C6F1A">
      <w:pPr>
        <w:pStyle w:val="a9"/>
        <w:spacing w:after="150"/>
        <w:rPr>
          <w:color w:val="333333"/>
          <w:sz w:val="27"/>
          <w:szCs w:val="27"/>
          <w:shd w:val="clear" w:color="auto" w:fill="FFFFFF"/>
          <w:lang w:val="uk-UA"/>
        </w:rPr>
      </w:pPr>
      <w:r w:rsidRPr="00385DF6">
        <w:rPr>
          <w:noProof/>
          <w:color w:val="333333"/>
          <w:sz w:val="27"/>
          <w:szCs w:val="27"/>
          <w:shd w:val="clear" w:color="auto" w:fill="FFFFFF"/>
          <w:lang w:val="uk-UA"/>
        </w:rPr>
        <w:lastRenderedPageBreak/>
        <w:drawing>
          <wp:inline distT="0" distB="0" distL="0" distR="0" wp14:anchorId="580A2DD7" wp14:editId="52A22EC1">
            <wp:extent cx="5733415" cy="4367530"/>
            <wp:effectExtent l="0" t="0" r="635" b="0"/>
            <wp:docPr id="723885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8850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145A" w14:textId="5F0965C7" w:rsidR="00385DF6" w:rsidRDefault="00385DF6" w:rsidP="00385DF6">
      <w:pPr>
        <w:spacing w:after="20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  <w:lang w:val="uk-UA"/>
        </w:rPr>
        <w:t>Рис 20</w:t>
      </w:r>
      <w:r>
        <w:rPr>
          <w:i/>
          <w:iCs/>
          <w:color w:val="3D85C6"/>
          <w:sz w:val="20"/>
          <w:szCs w:val="20"/>
        </w:rPr>
        <w:t xml:space="preserve">. Код до задачі </w:t>
      </w:r>
      <w:r w:rsidRPr="00E0295F">
        <w:rPr>
          <w:i/>
          <w:iCs/>
          <w:color w:val="3D85C6"/>
          <w:sz w:val="20"/>
          <w:szCs w:val="20"/>
          <w:lang w:val="ru-RU"/>
        </w:rPr>
        <w:t>“</w:t>
      </w:r>
      <w:r>
        <w:rPr>
          <w:i/>
          <w:iCs/>
          <w:color w:val="3D85C6"/>
          <w:sz w:val="20"/>
          <w:szCs w:val="20"/>
          <w:lang w:val="uk-UA"/>
        </w:rPr>
        <w:t>Євро 2012</w:t>
      </w:r>
      <w:r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79638AA1" w14:textId="0CC269D2" w:rsidR="000A21A4" w:rsidRDefault="000A21A4" w:rsidP="000A21A4">
      <w:pPr>
        <w:spacing w:after="200"/>
        <w:rPr>
          <w:i/>
          <w:iCs/>
          <w:color w:val="3D85C6"/>
          <w:sz w:val="20"/>
          <w:szCs w:val="20"/>
          <w:lang w:val="ru-RU"/>
        </w:rPr>
      </w:pPr>
      <w:r w:rsidRPr="00F85332">
        <w:rPr>
          <w:i/>
          <w:iCs/>
          <w:color w:val="000000"/>
        </w:rPr>
        <w:t xml:space="preserve">Посилання на файл коду в </w:t>
      </w:r>
      <w:proofErr w:type="spellStart"/>
      <w:r w:rsidRPr="00F85332">
        <w:rPr>
          <w:i/>
          <w:iCs/>
          <w:color w:val="000000"/>
        </w:rPr>
        <w:t>пулреквесті</w:t>
      </w:r>
      <w:proofErr w:type="spellEnd"/>
      <w:r w:rsidRPr="00F85332">
        <w:rPr>
          <w:color w:val="000000"/>
        </w:rPr>
        <w:t>:</w:t>
      </w:r>
    </w:p>
    <w:p w14:paraId="29AFA6B6" w14:textId="19207B79" w:rsidR="003C6F1A" w:rsidRPr="000A21A4" w:rsidRDefault="000A21A4" w:rsidP="00BB0C5F">
      <w:pPr>
        <w:rPr>
          <w:lang w:val="ru-RU"/>
        </w:rPr>
      </w:pPr>
      <w:hyperlink r:id="rId58" w:history="1">
        <w:r w:rsidRPr="001E777C">
          <w:rPr>
            <w:rStyle w:val="a5"/>
          </w:rPr>
          <w:t>https://github.com/artificial-intelligence-department/ai_programming_playground_2026/pull/320/changes#diff-240346551492b771a962908cc8669a5d3e5974f9f970f9b714e53d64bdb9e401</w:t>
        </w:r>
      </w:hyperlink>
    </w:p>
    <w:p w14:paraId="6A220D59" w14:textId="77777777" w:rsidR="00BB61AE" w:rsidRDefault="00BB61AE" w:rsidP="00BB61AE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uk-UA"/>
        </w:rPr>
      </w:pP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5.</w:t>
      </w:r>
      <w:r w:rsidRPr="00BB61A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ab/>
        <w:t>Результати виконання завдань, тестування та фактично затрачений час:</w:t>
      </w:r>
    </w:p>
    <w:p w14:paraId="3F7D0C05" w14:textId="77777777" w:rsidR="00F10ABF" w:rsidRDefault="00F10ABF" w:rsidP="00F10ABF">
      <w:pPr>
        <w:pStyle w:val="2"/>
        <w:spacing w:before="40" w:after="0"/>
        <w:jc w:val="both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AD3F02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AD3F02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#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programming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Lab</w:t>
      </w:r>
      <w:proofErr w:type="spellEnd"/>
      <w:r w:rsidRPr="00AD3F02">
        <w:rPr>
          <w:rFonts w:ascii="Times New Roman" w:hAnsi="Times New Roman" w:cs="Times New Roman"/>
          <w:color w:val="000000"/>
          <w:sz w:val="24"/>
          <w:szCs w:val="24"/>
        </w:rPr>
        <w:t xml:space="preserve"> 1 </w:t>
      </w:r>
      <w:proofErr w:type="spellStart"/>
      <w:r w:rsidRPr="00AD3F02">
        <w:rPr>
          <w:rFonts w:ascii="Times New Roman" w:hAnsi="Times New Roman" w:cs="Times New Roman"/>
          <w:color w:val="000000"/>
          <w:sz w:val="24"/>
          <w:szCs w:val="24"/>
        </w:rPr>
        <w:t>Task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1</w:t>
      </w:r>
    </w:p>
    <w:p w14:paraId="46F9A7E0" w14:textId="77777777" w:rsidR="00F10ABF" w:rsidRPr="00F10ABF" w:rsidRDefault="00F10ABF" w:rsidP="00F10ABF">
      <w:pPr>
        <w:rPr>
          <w:lang w:val="uk-UA"/>
        </w:rPr>
      </w:pPr>
    </w:p>
    <w:p w14:paraId="0F7CBD76" w14:textId="32795068" w:rsidR="00F10ABF" w:rsidRDefault="002107F3" w:rsidP="00F85332">
      <w:pPr>
        <w:rPr>
          <w:lang w:val="uk-UA"/>
        </w:rPr>
      </w:pPr>
      <w:r w:rsidRPr="002107F3">
        <w:rPr>
          <w:noProof/>
          <w:lang w:val="uk-UA"/>
        </w:rPr>
        <w:drawing>
          <wp:inline distT="0" distB="0" distL="0" distR="0" wp14:anchorId="730E81DE" wp14:editId="208EB679">
            <wp:extent cx="5733415" cy="588010"/>
            <wp:effectExtent l="0" t="0" r="635" b="2540"/>
            <wp:docPr id="13378014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0141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8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1EDD5" w14:textId="77777777" w:rsidR="00F10ABF" w:rsidRDefault="00F10ABF" w:rsidP="00F85332">
      <w:pPr>
        <w:rPr>
          <w:lang w:val="uk-UA"/>
        </w:rPr>
      </w:pPr>
    </w:p>
    <w:p w14:paraId="331E5119" w14:textId="724B5351" w:rsidR="00F10ABF" w:rsidRDefault="00F10ABF" w:rsidP="00F10ABF">
      <w:pPr>
        <w:ind w:left="720"/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>Рис</w:t>
      </w:r>
      <w:r w:rsidR="00385DF6">
        <w:rPr>
          <w:i/>
          <w:iCs/>
          <w:color w:val="3D85C6"/>
          <w:sz w:val="20"/>
          <w:szCs w:val="20"/>
          <w:lang w:val="uk-UA"/>
        </w:rPr>
        <w:t xml:space="preserve"> 21</w:t>
      </w:r>
      <w:r>
        <w:rPr>
          <w:i/>
          <w:iCs/>
          <w:color w:val="3D85C6"/>
          <w:sz w:val="20"/>
          <w:szCs w:val="20"/>
        </w:rPr>
        <w:t>. Виконання програми</w:t>
      </w:r>
      <w:r>
        <w:rPr>
          <w:i/>
          <w:iCs/>
          <w:color w:val="3D85C6"/>
          <w:sz w:val="20"/>
          <w:szCs w:val="20"/>
          <w:lang w:val="uk-UA"/>
        </w:rPr>
        <w:t xml:space="preserve"> Лабораторної роботи №1. Завдання №1</w:t>
      </w:r>
      <w:r>
        <w:rPr>
          <w:i/>
          <w:iCs/>
          <w:color w:val="3D85C6"/>
          <w:sz w:val="20"/>
          <w:szCs w:val="20"/>
        </w:rPr>
        <w:t xml:space="preserve"> </w:t>
      </w:r>
    </w:p>
    <w:p w14:paraId="71F9D2BB" w14:textId="77777777" w:rsidR="00F10ABF" w:rsidRDefault="00F10ABF" w:rsidP="00F85332">
      <w:pPr>
        <w:rPr>
          <w:lang w:val="uk-UA"/>
        </w:rPr>
      </w:pPr>
    </w:p>
    <w:p w14:paraId="0A25E982" w14:textId="79C6DE98" w:rsidR="009A2C08" w:rsidRPr="009A2C08" w:rsidRDefault="00D97962" w:rsidP="009A2C08">
      <w:pPr>
        <w:rPr>
          <w:lang w:val="ru-RU"/>
        </w:rPr>
      </w:pPr>
      <w:r>
        <w:rPr>
          <w:lang w:val="uk-UA"/>
        </w:rPr>
        <w:t>Пояснення результатів</w:t>
      </w:r>
      <w:r w:rsidRPr="00E0295F">
        <w:rPr>
          <w:lang w:val="uk-UA"/>
        </w:rPr>
        <w:t xml:space="preserve">: </w:t>
      </w:r>
      <w:r w:rsidR="009A2C08" w:rsidRPr="009A2C08">
        <w:rPr>
          <w:lang w:val="ru-RU"/>
        </w:rPr>
        <w:t xml:space="preserve">За формулою </w:t>
      </w:r>
      <w:proofErr w:type="spellStart"/>
      <w:r w:rsidR="009A2C08" w:rsidRPr="009A2C08">
        <w:rPr>
          <w:lang w:val="ru-RU"/>
        </w:rPr>
        <w:t>скороченого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множення</w:t>
      </w:r>
      <w:proofErr w:type="spellEnd"/>
      <w:r w:rsidR="009A2C08" w:rsidRPr="009A2C08">
        <w:rPr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  <w:lang w:val="ru-RU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a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+2</m:t>
        </m:r>
        <m:r>
          <w:rPr>
            <w:rFonts w:ascii="Cambria Math" w:hAnsi="Cambria Math"/>
            <w:lang w:val="en-US"/>
          </w:rPr>
          <m:t>ab</m:t>
        </m:r>
        <m:r>
          <w:rPr>
            <w:rFonts w:ascii="Cambria Math" w:hAnsi="Cambria Math"/>
            <w:lang w:val="ru-RU"/>
          </w:rPr>
          <m:t>+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="009A2C08" w:rsidRPr="009A2C08">
        <w:rPr>
          <w:lang w:val="ru-RU"/>
        </w:rPr>
        <w:t xml:space="preserve">, тому чисельник виразу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  <m:r>
                  <w:rPr>
                    <w:rFonts w:ascii="Cambria Math" w:hAnsi="Cambria Math"/>
                    <w:lang w:val="ru-RU"/>
                  </w:rPr>
                  <m:t>+</m:t>
                </m:r>
                <m:r>
                  <w:rPr>
                    <w:rFonts w:ascii="Cambria Math" w:hAnsi="Cambria Math"/>
                    <w:lang w:val="en-US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-</m:t>
        </m:r>
        <m:d>
          <m:dPr>
            <m:ctrlPr>
              <w:rPr>
                <w:rFonts w:ascii="Cambria Math" w:hAnsi="Cambria Math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a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>+2</m:t>
            </m:r>
            <m:r>
              <w:rPr>
                <w:rFonts w:ascii="Cambria Math" w:hAnsi="Cambria Math"/>
                <w:lang w:val="en-US"/>
              </w:rPr>
              <m:t>ab</m:t>
            </m:r>
          </m:e>
        </m:d>
      </m:oMath>
      <w:r w:rsidR="009A2C08" w:rsidRPr="009A2C08">
        <w:rPr>
          <w:lang w:val="ru-RU"/>
        </w:rPr>
        <w:t xml:space="preserve"> алгебраїчно точно дорівнює знаменнику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</m:oMath>
      <w:r w:rsidR="009A2C08" w:rsidRPr="009A2C08">
        <w:rPr>
          <w:lang w:val="ru-RU"/>
        </w:rPr>
        <w:t xml:space="preserve">, а отже теоретичне значення дробу дорівнює 1 за будь-яких допустимих </w:t>
      </w:r>
      <m:oMath>
        <m:r>
          <w:rPr>
            <w:rFonts w:ascii="Cambria Math" w:hAnsi="Cambria Math"/>
            <w:lang w:val="en-US"/>
          </w:rPr>
          <m:t>a</m:t>
        </m:r>
      </m:oMath>
      <w:r w:rsidR="009A2C08" w:rsidRPr="009A2C08">
        <w:rPr>
          <w:lang w:val="ru-RU"/>
        </w:rPr>
        <w:t xml:space="preserve"> і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  <w:lang w:val="ru-RU"/>
          </w:rPr>
          <m:t>≠0</m:t>
        </m:r>
      </m:oMath>
      <w:r w:rsidR="009A2C08" w:rsidRPr="009A2C08">
        <w:rPr>
          <w:lang w:val="ru-RU"/>
        </w:rPr>
        <w:t xml:space="preserve">. Для типу </w:t>
      </w:r>
      <w:r w:rsidR="009A2C08" w:rsidRPr="009A2C08">
        <w:rPr>
          <w:lang w:val="en-US"/>
        </w:rPr>
        <w:t>float</w:t>
      </w:r>
      <w:r w:rsidR="009A2C08" w:rsidRPr="009A2C08">
        <w:rPr>
          <w:lang w:val="ru-RU"/>
        </w:rPr>
        <w:t xml:space="preserve"> (</w:t>
      </w:r>
      <w:proofErr w:type="spellStart"/>
      <w:r w:rsidR="009A2C08" w:rsidRPr="009A2C08">
        <w:rPr>
          <w:lang w:val="ru-RU"/>
        </w:rPr>
        <w:t>точність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близько</w:t>
      </w:r>
      <w:proofErr w:type="spellEnd"/>
      <w:r w:rsidR="009A2C08" w:rsidRPr="009A2C08">
        <w:rPr>
          <w:lang w:val="ru-RU"/>
        </w:rPr>
        <w:t xml:space="preserve"> 7 </w:t>
      </w:r>
      <w:proofErr w:type="spellStart"/>
      <w:r w:rsidR="009A2C08" w:rsidRPr="009A2C08">
        <w:rPr>
          <w:lang w:val="ru-RU"/>
        </w:rPr>
        <w:t>значущих</w:t>
      </w:r>
      <w:proofErr w:type="spellEnd"/>
      <w:r w:rsidR="009A2C08" w:rsidRPr="009A2C08">
        <w:rPr>
          <w:lang w:val="ru-RU"/>
        </w:rPr>
        <w:t xml:space="preserve"> цифр) при </w:t>
      </w:r>
      <w:proofErr w:type="spellStart"/>
      <w:r w:rsidR="009A2C08" w:rsidRPr="009A2C08">
        <w:rPr>
          <w:lang w:val="ru-RU"/>
        </w:rPr>
        <w:t>обчисленні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віднімаються</w:t>
      </w:r>
      <w:proofErr w:type="spellEnd"/>
      <w:r w:rsidR="009A2C08" w:rsidRPr="009A2C08">
        <w:rPr>
          <w:lang w:val="ru-RU"/>
        </w:rPr>
        <w:t xml:space="preserve"> два числа порядку 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="009A2C08" w:rsidRPr="009A2C08">
        <w:rPr>
          <w:lang w:val="ru-RU"/>
        </w:rPr>
        <w:t>, різниця між якими за величиною (</w:t>
      </w:r>
      <m:oMath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b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w:rPr>
            <w:rFonts w:ascii="Cambria Math" w:hAnsi="Cambria Math"/>
            <w:lang w:val="ru-RU"/>
          </w:rPr>
          <m:t>=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-8</m:t>
            </m:r>
          </m:sup>
        </m:sSup>
      </m:oMath>
      <w:r w:rsidR="009A2C08" w:rsidRPr="009A2C08">
        <w:rPr>
          <w:lang w:val="ru-RU"/>
        </w:rPr>
        <w:t xml:space="preserve">) </w:t>
      </w:r>
      <w:r w:rsidR="009A2C08" w:rsidRPr="009A2C08">
        <w:rPr>
          <w:lang w:val="ru-RU"/>
        </w:rPr>
        <w:lastRenderedPageBreak/>
        <w:t>значно менша за похибку округлення для цього типу — унаслідок цього значуща частина результату спотворюється через катастрофічне скасування, і результат ділення суттєво відхиляється від норми (</w:t>
      </w:r>
      <m:oMath>
        <m:r>
          <w:rPr>
            <w:rFonts w:ascii="Cambria Math" w:hAnsi="Cambria Math"/>
            <w:lang w:val="ru-RU"/>
          </w:rPr>
          <m:t>6.25⋅</m:t>
        </m:r>
        <m:sSup>
          <m:sSupPr>
            <m:ctrlPr>
              <w:rPr>
                <w:rFonts w:ascii="Cambria Math" w:hAnsi="Cambria Math"/>
                <w:lang w:val="en-US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6</m:t>
            </m:r>
          </m:sup>
        </m:sSup>
      </m:oMath>
      <w:r w:rsidR="009A2C08" w:rsidRPr="009A2C08">
        <w:rPr>
          <w:lang w:val="ru-RU"/>
        </w:rPr>
        <w:t xml:space="preserve">). Для типу </w:t>
      </w:r>
      <w:r w:rsidR="009A2C08" w:rsidRPr="009A2C08">
        <w:rPr>
          <w:lang w:val="en-US"/>
        </w:rPr>
        <w:t>double</w:t>
      </w:r>
      <w:r w:rsidR="009A2C08" w:rsidRPr="009A2C08">
        <w:rPr>
          <w:lang w:val="ru-RU"/>
        </w:rPr>
        <w:t xml:space="preserve"> (</w:t>
      </w:r>
      <w:proofErr w:type="spellStart"/>
      <w:r w:rsidR="009A2C08" w:rsidRPr="009A2C08">
        <w:rPr>
          <w:lang w:val="ru-RU"/>
        </w:rPr>
        <w:t>точність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близько</w:t>
      </w:r>
      <w:proofErr w:type="spellEnd"/>
      <w:r w:rsidR="009A2C08" w:rsidRPr="009A2C08">
        <w:rPr>
          <w:lang w:val="ru-RU"/>
        </w:rPr>
        <w:t xml:space="preserve"> 15–16 </w:t>
      </w:r>
      <w:proofErr w:type="spellStart"/>
      <w:r w:rsidR="009A2C08" w:rsidRPr="009A2C08">
        <w:rPr>
          <w:lang w:val="ru-RU"/>
        </w:rPr>
        <w:t>значущих</w:t>
      </w:r>
      <w:proofErr w:type="spellEnd"/>
      <w:r w:rsidR="009A2C08" w:rsidRPr="009A2C08">
        <w:rPr>
          <w:lang w:val="ru-RU"/>
        </w:rPr>
        <w:t xml:space="preserve"> цифр) </w:t>
      </w:r>
      <w:proofErr w:type="spellStart"/>
      <w:r w:rsidR="009A2C08" w:rsidRPr="009A2C08">
        <w:rPr>
          <w:lang w:val="ru-RU"/>
        </w:rPr>
        <w:t>розрядності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достатньо</w:t>
      </w:r>
      <w:proofErr w:type="spellEnd"/>
      <w:r w:rsidR="009A2C08" w:rsidRPr="009A2C08">
        <w:rPr>
          <w:lang w:val="ru-RU"/>
        </w:rPr>
        <w:t xml:space="preserve">, </w:t>
      </w:r>
      <w:proofErr w:type="spellStart"/>
      <w:r w:rsidR="009A2C08" w:rsidRPr="009A2C08">
        <w:rPr>
          <w:lang w:val="ru-RU"/>
        </w:rPr>
        <w:t>щоб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зберегти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значущі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цифри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навіть</w:t>
      </w:r>
      <w:proofErr w:type="spellEnd"/>
      <w:r w:rsidR="009A2C08" w:rsidRPr="009A2C08">
        <w:rPr>
          <w:lang w:val="ru-RU"/>
        </w:rPr>
        <w:t xml:space="preserve"> при </w:t>
      </w:r>
      <w:proofErr w:type="spellStart"/>
      <w:r w:rsidR="009A2C08" w:rsidRPr="009A2C08">
        <w:rPr>
          <w:lang w:val="ru-RU"/>
        </w:rPr>
        <w:t>відніманні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близьких</w:t>
      </w:r>
      <w:proofErr w:type="spellEnd"/>
      <w:r w:rsidR="009A2C08" w:rsidRPr="009A2C08">
        <w:rPr>
          <w:lang w:val="ru-RU"/>
        </w:rPr>
        <w:t xml:space="preserve"> за величиною великих чисел, тому результат </w:t>
      </w:r>
      <w:proofErr w:type="spellStart"/>
      <w:r w:rsidR="009A2C08" w:rsidRPr="009A2C08">
        <w:rPr>
          <w:lang w:val="ru-RU"/>
        </w:rPr>
        <w:t>виходить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значно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точнішим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en-US"/>
        </w:rPr>
        <w:t>i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майже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дорівнює</w:t>
      </w:r>
      <w:proofErr w:type="spellEnd"/>
      <w:r w:rsidR="009A2C08" w:rsidRPr="009A2C08">
        <w:rPr>
          <w:lang w:val="ru-RU"/>
        </w:rPr>
        <w:t xml:space="preserve"> 1 (</w:t>
      </w:r>
      <m:oMath>
        <m:r>
          <w:rPr>
            <w:rFonts w:ascii="Cambria Math" w:hAnsi="Cambria Math"/>
            <w:lang w:val="ru-RU"/>
          </w:rPr>
          <m:t>1.00117</m:t>
        </m:r>
      </m:oMath>
      <w:r w:rsidR="009A2C08" w:rsidRPr="009A2C08">
        <w:rPr>
          <w:lang w:val="ru-RU"/>
        </w:rPr>
        <w:t xml:space="preserve">). Це явище називається втратою значущості і демонструє, наскільки </w:t>
      </w:r>
      <w:proofErr w:type="spellStart"/>
      <w:r w:rsidR="009A2C08" w:rsidRPr="009A2C08">
        <w:rPr>
          <w:lang w:val="ru-RU"/>
        </w:rPr>
        <w:t>критичним</w:t>
      </w:r>
      <w:proofErr w:type="spellEnd"/>
      <w:r w:rsidR="009A2C08" w:rsidRPr="009A2C08">
        <w:rPr>
          <w:lang w:val="ru-RU"/>
        </w:rPr>
        <w:t xml:space="preserve"> є </w:t>
      </w:r>
      <w:proofErr w:type="spellStart"/>
      <w:r w:rsidR="009A2C08" w:rsidRPr="009A2C08">
        <w:rPr>
          <w:lang w:val="ru-RU"/>
        </w:rPr>
        <w:t>вибір</w:t>
      </w:r>
      <w:proofErr w:type="spellEnd"/>
      <w:r w:rsidR="009A2C08" w:rsidRPr="009A2C08">
        <w:rPr>
          <w:lang w:val="ru-RU"/>
        </w:rPr>
        <w:t xml:space="preserve"> типу </w:t>
      </w:r>
      <w:proofErr w:type="spellStart"/>
      <w:r w:rsidR="009A2C08" w:rsidRPr="009A2C08">
        <w:rPr>
          <w:lang w:val="ru-RU"/>
        </w:rPr>
        <w:t>даних</w:t>
      </w:r>
      <w:proofErr w:type="spellEnd"/>
      <w:r w:rsidR="009A2C08" w:rsidRPr="009A2C08">
        <w:rPr>
          <w:lang w:val="ru-RU"/>
        </w:rPr>
        <w:t xml:space="preserve"> при </w:t>
      </w:r>
      <w:proofErr w:type="spellStart"/>
      <w:r w:rsidR="009A2C08" w:rsidRPr="009A2C08">
        <w:rPr>
          <w:lang w:val="ru-RU"/>
        </w:rPr>
        <w:t>обчисленнях</w:t>
      </w:r>
      <w:proofErr w:type="spellEnd"/>
      <w:r w:rsidR="009A2C08" w:rsidRPr="009A2C08">
        <w:rPr>
          <w:lang w:val="ru-RU"/>
        </w:rPr>
        <w:t xml:space="preserve">, </w:t>
      </w:r>
      <w:proofErr w:type="spellStart"/>
      <w:r w:rsidR="009A2C08" w:rsidRPr="009A2C08">
        <w:rPr>
          <w:lang w:val="ru-RU"/>
        </w:rPr>
        <w:t>пов'язаних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із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відніманням</w:t>
      </w:r>
      <w:proofErr w:type="spellEnd"/>
      <w:r w:rsidR="009A2C08" w:rsidRPr="009A2C08">
        <w:rPr>
          <w:lang w:val="ru-RU"/>
        </w:rPr>
        <w:t xml:space="preserve"> </w:t>
      </w:r>
      <w:proofErr w:type="spellStart"/>
      <w:r w:rsidR="009A2C08" w:rsidRPr="009A2C08">
        <w:rPr>
          <w:lang w:val="ru-RU"/>
        </w:rPr>
        <w:t>близьких</w:t>
      </w:r>
      <w:proofErr w:type="spellEnd"/>
      <w:r w:rsidR="009A2C08" w:rsidRPr="009A2C08">
        <w:rPr>
          <w:lang w:val="ru-RU"/>
        </w:rPr>
        <w:t xml:space="preserve"> величин.</w:t>
      </w:r>
    </w:p>
    <w:p w14:paraId="47CC6A63" w14:textId="6B7BC397" w:rsidR="00070EAE" w:rsidRPr="00971F12" w:rsidRDefault="00070EAE" w:rsidP="00F85332">
      <w:pPr>
        <w:rPr>
          <w:lang w:val="uk-UA"/>
        </w:rPr>
      </w:pPr>
    </w:p>
    <w:p w14:paraId="34A2D76F" w14:textId="3B814B4A" w:rsidR="00F10ABF" w:rsidRDefault="00A31B93" w:rsidP="00A31B93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1</w:t>
      </w:r>
      <w:r>
        <w:t xml:space="preserve"> </w:t>
      </w:r>
      <w:r>
        <w:rPr>
          <w:lang w:val="uk-UA"/>
        </w:rPr>
        <w:t>година 30 хвилин.</w:t>
      </w:r>
    </w:p>
    <w:p w14:paraId="7BE8FCE8" w14:textId="77777777" w:rsidR="00971F12" w:rsidRPr="00AD3F02" w:rsidRDefault="00971F12" w:rsidP="00971F12">
      <w:pPr>
        <w:rPr>
          <w:shd w:val="clear" w:color="auto" w:fill="FFF2CC"/>
          <w:lang w:val="uk-UA"/>
        </w:rPr>
      </w:pPr>
      <w:r w:rsidRPr="00AD3F02">
        <w:t>Завдання №2</w:t>
      </w:r>
      <w:r>
        <w:rPr>
          <w:lang w:val="uk-UA"/>
        </w:rPr>
        <w:t xml:space="preserve">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# </w:t>
      </w:r>
      <w:proofErr w:type="spellStart"/>
      <w:r w:rsidRPr="00AD3F02">
        <w:rPr>
          <w:color w:val="000000"/>
        </w:rPr>
        <w:t>programming</w:t>
      </w:r>
      <w:proofErr w:type="spellEnd"/>
      <w:r w:rsidRPr="00AD3F02">
        <w:rPr>
          <w:color w:val="000000"/>
        </w:rPr>
        <w:t xml:space="preserve">: </w:t>
      </w:r>
      <w:proofErr w:type="spellStart"/>
      <w:r w:rsidRPr="00AD3F02">
        <w:rPr>
          <w:color w:val="000000"/>
        </w:rPr>
        <w:t>Lab</w:t>
      </w:r>
      <w:proofErr w:type="spellEnd"/>
      <w:r w:rsidRPr="00AD3F02">
        <w:rPr>
          <w:color w:val="000000"/>
        </w:rPr>
        <w:t xml:space="preserve"> 1 </w:t>
      </w:r>
      <w:proofErr w:type="spellStart"/>
      <w:r w:rsidRPr="00AD3F02">
        <w:rPr>
          <w:color w:val="000000"/>
        </w:rPr>
        <w:t>Task</w:t>
      </w:r>
      <w:proofErr w:type="spellEnd"/>
      <w:r w:rsidRPr="00AD3F02">
        <w:rPr>
          <w:color w:val="000000"/>
        </w:rPr>
        <w:t xml:space="preserve"> 2</w:t>
      </w:r>
    </w:p>
    <w:p w14:paraId="48FB0C9F" w14:textId="77777777" w:rsidR="00F10ABF" w:rsidRPr="00971F12" w:rsidRDefault="00F10ABF" w:rsidP="00F85332">
      <w:pPr>
        <w:rPr>
          <w:lang w:val="en-US"/>
        </w:rPr>
      </w:pPr>
    </w:p>
    <w:p w14:paraId="5F63BB0F" w14:textId="09D34053" w:rsidR="00971F12" w:rsidRDefault="003778F8" w:rsidP="00F85332">
      <w:pPr>
        <w:rPr>
          <w:lang w:val="en-US"/>
        </w:rPr>
      </w:pPr>
      <w:r w:rsidRPr="003778F8">
        <w:rPr>
          <w:noProof/>
          <w:lang w:val="en-US"/>
        </w:rPr>
        <w:drawing>
          <wp:inline distT="0" distB="0" distL="0" distR="0" wp14:anchorId="08576116" wp14:editId="3E468A50">
            <wp:extent cx="5733415" cy="1181100"/>
            <wp:effectExtent l="0" t="0" r="635" b="0"/>
            <wp:docPr id="1967488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8814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B9B4" w14:textId="77777777" w:rsidR="00971F12" w:rsidRDefault="00971F12" w:rsidP="00971F12">
      <w:pPr>
        <w:ind w:left="720"/>
        <w:jc w:val="center"/>
        <w:rPr>
          <w:i/>
          <w:iCs/>
          <w:color w:val="3D85C6"/>
          <w:sz w:val="20"/>
          <w:szCs w:val="20"/>
        </w:rPr>
      </w:pPr>
    </w:p>
    <w:p w14:paraId="537F7797" w14:textId="29F3FFFF" w:rsidR="00971F12" w:rsidRDefault="00971F12" w:rsidP="00971F12">
      <w:pPr>
        <w:ind w:left="720"/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>Рис</w:t>
      </w:r>
      <w:r w:rsidR="00A07915">
        <w:rPr>
          <w:i/>
          <w:iCs/>
          <w:color w:val="3D85C6"/>
          <w:sz w:val="20"/>
          <w:szCs w:val="20"/>
        </w:rPr>
        <w:t xml:space="preserve"> </w:t>
      </w:r>
      <w:r w:rsidR="009A2C08">
        <w:rPr>
          <w:i/>
          <w:iCs/>
          <w:color w:val="3D85C6"/>
          <w:sz w:val="20"/>
          <w:szCs w:val="20"/>
          <w:lang w:val="uk-UA"/>
        </w:rPr>
        <w:t>22</w:t>
      </w:r>
      <w:r>
        <w:rPr>
          <w:i/>
          <w:iCs/>
          <w:color w:val="3D85C6"/>
          <w:sz w:val="20"/>
          <w:szCs w:val="20"/>
        </w:rPr>
        <w:t>. Виконання програми</w:t>
      </w:r>
      <w:r>
        <w:rPr>
          <w:i/>
          <w:iCs/>
          <w:color w:val="3D85C6"/>
          <w:sz w:val="20"/>
          <w:szCs w:val="20"/>
          <w:lang w:val="uk-UA"/>
        </w:rPr>
        <w:t xml:space="preserve"> Лабораторної роботи №1. Завдання №</w:t>
      </w:r>
      <w:r w:rsidRPr="00E0295F"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</w:rPr>
        <w:t xml:space="preserve"> </w:t>
      </w:r>
    </w:p>
    <w:p w14:paraId="6DA61C30" w14:textId="79ABFC11" w:rsidR="00971F12" w:rsidRDefault="00971F12" w:rsidP="00F85332">
      <w:pPr>
        <w:rPr>
          <w:lang w:val="uk-UA"/>
        </w:rPr>
      </w:pPr>
    </w:p>
    <w:p w14:paraId="425381C8" w14:textId="3334ED97" w:rsidR="00971F12" w:rsidRDefault="00971F12" w:rsidP="00F85332">
      <w:r>
        <w:rPr>
          <w:lang w:val="uk-UA"/>
        </w:rPr>
        <w:t>Пояснення результатів</w:t>
      </w:r>
      <w:r w:rsidRPr="00E0295F">
        <w:rPr>
          <w:lang w:val="uk-UA"/>
        </w:rPr>
        <w:t xml:space="preserve">: </w:t>
      </w:r>
      <w:r w:rsidR="003778F8" w:rsidRPr="003778F8">
        <w:t xml:space="preserve">Отримані результати підтверджують роботу постфіксного </w:t>
      </w:r>
      <w:proofErr w:type="spellStart"/>
      <w:r w:rsidR="003778F8" w:rsidRPr="003778F8">
        <w:t>інкременту</w:t>
      </w:r>
      <w:proofErr w:type="spellEnd"/>
      <w:r w:rsidR="003778F8" w:rsidRPr="003778F8">
        <w:t xml:space="preserve"> та </w:t>
      </w:r>
      <w:proofErr w:type="spellStart"/>
      <w:r w:rsidR="003778F8" w:rsidRPr="003778F8">
        <w:t>декременту</w:t>
      </w:r>
      <w:proofErr w:type="spellEnd"/>
      <w:r w:rsidR="003778F8" w:rsidRPr="003778F8">
        <w:t xml:space="preserve"> в мові C++. У кроці 1 вираз n+++m</w:t>
      </w:r>
      <w:r w:rsidR="003778F8">
        <w:rPr>
          <w:lang w:val="uk-UA"/>
        </w:rPr>
        <w:t xml:space="preserve"> визначиться</w:t>
      </w:r>
      <w:r w:rsidR="003778F8" w:rsidRPr="003778F8">
        <w:t xml:space="preserve"> компілятором як (n++) + m: використовується поточне значення n, до нього додається m, і лише після цього n збільшується на 1. У кроках 2 і 3 використовується постфіксний </w:t>
      </w:r>
      <w:proofErr w:type="spellStart"/>
      <w:r w:rsidR="003778F8" w:rsidRPr="003778F8">
        <w:t>декремент</w:t>
      </w:r>
      <w:proofErr w:type="spellEnd"/>
      <w:r w:rsidR="003778F8" w:rsidRPr="003778F8">
        <w:t xml:space="preserve"> (m-- &gt; n та n-- &gt; m) — у операції порівняння бере участь поточне значення змінної (m у кроці 2, n у кроці 3), після чого значення відповідної змінної зменшується на 1. Результати порівнянь виводяться як 1 (</w:t>
      </w:r>
      <w:proofErr w:type="spellStart"/>
      <w:r w:rsidR="003778F8" w:rsidRPr="003778F8">
        <w:t>true</w:t>
      </w:r>
      <w:proofErr w:type="spellEnd"/>
      <w:r w:rsidR="003778F8" w:rsidRPr="003778F8">
        <w:t>) або 0 (</w:t>
      </w:r>
      <w:proofErr w:type="spellStart"/>
      <w:r w:rsidR="003778F8" w:rsidRPr="003778F8">
        <w:t>false</w:t>
      </w:r>
      <w:proofErr w:type="spellEnd"/>
      <w:r w:rsidR="003778F8" w:rsidRPr="003778F8">
        <w:t xml:space="preserve">), оскільки </w:t>
      </w:r>
      <w:proofErr w:type="spellStart"/>
      <w:r w:rsidR="003778F8" w:rsidRPr="003778F8">
        <w:t>std</w:t>
      </w:r>
      <w:proofErr w:type="spellEnd"/>
      <w:r w:rsidR="003778F8" w:rsidRPr="003778F8">
        <w:t>::</w:t>
      </w:r>
      <w:proofErr w:type="spellStart"/>
      <w:r w:rsidR="003778F8" w:rsidRPr="003778F8">
        <w:t>cout</w:t>
      </w:r>
      <w:proofErr w:type="spellEnd"/>
      <w:r w:rsidR="003778F8" w:rsidRPr="003778F8">
        <w:t xml:space="preserve"> за замовчуванням відображає булеві значення у вигляді чисел. У цілому отримані результати демонструють ключову властивість C++: постфіксні оператори </w:t>
      </w:r>
      <w:proofErr w:type="spellStart"/>
      <w:r w:rsidR="003778F8" w:rsidRPr="003778F8">
        <w:t>інкременту</w:t>
      </w:r>
      <w:proofErr w:type="spellEnd"/>
      <w:r w:rsidR="003778F8" w:rsidRPr="003778F8">
        <w:t xml:space="preserve"> та </w:t>
      </w:r>
      <w:proofErr w:type="spellStart"/>
      <w:r w:rsidR="003778F8" w:rsidRPr="003778F8">
        <w:t>декременту</w:t>
      </w:r>
      <w:proofErr w:type="spellEnd"/>
      <w:r w:rsidR="003778F8" w:rsidRPr="003778F8">
        <w:t xml:space="preserve"> повертають початкове значення змінної до її зміни, а сама зміна відбувається після обчислення виразу.</w:t>
      </w:r>
    </w:p>
    <w:p w14:paraId="421B0648" w14:textId="77777777" w:rsidR="00070EAE" w:rsidRPr="000613AB" w:rsidRDefault="00070EAE" w:rsidP="00F85332">
      <w:pPr>
        <w:rPr>
          <w:lang w:val="uk-UA"/>
        </w:rPr>
      </w:pPr>
    </w:p>
    <w:p w14:paraId="19521862" w14:textId="4EFDFA6B" w:rsidR="00BD54CB" w:rsidRPr="00C55023" w:rsidRDefault="00B449CF" w:rsidP="00C55023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1</w:t>
      </w:r>
      <w:r>
        <w:t xml:space="preserve"> </w:t>
      </w:r>
      <w:r>
        <w:rPr>
          <w:lang w:val="uk-UA"/>
        </w:rPr>
        <w:t>година 30 хвилин.</w:t>
      </w:r>
    </w:p>
    <w:p w14:paraId="41D969AE" w14:textId="5F274B5A" w:rsidR="00C617A5" w:rsidRPr="003778F8" w:rsidRDefault="00C617A5" w:rsidP="00C617A5">
      <w:pPr>
        <w:rPr>
          <w:lang w:val="en-US"/>
        </w:rPr>
      </w:pPr>
      <w:r w:rsidRPr="00AD3F02">
        <w:t>Завдання №</w:t>
      </w:r>
      <w:r w:rsidRPr="00AD3F02">
        <w:rPr>
          <w:lang w:val="uk-UA"/>
        </w:rPr>
        <w:t xml:space="preserve">3 </w:t>
      </w:r>
      <w:proofErr w:type="spellStart"/>
      <w:r w:rsidRPr="00AD3F02">
        <w:t>Lab</w:t>
      </w:r>
      <w:proofErr w:type="spellEnd"/>
      <w:r w:rsidRPr="00AD3F02">
        <w:t xml:space="preserve"># </w:t>
      </w:r>
      <w:proofErr w:type="spellStart"/>
      <w:r w:rsidRPr="00AD3F02">
        <w:t>programming</w:t>
      </w:r>
      <w:proofErr w:type="spellEnd"/>
      <w:r w:rsidRPr="00AD3F02">
        <w:t xml:space="preserve">: </w:t>
      </w:r>
      <w:proofErr w:type="spellStart"/>
      <w:r w:rsidRPr="00AD3F02">
        <w:t>Algotester</w:t>
      </w:r>
      <w:proofErr w:type="spellEnd"/>
      <w:r w:rsidRPr="00AD3F02">
        <w:t xml:space="preserve"> </w:t>
      </w:r>
      <w:proofErr w:type="spellStart"/>
      <w:r w:rsidRPr="00AD3F02">
        <w:t>Lab</w:t>
      </w:r>
      <w:proofErr w:type="spellEnd"/>
      <w:r w:rsidRPr="00AD3F02">
        <w:t xml:space="preserve"> 1 </w:t>
      </w:r>
      <w:proofErr w:type="spellStart"/>
      <w:r w:rsidRPr="00AD3F02">
        <w:t>Task</w:t>
      </w:r>
      <w:proofErr w:type="spellEnd"/>
      <w:r w:rsidRPr="00AD3F02">
        <w:t xml:space="preserve"> </w:t>
      </w:r>
      <w:r w:rsidR="003778F8">
        <w:rPr>
          <w:lang w:val="en-US"/>
        </w:rPr>
        <w:t>2</w:t>
      </w:r>
    </w:p>
    <w:p w14:paraId="1852032F" w14:textId="77777777" w:rsidR="00C617A5" w:rsidRPr="00AD3F02" w:rsidRDefault="00C617A5" w:rsidP="00C617A5">
      <w:pPr>
        <w:rPr>
          <w:shd w:val="clear" w:color="auto" w:fill="FFF2CC"/>
          <w:lang w:val="uk-UA"/>
        </w:rPr>
      </w:pPr>
    </w:p>
    <w:p w14:paraId="6002A7AD" w14:textId="007CC07A" w:rsidR="00C617A5" w:rsidRPr="00C55023" w:rsidRDefault="003778F8" w:rsidP="00F85332">
      <w:pPr>
        <w:rPr>
          <w:lang w:val="uk-UA"/>
        </w:rPr>
      </w:pPr>
      <w:r w:rsidRPr="003778F8">
        <w:rPr>
          <w:noProof/>
          <w:lang w:val="en-US"/>
        </w:rPr>
        <w:lastRenderedPageBreak/>
        <w:drawing>
          <wp:inline distT="0" distB="0" distL="0" distR="0" wp14:anchorId="783798D9" wp14:editId="660514DC">
            <wp:extent cx="5733415" cy="2684145"/>
            <wp:effectExtent l="0" t="0" r="635" b="1905"/>
            <wp:docPr id="1761403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4034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517E" w14:textId="7D89EA02" w:rsidR="00C617A5" w:rsidRDefault="00C617A5" w:rsidP="00C617A5">
      <w:pPr>
        <w:ind w:left="720"/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3778F8" w:rsidRPr="000A21A4">
        <w:rPr>
          <w:i/>
          <w:iCs/>
          <w:color w:val="3D85C6"/>
          <w:sz w:val="20"/>
          <w:szCs w:val="20"/>
          <w:lang w:val="uk-UA"/>
        </w:rPr>
        <w:t>23</w:t>
      </w:r>
      <w:r>
        <w:rPr>
          <w:i/>
          <w:iCs/>
          <w:color w:val="3D85C6"/>
          <w:sz w:val="20"/>
          <w:szCs w:val="20"/>
        </w:rPr>
        <w:t>. Виконання програми</w:t>
      </w:r>
      <w:r>
        <w:rPr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 w:rsidRPr="00822E08">
        <w:rPr>
          <w:i/>
          <w:iCs/>
          <w:color w:val="3D85C6"/>
          <w:sz w:val="20"/>
          <w:szCs w:val="20"/>
        </w:rPr>
        <w:t>Algotester</w:t>
      </w:r>
      <w:proofErr w:type="spellEnd"/>
      <w:r w:rsidRPr="00822E08">
        <w:rPr>
          <w:i/>
          <w:iCs/>
          <w:color w:val="3D85C6"/>
          <w:sz w:val="20"/>
          <w:szCs w:val="20"/>
        </w:rPr>
        <w:t xml:space="preserve"> </w:t>
      </w:r>
      <w:proofErr w:type="spellStart"/>
      <w:r w:rsidRPr="00822E08">
        <w:rPr>
          <w:i/>
          <w:iCs/>
          <w:color w:val="3D85C6"/>
          <w:sz w:val="20"/>
          <w:szCs w:val="20"/>
        </w:rPr>
        <w:t>Lab</w:t>
      </w:r>
      <w:proofErr w:type="spellEnd"/>
      <w:r w:rsidRPr="00822E08">
        <w:rPr>
          <w:i/>
          <w:iCs/>
          <w:color w:val="3D85C6"/>
          <w:sz w:val="20"/>
          <w:szCs w:val="20"/>
        </w:rPr>
        <w:t xml:space="preserve"> 1 </w:t>
      </w:r>
      <w:proofErr w:type="spellStart"/>
      <w:r w:rsidRPr="00822E08">
        <w:rPr>
          <w:i/>
          <w:iCs/>
          <w:color w:val="3D85C6"/>
          <w:sz w:val="20"/>
          <w:szCs w:val="20"/>
        </w:rPr>
        <w:t>Task</w:t>
      </w:r>
      <w:proofErr w:type="spellEnd"/>
      <w:r w:rsidRPr="00822E08">
        <w:rPr>
          <w:i/>
          <w:iCs/>
          <w:color w:val="3D85C6"/>
          <w:sz w:val="20"/>
          <w:szCs w:val="20"/>
        </w:rPr>
        <w:t xml:space="preserve"> </w:t>
      </w:r>
      <w:r w:rsidR="003778F8" w:rsidRPr="000A21A4">
        <w:rPr>
          <w:i/>
          <w:iCs/>
          <w:color w:val="3D85C6"/>
          <w:sz w:val="20"/>
          <w:szCs w:val="20"/>
          <w:lang w:val="uk-UA"/>
        </w:rPr>
        <w:t>2</w:t>
      </w:r>
      <w:r>
        <w:rPr>
          <w:i/>
          <w:iCs/>
          <w:color w:val="3D85C6"/>
          <w:sz w:val="20"/>
          <w:szCs w:val="20"/>
          <w:lang w:val="uk-UA"/>
        </w:rPr>
        <w:t>.</w:t>
      </w:r>
    </w:p>
    <w:p w14:paraId="2B4BCFBD" w14:textId="77777777" w:rsidR="00C617A5" w:rsidRPr="000A21A4" w:rsidRDefault="00C617A5" w:rsidP="00C617A5">
      <w:pPr>
        <w:jc w:val="center"/>
        <w:rPr>
          <w:lang w:val="uk-UA"/>
        </w:rPr>
      </w:pPr>
    </w:p>
    <w:p w14:paraId="60EA5C14" w14:textId="77777777" w:rsidR="00C617A5" w:rsidRDefault="00C617A5" w:rsidP="00C617A5">
      <w:pPr>
        <w:spacing w:after="200"/>
        <w:jc w:val="both"/>
      </w:pPr>
      <w:r>
        <w:t>Час затрачений на виконання завдання: 1 день</w:t>
      </w:r>
    </w:p>
    <w:p w14:paraId="52FE4AA7" w14:textId="77777777" w:rsidR="00470B56" w:rsidRPr="00AD3F02" w:rsidRDefault="00470B56" w:rsidP="00470B56">
      <w:pPr>
        <w:rPr>
          <w:shd w:val="clear" w:color="auto" w:fill="FFF2CC"/>
          <w:lang w:val="uk-UA"/>
        </w:rPr>
      </w:pPr>
      <w:r w:rsidRPr="00AD3F02">
        <w:t>Завдання №</w:t>
      </w:r>
      <w:r>
        <w:rPr>
          <w:lang w:val="uk-UA"/>
        </w:rPr>
        <w:t>4</w:t>
      </w:r>
      <w:r w:rsidRPr="00AD3F02">
        <w:rPr>
          <w:lang w:val="uk-UA"/>
        </w:rPr>
        <w:t xml:space="preserve"> </w:t>
      </w:r>
      <w:proofErr w:type="spellStart"/>
      <w:r w:rsidRPr="00AD3F02">
        <w:rPr>
          <w:color w:val="000000"/>
        </w:rPr>
        <w:t>Experimental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Exercises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Activities</w:t>
      </w:r>
      <w:proofErr w:type="spellEnd"/>
      <w:r w:rsidRPr="00AD3F02">
        <w:rPr>
          <w:color w:val="000000"/>
        </w:rPr>
        <w:t xml:space="preserve"> - </w:t>
      </w:r>
      <w:proofErr w:type="spellStart"/>
      <w:r w:rsidRPr="00AD3F02">
        <w:rPr>
          <w:color w:val="000000"/>
        </w:rPr>
        <w:t>Binary</w:t>
      </w:r>
      <w:proofErr w:type="spellEnd"/>
      <w:r w:rsidRPr="00AD3F02">
        <w:rPr>
          <w:color w:val="000000"/>
        </w:rPr>
        <w:t xml:space="preserve"> </w:t>
      </w:r>
      <w:proofErr w:type="spellStart"/>
      <w:r w:rsidRPr="00AD3F02">
        <w:rPr>
          <w:color w:val="000000"/>
        </w:rPr>
        <w:t>Calculations</w:t>
      </w:r>
      <w:proofErr w:type="spellEnd"/>
      <w:r w:rsidRPr="00AD3F02">
        <w:rPr>
          <w:color w:val="000000"/>
        </w:rPr>
        <w:t>:</w:t>
      </w:r>
    </w:p>
    <w:p w14:paraId="5CEE3249" w14:textId="77777777" w:rsidR="00C617A5" w:rsidRPr="00470B56" w:rsidRDefault="00C617A5" w:rsidP="00F85332">
      <w:pPr>
        <w:rPr>
          <w:lang w:val="uk-UA"/>
        </w:rPr>
      </w:pPr>
    </w:p>
    <w:p w14:paraId="1B2E7926" w14:textId="4D8C3C70" w:rsidR="00C617A5" w:rsidRDefault="003778F8" w:rsidP="00F85332">
      <w:pPr>
        <w:rPr>
          <w:lang w:val="uk-UA"/>
        </w:rPr>
      </w:pPr>
      <w:r>
        <w:rPr>
          <w:noProof/>
        </w:rPr>
        <w:lastRenderedPageBreak/>
        <w:drawing>
          <wp:inline distT="0" distB="0" distL="0" distR="0" wp14:anchorId="17F76444" wp14:editId="287AFF16">
            <wp:extent cx="5733415" cy="7644765"/>
            <wp:effectExtent l="0" t="0" r="635" b="0"/>
            <wp:docPr id="11691545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5458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9CDDD" w14:textId="77777777" w:rsidR="00470B56" w:rsidRDefault="00470B56" w:rsidP="00470B56">
      <w:pPr>
        <w:jc w:val="center"/>
        <w:rPr>
          <w:lang w:val="uk-UA"/>
        </w:rPr>
      </w:pPr>
    </w:p>
    <w:p w14:paraId="1A4BE23A" w14:textId="556D5A32" w:rsidR="00470B56" w:rsidRDefault="00470B56" w:rsidP="00470B56">
      <w:pPr>
        <w:jc w:val="center"/>
        <w:rPr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191DBA" w:rsidRPr="000A21A4">
        <w:rPr>
          <w:i/>
          <w:iCs/>
          <w:color w:val="3D85C6"/>
          <w:sz w:val="20"/>
          <w:szCs w:val="20"/>
          <w:lang w:val="ru-RU"/>
        </w:rPr>
        <w:t>24</w:t>
      </w:r>
      <w:r>
        <w:rPr>
          <w:i/>
          <w:iCs/>
          <w:color w:val="3D85C6"/>
          <w:sz w:val="20"/>
          <w:szCs w:val="20"/>
        </w:rPr>
        <w:t>. Обчислення в двійковій системі числення</w:t>
      </w:r>
    </w:p>
    <w:p w14:paraId="151092BE" w14:textId="77777777" w:rsidR="00470B56" w:rsidRDefault="00470B56" w:rsidP="00470B56">
      <w:pPr>
        <w:pStyle w:val="a9"/>
        <w:spacing w:before="0" w:beforeAutospacing="0" w:after="200" w:afterAutospacing="0"/>
        <w:jc w:val="both"/>
        <w:rPr>
          <w:color w:val="000000"/>
          <w:lang w:val="uk-UA"/>
        </w:rPr>
      </w:pPr>
    </w:p>
    <w:p w14:paraId="5E47356A" w14:textId="6E282496" w:rsidR="00470B56" w:rsidRDefault="00470B56" w:rsidP="00470B56">
      <w:pPr>
        <w:pStyle w:val="a9"/>
        <w:spacing w:before="0" w:beforeAutospacing="0" w:after="200" w:afterAutospacing="0"/>
        <w:jc w:val="both"/>
        <w:rPr>
          <w:color w:val="000000"/>
        </w:rPr>
      </w:pPr>
      <w:r>
        <w:rPr>
          <w:color w:val="000000"/>
        </w:rPr>
        <w:t>Час затрачений на виконання завдання: 20хв</w:t>
      </w:r>
    </w:p>
    <w:p w14:paraId="6CD90E81" w14:textId="77777777" w:rsidR="00470B56" w:rsidRDefault="00470B56" w:rsidP="00470B56">
      <w:pPr>
        <w:spacing w:after="240"/>
      </w:pPr>
    </w:p>
    <w:p w14:paraId="5E0E5363" w14:textId="77777777" w:rsidR="00470B56" w:rsidRDefault="00470B56" w:rsidP="00470B56"/>
    <w:p w14:paraId="67617BB6" w14:textId="77777777" w:rsidR="00470B56" w:rsidRPr="00470B56" w:rsidRDefault="00470B56" w:rsidP="00F85332">
      <w:pPr>
        <w:rPr>
          <w:lang w:val="uk-UA"/>
        </w:rPr>
      </w:pPr>
    </w:p>
    <w:p w14:paraId="4CD93699" w14:textId="77777777" w:rsidR="00470B56" w:rsidRDefault="00470B56" w:rsidP="00F85332">
      <w:pPr>
        <w:rPr>
          <w:lang w:val="uk-UA"/>
        </w:rPr>
      </w:pPr>
    </w:p>
    <w:p w14:paraId="44BC2A26" w14:textId="77777777" w:rsidR="00470B56" w:rsidRDefault="00470B56" w:rsidP="00F85332">
      <w:pPr>
        <w:rPr>
          <w:lang w:val="uk-UA"/>
        </w:rPr>
      </w:pPr>
    </w:p>
    <w:p w14:paraId="67A262E0" w14:textId="77777777" w:rsidR="00470B56" w:rsidRDefault="00470B56" w:rsidP="00F85332">
      <w:pPr>
        <w:rPr>
          <w:lang w:val="uk-UA"/>
        </w:rPr>
      </w:pPr>
    </w:p>
    <w:p w14:paraId="3E64E3D7" w14:textId="77777777" w:rsidR="00470B56" w:rsidRDefault="00470B56" w:rsidP="00F85332">
      <w:pPr>
        <w:rPr>
          <w:lang w:val="uk-UA"/>
        </w:rPr>
      </w:pPr>
    </w:p>
    <w:p w14:paraId="0056A3ED" w14:textId="77777777" w:rsidR="00470B56" w:rsidRDefault="00470B56" w:rsidP="00F85332">
      <w:pPr>
        <w:rPr>
          <w:lang w:val="uk-UA"/>
        </w:rPr>
      </w:pPr>
    </w:p>
    <w:p w14:paraId="593324EE" w14:textId="3F858546" w:rsidR="00F85332" w:rsidRPr="00230B2D" w:rsidRDefault="00F85332" w:rsidP="00F85332">
      <w:pPr>
        <w:rPr>
          <w:color w:val="000000"/>
          <w:lang w:val="en-US"/>
        </w:rPr>
      </w:pPr>
      <w:r w:rsidRPr="00FA5996">
        <w:t>Завдання №</w:t>
      </w:r>
      <w:r w:rsidRPr="00FA5996">
        <w:rPr>
          <w:lang w:val="uk-UA"/>
        </w:rPr>
        <w:t xml:space="preserve">5 </w:t>
      </w:r>
      <w:proofErr w:type="spellStart"/>
      <w:r w:rsidRPr="00FA5996">
        <w:rPr>
          <w:color w:val="000000"/>
        </w:rPr>
        <w:t>Practice</w:t>
      </w:r>
      <w:proofErr w:type="spellEnd"/>
      <w:r w:rsidRPr="00FA5996">
        <w:rPr>
          <w:color w:val="000000"/>
        </w:rPr>
        <w:t xml:space="preserve"># </w:t>
      </w:r>
      <w:proofErr w:type="spellStart"/>
      <w:r w:rsidRPr="00FA5996">
        <w:rPr>
          <w:color w:val="000000"/>
        </w:rPr>
        <w:t>programming</w:t>
      </w:r>
      <w:proofErr w:type="spellEnd"/>
      <w:r w:rsidRPr="00FA5996">
        <w:rPr>
          <w:color w:val="000000"/>
        </w:rPr>
        <w:t xml:space="preserve">: </w:t>
      </w:r>
      <w:proofErr w:type="spellStart"/>
      <w:r w:rsidRPr="00FA5996">
        <w:rPr>
          <w:color w:val="000000"/>
        </w:rPr>
        <w:t>Class</w:t>
      </w:r>
      <w:proofErr w:type="spellEnd"/>
      <w:r w:rsidRPr="00FA5996">
        <w:rPr>
          <w:color w:val="000000"/>
        </w:rPr>
        <w:t xml:space="preserve"> </w:t>
      </w:r>
      <w:proofErr w:type="spellStart"/>
      <w:r w:rsidRPr="00FA5996">
        <w:rPr>
          <w:color w:val="000000"/>
        </w:rPr>
        <w:t>Practice</w:t>
      </w:r>
      <w:proofErr w:type="spellEnd"/>
      <w:r w:rsidRPr="00FA5996">
        <w:rPr>
          <w:color w:val="000000"/>
        </w:rPr>
        <w:t xml:space="preserve"> </w:t>
      </w:r>
      <w:proofErr w:type="spellStart"/>
      <w:r w:rsidRPr="00FA5996">
        <w:rPr>
          <w:color w:val="000000"/>
        </w:rPr>
        <w:t>Task</w:t>
      </w:r>
      <w:proofErr w:type="spellEnd"/>
      <w:r>
        <w:rPr>
          <w:color w:val="000000"/>
          <w:lang w:val="uk-UA"/>
        </w:rPr>
        <w:t xml:space="preserve"> – Аналізатор надійності пароля</w:t>
      </w:r>
    </w:p>
    <w:p w14:paraId="031FDEFB" w14:textId="77777777" w:rsidR="00F10ABF" w:rsidRDefault="00F10ABF" w:rsidP="00BB61AE">
      <w:pPr>
        <w:rPr>
          <w:lang w:val="uk-UA"/>
        </w:rPr>
      </w:pPr>
    </w:p>
    <w:p w14:paraId="7F9E0143" w14:textId="4E8FA8B0" w:rsidR="00BB61AE" w:rsidRPr="00191DBA" w:rsidRDefault="00191DBA" w:rsidP="00BB61AE">
      <w:pPr>
        <w:rPr>
          <w:lang w:val="en-US"/>
        </w:rPr>
      </w:pPr>
      <w:r w:rsidRPr="00191DBA">
        <w:rPr>
          <w:noProof/>
          <w:lang w:val="uk-UA"/>
        </w:rPr>
        <w:drawing>
          <wp:inline distT="0" distB="0" distL="0" distR="0" wp14:anchorId="1E2AEC57" wp14:editId="6FEF68AD">
            <wp:extent cx="5733415" cy="3375660"/>
            <wp:effectExtent l="0" t="0" r="635" b="0"/>
            <wp:docPr id="1779544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432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58EE" w14:textId="77777777" w:rsidR="00BB61AE" w:rsidRDefault="00BB61AE" w:rsidP="00BB61AE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74978A62" w14:textId="40FA382E" w:rsidR="00BB61AE" w:rsidRPr="00BB61AE" w:rsidRDefault="00BB61AE" w:rsidP="00BB61AE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191DBA" w:rsidRPr="00191DBA">
        <w:rPr>
          <w:i/>
          <w:iCs/>
          <w:color w:val="3D85C6"/>
          <w:sz w:val="20"/>
          <w:szCs w:val="20"/>
          <w:lang w:val="ru-RU"/>
        </w:rPr>
        <w:t>25</w:t>
      </w:r>
      <w:r>
        <w:rPr>
          <w:i/>
          <w:iCs/>
          <w:color w:val="3D85C6"/>
          <w:sz w:val="20"/>
          <w:szCs w:val="20"/>
        </w:rPr>
        <w:t xml:space="preserve">. </w:t>
      </w:r>
      <w:r w:rsidR="00191DBA">
        <w:rPr>
          <w:i/>
          <w:iCs/>
          <w:color w:val="3D85C6"/>
          <w:sz w:val="20"/>
          <w:szCs w:val="20"/>
          <w:lang w:val="uk-UA"/>
        </w:rPr>
        <w:t>Т</w:t>
      </w:r>
      <w:r>
        <w:rPr>
          <w:i/>
          <w:iCs/>
          <w:color w:val="3D85C6"/>
          <w:sz w:val="20"/>
          <w:szCs w:val="20"/>
          <w:lang w:val="uk-UA"/>
        </w:rPr>
        <w:t>ест-кейси для перевірки</w:t>
      </w:r>
      <w:r w:rsidR="00F85332">
        <w:rPr>
          <w:i/>
          <w:iCs/>
          <w:color w:val="3D85C6"/>
          <w:sz w:val="20"/>
          <w:szCs w:val="20"/>
          <w:lang w:val="uk-UA"/>
        </w:rPr>
        <w:t xml:space="preserve"> програми</w:t>
      </w:r>
    </w:p>
    <w:p w14:paraId="74A4CF67" w14:textId="77777777" w:rsidR="00BB61AE" w:rsidRPr="00E0295F" w:rsidRDefault="00BB61AE" w:rsidP="00BB61AE">
      <w:pPr>
        <w:rPr>
          <w:lang w:val="ru-RU"/>
        </w:rPr>
      </w:pPr>
    </w:p>
    <w:p w14:paraId="71B5A1B8" w14:textId="7DB9A5FB" w:rsidR="00BB61AE" w:rsidRPr="000A21A4" w:rsidRDefault="00BB61AE" w:rsidP="00BB61AE">
      <w:pPr>
        <w:spacing w:after="200"/>
        <w:jc w:val="both"/>
        <w:rPr>
          <w:lang w:val="ru-RU"/>
        </w:rPr>
      </w:pPr>
      <w:r>
        <w:t xml:space="preserve">Час затрачений на виконання завдання: </w:t>
      </w:r>
      <w:r w:rsidR="00191DBA">
        <w:rPr>
          <w:lang w:val="uk-UA"/>
        </w:rPr>
        <w:t>2 години</w:t>
      </w:r>
    </w:p>
    <w:p w14:paraId="7CB9315D" w14:textId="77777777" w:rsidR="001366D1" w:rsidRDefault="001366D1" w:rsidP="001366D1">
      <w:pPr>
        <w:rPr>
          <w:lang w:val="uk-UA"/>
        </w:rPr>
      </w:pPr>
    </w:p>
    <w:p w14:paraId="5F1D716B" w14:textId="079510FB" w:rsidR="001366D1" w:rsidRDefault="001366D1" w:rsidP="001366D1">
      <w:pPr>
        <w:rPr>
          <w:lang w:val="uk-UA"/>
        </w:rPr>
      </w:pPr>
      <w:r w:rsidRPr="00AD3F02">
        <w:t>Завдання №</w:t>
      </w:r>
      <w:r>
        <w:rPr>
          <w:lang w:val="uk-UA"/>
        </w:rPr>
        <w:t xml:space="preserve">6 </w:t>
      </w:r>
      <w:proofErr w:type="spellStart"/>
      <w:r w:rsidRPr="00AD3F02">
        <w:t>Practice</w:t>
      </w:r>
      <w:proofErr w:type="spellEnd"/>
      <w:r w:rsidRPr="00AD3F02">
        <w:t xml:space="preserve"># </w:t>
      </w:r>
      <w:proofErr w:type="spellStart"/>
      <w:r w:rsidRPr="00AD3F02">
        <w:t>programming</w:t>
      </w:r>
      <w:proofErr w:type="spellEnd"/>
      <w:r w:rsidRPr="00AD3F02">
        <w:t xml:space="preserve">:  </w:t>
      </w:r>
      <w:proofErr w:type="spellStart"/>
      <w:r w:rsidRPr="00AD3F02">
        <w:t>Self</w:t>
      </w:r>
      <w:proofErr w:type="spellEnd"/>
      <w:r w:rsidRPr="00AD3F02">
        <w:t xml:space="preserve"> </w:t>
      </w:r>
      <w:proofErr w:type="spellStart"/>
      <w:r w:rsidRPr="00AD3F02">
        <w:t>Practice</w:t>
      </w:r>
      <w:proofErr w:type="spellEnd"/>
      <w:r w:rsidRPr="00AD3F02">
        <w:t xml:space="preserve"> </w:t>
      </w:r>
      <w:proofErr w:type="spellStart"/>
      <w:r w:rsidRPr="00AD3F02">
        <w:t>Task</w:t>
      </w:r>
      <w:proofErr w:type="spellEnd"/>
    </w:p>
    <w:p w14:paraId="6E3BABBB" w14:textId="47A818DD" w:rsidR="00537EB3" w:rsidRPr="00537EB3" w:rsidRDefault="00537EB3" w:rsidP="00537EB3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Цікава гра</w:t>
      </w:r>
      <w:r>
        <w:rPr>
          <w:b/>
          <w:bCs/>
          <w:lang w:val="en-US"/>
        </w:rPr>
        <w:t>”</w:t>
      </w:r>
    </w:p>
    <w:p w14:paraId="446F47D7" w14:textId="77777777" w:rsidR="0054749F" w:rsidRPr="002E07AE" w:rsidRDefault="0054749F" w:rsidP="001366D1">
      <w:pPr>
        <w:rPr>
          <w:lang w:val="en-US"/>
        </w:rPr>
      </w:pPr>
    </w:p>
    <w:p w14:paraId="0916481D" w14:textId="5605AAA7" w:rsidR="0054749F" w:rsidRPr="0054749F" w:rsidRDefault="002E07AE" w:rsidP="001366D1">
      <w:pPr>
        <w:rPr>
          <w:shd w:val="clear" w:color="auto" w:fill="FFF2CC"/>
          <w:lang w:val="uk-UA"/>
        </w:rPr>
      </w:pPr>
      <w:r w:rsidRPr="002E07AE">
        <w:rPr>
          <w:noProof/>
          <w:shd w:val="clear" w:color="auto" w:fill="FFF2CC"/>
          <w:lang w:val="uk-UA"/>
        </w:rPr>
        <w:drawing>
          <wp:inline distT="0" distB="0" distL="0" distR="0" wp14:anchorId="3270AD5F" wp14:editId="3F41C4CA">
            <wp:extent cx="5733415" cy="2066925"/>
            <wp:effectExtent l="0" t="0" r="635" b="9525"/>
            <wp:docPr id="166571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19256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F23C" w14:textId="39CED0DE" w:rsidR="0054749F" w:rsidRPr="00E0295F" w:rsidRDefault="0054749F" w:rsidP="0054749F">
      <w:pPr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2E07AE" w:rsidRPr="000A21A4">
        <w:rPr>
          <w:i/>
          <w:iCs/>
          <w:color w:val="3D85C6"/>
          <w:sz w:val="20"/>
          <w:szCs w:val="20"/>
          <w:lang w:val="ru-RU"/>
        </w:rPr>
        <w:t>26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</w:t>
      </w:r>
      <w:r w:rsidR="00537EB3">
        <w:rPr>
          <w:i/>
          <w:iCs/>
          <w:color w:val="3D85C6"/>
          <w:sz w:val="20"/>
          <w:szCs w:val="20"/>
          <w:lang w:val="uk-UA"/>
        </w:rPr>
        <w:t xml:space="preserve">задачі </w:t>
      </w:r>
      <w:r w:rsidR="00537EB3" w:rsidRPr="00E0295F">
        <w:rPr>
          <w:i/>
          <w:iCs/>
          <w:color w:val="3D85C6"/>
          <w:sz w:val="20"/>
          <w:szCs w:val="20"/>
          <w:lang w:val="ru-RU"/>
        </w:rPr>
        <w:t>“</w:t>
      </w:r>
      <w:r w:rsidR="00537EB3">
        <w:rPr>
          <w:i/>
          <w:iCs/>
          <w:color w:val="3D85C6"/>
          <w:sz w:val="20"/>
          <w:szCs w:val="20"/>
          <w:lang w:val="uk-UA"/>
        </w:rPr>
        <w:t>Цікава гра</w:t>
      </w:r>
      <w:r w:rsidR="00537EB3"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42B8AB45" w14:textId="76CFB478" w:rsidR="00215C6E" w:rsidRDefault="00215C6E" w:rsidP="00215C6E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20</w:t>
      </w:r>
      <w:r>
        <w:t xml:space="preserve"> </w:t>
      </w:r>
      <w:r>
        <w:rPr>
          <w:lang w:val="uk-UA"/>
        </w:rPr>
        <w:t>хвилин</w:t>
      </w:r>
    </w:p>
    <w:p w14:paraId="6145B585" w14:textId="048A31D1" w:rsidR="006049CF" w:rsidRDefault="006049CF" w:rsidP="006049CF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 xml:space="preserve">Задача – </w:t>
      </w:r>
      <w:r>
        <w:rPr>
          <w:b/>
          <w:bCs/>
          <w:lang w:val="en-US"/>
        </w:rPr>
        <w:t>“</w:t>
      </w:r>
      <w:r w:rsidR="002E07AE">
        <w:rPr>
          <w:b/>
          <w:bCs/>
          <w:lang w:val="uk-UA"/>
        </w:rPr>
        <w:t>Апельсини</w:t>
      </w:r>
      <w:r>
        <w:rPr>
          <w:b/>
          <w:bCs/>
          <w:lang w:val="en-US"/>
        </w:rPr>
        <w:t>”</w:t>
      </w:r>
    </w:p>
    <w:p w14:paraId="6313F336" w14:textId="77777777" w:rsidR="006049CF" w:rsidRPr="002E07AE" w:rsidRDefault="006049CF" w:rsidP="00215C6E">
      <w:pPr>
        <w:spacing w:after="200"/>
        <w:jc w:val="both"/>
        <w:rPr>
          <w:lang w:val="en-US"/>
        </w:rPr>
      </w:pPr>
    </w:p>
    <w:p w14:paraId="0D928B67" w14:textId="02083865" w:rsidR="002C4E02" w:rsidRDefault="002E07AE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 w:rsidRPr="002E07AE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uk-UA"/>
        </w:rPr>
        <w:drawing>
          <wp:inline distT="0" distB="0" distL="0" distR="0" wp14:anchorId="10683776" wp14:editId="61FCDD76">
            <wp:extent cx="5733415" cy="1456690"/>
            <wp:effectExtent l="0" t="0" r="635" b="0"/>
            <wp:docPr id="356879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7920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F190A" w14:textId="71346EA8" w:rsidR="006049CF" w:rsidRPr="00E0295F" w:rsidRDefault="006049CF" w:rsidP="006049CF">
      <w:pPr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2E07AE">
        <w:rPr>
          <w:i/>
          <w:iCs/>
          <w:color w:val="3D85C6"/>
          <w:sz w:val="20"/>
          <w:szCs w:val="20"/>
          <w:lang w:val="ru-RU"/>
        </w:rPr>
        <w:t>27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задачі </w:t>
      </w:r>
      <w:r w:rsidRPr="00E0295F">
        <w:rPr>
          <w:i/>
          <w:iCs/>
          <w:color w:val="3D85C6"/>
          <w:sz w:val="20"/>
          <w:szCs w:val="20"/>
          <w:lang w:val="ru-RU"/>
        </w:rPr>
        <w:t>“</w:t>
      </w:r>
      <w:r w:rsidR="00C55023">
        <w:rPr>
          <w:i/>
          <w:iCs/>
          <w:color w:val="3D85C6"/>
          <w:sz w:val="20"/>
          <w:szCs w:val="20"/>
          <w:lang w:val="uk-UA"/>
        </w:rPr>
        <w:t>Апельсини</w:t>
      </w:r>
      <w:r w:rsidR="00CD79E4">
        <w:rPr>
          <w:i/>
          <w:iCs/>
          <w:color w:val="3D85C6"/>
          <w:sz w:val="20"/>
          <w:szCs w:val="20"/>
          <w:lang w:val="uk-UA"/>
        </w:rPr>
        <w:t xml:space="preserve"> </w:t>
      </w:r>
      <w:r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00082D62" w14:textId="77777777" w:rsidR="00E744FF" w:rsidRDefault="00E744FF" w:rsidP="00E744FF">
      <w:pPr>
        <w:spacing w:after="200"/>
        <w:jc w:val="both"/>
        <w:rPr>
          <w:lang w:val="uk-UA"/>
        </w:rPr>
      </w:pPr>
    </w:p>
    <w:p w14:paraId="50E8EEE3" w14:textId="13215009" w:rsidR="00E744FF" w:rsidRDefault="00E744FF" w:rsidP="00E744FF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20</w:t>
      </w:r>
      <w:r>
        <w:t xml:space="preserve"> </w:t>
      </w:r>
      <w:r>
        <w:rPr>
          <w:lang w:val="uk-UA"/>
        </w:rPr>
        <w:t>хвилин</w:t>
      </w:r>
    </w:p>
    <w:p w14:paraId="6E1814CA" w14:textId="77777777" w:rsidR="006049CF" w:rsidRDefault="006049CF" w:rsidP="006049CF">
      <w:pPr>
        <w:rPr>
          <w:lang w:val="uk-UA"/>
        </w:rPr>
      </w:pPr>
    </w:p>
    <w:p w14:paraId="3634D782" w14:textId="26D3DAF2" w:rsidR="00CE3D6C" w:rsidRDefault="00CE3D6C" w:rsidP="00CE3D6C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– </w:t>
      </w:r>
      <w:r>
        <w:rPr>
          <w:b/>
          <w:bCs/>
          <w:lang w:val="en-US"/>
        </w:rPr>
        <w:t>“</w:t>
      </w:r>
      <w:r w:rsidR="002E07AE">
        <w:rPr>
          <w:b/>
          <w:bCs/>
          <w:lang w:val="uk-UA"/>
        </w:rPr>
        <w:t>Євро 2012</w:t>
      </w:r>
      <w:r>
        <w:rPr>
          <w:b/>
          <w:bCs/>
          <w:lang w:val="en-US"/>
        </w:rPr>
        <w:t>”</w:t>
      </w:r>
    </w:p>
    <w:p w14:paraId="06F9515F" w14:textId="77777777" w:rsidR="006049CF" w:rsidRDefault="006049CF" w:rsidP="006049CF">
      <w:pPr>
        <w:rPr>
          <w:lang w:val="uk-UA"/>
        </w:rPr>
      </w:pPr>
    </w:p>
    <w:p w14:paraId="3CDDB6C6" w14:textId="3302A7BE" w:rsidR="00CE3D6C" w:rsidRDefault="002E07AE" w:rsidP="006049CF">
      <w:pPr>
        <w:rPr>
          <w:lang w:val="uk-UA"/>
        </w:rPr>
      </w:pPr>
      <w:r w:rsidRPr="002E07AE">
        <w:rPr>
          <w:noProof/>
          <w:lang w:val="uk-UA"/>
        </w:rPr>
        <w:drawing>
          <wp:inline distT="0" distB="0" distL="0" distR="0" wp14:anchorId="07E9ECEF" wp14:editId="465935D2">
            <wp:extent cx="5733415" cy="1087120"/>
            <wp:effectExtent l="0" t="0" r="635" b="0"/>
            <wp:docPr id="1295873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7386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67B7" w14:textId="77777777" w:rsidR="002E07AE" w:rsidRDefault="002E07AE" w:rsidP="00CE3D6C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73F90645" w14:textId="7209C010" w:rsidR="00CE3D6C" w:rsidRDefault="00CE3D6C" w:rsidP="00CE3D6C">
      <w:pPr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2E07AE">
        <w:rPr>
          <w:i/>
          <w:iCs/>
          <w:color w:val="3D85C6"/>
          <w:sz w:val="20"/>
          <w:szCs w:val="20"/>
          <w:lang w:val="ru-RU"/>
        </w:rPr>
        <w:t>28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задачі </w:t>
      </w:r>
      <w:r w:rsidRPr="00E0295F">
        <w:rPr>
          <w:i/>
          <w:iCs/>
          <w:color w:val="3D85C6"/>
          <w:sz w:val="20"/>
          <w:szCs w:val="20"/>
          <w:lang w:val="ru-RU"/>
        </w:rPr>
        <w:t>“</w:t>
      </w:r>
      <w:r w:rsidR="00C55023">
        <w:rPr>
          <w:i/>
          <w:iCs/>
          <w:color w:val="3D85C6"/>
          <w:sz w:val="20"/>
          <w:szCs w:val="20"/>
          <w:lang w:val="uk-UA"/>
        </w:rPr>
        <w:t>Євро 2012</w:t>
      </w:r>
      <w:r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26808FA1" w14:textId="77777777" w:rsidR="002E07AE" w:rsidRDefault="002E07AE" w:rsidP="00CE3D6C">
      <w:pPr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</w:p>
    <w:p w14:paraId="6960E92C" w14:textId="34874AEA" w:rsidR="002E07AE" w:rsidRDefault="002E07AE" w:rsidP="002E07AE">
      <w:pPr>
        <w:jc w:val="both"/>
        <w:rPr>
          <w:b/>
          <w:bCs/>
          <w:lang w:val="uk-UA"/>
        </w:rPr>
      </w:pPr>
      <w:r>
        <w:rPr>
          <w:b/>
          <w:bCs/>
          <w:lang w:val="uk-UA"/>
        </w:rPr>
        <w:t xml:space="preserve">Задача – </w:t>
      </w:r>
      <w:r>
        <w:rPr>
          <w:b/>
          <w:bCs/>
          <w:lang w:val="en-US"/>
        </w:rPr>
        <w:t>“</w:t>
      </w:r>
      <w:r>
        <w:rPr>
          <w:b/>
          <w:bCs/>
          <w:lang w:val="uk-UA"/>
        </w:rPr>
        <w:t>Зуби</w:t>
      </w:r>
      <w:r>
        <w:rPr>
          <w:b/>
          <w:bCs/>
          <w:lang w:val="en-US"/>
        </w:rPr>
        <w:t>”</w:t>
      </w:r>
    </w:p>
    <w:p w14:paraId="45DE3445" w14:textId="77777777" w:rsidR="002E07AE" w:rsidRDefault="002E07AE" w:rsidP="002E07AE">
      <w:pPr>
        <w:rPr>
          <w:lang w:val="uk-UA"/>
        </w:rPr>
      </w:pPr>
    </w:p>
    <w:p w14:paraId="78881B7F" w14:textId="453D93EA" w:rsidR="002E07AE" w:rsidRDefault="002E07AE" w:rsidP="002E07AE">
      <w:pPr>
        <w:rPr>
          <w:lang w:val="uk-UA"/>
        </w:rPr>
      </w:pPr>
      <w:r w:rsidRPr="002E07AE">
        <w:rPr>
          <w:noProof/>
          <w:lang w:val="uk-UA"/>
        </w:rPr>
        <w:drawing>
          <wp:inline distT="0" distB="0" distL="0" distR="0" wp14:anchorId="666058D0" wp14:editId="68476532">
            <wp:extent cx="5733415" cy="1149350"/>
            <wp:effectExtent l="0" t="0" r="635" b="0"/>
            <wp:docPr id="19163935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393533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925E" w14:textId="77777777" w:rsidR="002E07AE" w:rsidRDefault="002E07AE" w:rsidP="002E07AE">
      <w:pPr>
        <w:ind w:left="720"/>
        <w:jc w:val="center"/>
        <w:rPr>
          <w:i/>
          <w:iCs/>
          <w:color w:val="3D85C6"/>
          <w:sz w:val="20"/>
          <w:szCs w:val="20"/>
          <w:lang w:val="uk-UA"/>
        </w:rPr>
      </w:pPr>
    </w:p>
    <w:p w14:paraId="1893CE93" w14:textId="708DAC93" w:rsidR="002E07AE" w:rsidRPr="00E0295F" w:rsidRDefault="002E07AE" w:rsidP="002E07AE">
      <w:pPr>
        <w:ind w:left="720"/>
        <w:jc w:val="center"/>
        <w:rPr>
          <w:i/>
          <w:iCs/>
          <w:color w:val="3D85C6"/>
          <w:sz w:val="20"/>
          <w:szCs w:val="20"/>
          <w:lang w:val="ru-RU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>
        <w:rPr>
          <w:i/>
          <w:iCs/>
          <w:color w:val="3D85C6"/>
          <w:sz w:val="20"/>
          <w:szCs w:val="20"/>
          <w:lang w:val="ru-RU"/>
        </w:rPr>
        <w:t>29</w:t>
      </w:r>
      <w:r>
        <w:rPr>
          <w:i/>
          <w:iCs/>
          <w:color w:val="3D85C6"/>
          <w:sz w:val="20"/>
          <w:szCs w:val="20"/>
        </w:rPr>
        <w:t xml:space="preserve">. </w:t>
      </w:r>
      <w:r>
        <w:rPr>
          <w:i/>
          <w:iCs/>
          <w:color w:val="3D85C6"/>
          <w:sz w:val="20"/>
          <w:szCs w:val="20"/>
          <w:lang w:val="uk-UA"/>
        </w:rPr>
        <w:t xml:space="preserve">Приклад роботи задачі </w:t>
      </w:r>
      <w:r w:rsidRPr="00E0295F">
        <w:rPr>
          <w:i/>
          <w:iCs/>
          <w:color w:val="3D85C6"/>
          <w:sz w:val="20"/>
          <w:szCs w:val="20"/>
          <w:lang w:val="ru-RU"/>
        </w:rPr>
        <w:t>“</w:t>
      </w:r>
      <w:r w:rsidR="00C55023">
        <w:rPr>
          <w:i/>
          <w:iCs/>
          <w:color w:val="3D85C6"/>
          <w:sz w:val="20"/>
          <w:szCs w:val="20"/>
          <w:lang w:val="uk-UA"/>
        </w:rPr>
        <w:t>Зуби</w:t>
      </w:r>
      <w:r w:rsidRPr="00E0295F">
        <w:rPr>
          <w:i/>
          <w:iCs/>
          <w:color w:val="3D85C6"/>
          <w:sz w:val="20"/>
          <w:szCs w:val="20"/>
          <w:lang w:val="ru-RU"/>
        </w:rPr>
        <w:t>”</w:t>
      </w:r>
    </w:p>
    <w:p w14:paraId="2E659DFC" w14:textId="77777777" w:rsidR="00E744FF" w:rsidRDefault="00E744FF" w:rsidP="00E744FF">
      <w:pPr>
        <w:spacing w:after="200"/>
        <w:jc w:val="both"/>
        <w:rPr>
          <w:lang w:val="uk-UA"/>
        </w:rPr>
      </w:pPr>
    </w:p>
    <w:p w14:paraId="54C1C059" w14:textId="27FCF592" w:rsidR="00E744FF" w:rsidRDefault="00E744FF" w:rsidP="00E744FF">
      <w:pPr>
        <w:spacing w:after="200"/>
        <w:jc w:val="both"/>
        <w:rPr>
          <w:lang w:val="uk-UA"/>
        </w:rPr>
      </w:pPr>
      <w:r>
        <w:t xml:space="preserve">Час затрачений на виконання завдання: </w:t>
      </w:r>
      <w:r>
        <w:rPr>
          <w:lang w:val="uk-UA"/>
        </w:rPr>
        <w:t>20</w:t>
      </w:r>
      <w:r>
        <w:t xml:space="preserve"> </w:t>
      </w:r>
      <w:r>
        <w:rPr>
          <w:lang w:val="uk-UA"/>
        </w:rPr>
        <w:t>хвилин</w:t>
      </w:r>
    </w:p>
    <w:p w14:paraId="5B5F597D" w14:textId="77777777" w:rsidR="00CE3D6C" w:rsidRPr="00E744FF" w:rsidRDefault="00CE3D6C" w:rsidP="006049CF">
      <w:pPr>
        <w:rPr>
          <w:b/>
          <w:bCs/>
          <w:lang w:val="uk-UA"/>
        </w:rPr>
      </w:pPr>
    </w:p>
    <w:p w14:paraId="24279A83" w14:textId="77777777" w:rsidR="002C4E0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</w:pPr>
      <w:bookmarkStart w:id="3" w:name="_heading=h.zfnj8lsy0kef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10981AC4" w14:textId="77777777" w:rsidR="00FD6E33" w:rsidRDefault="00FD6E33" w:rsidP="00FD6E33">
      <w:pPr>
        <w:rPr>
          <w:lang w:val="en-US"/>
        </w:rPr>
      </w:pPr>
    </w:p>
    <w:p w14:paraId="2D6DAC49" w14:textId="192BF59B" w:rsidR="00FD6E33" w:rsidRPr="00FD6E33" w:rsidRDefault="00FD6E33" w:rsidP="00FD6E33">
      <w:pPr>
        <w:pStyle w:val="a8"/>
        <w:numPr>
          <w:ilvl w:val="0"/>
          <w:numId w:val="2"/>
        </w:numPr>
      </w:pPr>
      <w:r>
        <w:t xml:space="preserve">Створено </w:t>
      </w:r>
      <w:proofErr w:type="spellStart"/>
      <w:r>
        <w:t>борду</w:t>
      </w:r>
      <w:proofErr w:type="spellEnd"/>
      <w:r>
        <w:t xml:space="preserve"> в </w:t>
      </w:r>
      <w:proofErr w:type="spellStart"/>
      <w:r>
        <w:t>трелло</w:t>
      </w:r>
      <w:proofErr w:type="spellEnd"/>
      <w:r>
        <w:t xml:space="preserve">. </w:t>
      </w:r>
      <w:proofErr w:type="spellStart"/>
      <w:r>
        <w:t>Нада</w:t>
      </w:r>
      <w:proofErr w:type="spellEnd"/>
      <w:r w:rsidR="00C55023">
        <w:rPr>
          <w:lang w:val="uk-UA"/>
        </w:rPr>
        <w:t>в</w:t>
      </w:r>
      <w:r>
        <w:t xml:space="preserve"> </w:t>
      </w:r>
      <w:proofErr w:type="spellStart"/>
      <w:r>
        <w:t>тімейтам</w:t>
      </w:r>
      <w:proofErr w:type="spellEnd"/>
      <w:r>
        <w:t xml:space="preserve"> можливість переглядати та оцінювати мій прогрес</w:t>
      </w:r>
    </w:p>
    <w:p w14:paraId="7AF4EF07" w14:textId="77777777" w:rsidR="00FD6E33" w:rsidRDefault="00FD6E33" w:rsidP="00FD6E33">
      <w:pPr>
        <w:pStyle w:val="a8"/>
      </w:pPr>
    </w:p>
    <w:p w14:paraId="024CA638" w14:textId="7E3E3659" w:rsidR="00FD6E33" w:rsidRPr="00FD6E33" w:rsidRDefault="00C55023" w:rsidP="00FD6E33">
      <w:pPr>
        <w:jc w:val="both"/>
        <w:rPr>
          <w:rFonts w:ascii="Calibri" w:eastAsia="Calibri" w:hAnsi="Calibri" w:cs="Calibri"/>
        </w:rPr>
      </w:pPr>
      <w:r w:rsidRPr="00C55023">
        <w:rPr>
          <w:rFonts w:ascii="Calibri" w:eastAsia="Calibri" w:hAnsi="Calibri" w:cs="Calibri"/>
          <w:noProof/>
        </w:rPr>
        <w:lastRenderedPageBreak/>
        <w:drawing>
          <wp:inline distT="0" distB="0" distL="0" distR="0" wp14:anchorId="33B7E639" wp14:editId="501008B5">
            <wp:extent cx="5733415" cy="3681095"/>
            <wp:effectExtent l="0" t="0" r="635" b="0"/>
            <wp:docPr id="661676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67648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58C0" w14:textId="5B235FCC" w:rsidR="00A07915" w:rsidRDefault="00A07915" w:rsidP="00A07915">
      <w:pPr>
        <w:ind w:left="720"/>
        <w:jc w:val="center"/>
        <w:rPr>
          <w:i/>
          <w:iCs/>
          <w:color w:val="3D85C6"/>
          <w:sz w:val="20"/>
          <w:szCs w:val="20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C55023">
        <w:rPr>
          <w:i/>
          <w:iCs/>
          <w:color w:val="3D85C6"/>
          <w:sz w:val="20"/>
          <w:szCs w:val="20"/>
          <w:lang w:val="uk-UA"/>
        </w:rPr>
        <w:t>30</w:t>
      </w:r>
      <w:r>
        <w:rPr>
          <w:i/>
          <w:iCs/>
          <w:color w:val="3D85C6"/>
          <w:sz w:val="20"/>
          <w:szCs w:val="20"/>
        </w:rPr>
        <w:t xml:space="preserve">. Створена дошка в </w:t>
      </w:r>
      <w:proofErr w:type="spellStart"/>
      <w:r>
        <w:rPr>
          <w:i/>
          <w:iCs/>
          <w:color w:val="3D85C6"/>
          <w:sz w:val="20"/>
          <w:szCs w:val="20"/>
        </w:rPr>
        <w:t>Trello</w:t>
      </w:r>
      <w:proofErr w:type="spellEnd"/>
    </w:p>
    <w:p w14:paraId="65647D80" w14:textId="35CA82E2" w:rsidR="00EC1F15" w:rsidRDefault="00000000" w:rsidP="00A94A2E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lastRenderedPageBreak/>
        <w:tab/>
      </w:r>
      <w:r w:rsidR="00C55023">
        <w:rPr>
          <w:noProof/>
        </w:rPr>
        <w:drawing>
          <wp:inline distT="0" distB="0" distL="0" distR="0" wp14:anchorId="350BE13C" wp14:editId="2D20D49F">
            <wp:extent cx="5733415" cy="7644765"/>
            <wp:effectExtent l="0" t="0" r="635" b="0"/>
            <wp:docPr id="19188563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56384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64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66BFE" w14:textId="77777777" w:rsidR="00A94A2E" w:rsidRDefault="00A94A2E" w:rsidP="00A94A2E">
      <w:pPr>
        <w:jc w:val="center"/>
        <w:rPr>
          <w:i/>
          <w:iCs/>
          <w:color w:val="3D85C6"/>
          <w:sz w:val="20"/>
          <w:szCs w:val="20"/>
          <w:lang w:val="uk-UA"/>
        </w:rPr>
      </w:pPr>
    </w:p>
    <w:p w14:paraId="0B3D112A" w14:textId="2AE35A53" w:rsidR="002C4E02" w:rsidRPr="00C55023" w:rsidRDefault="00000000" w:rsidP="00A94A2E">
      <w:pPr>
        <w:jc w:val="center"/>
        <w:rPr>
          <w:i/>
          <w:iCs/>
          <w:color w:val="3D85C6"/>
          <w:sz w:val="20"/>
          <w:szCs w:val="20"/>
          <w:lang w:val="uk-UA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C55023">
        <w:rPr>
          <w:i/>
          <w:iCs/>
          <w:color w:val="3D85C6"/>
          <w:sz w:val="20"/>
          <w:szCs w:val="20"/>
          <w:lang w:val="en-US"/>
        </w:rPr>
        <w:t>31</w:t>
      </w:r>
      <w:r>
        <w:rPr>
          <w:i/>
          <w:iCs/>
          <w:color w:val="3D85C6"/>
          <w:sz w:val="20"/>
          <w:szCs w:val="20"/>
        </w:rPr>
        <w:t xml:space="preserve">. </w:t>
      </w:r>
      <w:r w:rsidR="00C55023">
        <w:rPr>
          <w:i/>
          <w:iCs/>
          <w:color w:val="3D85C6"/>
          <w:sz w:val="20"/>
          <w:szCs w:val="20"/>
          <w:lang w:val="uk-UA"/>
        </w:rPr>
        <w:t>Зустріч з командою</w:t>
      </w:r>
    </w:p>
    <w:p w14:paraId="3BCC0808" w14:textId="60DBCACB" w:rsidR="00C55023" w:rsidRPr="00C55023" w:rsidRDefault="00C55023" w:rsidP="00A94A2E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AFFAABB" wp14:editId="5B86E0F9">
            <wp:extent cx="5733415" cy="4299585"/>
            <wp:effectExtent l="0" t="0" r="635" b="5715"/>
            <wp:docPr id="67892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2000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835A0" w14:textId="77777777" w:rsidR="002C4E02" w:rsidRDefault="002C4E02">
      <w:pPr>
        <w:jc w:val="both"/>
        <w:rPr>
          <w:rFonts w:ascii="Calibri" w:eastAsia="Calibri" w:hAnsi="Calibri" w:cs="Calibri"/>
        </w:rPr>
      </w:pPr>
    </w:p>
    <w:p w14:paraId="6C9E95FE" w14:textId="7936117D" w:rsidR="00C55023" w:rsidRPr="00C55023" w:rsidRDefault="00C55023" w:rsidP="00C55023">
      <w:pPr>
        <w:pStyle w:val="a8"/>
        <w:jc w:val="center"/>
        <w:rPr>
          <w:i/>
          <w:iCs/>
          <w:color w:val="3D85C6"/>
          <w:sz w:val="20"/>
          <w:szCs w:val="20"/>
          <w:lang w:val="uk-UA"/>
        </w:rPr>
      </w:pPr>
      <w:r w:rsidRPr="00C55023">
        <w:rPr>
          <w:i/>
          <w:iCs/>
          <w:color w:val="3D85C6"/>
          <w:sz w:val="20"/>
          <w:szCs w:val="20"/>
        </w:rPr>
        <w:t xml:space="preserve">Рис </w:t>
      </w:r>
      <w:r w:rsidRPr="00C55023">
        <w:rPr>
          <w:i/>
          <w:iCs/>
          <w:color w:val="3D85C6"/>
          <w:sz w:val="20"/>
          <w:szCs w:val="20"/>
          <w:lang w:val="en-US"/>
        </w:rPr>
        <w:t>3</w:t>
      </w:r>
      <w:r>
        <w:rPr>
          <w:i/>
          <w:iCs/>
          <w:color w:val="3D85C6"/>
          <w:sz w:val="20"/>
          <w:szCs w:val="20"/>
          <w:lang w:val="uk-UA"/>
        </w:rPr>
        <w:t>2</w:t>
      </w:r>
      <w:r w:rsidRPr="00C55023">
        <w:rPr>
          <w:i/>
          <w:iCs/>
          <w:color w:val="3D85C6"/>
          <w:sz w:val="20"/>
          <w:szCs w:val="20"/>
        </w:rPr>
        <w:t xml:space="preserve">. </w:t>
      </w:r>
      <w:r w:rsidRPr="00C55023">
        <w:rPr>
          <w:i/>
          <w:iCs/>
          <w:color w:val="3D85C6"/>
          <w:sz w:val="20"/>
          <w:szCs w:val="20"/>
          <w:lang w:val="uk-UA"/>
        </w:rPr>
        <w:t>Зустріч з командою</w:t>
      </w:r>
    </w:p>
    <w:p w14:paraId="375A7CB3" w14:textId="77777777" w:rsidR="00FD6E33" w:rsidRPr="00C55023" w:rsidRDefault="00FD6E33" w:rsidP="00C55023">
      <w:pPr>
        <w:rPr>
          <w:rFonts w:ascii="Calibri" w:eastAsia="Calibri" w:hAnsi="Calibri" w:cs="Calibri"/>
          <w:lang w:val="ru-RU"/>
        </w:rPr>
      </w:pPr>
    </w:p>
    <w:p w14:paraId="35F5DADE" w14:textId="4D37ADEA" w:rsidR="00B84337" w:rsidRPr="00B84337" w:rsidRDefault="000A21A4" w:rsidP="00B84337">
      <w:pPr>
        <w:numPr>
          <w:ilvl w:val="0"/>
          <w:numId w:val="2"/>
        </w:numPr>
        <w:spacing w:after="20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lang w:val="ru-RU"/>
        </w:rPr>
        <w:t>Р</w:t>
      </w:r>
      <w:proofErr w:type="spellStart"/>
      <w:r w:rsidR="009E186F">
        <w:rPr>
          <w:rFonts w:ascii="Calibri" w:eastAsia="Calibri" w:hAnsi="Calibri" w:cs="Calibri"/>
        </w:rPr>
        <w:t>ев</w:t>
      </w:r>
      <w:proofErr w:type="spellEnd"/>
      <w:r w:rsidRPr="000A21A4">
        <w:rPr>
          <w:rFonts w:ascii="Calibri" w:eastAsia="Calibri" w:hAnsi="Calibri" w:cs="Calibri"/>
          <w:lang w:val="ru-RU"/>
        </w:rPr>
        <w:t>’</w:t>
      </w:r>
      <w:r w:rsidR="009E186F">
        <w:rPr>
          <w:rFonts w:ascii="Calibri" w:eastAsia="Calibri" w:hAnsi="Calibri" w:cs="Calibri"/>
        </w:rPr>
        <w:t>ю пул</w:t>
      </w:r>
      <w:r w:rsidRPr="000A21A4">
        <w:rPr>
          <w:rFonts w:ascii="Calibri" w:eastAsia="Calibri" w:hAnsi="Calibri" w:cs="Calibri"/>
          <w:lang w:val="ru-RU"/>
        </w:rPr>
        <w:t xml:space="preserve"> </w:t>
      </w:r>
      <w:proofErr w:type="spellStart"/>
      <w:r w:rsidR="009E186F">
        <w:rPr>
          <w:rFonts w:ascii="Calibri" w:eastAsia="Calibri" w:hAnsi="Calibri" w:cs="Calibri"/>
        </w:rPr>
        <w:t>реквест</w:t>
      </w:r>
      <w:proofErr w:type="spellEnd"/>
      <w:r>
        <w:rPr>
          <w:rFonts w:ascii="Calibri" w:eastAsia="Calibri" w:hAnsi="Calibri" w:cs="Calibri"/>
          <w:lang w:val="ru-RU"/>
        </w:rPr>
        <w:t>а в</w:t>
      </w:r>
      <w:r>
        <w:rPr>
          <w:rFonts w:ascii="Calibri" w:eastAsia="Calibri" w:hAnsi="Calibri" w:cs="Calibri"/>
          <w:lang w:val="uk-UA"/>
        </w:rPr>
        <w:t>ід</w:t>
      </w:r>
      <w:r w:rsidR="009E186F">
        <w:rPr>
          <w:rFonts w:ascii="Calibri" w:eastAsia="Calibri" w:hAnsi="Calibri" w:cs="Calibri"/>
        </w:rPr>
        <w:t xml:space="preserve"> учасників команди:</w:t>
      </w:r>
    </w:p>
    <w:p w14:paraId="14AB0E65" w14:textId="37800418" w:rsidR="009E186F" w:rsidRPr="000A21A4" w:rsidRDefault="009E186F" w:rsidP="009E186F">
      <w:pPr>
        <w:spacing w:after="200"/>
        <w:ind w:left="360"/>
        <w:jc w:val="both"/>
        <w:rPr>
          <w:rFonts w:ascii="Calibri" w:eastAsia="Calibri" w:hAnsi="Calibri" w:cs="Calibri"/>
          <w:lang w:val="en-US"/>
        </w:rPr>
      </w:pPr>
    </w:p>
    <w:p w14:paraId="214D01B4" w14:textId="32DF31A3" w:rsidR="002C4E02" w:rsidRDefault="00000000">
      <w:pPr>
        <w:ind w:left="720"/>
        <w:jc w:val="center"/>
        <w:rPr>
          <w:rFonts w:ascii="Calibri" w:eastAsia="Calibri" w:hAnsi="Calibri" w:cs="Calibri"/>
        </w:rPr>
      </w:pPr>
      <w:r>
        <w:rPr>
          <w:i/>
          <w:iCs/>
          <w:color w:val="3D85C6"/>
          <w:sz w:val="20"/>
          <w:szCs w:val="20"/>
        </w:rPr>
        <w:t xml:space="preserve">Рис </w:t>
      </w:r>
      <w:r w:rsidR="00C55023">
        <w:rPr>
          <w:i/>
          <w:iCs/>
          <w:color w:val="3D85C6"/>
          <w:sz w:val="20"/>
          <w:szCs w:val="20"/>
          <w:lang w:val="ru-RU"/>
        </w:rPr>
        <w:t>33</w:t>
      </w:r>
      <w:r>
        <w:rPr>
          <w:i/>
          <w:iCs/>
          <w:color w:val="3D85C6"/>
          <w:sz w:val="20"/>
          <w:szCs w:val="20"/>
        </w:rPr>
        <w:t xml:space="preserve">. </w:t>
      </w:r>
      <w:proofErr w:type="spellStart"/>
      <w:r w:rsidR="00C55023">
        <w:rPr>
          <w:i/>
          <w:iCs/>
          <w:color w:val="3D85C6"/>
          <w:sz w:val="20"/>
          <w:szCs w:val="20"/>
          <w:lang w:val="ru-RU"/>
        </w:rPr>
        <w:t>Апруви</w:t>
      </w:r>
      <w:proofErr w:type="spellEnd"/>
      <w:r w:rsidR="00C55023">
        <w:rPr>
          <w:i/>
          <w:iCs/>
          <w:color w:val="3D85C6"/>
          <w:sz w:val="20"/>
          <w:szCs w:val="20"/>
          <w:lang w:val="ru-RU"/>
        </w:rPr>
        <w:t xml:space="preserve"> </w:t>
      </w:r>
      <w:proofErr w:type="spellStart"/>
      <w:r w:rsidR="00C55023">
        <w:rPr>
          <w:i/>
          <w:iCs/>
          <w:color w:val="3D85C6"/>
          <w:sz w:val="20"/>
          <w:szCs w:val="20"/>
          <w:lang w:val="uk-UA"/>
        </w:rPr>
        <w:t>тімейтів</w:t>
      </w:r>
      <w:proofErr w:type="spellEnd"/>
      <w:r>
        <w:rPr>
          <w:i/>
          <w:iCs/>
          <w:color w:val="3D85C6"/>
          <w:sz w:val="20"/>
          <w:szCs w:val="20"/>
        </w:rPr>
        <w:t xml:space="preserve"> в пул</w:t>
      </w:r>
      <w:r w:rsidR="00C55023">
        <w:rPr>
          <w:i/>
          <w:iCs/>
          <w:color w:val="3D85C6"/>
          <w:sz w:val="20"/>
          <w:szCs w:val="20"/>
          <w:lang w:val="uk-UA"/>
        </w:rPr>
        <w:t xml:space="preserve"> </w:t>
      </w:r>
      <w:proofErr w:type="spellStart"/>
      <w:r>
        <w:rPr>
          <w:i/>
          <w:iCs/>
          <w:color w:val="3D85C6"/>
          <w:sz w:val="20"/>
          <w:szCs w:val="20"/>
        </w:rPr>
        <w:t>реквесті</w:t>
      </w:r>
      <w:proofErr w:type="spellEnd"/>
    </w:p>
    <w:p w14:paraId="4E66DC72" w14:textId="77777777" w:rsidR="006E2B1A" w:rsidRDefault="006E2B1A" w:rsidP="006E2B1A">
      <w:pPr>
        <w:pStyle w:val="1"/>
        <w:rPr>
          <w:color w:val="000000"/>
          <w:sz w:val="48"/>
          <w:szCs w:val="48"/>
        </w:rPr>
      </w:pPr>
      <w:r>
        <w:rPr>
          <w:color w:val="000000"/>
        </w:rPr>
        <w:t>Висновки</w:t>
      </w:r>
    </w:p>
    <w:p w14:paraId="7E91A603" w14:textId="17F37594" w:rsidR="002C4E02" w:rsidRPr="00C55023" w:rsidRDefault="00C55023" w:rsidP="00C55023">
      <w:pPr>
        <w:pStyle w:val="a9"/>
      </w:pPr>
      <w:r w:rsidRPr="00C55023">
        <w:rPr>
          <w:color w:val="000000"/>
        </w:rPr>
        <w:t>Упродовж виконання поставлених завдань було закріплено базові конструкції мови програмування C++ та принципи функціонування систем числення. У результаті роботи набуто практичного досвіду роботи зі змінними, константами й основними типами даних (</w:t>
      </w:r>
      <w:proofErr w:type="spellStart"/>
      <w:r w:rsidRPr="00C55023">
        <w:rPr>
          <w:color w:val="000000"/>
        </w:rPr>
        <w:t>int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char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float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double</w:t>
      </w:r>
      <w:proofErr w:type="spellEnd"/>
      <w:r w:rsidRPr="00C55023">
        <w:rPr>
          <w:color w:val="000000"/>
        </w:rPr>
        <w:t xml:space="preserve">), вивчено їхні розміри, особливості представлення в двійковій системі та специфіку вибору типу </w:t>
      </w:r>
      <w:proofErr w:type="spellStart"/>
      <w:r w:rsidRPr="00C55023">
        <w:rPr>
          <w:color w:val="000000"/>
        </w:rPr>
        <w:t>long</w:t>
      </w:r>
      <w:proofErr w:type="spellEnd"/>
      <w:r w:rsidRPr="00C55023">
        <w:rPr>
          <w:color w:val="000000"/>
        </w:rPr>
        <w:t xml:space="preserve"> </w:t>
      </w:r>
      <w:proofErr w:type="spellStart"/>
      <w:r w:rsidRPr="00C55023">
        <w:rPr>
          <w:color w:val="000000"/>
        </w:rPr>
        <w:t>long</w:t>
      </w:r>
      <w:proofErr w:type="spellEnd"/>
      <w:r w:rsidRPr="00C55023">
        <w:rPr>
          <w:color w:val="000000"/>
        </w:rPr>
        <w:t xml:space="preserve"> для опрацювання великих значень. Опановано роботу з бібліотеками </w:t>
      </w:r>
      <w:proofErr w:type="spellStart"/>
      <w:r w:rsidRPr="00C55023">
        <w:rPr>
          <w:color w:val="000000"/>
        </w:rPr>
        <w:t>iostream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cmath</w:t>
      </w:r>
      <w:proofErr w:type="spellEnd"/>
      <w:r w:rsidRPr="00C55023">
        <w:rPr>
          <w:color w:val="000000"/>
        </w:rPr>
        <w:t xml:space="preserve"> і </w:t>
      </w:r>
      <w:proofErr w:type="spellStart"/>
      <w:r w:rsidRPr="00C55023">
        <w:rPr>
          <w:color w:val="000000"/>
        </w:rPr>
        <w:t>stdio</w:t>
      </w:r>
      <w:proofErr w:type="spellEnd"/>
      <w:r w:rsidRPr="00C55023">
        <w:rPr>
          <w:color w:val="000000"/>
        </w:rPr>
        <w:t xml:space="preserve">, здійснення введення та виведення даних за допомогою </w:t>
      </w:r>
      <w:proofErr w:type="spellStart"/>
      <w:r w:rsidRPr="00C55023">
        <w:rPr>
          <w:color w:val="000000"/>
        </w:rPr>
        <w:t>cin</w:t>
      </w:r>
      <w:proofErr w:type="spellEnd"/>
      <w:r w:rsidRPr="00C55023">
        <w:rPr>
          <w:color w:val="000000"/>
        </w:rPr>
        <w:t xml:space="preserve"> і </w:t>
      </w:r>
      <w:proofErr w:type="spellStart"/>
      <w:r w:rsidRPr="00C55023">
        <w:rPr>
          <w:color w:val="000000"/>
        </w:rPr>
        <w:t>cout</w:t>
      </w:r>
      <w:proofErr w:type="spellEnd"/>
      <w:r w:rsidRPr="00C55023">
        <w:rPr>
          <w:color w:val="000000"/>
        </w:rPr>
        <w:t xml:space="preserve">, а також застосування арифметичних і побітових операцій та математичних функцій. Під час розрахунку виразів із типами </w:t>
      </w:r>
      <w:proofErr w:type="spellStart"/>
      <w:r w:rsidRPr="00C55023">
        <w:rPr>
          <w:color w:val="000000"/>
        </w:rPr>
        <w:t>float</w:t>
      </w:r>
      <w:proofErr w:type="spellEnd"/>
      <w:r w:rsidRPr="00C55023">
        <w:rPr>
          <w:color w:val="000000"/>
        </w:rPr>
        <w:t xml:space="preserve"> і </w:t>
      </w:r>
      <w:proofErr w:type="spellStart"/>
      <w:r w:rsidRPr="00C55023">
        <w:rPr>
          <w:color w:val="000000"/>
        </w:rPr>
        <w:t>double</w:t>
      </w:r>
      <w:proofErr w:type="spellEnd"/>
      <w:r w:rsidRPr="00C55023">
        <w:rPr>
          <w:color w:val="000000"/>
        </w:rPr>
        <w:t xml:space="preserve"> вдалося дослідити причини розбіжностей у результатах через різну точність обчислення дробових чисел, а на прикладі створення спеціальної програми було наочно продемонстровано відмінності між </w:t>
      </w:r>
      <w:proofErr w:type="spellStart"/>
      <w:r w:rsidRPr="00C55023">
        <w:rPr>
          <w:color w:val="000000"/>
        </w:rPr>
        <w:t>префіксною</w:t>
      </w:r>
      <w:proofErr w:type="spellEnd"/>
      <w:r w:rsidRPr="00C55023">
        <w:rPr>
          <w:color w:val="000000"/>
        </w:rPr>
        <w:t xml:space="preserve"> та постфіксною формами </w:t>
      </w:r>
      <w:proofErr w:type="spellStart"/>
      <w:r w:rsidRPr="00C55023">
        <w:rPr>
          <w:color w:val="000000"/>
        </w:rPr>
        <w:t>інкременту</w:t>
      </w:r>
      <w:proofErr w:type="spellEnd"/>
      <w:r w:rsidRPr="00C55023">
        <w:rPr>
          <w:color w:val="000000"/>
        </w:rPr>
        <w:t xml:space="preserve"> й </w:t>
      </w:r>
      <w:proofErr w:type="spellStart"/>
      <w:r w:rsidRPr="00C55023">
        <w:rPr>
          <w:color w:val="000000"/>
        </w:rPr>
        <w:t>декременту</w:t>
      </w:r>
      <w:proofErr w:type="spellEnd"/>
      <w:r w:rsidRPr="00C55023">
        <w:rPr>
          <w:color w:val="000000"/>
        </w:rPr>
        <w:t xml:space="preserve">. Практичне застосування умовних і логічних операторів, а саме </w:t>
      </w:r>
      <w:proofErr w:type="spellStart"/>
      <w:r w:rsidRPr="00C55023">
        <w:rPr>
          <w:color w:val="000000"/>
        </w:rPr>
        <w:t>if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else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switch-case</w:t>
      </w:r>
      <w:proofErr w:type="spellEnd"/>
      <w:r w:rsidRPr="00C55023">
        <w:rPr>
          <w:color w:val="000000"/>
        </w:rPr>
        <w:t xml:space="preserve">, </w:t>
      </w:r>
      <w:proofErr w:type="spellStart"/>
      <w:r w:rsidRPr="00C55023">
        <w:rPr>
          <w:color w:val="000000"/>
        </w:rPr>
        <w:t>тернарного</w:t>
      </w:r>
      <w:proofErr w:type="spellEnd"/>
      <w:r w:rsidRPr="00C55023">
        <w:rPr>
          <w:color w:val="000000"/>
        </w:rPr>
        <w:t xml:space="preserve"> оператора та логічних зв'язок AND, OR і NOT, дозволило реалізувати аналізатор надійності пароля й перевірити його </w:t>
      </w:r>
      <w:r w:rsidRPr="00C55023">
        <w:rPr>
          <w:color w:val="000000"/>
        </w:rPr>
        <w:lastRenderedPageBreak/>
        <w:t xml:space="preserve">функціональність на 16 тест-кейсах із урахуванням граничних значень. Крім цього, засвоєно процедури переведення чисел між двійковою, </w:t>
      </w:r>
      <w:proofErr w:type="spellStart"/>
      <w:r w:rsidRPr="00C55023">
        <w:rPr>
          <w:color w:val="000000"/>
        </w:rPr>
        <w:t>вісімковою</w:t>
      </w:r>
      <w:proofErr w:type="spellEnd"/>
      <w:r w:rsidRPr="00C55023">
        <w:rPr>
          <w:color w:val="000000"/>
        </w:rPr>
        <w:t xml:space="preserve">, десятковою та </w:t>
      </w:r>
      <w:proofErr w:type="spellStart"/>
      <w:r w:rsidRPr="00C55023">
        <w:rPr>
          <w:color w:val="000000"/>
        </w:rPr>
        <w:t>шістнадцятковою</w:t>
      </w:r>
      <w:proofErr w:type="spellEnd"/>
      <w:r w:rsidRPr="00C55023">
        <w:rPr>
          <w:color w:val="000000"/>
        </w:rPr>
        <w:t xml:space="preserve"> системами, а також відпрацьовано алгоритм, що включав генерацію випадкових чисел, їхнє переведення в двійковий формат, виконання арифметичних дій та зворотну конвертацію. Отримані навички побудови лінійних і розгалужених алгоритмів, правильного коментування коду, тестування </w:t>
      </w:r>
      <w:proofErr w:type="spellStart"/>
      <w:r w:rsidRPr="00C55023">
        <w:rPr>
          <w:color w:val="000000"/>
        </w:rPr>
        <w:t>розв'язків</w:t>
      </w:r>
      <w:proofErr w:type="spellEnd"/>
      <w:r w:rsidRPr="00C55023">
        <w:rPr>
          <w:color w:val="000000"/>
        </w:rPr>
        <w:t xml:space="preserve"> на платформі </w:t>
      </w:r>
      <w:proofErr w:type="spellStart"/>
      <w:r w:rsidRPr="00C55023">
        <w:rPr>
          <w:color w:val="000000"/>
        </w:rPr>
        <w:t>Algotester</w:t>
      </w:r>
      <w:proofErr w:type="spellEnd"/>
      <w:r w:rsidRPr="00C55023">
        <w:rPr>
          <w:color w:val="000000"/>
        </w:rPr>
        <w:t xml:space="preserve"> із запобіганням переповненню типів та оформлення результатів у вигляді підсумкового звіту суттєво підвищили рівень володіння інструментарієм розробки.</w:t>
      </w:r>
    </w:p>
    <w:sectPr w:rsidR="002C4E02" w:rsidRPr="00C55023" w:rsidSect="000F22C0">
      <w:footerReference w:type="default" r:id="rId71"/>
      <w:headerReference w:type="first" r:id="rId72"/>
      <w:footerReference w:type="first" r:id="rId73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1B6FF" w14:textId="77777777" w:rsidR="00386866" w:rsidRDefault="00386866">
      <w:r>
        <w:separator/>
      </w:r>
    </w:p>
  </w:endnote>
  <w:endnote w:type="continuationSeparator" w:id="0">
    <w:p w14:paraId="607138A8" w14:textId="77777777" w:rsidR="00386866" w:rsidRDefault="00386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F772A56-1726-4BE0-888D-0A819E0021BB}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8698B6A8-3251-4DCD-8AA2-62A36B4B27AA}"/>
  </w:font>
  <w:font w:name="-webkit-standard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60F1ED6-4250-4350-B3FA-F56A3F3DB0CD}"/>
    <w:embedItalic r:id="rId4" w:fontKey="{9BA3A362-F409-495C-A2DB-7DB031E9FD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CF9A58-5934-443B-BA29-CF7F10D7580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6"/>
      <w:id w:val="2002414802"/>
    </w:sdtPr>
    <w:sdtContent>
      <w:p w14:paraId="5A0CB799" w14:textId="77777777" w:rsidR="002C4E02" w:rsidRDefault="00000000">
        <w:pPr>
          <w:rPr>
            <w:ins w:id="4" w:author="Максим Барановський" w:date="2026-09-12T07:50:00Z"/>
          </w:rPr>
        </w:pPr>
        <w:sdt>
          <w:sdtPr>
            <w:tag w:val="goog_rdk_4"/>
            <w:id w:val="-204703345"/>
          </w:sdtPr>
          <w:sdtContent>
            <w:sdt>
              <w:sdtPr>
                <w:tag w:val="goog_rdk_5"/>
                <w:id w:val="2056303925"/>
              </w:sdtPr>
              <w:sdtContent/>
            </w:sdt>
          </w:sdtContent>
        </w:sdt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AD864" w14:textId="77777777" w:rsidR="002C4E02" w:rsidRDefault="00000000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0C641" w14:textId="77777777" w:rsidR="00386866" w:rsidRDefault="00386866">
      <w:r>
        <w:separator/>
      </w:r>
    </w:p>
  </w:footnote>
  <w:footnote w:type="continuationSeparator" w:id="0">
    <w:p w14:paraId="4AFC1D4B" w14:textId="77777777" w:rsidR="00386866" w:rsidRDefault="00386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1F1A6" w14:textId="77777777" w:rsidR="002C4E02" w:rsidRDefault="002C4E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69E"/>
    <w:multiLevelType w:val="hybridMultilevel"/>
    <w:tmpl w:val="A7EC9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333E5"/>
    <w:multiLevelType w:val="multilevel"/>
    <w:tmpl w:val="2946F13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39C076C"/>
    <w:multiLevelType w:val="multilevel"/>
    <w:tmpl w:val="B47EFB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4AB14E4"/>
    <w:multiLevelType w:val="multilevel"/>
    <w:tmpl w:val="651662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3E2E6A"/>
    <w:multiLevelType w:val="multilevel"/>
    <w:tmpl w:val="99B076B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94516B8"/>
    <w:multiLevelType w:val="multilevel"/>
    <w:tmpl w:val="8918E0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D725D8E"/>
    <w:multiLevelType w:val="multilevel"/>
    <w:tmpl w:val="C38E9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0907740"/>
    <w:multiLevelType w:val="multilevel"/>
    <w:tmpl w:val="370418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69B3E5F"/>
    <w:multiLevelType w:val="multilevel"/>
    <w:tmpl w:val="163C5C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9416CC0"/>
    <w:multiLevelType w:val="multilevel"/>
    <w:tmpl w:val="BB0EBEEC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3BC7CB0"/>
    <w:multiLevelType w:val="hybridMultilevel"/>
    <w:tmpl w:val="6308A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55072"/>
    <w:multiLevelType w:val="multilevel"/>
    <w:tmpl w:val="FC62F44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D5227E3"/>
    <w:multiLevelType w:val="multilevel"/>
    <w:tmpl w:val="C1A8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F1514E"/>
    <w:multiLevelType w:val="multilevel"/>
    <w:tmpl w:val="E1ECDD8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B8182A"/>
    <w:multiLevelType w:val="multilevel"/>
    <w:tmpl w:val="90E40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574318"/>
    <w:multiLevelType w:val="multilevel"/>
    <w:tmpl w:val="6936B9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1A202AF"/>
    <w:multiLevelType w:val="multilevel"/>
    <w:tmpl w:val="445AA5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1FB3E73"/>
    <w:multiLevelType w:val="multilevel"/>
    <w:tmpl w:val="E14A8A3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5C36276"/>
    <w:multiLevelType w:val="multilevel"/>
    <w:tmpl w:val="0A6AFF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DFC2574"/>
    <w:multiLevelType w:val="multilevel"/>
    <w:tmpl w:val="10B07E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52569F4"/>
    <w:multiLevelType w:val="multilevel"/>
    <w:tmpl w:val="12AE14E4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A3356E1"/>
    <w:multiLevelType w:val="multilevel"/>
    <w:tmpl w:val="986E5B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C435996"/>
    <w:multiLevelType w:val="multilevel"/>
    <w:tmpl w:val="1408CFEE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F4E2F13"/>
    <w:multiLevelType w:val="multilevel"/>
    <w:tmpl w:val="2C9478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28737164">
    <w:abstractNumId w:val="3"/>
  </w:num>
  <w:num w:numId="2" w16cid:durableId="724568820">
    <w:abstractNumId w:val="4"/>
  </w:num>
  <w:num w:numId="3" w16cid:durableId="791050747">
    <w:abstractNumId w:val="23"/>
  </w:num>
  <w:num w:numId="4" w16cid:durableId="1036541087">
    <w:abstractNumId w:val="5"/>
  </w:num>
  <w:num w:numId="5" w16cid:durableId="1107000375">
    <w:abstractNumId w:val="17"/>
  </w:num>
  <w:num w:numId="6" w16cid:durableId="1591236699">
    <w:abstractNumId w:val="16"/>
  </w:num>
  <w:num w:numId="7" w16cid:durableId="1586841941">
    <w:abstractNumId w:val="8"/>
  </w:num>
  <w:num w:numId="8" w16cid:durableId="1817838887">
    <w:abstractNumId w:val="18"/>
  </w:num>
  <w:num w:numId="9" w16cid:durableId="1166677113">
    <w:abstractNumId w:val="1"/>
  </w:num>
  <w:num w:numId="10" w16cid:durableId="817695793">
    <w:abstractNumId w:val="13"/>
  </w:num>
  <w:num w:numId="11" w16cid:durableId="786848845">
    <w:abstractNumId w:val="19"/>
  </w:num>
  <w:num w:numId="12" w16cid:durableId="965349464">
    <w:abstractNumId w:val="7"/>
  </w:num>
  <w:num w:numId="13" w16cid:durableId="2028873442">
    <w:abstractNumId w:val="22"/>
  </w:num>
  <w:num w:numId="14" w16cid:durableId="1664041524">
    <w:abstractNumId w:val="21"/>
  </w:num>
  <w:num w:numId="15" w16cid:durableId="120656387">
    <w:abstractNumId w:val="15"/>
  </w:num>
  <w:num w:numId="16" w16cid:durableId="1278565386">
    <w:abstractNumId w:val="2"/>
  </w:num>
  <w:num w:numId="17" w16cid:durableId="657149249">
    <w:abstractNumId w:val="6"/>
  </w:num>
  <w:num w:numId="18" w16cid:durableId="1223297792">
    <w:abstractNumId w:val="10"/>
  </w:num>
  <w:num w:numId="19" w16cid:durableId="1182547748">
    <w:abstractNumId w:val="0"/>
  </w:num>
  <w:num w:numId="20" w16cid:durableId="1737975588">
    <w:abstractNumId w:val="9"/>
  </w:num>
  <w:num w:numId="21" w16cid:durableId="2108186701">
    <w:abstractNumId w:val="20"/>
  </w:num>
  <w:num w:numId="22" w16cid:durableId="275870665">
    <w:abstractNumId w:val="11"/>
  </w:num>
  <w:num w:numId="23" w16cid:durableId="640236258">
    <w:abstractNumId w:val="14"/>
  </w:num>
  <w:num w:numId="24" w16cid:durableId="1617638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E02"/>
    <w:rsid w:val="0000268A"/>
    <w:rsid w:val="0004434F"/>
    <w:rsid w:val="000479AE"/>
    <w:rsid w:val="00056CDA"/>
    <w:rsid w:val="000613AB"/>
    <w:rsid w:val="0006322B"/>
    <w:rsid w:val="00070EAE"/>
    <w:rsid w:val="00077B1C"/>
    <w:rsid w:val="00094474"/>
    <w:rsid w:val="000A21A4"/>
    <w:rsid w:val="000B755B"/>
    <w:rsid w:val="000E3228"/>
    <w:rsid w:val="000F22C0"/>
    <w:rsid w:val="000F5B22"/>
    <w:rsid w:val="0011590A"/>
    <w:rsid w:val="00117188"/>
    <w:rsid w:val="00117BBF"/>
    <w:rsid w:val="001341D5"/>
    <w:rsid w:val="001366D1"/>
    <w:rsid w:val="00191DBA"/>
    <w:rsid w:val="00192791"/>
    <w:rsid w:val="001B0689"/>
    <w:rsid w:val="001B3595"/>
    <w:rsid w:val="001C150C"/>
    <w:rsid w:val="001D50CA"/>
    <w:rsid w:val="002107F3"/>
    <w:rsid w:val="00215C6E"/>
    <w:rsid w:val="00226AD1"/>
    <w:rsid w:val="00230B2D"/>
    <w:rsid w:val="0023639E"/>
    <w:rsid w:val="00246B06"/>
    <w:rsid w:val="002746B2"/>
    <w:rsid w:val="00293891"/>
    <w:rsid w:val="002C4E02"/>
    <w:rsid w:val="002E036B"/>
    <w:rsid w:val="002E07AE"/>
    <w:rsid w:val="00321EE9"/>
    <w:rsid w:val="00325A85"/>
    <w:rsid w:val="003778F8"/>
    <w:rsid w:val="00382092"/>
    <w:rsid w:val="00385DF6"/>
    <w:rsid w:val="00386866"/>
    <w:rsid w:val="003902D9"/>
    <w:rsid w:val="00393E19"/>
    <w:rsid w:val="003C6F1A"/>
    <w:rsid w:val="003D4110"/>
    <w:rsid w:val="003E348E"/>
    <w:rsid w:val="003E7CDE"/>
    <w:rsid w:val="00440567"/>
    <w:rsid w:val="00442DA9"/>
    <w:rsid w:val="00444258"/>
    <w:rsid w:val="0044485A"/>
    <w:rsid w:val="0046132D"/>
    <w:rsid w:val="004709EB"/>
    <w:rsid w:val="00470B56"/>
    <w:rsid w:val="00487E78"/>
    <w:rsid w:val="00491A4F"/>
    <w:rsid w:val="004A7A6C"/>
    <w:rsid w:val="004C1DC3"/>
    <w:rsid w:val="004D1E02"/>
    <w:rsid w:val="00537EB3"/>
    <w:rsid w:val="0054749F"/>
    <w:rsid w:val="005616BF"/>
    <w:rsid w:val="0057619A"/>
    <w:rsid w:val="0059494A"/>
    <w:rsid w:val="00597436"/>
    <w:rsid w:val="00597C7F"/>
    <w:rsid w:val="005B09EE"/>
    <w:rsid w:val="005B12EF"/>
    <w:rsid w:val="005B7743"/>
    <w:rsid w:val="005C7572"/>
    <w:rsid w:val="006049CF"/>
    <w:rsid w:val="0062366F"/>
    <w:rsid w:val="00635416"/>
    <w:rsid w:val="00637B07"/>
    <w:rsid w:val="0064046D"/>
    <w:rsid w:val="006524B6"/>
    <w:rsid w:val="00656104"/>
    <w:rsid w:val="00666825"/>
    <w:rsid w:val="00676A83"/>
    <w:rsid w:val="00684F50"/>
    <w:rsid w:val="00686243"/>
    <w:rsid w:val="006B62EC"/>
    <w:rsid w:val="006D3A6E"/>
    <w:rsid w:val="006E2B1A"/>
    <w:rsid w:val="007525C9"/>
    <w:rsid w:val="0079102E"/>
    <w:rsid w:val="007934EC"/>
    <w:rsid w:val="007951DB"/>
    <w:rsid w:val="007A2C32"/>
    <w:rsid w:val="007E48A1"/>
    <w:rsid w:val="00812868"/>
    <w:rsid w:val="00822E08"/>
    <w:rsid w:val="00856AA6"/>
    <w:rsid w:val="00884B84"/>
    <w:rsid w:val="00892C0D"/>
    <w:rsid w:val="008C19E8"/>
    <w:rsid w:val="008C5B5E"/>
    <w:rsid w:val="008D3956"/>
    <w:rsid w:val="00904A84"/>
    <w:rsid w:val="00906223"/>
    <w:rsid w:val="00924E3C"/>
    <w:rsid w:val="00934DE4"/>
    <w:rsid w:val="00950F05"/>
    <w:rsid w:val="0096135F"/>
    <w:rsid w:val="00971F12"/>
    <w:rsid w:val="00973BC0"/>
    <w:rsid w:val="00985028"/>
    <w:rsid w:val="00990271"/>
    <w:rsid w:val="009A2C08"/>
    <w:rsid w:val="009A4368"/>
    <w:rsid w:val="009E186F"/>
    <w:rsid w:val="00A055DF"/>
    <w:rsid w:val="00A07915"/>
    <w:rsid w:val="00A1214B"/>
    <w:rsid w:val="00A12AEA"/>
    <w:rsid w:val="00A240FA"/>
    <w:rsid w:val="00A31B93"/>
    <w:rsid w:val="00A7460A"/>
    <w:rsid w:val="00A94A2E"/>
    <w:rsid w:val="00A96D12"/>
    <w:rsid w:val="00AA3AE9"/>
    <w:rsid w:val="00AD3F02"/>
    <w:rsid w:val="00AD7878"/>
    <w:rsid w:val="00AF469E"/>
    <w:rsid w:val="00B206EA"/>
    <w:rsid w:val="00B27944"/>
    <w:rsid w:val="00B449CF"/>
    <w:rsid w:val="00B4756B"/>
    <w:rsid w:val="00B84337"/>
    <w:rsid w:val="00BB0C5F"/>
    <w:rsid w:val="00BB61AE"/>
    <w:rsid w:val="00BD0DB5"/>
    <w:rsid w:val="00BD54CB"/>
    <w:rsid w:val="00BF2A60"/>
    <w:rsid w:val="00C0045D"/>
    <w:rsid w:val="00C15ACB"/>
    <w:rsid w:val="00C55023"/>
    <w:rsid w:val="00C617A5"/>
    <w:rsid w:val="00CD79E4"/>
    <w:rsid w:val="00CE3D6C"/>
    <w:rsid w:val="00CF0534"/>
    <w:rsid w:val="00CF16FA"/>
    <w:rsid w:val="00D10651"/>
    <w:rsid w:val="00D43F80"/>
    <w:rsid w:val="00D60231"/>
    <w:rsid w:val="00D67F9F"/>
    <w:rsid w:val="00D8181B"/>
    <w:rsid w:val="00D87FEF"/>
    <w:rsid w:val="00D93469"/>
    <w:rsid w:val="00D97962"/>
    <w:rsid w:val="00DC0C10"/>
    <w:rsid w:val="00E01D63"/>
    <w:rsid w:val="00E0295F"/>
    <w:rsid w:val="00E279FF"/>
    <w:rsid w:val="00E744FF"/>
    <w:rsid w:val="00EB4197"/>
    <w:rsid w:val="00EC1F15"/>
    <w:rsid w:val="00ED0C0C"/>
    <w:rsid w:val="00ED5758"/>
    <w:rsid w:val="00EE27D1"/>
    <w:rsid w:val="00EF0EA8"/>
    <w:rsid w:val="00F0297C"/>
    <w:rsid w:val="00F10ABF"/>
    <w:rsid w:val="00F11991"/>
    <w:rsid w:val="00F57574"/>
    <w:rsid w:val="00F65BC2"/>
    <w:rsid w:val="00F85332"/>
    <w:rsid w:val="00F97DA2"/>
    <w:rsid w:val="00FA5996"/>
    <w:rsid w:val="00FC24DD"/>
    <w:rsid w:val="00FC3546"/>
    <w:rsid w:val="00FD6E33"/>
    <w:rsid w:val="00FE2D9E"/>
    <w:rsid w:val="00FF5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2AF11"/>
  <w15:docId w15:val="{CBCC3789-DA1F-48E9-AADE-C8E44D000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1A4"/>
    <w:pPr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character" w:customStyle="1" w:styleId="apple-converted-space">
    <w:name w:val="apple-converted-space"/>
    <w:basedOn w:val="a0"/>
    <w:rsid w:val="00950F05"/>
  </w:style>
  <w:style w:type="character" w:styleId="a5">
    <w:name w:val="Hyperlink"/>
    <w:basedOn w:val="a0"/>
    <w:uiPriority w:val="99"/>
    <w:unhideWhenUsed/>
    <w:rsid w:val="00950F05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50F0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50F05"/>
    <w:rPr>
      <w:color w:val="800080" w:themeColor="followedHyperlink"/>
      <w:u w:val="single"/>
    </w:rPr>
  </w:style>
  <w:style w:type="character" w:customStyle="1" w:styleId="ytattributedstringhost">
    <w:name w:val="ytattributedstringhost"/>
    <w:basedOn w:val="a0"/>
    <w:rsid w:val="004C1DC3"/>
  </w:style>
  <w:style w:type="paragraph" w:styleId="a8">
    <w:name w:val="List Paragraph"/>
    <w:basedOn w:val="a"/>
    <w:uiPriority w:val="34"/>
    <w:qFormat/>
    <w:rsid w:val="00F65BC2"/>
    <w:pPr>
      <w:spacing w:line="276" w:lineRule="auto"/>
      <w:ind w:left="720"/>
      <w:contextualSpacing/>
    </w:pPr>
    <w:rPr>
      <w:rFonts w:ascii="Arial" w:eastAsia="Arial" w:hAnsi="Arial" w:cs="Arial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sid w:val="007E48A1"/>
    <w:rPr>
      <w:sz w:val="40"/>
      <w:szCs w:val="40"/>
    </w:rPr>
  </w:style>
  <w:style w:type="paragraph" w:styleId="a9">
    <w:name w:val="Normal (Web)"/>
    <w:basedOn w:val="a"/>
    <w:uiPriority w:val="99"/>
    <w:unhideWhenUsed/>
    <w:rsid w:val="007E48A1"/>
    <w:pPr>
      <w:spacing w:before="100" w:beforeAutospacing="1" w:after="100" w:afterAutospacing="1"/>
    </w:pPr>
  </w:style>
  <w:style w:type="character" w:customStyle="1" w:styleId="math">
    <w:name w:val="math"/>
    <w:basedOn w:val="a0"/>
    <w:rsid w:val="007E48A1"/>
  </w:style>
  <w:style w:type="character" w:styleId="aa">
    <w:name w:val="Strong"/>
    <w:basedOn w:val="a0"/>
    <w:uiPriority w:val="22"/>
    <w:qFormat/>
    <w:rsid w:val="006E2B1A"/>
    <w:rPr>
      <w:b/>
      <w:bCs/>
    </w:rPr>
  </w:style>
  <w:style w:type="character" w:styleId="HTML">
    <w:name w:val="HTML Code"/>
    <w:basedOn w:val="a0"/>
    <w:uiPriority w:val="99"/>
    <w:semiHidden/>
    <w:unhideWhenUsed/>
    <w:rsid w:val="006E2B1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6E2B1A"/>
    <w:rPr>
      <w:sz w:val="32"/>
      <w:szCs w:val="32"/>
    </w:rPr>
  </w:style>
  <w:style w:type="paragraph" w:customStyle="1" w:styleId="p1">
    <w:name w:val="p1"/>
    <w:basedOn w:val="a"/>
    <w:rsid w:val="00321EE9"/>
    <w:rPr>
      <w:rFonts w:ascii="Helvetica" w:hAnsi="Helvetica"/>
      <w:color w:val="000000"/>
      <w:sz w:val="16"/>
      <w:szCs w:val="16"/>
    </w:rPr>
  </w:style>
  <w:style w:type="character" w:customStyle="1" w:styleId="colorh1">
    <w:name w:val="color_h1"/>
    <w:basedOn w:val="a0"/>
    <w:rsid w:val="0023639E"/>
  </w:style>
  <w:style w:type="character" w:styleId="ab">
    <w:name w:val="Placeholder Text"/>
    <w:basedOn w:val="a0"/>
    <w:uiPriority w:val="99"/>
    <w:semiHidden/>
    <w:rsid w:val="00FC24D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w3schools.com/cpp/cpp_conditions.asp" TargetMode="External"/><Relationship Id="rId21" Type="http://schemas.openxmlformats.org/officeDocument/2006/relationships/hyperlink" Target="https://www.programiz.com/cpp-programming/operators" TargetMode="External"/><Relationship Id="rId42" Type="http://schemas.openxmlformats.org/officeDocument/2006/relationships/image" Target="media/image12.png"/><Relationship Id="rId47" Type="http://schemas.openxmlformats.org/officeDocument/2006/relationships/image" Target="media/image16.png"/><Relationship Id="rId63" Type="http://schemas.openxmlformats.org/officeDocument/2006/relationships/image" Target="media/image26.png"/><Relationship Id="rId6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hyperlink" Target="https://www.programiz.com/cpp-programming/library-function" TargetMode="External"/><Relationship Id="rId29" Type="http://schemas.openxmlformats.org/officeDocument/2006/relationships/hyperlink" Target="https://www.google.com/search?q=https://www.programiz.com/cpp-programming/operators%23logical" TargetMode="External"/><Relationship Id="rId11" Type="http://schemas.openxmlformats.org/officeDocument/2006/relationships/hyperlink" Target="https://www.khanacademy.org/computing/computers-and-internet/xcae6f4a7ff015e7d:digital-information/xcae6f4a7ff015e7d:hexadecimal-numbers/a/hexadecimal-numbers" TargetMode="External"/><Relationship Id="rId24" Type="http://schemas.openxmlformats.org/officeDocument/2006/relationships/hyperlink" Target="https://www.w3schools.com/cpp/cpp_syntax.asp" TargetMode="External"/><Relationship Id="rId32" Type="http://schemas.openxmlformats.org/officeDocument/2006/relationships/image" Target="media/image4.png"/><Relationship Id="rId37" Type="http://schemas.openxmlformats.org/officeDocument/2006/relationships/image" Target="media/image8.png"/><Relationship Id="rId40" Type="http://schemas.openxmlformats.org/officeDocument/2006/relationships/image" Target="media/image10.png"/><Relationship Id="rId45" Type="http://schemas.openxmlformats.org/officeDocument/2006/relationships/image" Target="media/image14.png"/><Relationship Id="rId53" Type="http://schemas.openxmlformats.org/officeDocument/2006/relationships/image" Target="media/image19.png"/><Relationship Id="rId58" Type="http://schemas.openxmlformats.org/officeDocument/2006/relationships/hyperlink" Target="https://github.com/artificial-intelligence-department/ai_programming_playground_2026/pull/320/changes#diff-240346551492b771a962908cc8669a5d3e5974f9f970f9b714e53d64bdb9e401" TargetMode="External"/><Relationship Id="rId66" Type="http://schemas.openxmlformats.org/officeDocument/2006/relationships/image" Target="media/image29.png"/><Relationship Id="rId74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24.png"/><Relationship Id="rId19" Type="http://schemas.openxmlformats.org/officeDocument/2006/relationships/hyperlink" Target="https://www.programiz.com/cpp-programming/input-output" TargetMode="External"/><Relationship Id="rId14" Type="http://schemas.openxmlformats.org/officeDocument/2006/relationships/hyperlink" Target="https://www.w3schools.com/cpp/cpp_data_types.asp" TargetMode="External"/><Relationship Id="rId22" Type="http://schemas.openxmlformats.org/officeDocument/2006/relationships/hyperlink" Target="https://www.w3schools.com/cpp/cpp_comments.asp" TargetMode="External"/><Relationship Id="rId27" Type="http://schemas.openxmlformats.org/officeDocument/2006/relationships/hyperlink" Target="https://www.programiz.com/cpp-programming/if-else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png"/><Relationship Id="rId43" Type="http://schemas.openxmlformats.org/officeDocument/2006/relationships/image" Target="media/image13.png"/><Relationship Id="rId48" Type="http://schemas.openxmlformats.org/officeDocument/2006/relationships/image" Target="media/image17.png"/><Relationship Id="rId56" Type="http://schemas.openxmlformats.org/officeDocument/2006/relationships/hyperlink" Target="https://github.com/artificial-intelligence-department/ai_programming_playground_2026/pull/320/changes#diff-240346551492b771a962908cc8669a5d3e5974f9f970f9b714e53d64bdb9e401" TargetMode="External"/><Relationship Id="rId64" Type="http://schemas.openxmlformats.org/officeDocument/2006/relationships/image" Target="media/image27.png"/><Relationship Id="rId69" Type="http://schemas.openxmlformats.org/officeDocument/2006/relationships/image" Target="media/image32.png"/><Relationship Id="rId8" Type="http://schemas.openxmlformats.org/officeDocument/2006/relationships/image" Target="media/image1.jpg"/><Relationship Id="rId51" Type="http://schemas.openxmlformats.org/officeDocument/2006/relationships/image" Target="media/image18.png"/><Relationship Id="rId72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www.tutorialspoint.com/digital-electronics/digital-electronics-binary-arithmetic.htm" TargetMode="External"/><Relationship Id="rId17" Type="http://schemas.openxmlformats.org/officeDocument/2006/relationships/hyperlink" Target="https://www.w3schools.com/cpp/cpp_math.asp" TargetMode="External"/><Relationship Id="rId25" Type="http://schemas.openxmlformats.org/officeDocument/2006/relationships/hyperlink" Target="https://www.programiz.com/cpp-programming/first-program" TargetMode="External"/><Relationship Id="rId33" Type="http://schemas.openxmlformats.org/officeDocument/2006/relationships/image" Target="media/image5.png"/><Relationship Id="rId38" Type="http://schemas.openxmlformats.org/officeDocument/2006/relationships/hyperlink" Target="https://github.com/artificial-intelligence-department/ai_programming_playground_2026/pull/320/changes#diff-794ad3f206aa2c98835bf9d3adbcdd855d2c9bf47ccfffc488bb3232603faf20" TargetMode="External"/><Relationship Id="rId46" Type="http://schemas.openxmlformats.org/officeDocument/2006/relationships/image" Target="media/image15.png"/><Relationship Id="rId59" Type="http://schemas.openxmlformats.org/officeDocument/2006/relationships/image" Target="media/image22.png"/><Relationship Id="rId67" Type="http://schemas.openxmlformats.org/officeDocument/2006/relationships/image" Target="media/image30.png"/><Relationship Id="rId20" Type="http://schemas.openxmlformats.org/officeDocument/2006/relationships/hyperlink" Target="https://www.w3schools.com/cpp/cpp_operators.asp" TargetMode="External"/><Relationship Id="rId41" Type="http://schemas.openxmlformats.org/officeDocument/2006/relationships/image" Target="media/image11.png"/><Relationship Id="rId54" Type="http://schemas.openxmlformats.org/officeDocument/2006/relationships/hyperlink" Target="https://github.com/artificial-intelligence-department/ai_programming_playground_2026/pull/320/changes#diff-7919ee203d95b55766652ccf2b71e088538b2e19bdcc82f04e77d7840613dc6f" TargetMode="External"/><Relationship Id="rId62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geeksforgeeks.org/cpp/cpp-data-types/" TargetMode="External"/><Relationship Id="rId23" Type="http://schemas.openxmlformats.org/officeDocument/2006/relationships/hyperlink" Target="https://www.programiz.com/cpp-programming/comments" TargetMode="External"/><Relationship Id="rId28" Type="http://schemas.openxmlformats.org/officeDocument/2006/relationships/hyperlink" Target="https://www.w3schools.com/cpp/cpp_operators_logical.asp" TargetMode="External"/><Relationship Id="rId36" Type="http://schemas.openxmlformats.org/officeDocument/2006/relationships/hyperlink" Target="https://github.com/artificial-intelligence-department/ai_programming_playground_2026/pull/320/changes#diff-1755b3fe61a3d6fb1a6fb3f3e3ed92c18dc2c65d96a03af61a6c503e76550d1b" TargetMode="External"/><Relationship Id="rId49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57" Type="http://schemas.openxmlformats.org/officeDocument/2006/relationships/image" Target="media/image21.png"/><Relationship Id="rId10" Type="http://schemas.openxmlformats.org/officeDocument/2006/relationships/hyperlink" Target="https://www.youtube.com/watch?v=b1X0_exFUCo&amp;pp=ygWxAdCh0LjRgdGC0LXQvNC4INGH0LjRgdC70LXQvdC90Y8gKNC00LLRltC50LrQvtCy0LAsINCy0ZbRgdGW0LzQutC-0LLQsCwg0LTQtdGB0Y_RgtC60L7QstCwLCDRiNGW0YHRgtC90LDQtNGG0Y_RgtC60L7QstCwKSDRgtCwINC_0LXRgNC10YLQstC-0YDQtdC90L3RjyDRh9C40YHQtdC7INC80ZbQtiDQvdC40LzQuA%3D%3D" TargetMode="External"/><Relationship Id="rId31" Type="http://schemas.openxmlformats.org/officeDocument/2006/relationships/image" Target="media/image3.png"/><Relationship Id="rId44" Type="http://schemas.openxmlformats.org/officeDocument/2006/relationships/hyperlink" Target="https://github.com/artificial-intelligence-department/ai_programming_playground_2026/pull/320/changes#diff-794ad3f206aa2c98835bf9d3adbcdd855d2c9bf47ccfffc488bb3232603faf20" TargetMode="External"/><Relationship Id="rId52" Type="http://schemas.openxmlformats.org/officeDocument/2006/relationships/hyperlink" Target="https://github.com/artificial-intelligence-department/ai_programming_playground_2026/pull/320/changes#diff-fab1e56b769e9b7784be7dba50e488ceb054d3c43e98e51f8a36671c8072265e" TargetMode="External"/><Relationship Id="rId60" Type="http://schemas.openxmlformats.org/officeDocument/2006/relationships/image" Target="media/image23.png"/><Relationship Id="rId65" Type="http://schemas.openxmlformats.org/officeDocument/2006/relationships/image" Target="media/image28.png"/><Relationship Id="rId73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digital-logic/number-system-and-base-conversions/" TargetMode="External"/><Relationship Id="rId13" Type="http://schemas.openxmlformats.org/officeDocument/2006/relationships/hyperlink" Target="https://www.electronics-tutorials.ws/binary/bin_5.html" TargetMode="External"/><Relationship Id="rId18" Type="http://schemas.openxmlformats.org/officeDocument/2006/relationships/hyperlink" Target="https://www.w3schools.com/cpp/cpp_user_input.asp" TargetMode="External"/><Relationship Id="rId39" Type="http://schemas.openxmlformats.org/officeDocument/2006/relationships/image" Target="media/image9.png"/><Relationship Id="rId34" Type="http://schemas.openxmlformats.org/officeDocument/2006/relationships/image" Target="media/image6.png"/><Relationship Id="rId50" Type="http://schemas.openxmlformats.org/officeDocument/2006/relationships/hyperlink" Target="https://github.com/artificial-intelligence-department/ai_programming_playground_2026/pull/320/changes#diff-e4ff7192e72bafd9f5695728a075d72dfcca6c49deee6deaa9a8be204686e8be" TargetMode="External"/><Relationship Id="rId55" Type="http://schemas.openxmlformats.org/officeDocument/2006/relationships/image" Target="media/image20.png"/><Relationship Id="rId7" Type="http://schemas.openxmlformats.org/officeDocument/2006/relationships/endnotes" Target="endnotes.xml"/><Relationship Id="rId71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DVSs3fKG3MstKug24g0AYhUiYQ==">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30</Pages>
  <Words>3938</Words>
  <Characters>22447</Characters>
  <Application>Microsoft Office Word</Application>
  <DocSecurity>0</DocSecurity>
  <Lines>187</Lines>
  <Paragraphs>52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Семен Гончаренко</dc:creator>
  <cp:keywords/>
  <dc:description/>
  <cp:lastModifiedBy>Семен Гончаренко</cp:lastModifiedBy>
  <cp:revision>2</cp:revision>
  <dcterms:created xsi:type="dcterms:W3CDTF">2026-10-08T14:38:00Z</dcterms:created>
  <dcterms:modified xsi:type="dcterms:W3CDTF">2026-10-08T14:38:00Z</dcterms:modified>
</cp:coreProperties>
</file>