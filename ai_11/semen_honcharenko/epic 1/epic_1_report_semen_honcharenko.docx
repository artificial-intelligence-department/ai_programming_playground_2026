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BBB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DE4252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471B89D" w14:textId="77777777" w:rsidR="00134D7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9C40D0A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3526B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E9D317" wp14:editId="4153EF0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2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1A9AB7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E115C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DCB6B6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5A381C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277BC4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3CFC4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C066992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D0CD7EF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0C4DA1E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AF09920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B2F2D80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F16F47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46C04C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4C04B7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DC9E8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17928F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105E6A85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11291961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0BF666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79C80775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9D2FA89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E203F3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BE8B98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E2C0C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BEC9C6E" w14:textId="77777777" w:rsidR="00134D72" w:rsidRDefault="00134D7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39FA29" w14:textId="77777777" w:rsidR="00134D7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5E3EB456" w14:textId="77777777" w:rsidR="00134D7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26991EFC" w14:textId="78FB15C9" w:rsidR="00134D72" w:rsidRPr="00D6300E" w:rsidRDefault="00B23AF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Гончаренко Семен Юрійович</w:t>
      </w:r>
    </w:p>
    <w:p w14:paraId="0BAF9701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7755FB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C7611B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3762A1" w14:textId="77777777" w:rsidR="00FA5037" w:rsidRDefault="00FA5037" w:rsidP="00FA5037">
      <w:pPr>
        <w:rPr>
          <w:lang w:val="uk-UA"/>
        </w:rPr>
      </w:pPr>
    </w:p>
    <w:p w14:paraId="3356B98A" w14:textId="1F24A73D" w:rsidR="00FA5037" w:rsidRPr="00D6300E" w:rsidRDefault="00FA5037" w:rsidP="00FA5037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</w:t>
      </w:r>
      <w:r w:rsidRPr="00FA503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</w:p>
    <w:p w14:paraId="4FF5EC03" w14:textId="77777777" w:rsidR="00FA5037" w:rsidRPr="00D6300E" w:rsidRDefault="00FA5037" w:rsidP="00FA5037">
      <w:pPr>
        <w:rPr>
          <w:lang w:val="ru-RU"/>
        </w:rPr>
      </w:pPr>
    </w:p>
    <w:p w14:paraId="7C8E0F3B" w14:textId="0BF56425" w:rsidR="00FA5037" w:rsidRPr="00FA5037" w:rsidRDefault="00FA5037" w:rsidP="00FA5037">
      <w:pPr>
        <w:rPr>
          <w:lang w:val="ru-RU"/>
        </w:rPr>
      </w:pPr>
      <w:proofErr w:type="spellStart"/>
      <w:r w:rsidRPr="00FA5037">
        <w:rPr>
          <w:lang w:val="ru-RU"/>
        </w:rPr>
        <w:t>Розробка</w:t>
      </w:r>
      <w:proofErr w:type="spellEnd"/>
      <w:r w:rsidRPr="00FA5037">
        <w:rPr>
          <w:lang w:val="ru-RU"/>
        </w:rPr>
        <w:t xml:space="preserve"> та </w:t>
      </w:r>
      <w:proofErr w:type="spellStart"/>
      <w:r w:rsidRPr="00FA5037">
        <w:rPr>
          <w:lang w:val="ru-RU"/>
        </w:rPr>
        <w:t>середовище</w:t>
      </w:r>
      <w:proofErr w:type="spellEnd"/>
      <w:r w:rsidRPr="00FA5037">
        <w:rPr>
          <w:lang w:val="ru-RU"/>
        </w:rPr>
        <w:t xml:space="preserve"> </w:t>
      </w:r>
      <w:proofErr w:type="spellStart"/>
      <w:r w:rsidRPr="00FA5037">
        <w:rPr>
          <w:lang w:val="ru-RU"/>
        </w:rPr>
        <w:t>розробки</w:t>
      </w:r>
      <w:proofErr w:type="spellEnd"/>
      <w:r w:rsidRPr="00FA5037">
        <w:rPr>
          <w:lang w:val="ru-RU"/>
        </w:rPr>
        <w:t xml:space="preserve">. </w:t>
      </w:r>
      <w:proofErr w:type="spellStart"/>
      <w:r w:rsidRPr="00FA5037">
        <w:rPr>
          <w:lang w:val="ru-RU"/>
        </w:rPr>
        <w:t>Програмування</w:t>
      </w:r>
      <w:proofErr w:type="spellEnd"/>
      <w:r w:rsidRPr="00FA5037">
        <w:rPr>
          <w:lang w:val="ru-RU"/>
        </w:rPr>
        <w:t xml:space="preserve">: алгоритм, </w:t>
      </w:r>
      <w:proofErr w:type="spellStart"/>
      <w:r w:rsidRPr="00FA5037">
        <w:rPr>
          <w:lang w:val="ru-RU"/>
        </w:rPr>
        <w:t>програма</w:t>
      </w:r>
      <w:proofErr w:type="spellEnd"/>
      <w:r w:rsidRPr="00FA5037">
        <w:rPr>
          <w:lang w:val="ru-RU"/>
        </w:rPr>
        <w:t>, код.</w:t>
      </w:r>
    </w:p>
    <w:p w14:paraId="7381B010" w14:textId="3D97756B" w:rsidR="00134D72" w:rsidRPr="00FA5037" w:rsidRDefault="00000000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  <w:r w:rsidR="00FA5037" w:rsidRPr="00FA503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58AC2F04" w14:textId="77777777" w:rsidR="00FA5037" w:rsidRPr="00FA5037" w:rsidRDefault="00FA5037" w:rsidP="00FA5037">
      <w:pPr>
        <w:rPr>
          <w:lang w:val="ru-RU"/>
        </w:rPr>
      </w:pPr>
    </w:p>
    <w:p w14:paraId="0587EA6D" w14:textId="77777777" w:rsidR="00FA5037" w:rsidRDefault="00FA5037" w:rsidP="00FA5037">
      <w:pPr>
        <w:rPr>
          <w:lang w:val="uk-UA"/>
        </w:rPr>
      </w:pPr>
      <w:r w:rsidRPr="00017B1D">
        <w:t xml:space="preserve">Ознайомитися з основними етапами розробки програмного забезпечення, </w:t>
      </w:r>
      <w:r>
        <w:rPr>
          <w:lang w:val="uk-UA"/>
        </w:rPr>
        <w:t>відкрити</w:t>
      </w:r>
      <w:r w:rsidRPr="00017B1D">
        <w:t xml:space="preserve"> та </w:t>
      </w:r>
      <w:r>
        <w:rPr>
          <w:lang w:val="uk-UA"/>
        </w:rPr>
        <w:t>налаштувати</w:t>
      </w:r>
      <w:r w:rsidRPr="00017B1D">
        <w:t xml:space="preserve"> середовище розробки </w:t>
      </w:r>
      <w:proofErr w:type="spellStart"/>
      <w:r w:rsidRPr="00017B1D">
        <w:t>Visual</w:t>
      </w:r>
      <w:proofErr w:type="spellEnd"/>
      <w:r w:rsidRPr="00017B1D">
        <w:t xml:space="preserve"> </w:t>
      </w:r>
      <w:proofErr w:type="spellStart"/>
      <w:r w:rsidRPr="00017B1D">
        <w:t>Studio</w:t>
      </w:r>
      <w:proofErr w:type="spellEnd"/>
      <w:r w:rsidRPr="00017B1D">
        <w:t xml:space="preserve"> </w:t>
      </w:r>
      <w:proofErr w:type="spellStart"/>
      <w:r w:rsidRPr="00017B1D">
        <w:t>Code</w:t>
      </w:r>
      <w:proofErr w:type="spellEnd"/>
      <w:r w:rsidRPr="00017B1D">
        <w:t xml:space="preserve"> для мови C++, засвоїти базові консольні команди </w:t>
      </w:r>
      <w:proofErr w:type="spellStart"/>
      <w:r w:rsidRPr="00017B1D">
        <w:t>Linux</w:t>
      </w:r>
      <w:proofErr w:type="spellEnd"/>
      <w:r w:rsidRPr="00017B1D">
        <w:t xml:space="preserve"> і принципи роботи з системою контролю версій </w:t>
      </w:r>
      <w:proofErr w:type="spellStart"/>
      <w:r w:rsidRPr="00017B1D">
        <w:t>Git</w:t>
      </w:r>
      <w:proofErr w:type="spellEnd"/>
      <w:r w:rsidRPr="00017B1D">
        <w:t xml:space="preserve"> та сервісом </w:t>
      </w:r>
      <w:proofErr w:type="spellStart"/>
      <w:r w:rsidRPr="00017B1D">
        <w:t>GitHub</w:t>
      </w:r>
      <w:proofErr w:type="spellEnd"/>
      <w:r w:rsidRPr="00017B1D">
        <w:t xml:space="preserve"> (включаючи створення гілок, </w:t>
      </w:r>
      <w:proofErr w:type="spellStart"/>
      <w:r w:rsidRPr="00017B1D">
        <w:t>комітів</w:t>
      </w:r>
      <w:proofErr w:type="spellEnd"/>
      <w:r w:rsidRPr="00017B1D">
        <w:t xml:space="preserve">, </w:t>
      </w:r>
      <w:proofErr w:type="spellStart"/>
      <w:r w:rsidRPr="00017B1D">
        <w:t>пулл-реквестів</w:t>
      </w:r>
      <w:proofErr w:type="spellEnd"/>
      <w:r w:rsidRPr="00017B1D">
        <w:t xml:space="preserve"> і проходження код-</w:t>
      </w:r>
      <w:proofErr w:type="spellStart"/>
      <w:r w:rsidRPr="00017B1D">
        <w:t>рев'ю</w:t>
      </w:r>
      <w:proofErr w:type="spellEnd"/>
      <w:r w:rsidRPr="00017B1D">
        <w:t>), опанувати інструменти планування задач (</w:t>
      </w:r>
      <w:proofErr w:type="spellStart"/>
      <w:r w:rsidRPr="00017B1D">
        <w:t>Trello</w:t>
      </w:r>
      <w:proofErr w:type="spellEnd"/>
      <w:r w:rsidRPr="00017B1D">
        <w:t>) і візуалізації алгоритмів (Draw.io),</w:t>
      </w:r>
      <w:r>
        <w:rPr>
          <w:lang w:val="uk-UA"/>
        </w:rPr>
        <w:t xml:space="preserve"> використати </w:t>
      </w:r>
      <w:proofErr w:type="spellStart"/>
      <w:r>
        <w:rPr>
          <w:lang w:val="en-US"/>
        </w:rPr>
        <w:t>Algotester</w:t>
      </w:r>
      <w:proofErr w:type="spellEnd"/>
      <w:r>
        <w:rPr>
          <w:lang w:val="uk-UA"/>
        </w:rPr>
        <w:t xml:space="preserve"> для тренування</w:t>
      </w:r>
      <w:r w:rsidRPr="00017B1D">
        <w:t>, а також практично реалізувати, налагодити та протестувати першу програму мовою C++ з подальшим оформленням звіту та релізом коду.</w:t>
      </w:r>
    </w:p>
    <w:p w14:paraId="0D65A49B" w14:textId="77777777" w:rsidR="00FA5037" w:rsidRPr="00FA5037" w:rsidRDefault="00FA5037" w:rsidP="00FA5037">
      <w:pPr>
        <w:rPr>
          <w:lang w:val="uk-UA"/>
        </w:rPr>
      </w:pPr>
    </w:p>
    <w:p w14:paraId="777E755A" w14:textId="36B3EC63" w:rsidR="00134D7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4969082A" w14:textId="77777777" w:rsidR="00134D7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D6B0082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6CFF5F7A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ECCE0" w14:textId="0C153A56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D104A7" w:rsidRPr="00D104A7">
        <w:rPr>
          <w:rFonts w:ascii="Times New Roman" w:eastAsia="Times New Roman" w:hAnsi="Times New Roman" w:cs="Times New Roman"/>
          <w:sz w:val="24"/>
          <w:szCs w:val="24"/>
        </w:rPr>
        <w:t>Життєвий цикл розробки, компіляція та налагодження.</w:t>
      </w:r>
    </w:p>
    <w:p w14:paraId="1906631A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251498FD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DF2C3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6D5F1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A53BE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8B8E04" w14:textId="77777777" w:rsidR="00134D72" w:rsidRPr="00017B1D" w:rsidRDefault="00134D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D4222B" w14:textId="77777777" w:rsidR="00134D7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22FA8FC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79728B75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3A5D0563" w14:textId="6B2BC436" w:rsidR="00134D72" w:rsidRPr="00627990" w:rsidRDefault="00627990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Tutorial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Beginners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Hour</w:t>
      </w:r>
      <w:proofErr w:type="spellEnd"/>
    </w:p>
    <w:p w14:paraId="3F4E82B7" w14:textId="3B3482B3" w:rsidR="00627990" w:rsidRPr="00627990" w:rsidRDefault="00627990" w:rsidP="00627990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40F66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https://youtu.be/ZzaPdXTrSb8?si=7HVLpzUszCmp60L5</w:t>
        </w:r>
      </w:hyperlink>
    </w:p>
    <w:p w14:paraId="6E851CEA" w14:textId="02E2EC1C" w:rsidR="00627990" w:rsidRDefault="00627990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Gemini</w:t>
      </w:r>
    </w:p>
    <w:p w14:paraId="1DA4778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DB49F5" w14:textId="77777777" w:rsidR="00627990" w:rsidRPr="00627990" w:rsidRDefault="00627990" w:rsidP="00627990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Ознайомлений з базовими функціями і типами даних С++, бібліотекою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>, використанням змінних, вводу, виводу, поняттями алгоритму.</w:t>
      </w:r>
    </w:p>
    <w:p w14:paraId="44AC7A2C" w14:textId="6607031F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27D7D67B" w14:textId="38BD98BE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E4C0720" w14:textId="4A8C847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5BA1351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2E83E936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D076BD5" w14:textId="77777777" w:rsidR="00627990" w:rsidRPr="00627990" w:rsidRDefault="00627990" w:rsidP="00627990">
      <w:pPr>
        <w:pStyle w:val="a8"/>
        <w:numPr>
          <w:ilvl w:val="2"/>
          <w:numId w:val="6"/>
        </w:numPr>
      </w:pPr>
      <w:r w:rsidRPr="00627990">
        <w:t xml:space="preserve">Файл “СШІ ОП — </w:t>
      </w:r>
      <w:proofErr w:type="spellStart"/>
      <w:r w:rsidRPr="00627990">
        <w:t>Epic</w:t>
      </w:r>
      <w:proofErr w:type="spellEnd"/>
      <w:r w:rsidRPr="00627990">
        <w:t xml:space="preserve"> 1 — </w:t>
      </w:r>
      <w:proofErr w:type="spellStart"/>
      <w:r w:rsidRPr="00627990">
        <w:t>Environment</w:t>
      </w:r>
      <w:proofErr w:type="spellEnd"/>
      <w:r w:rsidRPr="00627990">
        <w:t xml:space="preserve"> </w:t>
      </w:r>
      <w:proofErr w:type="spellStart"/>
      <w:r w:rsidRPr="00627990">
        <w:t>Configuration</w:t>
      </w:r>
      <w:proofErr w:type="spellEnd"/>
      <w:r w:rsidRPr="00627990">
        <w:t>”</w:t>
      </w:r>
    </w:p>
    <w:p w14:paraId="7103AFDA" w14:textId="77777777" w:rsidR="00627990" w:rsidRPr="00627990" w:rsidRDefault="0062799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up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627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990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71B1FA45" w14:textId="438CAB30" w:rsidR="00627990" w:rsidRPr="00627990" w:rsidRDefault="0062799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2799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https://youtu.be/DMWD7wfhgNY?si=suaiOyqyER9t-TtW</w:t>
        </w:r>
      </w:hyperlink>
    </w:p>
    <w:p w14:paraId="229108D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0C8369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інстальовано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481A172E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2BF816DB" w14:textId="099578CB" w:rsidR="00134D72" w:rsidRPr="00627990" w:rsidRDefault="00627990" w:rsidP="00627990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ознайомився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r w:rsidRPr="0062799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</w:p>
    <w:p w14:paraId="67918C8C" w14:textId="3EBB83F1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55C9D184" w14:textId="4EB8FD88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.08.2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A779C0E" w14:textId="0BCCA139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AA9C88" w14:textId="4BAD662A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104A7" w:rsidRP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Життєвий цикл розробки, компіляція та налагодження.</w:t>
      </w:r>
    </w:p>
    <w:p w14:paraId="4143BFE8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2967D60" w14:textId="6D5C7D14" w:rsidR="00134D72" w:rsidRDefault="00D104A7" w:rsidP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54C56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12F8C11" w14:textId="0631F39B" w:rsidR="00D104A7" w:rsidRPr="00D104A7" w:rsidRDefault="00D104A7" w:rsidP="00D104A7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аналізувати помилки компілятора, усувати їх.</w:t>
      </w:r>
    </w:p>
    <w:p w14:paraId="59261899" w14:textId="1DC876F0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Оволодів базовою функціональністю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дебагера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Breakpoint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>, F10 (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>), F5 (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>), перегляд змінних.</w:t>
      </w:r>
    </w:p>
    <w:p w14:paraId="4CC5C9BA" w14:textId="31ADCE5A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5AD8B797" w14:textId="4C130776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707FF96" w14:textId="7CDE602F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E4EE45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2195793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5772D7" w14:textId="15A5AA1D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</w:p>
    <w:p w14:paraId="7BDD8FB9" w14:textId="77777777" w:rsidR="00134D72" w:rsidRDefault="00134D7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Flowcharts</w:t>
        </w:r>
        <w:proofErr w:type="spellEnd"/>
      </w:hyperlink>
    </w:p>
    <w:p w14:paraId="076A9AF7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FC7B6B2" w14:textId="7E387380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</w:p>
    <w:p w14:paraId="4BB890A6" w14:textId="5CCE658C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draw.io</w:t>
      </w:r>
    </w:p>
    <w:p w14:paraId="0291FCD0" w14:textId="2A086669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блок-схему до коду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практичної задачі № 1</w:t>
      </w:r>
    </w:p>
    <w:p w14:paraId="359C5622" w14:textId="6DDA7118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49A13463" w14:textId="74F8E9C4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863A93C" w14:textId="34310829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03286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2F7EFC5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5A3A89E" w14:textId="7216B6DD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Файл “СШІ ОП —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 1 —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04A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D104A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53B0F50" w14:textId="77777777" w:rsidR="00134D72" w:rsidRDefault="00134D7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Git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Basics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Getting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a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Git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Repository</w:t>
        </w:r>
        <w:proofErr w:type="spellEnd"/>
      </w:hyperlink>
    </w:p>
    <w:p w14:paraId="05C7432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868403B" w14:textId="4E73D54E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6274E415" w14:textId="22C221B6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 w:rsidR="00F00281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</w:t>
      </w:r>
    </w:p>
    <w:p w14:paraId="395EF2DD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A97DE15" w14:textId="3FF0D650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F00281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репозиторії,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бренчі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додавати,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пушити зміни, робити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</w:p>
    <w:p w14:paraId="7F2F7E47" w14:textId="0C7283E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  <w:proofErr w:type="spellEnd"/>
    </w:p>
    <w:p w14:paraId="5C0C61E7" w14:textId="0772EF2B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14BB59" w14:textId="348792D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643CC4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07C1993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3EDE53C" w14:textId="1D073B35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965E7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/>
          </w:rPr>
          <w:t>https://algotester.com</w:t>
        </w:r>
      </w:hyperlink>
    </w:p>
    <w:p w14:paraId="62A25CEE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9D4104C" w14:textId="77777777" w:rsidR="00134D72" w:rsidRPr="00965E7C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7AD7EDAD" w14:textId="3F739B9C" w:rsidR="00965E7C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вибрав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завдання, які я зміг виконати після набуття базових навичок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</w:p>
    <w:p w14:paraId="2781F46D" w14:textId="145B7503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викона</w:t>
      </w:r>
      <w:proofErr w:type="spellEnd"/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ня</w:t>
      </w:r>
      <w:proofErr w:type="spellEnd"/>
    </w:p>
    <w:p w14:paraId="3F8AB1A5" w14:textId="6A462803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</w:t>
      </w:r>
      <w:proofErr w:type="spellEnd"/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</w:p>
    <w:p w14:paraId="46CDDBAF" w14:textId="2D8E47E2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71B31F" w14:textId="71AB10A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3EF19157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546191B8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E2014E3" w14:textId="77777777" w:rsidR="00134D72" w:rsidRPr="00965E7C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36C3B56A" w14:textId="78657121" w:rsidR="00965E7C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</w:p>
    <w:p w14:paraId="6FCE2885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F57146" w14:textId="4E2CB783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Доєднався до дошки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своєї команди</w:t>
      </w:r>
    </w:p>
    <w:p w14:paraId="2D07671E" w14:textId="18B91998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твор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список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св</w:t>
      </w:r>
      <w:r>
        <w:rPr>
          <w:rFonts w:ascii="Times New Roman" w:eastAsia="Times New Roman" w:hAnsi="Times New Roman" w:cs="Times New Roman"/>
          <w:sz w:val="24"/>
          <w:szCs w:val="24"/>
        </w:rPr>
        <w:t>оїх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завдань</w:t>
      </w:r>
    </w:p>
    <w:p w14:paraId="2C97EFE5" w14:textId="578F92E0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5BDB00A7" w14:textId="3315C40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BB4E60C" w14:textId="08073083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A6354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27505D25" w14:textId="1336B17E" w:rsidR="00134D72" w:rsidRPr="00965E7C" w:rsidRDefault="00000000" w:rsidP="00965E7C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637C3F6" w14:textId="5612EC79" w:rsidR="00965E7C" w:rsidRPr="00965E7C" w:rsidRDefault="00965E7C" w:rsidP="00965E7C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Файл “СШІ ОП —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1 —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897FFF5" w14:textId="2AB7F9CE" w:rsidR="00965E7C" w:rsidRPr="00965E7C" w:rsidRDefault="00965E7C" w:rsidP="00965E7C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60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NEED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know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65E7C">
        <w:rPr>
          <w:rFonts w:ascii="Times New Roman" w:eastAsia="Times New Roman" w:hAnsi="Times New Roman" w:cs="Times New Roman"/>
          <w:sz w:val="24"/>
          <w:szCs w:val="24"/>
        </w:rPr>
        <w:t>minutes</w:t>
      </w:r>
      <w:proofErr w:type="spellEnd"/>
      <w:r w:rsidRPr="00965E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F98A88" w14:textId="15314F76" w:rsidR="00965E7C" w:rsidRPr="00965E7C" w:rsidRDefault="00965E7C" w:rsidP="00965E7C">
      <w:pPr>
        <w:pStyle w:val="a8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965E7C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https://youtu.be/gd7BXuUQ91w?si=Vo_FmYUrxtE9Y5ha</w:t>
        </w:r>
      </w:hyperlink>
    </w:p>
    <w:p w14:paraId="5112284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0A05C2D" w14:textId="0F2C38F8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 на дистрибутиві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FCF426" w14:textId="7D8FF396" w:rsidR="00134D72" w:rsidRDefault="00FA50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базов</w:t>
      </w:r>
      <w:proofErr w:type="spellEnd"/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</w:p>
    <w:p w14:paraId="1D2F52CA" w14:textId="41DF950B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3B87C1F6" w14:textId="766BE50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.10.2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28C525" w14:textId="4D3A156E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.10.2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2000EB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02777" w14:textId="77777777" w:rsidR="00134D7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7386CFE0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15E1C7CD" w14:textId="77777777" w:rsidR="00134D72" w:rsidRDefault="00134D7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C97A4" w14:textId="2F190B91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40E7B4DF" w14:textId="0D2C6879" w:rsidR="00FA5037" w:rsidRPr="00254F59" w:rsidRDefault="00254F59" w:rsidP="00254F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="00FA5037"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 необхідний теоретичний матеріал, зберегти використані джерела інформації, вказати поточні статуси виконання та терміни опрацювання.</w:t>
      </w:r>
    </w:p>
    <w:p w14:paraId="689B1D71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2BCC1384" w14:textId="7BB0A6B8" w:rsidR="00FA5037" w:rsidRPr="00254F59" w:rsidRDefault="00254F59" w:rsidP="00254F59">
      <w:pPr>
        <w:pStyle w:val="a8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Оволодіти навичками побудови схем алгоритмів у сервісі Draw.io та навчитися працювати з текстовими документами Word.</w:t>
      </w:r>
    </w:p>
    <w:p w14:paraId="4F157E4D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0BADEA92" w14:textId="3CB12264" w:rsidR="00FA5037" w:rsidRPr="00FA5037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 обліковий запис у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. Створити робочу дошку в командному просторі, розмістити свої картки із завданнями та здійснювати моніторинг власного й командного прогресу.</w:t>
      </w:r>
    </w:p>
    <w:p w14:paraId="2A0CA32E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51CE1609" w14:textId="4174B315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Сконфігурувати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підсистему WSL в ОС Windows та засвоїти основні інструкції для роботи з терміналом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A303E72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26C66866" w14:textId="361E8BF0" w:rsidR="00FA5037" w:rsidRPr="00FA5037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Завантажити, встановити та виконати первинне налаштування редактора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49FD53E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debugger</w:t>
      </w:r>
      <w:proofErr w:type="spellEnd"/>
    </w:p>
    <w:p w14:paraId="642C8145" w14:textId="751A36DD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Інсталювати необхідні плагіни для підтримки розробки мовами C/C++. Налаштувати систему підказок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IntelliSense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Запустити пробний проєкт, а також опанувати функціонал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налагоджувача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дебаггера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1A682F7A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471D0F0C" w14:textId="50E4D4B0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Створити профіль на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. Налаштувати інтеграцію між локальним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 та віддаленим сервісом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>. Опанувати процес створення онлайн-репозиторіїв.</w:t>
      </w:r>
    </w:p>
    <w:p w14:paraId="40D71BF9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488C4ADF" w14:textId="0D9721DD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Інсталювати систему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 у середовищі WSL.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Опанувати базований інструментарій для створення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комітів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 та управління гілками.</w:t>
      </w:r>
    </w:p>
    <w:p w14:paraId="49212919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3CD265E9" w14:textId="6DAD7CA3" w:rsidR="00FA5037" w:rsidRPr="00D6300E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платформі </w:t>
      </w:r>
      <w:proofErr w:type="spellStart"/>
      <w:r w:rsidRPr="00254F59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вирішити декілька завдань.</w:t>
      </w:r>
    </w:p>
    <w:p w14:paraId="657168C1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0211F635" w14:textId="02759422" w:rsidR="00FA5037" w:rsidRPr="00FA5037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Створити особистий репозиторій, організувати спільний проєкт із колегами та вивантажити туди вихідний код.</w:t>
      </w:r>
    </w:p>
    <w:p w14:paraId="2A1FF9BF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0B2BFF7A" w14:textId="12660614" w:rsidR="00FA5037" w:rsidRPr="00FA5037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Написати консольний додаток «Автономність портативної зарядної станції» мовою C++, забезпечити успішну компіляцію без попереджень і перевірити коректність роботи на тестових даних.</w:t>
      </w:r>
    </w:p>
    <w:p w14:paraId="31F49222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№12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6045034C" w14:textId="2132CD01" w:rsidR="00FA5037" w:rsidRPr="00F04870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Підготувати підсумковий звіт та зберегти його у відповідній директорії</w:t>
      </w:r>
      <w:r w:rsidRPr="00F048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епіку</w:t>
      </w:r>
    </w:p>
    <w:p w14:paraId="51D9EF86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№13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Evaluations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5E11401E" w14:textId="79C73336" w:rsidR="00FA5037" w:rsidRPr="00F04870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Оформити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 та отримати схвалення від двох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людей</w:t>
      </w:r>
    </w:p>
    <w:p w14:paraId="543FD9E2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№14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B”</w:t>
      </w:r>
    </w:p>
    <w:p w14:paraId="4451D052" w14:textId="0D3808AD" w:rsidR="00134D72" w:rsidRPr="000F000F" w:rsidRDefault="00F0487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Самостійно розв'язати задачу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платформі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870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D6300E" w:rsidRPr="00D630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4DF130" w14:textId="35F4E184" w:rsidR="00D6300E" w:rsidRPr="00D6300E" w:rsidRDefault="00D6300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22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7C5953" wp14:editId="537B8CDC">
            <wp:extent cx="3151675" cy="2312445"/>
            <wp:effectExtent l="0" t="0" r="0" b="0"/>
            <wp:docPr id="92356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4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836" cy="23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3F9" w14:textId="6FBA75E1" w:rsidR="00134D72" w:rsidRPr="000F000F" w:rsidRDefault="00D6300E">
      <w:pPr>
        <w:spacing w:after="200"/>
        <w:jc w:val="both"/>
        <w:rPr>
          <w:rFonts w:ascii="Times New Roman" w:eastAsia="Times New Roman" w:hAnsi="Times New Roman" w:cs="Times New Roman"/>
          <w:lang w:val="ru-RU"/>
        </w:rPr>
      </w:pPr>
      <w:r w:rsidRPr="00D6300E">
        <w:rPr>
          <w:rFonts w:ascii="Times New Roman" w:eastAsia="Times New Roman" w:hAnsi="Times New Roman" w:cs="Times New Roman"/>
        </w:rPr>
        <w:t xml:space="preserve">Рис 1. Обрана задача із </w:t>
      </w:r>
      <w:proofErr w:type="spellStart"/>
      <w:r w:rsidRPr="00D6300E">
        <w:rPr>
          <w:rFonts w:ascii="Times New Roman" w:eastAsia="Times New Roman" w:hAnsi="Times New Roman" w:cs="Times New Roman"/>
        </w:rPr>
        <w:t>Algotester</w:t>
      </w:r>
      <w:proofErr w:type="spellEnd"/>
    </w:p>
    <w:p w14:paraId="536BF59D" w14:textId="77777777" w:rsidR="00D6300E" w:rsidRPr="000F000F" w:rsidRDefault="00D6300E">
      <w:pPr>
        <w:spacing w:after="200"/>
        <w:jc w:val="both"/>
        <w:rPr>
          <w:rFonts w:ascii="Times New Roman" w:eastAsia="Times New Roman" w:hAnsi="Times New Roman" w:cs="Times New Roman"/>
          <w:lang w:val="ru-RU"/>
        </w:rPr>
      </w:pPr>
    </w:p>
    <w:p w14:paraId="66EC3430" w14:textId="5C429402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1B3DB230" w14:textId="77777777" w:rsidR="00D6300E" w:rsidRPr="00D6300E" w:rsidRDefault="00D6300E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Автономність портативної зарядної станції</w:t>
      </w:r>
    </w:p>
    <w:p w14:paraId="6B610B5D" w14:textId="30B49826" w:rsidR="00134D7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04FDE806" w14:textId="32FC28C8" w:rsidR="00134D72" w:rsidRDefault="00134D7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790688" w14:textId="77777777" w:rsidR="00D6300E" w:rsidRPr="00D6300E" w:rsidRDefault="00D6300E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6300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практичної задачі</w:t>
      </w:r>
    </w:p>
    <w:p w14:paraId="52333F77" w14:textId="006D1E4A" w:rsidR="00134D72" w:rsidRDefault="00D6300E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7E9730" wp14:editId="21722309">
            <wp:extent cx="2457450" cy="8858250"/>
            <wp:effectExtent l="0" t="0" r="0" b="0"/>
            <wp:docPr id="103845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9801" w14:textId="34842361" w:rsidR="00D6300E" w:rsidRPr="00D6300E" w:rsidRDefault="00D6300E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Планований час на реалізацію</w:t>
      </w:r>
      <w:r w:rsidRPr="00D6300E">
        <w:rPr>
          <w:rFonts w:ascii="Times New Roman" w:eastAsia="Times New Roman" w:hAnsi="Times New Roman" w:cs="Times New Roman"/>
          <w:sz w:val="24"/>
          <w:szCs w:val="24"/>
          <w:lang w:val="ru-RU"/>
        </w:rPr>
        <w:t>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година</w:t>
      </w:r>
    </w:p>
    <w:p w14:paraId="65084189" w14:textId="19881E60" w:rsidR="00134D72" w:rsidRPr="00D6300E" w:rsidRDefault="00000000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715ED7BF" w14:textId="2C90FBB0" w:rsidR="00D6300E" w:rsidRPr="00D6300E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 xml:space="preserve">Введення та виведення інформації здійснюються за допомогою потокових операторів </w:t>
      </w:r>
      <w:proofErr w:type="spellStart"/>
      <w:r w:rsidRPr="00D6300E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D6300E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D6300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4D8B2CA" w14:textId="77777777" w:rsidR="00D6300E" w:rsidRPr="00D6300E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>Перевірка коректності даних відбувається миттєво після їх отримання.</w:t>
      </w:r>
    </w:p>
    <w:p w14:paraId="08C7104C" w14:textId="50BBC925" w:rsidR="00134D72" w:rsidRPr="00663F06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>Обчислення виконуються послідовно</w:t>
      </w:r>
      <w:r w:rsid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E8282C5" w14:textId="77777777" w:rsidR="00663F06" w:rsidRPr="00663F06" w:rsidRDefault="00663F06" w:rsidP="00663F06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9309A" w14:textId="2BE75B7C" w:rsidR="00663F06" w:rsidRDefault="00663F06" w:rsidP="00663F0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Програма №2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“A плюс B”</w:t>
      </w:r>
    </w:p>
    <w:p w14:paraId="57DBF929" w14:textId="33FEE3E3" w:rsidR="00663F06" w:rsidRPr="00663F06" w:rsidRDefault="00663F06" w:rsidP="00663F0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 15 хв.</w:t>
      </w:r>
    </w:p>
    <w:p w14:paraId="19150E8D" w14:textId="77777777" w:rsidR="00663F06" w:rsidRPr="00663F06" w:rsidRDefault="00663F06" w:rsidP="00663F0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7C8D9D2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5E6B3D6A" w14:textId="77777777" w:rsidR="00663F06" w:rsidRPr="00663F06" w:rsidRDefault="00663F06" w:rsidP="00663F06">
      <w:pPr>
        <w:rPr>
          <w:lang w:val="uk-UA"/>
        </w:rPr>
      </w:pPr>
    </w:p>
    <w:p w14:paraId="302FDF80" w14:textId="77777777" w:rsidR="00663F06" w:rsidRDefault="00663F06" w:rsidP="00663F0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08DDE95A" w14:textId="566BE839" w:rsidR="00134D72" w:rsidRDefault="00134D72" w:rsidP="00663F06">
      <w:pPr>
        <w:rPr>
          <w:noProof/>
          <w:lang w:val="uk-UA"/>
        </w:rPr>
      </w:pPr>
    </w:p>
    <w:p w14:paraId="3FD69975" w14:textId="1FBD984D" w:rsidR="00663F06" w:rsidRPr="000F000F" w:rsidRDefault="00663F06" w:rsidP="00663F06">
      <w:pPr>
        <w:rPr>
          <w:noProof/>
          <w:lang w:val="ru-RU"/>
        </w:rPr>
      </w:pPr>
      <w:r w:rsidRPr="00663F06">
        <w:rPr>
          <w:noProof/>
          <w:lang w:val="ru-RU"/>
        </w:rPr>
        <w:t>-</w:t>
      </w:r>
      <w:r>
        <w:rPr>
          <w:noProof/>
          <w:lang w:val="uk-UA"/>
        </w:rPr>
        <w:t xml:space="preserve">Створив блок-схему в </w:t>
      </w:r>
      <w:r>
        <w:rPr>
          <w:noProof/>
          <w:lang w:val="en-US"/>
        </w:rPr>
        <w:t>draw</w:t>
      </w:r>
      <w:r w:rsidRPr="00663F06">
        <w:rPr>
          <w:noProof/>
          <w:lang w:val="ru-RU"/>
        </w:rPr>
        <w:t>.</w:t>
      </w:r>
      <w:r>
        <w:rPr>
          <w:noProof/>
          <w:lang w:val="en-US"/>
        </w:rPr>
        <w:t>io</w:t>
      </w:r>
    </w:p>
    <w:p w14:paraId="592B4D28" w14:textId="560F7878" w:rsidR="00663F06" w:rsidRPr="00663F06" w:rsidRDefault="00663F06" w:rsidP="00663F06">
      <w:pPr>
        <w:rPr>
          <w:lang w:val="ru-RU"/>
        </w:rPr>
      </w:pPr>
      <w:r w:rsidRPr="00663F06">
        <w:rPr>
          <w:noProof/>
          <w:lang w:val="ru-RU"/>
        </w:rPr>
        <w:drawing>
          <wp:inline distT="0" distB="0" distL="0" distR="0" wp14:anchorId="2A8D7A3F" wp14:editId="0B6879C5">
            <wp:extent cx="5733415" cy="3039110"/>
            <wp:effectExtent l="0" t="0" r="635" b="8890"/>
            <wp:docPr id="82031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7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9EF" w14:textId="59F7BC70" w:rsidR="00134D7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63F06" w:rsidRPr="00663F0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663F0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локсхем</w:t>
      </w:r>
      <w:proofErr w:type="spellEnd"/>
      <w:r w:rsidR="00663F0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77489E0D" w14:textId="77777777" w:rsidR="00134D72" w:rsidRDefault="00134D7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45CD2" w14:textId="2AAF46A7" w:rsidR="00134D7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63F0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14:paraId="4EC9C71E" w14:textId="207D2C7D" w:rsidR="00134D72" w:rsidRPr="00851410" w:rsidRDefault="00663F06">
      <w:pPr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дошку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трелло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чеклісти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Надав т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імейтам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можливість переглядати та оцінювати мій прогрес.</w:t>
      </w:r>
    </w:p>
    <w:p w14:paraId="2DE8BA24" w14:textId="1EAEBCF3" w:rsidR="00134D72" w:rsidRPr="00851410" w:rsidRDefault="00851410" w:rsidP="0085141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4BB9DD" wp14:editId="7C75026C">
            <wp:extent cx="5733415" cy="3723640"/>
            <wp:effectExtent l="0" t="0" r="635" b="0"/>
            <wp:docPr id="159754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5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4AA" w14:textId="25915D27" w:rsidR="00134D7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8514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6809441A" w14:textId="77777777" w:rsidR="00851410" w:rsidRPr="00851410" w:rsidRDefault="008514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268CC2EC" w14:textId="19A1625B" w:rsidR="00134D72" w:rsidRPr="00851410" w:rsidRDefault="00851410" w:rsidP="0085141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F46F135" wp14:editId="7C6399FE">
            <wp:extent cx="5733415" cy="4229100"/>
            <wp:effectExtent l="0" t="0" r="635" b="0"/>
            <wp:docPr id="141356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255" w14:textId="69853ED3" w:rsidR="00134D7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851410" w:rsidRPr="008514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8514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Додані завдання</w:t>
      </w:r>
    </w:p>
    <w:p w14:paraId="56EDDD59" w14:textId="2B6FB07E" w:rsidR="00851410" w:rsidRPr="00851410" w:rsidRDefault="008514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51410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lastRenderedPageBreak/>
        <w:drawing>
          <wp:inline distT="0" distB="0" distL="0" distR="0" wp14:anchorId="76D2A16B" wp14:editId="0987894D">
            <wp:extent cx="4740051" cy="2560542"/>
            <wp:effectExtent l="0" t="0" r="3810" b="0"/>
            <wp:docPr id="11588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5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C02" w14:textId="77777777" w:rsidR="00134D72" w:rsidRDefault="00134D7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20077" w14:textId="7B99EBF6" w:rsidR="00851410" w:rsidRDefault="00851410" w:rsidP="00851410">
      <w:pPr>
        <w:spacing w:line="240" w:lineRule="auto"/>
        <w:ind w:left="288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Додані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чеклісти</w:t>
      </w:r>
      <w:proofErr w:type="spellEnd"/>
    </w:p>
    <w:p w14:paraId="53564280" w14:textId="77777777" w:rsidR="00851410" w:rsidRPr="00851410" w:rsidRDefault="00851410" w:rsidP="00851410">
      <w:pPr>
        <w:spacing w:line="240" w:lineRule="auto"/>
        <w:ind w:left="288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788002B9" w14:textId="77777777" w:rsidR="00851410" w:rsidRDefault="00851410" w:rsidP="00851410">
      <w:pPr>
        <w:pStyle w:val="a8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85141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851410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proofErr w:type="spellStart"/>
      <w:r w:rsidRPr="00851410">
        <w:rPr>
          <w:rFonts w:eastAsia="Times New Roman" w:cs="Times New Roman"/>
          <w:b/>
          <w:bCs/>
          <w:sz w:val="28"/>
          <w:szCs w:val="28"/>
        </w:rPr>
        <w:t>Configuration</w:t>
      </w:r>
      <w:proofErr w:type="spellEnd"/>
      <w:r w:rsidRPr="00851410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851410">
        <w:rPr>
          <w:rFonts w:eastAsia="Times New Roman" w:cs="Times New Roman"/>
          <w:b/>
          <w:bCs/>
          <w:sz w:val="28"/>
          <w:szCs w:val="28"/>
        </w:rPr>
        <w:t>Linux</w:t>
      </w:r>
      <w:proofErr w:type="spellEnd"/>
      <w:r w:rsidRPr="0085141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851410">
        <w:rPr>
          <w:rFonts w:eastAsia="Times New Roman" w:cs="Times New Roman"/>
          <w:b/>
          <w:bCs/>
          <w:sz w:val="28"/>
          <w:szCs w:val="28"/>
        </w:rPr>
        <w:t>Console</w:t>
      </w:r>
      <w:proofErr w:type="spellEnd"/>
      <w:r w:rsidRPr="00851410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851410">
        <w:rPr>
          <w:rFonts w:eastAsia="Times New Roman" w:cs="Times New Roman"/>
          <w:b/>
          <w:bCs/>
          <w:sz w:val="28"/>
          <w:szCs w:val="28"/>
        </w:rPr>
        <w:t>Commands</w:t>
      </w:r>
      <w:proofErr w:type="spellEnd"/>
    </w:p>
    <w:p w14:paraId="39AB2EF4" w14:textId="71E59C17" w:rsidR="00851410" w:rsidRPr="00851410" w:rsidRDefault="00851410" w:rsidP="0085141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51410">
        <w:rPr>
          <w:rFonts w:eastAsia="Times New Roman" w:cs="Times New Roman"/>
          <w:sz w:val="28"/>
          <w:szCs w:val="28"/>
          <w:lang w:val="uk-UA"/>
        </w:rPr>
        <w:t>-</w:t>
      </w:r>
      <w:r w:rsidRPr="00851410">
        <w:rPr>
          <w:rFonts w:eastAsia="Times New Roman" w:cs="Times New Roman"/>
          <w:sz w:val="20"/>
          <w:szCs w:val="20"/>
          <w:lang w:val="uk-UA"/>
        </w:rPr>
        <w:t xml:space="preserve">за допомогою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</w:t>
      </w:r>
      <w:proofErr w:type="spellStart"/>
      <w:r w:rsidRPr="00851410">
        <w:rPr>
          <w:rFonts w:ascii="Times New Roman" w:eastAsia="Times New Roman" w:hAnsi="Times New Roman" w:cs="Times New Roman"/>
          <w:sz w:val="24"/>
          <w:szCs w:val="24"/>
        </w:rPr>
        <w:t>айл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Pr="00851410">
        <w:rPr>
          <w:rFonts w:ascii="Times New Roman" w:eastAsia="Times New Roman" w:hAnsi="Times New Roman" w:cs="Times New Roman"/>
          <w:sz w:val="24"/>
          <w:szCs w:val="24"/>
        </w:rPr>
        <w:t xml:space="preserve"> “СШІ ОП — </w:t>
      </w:r>
      <w:proofErr w:type="spellStart"/>
      <w:r w:rsidRPr="00851410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851410">
        <w:rPr>
          <w:rFonts w:ascii="Times New Roman" w:eastAsia="Times New Roman" w:hAnsi="Times New Roman" w:cs="Times New Roman"/>
          <w:sz w:val="24"/>
          <w:szCs w:val="24"/>
        </w:rPr>
        <w:t xml:space="preserve"> 1 — </w:t>
      </w:r>
      <w:proofErr w:type="spellStart"/>
      <w:r w:rsidRPr="00851410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851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1410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851410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встановив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>-26.04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створив користувача, встановив компілятор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</w:t>
      </w:r>
      <w:proofErr w:type="spellEnd"/>
    </w:p>
    <w:p w14:paraId="377A75ED" w14:textId="16F685B0" w:rsidR="00851410" w:rsidRPr="00851410" w:rsidRDefault="00851410" w:rsidP="0085141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736B29" wp14:editId="65F30875">
            <wp:extent cx="5733415" cy="3905250"/>
            <wp:effectExtent l="0" t="0" r="635" b="0"/>
            <wp:docPr id="140624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7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901C" w14:textId="773517DC" w:rsidR="00851410" w:rsidRPr="00851410" w:rsidRDefault="00851410" w:rsidP="00851410">
      <w:pPr>
        <w:pStyle w:val="a8"/>
        <w:rPr>
          <w:rFonts w:eastAsia="Times New Roman" w:cs="Times New Roman"/>
          <w:color w:val="000000"/>
          <w:sz w:val="20"/>
          <w:szCs w:val="20"/>
        </w:rPr>
      </w:pPr>
    </w:p>
    <w:p w14:paraId="5D6FD7FC" w14:textId="10A210B3" w:rsidR="00134D72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BDD04A" w14:textId="29C2C3FF" w:rsidR="00134D72" w:rsidRPr="00666653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Встановлений </w:t>
      </w:r>
      <w:r w:rsid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Ubuntu-26.04</w:t>
      </w:r>
    </w:p>
    <w:p w14:paraId="5AEC7661" w14:textId="77777777" w:rsidR="00134D72" w:rsidRDefault="00134D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D94F84" w14:textId="34D5ACF3" w:rsidR="00666653" w:rsidRPr="00666653" w:rsidRDefault="00666653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58BCAC" wp14:editId="5B4AD685">
            <wp:extent cx="5624047" cy="2408129"/>
            <wp:effectExtent l="0" t="0" r="0" b="0"/>
            <wp:docPr id="184097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8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800C" w14:textId="75300632" w:rsidR="00666653" w:rsidRPr="00666653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встановленого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Ubuntu-26.04</w:t>
      </w:r>
    </w:p>
    <w:p w14:paraId="4BEAA82C" w14:textId="77777777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8F70847" w14:textId="17E28E8C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8355CB" wp14:editId="7C25199A">
            <wp:extent cx="5733415" cy="2685415"/>
            <wp:effectExtent l="0" t="0" r="635" b="635"/>
            <wp:docPr id="202091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8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8BDE" w14:textId="5C599E8F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створеного користувача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</w:t>
      </w:r>
      <w:r w:rsidRP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-26.04</w:t>
      </w:r>
    </w:p>
    <w:p w14:paraId="201137AC" w14:textId="77777777" w:rsidR="00666653" w:rsidRPr="000F000F" w:rsidRDefault="00666653" w:rsidP="00666653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AA39720" w14:textId="39A1D3AD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04272B6" wp14:editId="63CC43AC">
            <wp:extent cx="5733415" cy="2639695"/>
            <wp:effectExtent l="0" t="0" r="635" b="8255"/>
            <wp:docPr id="72882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8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F396" w14:textId="22D2793D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lastRenderedPageBreak/>
        <w:t xml:space="preserve">Рис </w:t>
      </w:r>
      <w:r w:rsidRP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встановленого компілятора і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дебагера</w:t>
      </w:r>
      <w:proofErr w:type="spellEnd"/>
    </w:p>
    <w:p w14:paraId="62D36412" w14:textId="77777777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06DA726F" w14:textId="72578B3A" w:rsidR="00666653" w:rsidRPr="00666653" w:rsidRDefault="00666653" w:rsidP="00B075D2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66653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23851FCA" wp14:editId="737065C2">
            <wp:extent cx="5733415" cy="2658745"/>
            <wp:effectExtent l="0" t="0" r="635" b="8255"/>
            <wp:docPr id="153202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4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DE4" w14:textId="77777777" w:rsidR="00666653" w:rsidRPr="00B075D2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8F787DC" w14:textId="56EB5DBE" w:rsidR="00666653" w:rsidRPr="00B075D2" w:rsidRDefault="00666653" w:rsidP="00666653">
      <w:pPr>
        <w:spacing w:after="200"/>
        <w:ind w:left="216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 w:rsidR="00B075D2"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Виконання базових команд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-26.04</w:t>
      </w:r>
    </w:p>
    <w:p w14:paraId="1FB289A5" w14:textId="414C1FFE" w:rsidR="00B075D2" w:rsidRPr="00B075D2" w:rsidRDefault="00B075D2" w:rsidP="00B075D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075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CB0F69" wp14:editId="01AACB5E">
            <wp:extent cx="5733415" cy="3050540"/>
            <wp:effectExtent l="0" t="0" r="635" b="0"/>
            <wp:docPr id="196183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9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03A" w14:textId="7BC9983E" w:rsidR="00B075D2" w:rsidRPr="00B075D2" w:rsidRDefault="00B075D2" w:rsidP="00B075D2">
      <w:pPr>
        <w:spacing w:after="200"/>
        <w:ind w:left="216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Встановлений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Visual Studio Code</w:t>
      </w:r>
    </w:p>
    <w:p w14:paraId="75EEA1D4" w14:textId="77777777" w:rsidR="00B075D2" w:rsidRDefault="00B075D2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debugger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14:paraId="788A3234" w14:textId="0350047A" w:rsidR="00B075D2" w:rsidRDefault="00B075D2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proofErr w:type="spellStart"/>
      <w:r w:rsidRPr="00B075D2">
        <w:rPr>
          <w:rFonts w:ascii="Times New Roman" w:eastAsia="Times New Roman" w:hAnsi="Times New Roman" w:cs="Times New Roman"/>
          <w:sz w:val="24"/>
          <w:szCs w:val="24"/>
        </w:rPr>
        <w:t>Встанов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proofErr w:type="spellEnd"/>
      <w:r w:rsidRPr="00B075D2">
        <w:rPr>
          <w:rFonts w:ascii="Times New Roman" w:eastAsia="Times New Roman" w:hAnsi="Times New Roman" w:cs="Times New Roman"/>
          <w:sz w:val="24"/>
          <w:szCs w:val="24"/>
        </w:rPr>
        <w:t xml:space="preserve"> необхідні розширення для V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Studio Code</w:t>
      </w:r>
      <w:r w:rsidRPr="00B075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075D2">
        <w:rPr>
          <w:rFonts w:ascii="Times New Roman" w:eastAsia="Times New Roman" w:hAnsi="Times New Roman" w:cs="Times New Roman"/>
          <w:sz w:val="24"/>
          <w:szCs w:val="24"/>
        </w:rPr>
        <w:t>Remote</w:t>
      </w:r>
      <w:proofErr w:type="spellEnd"/>
      <w:r w:rsidRPr="00B075D2">
        <w:rPr>
          <w:rFonts w:ascii="Times New Roman" w:eastAsia="Times New Roman" w:hAnsi="Times New Roman" w:cs="Times New Roman"/>
          <w:sz w:val="24"/>
          <w:szCs w:val="24"/>
        </w:rPr>
        <w:t>-WSL, C/C++ в контексті WSL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88AFDF" w14:textId="0F992C29" w:rsidR="00356ECC" w:rsidRPr="00356ECC" w:rsidRDefault="00356ECC" w:rsidP="00356ECC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6EC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D10EF6" wp14:editId="5E8C1152">
            <wp:extent cx="5733415" cy="2917825"/>
            <wp:effectExtent l="0" t="0" r="635" b="0"/>
            <wp:docPr id="57817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8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D3F5" w14:textId="49B6ED04" w:rsidR="00356ECC" w:rsidRPr="00356ECC" w:rsidRDefault="00356ECC" w:rsidP="00356ECC">
      <w:pPr>
        <w:spacing w:after="200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Перевірка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дебагеру</w:t>
      </w:r>
      <w:proofErr w:type="spellEnd"/>
    </w:p>
    <w:p w14:paraId="5FB1A9A4" w14:textId="77777777" w:rsidR="00356ECC" w:rsidRDefault="00356ECC" w:rsidP="00356ECC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AA0271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AA0271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AA0271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0271">
        <w:rPr>
          <w:rFonts w:eastAsia="Times New Roman" w:cs="Times New Roman"/>
          <w:b/>
          <w:bCs/>
          <w:sz w:val="28"/>
          <w:szCs w:val="28"/>
        </w:rPr>
        <w:t>Configuration</w:t>
      </w:r>
      <w:proofErr w:type="spellEnd"/>
      <w:r w:rsidRPr="00AA0271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AA0271">
        <w:rPr>
          <w:rFonts w:eastAsia="Times New Roman" w:cs="Times New Roman"/>
          <w:b/>
          <w:bCs/>
          <w:sz w:val="28"/>
          <w:szCs w:val="28"/>
        </w:rPr>
        <w:t>GitHub</w:t>
      </w:r>
      <w:proofErr w:type="spellEnd"/>
    </w:p>
    <w:p w14:paraId="06B440A7" w14:textId="15F7AD1C" w:rsidR="00356ECC" w:rsidRPr="000F000F" w:rsidRDefault="00356ECC" w:rsidP="00356ECC">
      <w:pPr>
        <w:rPr>
          <w:rFonts w:eastAsia="Times New Roman" w:cs="Times New Roman"/>
          <w:sz w:val="20"/>
          <w:szCs w:val="20"/>
          <w:lang w:val="ru-RU"/>
        </w:rPr>
      </w:pPr>
      <w:r>
        <w:rPr>
          <w:rFonts w:eastAsia="Times New Roman" w:cs="Times New Roman"/>
          <w:sz w:val="20"/>
          <w:szCs w:val="20"/>
          <w:lang w:val="ru-RU"/>
        </w:rPr>
        <w:t xml:space="preserve">-Створив </w:t>
      </w:r>
      <w:proofErr w:type="spellStart"/>
      <w:r>
        <w:rPr>
          <w:rFonts w:eastAsia="Times New Roman" w:cs="Times New Roman"/>
          <w:sz w:val="20"/>
          <w:szCs w:val="20"/>
          <w:lang w:val="ru-RU"/>
        </w:rPr>
        <w:t>акаунт</w:t>
      </w:r>
      <w:proofErr w:type="spellEnd"/>
      <w:r>
        <w:rPr>
          <w:rFonts w:eastAsia="Times New Roman" w:cs="Times New Roman"/>
          <w:sz w:val="20"/>
          <w:szCs w:val="20"/>
          <w:lang w:val="ru-RU"/>
        </w:rPr>
        <w:t xml:space="preserve"> в Г</w:t>
      </w:r>
      <w:proofErr w:type="spellStart"/>
      <w:r>
        <w:rPr>
          <w:rFonts w:eastAsia="Times New Roman" w:cs="Times New Roman"/>
          <w:sz w:val="20"/>
          <w:szCs w:val="20"/>
          <w:lang w:val="uk-UA"/>
        </w:rPr>
        <w:t>ітхаб</w:t>
      </w:r>
      <w:proofErr w:type="spellEnd"/>
      <w:r>
        <w:rPr>
          <w:rFonts w:eastAsia="Times New Roman" w:cs="Times New Roman"/>
          <w:sz w:val="20"/>
          <w:szCs w:val="20"/>
          <w:lang w:val="uk-UA"/>
        </w:rPr>
        <w:t xml:space="preserve">, згенерував ключ </w:t>
      </w:r>
      <w:r>
        <w:rPr>
          <w:rFonts w:eastAsia="Times New Roman" w:cs="Times New Roman"/>
          <w:sz w:val="20"/>
          <w:szCs w:val="20"/>
          <w:lang w:val="en-US"/>
        </w:rPr>
        <w:t>SSH</w:t>
      </w:r>
      <w:r w:rsidRPr="00356ECC">
        <w:rPr>
          <w:rFonts w:eastAsia="Times New Roman" w:cs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/>
          <w:sz w:val="20"/>
          <w:szCs w:val="20"/>
          <w:lang w:val="uk-UA"/>
        </w:rPr>
        <w:t>та додав його до акаунту.</w:t>
      </w:r>
    </w:p>
    <w:p w14:paraId="1D1E1A32" w14:textId="77777777" w:rsidR="00356ECC" w:rsidRPr="000F000F" w:rsidRDefault="00356ECC" w:rsidP="00356ECC">
      <w:pPr>
        <w:rPr>
          <w:rFonts w:eastAsia="Times New Roman" w:cs="Times New Roman"/>
          <w:sz w:val="20"/>
          <w:szCs w:val="20"/>
          <w:lang w:val="ru-RU"/>
        </w:rPr>
      </w:pPr>
    </w:p>
    <w:p w14:paraId="22C6B1D4" w14:textId="24709BFB" w:rsidR="00356ECC" w:rsidRPr="00356ECC" w:rsidRDefault="00356ECC" w:rsidP="00356ECC">
      <w:pPr>
        <w:rPr>
          <w:rFonts w:eastAsia="Times New Roman" w:cs="Times New Roman"/>
          <w:sz w:val="20"/>
          <w:szCs w:val="20"/>
          <w:lang w:val="en-US"/>
        </w:rPr>
      </w:pPr>
      <w:r w:rsidRPr="00356ECC">
        <w:rPr>
          <w:rFonts w:eastAsia="Times New Roman" w:cs="Times New Roman"/>
          <w:noProof/>
          <w:sz w:val="20"/>
          <w:szCs w:val="20"/>
          <w:lang w:val="en-US"/>
        </w:rPr>
        <w:drawing>
          <wp:inline distT="0" distB="0" distL="0" distR="0" wp14:anchorId="0F1C9FBD" wp14:editId="1660235F">
            <wp:extent cx="5733415" cy="851535"/>
            <wp:effectExtent l="0" t="0" r="635" b="5715"/>
            <wp:docPr id="81917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6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62DE" w14:textId="1E978CC3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Перевірка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SSH</w:t>
      </w:r>
      <w:r w:rsidRPr="00356EC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ключа</w:t>
      </w:r>
    </w:p>
    <w:p w14:paraId="50826CA0" w14:textId="77777777" w:rsidR="00356ECC" w:rsidRPr="00356ECC" w:rsidRDefault="00356ECC" w:rsidP="00356ECC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93AAF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93AAF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proofErr w:type="spellStart"/>
      <w:r w:rsidRPr="00993AAF">
        <w:rPr>
          <w:rFonts w:eastAsia="Times New Roman" w:cs="Times New Roman"/>
          <w:b/>
          <w:bCs/>
          <w:sz w:val="28"/>
          <w:szCs w:val="28"/>
        </w:rPr>
        <w:t>Configuration</w:t>
      </w:r>
      <w:proofErr w:type="spellEnd"/>
      <w:r w:rsidRPr="00993AAF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993AAF">
        <w:rPr>
          <w:rFonts w:eastAsia="Times New Roman" w:cs="Times New Roman"/>
          <w:b/>
          <w:bCs/>
          <w:sz w:val="28"/>
          <w:szCs w:val="28"/>
        </w:rPr>
        <w:t>Git</w:t>
      </w:r>
      <w:proofErr w:type="spellEnd"/>
    </w:p>
    <w:p w14:paraId="625DED0D" w14:textId="6F7DDB77" w:rsidR="00356ECC" w:rsidRPr="000F000F" w:rsidRDefault="00356ECC" w:rsidP="00356ECC">
      <w:pPr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uk-UA"/>
        </w:rPr>
        <w:t xml:space="preserve">Встановив </w:t>
      </w:r>
      <w:r>
        <w:rPr>
          <w:rFonts w:eastAsia="Times New Roman" w:cs="Times New Roman"/>
          <w:szCs w:val="24"/>
          <w:lang w:val="en-US"/>
        </w:rPr>
        <w:t>Git</w:t>
      </w:r>
      <w:r w:rsidRPr="00356ECC"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uk-UA"/>
        </w:rPr>
        <w:t xml:space="preserve">в </w:t>
      </w:r>
      <w:r>
        <w:rPr>
          <w:rFonts w:eastAsia="Times New Roman" w:cs="Times New Roman"/>
          <w:szCs w:val="24"/>
          <w:lang w:val="en-US"/>
        </w:rPr>
        <w:t>WSL</w:t>
      </w:r>
      <w:r>
        <w:rPr>
          <w:rFonts w:eastAsia="Times New Roman" w:cs="Times New Roman"/>
          <w:szCs w:val="24"/>
          <w:lang w:val="uk-UA"/>
        </w:rPr>
        <w:t xml:space="preserve">, підключив користувача, клонував репозиторій у </w:t>
      </w:r>
      <w:proofErr w:type="spellStart"/>
      <w:r>
        <w:rPr>
          <w:rFonts w:eastAsia="Times New Roman" w:cs="Times New Roman"/>
          <w:szCs w:val="24"/>
          <w:lang w:val="uk-UA"/>
        </w:rPr>
        <w:t>Лінукс</w:t>
      </w:r>
      <w:proofErr w:type="spellEnd"/>
      <w:r>
        <w:rPr>
          <w:rFonts w:eastAsia="Times New Roman" w:cs="Times New Roman"/>
          <w:szCs w:val="24"/>
          <w:lang w:val="uk-UA"/>
        </w:rPr>
        <w:t>.</w:t>
      </w:r>
    </w:p>
    <w:p w14:paraId="4B07DACF" w14:textId="77777777" w:rsidR="00356ECC" w:rsidRPr="000F000F" w:rsidRDefault="00356ECC" w:rsidP="00356ECC">
      <w:pPr>
        <w:rPr>
          <w:rFonts w:eastAsia="Times New Roman" w:cs="Times New Roman"/>
          <w:szCs w:val="24"/>
          <w:lang w:val="ru-RU"/>
        </w:rPr>
      </w:pPr>
    </w:p>
    <w:p w14:paraId="5F698AEF" w14:textId="237A03E5" w:rsidR="00356ECC" w:rsidRPr="00356ECC" w:rsidRDefault="00356ECC" w:rsidP="00356ECC">
      <w:pPr>
        <w:rPr>
          <w:rFonts w:eastAsia="Times New Roman" w:cs="Times New Roman"/>
          <w:szCs w:val="24"/>
          <w:lang w:val="en-US"/>
        </w:rPr>
      </w:pPr>
      <w:r w:rsidRPr="00356EC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1AF43DFD" wp14:editId="26FAC590">
            <wp:extent cx="3856054" cy="807790"/>
            <wp:effectExtent l="0" t="0" r="0" b="0"/>
            <wp:docPr id="85632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8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A8DD" w14:textId="6A48222B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Налаштований користувач</w:t>
      </w:r>
    </w:p>
    <w:p w14:paraId="4B49F66D" w14:textId="59DFF833" w:rsid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6ECC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24DABDCC" wp14:editId="76AFF51A">
            <wp:extent cx="2644369" cy="1851820"/>
            <wp:effectExtent l="0" t="0" r="3810" b="0"/>
            <wp:docPr id="139993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8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CEB2" w14:textId="0766DCAB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54102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Клонований репозиторій</w:t>
      </w:r>
    </w:p>
    <w:p w14:paraId="5A47281E" w14:textId="77777777" w:rsidR="00356ECC" w:rsidRPr="000F000F" w:rsidRDefault="00356ECC" w:rsidP="00356ECC">
      <w:pP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lastRenderedPageBreak/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9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Configuration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Algotester</w:t>
      </w:r>
      <w:proofErr w:type="spellEnd"/>
    </w:p>
    <w:p w14:paraId="510224B6" w14:textId="7DB63716" w:rsid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-Створив акаунт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Algotester</w:t>
      </w:r>
      <w:proofErr w:type="spellEnd"/>
      <w:r w:rsidRPr="0054102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r w:rsidR="0054102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доєднався до </w:t>
      </w:r>
      <w:proofErr w:type="spellStart"/>
      <w:r w:rsidR="0054102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>контесту</w:t>
      </w:r>
      <w:proofErr w:type="spellEnd"/>
    </w:p>
    <w:p w14:paraId="2052CB23" w14:textId="7D07FFC1" w:rsidR="00541028" w:rsidRPr="00541028" w:rsidRDefault="00541028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 w:rsidRPr="00541028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val="uk-UA"/>
        </w:rPr>
        <w:drawing>
          <wp:inline distT="0" distB="0" distL="0" distR="0" wp14:anchorId="36EB9576" wp14:editId="641F64B0">
            <wp:extent cx="5733415" cy="3723640"/>
            <wp:effectExtent l="0" t="0" r="635" b="0"/>
            <wp:docPr id="1920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DD28" w14:textId="234DDD79" w:rsidR="00541028" w:rsidRDefault="00541028" w:rsidP="00541028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Контест</w:t>
      </w:r>
      <w:proofErr w:type="spellEnd"/>
    </w:p>
    <w:p w14:paraId="69A5155D" w14:textId="77777777" w:rsidR="0037361D" w:rsidRDefault="0037361D" w:rsidP="0037361D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10 </w:t>
      </w:r>
      <w:r w:rsidRPr="0072001C">
        <w:rPr>
          <w:rFonts w:eastAsia="Times New Roman" w:cs="Times New Roman"/>
          <w:b/>
          <w:bCs/>
          <w:sz w:val="28"/>
          <w:szCs w:val="28"/>
          <w:lang w:val="en-US"/>
        </w:rPr>
        <w:t xml:space="preserve">Configuration: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Create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Own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Git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Repo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and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Exchange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Files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with</w:t>
      </w:r>
      <w:proofErr w:type="spellEnd"/>
      <w:r w:rsidRPr="0072001C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72001C">
        <w:rPr>
          <w:rFonts w:eastAsia="Times New Roman" w:cs="Times New Roman"/>
          <w:b/>
          <w:bCs/>
          <w:sz w:val="28"/>
          <w:szCs w:val="28"/>
        </w:rPr>
        <w:t>Teammate</w:t>
      </w:r>
      <w:proofErr w:type="spellEnd"/>
    </w:p>
    <w:p w14:paraId="7FF80A03" w14:textId="683A7D05" w:rsidR="0037361D" w:rsidRDefault="0037361D" w:rsidP="0037361D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-Створив </w:t>
      </w:r>
      <w:r w:rsidR="00BD2CA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власний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>репозиторій</w:t>
      </w:r>
      <w:r w:rsidR="00BD2CA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 і додав туди декілька файлів</w:t>
      </w:r>
    </w:p>
    <w:p w14:paraId="3F09AA47" w14:textId="457C6249" w:rsidR="00BD2CA9" w:rsidRPr="0037361D" w:rsidRDefault="00BD2CA9" w:rsidP="0037361D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 w:rsidRPr="00BD2CA9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val="uk-UA"/>
        </w:rPr>
        <w:lastRenderedPageBreak/>
        <w:drawing>
          <wp:inline distT="0" distB="0" distL="0" distR="0" wp14:anchorId="4FD36B1A" wp14:editId="76855DA5">
            <wp:extent cx="5733415" cy="3625850"/>
            <wp:effectExtent l="0" t="0" r="635" b="0"/>
            <wp:docPr id="87063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17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60C" w14:textId="56D84397" w:rsidR="00356ECC" w:rsidRP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E6BE5E" w14:textId="52AB734C" w:rsidR="00BD2CA9" w:rsidRDefault="00BD2CA9" w:rsidP="00BD2CA9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8. Власний репозиторій</w:t>
      </w:r>
    </w:p>
    <w:p w14:paraId="0269A8A1" w14:textId="0965936F" w:rsidR="00BD2CA9" w:rsidRDefault="00BD2CA9" w:rsidP="00BD2CA9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D2CA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8D5BD67" wp14:editId="756A620A">
            <wp:extent cx="5733415" cy="3053715"/>
            <wp:effectExtent l="0" t="0" r="635" b="0"/>
            <wp:docPr id="174678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2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7E36" w14:textId="551BED00" w:rsidR="00BD2CA9" w:rsidRDefault="00BD2CA9" w:rsidP="00BD2CA9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Доадв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файли</w:t>
      </w:r>
    </w:p>
    <w:p w14:paraId="37D03481" w14:textId="77777777" w:rsidR="00DA50F0" w:rsidRDefault="00DA50F0" w:rsidP="00DA50F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7594A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7594A">
        <w:rPr>
          <w:rFonts w:eastAsia="Times New Roman" w:cs="Times New Roman"/>
          <w:b/>
          <w:bCs/>
          <w:sz w:val="28"/>
          <w:szCs w:val="28"/>
          <w:lang w:val="uk-UA"/>
        </w:rPr>
        <w:t xml:space="preserve">11 </w:t>
      </w:r>
      <w:r w:rsidRPr="0097594A">
        <w:rPr>
          <w:rFonts w:eastAsia="Times New Roman" w:cs="Times New Roman"/>
          <w:b/>
          <w:bCs/>
          <w:sz w:val="28"/>
          <w:szCs w:val="28"/>
          <w:lang w:val="en-US"/>
        </w:rPr>
        <w:t>Experimental Exercises Activities – Run First Program</w:t>
      </w:r>
    </w:p>
    <w:p w14:paraId="62D4BC4B" w14:textId="15AB865B" w:rsidR="00BD2CA9" w:rsidRDefault="00DA50F0" w:rsidP="00BD2CA9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-Програма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приймає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значен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ня, які вводить людина, 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перевіряє їх, обчислює: фактичну ємність з урахуванням деградації, запас енергії, корисну енергію, втрат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и,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час роботи,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що залишився і виводить інформацію.</w:t>
      </w:r>
    </w:p>
    <w:p w14:paraId="7D1661AB" w14:textId="058EB525" w:rsidR="00DA50F0" w:rsidRP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C803BD" wp14:editId="358DC9CB">
            <wp:extent cx="5733415" cy="4185920"/>
            <wp:effectExtent l="0" t="0" r="635" b="5080"/>
            <wp:docPr id="151849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3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3C4" w14:textId="087C709E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F90077" wp14:editId="79A6ABA6">
            <wp:extent cx="5733415" cy="4512945"/>
            <wp:effectExtent l="0" t="0" r="635" b="1905"/>
            <wp:docPr id="46724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7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05C" w14:textId="2E37389E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83CC82" wp14:editId="7EFB15F0">
            <wp:extent cx="5733415" cy="4584065"/>
            <wp:effectExtent l="0" t="0" r="635" b="6985"/>
            <wp:docPr id="65016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30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B85" w14:textId="21D3A0A8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C70155" wp14:editId="66B7C57A">
            <wp:extent cx="5733415" cy="3750945"/>
            <wp:effectExtent l="0" t="0" r="635" b="1905"/>
            <wp:docPr id="405372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724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9801" w14:textId="77777777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603C1F" w14:textId="67846A53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EFD7D4" wp14:editId="41EBA25F">
            <wp:extent cx="5733415" cy="4140200"/>
            <wp:effectExtent l="0" t="0" r="635" b="0"/>
            <wp:docPr id="56570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1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933" w14:textId="16FBF32D" w:rsidR="00DA50F0" w:rsidRPr="00AE403A" w:rsidRDefault="00DA50F0" w:rsidP="00DA50F0">
      <w:pPr>
        <w:spacing w:after="160" w:line="256" w:lineRule="auto"/>
        <w:ind w:left="216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20, 21, 22, 23 ,24.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Код програми практичної задачі</w:t>
      </w:r>
    </w:p>
    <w:p w14:paraId="31D72B67" w14:textId="0D0E6F33" w:rsidR="00DA50F0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 xml:space="preserve">Завдання № 11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Experimental</w:t>
      </w:r>
      <w:proofErr w:type="spellEnd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Exercises</w:t>
      </w:r>
      <w:proofErr w:type="spellEnd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Activities</w:t>
      </w:r>
      <w:proofErr w:type="spellEnd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-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Run</w:t>
      </w:r>
      <w:proofErr w:type="spellEnd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First</w:t>
      </w:r>
      <w:proofErr w:type="spellEnd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Program</w:t>
      </w:r>
      <w:proofErr w:type="spellEnd"/>
    </w:p>
    <w:p w14:paraId="67F5C8CE" w14:textId="4F9CA9D6" w:rsidR="001464AE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-Протестувати програму, написану вище</w:t>
      </w:r>
    </w:p>
    <w:p w14:paraId="1D47335F" w14:textId="77777777" w:rsidR="001464AE" w:rsidRPr="000F000F" w:rsidRDefault="001464AE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1464A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A66BD" wp14:editId="095458A0">
            <wp:extent cx="3048264" cy="2857748"/>
            <wp:effectExtent l="0" t="0" r="0" b="0"/>
            <wp:docPr id="88794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45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</w:p>
    <w:p w14:paraId="546C94E3" w14:textId="607EFCE2" w:rsidR="001464AE" w:rsidRPr="00AE403A" w:rsidRDefault="001464AE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25.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Результат роботи програми</w:t>
      </w:r>
      <w:r w:rsid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, 1 випадок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(Ввід та вивід</w:t>
      </w:r>
      <w:r w:rsid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75F019BB" w14:textId="68C7479C" w:rsidR="00AE403A" w:rsidRPr="00AE403A" w:rsidRDefault="00AE403A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0131C84" wp14:editId="3839BC8F">
            <wp:extent cx="3139712" cy="2834886"/>
            <wp:effectExtent l="0" t="0" r="3810" b="3810"/>
            <wp:docPr id="185797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1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13A" w14:textId="6CE1B76E" w:rsid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26.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310B9BF6" w14:textId="27291F75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6815F646" wp14:editId="2D95BC77">
            <wp:extent cx="3238781" cy="2895851"/>
            <wp:effectExtent l="0" t="0" r="0" b="0"/>
            <wp:docPr id="152760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15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489B" w14:textId="745DA081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27.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1D2634E9" w14:textId="1C71C5D0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drawing>
          <wp:inline distT="0" distB="0" distL="0" distR="0" wp14:anchorId="53BE6FD0" wp14:editId="4BD461B1">
            <wp:extent cx="2857748" cy="708721"/>
            <wp:effectExtent l="0" t="0" r="0" b="0"/>
            <wp:docPr id="114839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20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6DB9" w14:textId="213E83D1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28.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0A80A0BE" w14:textId="2B80D086" w:rsidR="00AE403A" w:rsidRPr="00AE403A" w:rsidRDefault="00AE403A" w:rsidP="00AE403A">
      <w:pPr>
        <w:ind w:firstLine="720"/>
        <w:rPr>
          <w:rFonts w:eastAsia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CC7D06" wp14:editId="4AE50893">
            <wp:extent cx="3523809" cy="1066667"/>
            <wp:effectExtent l="0" t="0" r="635" b="635"/>
            <wp:docPr id="15296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57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C08" w14:textId="30AEA9AD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9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06C64B31" w14:textId="18C69B80" w:rsidR="00AE403A" w:rsidRPr="00AE403A" w:rsidRDefault="00AE403A" w:rsidP="001464AE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68A3D8C" w14:textId="77777777" w:rsidR="00AE403A" w:rsidRPr="00AE403A" w:rsidRDefault="00AE403A" w:rsidP="001464AE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CB4DF84" w14:textId="003F46C2" w:rsidR="001464AE" w:rsidRDefault="001464AE" w:rsidP="001464AE">
      <w:pPr>
        <w:rPr>
          <w:rFonts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4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“A 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>плюс</w:t>
      </w:r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B”</w:t>
      </w:r>
    </w:p>
    <w:p w14:paraId="6AD23129" w14:textId="02F4C32F" w:rsidR="001464AE" w:rsidRPr="000F000F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-Виконати задачу 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плюс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”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платформі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AE403A">
        <w:rPr>
          <w:rFonts w:ascii="Times New Roman" w:eastAsia="Times New Roman" w:hAnsi="Times New Roman" w:cs="Times New Roman"/>
          <w:sz w:val="24"/>
          <w:szCs w:val="24"/>
          <w:lang w:val="uk-UA"/>
        </w:rPr>
        <w:t>, та протестувати її</w:t>
      </w:r>
    </w:p>
    <w:p w14:paraId="3E449F1E" w14:textId="49062A7C" w:rsidR="00AE403A" w:rsidRPr="00AE403A" w:rsidRDefault="00AE403A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98C485" wp14:editId="5BB7E440">
            <wp:extent cx="4778154" cy="4595258"/>
            <wp:effectExtent l="0" t="0" r="3810" b="0"/>
            <wp:docPr id="64747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03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B6BA" w14:textId="7C020A79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30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4143DE9E" w14:textId="405F1C7C" w:rsidR="001464AE" w:rsidRPr="001464AE" w:rsidRDefault="00AE403A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BD4A3CE" wp14:editId="479CD8BF">
            <wp:extent cx="4480948" cy="5151566"/>
            <wp:effectExtent l="0" t="0" r="0" b="0"/>
            <wp:docPr id="26779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88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40C5" w14:textId="11BDA32D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 31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для задачі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 плюс В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71818DE1" w14:textId="1FE1B98D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drawing>
          <wp:inline distT="0" distB="0" distL="0" distR="0" wp14:anchorId="5C525749" wp14:editId="3F935646">
            <wp:extent cx="739204" cy="533446"/>
            <wp:effectExtent l="0" t="0" r="3810" b="0"/>
            <wp:docPr id="167749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35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920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A21F" w14:textId="570AD545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32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 плюс В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6BF9A560" w14:textId="29F05F8F" w:rsidR="00D842D9" w:rsidRPr="00D842D9" w:rsidRDefault="00345ACA" w:rsidP="00345AC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5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“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Марічка і печиво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2250C856" w14:textId="44E2B652" w:rsidR="00D842D9" w:rsidRDefault="00D842D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42D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8794453" wp14:editId="6F3F0A80">
            <wp:extent cx="5151566" cy="3810330"/>
            <wp:effectExtent l="0" t="0" r="0" b="0"/>
            <wp:docPr id="121260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80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C2C" w14:textId="004B60AB" w:rsidR="00D842D9" w:rsidRPr="000F000F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програми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Марічка і печиво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52523AFB" w14:textId="4744C816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5B8DF89F" wp14:editId="3D250DD2">
            <wp:extent cx="5733415" cy="352425"/>
            <wp:effectExtent l="0" t="0" r="635" b="9525"/>
            <wp:docPr id="102361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104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91CA" w14:textId="77777777" w:rsidR="00345ACA" w:rsidRDefault="00345ACA" w:rsidP="00345AC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34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Виконана програма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Марічка і печиво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11B5546D" w14:textId="77777777" w:rsidR="00345ACA" w:rsidRPr="00345ACA" w:rsidRDefault="00345ACA" w:rsidP="00345ACA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36D36047" w14:textId="32DC1A03" w:rsidR="00D842D9" w:rsidRPr="00345ACA" w:rsidRDefault="00345ACA" w:rsidP="00345ACA">
      <w:pPr>
        <w:rPr>
          <w:rFonts w:ascii="Times New Roman" w:eastAsia="Times New Roman" w:hAnsi="Times New Roman" w:cs="Times New Roman"/>
          <w:i/>
          <w:iCs/>
          <w:color w:val="3D85C6"/>
          <w:lang w:val="ru-RU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6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“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Депутатські гроші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404AF346" w14:textId="53D91D75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lastRenderedPageBreak/>
        <w:drawing>
          <wp:inline distT="0" distB="0" distL="0" distR="0" wp14:anchorId="4B4C0425" wp14:editId="3E47D5D6">
            <wp:extent cx="4991533" cy="3604572"/>
            <wp:effectExtent l="0" t="0" r="0" b="0"/>
            <wp:docPr id="97542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6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6AB" w14:textId="5DEBBC68" w:rsid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програми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Депутатські гроші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397F2CCE" w14:textId="642B593B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6E0B194D" wp14:editId="35368E0C">
            <wp:extent cx="5733415" cy="341630"/>
            <wp:effectExtent l="0" t="0" r="635" b="1270"/>
            <wp:docPr id="126946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52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92F" w14:textId="2B4DF467" w:rsid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Виконана програма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Депутатські гроші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5788D154" w14:textId="77777777" w:rsidR="00D842D9" w:rsidRPr="00D842D9" w:rsidRDefault="00D842D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927233" w14:textId="47670DCA" w:rsidR="00134D7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2033EA18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bookmarkStart w:id="0" w:name="_heading=h.zfnj8lsy0kef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3DA60537" w14:textId="2522D963" w:rsidR="00D842D9" w:rsidRPr="00D842D9" w:rsidRDefault="00D842D9" w:rsidP="00D842D9">
      <w:pPr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44FA6C9A" wp14:editId="264860DB">
            <wp:extent cx="5733415" cy="2221631"/>
            <wp:effectExtent l="0" t="0" r="635" b="7620"/>
            <wp:docPr id="194419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27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594C" w14:textId="7DF0EE7D" w:rsidR="00D842D9" w:rsidRPr="00345ACA" w:rsidRDefault="000F000F" w:rsidP="000F000F">
      <w:pPr>
        <w:ind w:left="144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37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зустрічі 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 командою та дошки </w:t>
      </w:r>
      <w:proofErr w:type="spellStart"/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Трелло</w:t>
      </w:r>
      <w:proofErr w:type="spellEnd"/>
    </w:p>
    <w:p w14:paraId="18F21DC1" w14:textId="77777777" w:rsidR="000F000F" w:rsidRPr="00345ACA" w:rsidRDefault="000F000F" w:rsidP="00D842D9">
      <w:pPr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3FDEA667" w14:textId="370A1134" w:rsidR="000F000F" w:rsidRPr="000F000F" w:rsidRDefault="000F000F" w:rsidP="00D842D9">
      <w:pPr>
        <w:ind w:left="720"/>
        <w:jc w:val="both"/>
        <w:rPr>
          <w:rFonts w:ascii="Calibri" w:eastAsia="Calibri" w:hAnsi="Calibri" w:cs="Calibri"/>
          <w:sz w:val="24"/>
          <w:szCs w:val="24"/>
          <w:lang w:val="ru-RU"/>
        </w:rPr>
      </w:pPr>
      <w:r w:rsidRPr="000F000F">
        <w:rPr>
          <w:rFonts w:ascii="Calibri" w:eastAsia="Calibri" w:hAnsi="Calibri" w:cs="Calibri"/>
          <w:noProof/>
          <w:sz w:val="24"/>
          <w:szCs w:val="24"/>
          <w:lang w:val="ru-RU"/>
        </w:rPr>
        <w:lastRenderedPageBreak/>
        <w:drawing>
          <wp:inline distT="0" distB="0" distL="0" distR="0" wp14:anchorId="1842CDC3" wp14:editId="702B993B">
            <wp:extent cx="5733415" cy="3074670"/>
            <wp:effectExtent l="0" t="0" r="635" b="0"/>
            <wp:docPr id="119560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41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EC5D" w14:textId="1EFA30F1" w:rsidR="000F000F" w:rsidRPr="000F000F" w:rsidRDefault="000F000F" w:rsidP="000F000F">
      <w:pPr>
        <w:ind w:left="288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рев’ю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від 2 людей</w:t>
      </w:r>
    </w:p>
    <w:p w14:paraId="3AC6816C" w14:textId="77777777" w:rsidR="000F000F" w:rsidRPr="000F000F" w:rsidRDefault="000F000F" w:rsidP="003F4A4F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8EECF71" w14:textId="3DECA6C4" w:rsidR="00134D72" w:rsidRPr="000F000F" w:rsidRDefault="00000000" w:rsidP="003F4A4F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0C424554" w14:textId="4C011DE9" w:rsidR="003F4A4F" w:rsidRPr="003F4A4F" w:rsidRDefault="003F4A4F" w:rsidP="003F4A4F">
      <w:pPr>
        <w:rPr>
          <w:lang w:val="uk-UA"/>
        </w:rPr>
      </w:pPr>
      <w:r w:rsidRPr="003F4A4F">
        <w:rPr>
          <w:lang w:val="uk-UA"/>
        </w:rPr>
        <w:t xml:space="preserve">У ході виконання робіт першого епіку я розгорнув та налаштував робоче середовище на базі </w:t>
      </w:r>
      <w:proofErr w:type="spellStart"/>
      <w:r w:rsidRPr="003F4A4F">
        <w:rPr>
          <w:lang w:val="uk-UA"/>
        </w:rPr>
        <w:t>Visual</w:t>
      </w:r>
      <w:proofErr w:type="spellEnd"/>
      <w:r w:rsidRPr="003F4A4F">
        <w:rPr>
          <w:lang w:val="uk-UA"/>
        </w:rPr>
        <w:t xml:space="preserve"> </w:t>
      </w:r>
      <w:proofErr w:type="spellStart"/>
      <w:r w:rsidRPr="003F4A4F">
        <w:rPr>
          <w:lang w:val="uk-UA"/>
        </w:rPr>
        <w:t>Studio</w:t>
      </w:r>
      <w:proofErr w:type="spellEnd"/>
      <w:r w:rsidRPr="003F4A4F">
        <w:rPr>
          <w:lang w:val="uk-UA"/>
        </w:rPr>
        <w:t xml:space="preserve"> </w:t>
      </w:r>
      <w:proofErr w:type="spellStart"/>
      <w:r w:rsidRPr="003F4A4F">
        <w:rPr>
          <w:lang w:val="uk-UA"/>
        </w:rPr>
        <w:t>Code</w:t>
      </w:r>
      <w:proofErr w:type="spellEnd"/>
      <w:r w:rsidRPr="003F4A4F">
        <w:rPr>
          <w:lang w:val="uk-UA"/>
        </w:rPr>
        <w:t xml:space="preserve"> для розробки мовою C++, опанував базовий інструментарій розробника (консольні команди </w:t>
      </w:r>
      <w:proofErr w:type="spellStart"/>
      <w:r w:rsidRPr="003F4A4F">
        <w:rPr>
          <w:lang w:val="uk-UA"/>
        </w:rPr>
        <w:t>Linux</w:t>
      </w:r>
      <w:proofErr w:type="spellEnd"/>
      <w:r w:rsidRPr="003F4A4F">
        <w:rPr>
          <w:lang w:val="uk-UA"/>
        </w:rPr>
        <w:t xml:space="preserve">, систему контролю версій </w:t>
      </w:r>
      <w:proofErr w:type="spellStart"/>
      <w:r w:rsidRPr="003F4A4F">
        <w:rPr>
          <w:lang w:val="uk-UA"/>
        </w:rPr>
        <w:t>Git</w:t>
      </w:r>
      <w:proofErr w:type="spellEnd"/>
      <w:r w:rsidRPr="003F4A4F">
        <w:rPr>
          <w:lang w:val="uk-UA"/>
        </w:rPr>
        <w:t xml:space="preserve"> та платформу </w:t>
      </w:r>
      <w:proofErr w:type="spellStart"/>
      <w:r w:rsidRPr="003F4A4F">
        <w:rPr>
          <w:lang w:val="uk-UA"/>
        </w:rPr>
        <w:t>GitHub</w:t>
      </w:r>
      <w:proofErr w:type="spellEnd"/>
      <w:r w:rsidRPr="003F4A4F">
        <w:rPr>
          <w:lang w:val="uk-UA"/>
        </w:rPr>
        <w:t xml:space="preserve">) та вивчив етапи життєвого циклу ПЗ, принципи чистого коду та процеси компіляції. Також я практично засвоїв моделювання алгоритмів у Draw.io, керування задачами в </w:t>
      </w:r>
      <w:proofErr w:type="spellStart"/>
      <w:r w:rsidRPr="003F4A4F">
        <w:rPr>
          <w:lang w:val="uk-UA"/>
        </w:rPr>
        <w:t>Trello</w:t>
      </w:r>
      <w:proofErr w:type="spellEnd"/>
      <w:r w:rsidRPr="003F4A4F">
        <w:rPr>
          <w:lang w:val="uk-UA"/>
        </w:rPr>
        <w:t xml:space="preserve">, покрокове налагодження коду через </w:t>
      </w:r>
      <w:proofErr w:type="spellStart"/>
      <w:r w:rsidRPr="003F4A4F">
        <w:rPr>
          <w:lang w:val="uk-UA"/>
        </w:rPr>
        <w:t>дебагер</w:t>
      </w:r>
      <w:proofErr w:type="spellEnd"/>
      <w:r w:rsidRPr="003F4A4F">
        <w:rPr>
          <w:lang w:val="uk-UA"/>
        </w:rPr>
        <w:t xml:space="preserve"> та успішно реалізував, протестував і опублікував першу програму з дотриманням командного регламенту (гілки, </w:t>
      </w:r>
      <w:proofErr w:type="spellStart"/>
      <w:r w:rsidRPr="003F4A4F">
        <w:rPr>
          <w:lang w:val="uk-UA"/>
        </w:rPr>
        <w:t>Pull</w:t>
      </w:r>
      <w:proofErr w:type="spellEnd"/>
      <w:r w:rsidRPr="003F4A4F">
        <w:rPr>
          <w:lang w:val="uk-UA"/>
        </w:rPr>
        <w:t xml:space="preserve"> </w:t>
      </w:r>
      <w:proofErr w:type="spellStart"/>
      <w:r w:rsidRPr="003F4A4F">
        <w:rPr>
          <w:lang w:val="uk-UA"/>
        </w:rPr>
        <w:t>Request</w:t>
      </w:r>
      <w:proofErr w:type="spellEnd"/>
      <w:r w:rsidRPr="003F4A4F">
        <w:rPr>
          <w:lang w:val="uk-UA"/>
        </w:rPr>
        <w:t xml:space="preserve">, </w:t>
      </w:r>
      <w:proofErr w:type="spellStart"/>
      <w:r w:rsidRPr="003F4A4F">
        <w:rPr>
          <w:lang w:val="uk-UA"/>
        </w:rPr>
        <w:t>Code</w:t>
      </w:r>
      <w:proofErr w:type="spellEnd"/>
      <w:r w:rsidRPr="003F4A4F">
        <w:rPr>
          <w:lang w:val="uk-UA"/>
        </w:rPr>
        <w:t xml:space="preserve"> </w:t>
      </w:r>
      <w:proofErr w:type="spellStart"/>
      <w:r w:rsidRPr="003F4A4F">
        <w:rPr>
          <w:lang w:val="uk-UA"/>
        </w:rPr>
        <w:t>Review</w:t>
      </w:r>
      <w:proofErr w:type="spellEnd"/>
      <w:r w:rsidRPr="003F4A4F">
        <w:rPr>
          <w:lang w:val="uk-UA"/>
        </w:rPr>
        <w:t>).</w:t>
      </w:r>
    </w:p>
    <w:p w14:paraId="4C98D6F3" w14:textId="77777777" w:rsidR="00134D72" w:rsidRDefault="00134D72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1E7B0B43" w14:textId="77777777" w:rsidR="00134D72" w:rsidRDefault="00134D72">
      <w:pPr>
        <w:jc w:val="both"/>
      </w:pPr>
    </w:p>
    <w:p w14:paraId="716BBACA" w14:textId="77777777" w:rsidR="00134D72" w:rsidRDefault="00134D72"/>
    <w:sectPr w:rsidR="00134D72" w:rsidSect="00B23AF2">
      <w:headerReference w:type="default" r:id="rId53"/>
      <w:headerReference w:type="first" r:id="rId54"/>
      <w:footerReference w:type="first" r:id="rId5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0FB6" w14:textId="77777777" w:rsidR="00C678ED" w:rsidRDefault="00C678ED">
      <w:pPr>
        <w:spacing w:line="240" w:lineRule="auto"/>
      </w:pPr>
      <w:r>
        <w:separator/>
      </w:r>
    </w:p>
  </w:endnote>
  <w:endnote w:type="continuationSeparator" w:id="0">
    <w:p w14:paraId="0031120D" w14:textId="77777777" w:rsidR="00C678ED" w:rsidRDefault="00C67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1379DF-800A-4919-8F13-1AC7EB30D7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E6ECC7-1B26-44F6-9759-0159EB340E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8DE4" w14:textId="77777777" w:rsidR="00134D7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6AB5" w14:textId="77777777" w:rsidR="00C678ED" w:rsidRDefault="00C678ED">
      <w:pPr>
        <w:spacing w:line="240" w:lineRule="auto"/>
      </w:pPr>
      <w:r>
        <w:separator/>
      </w:r>
    </w:p>
  </w:footnote>
  <w:footnote w:type="continuationSeparator" w:id="0">
    <w:p w14:paraId="5E98016C" w14:textId="77777777" w:rsidR="00C678ED" w:rsidRDefault="00C678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3"/>
      <w:id w:val="-837183915"/>
    </w:sdtPr>
    <w:sdtContent>
      <w:p w14:paraId="3D7F3750" w14:textId="77777777" w:rsidR="00134D72" w:rsidRDefault="00000000">
        <w:pPr>
          <w:rPr>
            <w:ins w:id="1" w:author="Наталія Ярошик" w:date="2026-09-22T10:40:00Z"/>
          </w:rPr>
        </w:pPr>
        <w:sdt>
          <w:sdtPr>
            <w:tag w:val="goog_rdk_1"/>
            <w:id w:val="-999652215"/>
          </w:sdtPr>
          <w:sdtContent>
            <w:sdt>
              <w:sdtPr>
                <w:tag w:val="goog_rdk_2"/>
                <w:id w:val="-640409740"/>
              </w:sdtPr>
              <w:sdtContent/>
            </w:sdt>
          </w:sdtContent>
        </w:sdt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B081" w14:textId="77777777" w:rsidR="00134D72" w:rsidRDefault="00134D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ECD"/>
    <w:multiLevelType w:val="multilevel"/>
    <w:tmpl w:val="EA5685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E30F4"/>
    <w:multiLevelType w:val="multilevel"/>
    <w:tmpl w:val="7B62D2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D1AC9"/>
    <w:multiLevelType w:val="multilevel"/>
    <w:tmpl w:val="AE4E5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735541"/>
    <w:multiLevelType w:val="multilevel"/>
    <w:tmpl w:val="F0EC2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90CE9"/>
    <w:multiLevelType w:val="multilevel"/>
    <w:tmpl w:val="08E44D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1015CD"/>
    <w:multiLevelType w:val="multilevel"/>
    <w:tmpl w:val="36107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96601"/>
    <w:multiLevelType w:val="multilevel"/>
    <w:tmpl w:val="F25E9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3836C2"/>
    <w:multiLevelType w:val="multilevel"/>
    <w:tmpl w:val="ED2E95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4F08DD"/>
    <w:multiLevelType w:val="multilevel"/>
    <w:tmpl w:val="684CB5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852912"/>
    <w:multiLevelType w:val="multilevel"/>
    <w:tmpl w:val="3FC61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9C1D92"/>
    <w:multiLevelType w:val="multilevel"/>
    <w:tmpl w:val="56D0CC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861BD8"/>
    <w:multiLevelType w:val="multilevel"/>
    <w:tmpl w:val="E1A629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A566A4"/>
    <w:multiLevelType w:val="multilevel"/>
    <w:tmpl w:val="E4A2BA8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7B0769"/>
    <w:multiLevelType w:val="multilevel"/>
    <w:tmpl w:val="FE26AD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861252"/>
    <w:multiLevelType w:val="multilevel"/>
    <w:tmpl w:val="274CDD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8938BE"/>
    <w:multiLevelType w:val="multilevel"/>
    <w:tmpl w:val="3D5C4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471754"/>
    <w:multiLevelType w:val="multilevel"/>
    <w:tmpl w:val="5E66E5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8681761">
    <w:abstractNumId w:val="9"/>
  </w:num>
  <w:num w:numId="2" w16cid:durableId="1855267678">
    <w:abstractNumId w:val="5"/>
  </w:num>
  <w:num w:numId="3" w16cid:durableId="348264771">
    <w:abstractNumId w:val="2"/>
  </w:num>
  <w:num w:numId="4" w16cid:durableId="1085036379">
    <w:abstractNumId w:val="6"/>
  </w:num>
  <w:num w:numId="5" w16cid:durableId="1717315874">
    <w:abstractNumId w:val="3"/>
  </w:num>
  <w:num w:numId="6" w16cid:durableId="373848641">
    <w:abstractNumId w:val="13"/>
  </w:num>
  <w:num w:numId="7" w16cid:durableId="1025450196">
    <w:abstractNumId w:val="14"/>
  </w:num>
  <w:num w:numId="8" w16cid:durableId="64959552">
    <w:abstractNumId w:val="16"/>
  </w:num>
  <w:num w:numId="9" w16cid:durableId="1751199837">
    <w:abstractNumId w:val="11"/>
  </w:num>
  <w:num w:numId="10" w16cid:durableId="1834838146">
    <w:abstractNumId w:val="1"/>
  </w:num>
  <w:num w:numId="11" w16cid:durableId="1908957921">
    <w:abstractNumId w:val="0"/>
  </w:num>
  <w:num w:numId="12" w16cid:durableId="1812751739">
    <w:abstractNumId w:val="4"/>
  </w:num>
  <w:num w:numId="13" w16cid:durableId="1727989636">
    <w:abstractNumId w:val="12"/>
  </w:num>
  <w:num w:numId="14" w16cid:durableId="300959894">
    <w:abstractNumId w:val="8"/>
  </w:num>
  <w:num w:numId="15" w16cid:durableId="1930580259">
    <w:abstractNumId w:val="10"/>
  </w:num>
  <w:num w:numId="16" w16cid:durableId="308097985">
    <w:abstractNumId w:val="7"/>
  </w:num>
  <w:num w:numId="17" w16cid:durableId="12055595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72"/>
    <w:rsid w:val="00017B1D"/>
    <w:rsid w:val="000F000F"/>
    <w:rsid w:val="00134D72"/>
    <w:rsid w:val="001464AE"/>
    <w:rsid w:val="00254F59"/>
    <w:rsid w:val="002929BD"/>
    <w:rsid w:val="00345ACA"/>
    <w:rsid w:val="00356ECC"/>
    <w:rsid w:val="0037361D"/>
    <w:rsid w:val="003F4A4F"/>
    <w:rsid w:val="004F2350"/>
    <w:rsid w:val="00541028"/>
    <w:rsid w:val="00586B60"/>
    <w:rsid w:val="00627990"/>
    <w:rsid w:val="00663F06"/>
    <w:rsid w:val="00666653"/>
    <w:rsid w:val="00750E4E"/>
    <w:rsid w:val="00851410"/>
    <w:rsid w:val="008B5F13"/>
    <w:rsid w:val="00965E7C"/>
    <w:rsid w:val="00AE403A"/>
    <w:rsid w:val="00B075D2"/>
    <w:rsid w:val="00B23AF2"/>
    <w:rsid w:val="00BD2CA9"/>
    <w:rsid w:val="00C678ED"/>
    <w:rsid w:val="00D104A7"/>
    <w:rsid w:val="00D54282"/>
    <w:rsid w:val="00D6300E"/>
    <w:rsid w:val="00D842D9"/>
    <w:rsid w:val="00D87B94"/>
    <w:rsid w:val="00DA50F0"/>
    <w:rsid w:val="00F00281"/>
    <w:rsid w:val="00F04870"/>
    <w:rsid w:val="00FA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3774"/>
  <w15:docId w15:val="{02826612-E758-459C-9A89-81EA8588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AC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2799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2799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27990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62799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5037"/>
    <w:rPr>
      <w:sz w:val="40"/>
      <w:szCs w:val="40"/>
    </w:rPr>
  </w:style>
  <w:style w:type="paragraph" w:styleId="a9">
    <w:name w:val="No Spacing"/>
    <w:uiPriority w:val="1"/>
    <w:qFormat/>
    <w:rsid w:val="00FA503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gotester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9" Type="http://schemas.openxmlformats.org/officeDocument/2006/relationships/image" Target="media/image16.png"/><Relationship Id="rId11" Type="http://schemas.openxmlformats.org/officeDocument/2006/relationships/hyperlink" Target="https://youtu.be/kUt0nS0yMtM?si=3SXGZIhxiHZVomAB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youtu.be/ZzaPdXTrSb8?si=7HVLpzUszCmp60L5" TargetMode="External"/><Relationship Id="rId14" Type="http://schemas.openxmlformats.org/officeDocument/2006/relationships/hyperlink" Target="https://youtu.be/gd7BXuUQ91w?si=Vo_FmYUrxtE9Y5ha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git-scm.com/book/en/v2/Git-Basics-Getting-a-Git-Repository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hyperlink" Target="https://youtu.be/DMWD7wfhgNY?si=suaiOyqyER9t-TtW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gXXOm5cFiyOoBDTUM2+PSu58w==">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1756</Words>
  <Characters>10012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Семен Гончаренко</dc:creator>
  <cp:lastModifiedBy>Семен Гончаренко</cp:lastModifiedBy>
  <cp:revision>2</cp:revision>
  <dcterms:created xsi:type="dcterms:W3CDTF">2026-09-25T09:35:00Z</dcterms:created>
  <dcterms:modified xsi:type="dcterms:W3CDTF">2026-09-25T09:35:00Z</dcterms:modified>
</cp:coreProperties>
</file>