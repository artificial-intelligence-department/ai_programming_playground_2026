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6EAD" w:rsidRDefault="00F76EAD" w:rsidP="00F76EAD">
      <w:pPr>
        <w:jc w:val="center"/>
        <w:rPr>
          <w:sz w:val="28"/>
          <w:szCs w:val="28"/>
        </w:rPr>
      </w:pPr>
      <w:r>
        <w:rPr>
          <w:sz w:val="28"/>
          <w:szCs w:val="28"/>
        </w:rPr>
        <w:t>Міністерство освіти і науки України</w:t>
      </w:r>
    </w:p>
    <w:p w:rsidR="00F76EAD" w:rsidRDefault="00F76EAD" w:rsidP="00F76EAD">
      <w:pPr>
        <w:jc w:val="center"/>
        <w:rPr>
          <w:sz w:val="28"/>
          <w:szCs w:val="28"/>
        </w:rPr>
      </w:pPr>
      <w:r>
        <w:rPr>
          <w:sz w:val="28"/>
          <w:szCs w:val="28"/>
        </w:rPr>
        <w:t>Національний університет «Львівська політехніка»</w:t>
      </w:r>
    </w:p>
    <w:p w:rsidR="00F76EAD" w:rsidRDefault="00F76EAD" w:rsidP="00F76EAD">
      <w:pPr>
        <w:spacing w:line="360" w:lineRule="auto"/>
        <w:jc w:val="center"/>
        <w:rPr>
          <w:sz w:val="28"/>
          <w:szCs w:val="28"/>
        </w:rPr>
      </w:pPr>
      <w:r>
        <w:rPr>
          <w:sz w:val="28"/>
          <w:szCs w:val="28"/>
        </w:rPr>
        <w:t>Кафедра систем штучного інтелекту</w:t>
      </w:r>
    </w:p>
    <w:p w:rsidR="00F76EAD" w:rsidRDefault="00F76EAD" w:rsidP="00F76EAD">
      <w:pPr>
        <w:jc w:val="center"/>
      </w:pPr>
    </w:p>
    <w:p w:rsidR="00F76EAD" w:rsidRDefault="00F76EAD" w:rsidP="00F76EAD">
      <w:pPr>
        <w:jc w:val="center"/>
      </w:pPr>
      <w:r>
        <w:rPr>
          <w:noProof/>
          <w:lang w:val="uk-UA" w:eastAsia="uk-UA"/>
        </w:rPr>
        <w:drawing>
          <wp:anchor distT="0" distB="0" distL="114300" distR="114300" simplePos="0" relativeHeight="251659264" behindDoc="0" locked="0" layoutInCell="1" hidden="0" allowOverlap="1" wp14:anchorId="7ECC843D" wp14:editId="06FA0449">
            <wp:simplePos x="0" y="0"/>
            <wp:positionH relativeFrom="column">
              <wp:posOffset>1381125</wp:posOffset>
            </wp:positionH>
            <wp:positionV relativeFrom="paragraph">
              <wp:posOffset>85725</wp:posOffset>
            </wp:positionV>
            <wp:extent cx="2727722" cy="2571750"/>
            <wp:effectExtent l="0" t="0" r="0" b="0"/>
            <wp:wrapNone/>
            <wp:docPr id="25" name="image11.jpg"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jpg" descr="A blue and white logo&#10;&#10;Description automatically generated"/>
                    <pic:cNvPicPr preferRelativeResize="0"/>
                  </pic:nvPicPr>
                  <pic:blipFill>
                    <a:blip r:embed="rId6"/>
                    <a:srcRect/>
                    <a:stretch>
                      <a:fillRect/>
                    </a:stretch>
                  </pic:blipFill>
                  <pic:spPr>
                    <a:xfrm>
                      <a:off x="0" y="0"/>
                      <a:ext cx="2727722" cy="2571750"/>
                    </a:xfrm>
                    <a:prstGeom prst="rect">
                      <a:avLst/>
                    </a:prstGeom>
                    <a:ln/>
                  </pic:spPr>
                </pic:pic>
              </a:graphicData>
            </a:graphic>
          </wp:anchor>
        </w:drawing>
      </w:r>
    </w:p>
    <w:p w:rsidR="00F76EAD" w:rsidRDefault="00F76EAD" w:rsidP="00F76EAD">
      <w:pPr>
        <w:jc w:val="center"/>
      </w:pPr>
    </w:p>
    <w:p w:rsidR="00F76EAD" w:rsidRDefault="00F76EAD" w:rsidP="00F76EAD">
      <w:pPr>
        <w:jc w:val="center"/>
      </w:pPr>
    </w:p>
    <w:p w:rsidR="00F76EAD" w:rsidRDefault="00F76EAD" w:rsidP="00F76EAD">
      <w:pPr>
        <w:jc w:val="center"/>
      </w:pPr>
    </w:p>
    <w:p w:rsidR="00F76EAD" w:rsidRDefault="00F76EAD" w:rsidP="00F76EAD">
      <w:pPr>
        <w:jc w:val="center"/>
      </w:pPr>
    </w:p>
    <w:p w:rsidR="00F76EAD" w:rsidRDefault="00F76EAD" w:rsidP="00F76EAD">
      <w:pPr>
        <w:jc w:val="center"/>
      </w:pPr>
    </w:p>
    <w:p w:rsidR="00F76EAD" w:rsidRDefault="00F76EAD" w:rsidP="00F76EAD">
      <w:pPr>
        <w:jc w:val="center"/>
        <w:rPr>
          <w:b/>
          <w:bCs/>
          <w:sz w:val="40"/>
          <w:szCs w:val="40"/>
        </w:rPr>
      </w:pPr>
    </w:p>
    <w:p w:rsidR="00F76EAD" w:rsidRDefault="00F76EAD" w:rsidP="00F76EAD">
      <w:pPr>
        <w:jc w:val="center"/>
        <w:rPr>
          <w:b/>
          <w:bCs/>
          <w:sz w:val="40"/>
          <w:szCs w:val="40"/>
        </w:rPr>
      </w:pPr>
    </w:p>
    <w:p w:rsidR="00F76EAD" w:rsidRDefault="00F76EAD" w:rsidP="00F76EAD">
      <w:pPr>
        <w:jc w:val="center"/>
        <w:rPr>
          <w:b/>
          <w:bCs/>
          <w:sz w:val="40"/>
          <w:szCs w:val="40"/>
        </w:rPr>
      </w:pPr>
    </w:p>
    <w:p w:rsidR="00F76EAD" w:rsidRDefault="00F76EAD" w:rsidP="00F76EAD">
      <w:pPr>
        <w:jc w:val="center"/>
        <w:rPr>
          <w:b/>
          <w:bCs/>
          <w:sz w:val="40"/>
          <w:szCs w:val="40"/>
        </w:rPr>
      </w:pPr>
      <w:r>
        <w:rPr>
          <w:b/>
          <w:bCs/>
          <w:sz w:val="40"/>
          <w:szCs w:val="40"/>
        </w:rPr>
        <w:t>Звіт</w:t>
      </w:r>
    </w:p>
    <w:p w:rsidR="00F76EAD" w:rsidRDefault="00F76EAD" w:rsidP="00F76EAD">
      <w:pPr>
        <w:tabs>
          <w:tab w:val="center" w:pos="4819"/>
          <w:tab w:val="left" w:pos="7468"/>
        </w:tabs>
        <w:jc w:val="center"/>
        <w:rPr>
          <w:b/>
          <w:bCs/>
          <w:sz w:val="28"/>
          <w:szCs w:val="28"/>
        </w:rPr>
      </w:pPr>
      <w:r>
        <w:rPr>
          <w:b/>
          <w:bCs/>
          <w:sz w:val="28"/>
          <w:szCs w:val="28"/>
        </w:rPr>
        <w:tab/>
      </w:r>
    </w:p>
    <w:sdt>
      <w:sdtPr>
        <w:tag w:val="goog_rdk_2"/>
        <w:id w:val="1420611989"/>
      </w:sdtPr>
      <w:sdtContent>
        <w:p w:rsidR="00F76EAD" w:rsidRDefault="00EF3777" w:rsidP="00F76EAD">
          <w:pPr>
            <w:tabs>
              <w:tab w:val="center" w:pos="4819"/>
              <w:tab w:val="left" w:pos="7468"/>
            </w:tabs>
            <w:jc w:val="center"/>
            <w:rPr>
              <w:ins w:id="0" w:author="Матвій Белаш" w:date="2026-09-10T12:32:00Z"/>
              <w:b/>
              <w:bCs/>
              <w:sz w:val="28"/>
              <w:szCs w:val="28"/>
            </w:rPr>
          </w:pPr>
          <w:sdt>
            <w:sdtPr>
              <w:tag w:val="goog_rdk_1"/>
              <w:id w:val="1096815059"/>
              <w:showingPlcHdr/>
            </w:sdtPr>
            <w:sdtContent>
              <w:r w:rsidR="00F76EAD">
                <w:t xml:space="preserve">     </w:t>
              </w:r>
            </w:sdtContent>
          </w:sdt>
        </w:p>
      </w:sdtContent>
    </w:sdt>
    <w:p w:rsidR="00F76EAD" w:rsidRDefault="00F76EAD" w:rsidP="00F76EAD">
      <w:pPr>
        <w:tabs>
          <w:tab w:val="center" w:pos="4819"/>
          <w:tab w:val="left" w:pos="7468"/>
        </w:tabs>
        <w:jc w:val="center"/>
        <w:rPr>
          <w:b/>
          <w:bCs/>
          <w:sz w:val="28"/>
          <w:szCs w:val="28"/>
        </w:rPr>
      </w:pPr>
    </w:p>
    <w:p w:rsidR="00F76EAD" w:rsidRPr="00AD7878" w:rsidRDefault="00F76EAD" w:rsidP="00F76EAD">
      <w:pPr>
        <w:tabs>
          <w:tab w:val="center" w:pos="4819"/>
          <w:tab w:val="left" w:pos="7468"/>
        </w:tabs>
        <w:rPr>
          <w:b/>
          <w:bCs/>
          <w:sz w:val="28"/>
          <w:szCs w:val="28"/>
          <w:lang w:val="uk-UA"/>
        </w:rPr>
      </w:pPr>
    </w:p>
    <w:p w:rsidR="00F76EAD" w:rsidRDefault="00F76EAD" w:rsidP="00F76EAD">
      <w:pPr>
        <w:tabs>
          <w:tab w:val="center" w:pos="4819"/>
          <w:tab w:val="left" w:pos="7468"/>
        </w:tabs>
        <w:jc w:val="center"/>
        <w:rPr>
          <w:b/>
          <w:bCs/>
          <w:sz w:val="28"/>
          <w:szCs w:val="28"/>
        </w:rPr>
      </w:pPr>
      <w:r>
        <w:rPr>
          <w:b/>
          <w:bCs/>
          <w:sz w:val="56"/>
          <w:szCs w:val="56"/>
        </w:rPr>
        <w:t>Звіт</w:t>
      </w:r>
      <w:r>
        <w:rPr>
          <w:b/>
          <w:bCs/>
          <w:sz w:val="28"/>
          <w:szCs w:val="28"/>
        </w:rPr>
        <w:t xml:space="preserve"> </w:t>
      </w:r>
    </w:p>
    <w:p w:rsidR="00F76EAD" w:rsidRDefault="00F76EAD" w:rsidP="00F76EAD">
      <w:pPr>
        <w:pStyle w:val="a3"/>
        <w:spacing w:before="0" w:beforeAutospacing="0" w:after="0" w:afterAutospacing="0"/>
        <w:jc w:val="center"/>
        <w:rPr>
          <w:color w:val="000000"/>
        </w:rPr>
      </w:pPr>
      <w:r>
        <w:rPr>
          <w:b/>
          <w:bCs/>
          <w:color w:val="000000"/>
          <w:sz w:val="28"/>
          <w:szCs w:val="28"/>
        </w:rPr>
        <w:t>про виконання лабораторних та практичних робіт блоку № 2</w:t>
      </w:r>
    </w:p>
    <w:p w:rsidR="00F76EAD" w:rsidRDefault="00F76EAD" w:rsidP="00F76EAD">
      <w:pPr>
        <w:pStyle w:val="a3"/>
        <w:spacing w:before="0" w:beforeAutospacing="0" w:after="0" w:afterAutospacing="0"/>
        <w:jc w:val="center"/>
        <w:rPr>
          <w:color w:val="000000"/>
        </w:rPr>
      </w:pPr>
      <w:r>
        <w:rPr>
          <w:color w:val="000000"/>
          <w:sz w:val="28"/>
          <w:szCs w:val="28"/>
        </w:rPr>
        <w:t>На тему:  «Змінні, константи, типи даних та розмір типів даних. Системи числення. Двійкова система числення. Умовні та логічні оператори. Базові операції та вбудовані функції. Ввід вивід. Коментарі. Лінійні та розгалужені алгоритми.»</w:t>
      </w:r>
    </w:p>
    <w:p w:rsidR="00F76EAD" w:rsidRDefault="00F76EAD" w:rsidP="00F76EAD">
      <w:pPr>
        <w:pStyle w:val="a3"/>
        <w:spacing w:before="0" w:beforeAutospacing="0" w:after="0" w:afterAutospacing="0"/>
        <w:jc w:val="center"/>
        <w:rPr>
          <w:color w:val="000000"/>
        </w:rPr>
      </w:pPr>
      <w:r>
        <w:rPr>
          <w:b/>
          <w:bCs/>
          <w:i/>
          <w:iCs/>
          <w:color w:val="000000"/>
          <w:sz w:val="28"/>
          <w:szCs w:val="28"/>
        </w:rPr>
        <w:t xml:space="preserve">з дисципліни: </w:t>
      </w:r>
      <w:r>
        <w:rPr>
          <w:color w:val="000000"/>
          <w:sz w:val="28"/>
          <w:szCs w:val="28"/>
        </w:rPr>
        <w:t>«Основи програмування»</w:t>
      </w:r>
    </w:p>
    <w:p w:rsidR="00F76EAD" w:rsidRDefault="00F76EAD" w:rsidP="00F76EAD">
      <w:pPr>
        <w:pStyle w:val="a3"/>
        <w:spacing w:before="0" w:beforeAutospacing="0" w:after="0" w:afterAutospacing="0"/>
        <w:jc w:val="center"/>
        <w:rPr>
          <w:color w:val="000000"/>
        </w:rPr>
      </w:pPr>
      <w:r>
        <w:rPr>
          <w:color w:val="000000"/>
          <w:sz w:val="28"/>
          <w:szCs w:val="28"/>
        </w:rPr>
        <w:t>до:</w:t>
      </w:r>
    </w:p>
    <w:p w:rsidR="00F76EAD" w:rsidRDefault="00F76EAD" w:rsidP="00F76EAD">
      <w:pPr>
        <w:pStyle w:val="a3"/>
        <w:spacing w:before="0" w:beforeAutospacing="0" w:after="0" w:afterAutospacing="0"/>
        <w:jc w:val="center"/>
        <w:rPr>
          <w:color w:val="000000"/>
        </w:rPr>
      </w:pPr>
      <w:r>
        <w:rPr>
          <w:color w:val="000000"/>
          <w:sz w:val="28"/>
          <w:szCs w:val="28"/>
        </w:rPr>
        <w:t>Лабораторної Роботи № 1 </w:t>
      </w:r>
    </w:p>
    <w:p w:rsidR="00F76EAD" w:rsidRDefault="00EF3777" w:rsidP="00F76EAD">
      <w:pPr>
        <w:pStyle w:val="a3"/>
        <w:spacing w:before="0" w:beforeAutospacing="0" w:after="0" w:afterAutospacing="0"/>
        <w:jc w:val="center"/>
        <w:rPr>
          <w:color w:val="000000"/>
        </w:rPr>
      </w:pPr>
      <w:proofErr w:type="spellStart"/>
      <w:r>
        <w:rPr>
          <w:color w:val="000000"/>
          <w:sz w:val="28"/>
          <w:szCs w:val="28"/>
        </w:rPr>
        <w:t>Алготестер</w:t>
      </w:r>
      <w:proofErr w:type="spellEnd"/>
      <w:r>
        <w:rPr>
          <w:color w:val="000000"/>
          <w:sz w:val="28"/>
          <w:szCs w:val="28"/>
        </w:rPr>
        <w:t xml:space="preserve"> </w:t>
      </w:r>
      <w:r>
        <w:rPr>
          <w:color w:val="000000"/>
          <w:sz w:val="28"/>
          <w:szCs w:val="28"/>
          <w:lang w:val="uk-UA"/>
        </w:rPr>
        <w:t>р</w:t>
      </w:r>
      <w:proofErr w:type="spellStart"/>
      <w:r w:rsidR="00F76EAD">
        <w:rPr>
          <w:color w:val="000000"/>
          <w:sz w:val="28"/>
          <w:szCs w:val="28"/>
        </w:rPr>
        <w:t>оботи</w:t>
      </w:r>
      <w:proofErr w:type="spellEnd"/>
      <w:r w:rsidR="00F76EAD">
        <w:rPr>
          <w:color w:val="000000"/>
          <w:sz w:val="28"/>
          <w:szCs w:val="28"/>
        </w:rPr>
        <w:t xml:space="preserve"> № 1</w:t>
      </w:r>
    </w:p>
    <w:p w:rsidR="00F76EAD" w:rsidRDefault="00F76EAD" w:rsidP="00F76EAD">
      <w:pPr>
        <w:pStyle w:val="a3"/>
        <w:spacing w:before="0" w:beforeAutospacing="0" w:after="0" w:afterAutospacing="0"/>
        <w:jc w:val="center"/>
        <w:rPr>
          <w:color w:val="000000"/>
        </w:rPr>
      </w:pPr>
      <w:r>
        <w:rPr>
          <w:color w:val="000000"/>
          <w:sz w:val="28"/>
          <w:szCs w:val="28"/>
        </w:rPr>
        <w:t>Практичних Робіт до блоку № 2</w:t>
      </w:r>
    </w:p>
    <w:p w:rsidR="00F76EAD" w:rsidRDefault="00F76EAD" w:rsidP="00F76EAD">
      <w:pPr>
        <w:spacing w:after="240"/>
      </w:pPr>
    </w:p>
    <w:p w:rsidR="00F76EAD" w:rsidRDefault="00F76EAD" w:rsidP="00F76EAD"/>
    <w:p w:rsidR="00F76EAD" w:rsidRDefault="00F76EAD" w:rsidP="00F76EAD">
      <w:pPr>
        <w:jc w:val="both"/>
        <w:rPr>
          <w:sz w:val="28"/>
          <w:szCs w:val="28"/>
        </w:rPr>
      </w:pPr>
    </w:p>
    <w:p w:rsidR="00F76EAD" w:rsidRDefault="00F76EAD" w:rsidP="00F76EAD">
      <w:pPr>
        <w:jc w:val="both"/>
        <w:rPr>
          <w:sz w:val="28"/>
          <w:szCs w:val="28"/>
        </w:rPr>
      </w:pPr>
    </w:p>
    <w:p w:rsidR="00F76EAD" w:rsidRDefault="00F76EAD" w:rsidP="00F76EAD">
      <w:pPr>
        <w:jc w:val="both"/>
        <w:rPr>
          <w:sz w:val="28"/>
          <w:szCs w:val="28"/>
        </w:rPr>
      </w:pPr>
    </w:p>
    <w:p w:rsidR="00F76EAD" w:rsidRDefault="00F76EAD" w:rsidP="00F76EAD">
      <w:pPr>
        <w:jc w:val="both"/>
        <w:rPr>
          <w:b/>
          <w:bCs/>
          <w:smallCaps/>
          <w:sz w:val="28"/>
          <w:szCs w:val="28"/>
        </w:rPr>
      </w:pPr>
    </w:p>
    <w:p w:rsidR="00F76EAD" w:rsidRDefault="00F76EAD" w:rsidP="00F76EAD">
      <w:pPr>
        <w:spacing w:line="360" w:lineRule="auto"/>
        <w:jc w:val="both"/>
        <w:rPr>
          <w:sz w:val="28"/>
          <w:szCs w:val="28"/>
        </w:rPr>
      </w:pPr>
    </w:p>
    <w:p w:rsidR="00F76EAD" w:rsidRDefault="00F76EAD" w:rsidP="00F76EAD">
      <w:pPr>
        <w:jc w:val="right"/>
        <w:rPr>
          <w:b/>
          <w:bCs/>
          <w:sz w:val="28"/>
          <w:szCs w:val="28"/>
        </w:rPr>
      </w:pPr>
      <w:proofErr w:type="spellStart"/>
      <w:r>
        <w:rPr>
          <w:b/>
          <w:bCs/>
          <w:sz w:val="28"/>
          <w:szCs w:val="28"/>
        </w:rPr>
        <w:t>Викон</w:t>
      </w:r>
      <w:r>
        <w:rPr>
          <w:b/>
          <w:bCs/>
          <w:sz w:val="28"/>
          <w:szCs w:val="28"/>
          <w:lang w:val="uk-UA"/>
        </w:rPr>
        <w:t>ав</w:t>
      </w:r>
      <w:proofErr w:type="spellEnd"/>
      <w:r>
        <w:rPr>
          <w:b/>
          <w:bCs/>
          <w:sz w:val="28"/>
          <w:szCs w:val="28"/>
        </w:rPr>
        <w:t>:</w:t>
      </w:r>
    </w:p>
    <w:p w:rsidR="00F76EAD" w:rsidRPr="00F76EAD" w:rsidRDefault="00F76EAD" w:rsidP="00F76EAD">
      <w:pPr>
        <w:jc w:val="right"/>
        <w:rPr>
          <w:b/>
          <w:bCs/>
          <w:i/>
          <w:iCs/>
          <w:sz w:val="28"/>
          <w:szCs w:val="28"/>
          <w:lang w:val="uk-UA"/>
        </w:rPr>
      </w:pPr>
      <w:r>
        <w:rPr>
          <w:b/>
          <w:bCs/>
          <w:i/>
          <w:iCs/>
          <w:sz w:val="28"/>
          <w:szCs w:val="28"/>
        </w:rPr>
        <w:t xml:space="preserve"> </w:t>
      </w:r>
      <w:proofErr w:type="spellStart"/>
      <w:r>
        <w:rPr>
          <w:sz w:val="28"/>
          <w:szCs w:val="28"/>
        </w:rPr>
        <w:t>Студен</w:t>
      </w:r>
      <w:proofErr w:type="spellEnd"/>
      <w:r>
        <w:rPr>
          <w:sz w:val="28"/>
          <w:szCs w:val="28"/>
          <w:lang w:val="uk-UA"/>
        </w:rPr>
        <w:t>т групи ШІ-13</w:t>
      </w:r>
    </w:p>
    <w:p w:rsidR="00F76EAD" w:rsidRPr="000F22C0" w:rsidRDefault="00F76EAD" w:rsidP="00F76EAD">
      <w:pPr>
        <w:jc w:val="right"/>
        <w:rPr>
          <w:sz w:val="28"/>
          <w:szCs w:val="28"/>
          <w:lang w:val="uk-UA"/>
        </w:rPr>
      </w:pPr>
      <w:proofErr w:type="spellStart"/>
      <w:r>
        <w:rPr>
          <w:sz w:val="28"/>
          <w:szCs w:val="28"/>
          <w:lang w:val="uk-UA"/>
        </w:rPr>
        <w:t>Шикоряк</w:t>
      </w:r>
      <w:proofErr w:type="spellEnd"/>
      <w:r>
        <w:rPr>
          <w:sz w:val="28"/>
          <w:szCs w:val="28"/>
          <w:lang w:val="uk-UA"/>
        </w:rPr>
        <w:t xml:space="preserve"> Андрій Олегович</w:t>
      </w:r>
    </w:p>
    <w:p w:rsidR="00E525CC" w:rsidRDefault="00E525CC"/>
    <w:p w:rsidR="00F76EAD" w:rsidRDefault="00F76EAD"/>
    <w:p w:rsidR="00F76EAD" w:rsidRDefault="00F76EAD"/>
    <w:p w:rsidR="00F76EAD" w:rsidRDefault="00F76EAD"/>
    <w:p w:rsidR="00F76EAD" w:rsidRDefault="00F76EAD">
      <w:pPr>
        <w:rPr>
          <w:lang w:val="uk-UA"/>
        </w:rPr>
      </w:pPr>
      <w:r>
        <w:tab/>
      </w:r>
      <w:r>
        <w:tab/>
      </w:r>
      <w:r>
        <w:tab/>
      </w:r>
      <w:r>
        <w:tab/>
      </w:r>
      <w:r>
        <w:tab/>
      </w:r>
      <w:r>
        <w:rPr>
          <w:lang w:val="uk-UA"/>
        </w:rPr>
        <w:t xml:space="preserve">    Львів 2026</w:t>
      </w:r>
    </w:p>
    <w:p w:rsidR="00F76EAD" w:rsidRPr="00AD7878" w:rsidRDefault="00F76EAD" w:rsidP="00F76EAD">
      <w:pPr>
        <w:pStyle w:val="1"/>
        <w:spacing w:before="240" w:after="0"/>
        <w:rPr>
          <w:rFonts w:ascii="Times New Roman" w:hAnsi="Times New Roman" w:cs="Times New Roman"/>
          <w:b/>
          <w:bCs/>
          <w:color w:val="000000"/>
          <w:sz w:val="48"/>
          <w:szCs w:val="48"/>
        </w:rPr>
      </w:pPr>
      <w:r w:rsidRPr="00AD7878">
        <w:rPr>
          <w:rFonts w:ascii="Times New Roman" w:hAnsi="Times New Roman" w:cs="Times New Roman"/>
          <w:b/>
          <w:bCs/>
          <w:color w:val="000000"/>
          <w:sz w:val="32"/>
          <w:szCs w:val="32"/>
        </w:rPr>
        <w:lastRenderedPageBreak/>
        <w:t>Тема роботи:  </w:t>
      </w:r>
    </w:p>
    <w:p w:rsidR="00F76EAD" w:rsidRPr="00AD7878" w:rsidRDefault="00F76EAD" w:rsidP="00F76EAD">
      <w:pPr>
        <w:rPr>
          <w:lang w:val="uk-UA"/>
        </w:rPr>
      </w:pPr>
      <w:r w:rsidRPr="00AD7878">
        <w:rPr>
          <w:color w:val="000000"/>
        </w:rPr>
        <w:t>Змінні, константи, типи даних та розмір типів даних. Системи числення. Двійкова система числення. Умовні та логічні оператори. Базові операції та вбудовані функції. Ввід вивід. Коментарі. Лінійні та розгалужені алгоритми.</w:t>
      </w:r>
    </w:p>
    <w:p w:rsidR="00F76EAD" w:rsidRPr="00AD7878" w:rsidRDefault="00F76EAD" w:rsidP="00F76EAD">
      <w:pPr>
        <w:pStyle w:val="1"/>
        <w:spacing w:before="240" w:after="0"/>
        <w:rPr>
          <w:rFonts w:ascii="Times New Roman" w:hAnsi="Times New Roman" w:cs="Times New Roman"/>
          <w:b/>
          <w:bCs/>
          <w:color w:val="000000"/>
          <w:sz w:val="48"/>
          <w:szCs w:val="48"/>
        </w:rPr>
      </w:pPr>
      <w:bookmarkStart w:id="1" w:name="_heading=h.aaj4d8g9v8ft" w:colFirst="0" w:colLast="0"/>
      <w:bookmarkEnd w:id="1"/>
      <w:r w:rsidRPr="00AD7878">
        <w:rPr>
          <w:rFonts w:ascii="Times New Roman" w:hAnsi="Times New Roman" w:cs="Times New Roman"/>
          <w:b/>
          <w:bCs/>
          <w:color w:val="000000"/>
          <w:sz w:val="32"/>
          <w:szCs w:val="32"/>
        </w:rPr>
        <w:t>Мета роботи: </w:t>
      </w:r>
    </w:p>
    <w:p w:rsidR="00F76EAD" w:rsidRDefault="00F76EAD" w:rsidP="00F76EAD">
      <w:pPr>
        <w:pStyle w:val="a3"/>
        <w:spacing w:before="0" w:beforeAutospacing="0" w:after="200" w:afterAutospacing="0"/>
        <w:rPr>
          <w:color w:val="000000"/>
          <w:lang w:val="uk-UA"/>
        </w:rPr>
      </w:pPr>
      <w:r w:rsidRPr="00AD7878">
        <w:rPr>
          <w:lang w:val="uk-UA"/>
        </w:rPr>
        <w:t>В</w:t>
      </w:r>
      <w:proofErr w:type="spellStart"/>
      <w:r w:rsidRPr="00AD7878">
        <w:t>ивчення</w:t>
      </w:r>
      <w:proofErr w:type="spellEnd"/>
      <w:r w:rsidRPr="00AD7878">
        <w:t xml:space="preserve"> базових кон</w:t>
      </w:r>
      <w:r w:rsidR="00B27F76">
        <w:t>струкцій мови програмування C++</w:t>
      </w:r>
      <w:r w:rsidR="00B27F76" w:rsidRPr="00B27F76">
        <w:rPr>
          <w:lang w:val="ru-RU"/>
        </w:rPr>
        <w:t xml:space="preserve"> </w:t>
      </w:r>
      <w:r w:rsidRPr="00AD7878">
        <w:t>змінних, констант, типів даних та їх розмірів, а також си</w:t>
      </w:r>
      <w:r>
        <w:t>стем числення</w:t>
      </w:r>
      <w:r>
        <w:rPr>
          <w:lang w:val="uk-UA"/>
        </w:rPr>
        <w:t>.</w:t>
      </w:r>
      <w:r w:rsidR="00B27F76" w:rsidRPr="00B27F76">
        <w:rPr>
          <w:color w:val="000000"/>
          <w:sz w:val="14"/>
          <w:szCs w:val="14"/>
        </w:rPr>
        <w:t xml:space="preserve"> </w:t>
      </w:r>
      <w:r w:rsidR="00B27F76">
        <w:rPr>
          <w:color w:val="000000"/>
          <w:sz w:val="14"/>
          <w:szCs w:val="14"/>
        </w:rPr>
        <w:t> </w:t>
      </w:r>
      <w:r w:rsidR="00B27F76" w:rsidRPr="00B27F76">
        <w:rPr>
          <w:color w:val="000000"/>
        </w:rPr>
        <w:t>Порівняння різних типів даних</w:t>
      </w:r>
      <w:r w:rsidR="00EA1C8C">
        <w:rPr>
          <w:color w:val="000000"/>
          <w:lang w:val="uk-UA"/>
        </w:rPr>
        <w:t xml:space="preserve"> та дізнатися на </w:t>
      </w:r>
      <w:proofErr w:type="spellStart"/>
      <w:r w:rsidR="00EA1C8C">
        <w:rPr>
          <w:color w:val="000000"/>
          <w:lang w:val="uk-UA"/>
        </w:rPr>
        <w:t>практииці</w:t>
      </w:r>
      <w:proofErr w:type="spellEnd"/>
      <w:r w:rsidR="00EA1C8C">
        <w:rPr>
          <w:color w:val="000000"/>
          <w:lang w:val="uk-UA"/>
        </w:rPr>
        <w:t xml:space="preserve"> яка між ними різниця</w:t>
      </w:r>
      <w:r w:rsidR="00B27F76">
        <w:rPr>
          <w:rFonts w:ascii="Calibri" w:hAnsi="Calibri" w:cs="Calibri"/>
          <w:color w:val="000000"/>
          <w:sz w:val="22"/>
          <w:szCs w:val="22"/>
        </w:rPr>
        <w:t>.</w:t>
      </w:r>
      <w:r>
        <w:rPr>
          <w:lang w:val="uk-UA"/>
        </w:rPr>
        <w:t>Вивчення</w:t>
      </w:r>
      <w:r w:rsidRPr="00AD7878">
        <w:t xml:space="preserve"> умовних </w:t>
      </w:r>
      <w:r>
        <w:t>операторів</w:t>
      </w:r>
      <w:r w:rsidRPr="00F76EAD">
        <w:t>,</w:t>
      </w:r>
      <w:r>
        <w:rPr>
          <w:lang w:val="uk-UA"/>
        </w:rPr>
        <w:t xml:space="preserve">вивчення </w:t>
      </w:r>
      <w:r w:rsidRPr="00F76EAD">
        <w:rPr>
          <w:color w:val="000000"/>
        </w:rPr>
        <w:t>вид</w:t>
      </w:r>
      <w:proofErr w:type="spellStart"/>
      <w:r w:rsidRPr="00F76EAD">
        <w:rPr>
          <w:color w:val="000000"/>
          <w:lang w:val="uk-UA"/>
        </w:rPr>
        <w:t>ів</w:t>
      </w:r>
      <w:proofErr w:type="spellEnd"/>
      <w:r w:rsidRPr="00F76EAD">
        <w:rPr>
          <w:color w:val="000000"/>
        </w:rPr>
        <w:t xml:space="preserve"> логічних операторів (AND, OR, NOT</w:t>
      </w:r>
      <w:r>
        <w:rPr>
          <w:rFonts w:ascii="Calibri" w:hAnsi="Calibri" w:cs="Calibri"/>
          <w:color w:val="000000"/>
          <w:sz w:val="22"/>
          <w:szCs w:val="22"/>
        </w:rPr>
        <w:t>)</w:t>
      </w:r>
      <w:r>
        <w:rPr>
          <w:lang w:val="uk-UA"/>
        </w:rPr>
        <w:t>,</w:t>
      </w:r>
      <w:r w:rsidRPr="00F76EAD">
        <w:rPr>
          <w:rFonts w:ascii="Arial" w:hAnsi="Arial" w:cs="Arial"/>
          <w:color w:val="000000"/>
          <w:sz w:val="22"/>
          <w:szCs w:val="22"/>
        </w:rPr>
        <w:t xml:space="preserve"> </w:t>
      </w:r>
      <w:r w:rsidRPr="00F76EAD">
        <w:rPr>
          <w:color w:val="000000"/>
        </w:rPr>
        <w:t xml:space="preserve">Навчитися користуватися операторами розгалуження для структурування логіки програм Основи використання </w:t>
      </w:r>
      <w:proofErr w:type="spellStart"/>
      <w:r w:rsidRPr="00F76EAD">
        <w:rPr>
          <w:color w:val="000000"/>
        </w:rPr>
        <w:t>cin</w:t>
      </w:r>
      <w:proofErr w:type="spellEnd"/>
      <w:r w:rsidRPr="00F76EAD">
        <w:rPr>
          <w:color w:val="000000"/>
        </w:rPr>
        <w:t xml:space="preserve"> та </w:t>
      </w:r>
      <w:proofErr w:type="spellStart"/>
      <w:r w:rsidRPr="00F76EAD">
        <w:rPr>
          <w:color w:val="000000"/>
        </w:rPr>
        <w:t>cout</w:t>
      </w:r>
      <w:proofErr w:type="spellEnd"/>
      <w:r>
        <w:rPr>
          <w:lang w:val="uk-UA"/>
        </w:rPr>
        <w:t>.</w:t>
      </w:r>
      <w:r>
        <w:t xml:space="preserve"> </w:t>
      </w:r>
      <w:r>
        <w:rPr>
          <w:lang w:val="uk-UA"/>
        </w:rPr>
        <w:t>П</w:t>
      </w:r>
      <w:proofErr w:type="spellStart"/>
      <w:r w:rsidRPr="00AD7878">
        <w:t>обудова</w:t>
      </w:r>
      <w:proofErr w:type="spellEnd"/>
      <w:r w:rsidRPr="00AD7878">
        <w:t xml:space="preserve"> лінійних та розгалужених</w:t>
      </w:r>
      <w:r w:rsidRPr="00AD7878">
        <w:rPr>
          <w:color w:val="000000"/>
        </w:rPr>
        <w:t xml:space="preserve"> алгори</w:t>
      </w:r>
      <w:r>
        <w:rPr>
          <w:color w:val="000000"/>
        </w:rPr>
        <w:t>тмів.</w:t>
      </w:r>
      <w:r w:rsidR="00B27F76">
        <w:rPr>
          <w:color w:val="000000"/>
          <w:lang w:val="uk-UA"/>
        </w:rPr>
        <w:t>О</w:t>
      </w:r>
      <w:proofErr w:type="spellStart"/>
      <w:r w:rsidRPr="00AD7878">
        <w:rPr>
          <w:color w:val="000000"/>
        </w:rPr>
        <w:t>бчислення</w:t>
      </w:r>
      <w:proofErr w:type="spellEnd"/>
      <w:r w:rsidRPr="00AD7878">
        <w:rPr>
          <w:color w:val="000000"/>
        </w:rPr>
        <w:t xml:space="preserve"> в двійковій сист</w:t>
      </w:r>
      <w:r w:rsidR="00B27F76">
        <w:rPr>
          <w:color w:val="000000"/>
        </w:rPr>
        <w:t>емі числення (</w:t>
      </w:r>
      <w:r>
        <w:rPr>
          <w:color w:val="000000"/>
          <w:lang w:val="uk-UA"/>
        </w:rPr>
        <w:t>виконання базових операцій</w:t>
      </w:r>
      <w:r>
        <w:rPr>
          <w:color w:val="000000"/>
        </w:rPr>
        <w:t>)</w:t>
      </w:r>
      <w:r>
        <w:rPr>
          <w:color w:val="000000"/>
          <w:lang w:val="uk-UA"/>
        </w:rPr>
        <w:t>.</w:t>
      </w:r>
    </w:p>
    <w:p w:rsidR="00B27F76" w:rsidRPr="00B27F76" w:rsidRDefault="00B27F76" w:rsidP="00B27F76">
      <w:pPr>
        <w:pStyle w:val="1"/>
        <w:rPr>
          <w:rFonts w:ascii="Times New Roman" w:eastAsia="Times New Roman" w:hAnsi="Times New Roman" w:cs="Times New Roman"/>
          <w:sz w:val="24"/>
          <w:szCs w:val="24"/>
        </w:rPr>
      </w:pPr>
      <w:r>
        <w:rPr>
          <w:rFonts w:ascii="Times New Roman" w:eastAsia="Times New Roman" w:hAnsi="Times New Roman" w:cs="Times New Roman"/>
          <w:b/>
          <w:bCs/>
          <w:color w:val="000000"/>
        </w:rPr>
        <w:t>Теоретичні відомості:</w:t>
      </w:r>
    </w:p>
    <w:p w:rsidR="00B27F76" w:rsidRDefault="00B27F76" w:rsidP="00B27F76">
      <w:pPr>
        <w:spacing w:line="276" w:lineRule="auto"/>
      </w:pPr>
      <w:r>
        <w:rPr>
          <w:lang w:val="uk-UA"/>
        </w:rPr>
        <w:t>1)</w:t>
      </w:r>
      <w:r>
        <w:t>Теоретичні відомості</w:t>
      </w:r>
      <w:r w:rsidRPr="00742763">
        <w:rPr>
          <w:lang w:val="uk-UA"/>
        </w:rPr>
        <w:t xml:space="preserve"> </w:t>
      </w:r>
      <w:r>
        <w:rPr>
          <w:lang w:val="uk-UA"/>
        </w:rPr>
        <w:t>з переліком важливих тем</w:t>
      </w:r>
      <w:r>
        <w:t>:</w:t>
      </w:r>
    </w:p>
    <w:p w:rsidR="00B27F76" w:rsidRDefault="00B27F76" w:rsidP="00B27F76">
      <w:pPr>
        <w:numPr>
          <w:ilvl w:val="0"/>
          <w:numId w:val="2"/>
        </w:numPr>
        <w:pBdr>
          <w:top w:val="nil"/>
          <w:left w:val="nil"/>
          <w:bottom w:val="nil"/>
          <w:right w:val="nil"/>
          <w:between w:val="nil"/>
        </w:pBdr>
        <w:rPr>
          <w:color w:val="000000"/>
        </w:rPr>
      </w:pPr>
      <w:r>
        <w:rPr>
          <w:color w:val="000000"/>
        </w:rPr>
        <w:t xml:space="preserve">1: </w:t>
      </w:r>
      <w:r w:rsidRPr="0004434F">
        <w:rPr>
          <w:color w:val="000000"/>
        </w:rPr>
        <w:t xml:space="preserve">Системи числення (двійкова, </w:t>
      </w:r>
      <w:proofErr w:type="spellStart"/>
      <w:r w:rsidRPr="0004434F">
        <w:rPr>
          <w:color w:val="000000"/>
        </w:rPr>
        <w:t>вісімкова</w:t>
      </w:r>
      <w:proofErr w:type="spellEnd"/>
      <w:r w:rsidRPr="0004434F">
        <w:rPr>
          <w:color w:val="000000"/>
        </w:rPr>
        <w:t xml:space="preserve">, десяткова, </w:t>
      </w:r>
      <w:proofErr w:type="spellStart"/>
      <w:r w:rsidRPr="0004434F">
        <w:rPr>
          <w:color w:val="000000"/>
        </w:rPr>
        <w:t>шістнадцяткова</w:t>
      </w:r>
      <w:proofErr w:type="spellEnd"/>
      <w:r w:rsidRPr="0004434F">
        <w:rPr>
          <w:color w:val="000000"/>
        </w:rPr>
        <w:t>) та перетворення чисел між ними</w:t>
      </w:r>
      <w:r>
        <w:rPr>
          <w:color w:val="000000"/>
          <w:lang w:val="uk-UA"/>
        </w:rPr>
        <w:t>)</w:t>
      </w:r>
    </w:p>
    <w:p w:rsidR="00B27F76" w:rsidRDefault="00B27F76" w:rsidP="00B27F76">
      <w:pPr>
        <w:numPr>
          <w:ilvl w:val="0"/>
          <w:numId w:val="2"/>
        </w:numPr>
        <w:pBdr>
          <w:top w:val="nil"/>
          <w:left w:val="nil"/>
          <w:bottom w:val="nil"/>
          <w:right w:val="nil"/>
          <w:between w:val="nil"/>
        </w:pBdr>
        <w:rPr>
          <w:color w:val="000000"/>
        </w:rPr>
      </w:pPr>
      <w:r>
        <w:rPr>
          <w:color w:val="000000"/>
        </w:rPr>
        <w:t>2:</w:t>
      </w:r>
      <w:r>
        <w:rPr>
          <w:color w:val="000000"/>
          <w:lang w:val="uk-UA"/>
        </w:rPr>
        <w:t xml:space="preserve"> </w:t>
      </w:r>
      <w:r w:rsidRPr="00597C7F">
        <w:rPr>
          <w:color w:val="000000"/>
        </w:rPr>
        <w:t xml:space="preserve">Двійкова система числення — арифметичні операції (додавання, віднімання, </w:t>
      </w:r>
      <w:r>
        <w:rPr>
          <w:color w:val="000000"/>
          <w:lang w:val="uk-UA"/>
        </w:rPr>
        <w:t xml:space="preserve">множення, </w:t>
      </w:r>
      <w:r w:rsidRPr="00597C7F">
        <w:rPr>
          <w:color w:val="000000"/>
        </w:rPr>
        <w:t>ділення)</w:t>
      </w:r>
    </w:p>
    <w:p w:rsidR="00B27F76" w:rsidRDefault="00B27F76" w:rsidP="00B27F76">
      <w:pPr>
        <w:numPr>
          <w:ilvl w:val="0"/>
          <w:numId w:val="2"/>
        </w:numPr>
        <w:pBdr>
          <w:top w:val="nil"/>
          <w:left w:val="nil"/>
          <w:bottom w:val="nil"/>
          <w:right w:val="nil"/>
          <w:between w:val="nil"/>
        </w:pBdr>
        <w:rPr>
          <w:color w:val="000000"/>
        </w:rPr>
      </w:pPr>
      <w:r>
        <w:rPr>
          <w:color w:val="000000"/>
        </w:rPr>
        <w:t>3:</w:t>
      </w:r>
      <w:r w:rsidRPr="00597C7F">
        <w:rPr>
          <w:rFonts w:ascii="-webkit-standard" w:hAnsi="-webkit-standard"/>
          <w:color w:val="000000"/>
          <w:sz w:val="27"/>
          <w:szCs w:val="27"/>
        </w:rPr>
        <w:t xml:space="preserve"> </w:t>
      </w:r>
      <w:r w:rsidRPr="00597C7F">
        <w:rPr>
          <w:color w:val="000000"/>
        </w:rPr>
        <w:t>Змінні, константи, типи даних та їх розміри в C++</w:t>
      </w:r>
    </w:p>
    <w:p w:rsidR="00B27F76" w:rsidRPr="00597C7F" w:rsidRDefault="00B27F76" w:rsidP="00B27F76">
      <w:pPr>
        <w:numPr>
          <w:ilvl w:val="0"/>
          <w:numId w:val="2"/>
        </w:numPr>
        <w:pBdr>
          <w:top w:val="nil"/>
          <w:left w:val="nil"/>
          <w:bottom w:val="nil"/>
          <w:right w:val="nil"/>
          <w:between w:val="nil"/>
        </w:pBdr>
        <w:rPr>
          <w:color w:val="000000"/>
        </w:rPr>
      </w:pPr>
      <w:r>
        <w:t>4</w:t>
      </w:r>
      <w:r>
        <w:rPr>
          <w:color w:val="000000"/>
        </w:rPr>
        <w:t>:</w:t>
      </w:r>
      <w:r>
        <w:rPr>
          <w:color w:val="000000"/>
          <w:lang w:val="uk-UA"/>
        </w:rPr>
        <w:t xml:space="preserve"> </w:t>
      </w:r>
      <w:r w:rsidRPr="00597C7F">
        <w:rPr>
          <w:color w:val="000000"/>
        </w:rPr>
        <w:t>Бібліотеки в C++ (</w:t>
      </w:r>
      <w:proofErr w:type="spellStart"/>
      <w:r w:rsidRPr="00597C7F">
        <w:rPr>
          <w:color w:val="000000"/>
        </w:rPr>
        <w:t>stdio</w:t>
      </w:r>
      <w:proofErr w:type="spellEnd"/>
      <w:r w:rsidRPr="00597C7F">
        <w:rPr>
          <w:color w:val="000000"/>
        </w:rPr>
        <w:t xml:space="preserve">, </w:t>
      </w:r>
      <w:proofErr w:type="spellStart"/>
      <w:r w:rsidRPr="00597C7F">
        <w:rPr>
          <w:color w:val="000000"/>
        </w:rPr>
        <w:t>cmath</w:t>
      </w:r>
      <w:proofErr w:type="spellEnd"/>
      <w:r w:rsidRPr="00597C7F">
        <w:rPr>
          <w:color w:val="000000"/>
        </w:rPr>
        <w:t xml:space="preserve">, </w:t>
      </w:r>
      <w:proofErr w:type="spellStart"/>
      <w:r w:rsidRPr="00597C7F">
        <w:rPr>
          <w:color w:val="000000"/>
        </w:rPr>
        <w:t>iostream</w:t>
      </w:r>
      <w:proofErr w:type="spellEnd"/>
      <w:r w:rsidRPr="00597C7F">
        <w:rPr>
          <w:color w:val="000000"/>
        </w:rPr>
        <w:t>)</w:t>
      </w:r>
    </w:p>
    <w:p w:rsidR="00B27F76" w:rsidRDefault="00B27F76" w:rsidP="00B27F76">
      <w:pPr>
        <w:numPr>
          <w:ilvl w:val="0"/>
          <w:numId w:val="2"/>
        </w:numPr>
        <w:pBdr>
          <w:top w:val="nil"/>
          <w:left w:val="nil"/>
          <w:bottom w:val="nil"/>
          <w:right w:val="nil"/>
          <w:between w:val="nil"/>
        </w:pBdr>
        <w:rPr>
          <w:color w:val="000000"/>
        </w:rPr>
      </w:pPr>
      <w:r>
        <w:rPr>
          <w:color w:val="000000"/>
          <w:lang w:val="uk-UA"/>
        </w:rPr>
        <w:t>5</w:t>
      </w:r>
      <w:r>
        <w:rPr>
          <w:color w:val="000000"/>
        </w:rPr>
        <w:t xml:space="preserve">: </w:t>
      </w:r>
      <w:r w:rsidRPr="00597C7F">
        <w:rPr>
          <w:color w:val="000000"/>
        </w:rPr>
        <w:t>Ввід та вивід даних (</w:t>
      </w:r>
      <w:proofErr w:type="spellStart"/>
      <w:r w:rsidRPr="00597C7F">
        <w:rPr>
          <w:color w:val="000000"/>
        </w:rPr>
        <w:t>cin</w:t>
      </w:r>
      <w:proofErr w:type="spellEnd"/>
      <w:r w:rsidRPr="00597C7F">
        <w:rPr>
          <w:color w:val="000000"/>
        </w:rPr>
        <w:t xml:space="preserve">, </w:t>
      </w:r>
      <w:proofErr w:type="spellStart"/>
      <w:r w:rsidRPr="00597C7F">
        <w:rPr>
          <w:color w:val="000000"/>
        </w:rPr>
        <w:t>cout</w:t>
      </w:r>
      <w:proofErr w:type="spellEnd"/>
      <w:r w:rsidRPr="00597C7F">
        <w:rPr>
          <w:color w:val="000000"/>
        </w:rPr>
        <w:t>)</w:t>
      </w:r>
    </w:p>
    <w:p w:rsidR="00B27F76" w:rsidRPr="00597C7F" w:rsidRDefault="00B27F76" w:rsidP="00B27F76">
      <w:pPr>
        <w:numPr>
          <w:ilvl w:val="0"/>
          <w:numId w:val="2"/>
        </w:numPr>
        <w:pBdr>
          <w:top w:val="nil"/>
          <w:left w:val="nil"/>
          <w:bottom w:val="nil"/>
          <w:right w:val="nil"/>
          <w:between w:val="nil"/>
        </w:pBdr>
        <w:rPr>
          <w:color w:val="000000"/>
        </w:rPr>
      </w:pPr>
      <w:r w:rsidRPr="00597C7F">
        <w:rPr>
          <w:color w:val="000000"/>
          <w:lang w:val="uk-UA"/>
        </w:rPr>
        <w:t>6</w:t>
      </w:r>
      <w:r w:rsidRPr="00597C7F">
        <w:rPr>
          <w:color w:val="000000"/>
        </w:rPr>
        <w:t>:</w:t>
      </w:r>
      <w:r w:rsidRPr="00597C7F">
        <w:rPr>
          <w:color w:val="000000"/>
          <w:lang w:val="uk-UA"/>
        </w:rPr>
        <w:t xml:space="preserve"> </w:t>
      </w:r>
      <w:r w:rsidRPr="00597C7F">
        <w:rPr>
          <w:color w:val="000000"/>
        </w:rPr>
        <w:t>Базові операції та вбудовані функції (арифметичні, побітові, математичні функції)</w:t>
      </w:r>
    </w:p>
    <w:p w:rsidR="00B27F76" w:rsidRPr="00597C7F" w:rsidRDefault="00B27F76" w:rsidP="00B27F76">
      <w:pPr>
        <w:numPr>
          <w:ilvl w:val="0"/>
          <w:numId w:val="2"/>
        </w:numPr>
        <w:pBdr>
          <w:top w:val="nil"/>
          <w:left w:val="nil"/>
          <w:bottom w:val="nil"/>
          <w:right w:val="nil"/>
          <w:between w:val="nil"/>
        </w:pBdr>
        <w:rPr>
          <w:color w:val="000000"/>
        </w:rPr>
      </w:pPr>
      <w:r w:rsidRPr="00597C7F">
        <w:rPr>
          <w:color w:val="000000"/>
          <w:lang w:val="uk-UA"/>
        </w:rPr>
        <w:t>7</w:t>
      </w:r>
      <w:r w:rsidRPr="00597C7F">
        <w:rPr>
          <w:color w:val="000000"/>
        </w:rPr>
        <w:t>:</w:t>
      </w:r>
      <w:r w:rsidRPr="00597C7F">
        <w:rPr>
          <w:rFonts w:ascii="-webkit-standard" w:hAnsi="-webkit-standard"/>
          <w:color w:val="000000"/>
          <w:sz w:val="27"/>
          <w:szCs w:val="27"/>
        </w:rPr>
        <w:t xml:space="preserve"> </w:t>
      </w:r>
      <w:r w:rsidRPr="00597C7F">
        <w:rPr>
          <w:color w:val="000000"/>
        </w:rPr>
        <w:t>Коментарі у коді</w:t>
      </w:r>
    </w:p>
    <w:p w:rsidR="00B27F76" w:rsidRPr="00597C7F" w:rsidRDefault="00B27F76" w:rsidP="00B27F76">
      <w:pPr>
        <w:numPr>
          <w:ilvl w:val="0"/>
          <w:numId w:val="2"/>
        </w:numPr>
        <w:pBdr>
          <w:top w:val="nil"/>
          <w:left w:val="nil"/>
          <w:bottom w:val="nil"/>
          <w:right w:val="nil"/>
          <w:between w:val="nil"/>
        </w:pBdr>
        <w:rPr>
          <w:color w:val="000000"/>
        </w:rPr>
      </w:pPr>
      <w:r w:rsidRPr="00597C7F">
        <w:rPr>
          <w:lang w:val="uk-UA"/>
        </w:rPr>
        <w:t>8</w:t>
      </w:r>
      <w:r w:rsidRPr="00597C7F">
        <w:rPr>
          <w:color w:val="000000"/>
        </w:rPr>
        <w:t>:</w:t>
      </w:r>
      <w:r w:rsidRPr="00597C7F">
        <w:rPr>
          <w:color w:val="000000"/>
          <w:lang w:val="uk-UA"/>
        </w:rPr>
        <w:t xml:space="preserve"> </w:t>
      </w:r>
      <w:r w:rsidRPr="00597C7F">
        <w:rPr>
          <w:color w:val="000000"/>
        </w:rPr>
        <w:t>Лінійні алгоритми</w:t>
      </w:r>
    </w:p>
    <w:p w:rsidR="00B27F76" w:rsidRPr="00597C7F" w:rsidRDefault="00B27F76" w:rsidP="00B27F76">
      <w:pPr>
        <w:numPr>
          <w:ilvl w:val="0"/>
          <w:numId w:val="2"/>
        </w:numPr>
        <w:pBdr>
          <w:top w:val="nil"/>
          <w:left w:val="nil"/>
          <w:bottom w:val="nil"/>
          <w:right w:val="nil"/>
          <w:between w:val="nil"/>
        </w:pBdr>
      </w:pPr>
      <w:r w:rsidRPr="00597C7F">
        <w:rPr>
          <w:color w:val="000000"/>
          <w:lang w:val="uk-UA"/>
        </w:rPr>
        <w:t>9</w:t>
      </w:r>
      <w:r w:rsidRPr="00597C7F">
        <w:rPr>
          <w:color w:val="000000"/>
        </w:rPr>
        <w:t>: Розгалужені алгоритми та умовні оператори (</w:t>
      </w:r>
      <w:proofErr w:type="spellStart"/>
      <w:r w:rsidRPr="00597C7F">
        <w:rPr>
          <w:color w:val="000000"/>
        </w:rPr>
        <w:t>if</w:t>
      </w:r>
      <w:proofErr w:type="spellEnd"/>
      <w:r w:rsidRPr="00597C7F">
        <w:rPr>
          <w:color w:val="000000"/>
        </w:rPr>
        <w:t xml:space="preserve">, </w:t>
      </w:r>
      <w:proofErr w:type="spellStart"/>
      <w:r w:rsidRPr="00597C7F">
        <w:rPr>
          <w:color w:val="000000"/>
        </w:rPr>
        <w:t>else</w:t>
      </w:r>
      <w:proofErr w:type="spellEnd"/>
      <w:r w:rsidRPr="00597C7F">
        <w:rPr>
          <w:color w:val="000000"/>
        </w:rPr>
        <w:t xml:space="preserve">, </w:t>
      </w:r>
      <w:proofErr w:type="spellStart"/>
      <w:r w:rsidRPr="00597C7F">
        <w:rPr>
          <w:color w:val="000000"/>
        </w:rPr>
        <w:t>switch-case</w:t>
      </w:r>
      <w:proofErr w:type="spellEnd"/>
      <w:r w:rsidRPr="00597C7F">
        <w:rPr>
          <w:color w:val="000000"/>
        </w:rPr>
        <w:t xml:space="preserve">, </w:t>
      </w:r>
      <w:proofErr w:type="spellStart"/>
      <w:r w:rsidRPr="00597C7F">
        <w:rPr>
          <w:color w:val="000000"/>
        </w:rPr>
        <w:t>тернарний</w:t>
      </w:r>
      <w:proofErr w:type="spellEnd"/>
      <w:r w:rsidRPr="00597C7F">
        <w:rPr>
          <w:color w:val="000000"/>
        </w:rPr>
        <w:t xml:space="preserve"> оператор)</w:t>
      </w:r>
    </w:p>
    <w:p w:rsidR="00B27F76" w:rsidRPr="00B27F76" w:rsidRDefault="00B27F76" w:rsidP="00B27F76">
      <w:pPr>
        <w:numPr>
          <w:ilvl w:val="0"/>
          <w:numId w:val="2"/>
        </w:numPr>
        <w:pBdr>
          <w:top w:val="nil"/>
          <w:left w:val="nil"/>
          <w:bottom w:val="nil"/>
          <w:right w:val="nil"/>
          <w:between w:val="nil"/>
        </w:pBdr>
      </w:pPr>
      <w:r w:rsidRPr="00597C7F">
        <w:rPr>
          <w:color w:val="000000"/>
          <w:lang w:val="uk-UA"/>
        </w:rPr>
        <w:t>10</w:t>
      </w:r>
      <w:r w:rsidRPr="00597C7F">
        <w:rPr>
          <w:color w:val="000000"/>
        </w:rPr>
        <w:t>:</w:t>
      </w:r>
      <w:r w:rsidRPr="00597C7F">
        <w:rPr>
          <w:color w:val="000000"/>
          <w:lang w:val="uk-UA"/>
        </w:rPr>
        <w:t xml:space="preserve"> </w:t>
      </w:r>
      <w:r w:rsidRPr="00597C7F">
        <w:rPr>
          <w:color w:val="000000"/>
        </w:rPr>
        <w:t>Логічні оператори (AND, OR, NOT)</w:t>
      </w:r>
    </w:p>
    <w:p w:rsidR="00B27F76" w:rsidRPr="00597C7F" w:rsidRDefault="00B27F76" w:rsidP="00B27F76">
      <w:pPr>
        <w:pBdr>
          <w:top w:val="nil"/>
          <w:left w:val="nil"/>
          <w:bottom w:val="nil"/>
          <w:right w:val="nil"/>
          <w:between w:val="nil"/>
        </w:pBdr>
        <w:ind w:left="720"/>
      </w:pPr>
    </w:p>
    <w:p w:rsidR="00B27F76" w:rsidRDefault="00B27F76" w:rsidP="00F76EAD">
      <w:pPr>
        <w:pStyle w:val="a3"/>
        <w:spacing w:before="0" w:beforeAutospacing="0" w:after="200" w:afterAutospacing="0"/>
        <w:rPr>
          <w:color w:val="000000"/>
          <w:lang w:val="uk-UA"/>
        </w:rPr>
      </w:pPr>
      <w:r>
        <w:rPr>
          <w:color w:val="000000"/>
          <w:lang w:val="uk-UA"/>
        </w:rPr>
        <w:t>2)Індивідуальний план опрацювання теорії:</w:t>
      </w:r>
    </w:p>
    <w:p w:rsidR="00B27F76" w:rsidRPr="00B27F76" w:rsidRDefault="00B27F76" w:rsidP="00B27F76">
      <w:pPr>
        <w:numPr>
          <w:ilvl w:val="0"/>
          <w:numId w:val="2"/>
        </w:numPr>
        <w:pBdr>
          <w:top w:val="nil"/>
          <w:left w:val="nil"/>
          <w:bottom w:val="nil"/>
          <w:right w:val="nil"/>
          <w:between w:val="nil"/>
        </w:pBdr>
        <w:rPr>
          <w:color w:val="000000"/>
        </w:rPr>
      </w:pPr>
      <w:r>
        <w:rPr>
          <w:color w:val="000000"/>
          <w:lang w:val="uk-UA"/>
        </w:rPr>
        <w:t xml:space="preserve">Тема </w:t>
      </w:r>
      <w:r>
        <w:rPr>
          <w:color w:val="000000"/>
        </w:rPr>
        <w:t xml:space="preserve">1: </w:t>
      </w:r>
      <w:r w:rsidRPr="0004434F">
        <w:rPr>
          <w:color w:val="000000"/>
        </w:rPr>
        <w:t xml:space="preserve">Системи числення (двійкова, </w:t>
      </w:r>
      <w:proofErr w:type="spellStart"/>
      <w:r w:rsidRPr="0004434F">
        <w:rPr>
          <w:color w:val="000000"/>
        </w:rPr>
        <w:t>вісімкова</w:t>
      </w:r>
      <w:proofErr w:type="spellEnd"/>
      <w:r w:rsidRPr="0004434F">
        <w:rPr>
          <w:color w:val="000000"/>
        </w:rPr>
        <w:t xml:space="preserve">, десяткова, </w:t>
      </w:r>
      <w:proofErr w:type="spellStart"/>
      <w:r w:rsidRPr="0004434F">
        <w:rPr>
          <w:color w:val="000000"/>
        </w:rPr>
        <w:t>шістнадцяткова</w:t>
      </w:r>
      <w:proofErr w:type="spellEnd"/>
      <w:r w:rsidRPr="0004434F">
        <w:rPr>
          <w:color w:val="000000"/>
        </w:rPr>
        <w:t>) та перетворення чисел між ними</w:t>
      </w:r>
      <w:r>
        <w:rPr>
          <w:color w:val="000000"/>
          <w:lang w:val="uk-UA"/>
        </w:rPr>
        <w:t>:</w:t>
      </w:r>
    </w:p>
    <w:p w:rsidR="00B27F76" w:rsidRPr="00B27F76" w:rsidRDefault="00B27F76" w:rsidP="00B27F76">
      <w:pPr>
        <w:numPr>
          <w:ilvl w:val="2"/>
          <w:numId w:val="2"/>
        </w:numPr>
        <w:pBdr>
          <w:top w:val="nil"/>
          <w:left w:val="nil"/>
          <w:bottom w:val="nil"/>
          <w:right w:val="nil"/>
          <w:between w:val="nil"/>
        </w:pBdr>
        <w:rPr>
          <w:color w:val="000000"/>
        </w:rPr>
      </w:pPr>
      <w:r>
        <w:rPr>
          <w:color w:val="000000"/>
          <w:lang w:val="uk-UA"/>
        </w:rPr>
        <w:t>Джерела інформації:</w:t>
      </w:r>
    </w:p>
    <w:p w:rsidR="00B27F76" w:rsidRPr="00B27F76" w:rsidRDefault="00B27F76" w:rsidP="00B27F76">
      <w:pPr>
        <w:numPr>
          <w:ilvl w:val="3"/>
          <w:numId w:val="2"/>
        </w:numPr>
        <w:pBdr>
          <w:top w:val="nil"/>
          <w:left w:val="nil"/>
          <w:bottom w:val="nil"/>
          <w:right w:val="nil"/>
          <w:between w:val="nil"/>
        </w:pBdr>
        <w:rPr>
          <w:color w:val="000000"/>
        </w:rPr>
      </w:pPr>
      <w:r>
        <w:rPr>
          <w:color w:val="000000"/>
          <w:lang w:val="uk-UA"/>
        </w:rPr>
        <w:t xml:space="preserve">Лекції </w:t>
      </w:r>
      <w:proofErr w:type="spellStart"/>
      <w:r>
        <w:rPr>
          <w:color w:val="000000"/>
          <w:lang w:val="uk-UA"/>
        </w:rPr>
        <w:t>О.Пшеничного</w:t>
      </w:r>
      <w:proofErr w:type="spellEnd"/>
    </w:p>
    <w:p w:rsidR="00B27F76" w:rsidRPr="00B27F76" w:rsidRDefault="00EF3777" w:rsidP="00B27F76">
      <w:pPr>
        <w:numPr>
          <w:ilvl w:val="3"/>
          <w:numId w:val="2"/>
        </w:numPr>
        <w:pBdr>
          <w:top w:val="nil"/>
          <w:left w:val="nil"/>
          <w:bottom w:val="nil"/>
          <w:right w:val="nil"/>
          <w:between w:val="nil"/>
        </w:pBdr>
        <w:rPr>
          <w:color w:val="000000"/>
        </w:rPr>
      </w:pPr>
      <w:hyperlink r:id="rId7" w:history="1">
        <w:proofErr w:type="spellStart"/>
        <w:r w:rsidR="00B27F76" w:rsidRPr="00B27F76">
          <w:rPr>
            <w:rStyle w:val="a4"/>
            <w:lang w:val="uk-UA"/>
          </w:rPr>
          <w:t>Відеоуроки</w:t>
        </w:r>
        <w:proofErr w:type="spellEnd"/>
        <w:r w:rsidR="00B27F76" w:rsidRPr="00B27F76">
          <w:rPr>
            <w:rStyle w:val="a4"/>
            <w:lang w:val="uk-UA"/>
          </w:rPr>
          <w:t xml:space="preserve"> на </w:t>
        </w:r>
        <w:proofErr w:type="spellStart"/>
        <w:r w:rsidR="00B27F76" w:rsidRPr="00B27F76">
          <w:rPr>
            <w:rStyle w:val="a4"/>
            <w:lang w:val="en-US"/>
          </w:rPr>
          <w:t>youtube</w:t>
        </w:r>
        <w:proofErr w:type="spellEnd"/>
      </w:hyperlink>
    </w:p>
    <w:p w:rsidR="00B27F76" w:rsidRDefault="00B27F76" w:rsidP="00B27F76">
      <w:pPr>
        <w:pBdr>
          <w:top w:val="nil"/>
          <w:left w:val="nil"/>
          <w:bottom w:val="nil"/>
          <w:right w:val="nil"/>
          <w:between w:val="nil"/>
        </w:pBdr>
        <w:ind w:left="1416"/>
        <w:rPr>
          <w:color w:val="000000"/>
          <w:lang w:val="uk-UA"/>
        </w:rPr>
      </w:pPr>
      <w:r>
        <w:rPr>
          <w:color w:val="000000"/>
          <w:lang w:val="uk-UA"/>
        </w:rPr>
        <w:t xml:space="preserve">             Що опрацьовано:</w:t>
      </w:r>
    </w:p>
    <w:p w:rsidR="00B27F76" w:rsidRDefault="00B27F76" w:rsidP="00B27F76">
      <w:pPr>
        <w:pBdr>
          <w:top w:val="nil"/>
          <w:left w:val="nil"/>
          <w:bottom w:val="nil"/>
          <w:right w:val="nil"/>
          <w:between w:val="nil"/>
        </w:pBdr>
        <w:ind w:left="1416"/>
        <w:rPr>
          <w:color w:val="000000"/>
          <w:lang w:val="uk-UA"/>
        </w:rPr>
      </w:pPr>
      <w:r>
        <w:rPr>
          <w:color w:val="000000"/>
          <w:lang w:val="uk-UA"/>
        </w:rPr>
        <w:tab/>
      </w:r>
      <w:r>
        <w:rPr>
          <w:color w:val="000000"/>
          <w:lang w:val="uk-UA"/>
        </w:rPr>
        <w:tab/>
        <w:t xml:space="preserve">-Розглянув двійкову, </w:t>
      </w:r>
      <w:proofErr w:type="spellStart"/>
      <w:r>
        <w:rPr>
          <w:color w:val="000000"/>
          <w:lang w:val="uk-UA"/>
        </w:rPr>
        <w:t>вісімкову</w:t>
      </w:r>
      <w:proofErr w:type="spellEnd"/>
      <w:r>
        <w:rPr>
          <w:color w:val="000000"/>
          <w:lang w:val="uk-UA"/>
        </w:rPr>
        <w:t xml:space="preserve">, </w:t>
      </w:r>
      <w:proofErr w:type="spellStart"/>
      <w:r>
        <w:rPr>
          <w:color w:val="000000"/>
          <w:lang w:val="uk-UA"/>
        </w:rPr>
        <w:t>шістандцяткову</w:t>
      </w:r>
      <w:proofErr w:type="spellEnd"/>
      <w:r>
        <w:rPr>
          <w:color w:val="000000"/>
          <w:lang w:val="uk-UA"/>
        </w:rPr>
        <w:t xml:space="preserve"> системи числення, дізнався про особливості запису та переведення кожної з них у 10-кову та навпаки.</w:t>
      </w:r>
    </w:p>
    <w:p w:rsidR="00B27F76" w:rsidRDefault="00B27F76" w:rsidP="00B27F76">
      <w:pPr>
        <w:pBdr>
          <w:top w:val="nil"/>
          <w:left w:val="nil"/>
          <w:bottom w:val="nil"/>
          <w:right w:val="nil"/>
          <w:between w:val="nil"/>
        </w:pBdr>
        <w:ind w:left="1416"/>
        <w:rPr>
          <w:color w:val="000000"/>
          <w:lang w:val="uk-UA"/>
        </w:rPr>
      </w:pPr>
      <w:r>
        <w:rPr>
          <w:color w:val="000000"/>
          <w:lang w:val="uk-UA"/>
        </w:rPr>
        <w:tab/>
      </w:r>
      <w:r>
        <w:rPr>
          <w:color w:val="000000"/>
          <w:lang w:val="uk-UA"/>
        </w:rPr>
        <w:tab/>
        <w:t>-Виконав додаткові вправи для самоперевірки</w:t>
      </w:r>
    </w:p>
    <w:p w:rsidR="00414D2A" w:rsidRDefault="00414D2A" w:rsidP="00414D2A">
      <w:pPr>
        <w:numPr>
          <w:ilvl w:val="1"/>
          <w:numId w:val="2"/>
        </w:numPr>
        <w:pBdr>
          <w:top w:val="nil"/>
          <w:left w:val="nil"/>
          <w:bottom w:val="nil"/>
          <w:right w:val="nil"/>
          <w:between w:val="nil"/>
        </w:pBdr>
        <w:rPr>
          <w:color w:val="000000"/>
        </w:rPr>
      </w:pPr>
      <w:r>
        <w:rPr>
          <w:color w:val="000000"/>
        </w:rPr>
        <w:t xml:space="preserve">Статус: </w:t>
      </w:r>
      <w:proofErr w:type="spellStart"/>
      <w:r w:rsidRPr="006524B6">
        <w:t>Ознайомлен</w:t>
      </w:r>
      <w:r>
        <w:rPr>
          <w:lang w:val="uk-UA"/>
        </w:rPr>
        <w:t>ий</w:t>
      </w:r>
      <w:proofErr w:type="spellEnd"/>
    </w:p>
    <w:p w:rsidR="00414D2A" w:rsidRDefault="00414D2A" w:rsidP="00414D2A">
      <w:pPr>
        <w:numPr>
          <w:ilvl w:val="1"/>
          <w:numId w:val="2"/>
        </w:numPr>
        <w:pBdr>
          <w:top w:val="nil"/>
          <w:left w:val="nil"/>
          <w:bottom w:val="nil"/>
          <w:right w:val="nil"/>
          <w:between w:val="nil"/>
        </w:pBdr>
        <w:rPr>
          <w:color w:val="000000"/>
        </w:rPr>
      </w:pPr>
      <w:r>
        <w:rPr>
          <w:color w:val="000000"/>
        </w:rPr>
        <w:t>Початок опрацювання теми:</w:t>
      </w:r>
      <w:r>
        <w:rPr>
          <w:color w:val="000000"/>
          <w:lang w:val="uk-UA"/>
        </w:rPr>
        <w:t xml:space="preserve"> 18.09.2026</w:t>
      </w:r>
      <w:r>
        <w:rPr>
          <w:color w:val="000000"/>
        </w:rPr>
        <w:t xml:space="preserve">  </w:t>
      </w:r>
    </w:p>
    <w:p w:rsidR="00414D2A" w:rsidRPr="006524B6" w:rsidRDefault="00414D2A" w:rsidP="00414D2A">
      <w:pPr>
        <w:numPr>
          <w:ilvl w:val="1"/>
          <w:numId w:val="2"/>
        </w:numPr>
        <w:pBdr>
          <w:top w:val="nil"/>
          <w:left w:val="nil"/>
          <w:bottom w:val="nil"/>
          <w:right w:val="nil"/>
          <w:between w:val="nil"/>
        </w:pBdr>
        <w:rPr>
          <w:color w:val="000000"/>
        </w:rPr>
      </w:pPr>
      <w:r>
        <w:rPr>
          <w:color w:val="000000"/>
        </w:rPr>
        <w:t>Звершення опрацювання теми:</w:t>
      </w:r>
      <w:r>
        <w:rPr>
          <w:color w:val="000000"/>
          <w:lang w:val="uk-UA"/>
        </w:rPr>
        <w:t xml:space="preserve"> 21.09.2026</w:t>
      </w:r>
      <w:r>
        <w:rPr>
          <w:color w:val="000000"/>
        </w:rPr>
        <w:t xml:space="preserve">  </w:t>
      </w:r>
      <w:r>
        <w:rPr>
          <w:color w:val="000000"/>
          <w:shd w:val="clear" w:color="auto" w:fill="FFF2CC"/>
          <w:lang w:val="uk-UA"/>
        </w:rPr>
        <w:t xml:space="preserve"> </w:t>
      </w:r>
      <w:r>
        <w:rPr>
          <w:color w:val="000000"/>
        </w:rPr>
        <w:t xml:space="preserve"> </w:t>
      </w:r>
    </w:p>
    <w:p w:rsidR="00414D2A" w:rsidRDefault="00414D2A" w:rsidP="00B27F76">
      <w:pPr>
        <w:pBdr>
          <w:top w:val="nil"/>
          <w:left w:val="nil"/>
          <w:bottom w:val="nil"/>
          <w:right w:val="nil"/>
          <w:between w:val="nil"/>
        </w:pBdr>
        <w:ind w:left="1416"/>
        <w:rPr>
          <w:color w:val="000000"/>
          <w:lang w:val="uk-UA"/>
        </w:rPr>
      </w:pPr>
    </w:p>
    <w:p w:rsidR="00B27F76" w:rsidRDefault="00B27F76" w:rsidP="00B27F76">
      <w:pPr>
        <w:pBdr>
          <w:top w:val="nil"/>
          <w:left w:val="nil"/>
          <w:bottom w:val="nil"/>
          <w:right w:val="nil"/>
          <w:between w:val="nil"/>
        </w:pBdr>
        <w:ind w:left="1416"/>
        <w:rPr>
          <w:color w:val="000000"/>
          <w:lang w:val="uk-UA"/>
        </w:rPr>
      </w:pPr>
    </w:p>
    <w:p w:rsidR="00B27F76" w:rsidRPr="00B27F76" w:rsidRDefault="00B27F76" w:rsidP="00B27F76">
      <w:pPr>
        <w:pBdr>
          <w:top w:val="nil"/>
          <w:left w:val="nil"/>
          <w:bottom w:val="nil"/>
          <w:right w:val="nil"/>
          <w:between w:val="nil"/>
        </w:pBdr>
        <w:ind w:left="1416"/>
        <w:rPr>
          <w:color w:val="000000"/>
          <w:lang w:val="uk-UA"/>
        </w:rPr>
      </w:pPr>
    </w:p>
    <w:p w:rsidR="00B27F76" w:rsidRPr="00B27F76" w:rsidRDefault="00B27F76" w:rsidP="00B27F76">
      <w:pPr>
        <w:numPr>
          <w:ilvl w:val="0"/>
          <w:numId w:val="2"/>
        </w:numPr>
        <w:pBdr>
          <w:top w:val="nil"/>
          <w:left w:val="nil"/>
          <w:bottom w:val="nil"/>
          <w:right w:val="nil"/>
          <w:between w:val="nil"/>
        </w:pBdr>
        <w:rPr>
          <w:color w:val="000000"/>
        </w:rPr>
      </w:pPr>
      <w:r>
        <w:rPr>
          <w:color w:val="000000"/>
          <w:lang w:val="uk-UA"/>
        </w:rPr>
        <w:t>Тема 2:</w:t>
      </w:r>
      <w:r w:rsidRPr="00B27F76">
        <w:rPr>
          <w:color w:val="000000"/>
        </w:rPr>
        <w:t xml:space="preserve"> </w:t>
      </w:r>
      <w:r w:rsidRPr="00597C7F">
        <w:rPr>
          <w:color w:val="000000"/>
        </w:rPr>
        <w:t xml:space="preserve">Двійкова система числення — арифметичні операції (додавання, віднімання, </w:t>
      </w:r>
      <w:r>
        <w:rPr>
          <w:color w:val="000000"/>
          <w:lang w:val="uk-UA"/>
        </w:rPr>
        <w:t xml:space="preserve">множення, </w:t>
      </w:r>
      <w:r w:rsidRPr="00597C7F">
        <w:rPr>
          <w:color w:val="000000"/>
        </w:rPr>
        <w:t>ділення)</w:t>
      </w:r>
      <w:r>
        <w:rPr>
          <w:color w:val="000000"/>
          <w:lang w:val="uk-UA"/>
        </w:rPr>
        <w:t>:</w:t>
      </w:r>
    </w:p>
    <w:p w:rsidR="00B27F76" w:rsidRPr="00B27F76" w:rsidRDefault="00B27F76" w:rsidP="00B27F76">
      <w:pPr>
        <w:numPr>
          <w:ilvl w:val="2"/>
          <w:numId w:val="2"/>
        </w:numPr>
        <w:pBdr>
          <w:top w:val="nil"/>
          <w:left w:val="nil"/>
          <w:bottom w:val="nil"/>
          <w:right w:val="nil"/>
          <w:between w:val="nil"/>
        </w:pBdr>
        <w:rPr>
          <w:color w:val="000000"/>
        </w:rPr>
      </w:pPr>
      <w:r>
        <w:rPr>
          <w:color w:val="000000"/>
          <w:lang w:val="uk-UA"/>
        </w:rPr>
        <w:t>Джерела інформації:</w:t>
      </w:r>
    </w:p>
    <w:p w:rsidR="00B27F76" w:rsidRDefault="00B27F76" w:rsidP="00B27F76">
      <w:pPr>
        <w:numPr>
          <w:ilvl w:val="3"/>
          <w:numId w:val="2"/>
        </w:numPr>
        <w:pBdr>
          <w:top w:val="nil"/>
          <w:left w:val="nil"/>
          <w:bottom w:val="nil"/>
          <w:right w:val="nil"/>
          <w:between w:val="nil"/>
        </w:pBdr>
        <w:rPr>
          <w:color w:val="000000"/>
        </w:rPr>
      </w:pPr>
      <w:r>
        <w:rPr>
          <w:color w:val="000000"/>
          <w:lang w:val="uk-UA"/>
        </w:rPr>
        <w:t xml:space="preserve">Лекції </w:t>
      </w:r>
      <w:proofErr w:type="spellStart"/>
      <w:r>
        <w:rPr>
          <w:color w:val="000000"/>
          <w:lang w:val="uk-UA"/>
        </w:rPr>
        <w:t>О.Пшеничного</w:t>
      </w:r>
      <w:proofErr w:type="spellEnd"/>
      <w:r>
        <w:rPr>
          <w:color w:val="000000"/>
          <w:lang w:val="uk-UA"/>
        </w:rPr>
        <w:t xml:space="preserve"> </w:t>
      </w:r>
    </w:p>
    <w:p w:rsidR="00B27F76" w:rsidRPr="00B27F76" w:rsidRDefault="00EF3777" w:rsidP="00B27F76">
      <w:pPr>
        <w:numPr>
          <w:ilvl w:val="3"/>
          <w:numId w:val="2"/>
        </w:numPr>
        <w:pBdr>
          <w:top w:val="nil"/>
          <w:left w:val="nil"/>
          <w:bottom w:val="nil"/>
          <w:right w:val="nil"/>
          <w:between w:val="nil"/>
        </w:pBdr>
        <w:rPr>
          <w:color w:val="000000"/>
        </w:rPr>
      </w:pPr>
      <w:hyperlink r:id="rId8" w:history="1">
        <w:r w:rsidR="00B27F76" w:rsidRPr="00B27F76">
          <w:rPr>
            <w:rStyle w:val="a4"/>
            <w:lang w:val="uk-UA"/>
          </w:rPr>
          <w:t xml:space="preserve">Відео урок на </w:t>
        </w:r>
        <w:proofErr w:type="spellStart"/>
        <w:r w:rsidR="00B27F76" w:rsidRPr="00B27F76">
          <w:rPr>
            <w:rStyle w:val="a4"/>
            <w:lang w:val="en-US"/>
          </w:rPr>
          <w:t>youtube</w:t>
        </w:r>
        <w:proofErr w:type="spellEnd"/>
      </w:hyperlink>
    </w:p>
    <w:p w:rsidR="00B27F76" w:rsidRDefault="00B27F76" w:rsidP="00B27F76">
      <w:pPr>
        <w:pBdr>
          <w:top w:val="nil"/>
          <w:left w:val="nil"/>
          <w:bottom w:val="nil"/>
          <w:right w:val="nil"/>
          <w:between w:val="nil"/>
        </w:pBdr>
        <w:ind w:left="2124"/>
        <w:rPr>
          <w:color w:val="000000"/>
          <w:lang w:val="uk-UA"/>
        </w:rPr>
      </w:pPr>
      <w:r>
        <w:rPr>
          <w:color w:val="000000"/>
          <w:lang w:val="uk-UA"/>
        </w:rPr>
        <w:t>Що опрацьовано:</w:t>
      </w:r>
    </w:p>
    <w:p w:rsidR="00B27F76" w:rsidRDefault="00B27F76" w:rsidP="00B27F76">
      <w:pPr>
        <w:pBdr>
          <w:top w:val="nil"/>
          <w:left w:val="nil"/>
          <w:bottom w:val="nil"/>
          <w:right w:val="nil"/>
          <w:between w:val="nil"/>
        </w:pBdr>
        <w:ind w:left="2124"/>
        <w:rPr>
          <w:color w:val="000000"/>
          <w:lang w:val="uk-UA"/>
        </w:rPr>
      </w:pPr>
      <w:r>
        <w:rPr>
          <w:color w:val="000000"/>
          <w:lang w:val="uk-UA"/>
        </w:rPr>
        <w:tab/>
        <w:t xml:space="preserve">-Розглянув та дізнався як </w:t>
      </w:r>
      <w:proofErr w:type="spellStart"/>
      <w:r>
        <w:rPr>
          <w:color w:val="000000"/>
          <w:lang w:val="uk-UA"/>
        </w:rPr>
        <w:t>працю</w:t>
      </w:r>
      <w:r w:rsidR="00414D2A">
        <w:rPr>
          <w:color w:val="000000"/>
          <w:lang w:val="uk-UA"/>
        </w:rPr>
        <w:t>ть</w:t>
      </w:r>
      <w:proofErr w:type="spellEnd"/>
      <w:r w:rsidR="00414D2A">
        <w:rPr>
          <w:color w:val="000000"/>
          <w:lang w:val="uk-UA"/>
        </w:rPr>
        <w:t xml:space="preserve"> основні </w:t>
      </w:r>
      <w:proofErr w:type="spellStart"/>
      <w:r w:rsidR="00414D2A">
        <w:rPr>
          <w:color w:val="000000"/>
          <w:lang w:val="uk-UA"/>
        </w:rPr>
        <w:t>арефметичні</w:t>
      </w:r>
      <w:proofErr w:type="spellEnd"/>
      <w:r w:rsidR="00414D2A">
        <w:rPr>
          <w:color w:val="000000"/>
          <w:lang w:val="uk-UA"/>
        </w:rPr>
        <w:t xml:space="preserve"> та </w:t>
      </w:r>
      <w:proofErr w:type="spellStart"/>
      <w:r w:rsidR="00414D2A">
        <w:rPr>
          <w:color w:val="000000"/>
          <w:lang w:val="uk-UA"/>
        </w:rPr>
        <w:t>унарні</w:t>
      </w:r>
      <w:proofErr w:type="spellEnd"/>
      <w:r w:rsidR="00414D2A">
        <w:rPr>
          <w:color w:val="000000"/>
          <w:lang w:val="uk-UA"/>
        </w:rPr>
        <w:t xml:space="preserve"> дії в двійковій системі числення </w:t>
      </w:r>
    </w:p>
    <w:p w:rsidR="00414D2A" w:rsidRDefault="00414D2A" w:rsidP="00B27F76">
      <w:pPr>
        <w:pBdr>
          <w:top w:val="nil"/>
          <w:left w:val="nil"/>
          <w:bottom w:val="nil"/>
          <w:right w:val="nil"/>
          <w:between w:val="nil"/>
        </w:pBdr>
        <w:ind w:left="2124"/>
        <w:rPr>
          <w:color w:val="000000"/>
          <w:lang w:val="uk-UA"/>
        </w:rPr>
      </w:pPr>
      <w:r>
        <w:rPr>
          <w:color w:val="000000"/>
          <w:lang w:val="uk-UA"/>
        </w:rPr>
        <w:tab/>
        <w:t xml:space="preserve">-Виконав додаткові завдання для </w:t>
      </w:r>
      <w:proofErr w:type="spellStart"/>
      <w:r>
        <w:rPr>
          <w:color w:val="000000"/>
          <w:lang w:val="uk-UA"/>
        </w:rPr>
        <w:t>самопереірки</w:t>
      </w:r>
      <w:proofErr w:type="spellEnd"/>
    </w:p>
    <w:p w:rsidR="00414D2A" w:rsidRDefault="00414D2A" w:rsidP="00B27F76">
      <w:pPr>
        <w:pBdr>
          <w:top w:val="nil"/>
          <w:left w:val="nil"/>
          <w:bottom w:val="nil"/>
          <w:right w:val="nil"/>
          <w:between w:val="nil"/>
        </w:pBdr>
        <w:ind w:left="2124"/>
        <w:rPr>
          <w:color w:val="000000"/>
          <w:lang w:val="uk-UA"/>
        </w:rPr>
      </w:pPr>
    </w:p>
    <w:p w:rsidR="00414D2A" w:rsidRDefault="00414D2A" w:rsidP="00414D2A">
      <w:pPr>
        <w:numPr>
          <w:ilvl w:val="1"/>
          <w:numId w:val="2"/>
        </w:numPr>
        <w:pBdr>
          <w:top w:val="nil"/>
          <w:left w:val="nil"/>
          <w:bottom w:val="nil"/>
          <w:right w:val="nil"/>
          <w:between w:val="nil"/>
        </w:pBdr>
        <w:rPr>
          <w:color w:val="000000"/>
        </w:rPr>
      </w:pPr>
      <w:r>
        <w:rPr>
          <w:color w:val="000000"/>
        </w:rPr>
        <w:t xml:space="preserve">Статус: </w:t>
      </w:r>
      <w:proofErr w:type="spellStart"/>
      <w:r w:rsidRPr="006524B6">
        <w:t>Ознайомлен</w:t>
      </w:r>
      <w:r>
        <w:rPr>
          <w:lang w:val="uk-UA"/>
        </w:rPr>
        <w:t>ий</w:t>
      </w:r>
      <w:proofErr w:type="spellEnd"/>
    </w:p>
    <w:p w:rsidR="00414D2A" w:rsidRDefault="00414D2A" w:rsidP="00414D2A">
      <w:pPr>
        <w:numPr>
          <w:ilvl w:val="1"/>
          <w:numId w:val="2"/>
        </w:numPr>
        <w:pBdr>
          <w:top w:val="nil"/>
          <w:left w:val="nil"/>
          <w:bottom w:val="nil"/>
          <w:right w:val="nil"/>
          <w:between w:val="nil"/>
        </w:pBdr>
        <w:rPr>
          <w:color w:val="000000"/>
        </w:rPr>
      </w:pPr>
      <w:r>
        <w:rPr>
          <w:color w:val="000000"/>
        </w:rPr>
        <w:t>Початок опрацювання теми:</w:t>
      </w:r>
      <w:r>
        <w:rPr>
          <w:color w:val="000000"/>
          <w:lang w:val="uk-UA"/>
        </w:rPr>
        <w:t xml:space="preserve"> 22.09.2026</w:t>
      </w:r>
      <w:r>
        <w:rPr>
          <w:color w:val="000000"/>
        </w:rPr>
        <w:t xml:space="preserve">  </w:t>
      </w:r>
    </w:p>
    <w:p w:rsidR="00414D2A" w:rsidRPr="006524B6" w:rsidRDefault="00414D2A" w:rsidP="00414D2A">
      <w:pPr>
        <w:numPr>
          <w:ilvl w:val="1"/>
          <w:numId w:val="2"/>
        </w:numPr>
        <w:pBdr>
          <w:top w:val="nil"/>
          <w:left w:val="nil"/>
          <w:bottom w:val="nil"/>
          <w:right w:val="nil"/>
          <w:between w:val="nil"/>
        </w:pBdr>
        <w:rPr>
          <w:color w:val="000000"/>
        </w:rPr>
      </w:pPr>
      <w:r>
        <w:rPr>
          <w:color w:val="000000"/>
        </w:rPr>
        <w:t>Звершення опрацювання теми:</w:t>
      </w:r>
      <w:r>
        <w:rPr>
          <w:color w:val="000000"/>
          <w:lang w:val="uk-UA"/>
        </w:rPr>
        <w:t xml:space="preserve"> 24.09.2026</w:t>
      </w:r>
      <w:r>
        <w:rPr>
          <w:color w:val="000000"/>
        </w:rPr>
        <w:t xml:space="preserve">  </w:t>
      </w:r>
      <w:r>
        <w:rPr>
          <w:color w:val="000000"/>
          <w:shd w:val="clear" w:color="auto" w:fill="FFF2CC"/>
          <w:lang w:val="uk-UA"/>
        </w:rPr>
        <w:t xml:space="preserve"> </w:t>
      </w:r>
      <w:r>
        <w:rPr>
          <w:color w:val="000000"/>
        </w:rPr>
        <w:t xml:space="preserve"> </w:t>
      </w:r>
    </w:p>
    <w:p w:rsidR="00414D2A" w:rsidRDefault="00414D2A" w:rsidP="00414D2A">
      <w:pPr>
        <w:pBdr>
          <w:top w:val="nil"/>
          <w:left w:val="nil"/>
          <w:bottom w:val="nil"/>
          <w:right w:val="nil"/>
          <w:between w:val="nil"/>
        </w:pBdr>
        <w:rPr>
          <w:color w:val="000000"/>
          <w:lang w:val="uk-UA"/>
        </w:rPr>
      </w:pPr>
    </w:p>
    <w:p w:rsidR="00414D2A" w:rsidRPr="00414D2A" w:rsidRDefault="00414D2A" w:rsidP="00414D2A">
      <w:pPr>
        <w:pBdr>
          <w:top w:val="nil"/>
          <w:left w:val="nil"/>
          <w:bottom w:val="nil"/>
          <w:right w:val="nil"/>
          <w:between w:val="nil"/>
        </w:pBdr>
        <w:rPr>
          <w:color w:val="000000"/>
        </w:rPr>
      </w:pPr>
    </w:p>
    <w:p w:rsidR="00B27F76" w:rsidRPr="00B27F76" w:rsidRDefault="00B27F76" w:rsidP="00F76EAD">
      <w:pPr>
        <w:pStyle w:val="a3"/>
        <w:spacing w:before="0" w:beforeAutospacing="0" w:after="200" w:afterAutospacing="0"/>
        <w:rPr>
          <w:color w:val="000000"/>
        </w:rPr>
      </w:pPr>
    </w:p>
    <w:p w:rsidR="00414D2A" w:rsidRPr="00414D2A" w:rsidRDefault="00414D2A" w:rsidP="00414D2A">
      <w:pPr>
        <w:numPr>
          <w:ilvl w:val="0"/>
          <w:numId w:val="2"/>
        </w:numPr>
        <w:pBdr>
          <w:top w:val="nil"/>
          <w:left w:val="nil"/>
          <w:bottom w:val="nil"/>
          <w:right w:val="nil"/>
          <w:between w:val="nil"/>
        </w:pBdr>
        <w:rPr>
          <w:color w:val="000000"/>
        </w:rPr>
      </w:pPr>
      <w:r>
        <w:rPr>
          <w:color w:val="000000"/>
          <w:lang w:val="uk-UA"/>
        </w:rPr>
        <w:t xml:space="preserve">Тема </w:t>
      </w:r>
      <w:r>
        <w:rPr>
          <w:color w:val="000000"/>
        </w:rPr>
        <w:t>3:</w:t>
      </w:r>
      <w:r w:rsidRPr="00597C7F">
        <w:rPr>
          <w:rFonts w:ascii="-webkit-standard" w:hAnsi="-webkit-standard"/>
          <w:color w:val="000000"/>
          <w:sz w:val="27"/>
          <w:szCs w:val="27"/>
        </w:rPr>
        <w:t xml:space="preserve"> </w:t>
      </w:r>
      <w:r w:rsidRPr="00597C7F">
        <w:rPr>
          <w:color w:val="000000"/>
        </w:rPr>
        <w:t>Змінні, константи, типи даних та їх розміри в C++</w:t>
      </w:r>
      <w:r>
        <w:rPr>
          <w:color w:val="000000"/>
          <w:lang w:val="uk-UA"/>
        </w:rPr>
        <w:t>:</w:t>
      </w:r>
    </w:p>
    <w:p w:rsidR="00414D2A" w:rsidRPr="00414D2A" w:rsidRDefault="00414D2A" w:rsidP="00414D2A">
      <w:pPr>
        <w:numPr>
          <w:ilvl w:val="2"/>
          <w:numId w:val="2"/>
        </w:numPr>
        <w:pBdr>
          <w:top w:val="nil"/>
          <w:left w:val="nil"/>
          <w:bottom w:val="nil"/>
          <w:right w:val="nil"/>
          <w:between w:val="nil"/>
        </w:pBdr>
        <w:rPr>
          <w:color w:val="000000"/>
        </w:rPr>
      </w:pPr>
      <w:r>
        <w:rPr>
          <w:color w:val="000000"/>
          <w:lang w:val="uk-UA"/>
        </w:rPr>
        <w:t>Джерела інформації:</w:t>
      </w:r>
    </w:p>
    <w:p w:rsidR="00414D2A" w:rsidRPr="00414D2A" w:rsidRDefault="00414D2A" w:rsidP="00414D2A">
      <w:pPr>
        <w:numPr>
          <w:ilvl w:val="3"/>
          <w:numId w:val="2"/>
        </w:numPr>
        <w:pBdr>
          <w:top w:val="nil"/>
          <w:left w:val="nil"/>
          <w:bottom w:val="nil"/>
          <w:right w:val="nil"/>
          <w:between w:val="nil"/>
        </w:pBdr>
        <w:rPr>
          <w:color w:val="000000"/>
        </w:rPr>
      </w:pPr>
      <w:r>
        <w:rPr>
          <w:color w:val="000000"/>
          <w:lang w:val="uk-UA"/>
        </w:rPr>
        <w:t xml:space="preserve">Лекції </w:t>
      </w:r>
      <w:proofErr w:type="spellStart"/>
      <w:r>
        <w:rPr>
          <w:color w:val="000000"/>
          <w:lang w:val="uk-UA"/>
        </w:rPr>
        <w:t>О.Пшеничного</w:t>
      </w:r>
      <w:proofErr w:type="spellEnd"/>
    </w:p>
    <w:p w:rsidR="00414D2A" w:rsidRPr="00414D2A" w:rsidRDefault="00EF3777" w:rsidP="00414D2A">
      <w:pPr>
        <w:numPr>
          <w:ilvl w:val="3"/>
          <w:numId w:val="2"/>
        </w:numPr>
        <w:pBdr>
          <w:top w:val="nil"/>
          <w:left w:val="nil"/>
          <w:bottom w:val="nil"/>
          <w:right w:val="nil"/>
          <w:between w:val="nil"/>
        </w:pBdr>
        <w:rPr>
          <w:color w:val="000000"/>
        </w:rPr>
      </w:pPr>
      <w:hyperlink r:id="rId9" w:history="1">
        <w:proofErr w:type="spellStart"/>
        <w:r w:rsidR="00414D2A" w:rsidRPr="00414D2A">
          <w:rPr>
            <w:rStyle w:val="a4"/>
            <w:lang w:val="uk-UA"/>
          </w:rPr>
          <w:t>Відеоуроки</w:t>
        </w:r>
        <w:proofErr w:type="spellEnd"/>
        <w:r w:rsidR="00414D2A" w:rsidRPr="00414D2A">
          <w:rPr>
            <w:rStyle w:val="a4"/>
            <w:lang w:val="uk-UA"/>
          </w:rPr>
          <w:t xml:space="preserve"> на </w:t>
        </w:r>
        <w:proofErr w:type="spellStart"/>
        <w:r w:rsidR="00414D2A" w:rsidRPr="00414D2A">
          <w:rPr>
            <w:rStyle w:val="a4"/>
            <w:lang w:val="en-US"/>
          </w:rPr>
          <w:t>youtube</w:t>
        </w:r>
        <w:proofErr w:type="spellEnd"/>
      </w:hyperlink>
    </w:p>
    <w:p w:rsidR="00414D2A" w:rsidRPr="00414D2A" w:rsidRDefault="00414D2A" w:rsidP="00414D2A">
      <w:pPr>
        <w:pStyle w:val="a5"/>
        <w:numPr>
          <w:ilvl w:val="2"/>
          <w:numId w:val="2"/>
        </w:numPr>
        <w:pBdr>
          <w:top w:val="nil"/>
          <w:left w:val="nil"/>
          <w:bottom w:val="nil"/>
          <w:right w:val="nil"/>
          <w:between w:val="nil"/>
        </w:pBdr>
        <w:rPr>
          <w:color w:val="000000"/>
        </w:rPr>
      </w:pPr>
      <w:r>
        <w:rPr>
          <w:color w:val="000000"/>
          <w:lang w:val="uk-UA"/>
        </w:rPr>
        <w:t>Що опрацьовано:</w:t>
      </w:r>
    </w:p>
    <w:p w:rsidR="00414D2A" w:rsidRPr="00414D2A" w:rsidRDefault="00414D2A" w:rsidP="00414D2A">
      <w:pPr>
        <w:pStyle w:val="a5"/>
        <w:numPr>
          <w:ilvl w:val="3"/>
          <w:numId w:val="2"/>
        </w:numPr>
        <w:pBdr>
          <w:top w:val="nil"/>
          <w:left w:val="nil"/>
          <w:bottom w:val="nil"/>
          <w:right w:val="nil"/>
          <w:between w:val="nil"/>
        </w:pBdr>
        <w:rPr>
          <w:color w:val="000000"/>
        </w:rPr>
      </w:pPr>
      <w:proofErr w:type="spellStart"/>
      <w:r>
        <w:rPr>
          <w:color w:val="000000"/>
          <w:lang w:val="uk-UA"/>
        </w:rPr>
        <w:t>Розгялнуто</w:t>
      </w:r>
      <w:proofErr w:type="spellEnd"/>
      <w:r>
        <w:rPr>
          <w:color w:val="000000"/>
          <w:lang w:val="uk-UA"/>
        </w:rPr>
        <w:t xml:space="preserve"> основні види типів даних в </w:t>
      </w:r>
      <w:r w:rsidRPr="00414D2A">
        <w:rPr>
          <w:color w:val="000000"/>
          <w:lang w:val="uk-UA"/>
        </w:rPr>
        <w:t xml:space="preserve"> </w:t>
      </w:r>
      <w:r>
        <w:rPr>
          <w:color w:val="000000"/>
          <w:lang w:val="uk-UA"/>
        </w:rPr>
        <w:t>С++, вивчив вагу кожного типу</w:t>
      </w:r>
    </w:p>
    <w:p w:rsidR="00414D2A" w:rsidRPr="00414D2A" w:rsidRDefault="00414D2A" w:rsidP="00414D2A">
      <w:pPr>
        <w:pStyle w:val="a5"/>
        <w:numPr>
          <w:ilvl w:val="3"/>
          <w:numId w:val="2"/>
        </w:numPr>
        <w:pBdr>
          <w:top w:val="nil"/>
          <w:left w:val="nil"/>
          <w:bottom w:val="nil"/>
          <w:right w:val="nil"/>
          <w:between w:val="nil"/>
        </w:pBdr>
        <w:rPr>
          <w:color w:val="000000"/>
        </w:rPr>
      </w:pPr>
      <w:proofErr w:type="spellStart"/>
      <w:r>
        <w:rPr>
          <w:color w:val="000000"/>
          <w:lang w:val="uk-UA"/>
        </w:rPr>
        <w:t>Попрактивувався</w:t>
      </w:r>
      <w:proofErr w:type="spellEnd"/>
      <w:r>
        <w:rPr>
          <w:color w:val="000000"/>
          <w:lang w:val="uk-UA"/>
        </w:rPr>
        <w:t xml:space="preserve"> у створенні змінних</w:t>
      </w:r>
    </w:p>
    <w:p w:rsidR="00414D2A" w:rsidRPr="00414D2A" w:rsidRDefault="00414D2A" w:rsidP="00414D2A">
      <w:pPr>
        <w:pBdr>
          <w:top w:val="nil"/>
          <w:left w:val="nil"/>
          <w:bottom w:val="nil"/>
          <w:right w:val="nil"/>
          <w:between w:val="nil"/>
        </w:pBdr>
        <w:ind w:left="1416"/>
        <w:rPr>
          <w:color w:val="000000"/>
        </w:rPr>
      </w:pPr>
    </w:p>
    <w:p w:rsidR="00414D2A" w:rsidRDefault="00414D2A" w:rsidP="00414D2A">
      <w:pPr>
        <w:numPr>
          <w:ilvl w:val="1"/>
          <w:numId w:val="2"/>
        </w:numPr>
        <w:pBdr>
          <w:top w:val="nil"/>
          <w:left w:val="nil"/>
          <w:bottom w:val="nil"/>
          <w:right w:val="nil"/>
          <w:between w:val="nil"/>
        </w:pBdr>
        <w:rPr>
          <w:color w:val="000000"/>
        </w:rPr>
      </w:pPr>
      <w:r>
        <w:rPr>
          <w:color w:val="000000"/>
        </w:rPr>
        <w:t xml:space="preserve">Статус: </w:t>
      </w:r>
      <w:proofErr w:type="spellStart"/>
      <w:r w:rsidRPr="006524B6">
        <w:t>Ознайомлен</w:t>
      </w:r>
      <w:r>
        <w:rPr>
          <w:lang w:val="uk-UA"/>
        </w:rPr>
        <w:t>ий</w:t>
      </w:r>
      <w:proofErr w:type="spellEnd"/>
    </w:p>
    <w:p w:rsidR="00414D2A" w:rsidRDefault="00414D2A" w:rsidP="00414D2A">
      <w:pPr>
        <w:numPr>
          <w:ilvl w:val="1"/>
          <w:numId w:val="2"/>
        </w:numPr>
        <w:pBdr>
          <w:top w:val="nil"/>
          <w:left w:val="nil"/>
          <w:bottom w:val="nil"/>
          <w:right w:val="nil"/>
          <w:between w:val="nil"/>
        </w:pBdr>
        <w:rPr>
          <w:color w:val="000000"/>
        </w:rPr>
      </w:pPr>
      <w:r>
        <w:rPr>
          <w:color w:val="000000"/>
        </w:rPr>
        <w:t>Початок опрацювання теми:</w:t>
      </w:r>
      <w:r>
        <w:rPr>
          <w:color w:val="000000"/>
          <w:lang w:val="uk-UA"/>
        </w:rPr>
        <w:t xml:space="preserve"> 04.08.2026</w:t>
      </w:r>
      <w:r>
        <w:rPr>
          <w:color w:val="000000"/>
        </w:rPr>
        <w:t xml:space="preserve">  </w:t>
      </w:r>
    </w:p>
    <w:p w:rsidR="00414D2A" w:rsidRPr="00414D2A" w:rsidRDefault="00414D2A" w:rsidP="00414D2A">
      <w:pPr>
        <w:numPr>
          <w:ilvl w:val="1"/>
          <w:numId w:val="2"/>
        </w:numPr>
        <w:pBdr>
          <w:top w:val="nil"/>
          <w:left w:val="nil"/>
          <w:bottom w:val="nil"/>
          <w:right w:val="nil"/>
          <w:between w:val="nil"/>
        </w:pBdr>
        <w:rPr>
          <w:color w:val="000000"/>
        </w:rPr>
      </w:pPr>
      <w:r>
        <w:rPr>
          <w:color w:val="000000"/>
        </w:rPr>
        <w:t>Звершення опрацювання теми:</w:t>
      </w:r>
      <w:r>
        <w:rPr>
          <w:color w:val="000000"/>
          <w:lang w:val="uk-UA"/>
        </w:rPr>
        <w:t xml:space="preserve"> 05.08.2026</w:t>
      </w:r>
    </w:p>
    <w:p w:rsidR="00414D2A" w:rsidRPr="00414D2A" w:rsidRDefault="00414D2A" w:rsidP="00414D2A">
      <w:pPr>
        <w:pStyle w:val="a5"/>
        <w:numPr>
          <w:ilvl w:val="0"/>
          <w:numId w:val="2"/>
        </w:numPr>
        <w:pBdr>
          <w:top w:val="nil"/>
          <w:left w:val="nil"/>
          <w:bottom w:val="nil"/>
          <w:right w:val="nil"/>
          <w:between w:val="nil"/>
        </w:pBdr>
        <w:rPr>
          <w:color w:val="000000"/>
        </w:rPr>
      </w:pPr>
      <w:r>
        <w:rPr>
          <w:color w:val="000000"/>
          <w:lang w:val="uk-UA"/>
        </w:rPr>
        <w:t>Тема 4</w:t>
      </w:r>
      <w:r w:rsidRPr="00414D2A">
        <w:rPr>
          <w:color w:val="000000"/>
        </w:rPr>
        <w:t xml:space="preserve">  </w:t>
      </w:r>
      <w:r w:rsidRPr="00414D2A">
        <w:rPr>
          <w:color w:val="000000"/>
          <w:shd w:val="clear" w:color="auto" w:fill="FFF2CC"/>
          <w:lang w:val="uk-UA"/>
        </w:rPr>
        <w:t xml:space="preserve"> </w:t>
      </w:r>
      <w:r w:rsidRPr="00414D2A">
        <w:rPr>
          <w:color w:val="000000"/>
        </w:rPr>
        <w:t xml:space="preserve"> </w:t>
      </w:r>
      <w:r w:rsidRPr="00597C7F">
        <w:rPr>
          <w:color w:val="000000"/>
        </w:rPr>
        <w:t>Бібліотеки в C++ (</w:t>
      </w:r>
      <w:proofErr w:type="spellStart"/>
      <w:r w:rsidRPr="00597C7F">
        <w:rPr>
          <w:color w:val="000000"/>
        </w:rPr>
        <w:t>stdio</w:t>
      </w:r>
      <w:proofErr w:type="spellEnd"/>
      <w:r w:rsidRPr="00597C7F">
        <w:rPr>
          <w:color w:val="000000"/>
        </w:rPr>
        <w:t xml:space="preserve">, </w:t>
      </w:r>
      <w:proofErr w:type="spellStart"/>
      <w:r w:rsidRPr="00597C7F">
        <w:rPr>
          <w:color w:val="000000"/>
        </w:rPr>
        <w:t>cmath</w:t>
      </w:r>
      <w:proofErr w:type="spellEnd"/>
      <w:r w:rsidRPr="00597C7F">
        <w:rPr>
          <w:color w:val="000000"/>
        </w:rPr>
        <w:t xml:space="preserve">, </w:t>
      </w:r>
      <w:proofErr w:type="spellStart"/>
      <w:r w:rsidRPr="00597C7F">
        <w:rPr>
          <w:color w:val="000000"/>
        </w:rPr>
        <w:t>iostream</w:t>
      </w:r>
      <w:proofErr w:type="spellEnd"/>
      <w:r w:rsidRPr="00597C7F">
        <w:rPr>
          <w:color w:val="000000"/>
        </w:rPr>
        <w:t>)</w:t>
      </w:r>
      <w:r>
        <w:rPr>
          <w:color w:val="000000"/>
          <w:lang w:val="uk-UA"/>
        </w:rPr>
        <w:t>:</w:t>
      </w:r>
    </w:p>
    <w:p w:rsidR="00414D2A" w:rsidRPr="00414D2A" w:rsidRDefault="00414D2A" w:rsidP="00414D2A">
      <w:pPr>
        <w:pStyle w:val="a5"/>
        <w:numPr>
          <w:ilvl w:val="2"/>
          <w:numId w:val="2"/>
        </w:numPr>
        <w:pBdr>
          <w:top w:val="nil"/>
          <w:left w:val="nil"/>
          <w:bottom w:val="nil"/>
          <w:right w:val="nil"/>
          <w:between w:val="nil"/>
        </w:pBdr>
        <w:rPr>
          <w:color w:val="000000"/>
        </w:rPr>
      </w:pPr>
      <w:r>
        <w:rPr>
          <w:color w:val="000000"/>
          <w:lang w:val="uk-UA"/>
        </w:rPr>
        <w:t>Джерела інформації:</w:t>
      </w:r>
    </w:p>
    <w:p w:rsidR="00414D2A" w:rsidRPr="00414D2A" w:rsidRDefault="00414D2A" w:rsidP="00414D2A">
      <w:pPr>
        <w:pStyle w:val="a5"/>
        <w:numPr>
          <w:ilvl w:val="3"/>
          <w:numId w:val="2"/>
        </w:numPr>
        <w:pBdr>
          <w:top w:val="nil"/>
          <w:left w:val="nil"/>
          <w:bottom w:val="nil"/>
          <w:right w:val="nil"/>
          <w:between w:val="nil"/>
        </w:pBdr>
        <w:rPr>
          <w:color w:val="000000"/>
        </w:rPr>
      </w:pPr>
      <w:r>
        <w:rPr>
          <w:color w:val="000000"/>
          <w:lang w:val="uk-UA"/>
        </w:rPr>
        <w:t xml:space="preserve">Лекції </w:t>
      </w:r>
      <w:proofErr w:type="spellStart"/>
      <w:r>
        <w:rPr>
          <w:color w:val="000000"/>
          <w:lang w:val="uk-UA"/>
        </w:rPr>
        <w:t>О.Пшеничного</w:t>
      </w:r>
      <w:proofErr w:type="spellEnd"/>
    </w:p>
    <w:p w:rsidR="00414D2A" w:rsidRPr="00414D2A" w:rsidRDefault="00EF3777" w:rsidP="00414D2A">
      <w:pPr>
        <w:pStyle w:val="a5"/>
        <w:numPr>
          <w:ilvl w:val="3"/>
          <w:numId w:val="2"/>
        </w:numPr>
        <w:pBdr>
          <w:top w:val="nil"/>
          <w:left w:val="nil"/>
          <w:bottom w:val="nil"/>
          <w:right w:val="nil"/>
          <w:between w:val="nil"/>
        </w:pBdr>
        <w:rPr>
          <w:color w:val="000000"/>
        </w:rPr>
      </w:pPr>
      <w:hyperlink r:id="rId10" w:history="1">
        <w:proofErr w:type="spellStart"/>
        <w:r w:rsidR="00414D2A" w:rsidRPr="00414D2A">
          <w:rPr>
            <w:rStyle w:val="a4"/>
            <w:lang w:val="uk-UA"/>
          </w:rPr>
          <w:t>Відеоуроки</w:t>
        </w:r>
        <w:proofErr w:type="spellEnd"/>
        <w:r w:rsidR="00414D2A" w:rsidRPr="00414D2A">
          <w:rPr>
            <w:rStyle w:val="a4"/>
            <w:lang w:val="uk-UA"/>
          </w:rPr>
          <w:t xml:space="preserve"> на </w:t>
        </w:r>
        <w:proofErr w:type="spellStart"/>
        <w:r w:rsidR="00414D2A" w:rsidRPr="00414D2A">
          <w:rPr>
            <w:rStyle w:val="a4"/>
            <w:lang w:val="en-US"/>
          </w:rPr>
          <w:t>youtube</w:t>
        </w:r>
        <w:proofErr w:type="spellEnd"/>
      </w:hyperlink>
    </w:p>
    <w:p w:rsidR="00414D2A" w:rsidRDefault="00414D2A" w:rsidP="00414D2A">
      <w:pPr>
        <w:pBdr>
          <w:top w:val="nil"/>
          <w:left w:val="nil"/>
          <w:bottom w:val="nil"/>
          <w:right w:val="nil"/>
          <w:between w:val="nil"/>
        </w:pBdr>
        <w:ind w:left="1416"/>
        <w:rPr>
          <w:color w:val="000000"/>
          <w:lang w:val="uk-UA"/>
        </w:rPr>
      </w:pPr>
      <w:r>
        <w:rPr>
          <w:color w:val="000000"/>
          <w:lang w:val="uk-UA"/>
        </w:rPr>
        <w:t xml:space="preserve">          Що опрацьовано:</w:t>
      </w:r>
    </w:p>
    <w:p w:rsidR="00414D2A" w:rsidRDefault="00414D2A" w:rsidP="00414D2A">
      <w:pPr>
        <w:pBdr>
          <w:top w:val="nil"/>
          <w:left w:val="nil"/>
          <w:bottom w:val="nil"/>
          <w:right w:val="nil"/>
          <w:between w:val="nil"/>
        </w:pBdr>
        <w:ind w:left="1416"/>
        <w:rPr>
          <w:color w:val="000000"/>
          <w:lang w:val="uk-UA"/>
        </w:rPr>
      </w:pPr>
      <w:r>
        <w:rPr>
          <w:color w:val="000000"/>
          <w:lang w:val="uk-UA"/>
        </w:rPr>
        <w:tab/>
      </w:r>
      <w:r>
        <w:rPr>
          <w:color w:val="000000"/>
          <w:lang w:val="uk-UA"/>
        </w:rPr>
        <w:tab/>
        <w:t xml:space="preserve">-Розглянуто </w:t>
      </w:r>
      <w:r w:rsidR="00DD2E73">
        <w:rPr>
          <w:color w:val="000000"/>
          <w:lang w:val="uk-UA"/>
        </w:rPr>
        <w:t xml:space="preserve">певні бібліотеки, сформоване розуміння що це таке, та навіщо воно </w:t>
      </w:r>
      <w:proofErr w:type="spellStart"/>
      <w:r w:rsidR="00DD2E73">
        <w:rPr>
          <w:color w:val="000000"/>
          <w:lang w:val="uk-UA"/>
        </w:rPr>
        <w:t>використовуєтся</w:t>
      </w:r>
      <w:proofErr w:type="spellEnd"/>
    </w:p>
    <w:p w:rsidR="00414D2A" w:rsidRDefault="00414D2A" w:rsidP="00414D2A">
      <w:pPr>
        <w:pBdr>
          <w:top w:val="nil"/>
          <w:left w:val="nil"/>
          <w:bottom w:val="nil"/>
          <w:right w:val="nil"/>
          <w:between w:val="nil"/>
        </w:pBdr>
        <w:ind w:left="1416"/>
        <w:rPr>
          <w:color w:val="000000"/>
          <w:lang w:val="uk-UA"/>
        </w:rPr>
      </w:pPr>
      <w:r>
        <w:rPr>
          <w:color w:val="000000"/>
          <w:lang w:val="uk-UA"/>
        </w:rPr>
        <w:tab/>
      </w:r>
      <w:r>
        <w:rPr>
          <w:color w:val="000000"/>
          <w:lang w:val="uk-UA"/>
        </w:rPr>
        <w:tab/>
      </w:r>
    </w:p>
    <w:p w:rsidR="00414D2A" w:rsidRDefault="00414D2A" w:rsidP="00414D2A">
      <w:pPr>
        <w:numPr>
          <w:ilvl w:val="1"/>
          <w:numId w:val="3"/>
        </w:numPr>
        <w:rPr>
          <w:color w:val="000000"/>
          <w:lang w:val="uk-UA"/>
        </w:rPr>
      </w:pPr>
      <w:r>
        <w:rPr>
          <w:color w:val="000000"/>
        </w:rPr>
        <w:t xml:space="preserve">Статус: </w:t>
      </w:r>
      <w:r>
        <w:t>Ознайомлений</w:t>
      </w:r>
    </w:p>
    <w:p w:rsidR="00414D2A" w:rsidRDefault="00414D2A" w:rsidP="00414D2A">
      <w:pPr>
        <w:numPr>
          <w:ilvl w:val="1"/>
          <w:numId w:val="3"/>
        </w:numPr>
        <w:rPr>
          <w:color w:val="000000"/>
        </w:rPr>
      </w:pPr>
      <w:r>
        <w:rPr>
          <w:color w:val="000000"/>
        </w:rPr>
        <w:t xml:space="preserve">Початок опрацювання теми: </w:t>
      </w:r>
      <w:r>
        <w:rPr>
          <w:color w:val="000000"/>
          <w:lang w:val="uk-UA"/>
        </w:rPr>
        <w:t>07</w:t>
      </w:r>
      <w:r>
        <w:rPr>
          <w:color w:val="000000"/>
        </w:rPr>
        <w:t>.0</w:t>
      </w:r>
      <w:r>
        <w:rPr>
          <w:color w:val="000000"/>
          <w:lang w:val="uk-UA"/>
        </w:rPr>
        <w:t>8</w:t>
      </w:r>
      <w:r>
        <w:rPr>
          <w:color w:val="000000"/>
        </w:rPr>
        <w:t xml:space="preserve">.2026  </w:t>
      </w:r>
    </w:p>
    <w:p w:rsidR="00414D2A" w:rsidRDefault="00414D2A" w:rsidP="00414D2A">
      <w:pPr>
        <w:numPr>
          <w:ilvl w:val="1"/>
          <w:numId w:val="3"/>
        </w:numPr>
        <w:rPr>
          <w:color w:val="000000"/>
        </w:rPr>
      </w:pPr>
      <w:r>
        <w:rPr>
          <w:color w:val="000000"/>
        </w:rPr>
        <w:t xml:space="preserve">Звершення опрацювання теми: </w:t>
      </w:r>
      <w:r>
        <w:rPr>
          <w:color w:val="000000"/>
          <w:lang w:val="uk-UA"/>
        </w:rPr>
        <w:t>09</w:t>
      </w:r>
      <w:r>
        <w:rPr>
          <w:color w:val="000000"/>
        </w:rPr>
        <w:t>.0</w:t>
      </w:r>
      <w:r>
        <w:rPr>
          <w:color w:val="000000"/>
          <w:lang w:val="uk-UA"/>
        </w:rPr>
        <w:t>8</w:t>
      </w:r>
      <w:r>
        <w:rPr>
          <w:color w:val="000000"/>
        </w:rPr>
        <w:t>.2026</w:t>
      </w:r>
    </w:p>
    <w:p w:rsidR="00414D2A" w:rsidRPr="00DD2E73" w:rsidRDefault="00414D2A" w:rsidP="00DD2E73">
      <w:pPr>
        <w:numPr>
          <w:ilvl w:val="0"/>
          <w:numId w:val="2"/>
        </w:numPr>
        <w:pBdr>
          <w:top w:val="nil"/>
          <w:left w:val="nil"/>
          <w:bottom w:val="nil"/>
          <w:right w:val="nil"/>
          <w:between w:val="nil"/>
        </w:pBdr>
        <w:rPr>
          <w:color w:val="000000"/>
        </w:rPr>
      </w:pPr>
      <w:r>
        <w:rPr>
          <w:color w:val="000000"/>
          <w:lang w:val="uk-UA"/>
        </w:rPr>
        <w:t>Тема 5</w:t>
      </w:r>
      <w:r w:rsidR="00DD2E73">
        <w:rPr>
          <w:color w:val="000000"/>
          <w:lang w:val="uk-UA"/>
        </w:rPr>
        <w:t xml:space="preserve"> </w:t>
      </w:r>
      <w:r w:rsidR="00DD2E73" w:rsidRPr="00597C7F">
        <w:rPr>
          <w:color w:val="000000"/>
        </w:rPr>
        <w:t>Ввід та вивід даних (</w:t>
      </w:r>
      <w:proofErr w:type="spellStart"/>
      <w:r w:rsidR="00DD2E73" w:rsidRPr="00597C7F">
        <w:rPr>
          <w:color w:val="000000"/>
        </w:rPr>
        <w:t>cin</w:t>
      </w:r>
      <w:proofErr w:type="spellEnd"/>
      <w:r w:rsidR="00DD2E73" w:rsidRPr="00597C7F">
        <w:rPr>
          <w:color w:val="000000"/>
        </w:rPr>
        <w:t xml:space="preserve">, </w:t>
      </w:r>
      <w:proofErr w:type="spellStart"/>
      <w:r w:rsidR="00DD2E73" w:rsidRPr="00597C7F">
        <w:rPr>
          <w:color w:val="000000"/>
        </w:rPr>
        <w:t>cout</w:t>
      </w:r>
      <w:proofErr w:type="spellEnd"/>
      <w:r w:rsidR="00DD2E73" w:rsidRPr="00597C7F">
        <w:rPr>
          <w:color w:val="000000"/>
        </w:rPr>
        <w:t>)</w:t>
      </w:r>
      <w:r w:rsidR="00DD2E73">
        <w:rPr>
          <w:color w:val="000000"/>
          <w:lang w:val="uk-UA"/>
        </w:rPr>
        <w:t>:</w:t>
      </w:r>
    </w:p>
    <w:p w:rsidR="00DD2E73" w:rsidRPr="00DD2E73" w:rsidRDefault="00DD2E73" w:rsidP="00DD2E73">
      <w:pPr>
        <w:numPr>
          <w:ilvl w:val="2"/>
          <w:numId w:val="2"/>
        </w:numPr>
        <w:pBdr>
          <w:top w:val="nil"/>
          <w:left w:val="nil"/>
          <w:bottom w:val="nil"/>
          <w:right w:val="nil"/>
          <w:between w:val="nil"/>
        </w:pBdr>
        <w:rPr>
          <w:color w:val="000000"/>
        </w:rPr>
      </w:pPr>
      <w:r>
        <w:rPr>
          <w:color w:val="000000"/>
          <w:lang w:val="uk-UA"/>
        </w:rPr>
        <w:t>Джерела інформації:</w:t>
      </w:r>
    </w:p>
    <w:p w:rsidR="00DD2E73" w:rsidRPr="00DD2E73" w:rsidRDefault="00DD2E73" w:rsidP="00DD2E73">
      <w:pPr>
        <w:numPr>
          <w:ilvl w:val="3"/>
          <w:numId w:val="2"/>
        </w:numPr>
        <w:pBdr>
          <w:top w:val="nil"/>
          <w:left w:val="nil"/>
          <w:bottom w:val="nil"/>
          <w:right w:val="nil"/>
          <w:between w:val="nil"/>
        </w:pBdr>
        <w:rPr>
          <w:color w:val="000000"/>
        </w:rPr>
      </w:pPr>
      <w:r>
        <w:rPr>
          <w:color w:val="000000"/>
          <w:lang w:val="uk-UA"/>
        </w:rPr>
        <w:t xml:space="preserve">Лекції </w:t>
      </w:r>
      <w:proofErr w:type="spellStart"/>
      <w:r>
        <w:rPr>
          <w:color w:val="000000"/>
          <w:lang w:val="uk-UA"/>
        </w:rPr>
        <w:t>О.Пшеничного</w:t>
      </w:r>
      <w:proofErr w:type="spellEnd"/>
    </w:p>
    <w:p w:rsidR="00DD2E73" w:rsidRPr="00DD2E73" w:rsidRDefault="00EF3777" w:rsidP="00DD2E73">
      <w:pPr>
        <w:numPr>
          <w:ilvl w:val="3"/>
          <w:numId w:val="2"/>
        </w:numPr>
        <w:pBdr>
          <w:top w:val="nil"/>
          <w:left w:val="nil"/>
          <w:bottom w:val="nil"/>
          <w:right w:val="nil"/>
          <w:between w:val="nil"/>
        </w:pBdr>
        <w:rPr>
          <w:color w:val="000000"/>
        </w:rPr>
      </w:pPr>
      <w:hyperlink r:id="rId11" w:history="1">
        <w:proofErr w:type="spellStart"/>
        <w:r w:rsidR="00DD2E73" w:rsidRPr="00DD2E73">
          <w:rPr>
            <w:rStyle w:val="a4"/>
            <w:lang w:val="uk-UA"/>
          </w:rPr>
          <w:t>Відеоуроки</w:t>
        </w:r>
        <w:proofErr w:type="spellEnd"/>
        <w:r w:rsidR="00DD2E73" w:rsidRPr="00DD2E73">
          <w:rPr>
            <w:rStyle w:val="a4"/>
            <w:lang w:val="uk-UA"/>
          </w:rPr>
          <w:t xml:space="preserve"> на </w:t>
        </w:r>
        <w:proofErr w:type="spellStart"/>
        <w:r w:rsidR="00DD2E73" w:rsidRPr="00DD2E73">
          <w:rPr>
            <w:rStyle w:val="a4"/>
            <w:lang w:val="en-US"/>
          </w:rPr>
          <w:t>youtube</w:t>
        </w:r>
        <w:proofErr w:type="spellEnd"/>
      </w:hyperlink>
    </w:p>
    <w:p w:rsidR="00DD2E73" w:rsidRDefault="00DD2E73" w:rsidP="00DD2E73">
      <w:pPr>
        <w:pBdr>
          <w:top w:val="nil"/>
          <w:left w:val="nil"/>
          <w:bottom w:val="nil"/>
          <w:right w:val="nil"/>
          <w:between w:val="nil"/>
        </w:pBdr>
        <w:ind w:left="1416"/>
        <w:rPr>
          <w:color w:val="000000"/>
          <w:lang w:val="uk-UA"/>
        </w:rPr>
      </w:pPr>
      <w:r>
        <w:rPr>
          <w:color w:val="000000"/>
          <w:lang w:val="en-US"/>
        </w:rPr>
        <w:t xml:space="preserve">      </w:t>
      </w:r>
      <w:r>
        <w:rPr>
          <w:color w:val="000000"/>
          <w:lang w:val="uk-UA"/>
        </w:rPr>
        <w:t xml:space="preserve">       Що опрацьовано:</w:t>
      </w:r>
    </w:p>
    <w:p w:rsidR="00DD2E73" w:rsidRDefault="00DD2E73" w:rsidP="00DD2E73">
      <w:pPr>
        <w:pBdr>
          <w:top w:val="nil"/>
          <w:left w:val="nil"/>
          <w:bottom w:val="nil"/>
          <w:right w:val="nil"/>
          <w:between w:val="nil"/>
        </w:pBdr>
        <w:ind w:left="1416"/>
        <w:rPr>
          <w:color w:val="000000"/>
          <w:lang w:val="uk-UA"/>
        </w:rPr>
      </w:pPr>
      <w:r>
        <w:rPr>
          <w:color w:val="000000"/>
          <w:lang w:val="uk-UA"/>
        </w:rPr>
        <w:tab/>
      </w:r>
      <w:r>
        <w:rPr>
          <w:color w:val="000000"/>
          <w:lang w:val="uk-UA"/>
        </w:rPr>
        <w:tab/>
        <w:t>-Сформував розуміння як правильно виводити або вводити дані з консолі та присвоювати значення змінним.</w:t>
      </w:r>
    </w:p>
    <w:p w:rsidR="00DD2E73" w:rsidRDefault="00DD2E73" w:rsidP="00DD2E73">
      <w:pPr>
        <w:numPr>
          <w:ilvl w:val="1"/>
          <w:numId w:val="3"/>
        </w:numPr>
        <w:rPr>
          <w:color w:val="000000"/>
          <w:lang w:val="uk-UA"/>
        </w:rPr>
      </w:pPr>
      <w:r>
        <w:rPr>
          <w:color w:val="000000"/>
        </w:rPr>
        <w:t xml:space="preserve">Статус: </w:t>
      </w:r>
      <w:r>
        <w:t>Ознайомлений</w:t>
      </w:r>
    </w:p>
    <w:p w:rsidR="00DD2E73" w:rsidRDefault="00DD2E73" w:rsidP="00DD2E73">
      <w:pPr>
        <w:numPr>
          <w:ilvl w:val="1"/>
          <w:numId w:val="3"/>
        </w:numPr>
        <w:rPr>
          <w:color w:val="000000"/>
        </w:rPr>
      </w:pPr>
      <w:r>
        <w:rPr>
          <w:color w:val="000000"/>
        </w:rPr>
        <w:t xml:space="preserve">Початок опрацювання теми: </w:t>
      </w:r>
      <w:r>
        <w:rPr>
          <w:color w:val="000000"/>
          <w:lang w:val="uk-UA"/>
        </w:rPr>
        <w:t>04</w:t>
      </w:r>
      <w:r>
        <w:rPr>
          <w:color w:val="000000"/>
        </w:rPr>
        <w:t>.0</w:t>
      </w:r>
      <w:r>
        <w:rPr>
          <w:color w:val="000000"/>
          <w:lang w:val="uk-UA"/>
        </w:rPr>
        <w:t>8</w:t>
      </w:r>
      <w:r>
        <w:rPr>
          <w:color w:val="000000"/>
        </w:rPr>
        <w:t xml:space="preserve">.2026  </w:t>
      </w:r>
    </w:p>
    <w:p w:rsidR="00DD2E73" w:rsidRDefault="00DD2E73" w:rsidP="00DD2E73">
      <w:pPr>
        <w:numPr>
          <w:ilvl w:val="1"/>
          <w:numId w:val="3"/>
        </w:numPr>
        <w:rPr>
          <w:color w:val="000000"/>
        </w:rPr>
      </w:pPr>
      <w:r>
        <w:rPr>
          <w:color w:val="000000"/>
        </w:rPr>
        <w:t xml:space="preserve">Звершення опрацювання теми: </w:t>
      </w:r>
      <w:r>
        <w:rPr>
          <w:color w:val="000000"/>
          <w:lang w:val="uk-UA"/>
        </w:rPr>
        <w:t>0</w:t>
      </w:r>
      <w:r>
        <w:rPr>
          <w:color w:val="000000"/>
        </w:rPr>
        <w:t>4.0</w:t>
      </w:r>
      <w:r>
        <w:rPr>
          <w:color w:val="000000"/>
          <w:lang w:val="uk-UA"/>
        </w:rPr>
        <w:t>8</w:t>
      </w:r>
      <w:r>
        <w:rPr>
          <w:color w:val="000000"/>
        </w:rPr>
        <w:t>.2026</w:t>
      </w:r>
    </w:p>
    <w:p w:rsidR="00DD2E73" w:rsidRPr="00DD2E73" w:rsidRDefault="00DD2E73" w:rsidP="00DD2E73">
      <w:pPr>
        <w:numPr>
          <w:ilvl w:val="0"/>
          <w:numId w:val="2"/>
        </w:numPr>
        <w:pBdr>
          <w:top w:val="nil"/>
          <w:left w:val="nil"/>
          <w:bottom w:val="nil"/>
          <w:right w:val="nil"/>
          <w:between w:val="nil"/>
        </w:pBdr>
        <w:rPr>
          <w:color w:val="000000"/>
        </w:rPr>
      </w:pPr>
      <w:r>
        <w:rPr>
          <w:color w:val="000000"/>
          <w:lang w:val="uk-UA"/>
        </w:rPr>
        <w:t>Тема 6:</w:t>
      </w:r>
      <w:r w:rsidRPr="00DD2E73">
        <w:rPr>
          <w:color w:val="000000"/>
        </w:rPr>
        <w:t xml:space="preserve">  </w:t>
      </w:r>
      <w:r w:rsidRPr="00DD2E73">
        <w:rPr>
          <w:color w:val="000000"/>
          <w:shd w:val="clear" w:color="auto" w:fill="FFF2CC"/>
        </w:rPr>
        <w:t xml:space="preserve"> </w:t>
      </w:r>
      <w:r w:rsidRPr="00DD2E73">
        <w:rPr>
          <w:color w:val="000000"/>
        </w:rPr>
        <w:t xml:space="preserve"> </w:t>
      </w:r>
      <w:r w:rsidRPr="00597C7F">
        <w:rPr>
          <w:color w:val="000000"/>
        </w:rPr>
        <w:t>Базові операції та вбудовані функції (арифметичні, побітові, математичні функції)</w:t>
      </w:r>
      <w:r>
        <w:rPr>
          <w:color w:val="000000"/>
          <w:lang w:val="uk-UA"/>
        </w:rPr>
        <w:t>:</w:t>
      </w:r>
    </w:p>
    <w:p w:rsidR="00DD2E73" w:rsidRPr="00DD2E73" w:rsidRDefault="00DD2E73" w:rsidP="00DD2E73">
      <w:pPr>
        <w:numPr>
          <w:ilvl w:val="2"/>
          <w:numId w:val="2"/>
        </w:numPr>
        <w:pBdr>
          <w:top w:val="nil"/>
          <w:left w:val="nil"/>
          <w:bottom w:val="nil"/>
          <w:right w:val="nil"/>
          <w:between w:val="nil"/>
        </w:pBdr>
        <w:rPr>
          <w:color w:val="000000"/>
        </w:rPr>
      </w:pPr>
      <w:r>
        <w:rPr>
          <w:color w:val="000000"/>
          <w:lang w:val="uk-UA"/>
        </w:rPr>
        <w:t>Джерела інформації:</w:t>
      </w:r>
    </w:p>
    <w:p w:rsidR="00DD2E73" w:rsidRPr="00DD2E73" w:rsidRDefault="00DD2E73" w:rsidP="00DD2E73">
      <w:pPr>
        <w:numPr>
          <w:ilvl w:val="3"/>
          <w:numId w:val="2"/>
        </w:numPr>
        <w:pBdr>
          <w:top w:val="nil"/>
          <w:left w:val="nil"/>
          <w:bottom w:val="nil"/>
          <w:right w:val="nil"/>
          <w:between w:val="nil"/>
        </w:pBdr>
        <w:rPr>
          <w:color w:val="000000"/>
        </w:rPr>
      </w:pPr>
      <w:r>
        <w:rPr>
          <w:color w:val="000000"/>
          <w:lang w:val="uk-UA"/>
        </w:rPr>
        <w:t xml:space="preserve">Лекції </w:t>
      </w:r>
      <w:proofErr w:type="spellStart"/>
      <w:r>
        <w:rPr>
          <w:color w:val="000000"/>
          <w:lang w:val="uk-UA"/>
        </w:rPr>
        <w:t>О.Пшеничного</w:t>
      </w:r>
      <w:proofErr w:type="spellEnd"/>
    </w:p>
    <w:p w:rsidR="00DD2E73" w:rsidRDefault="00DD2E73" w:rsidP="00DD2E73">
      <w:pPr>
        <w:pBdr>
          <w:top w:val="nil"/>
          <w:left w:val="nil"/>
          <w:bottom w:val="nil"/>
          <w:right w:val="nil"/>
          <w:between w:val="nil"/>
        </w:pBdr>
        <w:ind w:left="2124"/>
        <w:rPr>
          <w:color w:val="000000"/>
          <w:lang w:val="uk-UA"/>
        </w:rPr>
      </w:pPr>
      <w:r>
        <w:rPr>
          <w:color w:val="000000"/>
          <w:lang w:val="uk-UA"/>
        </w:rPr>
        <w:t>Що опрацьовано:</w:t>
      </w:r>
    </w:p>
    <w:p w:rsidR="00DD2E73" w:rsidRPr="00DD2E73" w:rsidRDefault="00DD2E73" w:rsidP="00DD2E73">
      <w:pPr>
        <w:pBdr>
          <w:top w:val="nil"/>
          <w:left w:val="nil"/>
          <w:bottom w:val="nil"/>
          <w:right w:val="nil"/>
          <w:between w:val="nil"/>
        </w:pBdr>
        <w:ind w:left="2520"/>
        <w:rPr>
          <w:color w:val="000000"/>
          <w:lang w:val="ru-RU"/>
        </w:rPr>
      </w:pPr>
      <w:r>
        <w:rPr>
          <w:color w:val="000000"/>
          <w:lang w:val="uk-UA"/>
        </w:rPr>
        <w:t xml:space="preserve">     </w:t>
      </w:r>
      <w:r w:rsidRPr="00DD2E73">
        <w:rPr>
          <w:color w:val="000000"/>
          <w:lang w:val="uk-UA"/>
        </w:rPr>
        <w:t>-</w:t>
      </w:r>
      <w:r>
        <w:rPr>
          <w:color w:val="000000"/>
          <w:lang w:val="uk-UA"/>
        </w:rPr>
        <w:t xml:space="preserve"> Ознайомився з базовими побітовими та математичними операціями в </w:t>
      </w:r>
      <w:r>
        <w:rPr>
          <w:color w:val="000000"/>
          <w:lang w:val="en-US"/>
        </w:rPr>
        <w:t>C</w:t>
      </w:r>
      <w:r w:rsidRPr="00DD2E73">
        <w:rPr>
          <w:color w:val="000000"/>
          <w:lang w:val="ru-RU"/>
        </w:rPr>
        <w:t>++</w:t>
      </w:r>
      <w:r>
        <w:rPr>
          <w:color w:val="000000"/>
          <w:lang w:val="uk-UA"/>
        </w:rPr>
        <w:t xml:space="preserve">, дізнався про побітовий </w:t>
      </w:r>
      <w:proofErr w:type="spellStart"/>
      <w:r>
        <w:rPr>
          <w:color w:val="000000"/>
          <w:lang w:val="uk-UA"/>
        </w:rPr>
        <w:t>ссув</w:t>
      </w:r>
      <w:proofErr w:type="spellEnd"/>
      <w:r>
        <w:rPr>
          <w:color w:val="000000"/>
          <w:lang w:val="uk-UA"/>
        </w:rPr>
        <w:t xml:space="preserve"> в ліво/право, також про функції типу </w:t>
      </w:r>
      <w:proofErr w:type="spellStart"/>
      <w:r>
        <w:rPr>
          <w:color w:val="000000"/>
          <w:lang w:val="en-US"/>
        </w:rPr>
        <w:t>sqrt</w:t>
      </w:r>
      <w:proofErr w:type="spellEnd"/>
      <w:r w:rsidRPr="00DD2E73">
        <w:rPr>
          <w:color w:val="000000"/>
          <w:lang w:val="ru-RU"/>
        </w:rPr>
        <w:t>,</w:t>
      </w:r>
      <w:r>
        <w:rPr>
          <w:color w:val="000000"/>
          <w:lang w:val="en-US"/>
        </w:rPr>
        <w:t>abs</w:t>
      </w:r>
      <w:r w:rsidRPr="00DD2E73">
        <w:rPr>
          <w:color w:val="000000"/>
          <w:lang w:val="ru-RU"/>
        </w:rPr>
        <w:t>,</w:t>
      </w:r>
      <w:proofErr w:type="spellStart"/>
      <w:r>
        <w:rPr>
          <w:color w:val="000000"/>
          <w:lang w:val="en-US"/>
        </w:rPr>
        <w:t>fabs</w:t>
      </w:r>
      <w:proofErr w:type="spellEnd"/>
      <w:r w:rsidRPr="00DD2E73">
        <w:rPr>
          <w:color w:val="000000"/>
          <w:lang w:val="ru-RU"/>
        </w:rPr>
        <w:t>,</w:t>
      </w:r>
      <w:r>
        <w:rPr>
          <w:color w:val="000000"/>
          <w:lang w:val="en-US"/>
        </w:rPr>
        <w:t>pow</w:t>
      </w:r>
      <w:r>
        <w:rPr>
          <w:color w:val="000000"/>
          <w:lang w:val="ru-RU"/>
        </w:rPr>
        <w:t>…</w:t>
      </w:r>
    </w:p>
    <w:p w:rsidR="00DD2E73" w:rsidRDefault="00DD2E73" w:rsidP="00DD2E73">
      <w:pPr>
        <w:numPr>
          <w:ilvl w:val="1"/>
          <w:numId w:val="3"/>
        </w:numPr>
        <w:rPr>
          <w:color w:val="000000"/>
          <w:lang w:val="uk-UA"/>
        </w:rPr>
      </w:pPr>
      <w:r>
        <w:rPr>
          <w:color w:val="000000"/>
        </w:rPr>
        <w:lastRenderedPageBreak/>
        <w:t xml:space="preserve">Статус: </w:t>
      </w:r>
      <w:r>
        <w:t>Ознайомлений</w:t>
      </w:r>
    </w:p>
    <w:p w:rsidR="00DD2E73" w:rsidRDefault="00DD2E73" w:rsidP="00DD2E73">
      <w:pPr>
        <w:numPr>
          <w:ilvl w:val="1"/>
          <w:numId w:val="3"/>
        </w:numPr>
        <w:rPr>
          <w:color w:val="000000"/>
        </w:rPr>
      </w:pPr>
      <w:r>
        <w:rPr>
          <w:color w:val="000000"/>
        </w:rPr>
        <w:t>Початок опрацювання теми: 2</w:t>
      </w:r>
      <w:r>
        <w:rPr>
          <w:color w:val="000000"/>
          <w:lang w:val="en-US"/>
        </w:rPr>
        <w:t>0</w:t>
      </w:r>
      <w:r>
        <w:rPr>
          <w:color w:val="000000"/>
        </w:rPr>
        <w:t xml:space="preserve">.09.2026  </w:t>
      </w:r>
    </w:p>
    <w:p w:rsidR="00DD2E73" w:rsidRDefault="00DD2E73" w:rsidP="00DD2E73">
      <w:pPr>
        <w:numPr>
          <w:ilvl w:val="1"/>
          <w:numId w:val="3"/>
        </w:numPr>
        <w:rPr>
          <w:color w:val="000000"/>
        </w:rPr>
      </w:pPr>
      <w:r>
        <w:rPr>
          <w:color w:val="000000"/>
        </w:rPr>
        <w:t>Звершення опрацювання теми: 2</w:t>
      </w:r>
      <w:r>
        <w:rPr>
          <w:color w:val="000000"/>
          <w:lang w:val="en-US"/>
        </w:rPr>
        <w:t>2</w:t>
      </w:r>
      <w:r>
        <w:rPr>
          <w:color w:val="000000"/>
        </w:rPr>
        <w:t xml:space="preserve">.09.2026  </w:t>
      </w:r>
      <w:r>
        <w:rPr>
          <w:color w:val="000000"/>
          <w:shd w:val="clear" w:color="auto" w:fill="FFF2CC"/>
        </w:rPr>
        <w:t xml:space="preserve"> </w:t>
      </w:r>
      <w:r>
        <w:rPr>
          <w:color w:val="000000"/>
        </w:rPr>
        <w:t xml:space="preserve"> </w:t>
      </w:r>
    </w:p>
    <w:p w:rsidR="00DD2E73" w:rsidRPr="00DD2E73" w:rsidRDefault="00DD2E73" w:rsidP="00DD2E73">
      <w:pPr>
        <w:numPr>
          <w:ilvl w:val="0"/>
          <w:numId w:val="2"/>
        </w:numPr>
        <w:pBdr>
          <w:top w:val="nil"/>
          <w:left w:val="nil"/>
          <w:bottom w:val="nil"/>
          <w:right w:val="nil"/>
          <w:between w:val="nil"/>
        </w:pBdr>
        <w:rPr>
          <w:color w:val="000000"/>
        </w:rPr>
      </w:pPr>
      <w:r>
        <w:rPr>
          <w:color w:val="000000"/>
          <w:lang w:val="uk-UA"/>
        </w:rPr>
        <w:t>Тема 7</w:t>
      </w:r>
      <w:r w:rsidRPr="00597C7F">
        <w:rPr>
          <w:rFonts w:ascii="-webkit-standard" w:hAnsi="-webkit-standard"/>
          <w:color w:val="000000"/>
          <w:sz w:val="27"/>
          <w:szCs w:val="27"/>
        </w:rPr>
        <w:t xml:space="preserve"> </w:t>
      </w:r>
      <w:r w:rsidRPr="00597C7F">
        <w:rPr>
          <w:color w:val="000000"/>
        </w:rPr>
        <w:t>Коментарі у коді</w:t>
      </w:r>
      <w:r>
        <w:rPr>
          <w:color w:val="000000"/>
          <w:lang w:val="uk-UA"/>
        </w:rPr>
        <w:t>:</w:t>
      </w:r>
    </w:p>
    <w:p w:rsidR="00DD2E73" w:rsidRPr="00DD2E73" w:rsidRDefault="00DD2E73" w:rsidP="00DD2E73">
      <w:pPr>
        <w:numPr>
          <w:ilvl w:val="2"/>
          <w:numId w:val="2"/>
        </w:numPr>
        <w:pBdr>
          <w:top w:val="nil"/>
          <w:left w:val="nil"/>
          <w:bottom w:val="nil"/>
          <w:right w:val="nil"/>
          <w:between w:val="nil"/>
        </w:pBdr>
        <w:rPr>
          <w:color w:val="000000"/>
        </w:rPr>
      </w:pPr>
      <w:r>
        <w:rPr>
          <w:color w:val="000000"/>
          <w:lang w:val="uk-UA"/>
        </w:rPr>
        <w:t>Джерела інформації:</w:t>
      </w:r>
    </w:p>
    <w:p w:rsidR="00DD2E73" w:rsidRPr="00DD2E73" w:rsidRDefault="00DD2E73" w:rsidP="00DD2E73">
      <w:pPr>
        <w:numPr>
          <w:ilvl w:val="3"/>
          <w:numId w:val="2"/>
        </w:numPr>
        <w:pBdr>
          <w:top w:val="nil"/>
          <w:left w:val="nil"/>
          <w:bottom w:val="nil"/>
          <w:right w:val="nil"/>
          <w:between w:val="nil"/>
        </w:pBdr>
        <w:rPr>
          <w:color w:val="000000"/>
        </w:rPr>
      </w:pPr>
      <w:r>
        <w:rPr>
          <w:color w:val="000000"/>
          <w:lang w:val="uk-UA"/>
        </w:rPr>
        <w:t xml:space="preserve">Лекції </w:t>
      </w:r>
      <w:proofErr w:type="spellStart"/>
      <w:r>
        <w:rPr>
          <w:color w:val="000000"/>
          <w:lang w:val="uk-UA"/>
        </w:rPr>
        <w:t>О.Пшеничного</w:t>
      </w:r>
      <w:proofErr w:type="spellEnd"/>
    </w:p>
    <w:p w:rsidR="00DD2E73" w:rsidRPr="00DD2E73" w:rsidRDefault="00EF3777" w:rsidP="00DD2E73">
      <w:pPr>
        <w:numPr>
          <w:ilvl w:val="3"/>
          <w:numId w:val="2"/>
        </w:numPr>
        <w:pBdr>
          <w:top w:val="nil"/>
          <w:left w:val="nil"/>
          <w:bottom w:val="nil"/>
          <w:right w:val="nil"/>
          <w:between w:val="nil"/>
        </w:pBdr>
        <w:rPr>
          <w:color w:val="000000"/>
        </w:rPr>
      </w:pPr>
      <w:hyperlink r:id="rId12" w:history="1">
        <w:proofErr w:type="spellStart"/>
        <w:r w:rsidR="00DD2E73" w:rsidRPr="00DD2E73">
          <w:rPr>
            <w:rStyle w:val="a4"/>
            <w:lang w:val="uk-UA"/>
          </w:rPr>
          <w:t>Відеоуроки</w:t>
        </w:r>
        <w:proofErr w:type="spellEnd"/>
        <w:r w:rsidR="00DD2E73" w:rsidRPr="00DD2E73">
          <w:rPr>
            <w:rStyle w:val="a4"/>
            <w:lang w:val="uk-UA"/>
          </w:rPr>
          <w:t xml:space="preserve"> на </w:t>
        </w:r>
        <w:proofErr w:type="spellStart"/>
        <w:r w:rsidR="00DD2E73" w:rsidRPr="00DD2E73">
          <w:rPr>
            <w:rStyle w:val="a4"/>
            <w:lang w:val="en-US"/>
          </w:rPr>
          <w:t>youtube</w:t>
        </w:r>
        <w:proofErr w:type="spellEnd"/>
      </w:hyperlink>
    </w:p>
    <w:p w:rsidR="00DD2E73" w:rsidRDefault="00DD2E73" w:rsidP="00DD2E73">
      <w:pPr>
        <w:pBdr>
          <w:top w:val="nil"/>
          <w:left w:val="nil"/>
          <w:bottom w:val="nil"/>
          <w:right w:val="nil"/>
          <w:between w:val="nil"/>
        </w:pBdr>
        <w:ind w:left="2124"/>
        <w:rPr>
          <w:color w:val="000000"/>
          <w:lang w:val="uk-UA"/>
        </w:rPr>
      </w:pPr>
      <w:r>
        <w:rPr>
          <w:color w:val="000000"/>
          <w:lang w:val="uk-UA"/>
        </w:rPr>
        <w:t>Що опрацьовано:</w:t>
      </w:r>
    </w:p>
    <w:p w:rsidR="00DD2E73" w:rsidRDefault="00DD2E73" w:rsidP="00DD2E73">
      <w:pPr>
        <w:pBdr>
          <w:top w:val="nil"/>
          <w:left w:val="nil"/>
          <w:bottom w:val="nil"/>
          <w:right w:val="nil"/>
          <w:between w:val="nil"/>
        </w:pBdr>
        <w:ind w:left="2124"/>
        <w:rPr>
          <w:color w:val="000000"/>
          <w:lang w:val="ru-RU"/>
        </w:rPr>
      </w:pPr>
      <w:r>
        <w:rPr>
          <w:color w:val="000000"/>
          <w:lang w:val="uk-UA"/>
        </w:rPr>
        <w:tab/>
        <w:t xml:space="preserve">-Зрозумів навіщо коментарі у коді, навчився писати одинарні коментарі, та коментарі на 2+ рядки в </w:t>
      </w:r>
      <w:proofErr w:type="spellStart"/>
      <w:r>
        <w:rPr>
          <w:color w:val="000000"/>
          <w:lang w:val="en-US"/>
        </w:rPr>
        <w:t>VsCode</w:t>
      </w:r>
      <w:proofErr w:type="spellEnd"/>
      <w:r w:rsidRPr="00DD2E73">
        <w:rPr>
          <w:color w:val="000000"/>
          <w:lang w:val="ru-RU"/>
        </w:rPr>
        <w:t>.</w:t>
      </w:r>
    </w:p>
    <w:p w:rsidR="00DD2E73" w:rsidRPr="00597C7F" w:rsidRDefault="00DD2E73" w:rsidP="00DD2E73">
      <w:pPr>
        <w:pBdr>
          <w:top w:val="nil"/>
          <w:left w:val="nil"/>
          <w:bottom w:val="nil"/>
          <w:right w:val="nil"/>
          <w:between w:val="nil"/>
        </w:pBdr>
        <w:rPr>
          <w:color w:val="000000"/>
        </w:rPr>
      </w:pPr>
      <w:r>
        <w:rPr>
          <w:color w:val="000000"/>
          <w:lang w:val="ru-RU"/>
        </w:rPr>
        <w:tab/>
      </w:r>
      <w:r>
        <w:rPr>
          <w:color w:val="000000"/>
          <w:lang w:val="uk-UA"/>
        </w:rPr>
        <w:t xml:space="preserve"> </w:t>
      </w:r>
    </w:p>
    <w:p w:rsidR="00DD2E73" w:rsidRDefault="00DD2E73" w:rsidP="00DD2E73">
      <w:pPr>
        <w:numPr>
          <w:ilvl w:val="1"/>
          <w:numId w:val="3"/>
        </w:numPr>
        <w:rPr>
          <w:color w:val="000000"/>
          <w:lang w:val="uk-UA"/>
        </w:rPr>
      </w:pPr>
      <w:r>
        <w:rPr>
          <w:color w:val="000000"/>
        </w:rPr>
        <w:t xml:space="preserve">Статус: </w:t>
      </w:r>
      <w:r>
        <w:t>Ознайомлений</w:t>
      </w:r>
    </w:p>
    <w:p w:rsidR="00DD2E73" w:rsidRDefault="00DD2E73" w:rsidP="00DD2E73">
      <w:pPr>
        <w:numPr>
          <w:ilvl w:val="1"/>
          <w:numId w:val="3"/>
        </w:numPr>
        <w:rPr>
          <w:color w:val="000000"/>
        </w:rPr>
      </w:pPr>
      <w:r>
        <w:rPr>
          <w:color w:val="000000"/>
        </w:rPr>
        <w:t xml:space="preserve">Початок опрацювання теми: </w:t>
      </w:r>
      <w:r w:rsidR="00744599">
        <w:rPr>
          <w:color w:val="000000"/>
          <w:lang w:val="en-US"/>
        </w:rPr>
        <w:t>04</w:t>
      </w:r>
      <w:r>
        <w:rPr>
          <w:color w:val="000000"/>
        </w:rPr>
        <w:t>.0</w:t>
      </w:r>
      <w:r>
        <w:rPr>
          <w:color w:val="000000"/>
          <w:lang w:val="uk-UA"/>
        </w:rPr>
        <w:t>8</w:t>
      </w:r>
      <w:r>
        <w:rPr>
          <w:color w:val="000000"/>
        </w:rPr>
        <w:t xml:space="preserve">.2026  </w:t>
      </w:r>
    </w:p>
    <w:p w:rsidR="00DD2E73" w:rsidRDefault="00DD2E73" w:rsidP="00DD2E73">
      <w:pPr>
        <w:numPr>
          <w:ilvl w:val="1"/>
          <w:numId w:val="3"/>
        </w:numPr>
        <w:rPr>
          <w:color w:val="000000"/>
        </w:rPr>
      </w:pPr>
      <w:r>
        <w:rPr>
          <w:color w:val="000000"/>
        </w:rPr>
        <w:t xml:space="preserve">Звершення опрацювання теми: </w:t>
      </w:r>
      <w:r>
        <w:rPr>
          <w:color w:val="000000"/>
          <w:lang w:val="uk-UA"/>
        </w:rPr>
        <w:t>0</w:t>
      </w:r>
      <w:r w:rsidR="00744599">
        <w:rPr>
          <w:color w:val="000000"/>
          <w:lang w:val="en-US"/>
        </w:rPr>
        <w:t>5</w:t>
      </w:r>
      <w:r>
        <w:rPr>
          <w:color w:val="000000"/>
        </w:rPr>
        <w:t>.0</w:t>
      </w:r>
      <w:r>
        <w:rPr>
          <w:color w:val="000000"/>
          <w:lang w:val="uk-UA"/>
        </w:rPr>
        <w:t>8</w:t>
      </w:r>
      <w:r>
        <w:rPr>
          <w:color w:val="000000"/>
        </w:rPr>
        <w:t>.2026</w:t>
      </w:r>
    </w:p>
    <w:p w:rsidR="00744599" w:rsidRPr="00744599" w:rsidRDefault="00744599" w:rsidP="00744599">
      <w:pPr>
        <w:pStyle w:val="a5"/>
        <w:numPr>
          <w:ilvl w:val="0"/>
          <w:numId w:val="3"/>
        </w:numPr>
        <w:rPr>
          <w:color w:val="000000"/>
          <w:lang w:val="en-US"/>
        </w:rPr>
      </w:pPr>
      <w:r>
        <w:rPr>
          <w:color w:val="000000"/>
          <w:lang w:val="uk-UA"/>
        </w:rPr>
        <w:t xml:space="preserve">Тема 8: </w:t>
      </w:r>
      <w:r w:rsidRPr="00597C7F">
        <w:rPr>
          <w:color w:val="000000"/>
        </w:rPr>
        <w:t>Лінійні алгоритми</w:t>
      </w:r>
    </w:p>
    <w:p w:rsidR="00744599" w:rsidRPr="00744599" w:rsidRDefault="00744599" w:rsidP="00744599">
      <w:pPr>
        <w:pStyle w:val="a5"/>
        <w:numPr>
          <w:ilvl w:val="2"/>
          <w:numId w:val="3"/>
        </w:numPr>
        <w:rPr>
          <w:color w:val="000000"/>
          <w:lang w:val="en-US"/>
        </w:rPr>
      </w:pPr>
      <w:r>
        <w:rPr>
          <w:color w:val="000000"/>
          <w:lang w:val="uk-UA"/>
        </w:rPr>
        <w:t>Джерела інформації:</w:t>
      </w:r>
    </w:p>
    <w:p w:rsidR="00744599" w:rsidRPr="00744599" w:rsidRDefault="00744599" w:rsidP="00744599">
      <w:pPr>
        <w:pStyle w:val="a5"/>
        <w:numPr>
          <w:ilvl w:val="3"/>
          <w:numId w:val="3"/>
        </w:numPr>
        <w:rPr>
          <w:color w:val="000000"/>
          <w:lang w:val="en-US"/>
        </w:rPr>
      </w:pPr>
      <w:r>
        <w:rPr>
          <w:color w:val="000000"/>
          <w:lang w:val="uk-UA"/>
        </w:rPr>
        <w:t>Практичні заняття у університеті</w:t>
      </w:r>
    </w:p>
    <w:p w:rsidR="00744599" w:rsidRPr="00744599" w:rsidRDefault="00744599" w:rsidP="00744599">
      <w:pPr>
        <w:pStyle w:val="a5"/>
        <w:numPr>
          <w:ilvl w:val="3"/>
          <w:numId w:val="3"/>
        </w:numPr>
        <w:rPr>
          <w:color w:val="000000"/>
          <w:lang w:val="en-US"/>
        </w:rPr>
      </w:pPr>
      <w:r>
        <w:rPr>
          <w:color w:val="000000"/>
          <w:lang w:val="uk-UA"/>
        </w:rPr>
        <w:t xml:space="preserve">Розгортки від </w:t>
      </w:r>
      <w:proofErr w:type="spellStart"/>
      <w:r>
        <w:rPr>
          <w:color w:val="000000"/>
          <w:lang w:val="uk-UA"/>
        </w:rPr>
        <w:t>п.Остапа</w:t>
      </w:r>
      <w:proofErr w:type="spellEnd"/>
    </w:p>
    <w:p w:rsidR="00744599" w:rsidRDefault="00744599" w:rsidP="00744599">
      <w:pPr>
        <w:ind w:left="2124"/>
        <w:rPr>
          <w:color w:val="000000"/>
          <w:lang w:val="uk-UA"/>
        </w:rPr>
      </w:pPr>
      <w:r>
        <w:rPr>
          <w:color w:val="000000"/>
          <w:lang w:val="uk-UA"/>
        </w:rPr>
        <w:t>Що опрацьовано:</w:t>
      </w:r>
    </w:p>
    <w:p w:rsidR="00744599" w:rsidRDefault="00744599" w:rsidP="00744599">
      <w:pPr>
        <w:ind w:left="2124"/>
        <w:rPr>
          <w:color w:val="000000"/>
          <w:lang w:val="uk-UA"/>
        </w:rPr>
      </w:pPr>
      <w:r>
        <w:rPr>
          <w:color w:val="000000"/>
          <w:lang w:val="uk-UA"/>
        </w:rPr>
        <w:tab/>
        <w:t>-Вивчив структуру лінійного алгоритму, властивості та знаки.</w:t>
      </w:r>
    </w:p>
    <w:p w:rsidR="00744599" w:rsidRDefault="00744599" w:rsidP="00744599">
      <w:pPr>
        <w:numPr>
          <w:ilvl w:val="1"/>
          <w:numId w:val="3"/>
        </w:numPr>
        <w:rPr>
          <w:color w:val="000000"/>
          <w:lang w:val="uk-UA"/>
        </w:rPr>
      </w:pPr>
      <w:r>
        <w:rPr>
          <w:color w:val="000000"/>
          <w:lang w:val="uk-UA"/>
        </w:rPr>
        <w:t>С</w:t>
      </w:r>
      <w:proofErr w:type="spellStart"/>
      <w:r>
        <w:rPr>
          <w:color w:val="000000"/>
        </w:rPr>
        <w:t>татус</w:t>
      </w:r>
      <w:proofErr w:type="spellEnd"/>
      <w:r>
        <w:rPr>
          <w:color w:val="000000"/>
        </w:rPr>
        <w:t xml:space="preserve">: </w:t>
      </w:r>
      <w:r>
        <w:t>Ознайомлений</w:t>
      </w:r>
    </w:p>
    <w:p w:rsidR="00744599" w:rsidRDefault="00744599" w:rsidP="00744599">
      <w:pPr>
        <w:numPr>
          <w:ilvl w:val="1"/>
          <w:numId w:val="3"/>
        </w:numPr>
        <w:rPr>
          <w:color w:val="000000"/>
        </w:rPr>
      </w:pPr>
      <w:r>
        <w:rPr>
          <w:color w:val="000000"/>
        </w:rPr>
        <w:t xml:space="preserve">Початок опрацювання теми: </w:t>
      </w:r>
      <w:r>
        <w:rPr>
          <w:color w:val="000000"/>
          <w:lang w:val="uk-UA"/>
        </w:rPr>
        <w:t>08</w:t>
      </w:r>
      <w:r>
        <w:rPr>
          <w:color w:val="000000"/>
        </w:rPr>
        <w:t>.0</w:t>
      </w:r>
      <w:r>
        <w:rPr>
          <w:color w:val="000000"/>
          <w:lang w:val="uk-UA"/>
        </w:rPr>
        <w:t>9</w:t>
      </w:r>
      <w:r>
        <w:rPr>
          <w:color w:val="000000"/>
        </w:rPr>
        <w:t xml:space="preserve">.2026  </w:t>
      </w:r>
    </w:p>
    <w:p w:rsidR="00744599" w:rsidRDefault="00744599" w:rsidP="00744599">
      <w:pPr>
        <w:numPr>
          <w:ilvl w:val="1"/>
          <w:numId w:val="3"/>
        </w:numPr>
        <w:rPr>
          <w:color w:val="000000"/>
        </w:rPr>
      </w:pPr>
      <w:r>
        <w:rPr>
          <w:color w:val="000000"/>
        </w:rPr>
        <w:t xml:space="preserve">Звершення опрацювання теми: </w:t>
      </w:r>
      <w:r>
        <w:rPr>
          <w:color w:val="000000"/>
          <w:lang w:val="uk-UA"/>
        </w:rPr>
        <w:t>9</w:t>
      </w:r>
      <w:r>
        <w:rPr>
          <w:color w:val="000000"/>
        </w:rPr>
        <w:t>.0</w:t>
      </w:r>
      <w:r>
        <w:rPr>
          <w:color w:val="000000"/>
          <w:lang w:val="uk-UA"/>
        </w:rPr>
        <w:t>9</w:t>
      </w:r>
      <w:r>
        <w:rPr>
          <w:color w:val="000000"/>
        </w:rPr>
        <w:t>.2026</w:t>
      </w:r>
    </w:p>
    <w:p w:rsidR="00744599" w:rsidRDefault="00744599" w:rsidP="00744599">
      <w:pPr>
        <w:pStyle w:val="a5"/>
        <w:numPr>
          <w:ilvl w:val="0"/>
          <w:numId w:val="3"/>
        </w:numPr>
        <w:rPr>
          <w:color w:val="000000"/>
          <w:lang w:val="uk-UA"/>
        </w:rPr>
      </w:pPr>
      <w:r>
        <w:rPr>
          <w:color w:val="000000"/>
          <w:lang w:val="uk-UA"/>
        </w:rPr>
        <w:t>Тема 9:</w:t>
      </w:r>
      <w:r w:rsidRPr="00744599">
        <w:rPr>
          <w:color w:val="000000"/>
        </w:rPr>
        <w:t xml:space="preserve"> </w:t>
      </w:r>
      <w:r w:rsidRPr="00597C7F">
        <w:rPr>
          <w:color w:val="000000"/>
        </w:rPr>
        <w:t>Розгалужені алгоритми та умовні оператори (</w:t>
      </w:r>
      <w:proofErr w:type="spellStart"/>
      <w:r w:rsidRPr="00597C7F">
        <w:rPr>
          <w:color w:val="000000"/>
        </w:rPr>
        <w:t>if</w:t>
      </w:r>
      <w:proofErr w:type="spellEnd"/>
      <w:r w:rsidRPr="00597C7F">
        <w:rPr>
          <w:color w:val="000000"/>
        </w:rPr>
        <w:t xml:space="preserve">, </w:t>
      </w:r>
      <w:proofErr w:type="spellStart"/>
      <w:r w:rsidRPr="00597C7F">
        <w:rPr>
          <w:color w:val="000000"/>
        </w:rPr>
        <w:t>else</w:t>
      </w:r>
      <w:proofErr w:type="spellEnd"/>
      <w:r w:rsidRPr="00597C7F">
        <w:rPr>
          <w:color w:val="000000"/>
        </w:rPr>
        <w:t xml:space="preserve">, </w:t>
      </w:r>
      <w:proofErr w:type="spellStart"/>
      <w:r w:rsidRPr="00597C7F">
        <w:rPr>
          <w:color w:val="000000"/>
        </w:rPr>
        <w:t>switch-case</w:t>
      </w:r>
      <w:proofErr w:type="spellEnd"/>
      <w:r w:rsidRPr="00597C7F">
        <w:rPr>
          <w:color w:val="000000"/>
        </w:rPr>
        <w:t xml:space="preserve">, </w:t>
      </w:r>
      <w:proofErr w:type="spellStart"/>
      <w:r w:rsidRPr="00597C7F">
        <w:rPr>
          <w:color w:val="000000"/>
        </w:rPr>
        <w:t>тернарний</w:t>
      </w:r>
      <w:proofErr w:type="spellEnd"/>
      <w:r w:rsidRPr="00597C7F">
        <w:rPr>
          <w:color w:val="000000"/>
        </w:rPr>
        <w:t xml:space="preserve"> оператор)</w:t>
      </w:r>
      <w:r>
        <w:rPr>
          <w:color w:val="000000"/>
          <w:lang w:val="uk-UA"/>
        </w:rPr>
        <w:t>:</w:t>
      </w:r>
    </w:p>
    <w:p w:rsidR="00744599" w:rsidRDefault="00744599" w:rsidP="00744599">
      <w:pPr>
        <w:pStyle w:val="a5"/>
        <w:numPr>
          <w:ilvl w:val="2"/>
          <w:numId w:val="3"/>
        </w:numPr>
        <w:rPr>
          <w:color w:val="000000"/>
          <w:lang w:val="uk-UA"/>
        </w:rPr>
      </w:pPr>
      <w:r>
        <w:rPr>
          <w:color w:val="000000"/>
          <w:lang w:val="uk-UA"/>
        </w:rPr>
        <w:t>Джерела інформації:</w:t>
      </w:r>
    </w:p>
    <w:p w:rsidR="00744599" w:rsidRDefault="00744599" w:rsidP="00744599">
      <w:pPr>
        <w:pStyle w:val="a5"/>
        <w:numPr>
          <w:ilvl w:val="3"/>
          <w:numId w:val="3"/>
        </w:numPr>
        <w:rPr>
          <w:color w:val="000000"/>
          <w:lang w:val="uk-UA"/>
        </w:rPr>
      </w:pPr>
      <w:r>
        <w:rPr>
          <w:color w:val="000000"/>
          <w:lang w:val="uk-UA"/>
        </w:rPr>
        <w:t xml:space="preserve">Лекції </w:t>
      </w:r>
      <w:proofErr w:type="spellStart"/>
      <w:r>
        <w:rPr>
          <w:color w:val="000000"/>
          <w:lang w:val="uk-UA"/>
        </w:rPr>
        <w:t>О.Пшеничного</w:t>
      </w:r>
      <w:proofErr w:type="spellEnd"/>
    </w:p>
    <w:p w:rsidR="00744599" w:rsidRDefault="00EF3777" w:rsidP="00744599">
      <w:pPr>
        <w:pStyle w:val="a5"/>
        <w:numPr>
          <w:ilvl w:val="3"/>
          <w:numId w:val="3"/>
        </w:numPr>
        <w:rPr>
          <w:color w:val="000000"/>
          <w:lang w:val="uk-UA"/>
        </w:rPr>
      </w:pPr>
      <w:hyperlink r:id="rId13" w:history="1">
        <w:proofErr w:type="spellStart"/>
        <w:r w:rsidR="00744599" w:rsidRPr="00744599">
          <w:rPr>
            <w:rStyle w:val="a4"/>
            <w:lang w:val="uk-UA"/>
          </w:rPr>
          <w:t>Відеуроки</w:t>
        </w:r>
        <w:proofErr w:type="spellEnd"/>
        <w:r w:rsidR="00744599" w:rsidRPr="00744599">
          <w:rPr>
            <w:rStyle w:val="a4"/>
            <w:lang w:val="uk-UA"/>
          </w:rPr>
          <w:t xml:space="preserve"> на </w:t>
        </w:r>
        <w:proofErr w:type="spellStart"/>
        <w:r w:rsidR="00744599" w:rsidRPr="00744599">
          <w:rPr>
            <w:rStyle w:val="a4"/>
            <w:lang w:val="en-US"/>
          </w:rPr>
          <w:t>youtube</w:t>
        </w:r>
        <w:proofErr w:type="spellEnd"/>
      </w:hyperlink>
    </w:p>
    <w:p w:rsidR="00744599" w:rsidRDefault="00744599" w:rsidP="00744599">
      <w:pPr>
        <w:ind w:left="2124"/>
        <w:rPr>
          <w:color w:val="000000"/>
          <w:lang w:val="uk-UA"/>
        </w:rPr>
      </w:pPr>
      <w:r>
        <w:rPr>
          <w:color w:val="000000"/>
          <w:lang w:val="uk-UA"/>
        </w:rPr>
        <w:t>Що опрацьовано:</w:t>
      </w:r>
    </w:p>
    <w:p w:rsidR="00744599" w:rsidRDefault="00744599" w:rsidP="00744599">
      <w:pPr>
        <w:ind w:left="2124"/>
        <w:rPr>
          <w:color w:val="000000"/>
          <w:lang w:val="uk-UA"/>
        </w:rPr>
      </w:pPr>
      <w:r>
        <w:rPr>
          <w:color w:val="000000"/>
          <w:lang w:val="uk-UA"/>
        </w:rPr>
        <w:tab/>
        <w:t>-Дізнався про види умовних операторів, їх синтаксис, умови використання</w:t>
      </w:r>
    </w:p>
    <w:p w:rsidR="00744599" w:rsidRDefault="00744599" w:rsidP="00744599">
      <w:pPr>
        <w:ind w:left="2124"/>
        <w:rPr>
          <w:color w:val="000000"/>
          <w:lang w:val="ru-RU"/>
        </w:rPr>
      </w:pPr>
      <w:r>
        <w:rPr>
          <w:color w:val="000000"/>
          <w:lang w:val="uk-UA"/>
        </w:rPr>
        <w:tab/>
        <w:t>-Зробив декілька завдань для самоперевірки</w:t>
      </w:r>
    </w:p>
    <w:p w:rsidR="00744599" w:rsidRDefault="00744599" w:rsidP="00744599">
      <w:pPr>
        <w:numPr>
          <w:ilvl w:val="1"/>
          <w:numId w:val="3"/>
        </w:numPr>
        <w:rPr>
          <w:color w:val="000000"/>
          <w:lang w:val="uk-UA"/>
        </w:rPr>
      </w:pPr>
      <w:r>
        <w:rPr>
          <w:color w:val="000000"/>
        </w:rPr>
        <w:t xml:space="preserve">Статус: </w:t>
      </w:r>
      <w:r>
        <w:t>Ознайомлений</w:t>
      </w:r>
    </w:p>
    <w:p w:rsidR="00744599" w:rsidRDefault="00744599" w:rsidP="00744599">
      <w:pPr>
        <w:numPr>
          <w:ilvl w:val="1"/>
          <w:numId w:val="3"/>
        </w:numPr>
        <w:rPr>
          <w:color w:val="000000"/>
        </w:rPr>
      </w:pPr>
      <w:r>
        <w:rPr>
          <w:color w:val="000000"/>
        </w:rPr>
        <w:t>Початок опрацювання теми: 0</w:t>
      </w:r>
      <w:r>
        <w:rPr>
          <w:color w:val="000000"/>
          <w:lang w:val="uk-UA"/>
        </w:rPr>
        <w:t>7</w:t>
      </w:r>
      <w:r>
        <w:rPr>
          <w:color w:val="000000"/>
        </w:rPr>
        <w:t xml:space="preserve">.08.2026  </w:t>
      </w:r>
    </w:p>
    <w:p w:rsidR="00744599" w:rsidRDefault="00744599" w:rsidP="00744599">
      <w:pPr>
        <w:numPr>
          <w:ilvl w:val="1"/>
          <w:numId w:val="3"/>
        </w:numPr>
        <w:rPr>
          <w:color w:val="000000"/>
        </w:rPr>
      </w:pPr>
      <w:r>
        <w:rPr>
          <w:color w:val="000000"/>
        </w:rPr>
        <w:t>Звершення опрацювання теми: 0</w:t>
      </w:r>
      <w:r>
        <w:rPr>
          <w:color w:val="000000"/>
          <w:lang w:val="uk-UA"/>
        </w:rPr>
        <w:t>8</w:t>
      </w:r>
      <w:r>
        <w:rPr>
          <w:color w:val="000000"/>
        </w:rPr>
        <w:t>.08.2026</w:t>
      </w:r>
    </w:p>
    <w:p w:rsidR="00744599" w:rsidRPr="00744599" w:rsidRDefault="00744599" w:rsidP="00744599">
      <w:pPr>
        <w:pStyle w:val="a5"/>
        <w:numPr>
          <w:ilvl w:val="0"/>
          <w:numId w:val="3"/>
        </w:numPr>
        <w:rPr>
          <w:color w:val="000000"/>
          <w:lang w:val="uk-UA"/>
        </w:rPr>
      </w:pPr>
      <w:r>
        <w:rPr>
          <w:color w:val="000000"/>
          <w:lang w:val="uk-UA"/>
        </w:rPr>
        <w:t xml:space="preserve">Тема 10:  </w:t>
      </w:r>
      <w:r w:rsidRPr="00597C7F">
        <w:rPr>
          <w:color w:val="000000"/>
        </w:rPr>
        <w:t>Логічні оператори (AND, OR, NOT)</w:t>
      </w:r>
    </w:p>
    <w:p w:rsidR="00744599" w:rsidRDefault="00744599" w:rsidP="00744599">
      <w:pPr>
        <w:pStyle w:val="a5"/>
        <w:numPr>
          <w:ilvl w:val="2"/>
          <w:numId w:val="3"/>
        </w:numPr>
        <w:rPr>
          <w:color w:val="000000"/>
          <w:lang w:val="uk-UA"/>
        </w:rPr>
      </w:pPr>
      <w:r>
        <w:rPr>
          <w:color w:val="000000"/>
          <w:lang w:val="uk-UA"/>
        </w:rPr>
        <w:t>Джерела інформації:</w:t>
      </w:r>
    </w:p>
    <w:p w:rsidR="00744599" w:rsidRDefault="00744599" w:rsidP="00744599">
      <w:pPr>
        <w:pStyle w:val="a5"/>
        <w:numPr>
          <w:ilvl w:val="3"/>
          <w:numId w:val="3"/>
        </w:numPr>
        <w:rPr>
          <w:color w:val="000000"/>
          <w:lang w:val="uk-UA"/>
        </w:rPr>
      </w:pPr>
      <w:r>
        <w:rPr>
          <w:color w:val="000000"/>
          <w:lang w:val="uk-UA"/>
        </w:rPr>
        <w:t xml:space="preserve">Лекції </w:t>
      </w:r>
      <w:proofErr w:type="spellStart"/>
      <w:r>
        <w:rPr>
          <w:color w:val="000000"/>
          <w:lang w:val="uk-UA"/>
        </w:rPr>
        <w:t>О.Пшеничного</w:t>
      </w:r>
      <w:proofErr w:type="spellEnd"/>
    </w:p>
    <w:p w:rsidR="00744599" w:rsidRDefault="00EF3777" w:rsidP="00744599">
      <w:pPr>
        <w:pStyle w:val="a5"/>
        <w:numPr>
          <w:ilvl w:val="3"/>
          <w:numId w:val="3"/>
        </w:numPr>
        <w:rPr>
          <w:color w:val="000000"/>
          <w:lang w:val="uk-UA"/>
        </w:rPr>
      </w:pPr>
      <w:hyperlink r:id="rId14" w:history="1">
        <w:proofErr w:type="spellStart"/>
        <w:r w:rsidR="00744599" w:rsidRPr="00744599">
          <w:rPr>
            <w:rStyle w:val="a4"/>
            <w:lang w:val="uk-UA"/>
          </w:rPr>
          <w:t>Відеуроки</w:t>
        </w:r>
        <w:proofErr w:type="spellEnd"/>
        <w:r w:rsidR="00744599" w:rsidRPr="00744599">
          <w:rPr>
            <w:rStyle w:val="a4"/>
            <w:lang w:val="uk-UA"/>
          </w:rPr>
          <w:t xml:space="preserve"> на </w:t>
        </w:r>
        <w:proofErr w:type="spellStart"/>
        <w:r w:rsidR="00744599" w:rsidRPr="00744599">
          <w:rPr>
            <w:rStyle w:val="a4"/>
            <w:lang w:val="en-US"/>
          </w:rPr>
          <w:t>youtube</w:t>
        </w:r>
        <w:proofErr w:type="spellEnd"/>
      </w:hyperlink>
    </w:p>
    <w:p w:rsidR="00744599" w:rsidRDefault="00744599" w:rsidP="00744599">
      <w:pPr>
        <w:ind w:left="2124"/>
        <w:rPr>
          <w:color w:val="000000"/>
          <w:lang w:val="uk-UA"/>
        </w:rPr>
      </w:pPr>
      <w:r>
        <w:rPr>
          <w:color w:val="000000"/>
          <w:lang w:val="uk-UA"/>
        </w:rPr>
        <w:t>Що опрацьовано</w:t>
      </w:r>
    </w:p>
    <w:p w:rsidR="00744599" w:rsidRPr="00744599" w:rsidRDefault="00744599" w:rsidP="00744599">
      <w:pPr>
        <w:ind w:left="2580"/>
        <w:rPr>
          <w:color w:val="000000"/>
          <w:lang w:val="uk-UA"/>
        </w:rPr>
      </w:pPr>
      <w:r>
        <w:rPr>
          <w:color w:val="000000"/>
          <w:lang w:val="uk-UA"/>
        </w:rPr>
        <w:t>-Вивчив основні оператори математичної логіки, та їхнє правильне  використання та поєднання</w:t>
      </w:r>
    </w:p>
    <w:p w:rsidR="00744599" w:rsidRDefault="00744599" w:rsidP="00744599">
      <w:pPr>
        <w:numPr>
          <w:ilvl w:val="1"/>
          <w:numId w:val="3"/>
        </w:numPr>
        <w:rPr>
          <w:color w:val="000000"/>
          <w:lang w:val="uk-UA"/>
        </w:rPr>
      </w:pPr>
      <w:r>
        <w:rPr>
          <w:color w:val="000000"/>
        </w:rPr>
        <w:t xml:space="preserve">Статус: </w:t>
      </w:r>
      <w:r>
        <w:t>Ознайомлений</w:t>
      </w:r>
    </w:p>
    <w:p w:rsidR="00744599" w:rsidRDefault="00744599" w:rsidP="00744599">
      <w:pPr>
        <w:numPr>
          <w:ilvl w:val="1"/>
          <w:numId w:val="3"/>
        </w:numPr>
        <w:rPr>
          <w:color w:val="000000"/>
        </w:rPr>
      </w:pPr>
      <w:r>
        <w:rPr>
          <w:color w:val="000000"/>
        </w:rPr>
        <w:t xml:space="preserve">Початок опрацювання теми: 04.08.2026  </w:t>
      </w:r>
    </w:p>
    <w:p w:rsidR="00744599" w:rsidRDefault="00744599" w:rsidP="00744599">
      <w:pPr>
        <w:numPr>
          <w:ilvl w:val="1"/>
          <w:numId w:val="3"/>
        </w:numPr>
        <w:rPr>
          <w:color w:val="000000"/>
        </w:rPr>
      </w:pPr>
      <w:r>
        <w:rPr>
          <w:color w:val="000000"/>
        </w:rPr>
        <w:t>Звершення опрацювання теми: 04.08.2026</w:t>
      </w:r>
    </w:p>
    <w:p w:rsidR="00744599" w:rsidRDefault="00744599" w:rsidP="00744599">
      <w:pPr>
        <w:pStyle w:val="1"/>
        <w:spacing w:before="240" w:after="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Виконання роботи:</w:t>
      </w:r>
    </w:p>
    <w:p w:rsidR="00744599" w:rsidRPr="00744599" w:rsidRDefault="00744599" w:rsidP="00744599">
      <w:pPr>
        <w:pStyle w:val="a5"/>
        <w:numPr>
          <w:ilvl w:val="0"/>
          <w:numId w:val="5"/>
        </w:numPr>
        <w:rPr>
          <w:b/>
          <w:color w:val="000000"/>
          <w:sz w:val="32"/>
          <w:szCs w:val="32"/>
          <w:lang w:val="uk-UA"/>
        </w:rPr>
      </w:pPr>
      <w:r w:rsidRPr="00744599">
        <w:rPr>
          <w:b/>
          <w:color w:val="000000"/>
          <w:sz w:val="32"/>
          <w:szCs w:val="32"/>
          <w:lang w:val="uk-UA"/>
        </w:rPr>
        <w:t xml:space="preserve">Опрацювання завдання та вимог програми </w:t>
      </w:r>
    </w:p>
    <w:p w:rsidR="00744599" w:rsidRPr="00744599" w:rsidRDefault="00744599" w:rsidP="00744599">
      <w:pPr>
        <w:pStyle w:val="2"/>
        <w:jc w:val="both"/>
        <w:rPr>
          <w:rFonts w:ascii="Times New Roman" w:eastAsia="Times New Roman" w:hAnsi="Times New Roman" w:cs="Times New Roman"/>
          <w:b/>
          <w:bCs/>
          <w:lang w:val="uk-UA"/>
        </w:rPr>
      </w:pPr>
    </w:p>
    <w:p w:rsidR="00744599" w:rsidRDefault="00744599" w:rsidP="00744599">
      <w:pPr>
        <w:jc w:val="both"/>
      </w:pPr>
    </w:p>
    <w:p w:rsidR="00744599" w:rsidRPr="00AD3F02" w:rsidRDefault="00744599" w:rsidP="00744599">
      <w:pPr>
        <w:rPr>
          <w:shd w:val="clear" w:color="auto" w:fill="FFF2CC"/>
          <w:lang w:val="uk-UA"/>
        </w:rPr>
      </w:pPr>
      <w:r w:rsidRPr="00AD3F02">
        <w:t>Завдання №1</w:t>
      </w:r>
      <w:r w:rsidRPr="00AD3F02">
        <w:rPr>
          <w:lang w:val="uk-UA"/>
        </w:rPr>
        <w:t xml:space="preserve"> </w:t>
      </w:r>
      <w:proofErr w:type="spellStart"/>
      <w:r w:rsidRPr="00AD3F02">
        <w:rPr>
          <w:color w:val="000000"/>
        </w:rPr>
        <w:t>Lab</w:t>
      </w:r>
      <w:proofErr w:type="spellEnd"/>
      <w:r w:rsidRPr="00AD3F02">
        <w:rPr>
          <w:color w:val="000000"/>
        </w:rPr>
        <w:t xml:space="preserve"># </w:t>
      </w:r>
      <w:proofErr w:type="spellStart"/>
      <w:r w:rsidRPr="00AD3F02">
        <w:rPr>
          <w:color w:val="000000"/>
        </w:rPr>
        <w:t>programming</w:t>
      </w:r>
      <w:proofErr w:type="spellEnd"/>
      <w:r w:rsidRPr="00AD3F02">
        <w:rPr>
          <w:color w:val="000000"/>
        </w:rPr>
        <w:t xml:space="preserve">: </w:t>
      </w:r>
      <w:proofErr w:type="spellStart"/>
      <w:r w:rsidRPr="00AD3F02">
        <w:rPr>
          <w:color w:val="000000"/>
        </w:rPr>
        <w:t>Lab</w:t>
      </w:r>
      <w:proofErr w:type="spellEnd"/>
      <w:r w:rsidRPr="00AD3F02">
        <w:rPr>
          <w:color w:val="000000"/>
        </w:rPr>
        <w:t xml:space="preserve"> 1 </w:t>
      </w:r>
      <w:proofErr w:type="spellStart"/>
      <w:r w:rsidRPr="00AD3F02">
        <w:rPr>
          <w:color w:val="000000"/>
        </w:rPr>
        <w:t>Task</w:t>
      </w:r>
      <w:proofErr w:type="spellEnd"/>
      <w:r w:rsidRPr="00AD3F02">
        <w:rPr>
          <w:color w:val="000000"/>
        </w:rPr>
        <w:t xml:space="preserve"> </w:t>
      </w:r>
      <w:r>
        <w:rPr>
          <w:color w:val="000000"/>
          <w:lang w:val="uk-UA"/>
        </w:rPr>
        <w:t>1</w:t>
      </w:r>
    </w:p>
    <w:p w:rsidR="00744599" w:rsidRPr="00484099" w:rsidRDefault="00744599" w:rsidP="00744599">
      <w:pPr>
        <w:numPr>
          <w:ilvl w:val="0"/>
          <w:numId w:val="4"/>
        </w:numPr>
        <w:pBdr>
          <w:top w:val="nil"/>
          <w:left w:val="nil"/>
          <w:bottom w:val="nil"/>
          <w:right w:val="nil"/>
          <w:between w:val="nil"/>
        </w:pBdr>
        <w:rPr>
          <w:color w:val="000000"/>
        </w:rPr>
      </w:pPr>
      <w:r w:rsidRPr="001C150C">
        <w:rPr>
          <w:color w:val="000000"/>
        </w:rPr>
        <w:t>Варіант завдання</w:t>
      </w:r>
      <w:r w:rsidRPr="001C150C">
        <w:t>:</w:t>
      </w:r>
      <w:r>
        <w:rPr>
          <w:color w:val="000000"/>
          <w:lang w:val="uk-UA"/>
        </w:rPr>
        <w:t xml:space="preserve"> 6</w:t>
      </w:r>
    </w:p>
    <w:p w:rsidR="00484099" w:rsidRPr="00484099" w:rsidRDefault="00484099" w:rsidP="00484099">
      <w:pPr>
        <w:numPr>
          <w:ilvl w:val="0"/>
          <w:numId w:val="4"/>
        </w:numPr>
        <w:pBdr>
          <w:top w:val="nil"/>
          <w:left w:val="nil"/>
          <w:bottom w:val="nil"/>
          <w:right w:val="nil"/>
          <w:between w:val="nil"/>
        </w:pBdr>
        <w:rPr>
          <w:color w:val="000000"/>
        </w:rPr>
      </w:pPr>
      <w:proofErr w:type="spellStart"/>
      <w:r>
        <w:rPr>
          <w:color w:val="000000"/>
          <w:lang w:val="uk-UA"/>
        </w:rPr>
        <w:lastRenderedPageBreak/>
        <w:t>Деталі:Необхідно</w:t>
      </w:r>
      <w:proofErr w:type="spellEnd"/>
      <w:r>
        <w:rPr>
          <w:color w:val="000000"/>
          <w:lang w:val="uk-UA"/>
        </w:rPr>
        <w:t xml:space="preserve"> представити вивід програми у двох значеннях </w:t>
      </w:r>
      <w:r>
        <w:rPr>
          <w:color w:val="000000"/>
          <w:lang w:val="en-US"/>
        </w:rPr>
        <w:t>float</w:t>
      </w:r>
      <w:r w:rsidRPr="00484099">
        <w:rPr>
          <w:color w:val="000000"/>
          <w:lang w:val="ru-RU"/>
        </w:rPr>
        <w:t xml:space="preserve"> </w:t>
      </w:r>
      <w:r>
        <w:rPr>
          <w:color w:val="000000"/>
          <w:lang w:val="uk-UA"/>
        </w:rPr>
        <w:t>і</w:t>
      </w:r>
      <w:r w:rsidRPr="00484099">
        <w:rPr>
          <w:color w:val="000000"/>
          <w:lang w:val="ru-RU"/>
        </w:rPr>
        <w:t xml:space="preserve"> </w:t>
      </w:r>
      <w:r>
        <w:rPr>
          <w:color w:val="000000"/>
          <w:lang w:val="en-US"/>
        </w:rPr>
        <w:t>double</w:t>
      </w:r>
      <w:r>
        <w:rPr>
          <w:color w:val="000000"/>
          <w:lang w:val="uk-UA"/>
        </w:rPr>
        <w:t xml:space="preserve">.Програма повинна виконати обчислення певного виразу при певних значеннях невідомих, та вивести два результати для перевірки точності типів </w:t>
      </w:r>
      <w:proofErr w:type="spellStart"/>
      <w:r>
        <w:rPr>
          <w:color w:val="000000"/>
          <w:lang w:val="uk-UA"/>
        </w:rPr>
        <w:t>данних</w:t>
      </w:r>
      <w:proofErr w:type="spellEnd"/>
      <w:r>
        <w:rPr>
          <w:color w:val="000000"/>
          <w:lang w:val="uk-UA"/>
        </w:rPr>
        <w:t xml:space="preserve">. За розгорткою з практичного заняття, не можна використовувати математичні функції, типу </w:t>
      </w:r>
      <w:r>
        <w:rPr>
          <w:color w:val="000000"/>
          <w:lang w:val="en-US"/>
        </w:rPr>
        <w:t>pow</w:t>
      </w:r>
      <w:r w:rsidRPr="00484099">
        <w:rPr>
          <w:color w:val="000000"/>
          <w:lang w:val="ru-RU"/>
        </w:rPr>
        <w:t xml:space="preserve">, </w:t>
      </w:r>
      <w:r>
        <w:rPr>
          <w:color w:val="000000"/>
          <w:lang w:val="uk-UA"/>
        </w:rPr>
        <w:t>потрібно використовувати лише методи множення.</w:t>
      </w:r>
    </w:p>
    <w:p w:rsidR="00484099" w:rsidRPr="00484099" w:rsidRDefault="00484099" w:rsidP="00484099">
      <w:pPr>
        <w:pBdr>
          <w:top w:val="nil"/>
          <w:left w:val="nil"/>
          <w:bottom w:val="nil"/>
          <w:right w:val="nil"/>
          <w:between w:val="nil"/>
        </w:pBdr>
        <w:ind w:left="720"/>
        <w:rPr>
          <w:color w:val="000000"/>
        </w:rPr>
      </w:pPr>
    </w:p>
    <w:p w:rsidR="00744599" w:rsidRDefault="00744599" w:rsidP="00744599">
      <w:pPr>
        <w:rPr>
          <w:color w:val="000000"/>
        </w:rPr>
      </w:pPr>
      <w:bookmarkStart w:id="2" w:name="_GoBack"/>
      <w:bookmarkEnd w:id="2"/>
    </w:p>
    <w:p w:rsidR="00484099" w:rsidRPr="00AD3F02" w:rsidRDefault="00484099" w:rsidP="00484099">
      <w:pPr>
        <w:rPr>
          <w:shd w:val="clear" w:color="auto" w:fill="FFF2CC"/>
          <w:lang w:val="uk-UA"/>
        </w:rPr>
      </w:pPr>
      <w:r>
        <w:t>Завдання №</w:t>
      </w:r>
      <w:r>
        <w:rPr>
          <w:lang w:val="uk-UA"/>
        </w:rPr>
        <w:t>2</w:t>
      </w:r>
      <w:r w:rsidRPr="00AD3F02">
        <w:rPr>
          <w:lang w:val="uk-UA"/>
        </w:rPr>
        <w:t xml:space="preserve"> </w:t>
      </w:r>
      <w:proofErr w:type="spellStart"/>
      <w:r w:rsidRPr="00AD3F02">
        <w:rPr>
          <w:color w:val="000000"/>
        </w:rPr>
        <w:t>Lab</w:t>
      </w:r>
      <w:proofErr w:type="spellEnd"/>
      <w:r w:rsidRPr="00AD3F02">
        <w:rPr>
          <w:color w:val="000000"/>
        </w:rPr>
        <w:t xml:space="preserve"># </w:t>
      </w:r>
      <w:proofErr w:type="spellStart"/>
      <w:r w:rsidRPr="00AD3F02">
        <w:rPr>
          <w:color w:val="000000"/>
        </w:rPr>
        <w:t>programming</w:t>
      </w:r>
      <w:proofErr w:type="spellEnd"/>
      <w:r w:rsidRPr="00AD3F02">
        <w:rPr>
          <w:color w:val="000000"/>
        </w:rPr>
        <w:t xml:space="preserve">: </w:t>
      </w:r>
      <w:proofErr w:type="spellStart"/>
      <w:r w:rsidRPr="00AD3F02">
        <w:rPr>
          <w:color w:val="000000"/>
        </w:rPr>
        <w:t>Lab</w:t>
      </w:r>
      <w:proofErr w:type="spellEnd"/>
      <w:r w:rsidRPr="00AD3F02">
        <w:rPr>
          <w:color w:val="000000"/>
        </w:rPr>
        <w:t xml:space="preserve"> 1 </w:t>
      </w:r>
      <w:proofErr w:type="spellStart"/>
      <w:r w:rsidRPr="00AD3F02">
        <w:rPr>
          <w:color w:val="000000"/>
        </w:rPr>
        <w:t>Task</w:t>
      </w:r>
      <w:proofErr w:type="spellEnd"/>
      <w:r w:rsidRPr="00AD3F02">
        <w:rPr>
          <w:color w:val="000000"/>
        </w:rPr>
        <w:t xml:space="preserve"> </w:t>
      </w:r>
      <w:r>
        <w:rPr>
          <w:color w:val="000000"/>
          <w:lang w:val="uk-UA"/>
        </w:rPr>
        <w:t>2</w:t>
      </w:r>
    </w:p>
    <w:p w:rsidR="00484099" w:rsidRPr="00484099" w:rsidRDefault="00484099" w:rsidP="00484099">
      <w:pPr>
        <w:numPr>
          <w:ilvl w:val="0"/>
          <w:numId w:val="4"/>
        </w:numPr>
        <w:pBdr>
          <w:top w:val="nil"/>
          <w:left w:val="nil"/>
          <w:bottom w:val="nil"/>
          <w:right w:val="nil"/>
          <w:between w:val="nil"/>
        </w:pBdr>
        <w:rPr>
          <w:color w:val="000000"/>
        </w:rPr>
      </w:pPr>
      <w:r w:rsidRPr="001C150C">
        <w:rPr>
          <w:color w:val="000000"/>
        </w:rPr>
        <w:t>Варіант завдання</w:t>
      </w:r>
      <w:r w:rsidRPr="001C150C">
        <w:t>:</w:t>
      </w:r>
      <w:r>
        <w:rPr>
          <w:color w:val="000000"/>
          <w:lang w:val="uk-UA"/>
        </w:rPr>
        <w:t xml:space="preserve"> 6</w:t>
      </w:r>
    </w:p>
    <w:p w:rsidR="00484099" w:rsidRPr="00CA362F" w:rsidRDefault="00484099" w:rsidP="00484099">
      <w:pPr>
        <w:numPr>
          <w:ilvl w:val="0"/>
          <w:numId w:val="4"/>
        </w:numPr>
        <w:pBdr>
          <w:top w:val="nil"/>
          <w:left w:val="nil"/>
          <w:bottom w:val="nil"/>
          <w:right w:val="nil"/>
          <w:between w:val="nil"/>
        </w:pBdr>
        <w:rPr>
          <w:color w:val="000000"/>
        </w:rPr>
      </w:pPr>
      <w:r>
        <w:rPr>
          <w:color w:val="000000"/>
          <w:lang w:val="uk-UA"/>
        </w:rPr>
        <w:t xml:space="preserve">Деталі: </w:t>
      </w:r>
      <w:proofErr w:type="spellStart"/>
      <w:r>
        <w:rPr>
          <w:color w:val="000000"/>
          <w:lang w:val="uk-UA"/>
        </w:rPr>
        <w:t>потрбіно</w:t>
      </w:r>
      <w:proofErr w:type="spellEnd"/>
      <w:r>
        <w:rPr>
          <w:color w:val="000000"/>
          <w:lang w:val="uk-UA"/>
        </w:rPr>
        <w:t xml:space="preserve"> </w:t>
      </w:r>
      <w:proofErr w:type="spellStart"/>
      <w:r>
        <w:rPr>
          <w:color w:val="000000"/>
          <w:lang w:val="uk-UA"/>
        </w:rPr>
        <w:t>продемонтструвати</w:t>
      </w:r>
      <w:proofErr w:type="spellEnd"/>
      <w:r>
        <w:rPr>
          <w:color w:val="000000"/>
          <w:lang w:val="uk-UA"/>
        </w:rPr>
        <w:t xml:space="preserve"> першочерговість дії </w:t>
      </w:r>
      <w:proofErr w:type="spellStart"/>
      <w:r>
        <w:rPr>
          <w:color w:val="000000"/>
          <w:lang w:val="uk-UA"/>
        </w:rPr>
        <w:t>префіксного</w:t>
      </w:r>
      <w:proofErr w:type="spellEnd"/>
      <w:r>
        <w:rPr>
          <w:color w:val="000000"/>
          <w:lang w:val="uk-UA"/>
        </w:rPr>
        <w:t xml:space="preserve"> </w:t>
      </w:r>
      <w:proofErr w:type="spellStart"/>
      <w:r>
        <w:rPr>
          <w:color w:val="000000"/>
          <w:lang w:val="uk-UA"/>
        </w:rPr>
        <w:t>інкременту</w:t>
      </w:r>
      <w:proofErr w:type="spellEnd"/>
      <w:r>
        <w:rPr>
          <w:color w:val="000000"/>
          <w:lang w:val="uk-UA"/>
        </w:rPr>
        <w:t xml:space="preserve"> чи </w:t>
      </w:r>
      <w:proofErr w:type="spellStart"/>
      <w:r>
        <w:rPr>
          <w:color w:val="000000"/>
          <w:lang w:val="uk-UA"/>
        </w:rPr>
        <w:t>дикременту</w:t>
      </w:r>
      <w:proofErr w:type="spellEnd"/>
      <w:r>
        <w:rPr>
          <w:color w:val="000000"/>
          <w:lang w:val="uk-UA"/>
        </w:rPr>
        <w:t xml:space="preserve"> та виконати математичні операції. Значення вводяться користувачем, результат виводиться у консоль, після виконання всіх 3 виразів</w:t>
      </w:r>
    </w:p>
    <w:p w:rsidR="00CA362F" w:rsidRPr="00CA362F" w:rsidRDefault="00CA362F" w:rsidP="00CA362F">
      <w:pPr>
        <w:numPr>
          <w:ilvl w:val="0"/>
          <w:numId w:val="4"/>
        </w:numPr>
        <w:pBdr>
          <w:top w:val="nil"/>
          <w:left w:val="nil"/>
          <w:bottom w:val="nil"/>
          <w:right w:val="nil"/>
          <w:between w:val="nil"/>
        </w:pBdr>
        <w:rPr>
          <w:color w:val="000000"/>
        </w:rPr>
      </w:pPr>
      <w:r w:rsidRPr="00CA362F">
        <w:rPr>
          <w:color w:val="000000"/>
        </w:rPr>
        <w:t>1) m-++n</w:t>
      </w:r>
    </w:p>
    <w:p w:rsidR="00CA362F" w:rsidRPr="00CA362F" w:rsidRDefault="00CA362F" w:rsidP="00CA362F">
      <w:pPr>
        <w:numPr>
          <w:ilvl w:val="0"/>
          <w:numId w:val="4"/>
        </w:numPr>
        <w:pBdr>
          <w:top w:val="nil"/>
          <w:left w:val="nil"/>
          <w:bottom w:val="nil"/>
          <w:right w:val="nil"/>
          <w:between w:val="nil"/>
        </w:pBdr>
        <w:rPr>
          <w:color w:val="000000"/>
        </w:rPr>
      </w:pPr>
      <w:r w:rsidRPr="00CA362F">
        <w:rPr>
          <w:color w:val="000000"/>
        </w:rPr>
        <w:t>2) ++m&gt;--n</w:t>
      </w:r>
    </w:p>
    <w:p w:rsidR="00CA362F" w:rsidRDefault="00CA362F" w:rsidP="00CA362F">
      <w:pPr>
        <w:numPr>
          <w:ilvl w:val="0"/>
          <w:numId w:val="4"/>
        </w:numPr>
        <w:pBdr>
          <w:top w:val="nil"/>
          <w:left w:val="nil"/>
          <w:bottom w:val="nil"/>
          <w:right w:val="nil"/>
          <w:between w:val="nil"/>
        </w:pBdr>
        <w:rPr>
          <w:color w:val="000000"/>
        </w:rPr>
      </w:pPr>
      <w:r w:rsidRPr="00CA362F">
        <w:rPr>
          <w:color w:val="000000"/>
        </w:rPr>
        <w:t>3) --n&lt;++m</w:t>
      </w:r>
    </w:p>
    <w:p w:rsidR="00CA362F" w:rsidRPr="00484099" w:rsidRDefault="00CA362F" w:rsidP="00CA362F">
      <w:pPr>
        <w:pBdr>
          <w:top w:val="nil"/>
          <w:left w:val="nil"/>
          <w:bottom w:val="nil"/>
          <w:right w:val="nil"/>
          <w:between w:val="nil"/>
        </w:pBdr>
        <w:ind w:left="720"/>
        <w:rPr>
          <w:color w:val="000000"/>
        </w:rPr>
      </w:pPr>
    </w:p>
    <w:p w:rsidR="00C314E5" w:rsidRPr="00AD3F02" w:rsidRDefault="00C314E5" w:rsidP="00C314E5">
      <w:pPr>
        <w:rPr>
          <w:shd w:val="clear" w:color="auto" w:fill="FFF2CC"/>
          <w:lang w:val="uk-UA"/>
        </w:rPr>
      </w:pPr>
      <w:r w:rsidRPr="00AD3F02">
        <w:t>Завдання №</w:t>
      </w:r>
      <w:r>
        <w:rPr>
          <w:lang w:val="uk-UA"/>
        </w:rPr>
        <w:t xml:space="preserve">3 </w:t>
      </w:r>
      <w:proofErr w:type="spellStart"/>
      <w:r w:rsidRPr="00AD3F02">
        <w:t>Lab</w:t>
      </w:r>
      <w:proofErr w:type="spellEnd"/>
      <w:r w:rsidRPr="00AD3F02">
        <w:t xml:space="preserve"># </w:t>
      </w:r>
      <w:proofErr w:type="spellStart"/>
      <w:r w:rsidRPr="00AD3F02">
        <w:t>programming</w:t>
      </w:r>
      <w:proofErr w:type="spellEnd"/>
      <w:r w:rsidRPr="00AD3F02">
        <w:t xml:space="preserve">: </w:t>
      </w:r>
      <w:proofErr w:type="spellStart"/>
      <w:r w:rsidRPr="00AD3F02">
        <w:t>Algotester</w:t>
      </w:r>
      <w:proofErr w:type="spellEnd"/>
      <w:r w:rsidRPr="00AD3F02">
        <w:t xml:space="preserve"> </w:t>
      </w:r>
      <w:proofErr w:type="spellStart"/>
      <w:r w:rsidRPr="00AD3F02">
        <w:t>Lab</w:t>
      </w:r>
      <w:proofErr w:type="spellEnd"/>
      <w:r w:rsidRPr="00AD3F02">
        <w:t xml:space="preserve"> 1 </w:t>
      </w:r>
      <w:proofErr w:type="spellStart"/>
      <w:r w:rsidRPr="00AD3F02">
        <w:t>Task</w:t>
      </w:r>
      <w:proofErr w:type="spellEnd"/>
      <w:r w:rsidRPr="00AD3F02">
        <w:t xml:space="preserve"> 1</w:t>
      </w:r>
    </w:p>
    <w:p w:rsidR="00C314E5" w:rsidRPr="00C314E5" w:rsidRDefault="00C314E5" w:rsidP="00C314E5">
      <w:pPr>
        <w:numPr>
          <w:ilvl w:val="0"/>
          <w:numId w:val="4"/>
        </w:numPr>
      </w:pPr>
      <w:r w:rsidRPr="00AD3F02">
        <w:t>Варіант завдання</w:t>
      </w:r>
      <w:r>
        <w:rPr>
          <w:lang w:val="en-US"/>
        </w:rPr>
        <w:t xml:space="preserve">: </w:t>
      </w:r>
      <w:r>
        <w:rPr>
          <w:lang w:val="uk-UA"/>
        </w:rPr>
        <w:t>3</w:t>
      </w:r>
    </w:p>
    <w:p w:rsidR="00742763" w:rsidRPr="00742763" w:rsidRDefault="00C314E5" w:rsidP="00C314E5">
      <w:pPr>
        <w:numPr>
          <w:ilvl w:val="0"/>
          <w:numId w:val="4"/>
        </w:numPr>
      </w:pPr>
      <w:proofErr w:type="spellStart"/>
      <w:r>
        <w:rPr>
          <w:lang w:val="uk-UA"/>
        </w:rPr>
        <w:t>Деталі:Персонаж</w:t>
      </w:r>
      <w:proofErr w:type="spellEnd"/>
      <w:r>
        <w:rPr>
          <w:lang w:val="uk-UA"/>
        </w:rPr>
        <w:t xml:space="preserve"> будує піраміду з 5 кубів, </w:t>
      </w:r>
      <w:proofErr w:type="spellStart"/>
      <w:r>
        <w:rPr>
          <w:lang w:val="uk-UA"/>
        </w:rPr>
        <w:t>якшо</w:t>
      </w:r>
      <w:proofErr w:type="spellEnd"/>
      <w:r>
        <w:rPr>
          <w:lang w:val="uk-UA"/>
        </w:rPr>
        <w:t xml:space="preserve"> ребро куба яке персонаж взяв в руки є більшим за ребро куба, яке стоїть знизу то він не може побудувати таку піраміду, в результаті виведеться помилка, виключенням є лише перший куб, який </w:t>
      </w:r>
      <w:proofErr w:type="spellStart"/>
      <w:r>
        <w:rPr>
          <w:lang w:val="uk-UA"/>
        </w:rPr>
        <w:t>ствиться</w:t>
      </w:r>
      <w:proofErr w:type="spellEnd"/>
      <w:r>
        <w:rPr>
          <w:lang w:val="uk-UA"/>
        </w:rPr>
        <w:t xml:space="preserve"> на підлогу і не має бути меншим за інше </w:t>
      </w:r>
      <w:proofErr w:type="spellStart"/>
      <w:r>
        <w:rPr>
          <w:lang w:val="uk-UA"/>
        </w:rPr>
        <w:t>ребро.Важливою</w:t>
      </w:r>
      <w:proofErr w:type="spellEnd"/>
      <w:r>
        <w:rPr>
          <w:lang w:val="uk-UA"/>
        </w:rPr>
        <w:t xml:space="preserve"> </w:t>
      </w:r>
      <w:proofErr w:type="spellStart"/>
      <w:r>
        <w:rPr>
          <w:lang w:val="uk-UA"/>
        </w:rPr>
        <w:t>деталь’ю</w:t>
      </w:r>
      <w:proofErr w:type="spellEnd"/>
      <w:r>
        <w:rPr>
          <w:lang w:val="uk-UA"/>
        </w:rPr>
        <w:t xml:space="preserve"> є те, що програма має могти мати великі типи даних саме тому ми використовуємо </w:t>
      </w:r>
      <w:r>
        <w:rPr>
          <w:lang w:val="en-US"/>
        </w:rPr>
        <w:t>long</w:t>
      </w:r>
      <w:r w:rsidRPr="00C314E5">
        <w:t xml:space="preserve"> </w:t>
      </w:r>
      <w:proofErr w:type="spellStart"/>
      <w:r>
        <w:rPr>
          <w:lang w:val="en-US"/>
        </w:rPr>
        <w:t>long</w:t>
      </w:r>
      <w:proofErr w:type="spellEnd"/>
      <w:r w:rsidRPr="00C314E5">
        <w:t xml:space="preserve"> </w:t>
      </w:r>
      <w:r>
        <w:rPr>
          <w:lang w:val="uk-UA"/>
        </w:rPr>
        <w:t xml:space="preserve">а не </w:t>
      </w:r>
      <w:proofErr w:type="spellStart"/>
      <w:r>
        <w:rPr>
          <w:lang w:val="en-US"/>
        </w:rPr>
        <w:t>int</w:t>
      </w:r>
      <w:proofErr w:type="spellEnd"/>
      <w:r w:rsidRPr="00C314E5">
        <w:t xml:space="preserve">, </w:t>
      </w:r>
      <w:r>
        <w:rPr>
          <w:lang w:val="uk-UA"/>
        </w:rPr>
        <w:t xml:space="preserve">оскільки тести </w:t>
      </w:r>
      <w:proofErr w:type="spellStart"/>
      <w:r>
        <w:rPr>
          <w:lang w:val="uk-UA"/>
        </w:rPr>
        <w:t>мжуть</w:t>
      </w:r>
      <w:proofErr w:type="spellEnd"/>
      <w:r>
        <w:rPr>
          <w:lang w:val="uk-UA"/>
        </w:rPr>
        <w:t xml:space="preserve"> бути різними, тому щоб точно підпадати під всі межі тестів </w:t>
      </w:r>
    </w:p>
    <w:p w:rsidR="00C314E5" w:rsidRDefault="00C314E5" w:rsidP="00742763">
      <w:pPr>
        <w:ind w:left="720"/>
        <w:rPr>
          <w:lang w:val="en-US"/>
        </w:rPr>
      </w:pPr>
      <w:r>
        <w:rPr>
          <w:lang w:val="uk-UA"/>
        </w:rPr>
        <w:t xml:space="preserve">потрібно </w:t>
      </w:r>
      <w:r>
        <w:rPr>
          <w:lang w:val="en-US"/>
        </w:rPr>
        <w:t>long</w:t>
      </w:r>
      <w:r w:rsidRPr="00C314E5">
        <w:t xml:space="preserve"> </w:t>
      </w:r>
      <w:proofErr w:type="spellStart"/>
      <w:r>
        <w:rPr>
          <w:lang w:val="en-US"/>
        </w:rPr>
        <w:t>long</w:t>
      </w:r>
      <w:proofErr w:type="spellEnd"/>
    </w:p>
    <w:p w:rsidR="00742763" w:rsidRDefault="00742763" w:rsidP="00742763">
      <w:pPr>
        <w:ind w:left="720"/>
      </w:pPr>
      <w:r w:rsidRPr="00742763">
        <w:rPr>
          <w:noProof/>
          <w:lang w:val="uk-UA" w:eastAsia="uk-UA"/>
        </w:rPr>
        <w:drawing>
          <wp:inline distT="0" distB="0" distL="0" distR="0" wp14:anchorId="38B1D0A8" wp14:editId="6E736F7C">
            <wp:extent cx="6120765" cy="234569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765" cy="2345690"/>
                    </a:xfrm>
                    <a:prstGeom prst="rect">
                      <a:avLst/>
                    </a:prstGeom>
                  </pic:spPr>
                </pic:pic>
              </a:graphicData>
            </a:graphic>
          </wp:inline>
        </w:drawing>
      </w:r>
    </w:p>
    <w:p w:rsidR="00742763" w:rsidRPr="00742763" w:rsidRDefault="00742763" w:rsidP="00742763">
      <w:pPr>
        <w:ind w:left="720"/>
        <w:rPr>
          <w:i/>
          <w:sz w:val="18"/>
          <w:szCs w:val="18"/>
          <w:lang w:val="uk-UA"/>
        </w:rPr>
      </w:pPr>
      <w:r>
        <w:tab/>
      </w:r>
      <w:r>
        <w:tab/>
      </w:r>
      <w:r>
        <w:tab/>
      </w:r>
      <w:r>
        <w:tab/>
      </w:r>
      <w:r>
        <w:rPr>
          <w:i/>
          <w:sz w:val="18"/>
          <w:szCs w:val="18"/>
          <w:lang w:val="uk-UA"/>
        </w:rPr>
        <w:t xml:space="preserve">Рис 1. Умова задачі з </w:t>
      </w:r>
      <w:proofErr w:type="spellStart"/>
      <w:r>
        <w:rPr>
          <w:i/>
          <w:sz w:val="18"/>
          <w:szCs w:val="18"/>
          <w:lang w:val="uk-UA"/>
        </w:rPr>
        <w:t>алготестеру</w:t>
      </w:r>
      <w:proofErr w:type="spellEnd"/>
    </w:p>
    <w:p w:rsidR="00742763" w:rsidRDefault="00742763" w:rsidP="00742763">
      <w:pPr>
        <w:ind w:left="720"/>
      </w:pPr>
      <w:r>
        <w:tab/>
      </w:r>
      <w:r>
        <w:tab/>
      </w:r>
      <w:r>
        <w:tab/>
      </w:r>
      <w:r>
        <w:tab/>
      </w:r>
    </w:p>
    <w:p w:rsidR="00FE62BE" w:rsidRDefault="00C314E5" w:rsidP="00C314E5">
      <w:pPr>
        <w:rPr>
          <w:color w:val="000000"/>
        </w:rPr>
      </w:pPr>
      <w:r>
        <w:rPr>
          <w:lang w:val="uk-UA"/>
        </w:rPr>
        <w:t>Завдання 4:</w:t>
      </w:r>
      <w:r w:rsidRPr="00C314E5">
        <w:t xml:space="preserve"> </w:t>
      </w:r>
      <w:proofErr w:type="spellStart"/>
      <w:r w:rsidRPr="00AD3F02">
        <w:rPr>
          <w:color w:val="000000"/>
        </w:rPr>
        <w:t>Experimental</w:t>
      </w:r>
      <w:proofErr w:type="spellEnd"/>
      <w:r w:rsidRPr="00AD3F02">
        <w:rPr>
          <w:color w:val="000000"/>
        </w:rPr>
        <w:t xml:space="preserve"> </w:t>
      </w:r>
      <w:proofErr w:type="spellStart"/>
      <w:r w:rsidRPr="00AD3F02">
        <w:rPr>
          <w:color w:val="000000"/>
        </w:rPr>
        <w:t>Exercises</w:t>
      </w:r>
      <w:proofErr w:type="spellEnd"/>
      <w:r w:rsidRPr="00AD3F02">
        <w:rPr>
          <w:color w:val="000000"/>
        </w:rPr>
        <w:t xml:space="preserve"> </w:t>
      </w:r>
      <w:proofErr w:type="spellStart"/>
      <w:r w:rsidRPr="00AD3F02">
        <w:rPr>
          <w:color w:val="000000"/>
        </w:rPr>
        <w:t>Activities</w:t>
      </w:r>
      <w:proofErr w:type="spellEnd"/>
      <w:r w:rsidRPr="00AD3F02">
        <w:rPr>
          <w:color w:val="000000"/>
        </w:rPr>
        <w:t xml:space="preserve"> - </w:t>
      </w:r>
      <w:proofErr w:type="spellStart"/>
      <w:r w:rsidRPr="00AD3F02">
        <w:rPr>
          <w:color w:val="000000"/>
        </w:rPr>
        <w:t>Binary</w:t>
      </w:r>
      <w:proofErr w:type="spellEnd"/>
      <w:r w:rsidRPr="00AD3F02">
        <w:rPr>
          <w:color w:val="000000"/>
        </w:rPr>
        <w:t xml:space="preserve"> </w:t>
      </w:r>
      <w:proofErr w:type="spellStart"/>
      <w:r w:rsidRPr="00AD3F02">
        <w:rPr>
          <w:color w:val="000000"/>
        </w:rPr>
        <w:t>Calculations</w:t>
      </w:r>
      <w:proofErr w:type="spellEnd"/>
      <w:r w:rsidRPr="00AD3F02">
        <w:rPr>
          <w:color w:val="000000"/>
        </w:rPr>
        <w:t>:</w:t>
      </w:r>
    </w:p>
    <w:p w:rsidR="00C314E5" w:rsidRDefault="00C314E5" w:rsidP="00C314E5">
      <w:pPr>
        <w:rPr>
          <w:color w:val="000000"/>
          <w:lang w:val="uk-UA"/>
        </w:rPr>
      </w:pPr>
      <w:r>
        <w:rPr>
          <w:color w:val="000000"/>
          <w:lang w:val="uk-UA"/>
        </w:rPr>
        <w:t xml:space="preserve">Деталі: Отримати випадкове число </w:t>
      </w:r>
      <w:r>
        <w:rPr>
          <w:color w:val="000000"/>
          <w:lang w:val="en-US"/>
        </w:rPr>
        <w:t>y</w:t>
      </w:r>
      <w:r w:rsidRPr="00C314E5">
        <w:rPr>
          <w:color w:val="000000"/>
          <w:lang w:val="ru-RU"/>
        </w:rPr>
        <w:t xml:space="preserve"> </w:t>
      </w:r>
      <w:r>
        <w:rPr>
          <w:color w:val="000000"/>
          <w:lang w:val="uk-UA"/>
        </w:rPr>
        <w:t xml:space="preserve">від 15 до 89 та </w:t>
      </w:r>
      <w:r>
        <w:rPr>
          <w:color w:val="000000"/>
          <w:lang w:val="en-US"/>
        </w:rPr>
        <w:t>x</w:t>
      </w:r>
      <w:r w:rsidRPr="00C314E5">
        <w:rPr>
          <w:color w:val="000000"/>
          <w:lang w:val="ru-RU"/>
        </w:rPr>
        <w:t xml:space="preserve"> </w:t>
      </w:r>
      <w:r>
        <w:rPr>
          <w:color w:val="000000"/>
          <w:lang w:val="uk-UA"/>
        </w:rPr>
        <w:t>теж від 15 до 89</w:t>
      </w:r>
      <w:r w:rsidRPr="00C314E5">
        <w:rPr>
          <w:color w:val="000000"/>
          <w:lang w:val="ru-RU"/>
        </w:rPr>
        <w:t xml:space="preserve"> </w:t>
      </w:r>
      <w:r>
        <w:rPr>
          <w:color w:val="000000"/>
          <w:lang w:val="uk-UA"/>
        </w:rPr>
        <w:t xml:space="preserve">, перевести </w:t>
      </w:r>
      <w:r>
        <w:rPr>
          <w:color w:val="000000"/>
          <w:lang w:val="en-US"/>
        </w:rPr>
        <w:t>x</w:t>
      </w:r>
      <w:r w:rsidRPr="00C314E5">
        <w:rPr>
          <w:color w:val="000000"/>
          <w:lang w:val="ru-RU"/>
        </w:rPr>
        <w:t xml:space="preserve"> </w:t>
      </w:r>
      <w:r>
        <w:rPr>
          <w:color w:val="000000"/>
          <w:lang w:val="uk-UA"/>
        </w:rPr>
        <w:t xml:space="preserve">та </w:t>
      </w:r>
      <w:r>
        <w:rPr>
          <w:color w:val="000000"/>
          <w:lang w:val="en-US"/>
        </w:rPr>
        <w:t>y</w:t>
      </w:r>
      <w:r w:rsidRPr="00C314E5">
        <w:rPr>
          <w:color w:val="000000"/>
          <w:lang w:val="ru-RU"/>
        </w:rPr>
        <w:t xml:space="preserve"> </w:t>
      </w:r>
      <w:r>
        <w:rPr>
          <w:color w:val="000000"/>
          <w:lang w:val="uk-UA"/>
        </w:rPr>
        <w:t>в двійкову систему числення, додати х та у, потім суму поділити на менше з двох чисел, результат перевести в десяткове число</w:t>
      </w:r>
    </w:p>
    <w:p w:rsidR="00742763" w:rsidRDefault="00742763" w:rsidP="00C314E5">
      <w:pPr>
        <w:rPr>
          <w:color w:val="000000"/>
          <w:lang w:val="uk-UA"/>
        </w:rPr>
      </w:pPr>
    </w:p>
    <w:p w:rsidR="00DD2E73" w:rsidRPr="00742763" w:rsidRDefault="00FE62BE" w:rsidP="00742763">
      <w:pPr>
        <w:rPr>
          <w:color w:val="000000"/>
          <w:lang w:val="uk-UA"/>
        </w:rPr>
      </w:pPr>
      <w:r w:rsidRPr="00AD3F02">
        <w:t>Завдання №</w:t>
      </w:r>
      <w:r>
        <w:rPr>
          <w:lang w:val="uk-UA"/>
        </w:rPr>
        <w:t>5</w:t>
      </w:r>
      <w:r w:rsidRPr="00AD3F02">
        <w:rPr>
          <w:lang w:val="uk-UA"/>
        </w:rPr>
        <w:t xml:space="preserve"> </w:t>
      </w:r>
      <w:proofErr w:type="spellStart"/>
      <w:r w:rsidRPr="00AD3F02">
        <w:rPr>
          <w:color w:val="000000"/>
        </w:rPr>
        <w:t>Practice</w:t>
      </w:r>
      <w:proofErr w:type="spellEnd"/>
      <w:r w:rsidRPr="00AD3F02">
        <w:rPr>
          <w:color w:val="000000"/>
        </w:rPr>
        <w:t xml:space="preserve"># </w:t>
      </w:r>
      <w:proofErr w:type="spellStart"/>
      <w:r w:rsidRPr="00AD3F02">
        <w:rPr>
          <w:color w:val="000000"/>
        </w:rPr>
        <w:t>programming</w:t>
      </w:r>
      <w:proofErr w:type="spellEnd"/>
      <w:r w:rsidRPr="00AD3F02">
        <w:rPr>
          <w:color w:val="000000"/>
        </w:rPr>
        <w:t xml:space="preserve">: </w:t>
      </w:r>
      <w:proofErr w:type="spellStart"/>
      <w:r w:rsidRPr="00AD3F02">
        <w:rPr>
          <w:color w:val="000000"/>
        </w:rPr>
        <w:t>Class</w:t>
      </w:r>
      <w:proofErr w:type="spellEnd"/>
      <w:r w:rsidRPr="00AD3F02">
        <w:rPr>
          <w:color w:val="000000"/>
        </w:rPr>
        <w:t xml:space="preserve"> </w:t>
      </w:r>
      <w:proofErr w:type="spellStart"/>
      <w:r w:rsidRPr="00AD3F02">
        <w:rPr>
          <w:color w:val="000000"/>
        </w:rPr>
        <w:t>Practice</w:t>
      </w:r>
      <w:proofErr w:type="spellEnd"/>
      <w:r w:rsidRPr="00AD3F02">
        <w:rPr>
          <w:color w:val="000000"/>
        </w:rPr>
        <w:t xml:space="preserve"> </w:t>
      </w:r>
      <w:proofErr w:type="spellStart"/>
      <w:r w:rsidRPr="00AD3F02">
        <w:rPr>
          <w:color w:val="000000"/>
        </w:rPr>
        <w:t>Task</w:t>
      </w:r>
      <w:proofErr w:type="spellEnd"/>
      <w:r>
        <w:rPr>
          <w:color w:val="000000"/>
        </w:rPr>
        <w:t xml:space="preserve"> – </w:t>
      </w:r>
      <w:r>
        <w:rPr>
          <w:color w:val="000000"/>
          <w:lang w:val="uk-UA"/>
        </w:rPr>
        <w:t>Аналізатор надійності пароля</w:t>
      </w:r>
      <w:r w:rsidR="00DD2E73" w:rsidRPr="00DD2E73">
        <w:rPr>
          <w:color w:val="000000"/>
          <w:lang w:val="uk-UA"/>
        </w:rPr>
        <w:t xml:space="preserve"> </w:t>
      </w:r>
    </w:p>
    <w:p w:rsidR="00F76EAD" w:rsidRDefault="00FE62BE">
      <w:pPr>
        <w:rPr>
          <w:lang w:val="uk-UA"/>
        </w:rPr>
      </w:pPr>
      <w:proofErr w:type="spellStart"/>
      <w:r>
        <w:rPr>
          <w:lang w:val="uk-UA"/>
        </w:rPr>
        <w:t>Деталі:Створити</w:t>
      </w:r>
      <w:proofErr w:type="spellEnd"/>
      <w:r>
        <w:rPr>
          <w:lang w:val="uk-UA"/>
        </w:rPr>
        <w:t xml:space="preserve"> програму, яка визначає рівень надійності пароля за його характеристиками, незважаючи на сам </w:t>
      </w:r>
      <w:proofErr w:type="spellStart"/>
      <w:r>
        <w:rPr>
          <w:lang w:val="uk-UA"/>
        </w:rPr>
        <w:t>пароль,зчитує</w:t>
      </w:r>
      <w:proofErr w:type="spellEnd"/>
      <w:r>
        <w:rPr>
          <w:lang w:val="uk-UA"/>
        </w:rPr>
        <w:t xml:space="preserve"> основні значення для перевірки надійності, це довжина , наявність цифр, </w:t>
      </w:r>
      <w:proofErr w:type="spellStart"/>
      <w:r>
        <w:rPr>
          <w:lang w:val="uk-UA"/>
        </w:rPr>
        <w:t>велких</w:t>
      </w:r>
      <w:proofErr w:type="spellEnd"/>
      <w:r>
        <w:rPr>
          <w:lang w:val="uk-UA"/>
        </w:rPr>
        <w:t xml:space="preserve"> букв і спец. символів. Перевірити чи підлягає пароль мінімальним потребам , також перевірити рівень </w:t>
      </w:r>
      <w:proofErr w:type="spellStart"/>
      <w:r>
        <w:rPr>
          <w:lang w:val="uk-UA"/>
        </w:rPr>
        <w:t>надійсності</w:t>
      </w:r>
      <w:proofErr w:type="spellEnd"/>
      <w:r>
        <w:rPr>
          <w:lang w:val="uk-UA"/>
        </w:rPr>
        <w:t xml:space="preserve">, та надати рекомендацію, стосовно кожного рівня, якщо пароль містить лише букви, вивести попередження  </w:t>
      </w:r>
    </w:p>
    <w:p w:rsidR="00FE62BE" w:rsidRDefault="00FE62BE">
      <w:pPr>
        <w:rPr>
          <w:lang w:val="uk-UA"/>
        </w:rPr>
      </w:pPr>
    </w:p>
    <w:p w:rsidR="00FE62BE" w:rsidRDefault="00FE62BE">
      <w:pPr>
        <w:rPr>
          <w:lang w:val="uk-UA"/>
        </w:rPr>
      </w:pPr>
    </w:p>
    <w:p w:rsidR="00FE62BE" w:rsidRDefault="00FE62BE">
      <w:pPr>
        <w:rPr>
          <w:lang w:val="en-US"/>
        </w:rPr>
      </w:pPr>
      <w:r>
        <w:rPr>
          <w:lang w:val="uk-UA"/>
        </w:rPr>
        <w:t xml:space="preserve">Додатково: </w:t>
      </w:r>
      <w:proofErr w:type="spellStart"/>
      <w:r>
        <w:rPr>
          <w:lang w:val="en-US"/>
        </w:rPr>
        <w:t>Self practice</w:t>
      </w:r>
      <w:proofErr w:type="spellEnd"/>
      <w:r>
        <w:rPr>
          <w:lang w:val="en-US"/>
        </w:rPr>
        <w:t xml:space="preserve"> work </w:t>
      </w:r>
      <w:proofErr w:type="spellStart"/>
      <w:r>
        <w:rPr>
          <w:lang w:val="en-US"/>
        </w:rPr>
        <w:t>Algotester</w:t>
      </w:r>
      <w:proofErr w:type="spellEnd"/>
      <w:r>
        <w:rPr>
          <w:lang w:val="en-US"/>
        </w:rPr>
        <w:t>:</w:t>
      </w:r>
    </w:p>
    <w:p w:rsidR="00FE62BE" w:rsidRDefault="00FE62BE">
      <w:pPr>
        <w:rPr>
          <w:lang w:val="en-US"/>
        </w:rPr>
      </w:pPr>
      <w:r>
        <w:rPr>
          <w:lang w:val="uk-UA"/>
        </w:rPr>
        <w:lastRenderedPageBreak/>
        <w:t xml:space="preserve">Виконати додаткові завдання з </w:t>
      </w:r>
      <w:proofErr w:type="spellStart"/>
      <w:r>
        <w:rPr>
          <w:lang w:val="en-US"/>
        </w:rPr>
        <w:t>Algotester</w:t>
      </w:r>
      <w:proofErr w:type="spellEnd"/>
    </w:p>
    <w:p w:rsidR="00742763" w:rsidRDefault="00742763">
      <w:pPr>
        <w:rPr>
          <w:lang w:val="en-US"/>
        </w:rPr>
      </w:pPr>
      <w:r w:rsidRPr="00742763">
        <w:rPr>
          <w:noProof/>
          <w:lang w:val="uk-UA" w:eastAsia="uk-UA"/>
        </w:rPr>
        <w:drawing>
          <wp:inline distT="0" distB="0" distL="0" distR="0" wp14:anchorId="6724BA58" wp14:editId="028B7289">
            <wp:extent cx="6120765" cy="3115945"/>
            <wp:effectExtent l="0" t="0" r="0" b="825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765" cy="3115945"/>
                    </a:xfrm>
                    <a:prstGeom prst="rect">
                      <a:avLst/>
                    </a:prstGeom>
                  </pic:spPr>
                </pic:pic>
              </a:graphicData>
            </a:graphic>
          </wp:inline>
        </w:drawing>
      </w:r>
    </w:p>
    <w:p w:rsidR="00742763" w:rsidRDefault="00742763">
      <w:pPr>
        <w:rPr>
          <w:i/>
          <w:sz w:val="18"/>
          <w:szCs w:val="18"/>
          <w:lang w:val="uk-UA"/>
        </w:rPr>
      </w:pPr>
      <w:r>
        <w:rPr>
          <w:lang w:val="en-US"/>
        </w:rPr>
        <w:tab/>
      </w:r>
      <w:r>
        <w:rPr>
          <w:lang w:val="en-US"/>
        </w:rPr>
        <w:tab/>
      </w:r>
      <w:r>
        <w:rPr>
          <w:lang w:val="en-US"/>
        </w:rPr>
        <w:tab/>
      </w:r>
      <w:r>
        <w:rPr>
          <w:lang w:val="en-US"/>
        </w:rPr>
        <w:tab/>
      </w:r>
      <w:r>
        <w:rPr>
          <w:lang w:val="en-US"/>
        </w:rPr>
        <w:tab/>
      </w:r>
      <w:r>
        <w:rPr>
          <w:i/>
          <w:sz w:val="18"/>
          <w:szCs w:val="18"/>
          <w:lang w:val="uk-UA"/>
        </w:rPr>
        <w:t>Рис 2. Умова задачі розподіл шоколадки</w:t>
      </w:r>
    </w:p>
    <w:p w:rsidR="00742763" w:rsidRDefault="00742763">
      <w:pPr>
        <w:rPr>
          <w:i/>
          <w:sz w:val="18"/>
          <w:szCs w:val="18"/>
          <w:lang w:val="uk-UA"/>
        </w:rPr>
      </w:pPr>
    </w:p>
    <w:p w:rsidR="00742763" w:rsidRPr="00742763" w:rsidRDefault="00742763">
      <w:pPr>
        <w:rPr>
          <w:i/>
          <w:sz w:val="18"/>
          <w:szCs w:val="18"/>
          <w:lang w:val="uk-UA"/>
        </w:rPr>
      </w:pPr>
      <w:r w:rsidRPr="00742763">
        <w:rPr>
          <w:i/>
          <w:noProof/>
          <w:sz w:val="18"/>
          <w:szCs w:val="18"/>
          <w:lang w:val="uk-UA" w:eastAsia="uk-UA"/>
        </w:rPr>
        <w:drawing>
          <wp:inline distT="0" distB="0" distL="0" distR="0" wp14:anchorId="501727A0" wp14:editId="0C8549D4">
            <wp:extent cx="6120765" cy="253365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765" cy="2533650"/>
                    </a:xfrm>
                    <a:prstGeom prst="rect">
                      <a:avLst/>
                    </a:prstGeom>
                  </pic:spPr>
                </pic:pic>
              </a:graphicData>
            </a:graphic>
          </wp:inline>
        </w:drawing>
      </w:r>
    </w:p>
    <w:p w:rsidR="00FE62BE" w:rsidRDefault="00742763">
      <w:pPr>
        <w:rPr>
          <w:i/>
          <w:sz w:val="18"/>
          <w:szCs w:val="18"/>
          <w:lang w:val="uk-UA"/>
        </w:rPr>
      </w:pPr>
      <w:r>
        <w:rPr>
          <w:lang w:val="uk-UA"/>
        </w:rPr>
        <w:tab/>
      </w:r>
      <w:r>
        <w:rPr>
          <w:lang w:val="uk-UA"/>
        </w:rPr>
        <w:tab/>
      </w:r>
      <w:r>
        <w:rPr>
          <w:lang w:val="uk-UA"/>
        </w:rPr>
        <w:tab/>
      </w:r>
      <w:r>
        <w:rPr>
          <w:lang w:val="uk-UA"/>
        </w:rPr>
        <w:tab/>
      </w:r>
      <w:r>
        <w:rPr>
          <w:lang w:val="uk-UA"/>
        </w:rPr>
        <w:tab/>
      </w:r>
      <w:r>
        <w:rPr>
          <w:i/>
          <w:sz w:val="18"/>
          <w:szCs w:val="18"/>
          <w:lang w:val="uk-UA"/>
        </w:rPr>
        <w:t>Рис 3. Умова задачі народна вакцина</w:t>
      </w:r>
    </w:p>
    <w:p w:rsidR="00742763" w:rsidRDefault="00742763">
      <w:pPr>
        <w:rPr>
          <w:i/>
          <w:sz w:val="18"/>
          <w:szCs w:val="18"/>
          <w:lang w:val="uk-UA"/>
        </w:rPr>
      </w:pPr>
    </w:p>
    <w:p w:rsidR="00742763" w:rsidRDefault="00742763">
      <w:pPr>
        <w:rPr>
          <w:lang w:val="uk-UA"/>
        </w:rPr>
      </w:pPr>
    </w:p>
    <w:p w:rsidR="00FE62BE" w:rsidRDefault="00FE62BE">
      <w:pPr>
        <w:rPr>
          <w:lang w:val="uk-UA"/>
        </w:rPr>
      </w:pPr>
    </w:p>
    <w:p w:rsidR="00FE62BE" w:rsidRPr="00FE62BE" w:rsidRDefault="00FE62BE" w:rsidP="00FE62BE">
      <w:pPr>
        <w:rPr>
          <w:b/>
          <w:sz w:val="28"/>
          <w:szCs w:val="28"/>
          <w:lang w:val="uk-UA"/>
        </w:rPr>
      </w:pPr>
      <w:r w:rsidRPr="00FE62BE">
        <w:rPr>
          <w:b/>
          <w:bCs/>
          <w:sz w:val="28"/>
          <w:szCs w:val="28"/>
        </w:rPr>
        <w:t xml:space="preserve"> </w:t>
      </w:r>
      <w:r w:rsidRPr="00FE62BE">
        <w:rPr>
          <w:b/>
          <w:sz w:val="28"/>
          <w:szCs w:val="28"/>
          <w:lang w:val="uk-UA"/>
        </w:rPr>
        <w:t>2:Дизайн та планова оцінка часу виконання завдання</w:t>
      </w:r>
    </w:p>
    <w:p w:rsidR="00FE62BE" w:rsidRPr="00FE62BE" w:rsidRDefault="00FE62BE" w:rsidP="00FE62BE">
      <w:pPr>
        <w:pStyle w:val="2"/>
        <w:jc w:val="both"/>
        <w:rPr>
          <w:rFonts w:ascii="Times New Roman" w:eastAsia="Times New Roman" w:hAnsi="Times New Roman" w:cs="Times New Roman"/>
          <w:b/>
          <w:bCs/>
          <w:lang w:val="uk-UA"/>
        </w:rPr>
      </w:pPr>
    </w:p>
    <w:p w:rsidR="00FE62BE" w:rsidRDefault="00FE62BE" w:rsidP="00FE62BE">
      <w:r w:rsidRPr="00AD3F02">
        <w:t>Завдання №1</w:t>
      </w:r>
      <w:r w:rsidRPr="00AD3F02">
        <w:rPr>
          <w:lang w:val="uk-UA"/>
        </w:rPr>
        <w:t xml:space="preserve"> </w:t>
      </w:r>
      <w:proofErr w:type="spellStart"/>
      <w:r w:rsidRPr="00AD3F02">
        <w:rPr>
          <w:color w:val="000000"/>
        </w:rPr>
        <w:t>Lab</w:t>
      </w:r>
      <w:proofErr w:type="spellEnd"/>
      <w:r w:rsidRPr="00AD3F02">
        <w:rPr>
          <w:color w:val="000000"/>
        </w:rPr>
        <w:t xml:space="preserve"># </w:t>
      </w:r>
      <w:proofErr w:type="spellStart"/>
      <w:r w:rsidRPr="00AD3F02">
        <w:rPr>
          <w:color w:val="000000"/>
        </w:rPr>
        <w:t>programming</w:t>
      </w:r>
      <w:proofErr w:type="spellEnd"/>
      <w:r w:rsidRPr="00AD3F02">
        <w:rPr>
          <w:color w:val="000000"/>
        </w:rPr>
        <w:t xml:space="preserve">: </w:t>
      </w:r>
      <w:proofErr w:type="spellStart"/>
      <w:r w:rsidRPr="00AD3F02">
        <w:rPr>
          <w:color w:val="000000"/>
        </w:rPr>
        <w:t>Lab</w:t>
      </w:r>
      <w:proofErr w:type="spellEnd"/>
      <w:r w:rsidRPr="00AD3F02">
        <w:rPr>
          <w:color w:val="000000"/>
        </w:rPr>
        <w:t xml:space="preserve"> 1 </w:t>
      </w:r>
      <w:proofErr w:type="spellStart"/>
      <w:r w:rsidRPr="00AD3F02">
        <w:rPr>
          <w:color w:val="000000"/>
        </w:rPr>
        <w:t>Task</w:t>
      </w:r>
      <w:proofErr w:type="spellEnd"/>
      <w:r w:rsidRPr="00AD3F02">
        <w:rPr>
          <w:color w:val="000000"/>
        </w:rPr>
        <w:t xml:space="preserve"> </w:t>
      </w:r>
      <w:r>
        <w:rPr>
          <w:color w:val="000000"/>
          <w:lang w:val="uk-UA"/>
        </w:rPr>
        <w:t>1</w:t>
      </w:r>
      <w:r>
        <w:rPr>
          <w:b/>
          <w:bCs/>
          <w:lang w:val="uk-UA"/>
        </w:rPr>
        <w:t xml:space="preserve">  </w:t>
      </w:r>
      <w:r>
        <w:t xml:space="preserve">Блок-схема </w:t>
      </w:r>
    </w:p>
    <w:p w:rsidR="00FE62BE" w:rsidRDefault="006050E8" w:rsidP="00FE62BE">
      <w:pPr>
        <w:rPr>
          <w:lang w:val="en-US"/>
        </w:rPr>
      </w:pPr>
      <w:r w:rsidRPr="006050E8">
        <w:rPr>
          <w:noProof/>
          <w:lang w:val="uk-UA" w:eastAsia="uk-UA"/>
        </w:rPr>
        <w:lastRenderedPageBreak/>
        <w:drawing>
          <wp:inline distT="0" distB="0" distL="0" distR="0" wp14:anchorId="11D6AF55" wp14:editId="4C500501">
            <wp:extent cx="3932261" cy="6195597"/>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32261" cy="6195597"/>
                    </a:xfrm>
                    <a:prstGeom prst="rect">
                      <a:avLst/>
                    </a:prstGeom>
                  </pic:spPr>
                </pic:pic>
              </a:graphicData>
            </a:graphic>
          </wp:inline>
        </w:drawing>
      </w:r>
    </w:p>
    <w:p w:rsidR="006050E8" w:rsidRDefault="006050E8" w:rsidP="00FE62BE">
      <w:pPr>
        <w:rPr>
          <w:lang w:val="en-US"/>
        </w:rPr>
      </w:pPr>
      <w:r w:rsidRPr="006050E8">
        <w:rPr>
          <w:noProof/>
          <w:lang w:val="uk-UA" w:eastAsia="uk-UA"/>
        </w:rPr>
        <w:lastRenderedPageBreak/>
        <w:drawing>
          <wp:inline distT="0" distB="0" distL="0" distR="0" wp14:anchorId="6DCB1BCA" wp14:editId="6040B652">
            <wp:extent cx="3894157" cy="6111770"/>
            <wp:effectExtent l="0" t="0" r="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94157" cy="6111770"/>
                    </a:xfrm>
                    <a:prstGeom prst="rect">
                      <a:avLst/>
                    </a:prstGeom>
                  </pic:spPr>
                </pic:pic>
              </a:graphicData>
            </a:graphic>
          </wp:inline>
        </w:drawing>
      </w:r>
    </w:p>
    <w:p w:rsidR="006050E8" w:rsidRDefault="006050E8" w:rsidP="00FE62BE">
      <w:pPr>
        <w:rPr>
          <w:lang w:val="en-US"/>
        </w:rPr>
      </w:pPr>
      <w:r w:rsidRPr="006050E8">
        <w:rPr>
          <w:noProof/>
          <w:lang w:val="uk-UA" w:eastAsia="uk-UA"/>
        </w:rPr>
        <w:lastRenderedPageBreak/>
        <w:drawing>
          <wp:inline distT="0" distB="0" distL="0" distR="0" wp14:anchorId="2AC8095A" wp14:editId="1C2DD785">
            <wp:extent cx="3863675" cy="4419983"/>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63675" cy="4419983"/>
                    </a:xfrm>
                    <a:prstGeom prst="rect">
                      <a:avLst/>
                    </a:prstGeom>
                  </pic:spPr>
                </pic:pic>
              </a:graphicData>
            </a:graphic>
          </wp:inline>
        </w:drawing>
      </w:r>
    </w:p>
    <w:p w:rsidR="006050E8" w:rsidRDefault="006050E8" w:rsidP="00FE62BE">
      <w:pPr>
        <w:rPr>
          <w:i/>
          <w:sz w:val="18"/>
          <w:szCs w:val="18"/>
          <w:lang w:val="uk-UA"/>
        </w:rPr>
      </w:pPr>
      <w:r>
        <w:rPr>
          <w:lang w:val="en-US"/>
        </w:rPr>
        <w:tab/>
      </w:r>
      <w:r>
        <w:rPr>
          <w:lang w:val="en-US"/>
        </w:rPr>
        <w:tab/>
      </w:r>
      <w:r>
        <w:rPr>
          <w:lang w:val="en-US"/>
        </w:rPr>
        <w:tab/>
      </w:r>
      <w:r w:rsidR="00A150CC">
        <w:rPr>
          <w:i/>
          <w:sz w:val="18"/>
          <w:szCs w:val="18"/>
          <w:lang w:val="uk-UA"/>
        </w:rPr>
        <w:t xml:space="preserve">Рис 4 </w:t>
      </w:r>
      <w:r w:rsidRPr="006050E8">
        <w:rPr>
          <w:i/>
          <w:sz w:val="18"/>
          <w:szCs w:val="18"/>
          <w:lang w:val="uk-UA"/>
        </w:rPr>
        <w:t>. Блок-схема до першого завдання</w:t>
      </w:r>
    </w:p>
    <w:p w:rsidR="006050E8" w:rsidRDefault="006050E8" w:rsidP="00FE62BE">
      <w:pPr>
        <w:rPr>
          <w:sz w:val="18"/>
          <w:szCs w:val="18"/>
          <w:lang w:val="uk-UA"/>
        </w:rPr>
      </w:pPr>
    </w:p>
    <w:p w:rsidR="006050E8" w:rsidRDefault="006050E8" w:rsidP="00FE62BE">
      <w:pPr>
        <w:rPr>
          <w:sz w:val="18"/>
          <w:szCs w:val="18"/>
          <w:lang w:val="uk-UA"/>
        </w:rPr>
      </w:pPr>
    </w:p>
    <w:p w:rsidR="006050E8" w:rsidRDefault="006050E8" w:rsidP="00FE62BE">
      <w:pPr>
        <w:rPr>
          <w:sz w:val="18"/>
          <w:szCs w:val="18"/>
          <w:lang w:val="uk-UA"/>
        </w:rPr>
      </w:pPr>
    </w:p>
    <w:p w:rsidR="006050E8" w:rsidRDefault="006050E8" w:rsidP="00FE62BE">
      <w:pPr>
        <w:rPr>
          <w:lang w:val="uk-UA"/>
        </w:rPr>
      </w:pPr>
      <w:r>
        <w:rPr>
          <w:lang w:val="uk-UA"/>
        </w:rPr>
        <w:t>-Планований час на виконання:25хв</w:t>
      </w:r>
    </w:p>
    <w:p w:rsidR="006050E8" w:rsidRDefault="006050E8" w:rsidP="00FE62BE">
      <w:pPr>
        <w:rPr>
          <w:lang w:val="uk-UA"/>
        </w:rPr>
      </w:pPr>
    </w:p>
    <w:p w:rsidR="006050E8" w:rsidRDefault="006050E8" w:rsidP="00FE62BE">
      <w:pPr>
        <w:rPr>
          <w:lang w:val="uk-UA"/>
        </w:rPr>
      </w:pPr>
    </w:p>
    <w:p w:rsidR="006050E8" w:rsidRDefault="006050E8" w:rsidP="006050E8">
      <w:pPr>
        <w:rPr>
          <w:color w:val="000000"/>
          <w:lang w:val="uk-UA"/>
        </w:rPr>
      </w:pPr>
      <w:r w:rsidRPr="00AD3F02">
        <w:t>Завдання №</w:t>
      </w:r>
      <w:r>
        <w:rPr>
          <w:lang w:val="uk-UA"/>
        </w:rPr>
        <w:t>5</w:t>
      </w:r>
      <w:r w:rsidRPr="00AD3F02">
        <w:rPr>
          <w:lang w:val="uk-UA"/>
        </w:rPr>
        <w:t xml:space="preserve"> </w:t>
      </w:r>
      <w:proofErr w:type="spellStart"/>
      <w:r w:rsidRPr="00AD3F02">
        <w:rPr>
          <w:color w:val="000000"/>
        </w:rPr>
        <w:t>Practice</w:t>
      </w:r>
      <w:proofErr w:type="spellEnd"/>
      <w:r w:rsidRPr="00AD3F02">
        <w:rPr>
          <w:color w:val="000000"/>
        </w:rPr>
        <w:t xml:space="preserve"># </w:t>
      </w:r>
      <w:proofErr w:type="spellStart"/>
      <w:r w:rsidRPr="00AD3F02">
        <w:rPr>
          <w:color w:val="000000"/>
        </w:rPr>
        <w:t>programming</w:t>
      </w:r>
      <w:proofErr w:type="spellEnd"/>
      <w:r w:rsidRPr="00AD3F02">
        <w:rPr>
          <w:color w:val="000000"/>
        </w:rPr>
        <w:t xml:space="preserve">: </w:t>
      </w:r>
      <w:proofErr w:type="spellStart"/>
      <w:r w:rsidRPr="00AD3F02">
        <w:rPr>
          <w:color w:val="000000"/>
        </w:rPr>
        <w:t>Class</w:t>
      </w:r>
      <w:proofErr w:type="spellEnd"/>
      <w:r w:rsidRPr="00AD3F02">
        <w:rPr>
          <w:color w:val="000000"/>
        </w:rPr>
        <w:t xml:space="preserve"> </w:t>
      </w:r>
      <w:proofErr w:type="spellStart"/>
      <w:r w:rsidRPr="00AD3F02">
        <w:rPr>
          <w:color w:val="000000"/>
        </w:rPr>
        <w:t>Practice</w:t>
      </w:r>
      <w:proofErr w:type="spellEnd"/>
      <w:r w:rsidRPr="00AD3F02">
        <w:rPr>
          <w:color w:val="000000"/>
        </w:rPr>
        <w:t xml:space="preserve"> </w:t>
      </w:r>
      <w:proofErr w:type="spellStart"/>
      <w:r w:rsidRPr="00AD3F02">
        <w:rPr>
          <w:color w:val="000000"/>
        </w:rPr>
        <w:t>Task</w:t>
      </w:r>
      <w:proofErr w:type="spellEnd"/>
      <w:r>
        <w:rPr>
          <w:color w:val="000000"/>
        </w:rPr>
        <w:t xml:space="preserve"> – </w:t>
      </w:r>
      <w:r>
        <w:rPr>
          <w:color w:val="000000"/>
          <w:lang w:val="uk-UA"/>
        </w:rPr>
        <w:t>Аналізатор надійності пароля</w:t>
      </w:r>
    </w:p>
    <w:p w:rsidR="006050E8" w:rsidRDefault="006050E8" w:rsidP="00FE62BE">
      <w:pPr>
        <w:rPr>
          <w:lang w:val="uk-UA"/>
        </w:rPr>
      </w:pPr>
      <w:r w:rsidRPr="006050E8">
        <w:rPr>
          <w:noProof/>
          <w:lang w:val="uk-UA" w:eastAsia="uk-UA"/>
        </w:rPr>
        <w:lastRenderedPageBreak/>
        <w:drawing>
          <wp:inline distT="0" distB="0" distL="0" distR="0" wp14:anchorId="226190A9" wp14:editId="4F7E4B5E">
            <wp:extent cx="5692633" cy="6157494"/>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92633" cy="6157494"/>
                    </a:xfrm>
                    <a:prstGeom prst="rect">
                      <a:avLst/>
                    </a:prstGeom>
                  </pic:spPr>
                </pic:pic>
              </a:graphicData>
            </a:graphic>
          </wp:inline>
        </w:drawing>
      </w:r>
    </w:p>
    <w:p w:rsidR="006050E8" w:rsidRDefault="006050E8" w:rsidP="00FE62BE">
      <w:pPr>
        <w:rPr>
          <w:lang w:val="uk-UA"/>
        </w:rPr>
      </w:pPr>
      <w:r w:rsidRPr="006050E8">
        <w:rPr>
          <w:noProof/>
          <w:lang w:val="uk-UA" w:eastAsia="uk-UA"/>
        </w:rPr>
        <w:lastRenderedPageBreak/>
        <w:drawing>
          <wp:inline distT="0" distB="0" distL="0" distR="0" wp14:anchorId="57A230A0" wp14:editId="2CAFFEFF">
            <wp:extent cx="5585944" cy="6149873"/>
            <wp:effectExtent l="0" t="0" r="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85944" cy="6149873"/>
                    </a:xfrm>
                    <a:prstGeom prst="rect">
                      <a:avLst/>
                    </a:prstGeom>
                  </pic:spPr>
                </pic:pic>
              </a:graphicData>
            </a:graphic>
          </wp:inline>
        </w:drawing>
      </w:r>
    </w:p>
    <w:p w:rsidR="006050E8" w:rsidRDefault="006050E8" w:rsidP="00FE62BE">
      <w:pPr>
        <w:rPr>
          <w:lang w:val="uk-UA"/>
        </w:rPr>
      </w:pPr>
      <w:r w:rsidRPr="006050E8">
        <w:rPr>
          <w:noProof/>
          <w:lang w:val="uk-UA" w:eastAsia="uk-UA"/>
        </w:rPr>
        <w:lastRenderedPageBreak/>
        <w:drawing>
          <wp:inline distT="0" distB="0" distL="0" distR="0" wp14:anchorId="51793826" wp14:editId="5BE8DDEC">
            <wp:extent cx="5578323" cy="6226080"/>
            <wp:effectExtent l="0" t="0" r="381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78323" cy="6226080"/>
                    </a:xfrm>
                    <a:prstGeom prst="rect">
                      <a:avLst/>
                    </a:prstGeom>
                  </pic:spPr>
                </pic:pic>
              </a:graphicData>
            </a:graphic>
          </wp:inline>
        </w:drawing>
      </w:r>
    </w:p>
    <w:p w:rsidR="006050E8" w:rsidRDefault="006050E8" w:rsidP="00FE62BE">
      <w:pPr>
        <w:rPr>
          <w:lang w:val="uk-UA"/>
        </w:rPr>
      </w:pPr>
      <w:r w:rsidRPr="006050E8">
        <w:rPr>
          <w:noProof/>
          <w:lang w:val="uk-UA" w:eastAsia="uk-UA"/>
        </w:rPr>
        <w:lastRenderedPageBreak/>
        <w:drawing>
          <wp:inline distT="0" distB="0" distL="0" distR="0" wp14:anchorId="22BF9E9F" wp14:editId="081EB093">
            <wp:extent cx="5867908" cy="611939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67908" cy="6119390"/>
                    </a:xfrm>
                    <a:prstGeom prst="rect">
                      <a:avLst/>
                    </a:prstGeom>
                  </pic:spPr>
                </pic:pic>
              </a:graphicData>
            </a:graphic>
          </wp:inline>
        </w:drawing>
      </w:r>
    </w:p>
    <w:p w:rsidR="006050E8" w:rsidRDefault="006050E8" w:rsidP="00FE62BE">
      <w:pPr>
        <w:rPr>
          <w:lang w:val="uk-UA"/>
        </w:rPr>
      </w:pPr>
      <w:r w:rsidRPr="006050E8">
        <w:rPr>
          <w:noProof/>
          <w:lang w:val="uk-UA" w:eastAsia="uk-UA"/>
        </w:rPr>
        <w:lastRenderedPageBreak/>
        <w:drawing>
          <wp:inline distT="0" distB="0" distL="0" distR="0" wp14:anchorId="12838AAA" wp14:editId="08EACCB0">
            <wp:extent cx="5311600" cy="6096528"/>
            <wp:effectExtent l="0" t="0" r="381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11600" cy="6096528"/>
                    </a:xfrm>
                    <a:prstGeom prst="rect">
                      <a:avLst/>
                    </a:prstGeom>
                  </pic:spPr>
                </pic:pic>
              </a:graphicData>
            </a:graphic>
          </wp:inline>
        </w:drawing>
      </w:r>
    </w:p>
    <w:p w:rsidR="006050E8" w:rsidRDefault="006050E8" w:rsidP="00FE62BE">
      <w:pPr>
        <w:rPr>
          <w:lang w:val="uk-UA"/>
        </w:rPr>
      </w:pPr>
      <w:r w:rsidRPr="006050E8">
        <w:rPr>
          <w:noProof/>
          <w:lang w:val="uk-UA" w:eastAsia="uk-UA"/>
        </w:rPr>
        <w:drawing>
          <wp:inline distT="0" distB="0" distL="0" distR="0" wp14:anchorId="522E3494" wp14:editId="3C452E1B">
            <wp:extent cx="4700930" cy="3208020"/>
            <wp:effectExtent l="0" t="0" r="444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03690" cy="3209903"/>
                    </a:xfrm>
                    <a:prstGeom prst="rect">
                      <a:avLst/>
                    </a:prstGeom>
                  </pic:spPr>
                </pic:pic>
              </a:graphicData>
            </a:graphic>
          </wp:inline>
        </w:drawing>
      </w:r>
    </w:p>
    <w:p w:rsidR="006050E8" w:rsidRDefault="006050E8" w:rsidP="00FE62BE">
      <w:pPr>
        <w:rPr>
          <w:i/>
          <w:sz w:val="18"/>
          <w:szCs w:val="18"/>
          <w:lang w:val="uk-UA"/>
        </w:rPr>
      </w:pPr>
      <w:r>
        <w:rPr>
          <w:lang w:val="uk-UA"/>
        </w:rPr>
        <w:tab/>
      </w:r>
      <w:r>
        <w:rPr>
          <w:lang w:val="uk-UA"/>
        </w:rPr>
        <w:tab/>
      </w:r>
      <w:r w:rsidR="00A150CC">
        <w:rPr>
          <w:i/>
          <w:sz w:val="18"/>
          <w:szCs w:val="18"/>
          <w:lang w:val="uk-UA"/>
        </w:rPr>
        <w:tab/>
        <w:t>Рис 5</w:t>
      </w:r>
      <w:r>
        <w:rPr>
          <w:i/>
          <w:sz w:val="18"/>
          <w:szCs w:val="18"/>
          <w:lang w:val="uk-UA"/>
        </w:rPr>
        <w:t>. Блок-схема до завдання про аналізаторі пароля</w:t>
      </w:r>
    </w:p>
    <w:p w:rsidR="006050E8" w:rsidRDefault="006050E8" w:rsidP="00FE62BE">
      <w:pPr>
        <w:rPr>
          <w:i/>
          <w:sz w:val="18"/>
          <w:szCs w:val="18"/>
          <w:lang w:val="uk-UA"/>
        </w:rPr>
      </w:pPr>
    </w:p>
    <w:p w:rsidR="006050E8" w:rsidRPr="006050E8" w:rsidRDefault="006050E8" w:rsidP="006050E8">
      <w:pPr>
        <w:numPr>
          <w:ilvl w:val="0"/>
          <w:numId w:val="6"/>
        </w:numPr>
        <w:jc w:val="both"/>
      </w:pPr>
      <w:r>
        <w:lastRenderedPageBreak/>
        <w:t xml:space="preserve">Планований час на реалізацію: </w:t>
      </w:r>
      <w:r>
        <w:rPr>
          <w:lang w:val="uk-UA"/>
        </w:rPr>
        <w:t>45 хв</w:t>
      </w:r>
    </w:p>
    <w:p w:rsidR="006050E8" w:rsidRDefault="006050E8" w:rsidP="006050E8">
      <w:pPr>
        <w:jc w:val="both"/>
        <w:rPr>
          <w:lang w:val="uk-UA"/>
        </w:rPr>
      </w:pPr>
    </w:p>
    <w:p w:rsidR="006050E8" w:rsidRPr="00AB4E69" w:rsidRDefault="006050E8" w:rsidP="006050E8">
      <w:pPr>
        <w:ind w:left="360"/>
        <w:jc w:val="both"/>
        <w:rPr>
          <w:b/>
          <w:sz w:val="36"/>
          <w:lang w:val="uk-UA"/>
        </w:rPr>
      </w:pPr>
      <w:r w:rsidRPr="00AB4E69">
        <w:rPr>
          <w:b/>
          <w:sz w:val="36"/>
          <w:lang w:val="uk-UA"/>
        </w:rPr>
        <w:t>3.Код програми з посиланням на зовнішні ресурси</w:t>
      </w:r>
    </w:p>
    <w:p w:rsidR="006050E8" w:rsidRPr="006050E8" w:rsidRDefault="006050E8" w:rsidP="006050E8">
      <w:pPr>
        <w:ind w:left="360"/>
        <w:jc w:val="both"/>
        <w:rPr>
          <w:b/>
          <w:lang w:val="uk-UA"/>
        </w:rPr>
      </w:pPr>
    </w:p>
    <w:p w:rsidR="006050E8" w:rsidRDefault="00A150CC" w:rsidP="00FE62BE">
      <w:pPr>
        <w:rPr>
          <w:color w:val="000000"/>
          <w:lang w:val="uk-UA"/>
        </w:rPr>
      </w:pPr>
      <w:r w:rsidRPr="00AD3F02">
        <w:t>Завдання №1</w:t>
      </w:r>
      <w:r w:rsidRPr="00AD3F02">
        <w:rPr>
          <w:lang w:val="uk-UA"/>
        </w:rPr>
        <w:t xml:space="preserve"> </w:t>
      </w:r>
      <w:proofErr w:type="spellStart"/>
      <w:r w:rsidRPr="00AD3F02">
        <w:rPr>
          <w:color w:val="000000"/>
        </w:rPr>
        <w:t>Lab</w:t>
      </w:r>
      <w:proofErr w:type="spellEnd"/>
      <w:r w:rsidRPr="00AD3F02">
        <w:rPr>
          <w:color w:val="000000"/>
        </w:rPr>
        <w:t xml:space="preserve"># </w:t>
      </w:r>
      <w:proofErr w:type="spellStart"/>
      <w:r w:rsidRPr="00AD3F02">
        <w:rPr>
          <w:color w:val="000000"/>
        </w:rPr>
        <w:t>programming</w:t>
      </w:r>
      <w:proofErr w:type="spellEnd"/>
      <w:r w:rsidRPr="00AD3F02">
        <w:rPr>
          <w:color w:val="000000"/>
        </w:rPr>
        <w:t xml:space="preserve">: </w:t>
      </w:r>
      <w:proofErr w:type="spellStart"/>
      <w:r w:rsidRPr="00AD3F02">
        <w:rPr>
          <w:color w:val="000000"/>
        </w:rPr>
        <w:t>Lab</w:t>
      </w:r>
      <w:proofErr w:type="spellEnd"/>
      <w:r w:rsidRPr="00AD3F02">
        <w:rPr>
          <w:color w:val="000000"/>
        </w:rPr>
        <w:t xml:space="preserve"> 1 </w:t>
      </w:r>
      <w:proofErr w:type="spellStart"/>
      <w:r w:rsidRPr="00AD3F02">
        <w:rPr>
          <w:color w:val="000000"/>
        </w:rPr>
        <w:t>Task</w:t>
      </w:r>
      <w:proofErr w:type="spellEnd"/>
      <w:r>
        <w:rPr>
          <w:color w:val="000000"/>
          <w:lang w:val="uk-UA"/>
        </w:rPr>
        <w:t xml:space="preserve"> 1</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C586C0"/>
          <w:sz w:val="21"/>
          <w:szCs w:val="21"/>
          <w:lang w:val="uk-UA" w:eastAsia="uk-UA"/>
        </w:rPr>
        <w:t>#</w:t>
      </w:r>
      <w:proofErr w:type="spellStart"/>
      <w:r w:rsidRPr="00A150CC">
        <w:rPr>
          <w:rFonts w:ascii="Consolas" w:hAnsi="Consolas"/>
          <w:color w:val="C586C0"/>
          <w:sz w:val="21"/>
          <w:szCs w:val="21"/>
          <w:lang w:val="uk-UA" w:eastAsia="uk-UA"/>
        </w:rPr>
        <w:t>include</w:t>
      </w:r>
      <w:proofErr w:type="spellEnd"/>
      <w:r w:rsidRPr="00A150CC">
        <w:rPr>
          <w:rFonts w:ascii="Consolas" w:hAnsi="Consolas"/>
          <w:color w:val="569CD6"/>
          <w:sz w:val="21"/>
          <w:szCs w:val="21"/>
          <w:lang w:val="uk-UA" w:eastAsia="uk-UA"/>
        </w:rPr>
        <w:t xml:space="preserve"> </w:t>
      </w:r>
      <w:r w:rsidRPr="00A150CC">
        <w:rPr>
          <w:rFonts w:ascii="Consolas" w:hAnsi="Consolas"/>
          <w:color w:val="A5D6FF"/>
          <w:sz w:val="21"/>
          <w:szCs w:val="21"/>
          <w:lang w:val="uk-UA" w:eastAsia="uk-UA"/>
        </w:rPr>
        <w:t>&lt;</w:t>
      </w:r>
      <w:proofErr w:type="spellStart"/>
      <w:r w:rsidRPr="00A150CC">
        <w:rPr>
          <w:rFonts w:ascii="Consolas" w:hAnsi="Consolas"/>
          <w:color w:val="A5D6FF"/>
          <w:sz w:val="21"/>
          <w:szCs w:val="21"/>
          <w:lang w:val="uk-UA" w:eastAsia="uk-UA"/>
        </w:rPr>
        <w:t>iostream</w:t>
      </w:r>
      <w:proofErr w:type="spellEnd"/>
      <w:r w:rsidRPr="00A150CC">
        <w:rPr>
          <w:rFonts w:ascii="Consolas" w:hAnsi="Consolas"/>
          <w:color w:val="A5D6FF"/>
          <w:sz w:val="21"/>
          <w:szCs w:val="21"/>
          <w:lang w:val="uk-UA" w:eastAsia="uk-UA"/>
        </w:rPr>
        <w:t>&gt;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C586C0"/>
          <w:sz w:val="21"/>
          <w:szCs w:val="21"/>
          <w:lang w:val="uk-UA" w:eastAsia="uk-UA"/>
        </w:rPr>
        <w:t>#</w:t>
      </w:r>
      <w:proofErr w:type="spellStart"/>
      <w:r w:rsidRPr="00A150CC">
        <w:rPr>
          <w:rFonts w:ascii="Consolas" w:hAnsi="Consolas"/>
          <w:color w:val="C586C0"/>
          <w:sz w:val="21"/>
          <w:szCs w:val="21"/>
          <w:lang w:val="uk-UA" w:eastAsia="uk-UA"/>
        </w:rPr>
        <w:t>include</w:t>
      </w:r>
      <w:proofErr w:type="spellEnd"/>
      <w:r w:rsidRPr="00A150CC">
        <w:rPr>
          <w:rFonts w:ascii="Consolas" w:hAnsi="Consolas"/>
          <w:color w:val="569CD6"/>
          <w:sz w:val="21"/>
          <w:szCs w:val="21"/>
          <w:lang w:val="uk-UA" w:eastAsia="uk-UA"/>
        </w:rPr>
        <w:t xml:space="preserve"> </w:t>
      </w:r>
      <w:r w:rsidRPr="00A150CC">
        <w:rPr>
          <w:rFonts w:ascii="Consolas" w:hAnsi="Consolas"/>
          <w:color w:val="A5D6FF"/>
          <w:sz w:val="21"/>
          <w:szCs w:val="21"/>
          <w:lang w:val="uk-UA" w:eastAsia="uk-UA"/>
        </w:rPr>
        <w:t>&lt;</w:t>
      </w:r>
      <w:proofErr w:type="spellStart"/>
      <w:r w:rsidRPr="00A150CC">
        <w:rPr>
          <w:rFonts w:ascii="Consolas" w:hAnsi="Consolas"/>
          <w:color w:val="A5D6FF"/>
          <w:sz w:val="21"/>
          <w:szCs w:val="21"/>
          <w:lang w:val="uk-UA" w:eastAsia="uk-UA"/>
        </w:rPr>
        <w:t>cmath</w:t>
      </w:r>
      <w:proofErr w:type="spellEnd"/>
      <w:r w:rsidRPr="00A150CC">
        <w:rPr>
          <w:rFonts w:ascii="Consolas" w:hAnsi="Consolas"/>
          <w:color w:val="A5D6FF"/>
          <w:sz w:val="21"/>
          <w:szCs w:val="21"/>
          <w:lang w:val="uk-UA" w:eastAsia="uk-UA"/>
        </w:rPr>
        <w:t>&gt;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C586C0"/>
          <w:sz w:val="21"/>
          <w:szCs w:val="21"/>
          <w:lang w:val="uk-UA" w:eastAsia="uk-UA"/>
        </w:rPr>
        <w:t>#</w:t>
      </w:r>
      <w:proofErr w:type="spellStart"/>
      <w:r w:rsidRPr="00A150CC">
        <w:rPr>
          <w:rFonts w:ascii="Consolas" w:hAnsi="Consolas"/>
          <w:color w:val="C586C0"/>
          <w:sz w:val="21"/>
          <w:szCs w:val="21"/>
          <w:lang w:val="uk-UA" w:eastAsia="uk-UA"/>
        </w:rPr>
        <w:t>include</w:t>
      </w:r>
      <w:proofErr w:type="spellEnd"/>
      <w:r w:rsidRPr="00A150CC">
        <w:rPr>
          <w:rFonts w:ascii="Consolas" w:hAnsi="Consolas"/>
          <w:color w:val="569CD6"/>
          <w:sz w:val="21"/>
          <w:szCs w:val="21"/>
          <w:lang w:val="uk-UA" w:eastAsia="uk-UA"/>
        </w:rPr>
        <w:t xml:space="preserve"> </w:t>
      </w:r>
      <w:r w:rsidRPr="00A150CC">
        <w:rPr>
          <w:rFonts w:ascii="Consolas" w:hAnsi="Consolas"/>
          <w:color w:val="A5D6FF"/>
          <w:sz w:val="21"/>
          <w:szCs w:val="21"/>
          <w:lang w:val="uk-UA" w:eastAsia="uk-UA"/>
        </w:rPr>
        <w:t>&lt;</w:t>
      </w:r>
      <w:proofErr w:type="spellStart"/>
      <w:r w:rsidRPr="00A150CC">
        <w:rPr>
          <w:rFonts w:ascii="Consolas" w:hAnsi="Consolas"/>
          <w:color w:val="A5D6FF"/>
          <w:sz w:val="21"/>
          <w:szCs w:val="21"/>
          <w:lang w:val="uk-UA" w:eastAsia="uk-UA"/>
        </w:rPr>
        <w:t>iomanip</w:t>
      </w:r>
      <w:proofErr w:type="spellEnd"/>
      <w:r w:rsidRPr="00A150CC">
        <w:rPr>
          <w:rFonts w:ascii="Consolas" w:hAnsi="Consolas"/>
          <w:color w:val="A5D6FF"/>
          <w:sz w:val="21"/>
          <w:szCs w:val="21"/>
          <w:lang w:val="uk-UA" w:eastAsia="uk-UA"/>
        </w:rPr>
        <w:t>&gt;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proofErr w:type="spellStart"/>
      <w:r w:rsidRPr="00A150CC">
        <w:rPr>
          <w:rFonts w:ascii="Consolas" w:hAnsi="Consolas"/>
          <w:color w:val="C586C0"/>
          <w:sz w:val="21"/>
          <w:szCs w:val="21"/>
          <w:lang w:val="uk-UA" w:eastAsia="uk-UA"/>
        </w:rPr>
        <w:t>using</w:t>
      </w:r>
      <w:proofErr w:type="spellEnd"/>
      <w:r w:rsidRPr="00A150CC">
        <w:rPr>
          <w:rFonts w:ascii="Consolas" w:hAnsi="Consolas"/>
          <w:color w:val="BBBEBF"/>
          <w:sz w:val="21"/>
          <w:szCs w:val="21"/>
          <w:lang w:val="uk-UA" w:eastAsia="uk-UA"/>
        </w:rPr>
        <w:t xml:space="preserve"> </w:t>
      </w:r>
      <w:proofErr w:type="spellStart"/>
      <w:r w:rsidRPr="00A150CC">
        <w:rPr>
          <w:rFonts w:ascii="Consolas" w:hAnsi="Consolas"/>
          <w:color w:val="FF7B72"/>
          <w:sz w:val="21"/>
          <w:szCs w:val="21"/>
          <w:lang w:val="uk-UA" w:eastAsia="uk-UA"/>
        </w:rPr>
        <w:t>namespace</w:t>
      </w:r>
      <w:proofErr w:type="spellEnd"/>
      <w:r w:rsidRPr="00A150CC">
        <w:rPr>
          <w:rFonts w:ascii="Consolas" w:hAnsi="Consolas"/>
          <w:color w:val="BBBEBF"/>
          <w:sz w:val="21"/>
          <w:szCs w:val="21"/>
          <w:lang w:val="uk-UA" w:eastAsia="uk-UA"/>
        </w:rPr>
        <w:t xml:space="preserve"> </w:t>
      </w:r>
      <w:proofErr w:type="spellStart"/>
      <w:r w:rsidRPr="00A150CC">
        <w:rPr>
          <w:rFonts w:ascii="Consolas" w:hAnsi="Consolas"/>
          <w:color w:val="4EC9B0"/>
          <w:sz w:val="21"/>
          <w:szCs w:val="21"/>
          <w:lang w:val="uk-UA" w:eastAsia="uk-UA"/>
        </w:rPr>
        <w:t>std</w:t>
      </w:r>
      <w:proofErr w:type="spellEnd"/>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proofErr w:type="spellStart"/>
      <w:r w:rsidRPr="00A150CC">
        <w:rPr>
          <w:rFonts w:ascii="Consolas" w:hAnsi="Consolas"/>
          <w:color w:val="FF7B72"/>
          <w:sz w:val="21"/>
          <w:szCs w:val="21"/>
          <w:lang w:val="uk-UA" w:eastAsia="uk-UA"/>
        </w:rPr>
        <w:t>int</w:t>
      </w:r>
      <w:proofErr w:type="spellEnd"/>
      <w:r w:rsidRPr="00A150CC">
        <w:rPr>
          <w:rFonts w:ascii="Consolas" w:hAnsi="Consolas"/>
          <w:color w:val="BBBEBF"/>
          <w:sz w:val="21"/>
          <w:szCs w:val="21"/>
          <w:lang w:val="uk-UA" w:eastAsia="uk-UA"/>
        </w:rPr>
        <w:t xml:space="preserve"> </w:t>
      </w:r>
      <w:proofErr w:type="spellStart"/>
      <w:r w:rsidRPr="00A150CC">
        <w:rPr>
          <w:rFonts w:ascii="Consolas" w:hAnsi="Consolas"/>
          <w:color w:val="D2A8FF"/>
          <w:sz w:val="21"/>
          <w:szCs w:val="21"/>
          <w:lang w:val="uk-UA" w:eastAsia="uk-UA"/>
        </w:rPr>
        <w:t>main</w:t>
      </w:r>
      <w:proofErr w:type="spellEnd"/>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 xml:space="preserve">    // </w:t>
      </w:r>
      <w:proofErr w:type="spellStart"/>
      <w:r w:rsidRPr="00A150CC">
        <w:rPr>
          <w:rFonts w:ascii="Consolas" w:hAnsi="Consolas"/>
          <w:color w:val="8B949E"/>
          <w:sz w:val="21"/>
          <w:szCs w:val="21"/>
          <w:lang w:val="uk-UA" w:eastAsia="uk-UA"/>
        </w:rPr>
        <w:t>Lab</w:t>
      </w:r>
      <w:proofErr w:type="spellEnd"/>
      <w:r w:rsidRPr="00A150CC">
        <w:rPr>
          <w:rFonts w:ascii="Consolas" w:hAnsi="Consolas"/>
          <w:color w:val="8B949E"/>
          <w:sz w:val="21"/>
          <w:szCs w:val="21"/>
          <w:lang w:val="uk-UA" w:eastAsia="uk-UA"/>
        </w:rPr>
        <w:t xml:space="preserve"> 1 , </w:t>
      </w:r>
      <w:proofErr w:type="spellStart"/>
      <w:r w:rsidRPr="00A150CC">
        <w:rPr>
          <w:rFonts w:ascii="Consolas" w:hAnsi="Consolas"/>
          <w:color w:val="8B949E"/>
          <w:sz w:val="21"/>
          <w:szCs w:val="21"/>
          <w:lang w:val="uk-UA" w:eastAsia="uk-UA"/>
        </w:rPr>
        <w:t>task</w:t>
      </w:r>
      <w:proofErr w:type="spellEnd"/>
      <w:r w:rsidRPr="00A150CC">
        <w:rPr>
          <w:rFonts w:ascii="Consolas" w:hAnsi="Consolas"/>
          <w:color w:val="8B949E"/>
          <w:sz w:val="21"/>
          <w:szCs w:val="21"/>
          <w:lang w:val="uk-UA" w:eastAsia="uk-UA"/>
        </w:rPr>
        <w:t xml:space="preserve"> 1, </w:t>
      </w:r>
      <w:proofErr w:type="spellStart"/>
      <w:r w:rsidRPr="00A150CC">
        <w:rPr>
          <w:rFonts w:ascii="Consolas" w:hAnsi="Consolas"/>
          <w:color w:val="8B949E"/>
          <w:sz w:val="21"/>
          <w:szCs w:val="21"/>
          <w:lang w:val="uk-UA" w:eastAsia="uk-UA"/>
        </w:rPr>
        <w:t>Шикоряк</w:t>
      </w:r>
      <w:proofErr w:type="spellEnd"/>
      <w:r w:rsidRPr="00A150CC">
        <w:rPr>
          <w:rFonts w:ascii="Consolas" w:hAnsi="Consolas"/>
          <w:color w:val="8B949E"/>
          <w:sz w:val="21"/>
          <w:szCs w:val="21"/>
          <w:lang w:val="uk-UA" w:eastAsia="uk-UA"/>
        </w:rPr>
        <w:t xml:space="preserve"> Андрій,ШІ-13, Варіант 6</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    /*</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     Умова:</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        (a-b)^3 - (a^3-3ab^2) / b^3 - 3a^2b</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        при а = 1000, b = 0.0001</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 xml:space="preserve">        </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        Розв'язання:</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        Дія 1 = a - b</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        Дія 2 = Дія 1 ^ 3</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        Дія 3 = a ^ 3</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        Дія 4 = 3 * a * b^2</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        Дія 5 = Дія 3 - Дія 4</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        Дія 6 = Дія 2 - Дія 5</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 xml:space="preserve">        Дія 7 = b ^ 3 </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        Дія 8 = 3 * a ^ 2 * b</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        Дія 9 = Дія 7 - Дія 8</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        Дія 10 = Дія 6 / Дія 9</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 xml:space="preserve">        </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     */</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FF7B72"/>
          <w:sz w:val="21"/>
          <w:szCs w:val="21"/>
          <w:lang w:val="uk-UA" w:eastAsia="uk-UA"/>
        </w:rPr>
        <w:t>float</w:t>
      </w:r>
      <w:proofErr w:type="spellEnd"/>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B5CEA8"/>
          <w:sz w:val="21"/>
          <w:szCs w:val="21"/>
          <w:lang w:val="uk-UA" w:eastAsia="uk-UA"/>
        </w:rPr>
        <w:t>1000.0</w:t>
      </w:r>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FF7B72"/>
          <w:sz w:val="21"/>
          <w:szCs w:val="21"/>
          <w:lang w:val="uk-UA" w:eastAsia="uk-UA"/>
        </w:rPr>
        <w:t>float</w:t>
      </w:r>
      <w:proofErr w:type="spellEnd"/>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b</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B5CEA8"/>
          <w:sz w:val="21"/>
          <w:szCs w:val="21"/>
          <w:lang w:val="uk-UA" w:eastAsia="uk-UA"/>
        </w:rPr>
        <w:t>0.0001</w:t>
      </w:r>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FF7B72"/>
          <w:sz w:val="21"/>
          <w:szCs w:val="21"/>
          <w:lang w:val="uk-UA" w:eastAsia="uk-UA"/>
        </w:rPr>
        <w:t>float</w:t>
      </w:r>
      <w:proofErr w:type="spellEnd"/>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action1</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b</w:t>
      </w:r>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FF7B72"/>
          <w:sz w:val="21"/>
          <w:szCs w:val="21"/>
          <w:lang w:val="uk-UA" w:eastAsia="uk-UA"/>
        </w:rPr>
        <w:t>float</w:t>
      </w:r>
      <w:proofErr w:type="spellEnd"/>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action2</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action1</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action1</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action1</w:t>
      </w:r>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FF7B72"/>
          <w:sz w:val="21"/>
          <w:szCs w:val="21"/>
          <w:lang w:val="uk-UA" w:eastAsia="uk-UA"/>
        </w:rPr>
        <w:t>float</w:t>
      </w:r>
      <w:proofErr w:type="spellEnd"/>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action3</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C9D1D9"/>
          <w:sz w:val="21"/>
          <w:szCs w:val="21"/>
          <w:lang w:val="uk-UA" w:eastAsia="uk-UA"/>
        </w:rPr>
        <w:t>a</w:t>
      </w:r>
      <w:r w:rsidRPr="00A150CC">
        <w:rPr>
          <w:rFonts w:ascii="Consolas" w:hAnsi="Consolas"/>
          <w:color w:val="BBBEBF"/>
          <w:sz w:val="21"/>
          <w:szCs w:val="21"/>
          <w:lang w:val="uk-UA" w:eastAsia="uk-UA"/>
        </w:rPr>
        <w:t xml:space="preserve"> ;</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FF7B72"/>
          <w:sz w:val="21"/>
          <w:szCs w:val="21"/>
          <w:lang w:val="uk-UA" w:eastAsia="uk-UA"/>
        </w:rPr>
        <w:t>float</w:t>
      </w:r>
      <w:proofErr w:type="spellEnd"/>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action4</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B5CEA8"/>
          <w:sz w:val="21"/>
          <w:szCs w:val="21"/>
          <w:lang w:val="uk-UA" w:eastAsia="uk-UA"/>
        </w:rPr>
        <w:t>3</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b</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b</w:t>
      </w:r>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FF7B72"/>
          <w:sz w:val="21"/>
          <w:szCs w:val="21"/>
          <w:lang w:val="uk-UA" w:eastAsia="uk-UA"/>
        </w:rPr>
        <w:t>float</w:t>
      </w:r>
      <w:proofErr w:type="spellEnd"/>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action5</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action3</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action4</w:t>
      </w:r>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FF7B72"/>
          <w:sz w:val="21"/>
          <w:szCs w:val="21"/>
          <w:lang w:val="uk-UA" w:eastAsia="uk-UA"/>
        </w:rPr>
        <w:t>float</w:t>
      </w:r>
      <w:proofErr w:type="spellEnd"/>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action6</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action2</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action5</w:t>
      </w:r>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FF7B72"/>
          <w:sz w:val="21"/>
          <w:szCs w:val="21"/>
          <w:lang w:val="uk-UA" w:eastAsia="uk-UA"/>
        </w:rPr>
        <w:t>float</w:t>
      </w:r>
      <w:proofErr w:type="spellEnd"/>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action7</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b</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b</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b</w:t>
      </w:r>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FF7B72"/>
          <w:sz w:val="21"/>
          <w:szCs w:val="21"/>
          <w:lang w:val="uk-UA" w:eastAsia="uk-UA"/>
        </w:rPr>
        <w:t>float</w:t>
      </w:r>
      <w:proofErr w:type="spellEnd"/>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action8</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B5CEA8"/>
          <w:sz w:val="21"/>
          <w:szCs w:val="21"/>
          <w:lang w:val="uk-UA" w:eastAsia="uk-UA"/>
        </w:rPr>
        <w:t>3</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b</w:t>
      </w:r>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FF7B72"/>
          <w:sz w:val="21"/>
          <w:szCs w:val="21"/>
          <w:lang w:val="uk-UA" w:eastAsia="uk-UA"/>
        </w:rPr>
        <w:t>float</w:t>
      </w:r>
      <w:proofErr w:type="spellEnd"/>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action9</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action7</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action8</w:t>
      </w:r>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FF7B72"/>
          <w:sz w:val="21"/>
          <w:szCs w:val="21"/>
          <w:lang w:val="uk-UA" w:eastAsia="uk-UA"/>
        </w:rPr>
        <w:t>float</w:t>
      </w:r>
      <w:proofErr w:type="spellEnd"/>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action10</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action6</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action9</w:t>
      </w:r>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 xml:space="preserve">    // </w:t>
      </w:r>
      <w:proofErr w:type="spellStart"/>
      <w:r w:rsidRPr="00A150CC">
        <w:rPr>
          <w:rFonts w:ascii="Consolas" w:hAnsi="Consolas"/>
          <w:color w:val="8B949E"/>
          <w:sz w:val="21"/>
          <w:szCs w:val="21"/>
          <w:lang w:val="uk-UA" w:eastAsia="uk-UA"/>
        </w:rPr>
        <w:t>Обчисллення</w:t>
      </w:r>
      <w:proofErr w:type="spellEnd"/>
      <w:r w:rsidRPr="00A150CC">
        <w:rPr>
          <w:rFonts w:ascii="Consolas" w:hAnsi="Consolas"/>
          <w:color w:val="8B949E"/>
          <w:sz w:val="21"/>
          <w:szCs w:val="21"/>
          <w:lang w:val="uk-UA" w:eastAsia="uk-UA"/>
        </w:rPr>
        <w:t xml:space="preserve"> через </w:t>
      </w:r>
      <w:proofErr w:type="spellStart"/>
      <w:r w:rsidRPr="00A150CC">
        <w:rPr>
          <w:rFonts w:ascii="Consolas" w:hAnsi="Consolas"/>
          <w:color w:val="8B949E"/>
          <w:sz w:val="21"/>
          <w:szCs w:val="21"/>
          <w:lang w:val="uk-UA" w:eastAsia="uk-UA"/>
        </w:rPr>
        <w:t>Double</w:t>
      </w:r>
      <w:proofErr w:type="spellEnd"/>
      <w:r w:rsidRPr="00A150CC">
        <w:rPr>
          <w:rFonts w:ascii="Consolas" w:hAnsi="Consolas"/>
          <w:color w:val="8B949E"/>
          <w:sz w:val="21"/>
          <w:szCs w:val="21"/>
          <w:lang w:val="uk-UA" w:eastAsia="uk-UA"/>
        </w:rPr>
        <w:t xml:space="preserve"> </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FF7B72"/>
          <w:sz w:val="21"/>
          <w:szCs w:val="21"/>
          <w:lang w:val="uk-UA" w:eastAsia="uk-UA"/>
        </w:rPr>
        <w:t>double</w:t>
      </w:r>
      <w:proofErr w:type="spellEnd"/>
      <w:r w:rsidRPr="00A150CC">
        <w:rPr>
          <w:rFonts w:ascii="Consolas" w:hAnsi="Consolas"/>
          <w:color w:val="BBBEBF"/>
          <w:sz w:val="21"/>
          <w:szCs w:val="21"/>
          <w:lang w:val="uk-UA" w:eastAsia="uk-UA"/>
        </w:rPr>
        <w:t xml:space="preserve"> </w:t>
      </w:r>
      <w:proofErr w:type="spellStart"/>
      <w:r w:rsidRPr="00A150CC">
        <w:rPr>
          <w:rFonts w:ascii="Consolas" w:hAnsi="Consolas"/>
          <w:color w:val="C9D1D9"/>
          <w:sz w:val="21"/>
          <w:szCs w:val="21"/>
          <w:lang w:val="uk-UA" w:eastAsia="uk-UA"/>
        </w:rPr>
        <w:t>a_d</w:t>
      </w:r>
      <w:proofErr w:type="spellEnd"/>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B5CEA8"/>
          <w:sz w:val="21"/>
          <w:szCs w:val="21"/>
          <w:lang w:val="uk-UA" w:eastAsia="uk-UA"/>
        </w:rPr>
        <w:t>1000.0</w:t>
      </w:r>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FF7B72"/>
          <w:sz w:val="21"/>
          <w:szCs w:val="21"/>
          <w:lang w:val="uk-UA" w:eastAsia="uk-UA"/>
        </w:rPr>
        <w:t>double</w:t>
      </w:r>
      <w:proofErr w:type="spellEnd"/>
      <w:r w:rsidRPr="00A150CC">
        <w:rPr>
          <w:rFonts w:ascii="Consolas" w:hAnsi="Consolas"/>
          <w:color w:val="BBBEBF"/>
          <w:sz w:val="21"/>
          <w:szCs w:val="21"/>
          <w:lang w:val="uk-UA" w:eastAsia="uk-UA"/>
        </w:rPr>
        <w:t xml:space="preserve"> </w:t>
      </w:r>
      <w:proofErr w:type="spellStart"/>
      <w:r w:rsidRPr="00A150CC">
        <w:rPr>
          <w:rFonts w:ascii="Consolas" w:hAnsi="Consolas"/>
          <w:color w:val="C9D1D9"/>
          <w:sz w:val="21"/>
          <w:szCs w:val="21"/>
          <w:lang w:val="uk-UA" w:eastAsia="uk-UA"/>
        </w:rPr>
        <w:t>b_d</w:t>
      </w:r>
      <w:proofErr w:type="spellEnd"/>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B5CEA8"/>
          <w:sz w:val="21"/>
          <w:szCs w:val="21"/>
          <w:lang w:val="uk-UA" w:eastAsia="uk-UA"/>
        </w:rPr>
        <w:t>0.0001</w:t>
      </w:r>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FF7B72"/>
          <w:sz w:val="21"/>
          <w:szCs w:val="21"/>
          <w:lang w:val="uk-UA" w:eastAsia="uk-UA"/>
        </w:rPr>
        <w:t>double</w:t>
      </w:r>
      <w:proofErr w:type="spellEnd"/>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action1_d</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proofErr w:type="spellStart"/>
      <w:r w:rsidRPr="00A150CC">
        <w:rPr>
          <w:rFonts w:ascii="Consolas" w:hAnsi="Consolas"/>
          <w:color w:val="C9D1D9"/>
          <w:sz w:val="21"/>
          <w:szCs w:val="21"/>
          <w:lang w:val="uk-UA" w:eastAsia="uk-UA"/>
        </w:rPr>
        <w:t>a_d</w:t>
      </w:r>
      <w:proofErr w:type="spellEnd"/>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proofErr w:type="spellStart"/>
      <w:r w:rsidRPr="00A150CC">
        <w:rPr>
          <w:rFonts w:ascii="Consolas" w:hAnsi="Consolas"/>
          <w:color w:val="C9D1D9"/>
          <w:sz w:val="21"/>
          <w:szCs w:val="21"/>
          <w:lang w:val="uk-UA" w:eastAsia="uk-UA"/>
        </w:rPr>
        <w:t>b_d</w:t>
      </w:r>
      <w:proofErr w:type="spellEnd"/>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lastRenderedPageBreak/>
        <w:t xml:space="preserve">    </w:t>
      </w:r>
      <w:proofErr w:type="spellStart"/>
      <w:r w:rsidRPr="00A150CC">
        <w:rPr>
          <w:rFonts w:ascii="Consolas" w:hAnsi="Consolas"/>
          <w:color w:val="FF7B72"/>
          <w:sz w:val="21"/>
          <w:szCs w:val="21"/>
          <w:lang w:val="uk-UA" w:eastAsia="uk-UA"/>
        </w:rPr>
        <w:t>double</w:t>
      </w:r>
      <w:proofErr w:type="spellEnd"/>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action2_d</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action1_d</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action1_d</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action1_d</w:t>
      </w:r>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FF7B72"/>
          <w:sz w:val="21"/>
          <w:szCs w:val="21"/>
          <w:lang w:val="uk-UA" w:eastAsia="uk-UA"/>
        </w:rPr>
        <w:t>double</w:t>
      </w:r>
      <w:proofErr w:type="spellEnd"/>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action3_d</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proofErr w:type="spellStart"/>
      <w:r w:rsidRPr="00A150CC">
        <w:rPr>
          <w:rFonts w:ascii="Consolas" w:hAnsi="Consolas"/>
          <w:color w:val="C9D1D9"/>
          <w:sz w:val="21"/>
          <w:szCs w:val="21"/>
          <w:lang w:val="uk-UA" w:eastAsia="uk-UA"/>
        </w:rPr>
        <w:t>a_d</w:t>
      </w:r>
      <w:proofErr w:type="spellEnd"/>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proofErr w:type="spellStart"/>
      <w:r w:rsidRPr="00A150CC">
        <w:rPr>
          <w:rFonts w:ascii="Consolas" w:hAnsi="Consolas"/>
          <w:color w:val="C9D1D9"/>
          <w:sz w:val="21"/>
          <w:szCs w:val="21"/>
          <w:lang w:val="uk-UA" w:eastAsia="uk-UA"/>
        </w:rPr>
        <w:t>a_d</w:t>
      </w:r>
      <w:proofErr w:type="spellEnd"/>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proofErr w:type="spellStart"/>
      <w:r w:rsidRPr="00A150CC">
        <w:rPr>
          <w:rFonts w:ascii="Consolas" w:hAnsi="Consolas"/>
          <w:color w:val="C9D1D9"/>
          <w:sz w:val="21"/>
          <w:szCs w:val="21"/>
          <w:lang w:val="uk-UA" w:eastAsia="uk-UA"/>
        </w:rPr>
        <w:t>a_d</w:t>
      </w:r>
      <w:proofErr w:type="spellEnd"/>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FF7B72"/>
          <w:sz w:val="21"/>
          <w:szCs w:val="21"/>
          <w:lang w:val="uk-UA" w:eastAsia="uk-UA"/>
        </w:rPr>
        <w:t>double</w:t>
      </w:r>
      <w:proofErr w:type="spellEnd"/>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action4_d</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B5CEA8"/>
          <w:sz w:val="21"/>
          <w:szCs w:val="21"/>
          <w:lang w:val="uk-UA" w:eastAsia="uk-UA"/>
        </w:rPr>
        <w:t>3</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proofErr w:type="spellStart"/>
      <w:r w:rsidRPr="00A150CC">
        <w:rPr>
          <w:rFonts w:ascii="Consolas" w:hAnsi="Consolas"/>
          <w:color w:val="C9D1D9"/>
          <w:sz w:val="21"/>
          <w:szCs w:val="21"/>
          <w:lang w:val="uk-UA" w:eastAsia="uk-UA"/>
        </w:rPr>
        <w:t>a_d</w:t>
      </w:r>
      <w:proofErr w:type="spellEnd"/>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proofErr w:type="spellStart"/>
      <w:r w:rsidRPr="00A150CC">
        <w:rPr>
          <w:rFonts w:ascii="Consolas" w:hAnsi="Consolas"/>
          <w:color w:val="C9D1D9"/>
          <w:sz w:val="21"/>
          <w:szCs w:val="21"/>
          <w:lang w:val="uk-UA" w:eastAsia="uk-UA"/>
        </w:rPr>
        <w:t>b_d</w:t>
      </w:r>
      <w:proofErr w:type="spellEnd"/>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proofErr w:type="spellStart"/>
      <w:r w:rsidRPr="00A150CC">
        <w:rPr>
          <w:rFonts w:ascii="Consolas" w:hAnsi="Consolas"/>
          <w:color w:val="C9D1D9"/>
          <w:sz w:val="21"/>
          <w:szCs w:val="21"/>
          <w:lang w:val="uk-UA" w:eastAsia="uk-UA"/>
        </w:rPr>
        <w:t>b_d</w:t>
      </w:r>
      <w:proofErr w:type="spellEnd"/>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FF7B72"/>
          <w:sz w:val="21"/>
          <w:szCs w:val="21"/>
          <w:lang w:val="uk-UA" w:eastAsia="uk-UA"/>
        </w:rPr>
        <w:t>double</w:t>
      </w:r>
      <w:proofErr w:type="spellEnd"/>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action5_d</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action3_d</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action4_d</w:t>
      </w:r>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FF7B72"/>
          <w:sz w:val="21"/>
          <w:szCs w:val="21"/>
          <w:lang w:val="uk-UA" w:eastAsia="uk-UA"/>
        </w:rPr>
        <w:t>double</w:t>
      </w:r>
      <w:proofErr w:type="spellEnd"/>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action6_d</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action2_d</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action5_d</w:t>
      </w:r>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FF7B72"/>
          <w:sz w:val="21"/>
          <w:szCs w:val="21"/>
          <w:lang w:val="uk-UA" w:eastAsia="uk-UA"/>
        </w:rPr>
        <w:t>double</w:t>
      </w:r>
      <w:proofErr w:type="spellEnd"/>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action7_d</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proofErr w:type="spellStart"/>
      <w:r w:rsidRPr="00A150CC">
        <w:rPr>
          <w:rFonts w:ascii="Consolas" w:hAnsi="Consolas"/>
          <w:color w:val="C9D1D9"/>
          <w:sz w:val="21"/>
          <w:szCs w:val="21"/>
          <w:lang w:val="uk-UA" w:eastAsia="uk-UA"/>
        </w:rPr>
        <w:t>b_d</w:t>
      </w:r>
      <w:proofErr w:type="spellEnd"/>
      <w:r w:rsidRPr="00A150CC">
        <w:rPr>
          <w:rFonts w:ascii="Consolas" w:hAnsi="Consolas"/>
          <w:color w:val="D4D4D4"/>
          <w:sz w:val="21"/>
          <w:szCs w:val="21"/>
          <w:lang w:val="uk-UA" w:eastAsia="uk-UA"/>
        </w:rPr>
        <w:t>*</w:t>
      </w:r>
      <w:proofErr w:type="spellStart"/>
      <w:r w:rsidRPr="00A150CC">
        <w:rPr>
          <w:rFonts w:ascii="Consolas" w:hAnsi="Consolas"/>
          <w:color w:val="C9D1D9"/>
          <w:sz w:val="21"/>
          <w:szCs w:val="21"/>
          <w:lang w:val="uk-UA" w:eastAsia="uk-UA"/>
        </w:rPr>
        <w:t>b_d</w:t>
      </w:r>
      <w:proofErr w:type="spellEnd"/>
      <w:r w:rsidRPr="00A150CC">
        <w:rPr>
          <w:rFonts w:ascii="Consolas" w:hAnsi="Consolas"/>
          <w:color w:val="D4D4D4"/>
          <w:sz w:val="21"/>
          <w:szCs w:val="21"/>
          <w:lang w:val="uk-UA" w:eastAsia="uk-UA"/>
        </w:rPr>
        <w:t>*</w:t>
      </w:r>
      <w:proofErr w:type="spellStart"/>
      <w:r w:rsidRPr="00A150CC">
        <w:rPr>
          <w:rFonts w:ascii="Consolas" w:hAnsi="Consolas"/>
          <w:color w:val="C9D1D9"/>
          <w:sz w:val="21"/>
          <w:szCs w:val="21"/>
          <w:lang w:val="uk-UA" w:eastAsia="uk-UA"/>
        </w:rPr>
        <w:t>b_d</w:t>
      </w:r>
      <w:proofErr w:type="spellEnd"/>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FF7B72"/>
          <w:sz w:val="21"/>
          <w:szCs w:val="21"/>
          <w:lang w:val="uk-UA" w:eastAsia="uk-UA"/>
        </w:rPr>
        <w:t>double</w:t>
      </w:r>
      <w:proofErr w:type="spellEnd"/>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action8_d</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B5CEA8"/>
          <w:sz w:val="21"/>
          <w:szCs w:val="21"/>
          <w:lang w:val="uk-UA" w:eastAsia="uk-UA"/>
        </w:rPr>
        <w:t>3</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proofErr w:type="spellStart"/>
      <w:r w:rsidRPr="00A150CC">
        <w:rPr>
          <w:rFonts w:ascii="Consolas" w:hAnsi="Consolas"/>
          <w:color w:val="C9D1D9"/>
          <w:sz w:val="21"/>
          <w:szCs w:val="21"/>
          <w:lang w:val="uk-UA" w:eastAsia="uk-UA"/>
        </w:rPr>
        <w:t>a_d</w:t>
      </w:r>
      <w:proofErr w:type="spellEnd"/>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proofErr w:type="spellStart"/>
      <w:r w:rsidRPr="00A150CC">
        <w:rPr>
          <w:rFonts w:ascii="Consolas" w:hAnsi="Consolas"/>
          <w:color w:val="C9D1D9"/>
          <w:sz w:val="21"/>
          <w:szCs w:val="21"/>
          <w:lang w:val="uk-UA" w:eastAsia="uk-UA"/>
        </w:rPr>
        <w:t>a_d</w:t>
      </w:r>
      <w:proofErr w:type="spellEnd"/>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proofErr w:type="spellStart"/>
      <w:r w:rsidRPr="00A150CC">
        <w:rPr>
          <w:rFonts w:ascii="Consolas" w:hAnsi="Consolas"/>
          <w:color w:val="C9D1D9"/>
          <w:sz w:val="21"/>
          <w:szCs w:val="21"/>
          <w:lang w:val="uk-UA" w:eastAsia="uk-UA"/>
        </w:rPr>
        <w:t>b_d</w:t>
      </w:r>
      <w:proofErr w:type="spellEnd"/>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FF7B72"/>
          <w:sz w:val="21"/>
          <w:szCs w:val="21"/>
          <w:lang w:val="uk-UA" w:eastAsia="uk-UA"/>
        </w:rPr>
        <w:t>double</w:t>
      </w:r>
      <w:proofErr w:type="spellEnd"/>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action9_d</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action7_d</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action8_d</w:t>
      </w:r>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FF7B72"/>
          <w:sz w:val="21"/>
          <w:szCs w:val="21"/>
          <w:lang w:val="uk-UA" w:eastAsia="uk-UA"/>
        </w:rPr>
        <w:t>double</w:t>
      </w:r>
      <w:proofErr w:type="spellEnd"/>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action10_d</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action6_d</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action9_d</w:t>
      </w:r>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C9D1D9"/>
          <w:sz w:val="21"/>
          <w:szCs w:val="21"/>
          <w:lang w:val="uk-UA" w:eastAsia="uk-UA"/>
        </w:rPr>
        <w:t>cout</w:t>
      </w:r>
      <w:proofErr w:type="spellEnd"/>
      <w:r w:rsidRPr="00A150CC">
        <w:rPr>
          <w:rFonts w:ascii="Consolas" w:hAnsi="Consolas"/>
          <w:color w:val="BBBEBF"/>
          <w:sz w:val="21"/>
          <w:szCs w:val="21"/>
          <w:lang w:val="uk-UA" w:eastAsia="uk-UA"/>
        </w:rPr>
        <w:t xml:space="preserve"> </w:t>
      </w:r>
      <w:r w:rsidRPr="00A150CC">
        <w:rPr>
          <w:rFonts w:ascii="Consolas" w:hAnsi="Consolas"/>
          <w:color w:val="D2A8FF"/>
          <w:sz w:val="21"/>
          <w:szCs w:val="21"/>
          <w:lang w:val="uk-UA" w:eastAsia="uk-UA"/>
        </w:rPr>
        <w:t>&lt;&lt;</w:t>
      </w:r>
      <w:r w:rsidRPr="00A150CC">
        <w:rPr>
          <w:rFonts w:ascii="Consolas" w:hAnsi="Consolas"/>
          <w:color w:val="BBBEBF"/>
          <w:sz w:val="21"/>
          <w:szCs w:val="21"/>
          <w:lang w:val="uk-UA" w:eastAsia="uk-UA"/>
        </w:rPr>
        <w:t xml:space="preserve"> </w:t>
      </w:r>
      <w:r w:rsidRPr="00A150CC">
        <w:rPr>
          <w:rFonts w:ascii="Consolas" w:hAnsi="Consolas"/>
          <w:color w:val="A5D6FF"/>
          <w:sz w:val="21"/>
          <w:szCs w:val="21"/>
          <w:lang w:val="uk-UA" w:eastAsia="uk-UA"/>
        </w:rPr>
        <w:t>"Результат обчислення через FLOAT:  "</w:t>
      </w:r>
      <w:r w:rsidRPr="00A150CC">
        <w:rPr>
          <w:rFonts w:ascii="Consolas" w:hAnsi="Consolas"/>
          <w:color w:val="BBBEBF"/>
          <w:sz w:val="21"/>
          <w:szCs w:val="21"/>
          <w:lang w:val="uk-UA" w:eastAsia="uk-UA"/>
        </w:rPr>
        <w:t xml:space="preserve"> </w:t>
      </w:r>
      <w:r w:rsidRPr="00A150CC">
        <w:rPr>
          <w:rFonts w:ascii="Consolas" w:hAnsi="Consolas"/>
          <w:color w:val="D2A8FF"/>
          <w:sz w:val="21"/>
          <w:szCs w:val="21"/>
          <w:lang w:val="uk-UA" w:eastAsia="uk-UA"/>
        </w:rPr>
        <w:t>&lt;&lt;</w:t>
      </w:r>
      <w:proofErr w:type="spellStart"/>
      <w:r w:rsidRPr="00A150CC">
        <w:rPr>
          <w:rFonts w:ascii="Consolas" w:hAnsi="Consolas"/>
          <w:color w:val="D2A8FF"/>
          <w:sz w:val="21"/>
          <w:szCs w:val="21"/>
          <w:lang w:val="uk-UA" w:eastAsia="uk-UA"/>
        </w:rPr>
        <w:t>fixed</w:t>
      </w:r>
      <w:proofErr w:type="spellEnd"/>
      <w:r w:rsidRPr="00A150CC">
        <w:rPr>
          <w:rFonts w:ascii="Consolas" w:hAnsi="Consolas"/>
          <w:color w:val="D2A8FF"/>
          <w:sz w:val="21"/>
          <w:szCs w:val="21"/>
          <w:lang w:val="uk-UA" w:eastAsia="uk-UA"/>
        </w:rPr>
        <w:t>&lt;&lt;</w:t>
      </w:r>
      <w:proofErr w:type="spellStart"/>
      <w:r w:rsidRPr="00A150CC">
        <w:rPr>
          <w:rFonts w:ascii="Consolas" w:hAnsi="Consolas"/>
          <w:color w:val="D2A8FF"/>
          <w:sz w:val="21"/>
          <w:szCs w:val="21"/>
          <w:lang w:val="uk-UA" w:eastAsia="uk-UA"/>
        </w:rPr>
        <w:t>setprecision</w:t>
      </w:r>
      <w:proofErr w:type="spellEnd"/>
      <w:r w:rsidRPr="00A150CC">
        <w:rPr>
          <w:rFonts w:ascii="Consolas" w:hAnsi="Consolas"/>
          <w:color w:val="BBBEBF"/>
          <w:sz w:val="21"/>
          <w:szCs w:val="21"/>
          <w:lang w:val="uk-UA" w:eastAsia="uk-UA"/>
        </w:rPr>
        <w:t>(</w:t>
      </w:r>
      <w:r w:rsidRPr="00A150CC">
        <w:rPr>
          <w:rFonts w:ascii="Consolas" w:hAnsi="Consolas"/>
          <w:color w:val="B5CEA8"/>
          <w:sz w:val="21"/>
          <w:szCs w:val="21"/>
          <w:lang w:val="uk-UA" w:eastAsia="uk-UA"/>
        </w:rPr>
        <w:t>10</w:t>
      </w:r>
      <w:r w:rsidRPr="00A150CC">
        <w:rPr>
          <w:rFonts w:ascii="Consolas" w:hAnsi="Consolas"/>
          <w:color w:val="BBBEBF"/>
          <w:sz w:val="21"/>
          <w:szCs w:val="21"/>
          <w:lang w:val="uk-UA" w:eastAsia="uk-UA"/>
        </w:rPr>
        <w:t>)</w:t>
      </w:r>
      <w:r w:rsidRPr="00A150CC">
        <w:rPr>
          <w:rFonts w:ascii="Consolas" w:hAnsi="Consolas"/>
          <w:color w:val="D2A8FF"/>
          <w:sz w:val="21"/>
          <w:szCs w:val="21"/>
          <w:lang w:val="uk-UA" w:eastAsia="uk-UA"/>
        </w:rPr>
        <w:t>&lt;&lt;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action10</w:t>
      </w:r>
      <w:r w:rsidRPr="00A150CC">
        <w:rPr>
          <w:rFonts w:ascii="Consolas" w:hAnsi="Consolas"/>
          <w:color w:val="BBBEBF"/>
          <w:sz w:val="21"/>
          <w:szCs w:val="21"/>
          <w:lang w:val="uk-UA" w:eastAsia="uk-UA"/>
        </w:rPr>
        <w:t xml:space="preserve"> </w:t>
      </w:r>
      <w:r w:rsidRPr="00A150CC">
        <w:rPr>
          <w:rFonts w:ascii="Consolas" w:hAnsi="Consolas"/>
          <w:color w:val="D2A8FF"/>
          <w:sz w:val="21"/>
          <w:szCs w:val="21"/>
          <w:lang w:val="uk-UA" w:eastAsia="uk-UA"/>
        </w:rPr>
        <w:t>&lt;&lt;</w:t>
      </w:r>
      <w:r w:rsidRPr="00A150CC">
        <w:rPr>
          <w:rFonts w:ascii="Consolas" w:hAnsi="Consolas"/>
          <w:color w:val="BBBEBF"/>
          <w:sz w:val="21"/>
          <w:szCs w:val="21"/>
          <w:lang w:val="uk-UA" w:eastAsia="uk-UA"/>
        </w:rPr>
        <w:t xml:space="preserve"> </w:t>
      </w:r>
      <w:proofErr w:type="spellStart"/>
      <w:r w:rsidRPr="00A150CC">
        <w:rPr>
          <w:rFonts w:ascii="Consolas" w:hAnsi="Consolas"/>
          <w:color w:val="D2A8FF"/>
          <w:sz w:val="21"/>
          <w:szCs w:val="21"/>
          <w:lang w:val="uk-UA" w:eastAsia="uk-UA"/>
        </w:rPr>
        <w:t>endl</w:t>
      </w:r>
      <w:proofErr w:type="spellEnd"/>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C9D1D9"/>
          <w:sz w:val="21"/>
          <w:szCs w:val="21"/>
          <w:lang w:val="uk-UA" w:eastAsia="uk-UA"/>
        </w:rPr>
        <w:t>cout</w:t>
      </w:r>
      <w:proofErr w:type="spellEnd"/>
      <w:r w:rsidRPr="00A150CC">
        <w:rPr>
          <w:rFonts w:ascii="Consolas" w:hAnsi="Consolas"/>
          <w:color w:val="BBBEBF"/>
          <w:sz w:val="21"/>
          <w:szCs w:val="21"/>
          <w:lang w:val="uk-UA" w:eastAsia="uk-UA"/>
        </w:rPr>
        <w:t xml:space="preserve"> </w:t>
      </w:r>
      <w:r w:rsidRPr="00A150CC">
        <w:rPr>
          <w:rFonts w:ascii="Consolas" w:hAnsi="Consolas"/>
          <w:color w:val="D2A8FF"/>
          <w:sz w:val="21"/>
          <w:szCs w:val="21"/>
          <w:lang w:val="uk-UA" w:eastAsia="uk-UA"/>
        </w:rPr>
        <w:t>&lt;&lt;</w:t>
      </w:r>
      <w:r w:rsidRPr="00A150CC">
        <w:rPr>
          <w:rFonts w:ascii="Consolas" w:hAnsi="Consolas"/>
          <w:color w:val="BBBEBF"/>
          <w:sz w:val="21"/>
          <w:szCs w:val="21"/>
          <w:lang w:val="uk-UA" w:eastAsia="uk-UA"/>
        </w:rPr>
        <w:t xml:space="preserve"> </w:t>
      </w:r>
      <w:r w:rsidRPr="00A150CC">
        <w:rPr>
          <w:rFonts w:ascii="Consolas" w:hAnsi="Consolas"/>
          <w:color w:val="A5D6FF"/>
          <w:sz w:val="21"/>
          <w:szCs w:val="21"/>
          <w:lang w:val="uk-UA" w:eastAsia="uk-UA"/>
        </w:rPr>
        <w:t>"Результат обчислення через DOUBLE: "</w:t>
      </w:r>
      <w:r w:rsidRPr="00A150CC">
        <w:rPr>
          <w:rFonts w:ascii="Consolas" w:hAnsi="Consolas"/>
          <w:color w:val="BBBEBF"/>
          <w:sz w:val="21"/>
          <w:szCs w:val="21"/>
          <w:lang w:val="uk-UA" w:eastAsia="uk-UA"/>
        </w:rPr>
        <w:t xml:space="preserve"> </w:t>
      </w:r>
      <w:r w:rsidRPr="00A150CC">
        <w:rPr>
          <w:rFonts w:ascii="Consolas" w:hAnsi="Consolas"/>
          <w:color w:val="D2A8FF"/>
          <w:sz w:val="21"/>
          <w:szCs w:val="21"/>
          <w:lang w:val="uk-UA" w:eastAsia="uk-UA"/>
        </w:rPr>
        <w:t>&lt;&lt;</w:t>
      </w:r>
      <w:proofErr w:type="spellStart"/>
      <w:r w:rsidRPr="00A150CC">
        <w:rPr>
          <w:rFonts w:ascii="Consolas" w:hAnsi="Consolas"/>
          <w:color w:val="D2A8FF"/>
          <w:sz w:val="21"/>
          <w:szCs w:val="21"/>
          <w:lang w:val="uk-UA" w:eastAsia="uk-UA"/>
        </w:rPr>
        <w:t>fixed</w:t>
      </w:r>
      <w:proofErr w:type="spellEnd"/>
      <w:r w:rsidRPr="00A150CC">
        <w:rPr>
          <w:rFonts w:ascii="Consolas" w:hAnsi="Consolas"/>
          <w:color w:val="D2A8FF"/>
          <w:sz w:val="21"/>
          <w:szCs w:val="21"/>
          <w:lang w:val="uk-UA" w:eastAsia="uk-UA"/>
        </w:rPr>
        <w:t>&lt;&lt;</w:t>
      </w:r>
      <w:proofErr w:type="spellStart"/>
      <w:r w:rsidRPr="00A150CC">
        <w:rPr>
          <w:rFonts w:ascii="Consolas" w:hAnsi="Consolas"/>
          <w:color w:val="D2A8FF"/>
          <w:sz w:val="21"/>
          <w:szCs w:val="21"/>
          <w:lang w:val="uk-UA" w:eastAsia="uk-UA"/>
        </w:rPr>
        <w:t>setprecision</w:t>
      </w:r>
      <w:proofErr w:type="spellEnd"/>
      <w:r w:rsidRPr="00A150CC">
        <w:rPr>
          <w:rFonts w:ascii="Consolas" w:hAnsi="Consolas"/>
          <w:color w:val="BBBEBF"/>
          <w:sz w:val="21"/>
          <w:szCs w:val="21"/>
          <w:lang w:val="uk-UA" w:eastAsia="uk-UA"/>
        </w:rPr>
        <w:t>(</w:t>
      </w:r>
      <w:r w:rsidRPr="00A150CC">
        <w:rPr>
          <w:rFonts w:ascii="Consolas" w:hAnsi="Consolas"/>
          <w:color w:val="B5CEA8"/>
          <w:sz w:val="21"/>
          <w:szCs w:val="21"/>
          <w:lang w:val="uk-UA" w:eastAsia="uk-UA"/>
        </w:rPr>
        <w:t>10</w:t>
      </w:r>
      <w:r w:rsidRPr="00A150CC">
        <w:rPr>
          <w:rFonts w:ascii="Consolas" w:hAnsi="Consolas"/>
          <w:color w:val="BBBEBF"/>
          <w:sz w:val="21"/>
          <w:szCs w:val="21"/>
          <w:lang w:val="uk-UA" w:eastAsia="uk-UA"/>
        </w:rPr>
        <w:t>)</w:t>
      </w:r>
      <w:r w:rsidRPr="00A150CC">
        <w:rPr>
          <w:rFonts w:ascii="Consolas" w:hAnsi="Consolas"/>
          <w:color w:val="D2A8FF"/>
          <w:sz w:val="21"/>
          <w:szCs w:val="21"/>
          <w:lang w:val="uk-UA" w:eastAsia="uk-UA"/>
        </w:rPr>
        <w:t>&lt;&lt;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action10_d</w:t>
      </w:r>
      <w:r w:rsidRPr="00A150CC">
        <w:rPr>
          <w:rFonts w:ascii="Consolas" w:hAnsi="Consolas"/>
          <w:color w:val="BBBEBF"/>
          <w:sz w:val="21"/>
          <w:szCs w:val="21"/>
          <w:lang w:val="uk-UA" w:eastAsia="uk-UA"/>
        </w:rPr>
        <w:t xml:space="preserve"> </w:t>
      </w:r>
      <w:r w:rsidRPr="00A150CC">
        <w:rPr>
          <w:rFonts w:ascii="Consolas" w:hAnsi="Consolas"/>
          <w:color w:val="D2A8FF"/>
          <w:sz w:val="21"/>
          <w:szCs w:val="21"/>
          <w:lang w:val="uk-UA" w:eastAsia="uk-UA"/>
        </w:rPr>
        <w:t>&lt;&lt;</w:t>
      </w:r>
      <w:r w:rsidRPr="00A150CC">
        <w:rPr>
          <w:rFonts w:ascii="Consolas" w:hAnsi="Consolas"/>
          <w:color w:val="BBBEBF"/>
          <w:sz w:val="21"/>
          <w:szCs w:val="21"/>
          <w:lang w:val="uk-UA" w:eastAsia="uk-UA"/>
        </w:rPr>
        <w:t xml:space="preserve"> </w:t>
      </w:r>
      <w:proofErr w:type="spellStart"/>
      <w:r w:rsidRPr="00A150CC">
        <w:rPr>
          <w:rFonts w:ascii="Consolas" w:hAnsi="Consolas"/>
          <w:color w:val="D2A8FF"/>
          <w:sz w:val="21"/>
          <w:szCs w:val="21"/>
          <w:lang w:val="uk-UA" w:eastAsia="uk-UA"/>
        </w:rPr>
        <w:t>endl</w:t>
      </w:r>
      <w:proofErr w:type="spellEnd"/>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C586C0"/>
          <w:sz w:val="21"/>
          <w:szCs w:val="21"/>
          <w:lang w:val="uk-UA" w:eastAsia="uk-UA"/>
        </w:rPr>
        <w:t>return</w:t>
      </w:r>
      <w:proofErr w:type="spellEnd"/>
      <w:r w:rsidRPr="00A150CC">
        <w:rPr>
          <w:rFonts w:ascii="Consolas" w:hAnsi="Consolas"/>
          <w:color w:val="BBBEBF"/>
          <w:sz w:val="21"/>
          <w:szCs w:val="21"/>
          <w:lang w:val="uk-UA" w:eastAsia="uk-UA"/>
        </w:rPr>
        <w:t xml:space="preserve"> </w:t>
      </w:r>
      <w:r w:rsidRPr="00A150CC">
        <w:rPr>
          <w:rFonts w:ascii="Consolas" w:hAnsi="Consolas"/>
          <w:color w:val="B5CEA8"/>
          <w:sz w:val="21"/>
          <w:szCs w:val="21"/>
          <w:lang w:val="uk-UA" w:eastAsia="uk-UA"/>
        </w:rPr>
        <w:t>0</w:t>
      </w:r>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w:t>
      </w:r>
    </w:p>
    <w:p w:rsidR="00A150CC" w:rsidRDefault="00A150CC" w:rsidP="00FE62BE">
      <w:pPr>
        <w:rPr>
          <w:i/>
          <w:sz w:val="18"/>
          <w:szCs w:val="18"/>
          <w:lang w:val="uk-UA"/>
        </w:rPr>
      </w:pPr>
      <w:r>
        <w:rPr>
          <w:i/>
          <w:sz w:val="18"/>
          <w:szCs w:val="18"/>
          <w:lang w:val="uk-UA"/>
        </w:rPr>
        <w:tab/>
      </w:r>
      <w:r>
        <w:rPr>
          <w:i/>
          <w:sz w:val="18"/>
          <w:szCs w:val="18"/>
          <w:lang w:val="uk-UA"/>
        </w:rPr>
        <w:tab/>
      </w:r>
      <w:r>
        <w:rPr>
          <w:i/>
          <w:sz w:val="18"/>
          <w:szCs w:val="18"/>
          <w:lang w:val="uk-UA"/>
        </w:rPr>
        <w:tab/>
      </w:r>
      <w:r>
        <w:rPr>
          <w:i/>
          <w:sz w:val="18"/>
          <w:szCs w:val="18"/>
          <w:lang w:val="uk-UA"/>
        </w:rPr>
        <w:tab/>
      </w:r>
      <w:r>
        <w:rPr>
          <w:i/>
          <w:sz w:val="18"/>
          <w:szCs w:val="18"/>
          <w:lang w:val="en-US"/>
        </w:rPr>
        <w:t>Code</w:t>
      </w:r>
      <w:r w:rsidRPr="00A150CC">
        <w:rPr>
          <w:i/>
          <w:sz w:val="18"/>
          <w:szCs w:val="18"/>
          <w:lang w:val="ru-RU"/>
        </w:rPr>
        <w:t xml:space="preserve"> #1. </w:t>
      </w:r>
      <w:r>
        <w:rPr>
          <w:i/>
          <w:sz w:val="18"/>
          <w:szCs w:val="18"/>
          <w:lang w:val="uk-UA"/>
        </w:rPr>
        <w:t>Код до лабораторної задачі 1</w:t>
      </w:r>
    </w:p>
    <w:p w:rsidR="00A150CC" w:rsidRDefault="00A150CC" w:rsidP="00FE62BE">
      <w:pPr>
        <w:rPr>
          <w:i/>
          <w:sz w:val="18"/>
          <w:szCs w:val="18"/>
          <w:lang w:val="uk-UA"/>
        </w:rPr>
      </w:pPr>
    </w:p>
    <w:p w:rsidR="00A150CC" w:rsidRDefault="00A150CC" w:rsidP="00FE62BE">
      <w:pPr>
        <w:rPr>
          <w:i/>
          <w:sz w:val="18"/>
          <w:szCs w:val="18"/>
          <w:lang w:val="uk-UA"/>
        </w:rPr>
      </w:pPr>
    </w:p>
    <w:p w:rsidR="00A150CC" w:rsidRDefault="00A150CC" w:rsidP="00FE62BE">
      <w:pPr>
        <w:rPr>
          <w:lang w:val="uk-UA"/>
        </w:rPr>
      </w:pPr>
      <w:r>
        <w:rPr>
          <w:lang w:val="uk-UA"/>
        </w:rPr>
        <w:t>Посилання на пул-</w:t>
      </w:r>
      <w:proofErr w:type="spellStart"/>
      <w:r>
        <w:rPr>
          <w:lang w:val="uk-UA"/>
        </w:rPr>
        <w:t>реквест</w:t>
      </w:r>
      <w:proofErr w:type="spellEnd"/>
      <w:r>
        <w:rPr>
          <w:lang w:val="uk-UA"/>
        </w:rPr>
        <w:t xml:space="preserve"> коду:</w:t>
      </w:r>
      <w:r w:rsidRPr="00A150CC">
        <w:t xml:space="preserve"> </w:t>
      </w:r>
      <w:hyperlink r:id="rId27" w:anchor="diff-7f4650087d72b42f467fd93adc8523b8f9e8fb07f7b8fb483400a533e8551572" w:history="1">
        <w:r w:rsidRPr="00350D97">
          <w:rPr>
            <w:rStyle w:val="a4"/>
            <w:lang w:val="uk-UA"/>
          </w:rPr>
          <w:t>https://github.com/artificial-intelligence-department/ai_programming_playground_2026/pull/150/changes#diff-7f4650087d72b42f467fd93adc8523b8f9e8fb07f7b8fb483400a533e8551572</w:t>
        </w:r>
      </w:hyperlink>
      <w:r>
        <w:rPr>
          <w:lang w:val="uk-UA"/>
        </w:rPr>
        <w:t xml:space="preserve"> </w:t>
      </w:r>
    </w:p>
    <w:p w:rsidR="00A150CC" w:rsidRDefault="00A150CC" w:rsidP="00FE62BE">
      <w:pPr>
        <w:rPr>
          <w:lang w:val="uk-UA"/>
        </w:rPr>
      </w:pPr>
    </w:p>
    <w:p w:rsidR="00A150CC" w:rsidRDefault="00A150CC" w:rsidP="00A150CC">
      <w:pPr>
        <w:rPr>
          <w:shd w:val="clear" w:color="auto" w:fill="FFF2CC"/>
          <w:lang w:val="en-US"/>
        </w:rPr>
      </w:pPr>
      <w:r w:rsidRPr="00AD3F02">
        <w:t>Завдання №2</w:t>
      </w:r>
      <w:r>
        <w:rPr>
          <w:lang w:val="uk-UA"/>
        </w:rPr>
        <w:t xml:space="preserve"> </w:t>
      </w:r>
      <w:proofErr w:type="spellStart"/>
      <w:r w:rsidRPr="00AD3F02">
        <w:rPr>
          <w:color w:val="000000"/>
        </w:rPr>
        <w:t>Lab</w:t>
      </w:r>
      <w:proofErr w:type="spellEnd"/>
      <w:r w:rsidRPr="00AD3F02">
        <w:rPr>
          <w:color w:val="000000"/>
        </w:rPr>
        <w:t xml:space="preserve"># </w:t>
      </w:r>
      <w:proofErr w:type="spellStart"/>
      <w:r w:rsidRPr="00AD3F02">
        <w:rPr>
          <w:color w:val="000000"/>
        </w:rPr>
        <w:t>programming</w:t>
      </w:r>
      <w:proofErr w:type="spellEnd"/>
      <w:r w:rsidRPr="00AD3F02">
        <w:rPr>
          <w:color w:val="000000"/>
        </w:rPr>
        <w:t xml:space="preserve">: </w:t>
      </w:r>
      <w:proofErr w:type="spellStart"/>
      <w:r w:rsidRPr="00AD3F02">
        <w:rPr>
          <w:color w:val="000000"/>
        </w:rPr>
        <w:t>Lab</w:t>
      </w:r>
      <w:proofErr w:type="spellEnd"/>
      <w:r w:rsidRPr="00AD3F02">
        <w:rPr>
          <w:color w:val="000000"/>
        </w:rPr>
        <w:t xml:space="preserve"> 1 </w:t>
      </w:r>
      <w:proofErr w:type="spellStart"/>
      <w:r w:rsidRPr="00AD3F02">
        <w:rPr>
          <w:color w:val="000000"/>
        </w:rPr>
        <w:t>Task</w:t>
      </w:r>
      <w:proofErr w:type="spellEnd"/>
      <w:r w:rsidRPr="00AD3F02">
        <w:rPr>
          <w:color w:val="000000"/>
        </w:rPr>
        <w:t xml:space="preserve"> 2</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 xml:space="preserve">// </w:t>
      </w:r>
      <w:proofErr w:type="spellStart"/>
      <w:r w:rsidRPr="00A150CC">
        <w:rPr>
          <w:rFonts w:ascii="Consolas" w:hAnsi="Consolas"/>
          <w:color w:val="8B949E"/>
          <w:sz w:val="21"/>
          <w:szCs w:val="21"/>
          <w:lang w:val="uk-UA" w:eastAsia="uk-UA"/>
        </w:rPr>
        <w:t>Lab</w:t>
      </w:r>
      <w:proofErr w:type="spellEnd"/>
      <w:r w:rsidRPr="00A150CC">
        <w:rPr>
          <w:rFonts w:ascii="Consolas" w:hAnsi="Consolas"/>
          <w:color w:val="8B949E"/>
          <w:sz w:val="21"/>
          <w:szCs w:val="21"/>
          <w:lang w:val="uk-UA" w:eastAsia="uk-UA"/>
        </w:rPr>
        <w:t xml:space="preserve"> 1,task 2, Андрій </w:t>
      </w:r>
      <w:proofErr w:type="spellStart"/>
      <w:r w:rsidRPr="00A150CC">
        <w:rPr>
          <w:rFonts w:ascii="Consolas" w:hAnsi="Consolas"/>
          <w:color w:val="8B949E"/>
          <w:sz w:val="21"/>
          <w:szCs w:val="21"/>
          <w:lang w:val="uk-UA" w:eastAsia="uk-UA"/>
        </w:rPr>
        <w:t>Шикоряк</w:t>
      </w:r>
      <w:proofErr w:type="spellEnd"/>
      <w:r w:rsidRPr="00A150CC">
        <w:rPr>
          <w:rFonts w:ascii="Consolas" w:hAnsi="Consolas"/>
          <w:color w:val="8B949E"/>
          <w:sz w:val="21"/>
          <w:szCs w:val="21"/>
          <w:lang w:val="uk-UA" w:eastAsia="uk-UA"/>
        </w:rPr>
        <w:t>, ШІ-13, Варіант 6</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C586C0"/>
          <w:sz w:val="21"/>
          <w:szCs w:val="21"/>
          <w:lang w:val="uk-UA" w:eastAsia="uk-UA"/>
        </w:rPr>
        <w:t>#</w:t>
      </w:r>
      <w:proofErr w:type="spellStart"/>
      <w:r w:rsidRPr="00A150CC">
        <w:rPr>
          <w:rFonts w:ascii="Consolas" w:hAnsi="Consolas"/>
          <w:color w:val="C586C0"/>
          <w:sz w:val="21"/>
          <w:szCs w:val="21"/>
          <w:lang w:val="uk-UA" w:eastAsia="uk-UA"/>
        </w:rPr>
        <w:t>include</w:t>
      </w:r>
      <w:proofErr w:type="spellEnd"/>
      <w:r w:rsidRPr="00A150CC">
        <w:rPr>
          <w:rFonts w:ascii="Consolas" w:hAnsi="Consolas"/>
          <w:color w:val="569CD6"/>
          <w:sz w:val="21"/>
          <w:szCs w:val="21"/>
          <w:lang w:val="uk-UA" w:eastAsia="uk-UA"/>
        </w:rPr>
        <w:t xml:space="preserve"> </w:t>
      </w:r>
      <w:r w:rsidRPr="00A150CC">
        <w:rPr>
          <w:rFonts w:ascii="Consolas" w:hAnsi="Consolas"/>
          <w:color w:val="A5D6FF"/>
          <w:sz w:val="21"/>
          <w:szCs w:val="21"/>
          <w:lang w:val="uk-UA" w:eastAsia="uk-UA"/>
        </w:rPr>
        <w:t>&lt;</w:t>
      </w:r>
      <w:proofErr w:type="spellStart"/>
      <w:r w:rsidRPr="00A150CC">
        <w:rPr>
          <w:rFonts w:ascii="Consolas" w:hAnsi="Consolas"/>
          <w:color w:val="A5D6FF"/>
          <w:sz w:val="21"/>
          <w:szCs w:val="21"/>
          <w:lang w:val="uk-UA" w:eastAsia="uk-UA"/>
        </w:rPr>
        <w:t>iostream</w:t>
      </w:r>
      <w:proofErr w:type="spellEnd"/>
      <w:r w:rsidRPr="00A150CC">
        <w:rPr>
          <w:rFonts w:ascii="Consolas" w:hAnsi="Consolas"/>
          <w:color w:val="A5D6FF"/>
          <w:sz w:val="21"/>
          <w:szCs w:val="21"/>
          <w:lang w:val="uk-UA" w:eastAsia="uk-UA"/>
        </w:rPr>
        <w:t>&gt;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C586C0"/>
          <w:sz w:val="21"/>
          <w:szCs w:val="21"/>
          <w:lang w:val="uk-UA" w:eastAsia="uk-UA"/>
        </w:rPr>
        <w:t>#</w:t>
      </w:r>
      <w:proofErr w:type="spellStart"/>
      <w:r w:rsidRPr="00A150CC">
        <w:rPr>
          <w:rFonts w:ascii="Consolas" w:hAnsi="Consolas"/>
          <w:color w:val="C586C0"/>
          <w:sz w:val="21"/>
          <w:szCs w:val="21"/>
          <w:lang w:val="uk-UA" w:eastAsia="uk-UA"/>
        </w:rPr>
        <w:t>include</w:t>
      </w:r>
      <w:proofErr w:type="spellEnd"/>
      <w:r w:rsidRPr="00A150CC">
        <w:rPr>
          <w:rFonts w:ascii="Consolas" w:hAnsi="Consolas"/>
          <w:color w:val="569CD6"/>
          <w:sz w:val="21"/>
          <w:szCs w:val="21"/>
          <w:lang w:val="uk-UA" w:eastAsia="uk-UA"/>
        </w:rPr>
        <w:t xml:space="preserve"> </w:t>
      </w:r>
      <w:r w:rsidRPr="00A150CC">
        <w:rPr>
          <w:rFonts w:ascii="Consolas" w:hAnsi="Consolas"/>
          <w:color w:val="A5D6FF"/>
          <w:sz w:val="21"/>
          <w:szCs w:val="21"/>
          <w:lang w:val="uk-UA" w:eastAsia="uk-UA"/>
        </w:rPr>
        <w:t>&lt;</w:t>
      </w:r>
      <w:proofErr w:type="spellStart"/>
      <w:r w:rsidRPr="00A150CC">
        <w:rPr>
          <w:rFonts w:ascii="Consolas" w:hAnsi="Consolas"/>
          <w:color w:val="A5D6FF"/>
          <w:sz w:val="21"/>
          <w:szCs w:val="21"/>
          <w:lang w:val="uk-UA" w:eastAsia="uk-UA"/>
        </w:rPr>
        <w:t>iomanip</w:t>
      </w:r>
      <w:proofErr w:type="spellEnd"/>
      <w:r w:rsidRPr="00A150CC">
        <w:rPr>
          <w:rFonts w:ascii="Consolas" w:hAnsi="Consolas"/>
          <w:color w:val="A5D6FF"/>
          <w:sz w:val="21"/>
          <w:szCs w:val="21"/>
          <w:lang w:val="uk-UA" w:eastAsia="uk-UA"/>
        </w:rPr>
        <w:t>&gt;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proofErr w:type="spellStart"/>
      <w:r w:rsidRPr="00A150CC">
        <w:rPr>
          <w:rFonts w:ascii="Consolas" w:hAnsi="Consolas"/>
          <w:color w:val="C586C0"/>
          <w:sz w:val="21"/>
          <w:szCs w:val="21"/>
          <w:lang w:val="uk-UA" w:eastAsia="uk-UA"/>
        </w:rPr>
        <w:t>using</w:t>
      </w:r>
      <w:proofErr w:type="spellEnd"/>
      <w:r w:rsidRPr="00A150CC">
        <w:rPr>
          <w:rFonts w:ascii="Consolas" w:hAnsi="Consolas"/>
          <w:color w:val="BBBEBF"/>
          <w:sz w:val="21"/>
          <w:szCs w:val="21"/>
          <w:lang w:val="uk-UA" w:eastAsia="uk-UA"/>
        </w:rPr>
        <w:t xml:space="preserve"> </w:t>
      </w:r>
      <w:proofErr w:type="spellStart"/>
      <w:r w:rsidRPr="00A150CC">
        <w:rPr>
          <w:rFonts w:ascii="Consolas" w:hAnsi="Consolas"/>
          <w:color w:val="FF7B72"/>
          <w:sz w:val="21"/>
          <w:szCs w:val="21"/>
          <w:lang w:val="uk-UA" w:eastAsia="uk-UA"/>
        </w:rPr>
        <w:t>namespace</w:t>
      </w:r>
      <w:proofErr w:type="spellEnd"/>
      <w:r w:rsidRPr="00A150CC">
        <w:rPr>
          <w:rFonts w:ascii="Consolas" w:hAnsi="Consolas"/>
          <w:color w:val="BBBEBF"/>
          <w:sz w:val="21"/>
          <w:szCs w:val="21"/>
          <w:lang w:val="uk-UA" w:eastAsia="uk-UA"/>
        </w:rPr>
        <w:t xml:space="preserve"> </w:t>
      </w:r>
      <w:proofErr w:type="spellStart"/>
      <w:r w:rsidRPr="00A150CC">
        <w:rPr>
          <w:rFonts w:ascii="Consolas" w:hAnsi="Consolas"/>
          <w:color w:val="4EC9B0"/>
          <w:sz w:val="21"/>
          <w:szCs w:val="21"/>
          <w:lang w:val="uk-UA" w:eastAsia="uk-UA"/>
        </w:rPr>
        <w:t>std</w:t>
      </w:r>
      <w:proofErr w:type="spellEnd"/>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proofErr w:type="spellStart"/>
      <w:r w:rsidRPr="00A150CC">
        <w:rPr>
          <w:rFonts w:ascii="Consolas" w:hAnsi="Consolas"/>
          <w:color w:val="FF7B72"/>
          <w:sz w:val="21"/>
          <w:szCs w:val="21"/>
          <w:lang w:val="uk-UA" w:eastAsia="uk-UA"/>
        </w:rPr>
        <w:t>int</w:t>
      </w:r>
      <w:proofErr w:type="spellEnd"/>
      <w:r w:rsidRPr="00A150CC">
        <w:rPr>
          <w:rFonts w:ascii="Consolas" w:hAnsi="Consolas"/>
          <w:color w:val="BBBEBF"/>
          <w:sz w:val="21"/>
          <w:szCs w:val="21"/>
          <w:lang w:val="uk-UA" w:eastAsia="uk-UA"/>
        </w:rPr>
        <w:t xml:space="preserve"> </w:t>
      </w:r>
      <w:proofErr w:type="spellStart"/>
      <w:r w:rsidRPr="00A150CC">
        <w:rPr>
          <w:rFonts w:ascii="Consolas" w:hAnsi="Consolas"/>
          <w:color w:val="D2A8FF"/>
          <w:sz w:val="21"/>
          <w:szCs w:val="21"/>
          <w:lang w:val="uk-UA" w:eastAsia="uk-UA"/>
        </w:rPr>
        <w:t>main</w:t>
      </w:r>
      <w:proofErr w:type="spellEnd"/>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FF7B72"/>
          <w:sz w:val="21"/>
          <w:szCs w:val="21"/>
          <w:lang w:val="uk-UA" w:eastAsia="uk-UA"/>
        </w:rPr>
        <w:t>int</w:t>
      </w:r>
      <w:proofErr w:type="spellEnd"/>
      <w:r w:rsidRPr="00A150CC">
        <w:rPr>
          <w:rFonts w:ascii="Consolas" w:hAnsi="Consolas"/>
          <w:color w:val="BBBEBF"/>
          <w:sz w:val="21"/>
          <w:szCs w:val="21"/>
          <w:lang w:val="uk-UA" w:eastAsia="uk-UA"/>
        </w:rPr>
        <w:t xml:space="preserve"> </w:t>
      </w:r>
      <w:proofErr w:type="spellStart"/>
      <w:r w:rsidRPr="00A150CC">
        <w:rPr>
          <w:rFonts w:ascii="Consolas" w:hAnsi="Consolas"/>
          <w:color w:val="C9D1D9"/>
          <w:sz w:val="21"/>
          <w:szCs w:val="21"/>
          <w:lang w:val="uk-UA" w:eastAsia="uk-UA"/>
        </w:rPr>
        <w:t>m</w:t>
      </w:r>
      <w:r w:rsidRPr="00A150CC">
        <w:rPr>
          <w:rFonts w:ascii="Consolas" w:hAnsi="Consolas"/>
          <w:color w:val="BBBEBF"/>
          <w:sz w:val="21"/>
          <w:szCs w:val="21"/>
          <w:lang w:val="uk-UA" w:eastAsia="uk-UA"/>
        </w:rPr>
        <w:t>,</w:t>
      </w:r>
      <w:r w:rsidRPr="00A150CC">
        <w:rPr>
          <w:rFonts w:ascii="Consolas" w:hAnsi="Consolas"/>
          <w:color w:val="C9D1D9"/>
          <w:sz w:val="21"/>
          <w:szCs w:val="21"/>
          <w:lang w:val="uk-UA" w:eastAsia="uk-UA"/>
        </w:rPr>
        <w:t>n</w:t>
      </w:r>
      <w:proofErr w:type="spellEnd"/>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C9D1D9"/>
          <w:sz w:val="21"/>
          <w:szCs w:val="21"/>
          <w:lang w:val="uk-UA" w:eastAsia="uk-UA"/>
        </w:rPr>
        <w:t>cout</w:t>
      </w:r>
      <w:proofErr w:type="spellEnd"/>
      <w:r w:rsidRPr="00A150CC">
        <w:rPr>
          <w:rFonts w:ascii="Consolas" w:hAnsi="Consolas"/>
          <w:color w:val="BBBEBF"/>
          <w:sz w:val="21"/>
          <w:szCs w:val="21"/>
          <w:lang w:val="uk-UA" w:eastAsia="uk-UA"/>
        </w:rPr>
        <w:t xml:space="preserve"> </w:t>
      </w:r>
      <w:r w:rsidRPr="00A150CC">
        <w:rPr>
          <w:rFonts w:ascii="Consolas" w:hAnsi="Consolas"/>
          <w:color w:val="D2A8FF"/>
          <w:sz w:val="21"/>
          <w:szCs w:val="21"/>
          <w:lang w:val="uk-UA" w:eastAsia="uk-UA"/>
        </w:rPr>
        <w:t>&lt;&lt;</w:t>
      </w:r>
      <w:r w:rsidRPr="00A150CC">
        <w:rPr>
          <w:rFonts w:ascii="Consolas" w:hAnsi="Consolas"/>
          <w:color w:val="BBBEBF"/>
          <w:sz w:val="21"/>
          <w:szCs w:val="21"/>
          <w:lang w:val="uk-UA" w:eastAsia="uk-UA"/>
        </w:rPr>
        <w:t xml:space="preserve"> </w:t>
      </w:r>
      <w:r w:rsidRPr="00A150CC">
        <w:rPr>
          <w:rFonts w:ascii="Consolas" w:hAnsi="Consolas"/>
          <w:color w:val="A5D6FF"/>
          <w:sz w:val="21"/>
          <w:szCs w:val="21"/>
          <w:lang w:val="uk-UA" w:eastAsia="uk-UA"/>
        </w:rPr>
        <w:t>"Введіть значення m: "</w:t>
      </w:r>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C9D1D9"/>
          <w:sz w:val="21"/>
          <w:szCs w:val="21"/>
          <w:lang w:val="uk-UA" w:eastAsia="uk-UA"/>
        </w:rPr>
        <w:t>cin</w:t>
      </w:r>
      <w:proofErr w:type="spellEnd"/>
      <w:r w:rsidRPr="00A150CC">
        <w:rPr>
          <w:rFonts w:ascii="Consolas" w:hAnsi="Consolas"/>
          <w:color w:val="BBBEBF"/>
          <w:sz w:val="21"/>
          <w:szCs w:val="21"/>
          <w:lang w:val="uk-UA" w:eastAsia="uk-UA"/>
        </w:rPr>
        <w:t xml:space="preserve"> </w:t>
      </w:r>
      <w:r w:rsidRPr="00A150CC">
        <w:rPr>
          <w:rFonts w:ascii="Consolas" w:hAnsi="Consolas"/>
          <w:color w:val="D2A8FF"/>
          <w:sz w:val="21"/>
          <w:szCs w:val="21"/>
          <w:lang w:val="uk-UA" w:eastAsia="uk-UA"/>
        </w:rPr>
        <w:t>&gt;&gt;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m</w:t>
      </w:r>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C9D1D9"/>
          <w:sz w:val="21"/>
          <w:szCs w:val="21"/>
          <w:lang w:val="uk-UA" w:eastAsia="uk-UA"/>
        </w:rPr>
        <w:t>cout</w:t>
      </w:r>
      <w:proofErr w:type="spellEnd"/>
      <w:r w:rsidRPr="00A150CC">
        <w:rPr>
          <w:rFonts w:ascii="Consolas" w:hAnsi="Consolas"/>
          <w:color w:val="BBBEBF"/>
          <w:sz w:val="21"/>
          <w:szCs w:val="21"/>
          <w:lang w:val="uk-UA" w:eastAsia="uk-UA"/>
        </w:rPr>
        <w:t xml:space="preserve"> </w:t>
      </w:r>
      <w:r w:rsidRPr="00A150CC">
        <w:rPr>
          <w:rFonts w:ascii="Consolas" w:hAnsi="Consolas"/>
          <w:color w:val="D2A8FF"/>
          <w:sz w:val="21"/>
          <w:szCs w:val="21"/>
          <w:lang w:val="uk-UA" w:eastAsia="uk-UA"/>
        </w:rPr>
        <w:t>&lt;&lt;</w:t>
      </w:r>
      <w:r w:rsidRPr="00A150CC">
        <w:rPr>
          <w:rFonts w:ascii="Consolas" w:hAnsi="Consolas"/>
          <w:color w:val="BBBEBF"/>
          <w:sz w:val="21"/>
          <w:szCs w:val="21"/>
          <w:lang w:val="uk-UA" w:eastAsia="uk-UA"/>
        </w:rPr>
        <w:t xml:space="preserve"> </w:t>
      </w:r>
      <w:r w:rsidRPr="00A150CC">
        <w:rPr>
          <w:rFonts w:ascii="Consolas" w:hAnsi="Consolas"/>
          <w:color w:val="A5D6FF"/>
          <w:sz w:val="21"/>
          <w:szCs w:val="21"/>
          <w:lang w:val="uk-UA" w:eastAsia="uk-UA"/>
        </w:rPr>
        <w:t>"Введіть значення n: "</w:t>
      </w:r>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C9D1D9"/>
          <w:sz w:val="21"/>
          <w:szCs w:val="21"/>
          <w:lang w:val="uk-UA" w:eastAsia="uk-UA"/>
        </w:rPr>
        <w:t>cin</w:t>
      </w:r>
      <w:proofErr w:type="spellEnd"/>
      <w:r w:rsidRPr="00A150CC">
        <w:rPr>
          <w:rFonts w:ascii="Consolas" w:hAnsi="Consolas"/>
          <w:color w:val="BBBEBF"/>
          <w:sz w:val="21"/>
          <w:szCs w:val="21"/>
          <w:lang w:val="uk-UA" w:eastAsia="uk-UA"/>
        </w:rPr>
        <w:t xml:space="preserve"> </w:t>
      </w:r>
      <w:r w:rsidRPr="00A150CC">
        <w:rPr>
          <w:rFonts w:ascii="Consolas" w:hAnsi="Consolas"/>
          <w:color w:val="D2A8FF"/>
          <w:sz w:val="21"/>
          <w:szCs w:val="21"/>
          <w:lang w:val="uk-UA" w:eastAsia="uk-UA"/>
        </w:rPr>
        <w:t>&gt;&gt;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n</w:t>
      </w:r>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C9D1D9"/>
          <w:sz w:val="21"/>
          <w:szCs w:val="21"/>
          <w:lang w:val="uk-UA" w:eastAsia="uk-UA"/>
        </w:rPr>
        <w:t>cout</w:t>
      </w:r>
      <w:proofErr w:type="spellEnd"/>
      <w:r w:rsidRPr="00A150CC">
        <w:rPr>
          <w:rFonts w:ascii="Consolas" w:hAnsi="Consolas"/>
          <w:color w:val="BBBEBF"/>
          <w:sz w:val="21"/>
          <w:szCs w:val="21"/>
          <w:lang w:val="uk-UA" w:eastAsia="uk-UA"/>
        </w:rPr>
        <w:t xml:space="preserve"> </w:t>
      </w:r>
      <w:r w:rsidRPr="00A150CC">
        <w:rPr>
          <w:rFonts w:ascii="Consolas" w:hAnsi="Consolas"/>
          <w:color w:val="D2A8FF"/>
          <w:sz w:val="21"/>
          <w:szCs w:val="21"/>
          <w:lang w:val="uk-UA" w:eastAsia="uk-UA"/>
        </w:rPr>
        <w:t>&lt;&lt;</w:t>
      </w:r>
      <w:r w:rsidRPr="00A150CC">
        <w:rPr>
          <w:rFonts w:ascii="Consolas" w:hAnsi="Consolas"/>
          <w:color w:val="BBBEBF"/>
          <w:sz w:val="21"/>
          <w:szCs w:val="21"/>
          <w:lang w:val="uk-UA" w:eastAsia="uk-UA"/>
        </w:rPr>
        <w:t xml:space="preserve"> </w:t>
      </w:r>
      <w:r w:rsidRPr="00A150CC">
        <w:rPr>
          <w:rFonts w:ascii="Consolas" w:hAnsi="Consolas"/>
          <w:color w:val="A5D6FF"/>
          <w:sz w:val="21"/>
          <w:szCs w:val="21"/>
          <w:lang w:val="uk-UA" w:eastAsia="uk-UA"/>
        </w:rPr>
        <w:t>"</w:t>
      </w:r>
      <w:r w:rsidRPr="00A150CC">
        <w:rPr>
          <w:rFonts w:ascii="Consolas" w:hAnsi="Consolas"/>
          <w:color w:val="D7BA7D"/>
          <w:sz w:val="21"/>
          <w:szCs w:val="21"/>
          <w:lang w:val="uk-UA" w:eastAsia="uk-UA"/>
        </w:rPr>
        <w:t>\n</w:t>
      </w:r>
      <w:r w:rsidRPr="00A150CC">
        <w:rPr>
          <w:rFonts w:ascii="Consolas" w:hAnsi="Consolas"/>
          <w:color w:val="A5D6FF"/>
          <w:sz w:val="21"/>
          <w:szCs w:val="21"/>
          <w:lang w:val="uk-UA" w:eastAsia="uk-UA"/>
        </w:rPr>
        <w:t>"</w:t>
      </w:r>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    // 1 вираз m-++n;</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 xml:space="preserve">    // спочатку, через пріоритетність, виконається постфіксний </w:t>
      </w:r>
      <w:proofErr w:type="spellStart"/>
      <w:r w:rsidRPr="00A150CC">
        <w:rPr>
          <w:rFonts w:ascii="Consolas" w:hAnsi="Consolas"/>
          <w:color w:val="8B949E"/>
          <w:sz w:val="21"/>
          <w:szCs w:val="21"/>
          <w:lang w:val="uk-UA" w:eastAsia="uk-UA"/>
        </w:rPr>
        <w:t>інкремент</w:t>
      </w:r>
      <w:proofErr w:type="spellEnd"/>
      <w:r w:rsidRPr="00A150CC">
        <w:rPr>
          <w:rFonts w:ascii="Consolas" w:hAnsi="Consolas"/>
          <w:color w:val="8B949E"/>
          <w:sz w:val="21"/>
          <w:szCs w:val="21"/>
          <w:lang w:val="uk-UA" w:eastAsia="uk-UA"/>
        </w:rPr>
        <w:t xml:space="preserve"> числа n, потім </w:t>
      </w:r>
      <w:proofErr w:type="spellStart"/>
      <w:r w:rsidRPr="00A150CC">
        <w:rPr>
          <w:rFonts w:ascii="Consolas" w:hAnsi="Consolas"/>
          <w:color w:val="8B949E"/>
          <w:sz w:val="21"/>
          <w:szCs w:val="21"/>
          <w:lang w:val="uk-UA" w:eastAsia="uk-UA"/>
        </w:rPr>
        <w:t>вкинається</w:t>
      </w:r>
      <w:proofErr w:type="spellEnd"/>
      <w:r w:rsidRPr="00A150CC">
        <w:rPr>
          <w:rFonts w:ascii="Consolas" w:hAnsi="Consolas"/>
          <w:color w:val="8B949E"/>
          <w:sz w:val="21"/>
          <w:szCs w:val="21"/>
          <w:lang w:val="uk-UA" w:eastAsia="uk-UA"/>
        </w:rPr>
        <w:t xml:space="preserve"> віднімання</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FF7B72"/>
          <w:sz w:val="21"/>
          <w:szCs w:val="21"/>
          <w:lang w:val="uk-UA" w:eastAsia="uk-UA"/>
        </w:rPr>
        <w:t>int</w:t>
      </w:r>
      <w:proofErr w:type="spellEnd"/>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result1</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m</w:t>
      </w:r>
      <w:r w:rsidRPr="00A150CC">
        <w:rPr>
          <w:rFonts w:ascii="Consolas" w:hAnsi="Consolas"/>
          <w:color w:val="D4D4D4"/>
          <w:sz w:val="21"/>
          <w:szCs w:val="21"/>
          <w:lang w:val="uk-UA" w:eastAsia="uk-UA"/>
        </w:rPr>
        <w:t>-++</w:t>
      </w:r>
      <w:r w:rsidRPr="00A150CC">
        <w:rPr>
          <w:rFonts w:ascii="Consolas" w:hAnsi="Consolas"/>
          <w:color w:val="C9D1D9"/>
          <w:sz w:val="21"/>
          <w:szCs w:val="21"/>
          <w:lang w:val="uk-UA" w:eastAsia="uk-UA"/>
        </w:rPr>
        <w:t>n</w:t>
      </w:r>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C9D1D9"/>
          <w:sz w:val="21"/>
          <w:szCs w:val="21"/>
          <w:lang w:val="uk-UA" w:eastAsia="uk-UA"/>
        </w:rPr>
        <w:t>cout</w:t>
      </w:r>
      <w:proofErr w:type="spellEnd"/>
      <w:r w:rsidRPr="00A150CC">
        <w:rPr>
          <w:rFonts w:ascii="Consolas" w:hAnsi="Consolas"/>
          <w:color w:val="BBBEBF"/>
          <w:sz w:val="21"/>
          <w:szCs w:val="21"/>
          <w:lang w:val="uk-UA" w:eastAsia="uk-UA"/>
        </w:rPr>
        <w:t xml:space="preserve"> </w:t>
      </w:r>
      <w:r w:rsidRPr="00A150CC">
        <w:rPr>
          <w:rFonts w:ascii="Consolas" w:hAnsi="Consolas"/>
          <w:color w:val="D2A8FF"/>
          <w:sz w:val="21"/>
          <w:szCs w:val="21"/>
          <w:lang w:val="uk-UA" w:eastAsia="uk-UA"/>
        </w:rPr>
        <w:t>&lt;&lt;</w:t>
      </w:r>
      <w:r w:rsidRPr="00A150CC">
        <w:rPr>
          <w:rFonts w:ascii="Consolas" w:hAnsi="Consolas"/>
          <w:color w:val="A5D6FF"/>
          <w:sz w:val="21"/>
          <w:szCs w:val="21"/>
          <w:lang w:val="uk-UA" w:eastAsia="uk-UA"/>
        </w:rPr>
        <w:t>"Результат першої дії: "</w:t>
      </w:r>
      <w:r w:rsidRPr="00A150CC">
        <w:rPr>
          <w:rFonts w:ascii="Consolas" w:hAnsi="Consolas"/>
          <w:color w:val="D2A8FF"/>
          <w:sz w:val="21"/>
          <w:szCs w:val="21"/>
          <w:lang w:val="uk-UA" w:eastAsia="uk-UA"/>
        </w:rPr>
        <w:t>&lt;&lt;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result1</w:t>
      </w:r>
      <w:r w:rsidRPr="00A150CC">
        <w:rPr>
          <w:rFonts w:ascii="Consolas" w:hAnsi="Consolas"/>
          <w:color w:val="BBBEBF"/>
          <w:sz w:val="21"/>
          <w:szCs w:val="21"/>
          <w:lang w:val="uk-UA" w:eastAsia="uk-UA"/>
        </w:rPr>
        <w:t xml:space="preserve"> </w:t>
      </w:r>
      <w:r w:rsidRPr="00A150CC">
        <w:rPr>
          <w:rFonts w:ascii="Consolas" w:hAnsi="Consolas"/>
          <w:color w:val="D2A8FF"/>
          <w:sz w:val="21"/>
          <w:szCs w:val="21"/>
          <w:lang w:val="uk-UA" w:eastAsia="uk-UA"/>
        </w:rPr>
        <w:t>&lt;&lt;</w:t>
      </w:r>
      <w:r w:rsidRPr="00A150CC">
        <w:rPr>
          <w:rFonts w:ascii="Consolas" w:hAnsi="Consolas"/>
          <w:color w:val="BBBEBF"/>
          <w:sz w:val="21"/>
          <w:szCs w:val="21"/>
          <w:lang w:val="uk-UA" w:eastAsia="uk-UA"/>
        </w:rPr>
        <w:t xml:space="preserve"> </w:t>
      </w:r>
      <w:proofErr w:type="spellStart"/>
      <w:r w:rsidRPr="00A150CC">
        <w:rPr>
          <w:rFonts w:ascii="Consolas" w:hAnsi="Consolas"/>
          <w:color w:val="D2A8FF"/>
          <w:sz w:val="21"/>
          <w:szCs w:val="21"/>
          <w:lang w:val="uk-UA" w:eastAsia="uk-UA"/>
        </w:rPr>
        <w:t>endl</w:t>
      </w:r>
      <w:proofErr w:type="spellEnd"/>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    // 2 вираз ++m&gt;--n</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 xml:space="preserve">    // спочатку </w:t>
      </w:r>
      <w:proofErr w:type="spellStart"/>
      <w:r w:rsidRPr="00A150CC">
        <w:rPr>
          <w:rFonts w:ascii="Consolas" w:hAnsi="Consolas"/>
          <w:color w:val="8B949E"/>
          <w:sz w:val="21"/>
          <w:szCs w:val="21"/>
          <w:lang w:val="uk-UA" w:eastAsia="uk-UA"/>
        </w:rPr>
        <w:t>виконаєтся</w:t>
      </w:r>
      <w:proofErr w:type="spellEnd"/>
      <w:r w:rsidRPr="00A150CC">
        <w:rPr>
          <w:rFonts w:ascii="Consolas" w:hAnsi="Consolas"/>
          <w:color w:val="8B949E"/>
          <w:sz w:val="21"/>
          <w:szCs w:val="21"/>
          <w:lang w:val="uk-UA" w:eastAsia="uk-UA"/>
        </w:rPr>
        <w:t xml:space="preserve"> </w:t>
      </w:r>
      <w:proofErr w:type="spellStart"/>
      <w:r w:rsidRPr="00A150CC">
        <w:rPr>
          <w:rFonts w:ascii="Consolas" w:hAnsi="Consolas"/>
          <w:color w:val="8B949E"/>
          <w:sz w:val="21"/>
          <w:szCs w:val="21"/>
          <w:lang w:val="uk-UA" w:eastAsia="uk-UA"/>
        </w:rPr>
        <w:t>інкремент</w:t>
      </w:r>
      <w:proofErr w:type="spellEnd"/>
      <w:r w:rsidRPr="00A150CC">
        <w:rPr>
          <w:rFonts w:ascii="Consolas" w:hAnsi="Consolas"/>
          <w:color w:val="8B949E"/>
          <w:sz w:val="21"/>
          <w:szCs w:val="21"/>
          <w:lang w:val="uk-UA" w:eastAsia="uk-UA"/>
        </w:rPr>
        <w:t xml:space="preserve"> числа m потім </w:t>
      </w:r>
      <w:proofErr w:type="spellStart"/>
      <w:r w:rsidRPr="00A150CC">
        <w:rPr>
          <w:rFonts w:ascii="Consolas" w:hAnsi="Consolas"/>
          <w:color w:val="8B949E"/>
          <w:sz w:val="21"/>
          <w:szCs w:val="21"/>
          <w:lang w:val="uk-UA" w:eastAsia="uk-UA"/>
        </w:rPr>
        <w:t>дикремент</w:t>
      </w:r>
      <w:proofErr w:type="spellEnd"/>
      <w:r w:rsidRPr="00A150CC">
        <w:rPr>
          <w:rFonts w:ascii="Consolas" w:hAnsi="Consolas"/>
          <w:color w:val="8B949E"/>
          <w:sz w:val="21"/>
          <w:szCs w:val="21"/>
          <w:lang w:val="uk-UA" w:eastAsia="uk-UA"/>
        </w:rPr>
        <w:t xml:space="preserve"> числа n, після чого відбудеться порівняння</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FF7B72"/>
          <w:sz w:val="21"/>
          <w:szCs w:val="21"/>
          <w:lang w:val="uk-UA" w:eastAsia="uk-UA"/>
        </w:rPr>
        <w:t>bool</w:t>
      </w:r>
      <w:proofErr w:type="spellEnd"/>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result2</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C9D1D9"/>
          <w:sz w:val="21"/>
          <w:szCs w:val="21"/>
          <w:lang w:val="uk-UA" w:eastAsia="uk-UA"/>
        </w:rPr>
        <w:t>m</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&gt;</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C9D1D9"/>
          <w:sz w:val="21"/>
          <w:szCs w:val="21"/>
          <w:lang w:val="uk-UA" w:eastAsia="uk-UA"/>
        </w:rPr>
        <w:t>n</w:t>
      </w:r>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C9D1D9"/>
          <w:sz w:val="21"/>
          <w:szCs w:val="21"/>
          <w:lang w:val="uk-UA" w:eastAsia="uk-UA"/>
        </w:rPr>
        <w:t>cout</w:t>
      </w:r>
      <w:proofErr w:type="spellEnd"/>
      <w:r w:rsidRPr="00A150CC">
        <w:rPr>
          <w:rFonts w:ascii="Consolas" w:hAnsi="Consolas"/>
          <w:color w:val="BBBEBF"/>
          <w:sz w:val="21"/>
          <w:szCs w:val="21"/>
          <w:lang w:val="uk-UA" w:eastAsia="uk-UA"/>
        </w:rPr>
        <w:t xml:space="preserve"> </w:t>
      </w:r>
      <w:r w:rsidRPr="00A150CC">
        <w:rPr>
          <w:rFonts w:ascii="Consolas" w:hAnsi="Consolas"/>
          <w:color w:val="D2A8FF"/>
          <w:sz w:val="21"/>
          <w:szCs w:val="21"/>
          <w:lang w:val="uk-UA" w:eastAsia="uk-UA"/>
        </w:rPr>
        <w:t>&lt;&lt;</w:t>
      </w:r>
      <w:r w:rsidRPr="00A150CC">
        <w:rPr>
          <w:rFonts w:ascii="Consolas" w:hAnsi="Consolas"/>
          <w:color w:val="A5D6FF"/>
          <w:sz w:val="21"/>
          <w:szCs w:val="21"/>
          <w:lang w:val="uk-UA" w:eastAsia="uk-UA"/>
        </w:rPr>
        <w:t>"Результат другої дії: "</w:t>
      </w:r>
      <w:r w:rsidRPr="00A150CC">
        <w:rPr>
          <w:rFonts w:ascii="Consolas" w:hAnsi="Consolas"/>
          <w:color w:val="D2A8FF"/>
          <w:sz w:val="21"/>
          <w:szCs w:val="21"/>
          <w:lang w:val="uk-UA" w:eastAsia="uk-UA"/>
        </w:rPr>
        <w:t>&lt;&lt;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result2</w:t>
      </w:r>
      <w:r w:rsidRPr="00A150CC">
        <w:rPr>
          <w:rFonts w:ascii="Consolas" w:hAnsi="Consolas"/>
          <w:color w:val="BBBEBF"/>
          <w:sz w:val="21"/>
          <w:szCs w:val="21"/>
          <w:lang w:val="uk-UA" w:eastAsia="uk-UA"/>
        </w:rPr>
        <w:t xml:space="preserve"> </w:t>
      </w:r>
      <w:r w:rsidRPr="00A150CC">
        <w:rPr>
          <w:rFonts w:ascii="Consolas" w:hAnsi="Consolas"/>
          <w:color w:val="D2A8FF"/>
          <w:sz w:val="21"/>
          <w:szCs w:val="21"/>
          <w:lang w:val="uk-UA" w:eastAsia="uk-UA"/>
        </w:rPr>
        <w:t>&lt;&lt;</w:t>
      </w:r>
      <w:r w:rsidRPr="00A150CC">
        <w:rPr>
          <w:rFonts w:ascii="Consolas" w:hAnsi="Consolas"/>
          <w:color w:val="BBBEBF"/>
          <w:sz w:val="21"/>
          <w:szCs w:val="21"/>
          <w:lang w:val="uk-UA" w:eastAsia="uk-UA"/>
        </w:rPr>
        <w:t xml:space="preserve"> </w:t>
      </w:r>
      <w:proofErr w:type="spellStart"/>
      <w:r w:rsidRPr="00A150CC">
        <w:rPr>
          <w:rFonts w:ascii="Consolas" w:hAnsi="Consolas"/>
          <w:color w:val="D2A8FF"/>
          <w:sz w:val="21"/>
          <w:szCs w:val="21"/>
          <w:lang w:val="uk-UA" w:eastAsia="uk-UA"/>
        </w:rPr>
        <w:t>endl</w:t>
      </w:r>
      <w:proofErr w:type="spellEnd"/>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    //3 вираз --n&lt;++m</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 xml:space="preserve">    // спочатку </w:t>
      </w:r>
      <w:proofErr w:type="spellStart"/>
      <w:r w:rsidRPr="00A150CC">
        <w:rPr>
          <w:rFonts w:ascii="Consolas" w:hAnsi="Consolas"/>
          <w:color w:val="8B949E"/>
          <w:sz w:val="21"/>
          <w:szCs w:val="21"/>
          <w:lang w:val="uk-UA" w:eastAsia="uk-UA"/>
        </w:rPr>
        <w:t>виконаєтся</w:t>
      </w:r>
      <w:proofErr w:type="spellEnd"/>
      <w:r w:rsidRPr="00A150CC">
        <w:rPr>
          <w:rFonts w:ascii="Consolas" w:hAnsi="Consolas"/>
          <w:color w:val="8B949E"/>
          <w:sz w:val="21"/>
          <w:szCs w:val="21"/>
          <w:lang w:val="uk-UA" w:eastAsia="uk-UA"/>
        </w:rPr>
        <w:t xml:space="preserve"> </w:t>
      </w:r>
      <w:proofErr w:type="spellStart"/>
      <w:r w:rsidRPr="00A150CC">
        <w:rPr>
          <w:rFonts w:ascii="Consolas" w:hAnsi="Consolas"/>
          <w:color w:val="8B949E"/>
          <w:sz w:val="21"/>
          <w:szCs w:val="21"/>
          <w:lang w:val="uk-UA" w:eastAsia="uk-UA"/>
        </w:rPr>
        <w:t>дикремент</w:t>
      </w:r>
      <w:proofErr w:type="spellEnd"/>
      <w:r w:rsidRPr="00A150CC">
        <w:rPr>
          <w:rFonts w:ascii="Consolas" w:hAnsi="Consolas"/>
          <w:color w:val="8B949E"/>
          <w:sz w:val="21"/>
          <w:szCs w:val="21"/>
          <w:lang w:val="uk-UA" w:eastAsia="uk-UA"/>
        </w:rPr>
        <w:t xml:space="preserve"> числа n, потім </w:t>
      </w:r>
      <w:proofErr w:type="spellStart"/>
      <w:r w:rsidRPr="00A150CC">
        <w:rPr>
          <w:rFonts w:ascii="Consolas" w:hAnsi="Consolas"/>
          <w:color w:val="8B949E"/>
          <w:sz w:val="21"/>
          <w:szCs w:val="21"/>
          <w:lang w:val="uk-UA" w:eastAsia="uk-UA"/>
        </w:rPr>
        <w:t>інкремент</w:t>
      </w:r>
      <w:proofErr w:type="spellEnd"/>
      <w:r w:rsidRPr="00A150CC">
        <w:rPr>
          <w:rFonts w:ascii="Consolas" w:hAnsi="Consolas"/>
          <w:color w:val="8B949E"/>
          <w:sz w:val="21"/>
          <w:szCs w:val="21"/>
          <w:lang w:val="uk-UA" w:eastAsia="uk-UA"/>
        </w:rPr>
        <w:t xml:space="preserve"> числа m, після чого відбудеться порівняння</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FF7B72"/>
          <w:sz w:val="21"/>
          <w:szCs w:val="21"/>
          <w:lang w:val="uk-UA" w:eastAsia="uk-UA"/>
        </w:rPr>
        <w:t>bool</w:t>
      </w:r>
      <w:proofErr w:type="spellEnd"/>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result3</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C9D1D9"/>
          <w:sz w:val="21"/>
          <w:szCs w:val="21"/>
          <w:lang w:val="uk-UA" w:eastAsia="uk-UA"/>
        </w:rPr>
        <w:t>n</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&gt;</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w:t>
      </w:r>
      <w:r w:rsidRPr="00A150CC">
        <w:rPr>
          <w:rFonts w:ascii="Consolas" w:hAnsi="Consolas"/>
          <w:color w:val="C9D1D9"/>
          <w:sz w:val="21"/>
          <w:szCs w:val="21"/>
          <w:lang w:val="uk-UA" w:eastAsia="uk-UA"/>
        </w:rPr>
        <w:t>m</w:t>
      </w:r>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C9D1D9"/>
          <w:sz w:val="21"/>
          <w:szCs w:val="21"/>
          <w:lang w:val="uk-UA" w:eastAsia="uk-UA"/>
        </w:rPr>
        <w:t>cout</w:t>
      </w:r>
      <w:proofErr w:type="spellEnd"/>
      <w:r w:rsidRPr="00A150CC">
        <w:rPr>
          <w:rFonts w:ascii="Consolas" w:hAnsi="Consolas"/>
          <w:color w:val="BBBEBF"/>
          <w:sz w:val="21"/>
          <w:szCs w:val="21"/>
          <w:lang w:val="uk-UA" w:eastAsia="uk-UA"/>
        </w:rPr>
        <w:t xml:space="preserve"> </w:t>
      </w:r>
      <w:r w:rsidRPr="00A150CC">
        <w:rPr>
          <w:rFonts w:ascii="Consolas" w:hAnsi="Consolas"/>
          <w:color w:val="D2A8FF"/>
          <w:sz w:val="21"/>
          <w:szCs w:val="21"/>
          <w:lang w:val="uk-UA" w:eastAsia="uk-UA"/>
        </w:rPr>
        <w:t>&lt;&lt;</w:t>
      </w:r>
      <w:r w:rsidRPr="00A150CC">
        <w:rPr>
          <w:rFonts w:ascii="Consolas" w:hAnsi="Consolas"/>
          <w:color w:val="A5D6FF"/>
          <w:sz w:val="21"/>
          <w:szCs w:val="21"/>
          <w:lang w:val="uk-UA" w:eastAsia="uk-UA"/>
        </w:rPr>
        <w:t>"Результат третьої дії: "</w:t>
      </w:r>
      <w:r w:rsidRPr="00A150CC">
        <w:rPr>
          <w:rFonts w:ascii="Consolas" w:hAnsi="Consolas"/>
          <w:color w:val="D2A8FF"/>
          <w:sz w:val="21"/>
          <w:szCs w:val="21"/>
          <w:lang w:val="uk-UA" w:eastAsia="uk-UA"/>
        </w:rPr>
        <w:t>&lt;&lt;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result3</w:t>
      </w:r>
      <w:r w:rsidRPr="00A150CC">
        <w:rPr>
          <w:rFonts w:ascii="Consolas" w:hAnsi="Consolas"/>
          <w:color w:val="BBBEBF"/>
          <w:sz w:val="21"/>
          <w:szCs w:val="21"/>
          <w:lang w:val="uk-UA" w:eastAsia="uk-UA"/>
        </w:rPr>
        <w:t xml:space="preserve"> </w:t>
      </w:r>
      <w:r w:rsidRPr="00A150CC">
        <w:rPr>
          <w:rFonts w:ascii="Consolas" w:hAnsi="Consolas"/>
          <w:color w:val="D2A8FF"/>
          <w:sz w:val="21"/>
          <w:szCs w:val="21"/>
          <w:lang w:val="uk-UA" w:eastAsia="uk-UA"/>
        </w:rPr>
        <w:t>&lt;&lt;</w:t>
      </w:r>
      <w:r w:rsidRPr="00A150CC">
        <w:rPr>
          <w:rFonts w:ascii="Consolas" w:hAnsi="Consolas"/>
          <w:color w:val="BBBEBF"/>
          <w:sz w:val="21"/>
          <w:szCs w:val="21"/>
          <w:lang w:val="uk-UA" w:eastAsia="uk-UA"/>
        </w:rPr>
        <w:t xml:space="preserve"> </w:t>
      </w:r>
      <w:proofErr w:type="spellStart"/>
      <w:r w:rsidRPr="00A150CC">
        <w:rPr>
          <w:rFonts w:ascii="Consolas" w:hAnsi="Consolas"/>
          <w:color w:val="D2A8FF"/>
          <w:sz w:val="21"/>
          <w:szCs w:val="21"/>
          <w:lang w:val="uk-UA" w:eastAsia="uk-UA"/>
        </w:rPr>
        <w:t>endl</w:t>
      </w:r>
      <w:proofErr w:type="spellEnd"/>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lastRenderedPageBreak/>
        <w:t xml:space="preserve">    </w:t>
      </w:r>
      <w:proofErr w:type="spellStart"/>
      <w:r w:rsidRPr="00A150CC">
        <w:rPr>
          <w:rFonts w:ascii="Consolas" w:hAnsi="Consolas"/>
          <w:color w:val="C586C0"/>
          <w:sz w:val="21"/>
          <w:szCs w:val="21"/>
          <w:lang w:val="uk-UA" w:eastAsia="uk-UA"/>
        </w:rPr>
        <w:t>return</w:t>
      </w:r>
      <w:proofErr w:type="spellEnd"/>
      <w:r w:rsidRPr="00A150CC">
        <w:rPr>
          <w:rFonts w:ascii="Consolas" w:hAnsi="Consolas"/>
          <w:color w:val="BBBEBF"/>
          <w:sz w:val="21"/>
          <w:szCs w:val="21"/>
          <w:lang w:val="uk-UA" w:eastAsia="uk-UA"/>
        </w:rPr>
        <w:t xml:space="preserve"> </w:t>
      </w:r>
      <w:r w:rsidRPr="00A150CC">
        <w:rPr>
          <w:rFonts w:ascii="Consolas" w:hAnsi="Consolas"/>
          <w:color w:val="B5CEA8"/>
          <w:sz w:val="21"/>
          <w:szCs w:val="21"/>
          <w:lang w:val="uk-UA" w:eastAsia="uk-UA"/>
        </w:rPr>
        <w:t>0</w:t>
      </w:r>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w:t>
      </w:r>
    </w:p>
    <w:p w:rsidR="00A150CC" w:rsidRDefault="00A150CC" w:rsidP="00FE62BE">
      <w:pPr>
        <w:rPr>
          <w:i/>
          <w:sz w:val="18"/>
          <w:szCs w:val="18"/>
          <w:lang w:val="uk-UA"/>
        </w:rPr>
      </w:pPr>
      <w:r w:rsidRPr="00EF3777">
        <w:rPr>
          <w:lang w:val="ru-RU"/>
        </w:rPr>
        <w:tab/>
      </w:r>
      <w:r w:rsidRPr="00EF3777">
        <w:rPr>
          <w:lang w:val="ru-RU"/>
        </w:rPr>
        <w:tab/>
      </w:r>
      <w:r w:rsidRPr="00EF3777">
        <w:rPr>
          <w:lang w:val="ru-RU"/>
        </w:rPr>
        <w:tab/>
      </w:r>
      <w:r w:rsidRPr="00A150CC">
        <w:rPr>
          <w:i/>
          <w:sz w:val="18"/>
          <w:szCs w:val="18"/>
          <w:lang w:val="ru-RU"/>
        </w:rPr>
        <w:t>#</w:t>
      </w:r>
      <w:r w:rsidRPr="00A150CC">
        <w:rPr>
          <w:i/>
          <w:sz w:val="18"/>
          <w:szCs w:val="18"/>
          <w:lang w:val="en-US"/>
        </w:rPr>
        <w:t>Code</w:t>
      </w:r>
      <w:r w:rsidRPr="00A150CC">
        <w:rPr>
          <w:i/>
          <w:sz w:val="18"/>
          <w:szCs w:val="18"/>
          <w:lang w:val="ru-RU"/>
        </w:rPr>
        <w:t xml:space="preserve"> 2.</w:t>
      </w:r>
      <w:r w:rsidRPr="00A150CC">
        <w:rPr>
          <w:i/>
          <w:sz w:val="18"/>
          <w:szCs w:val="18"/>
          <w:lang w:val="uk-UA"/>
        </w:rPr>
        <w:t>Код до другої задачі з лабораторної</w:t>
      </w:r>
    </w:p>
    <w:p w:rsidR="00A150CC" w:rsidRDefault="00A150CC" w:rsidP="00FE62BE">
      <w:pPr>
        <w:rPr>
          <w:i/>
          <w:sz w:val="18"/>
          <w:szCs w:val="18"/>
          <w:lang w:val="uk-UA"/>
        </w:rPr>
      </w:pPr>
    </w:p>
    <w:p w:rsidR="00A150CC" w:rsidRDefault="00A150CC" w:rsidP="00FE62BE">
      <w:pPr>
        <w:rPr>
          <w:i/>
          <w:sz w:val="18"/>
          <w:szCs w:val="18"/>
          <w:lang w:val="uk-UA"/>
        </w:rPr>
      </w:pPr>
    </w:p>
    <w:p w:rsidR="00A150CC" w:rsidRDefault="00A150CC" w:rsidP="00FE62BE">
      <w:pPr>
        <w:rPr>
          <w:lang w:val="uk-UA"/>
        </w:rPr>
      </w:pPr>
      <w:r>
        <w:rPr>
          <w:lang w:val="uk-UA"/>
        </w:rPr>
        <w:t>Посилання на пул-</w:t>
      </w:r>
      <w:proofErr w:type="spellStart"/>
      <w:r>
        <w:rPr>
          <w:lang w:val="uk-UA"/>
        </w:rPr>
        <w:t>реквест</w:t>
      </w:r>
      <w:proofErr w:type="spellEnd"/>
      <w:r>
        <w:rPr>
          <w:lang w:val="uk-UA"/>
        </w:rPr>
        <w:t xml:space="preserve"> коду:</w:t>
      </w:r>
      <w:r w:rsidRPr="00A150CC">
        <w:t xml:space="preserve"> </w:t>
      </w:r>
      <w:hyperlink r:id="rId28" w:anchor="diff-1efb79cec88f41003645d980b5c16aed7f5ea7cfc4c0422aa22427a65ac72c45" w:history="1">
        <w:r w:rsidRPr="00350D97">
          <w:rPr>
            <w:rStyle w:val="a4"/>
            <w:lang w:val="uk-UA"/>
          </w:rPr>
          <w:t>https://github.com/artificial-intelligence-department/ai_programming_playground_2026/pull/150/changes#diff-1efb79cec88f41003645d980b5c16aed7f5ea7cfc4c0422aa22427a65ac72c45</w:t>
        </w:r>
      </w:hyperlink>
      <w:r>
        <w:rPr>
          <w:lang w:val="uk-UA"/>
        </w:rPr>
        <w:t xml:space="preserve"> </w:t>
      </w:r>
    </w:p>
    <w:p w:rsidR="00A150CC" w:rsidRDefault="00A150CC" w:rsidP="00FE62BE">
      <w:pPr>
        <w:rPr>
          <w:lang w:val="uk-UA"/>
        </w:rPr>
      </w:pPr>
    </w:p>
    <w:p w:rsidR="00A150CC" w:rsidRDefault="00A150CC" w:rsidP="00FE62BE">
      <w:pPr>
        <w:rPr>
          <w:lang w:val="uk-UA"/>
        </w:rPr>
      </w:pPr>
    </w:p>
    <w:p w:rsidR="00A150CC" w:rsidRPr="00AD3F02" w:rsidRDefault="00A150CC" w:rsidP="00A150CC">
      <w:pPr>
        <w:rPr>
          <w:shd w:val="clear" w:color="auto" w:fill="FFF2CC"/>
          <w:lang w:val="uk-UA"/>
        </w:rPr>
      </w:pPr>
      <w:r w:rsidRPr="00AD3F02">
        <w:t>Завдання №</w:t>
      </w:r>
      <w:r>
        <w:rPr>
          <w:lang w:val="uk-UA"/>
        </w:rPr>
        <w:t xml:space="preserve">3 </w:t>
      </w:r>
      <w:proofErr w:type="spellStart"/>
      <w:r w:rsidRPr="00AD3F02">
        <w:t>Lab</w:t>
      </w:r>
      <w:proofErr w:type="spellEnd"/>
      <w:r w:rsidRPr="00AD3F02">
        <w:t xml:space="preserve"># </w:t>
      </w:r>
      <w:proofErr w:type="spellStart"/>
      <w:r w:rsidRPr="00AD3F02">
        <w:t>programming</w:t>
      </w:r>
      <w:proofErr w:type="spellEnd"/>
      <w:r w:rsidRPr="00AD3F02">
        <w:t xml:space="preserve">: </w:t>
      </w:r>
      <w:proofErr w:type="spellStart"/>
      <w:r w:rsidRPr="00AD3F02">
        <w:t>Algotester</w:t>
      </w:r>
      <w:proofErr w:type="spellEnd"/>
      <w:r w:rsidRPr="00AD3F02">
        <w:t xml:space="preserve"> </w:t>
      </w:r>
      <w:proofErr w:type="spellStart"/>
      <w:r w:rsidRPr="00AD3F02">
        <w:t>Lab</w:t>
      </w:r>
      <w:proofErr w:type="spellEnd"/>
      <w:r w:rsidRPr="00AD3F02">
        <w:t xml:space="preserve"> 1 </w:t>
      </w:r>
      <w:proofErr w:type="spellStart"/>
      <w:r w:rsidRPr="00AD3F02">
        <w:t>Task</w:t>
      </w:r>
      <w:proofErr w:type="spellEnd"/>
      <w:r w:rsidRPr="00AD3F02">
        <w:t xml:space="preserve"> 1</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 xml:space="preserve">Задача з </w:t>
      </w:r>
      <w:proofErr w:type="spellStart"/>
      <w:r w:rsidRPr="00A150CC">
        <w:rPr>
          <w:rFonts w:ascii="Consolas" w:hAnsi="Consolas"/>
          <w:color w:val="8B949E"/>
          <w:sz w:val="21"/>
          <w:szCs w:val="21"/>
          <w:lang w:val="uk-UA" w:eastAsia="uk-UA"/>
        </w:rPr>
        <w:t>алготестера</w:t>
      </w:r>
      <w:proofErr w:type="spellEnd"/>
      <w:r w:rsidRPr="00A150CC">
        <w:rPr>
          <w:rFonts w:ascii="Consolas" w:hAnsi="Consolas"/>
          <w:color w:val="8B949E"/>
          <w:sz w:val="21"/>
          <w:szCs w:val="21"/>
          <w:lang w:val="uk-UA" w:eastAsia="uk-UA"/>
        </w:rPr>
        <w:t xml:space="preserve">, варіант 3 , Андрій </w:t>
      </w:r>
      <w:proofErr w:type="spellStart"/>
      <w:r w:rsidRPr="00A150CC">
        <w:rPr>
          <w:rFonts w:ascii="Consolas" w:hAnsi="Consolas"/>
          <w:color w:val="8B949E"/>
          <w:sz w:val="21"/>
          <w:szCs w:val="21"/>
          <w:lang w:val="uk-UA" w:eastAsia="uk-UA"/>
        </w:rPr>
        <w:t>Шикоряк</w:t>
      </w:r>
      <w:proofErr w:type="spellEnd"/>
      <w:r w:rsidRPr="00A150CC">
        <w:rPr>
          <w:rFonts w:ascii="Consolas" w:hAnsi="Consolas"/>
          <w:color w:val="8B949E"/>
          <w:sz w:val="21"/>
          <w:szCs w:val="21"/>
          <w:lang w:val="uk-UA" w:eastAsia="uk-UA"/>
        </w:rPr>
        <w:t xml:space="preserve"> </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Умова:</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proofErr w:type="spellStart"/>
      <w:r w:rsidRPr="00A150CC">
        <w:rPr>
          <w:rFonts w:ascii="Consolas" w:hAnsi="Consolas"/>
          <w:color w:val="8B949E"/>
          <w:sz w:val="21"/>
          <w:szCs w:val="21"/>
          <w:lang w:val="uk-UA" w:eastAsia="uk-UA"/>
        </w:rPr>
        <w:t>Lab</w:t>
      </w:r>
      <w:proofErr w:type="spellEnd"/>
      <w:r w:rsidRPr="00A150CC">
        <w:rPr>
          <w:rFonts w:ascii="Consolas" w:hAnsi="Consolas"/>
          <w:color w:val="8B949E"/>
          <w:sz w:val="21"/>
          <w:szCs w:val="21"/>
          <w:lang w:val="uk-UA" w:eastAsia="uk-UA"/>
        </w:rPr>
        <w:t xml:space="preserve"> 1v3</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proofErr w:type="spellStart"/>
      <w:r w:rsidRPr="00A150CC">
        <w:rPr>
          <w:rFonts w:ascii="Consolas" w:hAnsi="Consolas"/>
          <w:color w:val="8B949E"/>
          <w:sz w:val="21"/>
          <w:szCs w:val="21"/>
          <w:lang w:val="uk-UA" w:eastAsia="uk-UA"/>
        </w:rPr>
        <w:t>Limits</w:t>
      </w:r>
      <w:proofErr w:type="spellEnd"/>
      <w:r w:rsidRPr="00A150CC">
        <w:rPr>
          <w:rFonts w:ascii="Consolas" w:hAnsi="Consolas"/>
          <w:color w:val="8B949E"/>
          <w:sz w:val="21"/>
          <w:szCs w:val="21"/>
          <w:lang w:val="uk-UA" w:eastAsia="uk-UA"/>
        </w:rPr>
        <w:t xml:space="preserve">: 1 </w:t>
      </w:r>
      <w:proofErr w:type="spellStart"/>
      <w:r w:rsidRPr="00A150CC">
        <w:rPr>
          <w:rFonts w:ascii="Consolas" w:hAnsi="Consolas"/>
          <w:color w:val="8B949E"/>
          <w:sz w:val="21"/>
          <w:szCs w:val="21"/>
          <w:lang w:val="uk-UA" w:eastAsia="uk-UA"/>
        </w:rPr>
        <w:t>sec</w:t>
      </w:r>
      <w:proofErr w:type="spellEnd"/>
      <w:r w:rsidRPr="00A150CC">
        <w:rPr>
          <w:rFonts w:ascii="Consolas" w:hAnsi="Consolas"/>
          <w:color w:val="8B949E"/>
          <w:sz w:val="21"/>
          <w:szCs w:val="21"/>
          <w:lang w:val="uk-UA" w:eastAsia="uk-UA"/>
        </w:rPr>
        <w:t xml:space="preserve">., 256 </w:t>
      </w:r>
      <w:proofErr w:type="spellStart"/>
      <w:r w:rsidRPr="00A150CC">
        <w:rPr>
          <w:rFonts w:ascii="Consolas" w:hAnsi="Consolas"/>
          <w:color w:val="8B949E"/>
          <w:sz w:val="21"/>
          <w:szCs w:val="21"/>
          <w:lang w:val="uk-UA" w:eastAsia="uk-UA"/>
        </w:rPr>
        <w:t>MiB</w:t>
      </w:r>
      <w:proofErr w:type="spellEnd"/>
    </w:p>
    <w:p w:rsidR="00A150CC" w:rsidRPr="00A150CC" w:rsidRDefault="00A150CC" w:rsidP="00A150CC">
      <w:pPr>
        <w:shd w:val="clear" w:color="auto" w:fill="121314"/>
        <w:spacing w:line="285" w:lineRule="atLeast"/>
        <w:rPr>
          <w:rFonts w:ascii="Consolas" w:hAnsi="Consolas"/>
          <w:color w:val="BBBEBF"/>
          <w:sz w:val="21"/>
          <w:szCs w:val="21"/>
          <w:lang w:val="uk-UA" w:eastAsia="uk-UA"/>
        </w:rPr>
      </w:pP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 xml:space="preserve">Персонажу по одному дають сторони 5 кубів </w:t>
      </w:r>
      <w:r w:rsidRPr="00A150CC">
        <w:rPr>
          <w:rFonts w:ascii="Cambria Math" w:hAnsi="Cambria Math" w:cs="Cambria Math"/>
          <w:color w:val="8B949E"/>
          <w:sz w:val="21"/>
          <w:szCs w:val="21"/>
          <w:lang w:val="uk-UA" w:eastAsia="uk-UA"/>
        </w:rPr>
        <w:t>𝑎</w:t>
      </w:r>
      <w:r w:rsidRPr="00A150CC">
        <w:rPr>
          <w:rFonts w:ascii="Consolas" w:hAnsi="Consolas"/>
          <w:color w:val="8B949E"/>
          <w:sz w:val="21"/>
          <w:szCs w:val="21"/>
          <w:lang w:val="uk-UA" w:eastAsia="uk-UA"/>
        </w:rPr>
        <w:t>1.</w:t>
      </w:r>
      <w:r w:rsidRPr="00A150CC">
        <w:rPr>
          <w:rFonts w:ascii="Cambria Math" w:hAnsi="Cambria Math" w:cs="Cambria Math"/>
          <w:color w:val="8B949E"/>
          <w:sz w:val="21"/>
          <w:szCs w:val="21"/>
          <w:lang w:val="uk-UA" w:eastAsia="uk-UA"/>
        </w:rPr>
        <w:t>⁢</w:t>
      </w:r>
      <w:r w:rsidRPr="00A150CC">
        <w:rPr>
          <w:rFonts w:ascii="Consolas" w:hAnsi="Consolas"/>
          <w:color w:val="8B949E"/>
          <w:sz w:val="21"/>
          <w:szCs w:val="21"/>
          <w:lang w:val="uk-UA" w:eastAsia="uk-UA"/>
        </w:rPr>
        <w:t xml:space="preserve">.5, </w:t>
      </w:r>
      <w:r w:rsidRPr="00A150CC">
        <w:rPr>
          <w:rFonts w:ascii="Consolas" w:hAnsi="Consolas" w:cs="Consolas"/>
          <w:color w:val="8B949E"/>
          <w:sz w:val="21"/>
          <w:szCs w:val="21"/>
          <w:lang w:val="uk-UA" w:eastAsia="uk-UA"/>
        </w:rPr>
        <w:t>з</w:t>
      </w:r>
      <w:r w:rsidRPr="00A150CC">
        <w:rPr>
          <w:rFonts w:ascii="Consolas" w:hAnsi="Consolas"/>
          <w:color w:val="8B949E"/>
          <w:sz w:val="21"/>
          <w:szCs w:val="21"/>
          <w:lang w:val="uk-UA" w:eastAsia="uk-UA"/>
        </w:rPr>
        <w:t xml:space="preserve"> </w:t>
      </w:r>
      <w:r w:rsidRPr="00A150CC">
        <w:rPr>
          <w:rFonts w:ascii="Consolas" w:hAnsi="Consolas" w:cs="Consolas"/>
          <w:color w:val="8B949E"/>
          <w:sz w:val="21"/>
          <w:szCs w:val="21"/>
          <w:lang w:val="uk-UA" w:eastAsia="uk-UA"/>
        </w:rPr>
        <w:t>яких</w:t>
      </w:r>
      <w:r w:rsidRPr="00A150CC">
        <w:rPr>
          <w:rFonts w:ascii="Consolas" w:hAnsi="Consolas"/>
          <w:color w:val="8B949E"/>
          <w:sz w:val="21"/>
          <w:szCs w:val="21"/>
          <w:lang w:val="uk-UA" w:eastAsia="uk-UA"/>
        </w:rPr>
        <w:t xml:space="preserve"> </w:t>
      </w:r>
      <w:r w:rsidRPr="00A150CC">
        <w:rPr>
          <w:rFonts w:ascii="Consolas" w:hAnsi="Consolas" w:cs="Consolas"/>
          <w:color w:val="8B949E"/>
          <w:sz w:val="21"/>
          <w:szCs w:val="21"/>
          <w:lang w:val="uk-UA" w:eastAsia="uk-UA"/>
        </w:rPr>
        <w:t>він</w:t>
      </w:r>
      <w:r w:rsidRPr="00A150CC">
        <w:rPr>
          <w:rFonts w:ascii="Consolas" w:hAnsi="Consolas"/>
          <w:color w:val="8B949E"/>
          <w:sz w:val="21"/>
          <w:szCs w:val="21"/>
          <w:lang w:val="uk-UA" w:eastAsia="uk-UA"/>
        </w:rPr>
        <w:t xml:space="preserve"> </w:t>
      </w:r>
      <w:r w:rsidRPr="00A150CC">
        <w:rPr>
          <w:rFonts w:ascii="Consolas" w:hAnsi="Consolas" w:cs="Consolas"/>
          <w:color w:val="8B949E"/>
          <w:sz w:val="21"/>
          <w:szCs w:val="21"/>
          <w:lang w:val="uk-UA" w:eastAsia="uk-UA"/>
        </w:rPr>
        <w:t>будує</w:t>
      </w:r>
      <w:r w:rsidRPr="00A150CC">
        <w:rPr>
          <w:rFonts w:ascii="Consolas" w:hAnsi="Consolas"/>
          <w:color w:val="8B949E"/>
          <w:sz w:val="21"/>
          <w:szCs w:val="21"/>
          <w:lang w:val="uk-UA" w:eastAsia="uk-UA"/>
        </w:rPr>
        <w:t xml:space="preserve"> </w:t>
      </w:r>
      <w:r w:rsidRPr="00A150CC">
        <w:rPr>
          <w:rFonts w:ascii="Consolas" w:hAnsi="Consolas" w:cs="Consolas"/>
          <w:color w:val="8B949E"/>
          <w:sz w:val="21"/>
          <w:szCs w:val="21"/>
          <w:lang w:val="uk-UA" w:eastAsia="uk-UA"/>
        </w:rPr>
        <w:t>піраміду</w:t>
      </w:r>
      <w:r w:rsidRPr="00A150CC">
        <w:rPr>
          <w:rFonts w:ascii="Consolas" w:hAnsi="Consolas"/>
          <w:color w:val="8B949E"/>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 xml:space="preserve">Коли він отримує куб з ребром </w:t>
      </w:r>
      <w:r w:rsidRPr="00A150CC">
        <w:rPr>
          <w:rFonts w:ascii="Cambria Math" w:hAnsi="Cambria Math" w:cs="Cambria Math"/>
          <w:color w:val="8B949E"/>
          <w:sz w:val="21"/>
          <w:szCs w:val="21"/>
          <w:lang w:val="uk-UA" w:eastAsia="uk-UA"/>
        </w:rPr>
        <w:t>𝑎𝑖</w:t>
      </w:r>
      <w:r w:rsidRPr="00A150CC">
        <w:rPr>
          <w:rFonts w:ascii="Consolas" w:hAnsi="Consolas"/>
          <w:color w:val="8B949E"/>
          <w:sz w:val="21"/>
          <w:szCs w:val="21"/>
          <w:lang w:val="uk-UA" w:eastAsia="uk-UA"/>
        </w:rPr>
        <w:t xml:space="preserve"> - він його ставить на існуючий, перший ставить на підлогу (вона безмежна).</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Якщо в якийсь момент об’єм куба у руці (який будуть ставити) буде більший ніж у куба на вершині піраміди - персонаж програє і гра закінчується. Розмір усіх наступних кубів після програшу не враховується.</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 xml:space="preserve">Тобто якщо </w:t>
      </w:r>
      <w:r w:rsidRPr="00A150CC">
        <w:rPr>
          <w:rFonts w:ascii="Cambria Math" w:hAnsi="Cambria Math" w:cs="Cambria Math"/>
          <w:color w:val="8B949E"/>
          <w:sz w:val="21"/>
          <w:szCs w:val="21"/>
          <w:lang w:val="uk-UA" w:eastAsia="uk-UA"/>
        </w:rPr>
        <w:t>𝑎𝑖</w:t>
      </w:r>
      <w:r w:rsidRPr="00A150CC">
        <w:rPr>
          <w:rFonts w:ascii="Consolas" w:hAnsi="Consolas"/>
          <w:color w:val="8B949E"/>
          <w:sz w:val="21"/>
          <w:szCs w:val="21"/>
          <w:lang w:val="uk-UA" w:eastAsia="uk-UA"/>
        </w:rPr>
        <w:t>−1 &lt;</w:t>
      </w:r>
      <w:r w:rsidRPr="00A150CC">
        <w:rPr>
          <w:rFonts w:ascii="Cambria Math" w:hAnsi="Cambria Math" w:cs="Cambria Math"/>
          <w:color w:val="8B949E"/>
          <w:sz w:val="21"/>
          <w:szCs w:val="21"/>
          <w:lang w:val="uk-UA" w:eastAsia="uk-UA"/>
        </w:rPr>
        <w:t>𝑎𝑖</w:t>
      </w:r>
      <w:r w:rsidRPr="00A150CC">
        <w:rPr>
          <w:rFonts w:ascii="Consolas" w:hAnsi="Consolas"/>
          <w:color w:val="8B949E"/>
          <w:sz w:val="21"/>
          <w:szCs w:val="21"/>
          <w:lang w:val="uk-UA" w:eastAsia="uk-UA"/>
        </w:rPr>
        <w:t xml:space="preserve"> - це програш.</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Ваше завдання - сказати як закінчиться гра.</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proofErr w:type="spellStart"/>
      <w:r w:rsidRPr="00A150CC">
        <w:rPr>
          <w:rFonts w:ascii="Consolas" w:hAnsi="Consolas"/>
          <w:color w:val="8B949E"/>
          <w:sz w:val="21"/>
          <w:szCs w:val="21"/>
          <w:lang w:val="uk-UA" w:eastAsia="uk-UA"/>
        </w:rPr>
        <w:t>Input</w:t>
      </w:r>
      <w:proofErr w:type="spellEnd"/>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 xml:space="preserve">5 цілих чисел </w:t>
      </w:r>
      <w:r w:rsidRPr="00A150CC">
        <w:rPr>
          <w:rFonts w:ascii="Cambria Math" w:hAnsi="Cambria Math" w:cs="Cambria Math"/>
          <w:color w:val="8B949E"/>
          <w:sz w:val="21"/>
          <w:szCs w:val="21"/>
          <w:lang w:val="uk-UA" w:eastAsia="uk-UA"/>
        </w:rPr>
        <w:t>𝑎</w:t>
      </w:r>
      <w:r w:rsidRPr="00A150CC">
        <w:rPr>
          <w:rFonts w:ascii="Consolas" w:hAnsi="Consolas"/>
          <w:color w:val="8B949E"/>
          <w:sz w:val="21"/>
          <w:szCs w:val="21"/>
          <w:lang w:val="uk-UA" w:eastAsia="uk-UA"/>
        </w:rPr>
        <w:t>1..</w:t>
      </w:r>
      <w:r w:rsidRPr="00A150CC">
        <w:rPr>
          <w:rFonts w:ascii="Cambria Math" w:hAnsi="Cambria Math" w:cs="Cambria Math"/>
          <w:color w:val="8B949E"/>
          <w:sz w:val="21"/>
          <w:szCs w:val="21"/>
          <w:lang w:val="uk-UA" w:eastAsia="uk-UA"/>
        </w:rPr>
        <w:t>𝑎</w:t>
      </w:r>
      <w:r w:rsidRPr="00A150CC">
        <w:rPr>
          <w:rFonts w:ascii="Consolas" w:hAnsi="Consolas"/>
          <w:color w:val="8B949E"/>
          <w:sz w:val="21"/>
          <w:szCs w:val="21"/>
          <w:lang w:val="uk-UA" w:eastAsia="uk-UA"/>
        </w:rPr>
        <w:t>5 - сторони кубів</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proofErr w:type="spellStart"/>
      <w:r w:rsidRPr="00A150CC">
        <w:rPr>
          <w:rFonts w:ascii="Consolas" w:hAnsi="Consolas"/>
          <w:color w:val="8B949E"/>
          <w:sz w:val="21"/>
          <w:szCs w:val="21"/>
          <w:lang w:val="uk-UA" w:eastAsia="uk-UA"/>
        </w:rPr>
        <w:t>Output</w:t>
      </w:r>
      <w:proofErr w:type="spellEnd"/>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Існуючі варіанти:</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LOSS - якщо персонаж не зможе поставити куб.</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WIN - якщо персонаж зможе поставити усі куби</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 xml:space="preserve">ERROR - якщо сторона куба буде мати неможливу довжину, тобто </w:t>
      </w:r>
      <w:r w:rsidRPr="00A150CC">
        <w:rPr>
          <w:rFonts w:ascii="Cambria Math" w:hAnsi="Cambria Math" w:cs="Cambria Math"/>
          <w:color w:val="8B949E"/>
          <w:sz w:val="21"/>
          <w:szCs w:val="21"/>
          <w:lang w:val="uk-UA" w:eastAsia="uk-UA"/>
        </w:rPr>
        <w:t>𝑎𝑖</w:t>
      </w:r>
      <w:r w:rsidRPr="00A150CC">
        <w:rPr>
          <w:rFonts w:ascii="Consolas" w:hAnsi="Consolas"/>
          <w:color w:val="8B949E"/>
          <w:sz w:val="21"/>
          <w:szCs w:val="21"/>
          <w:lang w:val="uk-UA" w:eastAsia="uk-UA"/>
        </w:rPr>
        <w:t xml:space="preserve"> &lt;= 0</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C586C0"/>
          <w:sz w:val="21"/>
          <w:szCs w:val="21"/>
          <w:lang w:val="uk-UA" w:eastAsia="uk-UA"/>
        </w:rPr>
        <w:t>#</w:t>
      </w:r>
      <w:proofErr w:type="spellStart"/>
      <w:r w:rsidRPr="00A150CC">
        <w:rPr>
          <w:rFonts w:ascii="Consolas" w:hAnsi="Consolas"/>
          <w:color w:val="C586C0"/>
          <w:sz w:val="21"/>
          <w:szCs w:val="21"/>
          <w:lang w:val="uk-UA" w:eastAsia="uk-UA"/>
        </w:rPr>
        <w:t>include</w:t>
      </w:r>
      <w:proofErr w:type="spellEnd"/>
      <w:r w:rsidRPr="00A150CC">
        <w:rPr>
          <w:rFonts w:ascii="Consolas" w:hAnsi="Consolas"/>
          <w:color w:val="569CD6"/>
          <w:sz w:val="21"/>
          <w:szCs w:val="21"/>
          <w:lang w:val="uk-UA" w:eastAsia="uk-UA"/>
        </w:rPr>
        <w:t xml:space="preserve"> </w:t>
      </w:r>
      <w:r w:rsidRPr="00A150CC">
        <w:rPr>
          <w:rFonts w:ascii="Consolas" w:hAnsi="Consolas"/>
          <w:color w:val="A5D6FF"/>
          <w:sz w:val="21"/>
          <w:szCs w:val="21"/>
          <w:lang w:val="uk-UA" w:eastAsia="uk-UA"/>
        </w:rPr>
        <w:t>&lt;</w:t>
      </w:r>
      <w:proofErr w:type="spellStart"/>
      <w:r w:rsidRPr="00A150CC">
        <w:rPr>
          <w:rFonts w:ascii="Consolas" w:hAnsi="Consolas"/>
          <w:color w:val="A5D6FF"/>
          <w:sz w:val="21"/>
          <w:szCs w:val="21"/>
          <w:lang w:val="uk-UA" w:eastAsia="uk-UA"/>
        </w:rPr>
        <w:t>iostream</w:t>
      </w:r>
      <w:proofErr w:type="spellEnd"/>
      <w:r w:rsidRPr="00A150CC">
        <w:rPr>
          <w:rFonts w:ascii="Consolas" w:hAnsi="Consolas"/>
          <w:color w:val="A5D6FF"/>
          <w:sz w:val="21"/>
          <w:szCs w:val="21"/>
          <w:lang w:val="uk-UA" w:eastAsia="uk-UA"/>
        </w:rPr>
        <w:t>&gt;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proofErr w:type="spellStart"/>
      <w:r w:rsidRPr="00A150CC">
        <w:rPr>
          <w:rFonts w:ascii="Consolas" w:hAnsi="Consolas"/>
          <w:color w:val="C586C0"/>
          <w:sz w:val="21"/>
          <w:szCs w:val="21"/>
          <w:lang w:val="uk-UA" w:eastAsia="uk-UA"/>
        </w:rPr>
        <w:t>using</w:t>
      </w:r>
      <w:proofErr w:type="spellEnd"/>
      <w:r w:rsidRPr="00A150CC">
        <w:rPr>
          <w:rFonts w:ascii="Consolas" w:hAnsi="Consolas"/>
          <w:color w:val="BBBEBF"/>
          <w:sz w:val="21"/>
          <w:szCs w:val="21"/>
          <w:lang w:val="uk-UA" w:eastAsia="uk-UA"/>
        </w:rPr>
        <w:t xml:space="preserve"> </w:t>
      </w:r>
      <w:proofErr w:type="spellStart"/>
      <w:r w:rsidRPr="00A150CC">
        <w:rPr>
          <w:rFonts w:ascii="Consolas" w:hAnsi="Consolas"/>
          <w:color w:val="FF7B72"/>
          <w:sz w:val="21"/>
          <w:szCs w:val="21"/>
          <w:lang w:val="uk-UA" w:eastAsia="uk-UA"/>
        </w:rPr>
        <w:t>namespace</w:t>
      </w:r>
      <w:proofErr w:type="spellEnd"/>
      <w:r w:rsidRPr="00A150CC">
        <w:rPr>
          <w:rFonts w:ascii="Consolas" w:hAnsi="Consolas"/>
          <w:color w:val="BBBEBF"/>
          <w:sz w:val="21"/>
          <w:szCs w:val="21"/>
          <w:lang w:val="uk-UA" w:eastAsia="uk-UA"/>
        </w:rPr>
        <w:t xml:space="preserve"> </w:t>
      </w:r>
      <w:proofErr w:type="spellStart"/>
      <w:r w:rsidRPr="00A150CC">
        <w:rPr>
          <w:rFonts w:ascii="Consolas" w:hAnsi="Consolas"/>
          <w:color w:val="4EC9B0"/>
          <w:sz w:val="21"/>
          <w:szCs w:val="21"/>
          <w:lang w:val="uk-UA" w:eastAsia="uk-UA"/>
        </w:rPr>
        <w:t>std</w:t>
      </w:r>
      <w:proofErr w:type="spellEnd"/>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proofErr w:type="spellStart"/>
      <w:r w:rsidRPr="00A150CC">
        <w:rPr>
          <w:rFonts w:ascii="Consolas" w:hAnsi="Consolas"/>
          <w:color w:val="FF7B72"/>
          <w:sz w:val="21"/>
          <w:szCs w:val="21"/>
          <w:lang w:val="uk-UA" w:eastAsia="uk-UA"/>
        </w:rPr>
        <w:t>int</w:t>
      </w:r>
      <w:proofErr w:type="spellEnd"/>
      <w:r w:rsidRPr="00A150CC">
        <w:rPr>
          <w:rFonts w:ascii="Consolas" w:hAnsi="Consolas"/>
          <w:color w:val="BBBEBF"/>
          <w:sz w:val="21"/>
          <w:szCs w:val="21"/>
          <w:lang w:val="uk-UA" w:eastAsia="uk-UA"/>
        </w:rPr>
        <w:t xml:space="preserve"> </w:t>
      </w:r>
      <w:proofErr w:type="spellStart"/>
      <w:r w:rsidRPr="00A150CC">
        <w:rPr>
          <w:rFonts w:ascii="Consolas" w:hAnsi="Consolas"/>
          <w:color w:val="D2A8FF"/>
          <w:sz w:val="21"/>
          <w:szCs w:val="21"/>
          <w:lang w:val="uk-UA" w:eastAsia="uk-UA"/>
        </w:rPr>
        <w:t>main</w:t>
      </w:r>
      <w:proofErr w:type="spellEnd"/>
      <w:r w:rsidRPr="00A150CC">
        <w:rPr>
          <w:rFonts w:ascii="Consolas" w:hAnsi="Consolas"/>
          <w:color w:val="BBBEBF"/>
          <w:sz w:val="21"/>
          <w:szCs w:val="21"/>
          <w:lang w:val="uk-UA" w:eastAsia="uk-UA"/>
        </w:rPr>
        <w:t xml:space="preserve">() </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FF7B72"/>
          <w:sz w:val="21"/>
          <w:szCs w:val="21"/>
          <w:lang w:val="uk-UA" w:eastAsia="uk-UA"/>
        </w:rPr>
        <w:t>long</w:t>
      </w:r>
      <w:proofErr w:type="spellEnd"/>
      <w:r w:rsidRPr="00A150CC">
        <w:rPr>
          <w:rFonts w:ascii="Consolas" w:hAnsi="Consolas"/>
          <w:color w:val="BBBEBF"/>
          <w:sz w:val="21"/>
          <w:szCs w:val="21"/>
          <w:lang w:val="uk-UA" w:eastAsia="uk-UA"/>
        </w:rPr>
        <w:t xml:space="preserve"> </w:t>
      </w:r>
      <w:proofErr w:type="spellStart"/>
      <w:r w:rsidRPr="00A150CC">
        <w:rPr>
          <w:rFonts w:ascii="Consolas" w:hAnsi="Consolas"/>
          <w:color w:val="FF7B72"/>
          <w:sz w:val="21"/>
          <w:szCs w:val="21"/>
          <w:lang w:val="uk-UA" w:eastAsia="uk-UA"/>
        </w:rPr>
        <w:t>long</w:t>
      </w:r>
      <w:proofErr w:type="spellEnd"/>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a1</w:t>
      </w:r>
      <w:r w:rsidRPr="00A150CC">
        <w:rPr>
          <w:rFonts w:ascii="Consolas" w:hAnsi="Consolas"/>
          <w:color w:val="BBBEBF"/>
          <w:sz w:val="21"/>
          <w:szCs w:val="21"/>
          <w:lang w:val="uk-UA" w:eastAsia="uk-UA"/>
        </w:rPr>
        <w:t>,</w:t>
      </w:r>
      <w:r w:rsidRPr="00A150CC">
        <w:rPr>
          <w:rFonts w:ascii="Consolas" w:hAnsi="Consolas"/>
          <w:color w:val="C9D1D9"/>
          <w:sz w:val="21"/>
          <w:szCs w:val="21"/>
          <w:lang w:val="uk-UA" w:eastAsia="uk-UA"/>
        </w:rPr>
        <w:t>a2</w:t>
      </w:r>
      <w:r w:rsidRPr="00A150CC">
        <w:rPr>
          <w:rFonts w:ascii="Consolas" w:hAnsi="Consolas"/>
          <w:color w:val="BBBEBF"/>
          <w:sz w:val="21"/>
          <w:szCs w:val="21"/>
          <w:lang w:val="uk-UA" w:eastAsia="uk-UA"/>
        </w:rPr>
        <w:t>,</w:t>
      </w:r>
      <w:r w:rsidRPr="00A150CC">
        <w:rPr>
          <w:rFonts w:ascii="Consolas" w:hAnsi="Consolas"/>
          <w:color w:val="C9D1D9"/>
          <w:sz w:val="21"/>
          <w:szCs w:val="21"/>
          <w:lang w:val="uk-UA" w:eastAsia="uk-UA"/>
        </w:rPr>
        <w:t>a3</w:t>
      </w:r>
      <w:r w:rsidRPr="00A150CC">
        <w:rPr>
          <w:rFonts w:ascii="Consolas" w:hAnsi="Consolas"/>
          <w:color w:val="BBBEBF"/>
          <w:sz w:val="21"/>
          <w:szCs w:val="21"/>
          <w:lang w:val="uk-UA" w:eastAsia="uk-UA"/>
        </w:rPr>
        <w:t>,</w:t>
      </w:r>
      <w:r w:rsidRPr="00A150CC">
        <w:rPr>
          <w:rFonts w:ascii="Consolas" w:hAnsi="Consolas"/>
          <w:color w:val="C9D1D9"/>
          <w:sz w:val="21"/>
          <w:szCs w:val="21"/>
          <w:lang w:val="uk-UA" w:eastAsia="uk-UA"/>
        </w:rPr>
        <w:t>a4</w:t>
      </w:r>
      <w:r w:rsidRPr="00A150CC">
        <w:rPr>
          <w:rFonts w:ascii="Consolas" w:hAnsi="Consolas"/>
          <w:color w:val="BBBEBF"/>
          <w:sz w:val="21"/>
          <w:szCs w:val="21"/>
          <w:lang w:val="uk-UA" w:eastAsia="uk-UA"/>
        </w:rPr>
        <w:t>,</w:t>
      </w:r>
      <w:r w:rsidRPr="00A150CC">
        <w:rPr>
          <w:rFonts w:ascii="Consolas" w:hAnsi="Consolas"/>
          <w:color w:val="C9D1D9"/>
          <w:sz w:val="21"/>
          <w:szCs w:val="21"/>
          <w:lang w:val="uk-UA" w:eastAsia="uk-UA"/>
        </w:rPr>
        <w:t>a5</w:t>
      </w:r>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C9D1D9"/>
          <w:sz w:val="21"/>
          <w:szCs w:val="21"/>
          <w:lang w:val="uk-UA" w:eastAsia="uk-UA"/>
        </w:rPr>
        <w:t>cin</w:t>
      </w:r>
      <w:proofErr w:type="spellEnd"/>
      <w:r w:rsidRPr="00A150CC">
        <w:rPr>
          <w:rFonts w:ascii="Consolas" w:hAnsi="Consolas"/>
          <w:color w:val="BBBEBF"/>
          <w:sz w:val="21"/>
          <w:szCs w:val="21"/>
          <w:lang w:val="uk-UA" w:eastAsia="uk-UA"/>
        </w:rPr>
        <w:t xml:space="preserve"> </w:t>
      </w:r>
      <w:r w:rsidRPr="00A150CC">
        <w:rPr>
          <w:rFonts w:ascii="Consolas" w:hAnsi="Consolas"/>
          <w:color w:val="D2A8FF"/>
          <w:sz w:val="21"/>
          <w:szCs w:val="21"/>
          <w:lang w:val="uk-UA" w:eastAsia="uk-UA"/>
        </w:rPr>
        <w:t>&gt;&gt;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a1</w:t>
      </w:r>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C9D1D9"/>
          <w:sz w:val="21"/>
          <w:szCs w:val="21"/>
          <w:lang w:val="uk-UA" w:eastAsia="uk-UA"/>
        </w:rPr>
        <w:t>cin</w:t>
      </w:r>
      <w:proofErr w:type="spellEnd"/>
      <w:r w:rsidRPr="00A150CC">
        <w:rPr>
          <w:rFonts w:ascii="Consolas" w:hAnsi="Consolas"/>
          <w:color w:val="BBBEBF"/>
          <w:sz w:val="21"/>
          <w:szCs w:val="21"/>
          <w:lang w:val="uk-UA" w:eastAsia="uk-UA"/>
        </w:rPr>
        <w:t xml:space="preserve"> </w:t>
      </w:r>
      <w:r w:rsidRPr="00A150CC">
        <w:rPr>
          <w:rFonts w:ascii="Consolas" w:hAnsi="Consolas"/>
          <w:color w:val="D2A8FF"/>
          <w:sz w:val="21"/>
          <w:szCs w:val="21"/>
          <w:lang w:val="uk-UA" w:eastAsia="uk-UA"/>
        </w:rPr>
        <w:t>&gt;&gt;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a2</w:t>
      </w:r>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C9D1D9"/>
          <w:sz w:val="21"/>
          <w:szCs w:val="21"/>
          <w:lang w:val="uk-UA" w:eastAsia="uk-UA"/>
        </w:rPr>
        <w:t>cin</w:t>
      </w:r>
      <w:proofErr w:type="spellEnd"/>
      <w:r w:rsidRPr="00A150CC">
        <w:rPr>
          <w:rFonts w:ascii="Consolas" w:hAnsi="Consolas"/>
          <w:color w:val="BBBEBF"/>
          <w:sz w:val="21"/>
          <w:szCs w:val="21"/>
          <w:lang w:val="uk-UA" w:eastAsia="uk-UA"/>
        </w:rPr>
        <w:t xml:space="preserve"> </w:t>
      </w:r>
      <w:r w:rsidRPr="00A150CC">
        <w:rPr>
          <w:rFonts w:ascii="Consolas" w:hAnsi="Consolas"/>
          <w:color w:val="D2A8FF"/>
          <w:sz w:val="21"/>
          <w:szCs w:val="21"/>
          <w:lang w:val="uk-UA" w:eastAsia="uk-UA"/>
        </w:rPr>
        <w:t>&gt;&gt;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a3</w:t>
      </w:r>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C9D1D9"/>
          <w:sz w:val="21"/>
          <w:szCs w:val="21"/>
          <w:lang w:val="uk-UA" w:eastAsia="uk-UA"/>
        </w:rPr>
        <w:t>cin</w:t>
      </w:r>
      <w:proofErr w:type="spellEnd"/>
      <w:r w:rsidRPr="00A150CC">
        <w:rPr>
          <w:rFonts w:ascii="Consolas" w:hAnsi="Consolas"/>
          <w:color w:val="BBBEBF"/>
          <w:sz w:val="21"/>
          <w:szCs w:val="21"/>
          <w:lang w:val="uk-UA" w:eastAsia="uk-UA"/>
        </w:rPr>
        <w:t xml:space="preserve"> </w:t>
      </w:r>
      <w:r w:rsidRPr="00A150CC">
        <w:rPr>
          <w:rFonts w:ascii="Consolas" w:hAnsi="Consolas"/>
          <w:color w:val="D2A8FF"/>
          <w:sz w:val="21"/>
          <w:szCs w:val="21"/>
          <w:lang w:val="uk-UA" w:eastAsia="uk-UA"/>
        </w:rPr>
        <w:t>&gt;&gt;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a4</w:t>
      </w:r>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lastRenderedPageBreak/>
        <w:t xml:space="preserve">    </w:t>
      </w:r>
      <w:proofErr w:type="spellStart"/>
      <w:r w:rsidRPr="00A150CC">
        <w:rPr>
          <w:rFonts w:ascii="Consolas" w:hAnsi="Consolas"/>
          <w:color w:val="C9D1D9"/>
          <w:sz w:val="21"/>
          <w:szCs w:val="21"/>
          <w:lang w:val="uk-UA" w:eastAsia="uk-UA"/>
        </w:rPr>
        <w:t>cin</w:t>
      </w:r>
      <w:proofErr w:type="spellEnd"/>
      <w:r w:rsidRPr="00A150CC">
        <w:rPr>
          <w:rFonts w:ascii="Consolas" w:hAnsi="Consolas"/>
          <w:color w:val="BBBEBF"/>
          <w:sz w:val="21"/>
          <w:szCs w:val="21"/>
          <w:lang w:val="uk-UA" w:eastAsia="uk-UA"/>
        </w:rPr>
        <w:t xml:space="preserve"> </w:t>
      </w:r>
      <w:r w:rsidRPr="00A150CC">
        <w:rPr>
          <w:rFonts w:ascii="Consolas" w:hAnsi="Consolas"/>
          <w:color w:val="D2A8FF"/>
          <w:sz w:val="21"/>
          <w:szCs w:val="21"/>
          <w:lang w:val="uk-UA" w:eastAsia="uk-UA"/>
        </w:rPr>
        <w:t>&gt;&gt;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a5</w:t>
      </w:r>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C586C0"/>
          <w:sz w:val="21"/>
          <w:szCs w:val="21"/>
          <w:lang w:val="uk-UA" w:eastAsia="uk-UA"/>
        </w:rPr>
        <w:t>if</w:t>
      </w:r>
      <w:proofErr w:type="spellEnd"/>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a1</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&lt;=</w:t>
      </w:r>
      <w:r w:rsidRPr="00A150CC">
        <w:rPr>
          <w:rFonts w:ascii="Consolas" w:hAnsi="Consolas"/>
          <w:color w:val="BBBEBF"/>
          <w:sz w:val="21"/>
          <w:szCs w:val="21"/>
          <w:lang w:val="uk-UA" w:eastAsia="uk-UA"/>
        </w:rPr>
        <w:t xml:space="preserve"> </w:t>
      </w:r>
      <w:r w:rsidRPr="00A150CC">
        <w:rPr>
          <w:rFonts w:ascii="Consolas" w:hAnsi="Consolas"/>
          <w:color w:val="B5CEA8"/>
          <w:sz w:val="21"/>
          <w:szCs w:val="21"/>
          <w:lang w:val="uk-UA" w:eastAsia="uk-UA"/>
        </w:rPr>
        <w:t>0</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 xml:space="preserve">{ </w:t>
      </w:r>
      <w:proofErr w:type="spellStart"/>
      <w:r w:rsidRPr="00A150CC">
        <w:rPr>
          <w:rFonts w:ascii="Consolas" w:hAnsi="Consolas"/>
          <w:color w:val="C9D1D9"/>
          <w:sz w:val="21"/>
          <w:szCs w:val="21"/>
          <w:lang w:val="uk-UA" w:eastAsia="uk-UA"/>
        </w:rPr>
        <w:t>cout</w:t>
      </w:r>
      <w:proofErr w:type="spellEnd"/>
      <w:r w:rsidRPr="00A150CC">
        <w:rPr>
          <w:rFonts w:ascii="Consolas" w:hAnsi="Consolas"/>
          <w:color w:val="C9D1D9"/>
          <w:sz w:val="21"/>
          <w:szCs w:val="21"/>
          <w:lang w:val="uk-UA" w:eastAsia="uk-UA"/>
        </w:rPr>
        <w:t xml:space="preserve"> </w:t>
      </w:r>
      <w:r w:rsidRPr="00A150CC">
        <w:rPr>
          <w:rFonts w:ascii="Consolas" w:hAnsi="Consolas"/>
          <w:color w:val="D2A8FF"/>
          <w:sz w:val="21"/>
          <w:szCs w:val="21"/>
          <w:lang w:val="uk-UA" w:eastAsia="uk-UA"/>
        </w:rPr>
        <w:t>&lt;&lt;</w:t>
      </w:r>
      <w:r w:rsidRPr="00A150CC">
        <w:rPr>
          <w:rFonts w:ascii="Consolas" w:hAnsi="Consolas"/>
          <w:color w:val="C9D1D9"/>
          <w:sz w:val="21"/>
          <w:szCs w:val="21"/>
          <w:lang w:val="uk-UA" w:eastAsia="uk-UA"/>
        </w:rPr>
        <w:t xml:space="preserve"> </w:t>
      </w:r>
      <w:r w:rsidRPr="00A150CC">
        <w:rPr>
          <w:rFonts w:ascii="Consolas" w:hAnsi="Consolas"/>
          <w:color w:val="A5D6FF"/>
          <w:sz w:val="21"/>
          <w:szCs w:val="21"/>
          <w:lang w:val="uk-UA" w:eastAsia="uk-UA"/>
        </w:rPr>
        <w:t>"ERROR"</w:t>
      </w:r>
      <w:r w:rsidRPr="00A150CC">
        <w:rPr>
          <w:rFonts w:ascii="Consolas" w:hAnsi="Consolas"/>
          <w:color w:val="C9D1D9"/>
          <w:sz w:val="21"/>
          <w:szCs w:val="21"/>
          <w:lang w:val="uk-UA" w:eastAsia="uk-UA"/>
        </w:rPr>
        <w:t xml:space="preserve">; </w:t>
      </w:r>
      <w:proofErr w:type="spellStart"/>
      <w:r w:rsidRPr="00A150CC">
        <w:rPr>
          <w:rFonts w:ascii="Consolas" w:hAnsi="Consolas"/>
          <w:color w:val="C586C0"/>
          <w:sz w:val="21"/>
          <w:szCs w:val="21"/>
          <w:lang w:val="uk-UA" w:eastAsia="uk-UA"/>
        </w:rPr>
        <w:t>return</w:t>
      </w:r>
      <w:proofErr w:type="spellEnd"/>
      <w:r w:rsidRPr="00A150CC">
        <w:rPr>
          <w:rFonts w:ascii="Consolas" w:hAnsi="Consolas"/>
          <w:color w:val="C9D1D9"/>
          <w:sz w:val="21"/>
          <w:szCs w:val="21"/>
          <w:lang w:val="uk-UA" w:eastAsia="uk-UA"/>
        </w:rPr>
        <w:t xml:space="preserve"> </w:t>
      </w:r>
      <w:r w:rsidRPr="00A150CC">
        <w:rPr>
          <w:rFonts w:ascii="Consolas" w:hAnsi="Consolas"/>
          <w:color w:val="B5CEA8"/>
          <w:sz w:val="21"/>
          <w:szCs w:val="21"/>
          <w:lang w:val="uk-UA" w:eastAsia="uk-UA"/>
        </w:rPr>
        <w:t>0</w:t>
      </w:r>
      <w:r w:rsidRPr="00A150CC">
        <w:rPr>
          <w:rFonts w:ascii="Consolas" w:hAnsi="Consolas"/>
          <w:color w:val="C9D1D9"/>
          <w:sz w:val="21"/>
          <w:szCs w:val="21"/>
          <w:lang w:val="uk-UA" w:eastAsia="uk-UA"/>
        </w:rPr>
        <w:t>; }</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C586C0"/>
          <w:sz w:val="21"/>
          <w:szCs w:val="21"/>
          <w:lang w:val="uk-UA" w:eastAsia="uk-UA"/>
        </w:rPr>
        <w:t>if</w:t>
      </w:r>
      <w:proofErr w:type="spellEnd"/>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a2</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&lt;=</w:t>
      </w:r>
      <w:r w:rsidRPr="00A150CC">
        <w:rPr>
          <w:rFonts w:ascii="Consolas" w:hAnsi="Consolas"/>
          <w:color w:val="BBBEBF"/>
          <w:sz w:val="21"/>
          <w:szCs w:val="21"/>
          <w:lang w:val="uk-UA" w:eastAsia="uk-UA"/>
        </w:rPr>
        <w:t xml:space="preserve"> </w:t>
      </w:r>
      <w:r w:rsidRPr="00A150CC">
        <w:rPr>
          <w:rFonts w:ascii="Consolas" w:hAnsi="Consolas"/>
          <w:color w:val="B5CEA8"/>
          <w:sz w:val="21"/>
          <w:szCs w:val="21"/>
          <w:lang w:val="uk-UA" w:eastAsia="uk-UA"/>
        </w:rPr>
        <w:t>0</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 xml:space="preserve">{ </w:t>
      </w:r>
      <w:proofErr w:type="spellStart"/>
      <w:r w:rsidRPr="00A150CC">
        <w:rPr>
          <w:rFonts w:ascii="Consolas" w:hAnsi="Consolas"/>
          <w:color w:val="C9D1D9"/>
          <w:sz w:val="21"/>
          <w:szCs w:val="21"/>
          <w:lang w:val="uk-UA" w:eastAsia="uk-UA"/>
        </w:rPr>
        <w:t>cout</w:t>
      </w:r>
      <w:proofErr w:type="spellEnd"/>
      <w:r w:rsidRPr="00A150CC">
        <w:rPr>
          <w:rFonts w:ascii="Consolas" w:hAnsi="Consolas"/>
          <w:color w:val="C9D1D9"/>
          <w:sz w:val="21"/>
          <w:szCs w:val="21"/>
          <w:lang w:val="uk-UA" w:eastAsia="uk-UA"/>
        </w:rPr>
        <w:t xml:space="preserve"> </w:t>
      </w:r>
      <w:r w:rsidRPr="00A150CC">
        <w:rPr>
          <w:rFonts w:ascii="Consolas" w:hAnsi="Consolas"/>
          <w:color w:val="D2A8FF"/>
          <w:sz w:val="21"/>
          <w:szCs w:val="21"/>
          <w:lang w:val="uk-UA" w:eastAsia="uk-UA"/>
        </w:rPr>
        <w:t>&lt;&lt;</w:t>
      </w:r>
      <w:r w:rsidRPr="00A150CC">
        <w:rPr>
          <w:rFonts w:ascii="Consolas" w:hAnsi="Consolas"/>
          <w:color w:val="C9D1D9"/>
          <w:sz w:val="21"/>
          <w:szCs w:val="21"/>
          <w:lang w:val="uk-UA" w:eastAsia="uk-UA"/>
        </w:rPr>
        <w:t xml:space="preserve"> </w:t>
      </w:r>
      <w:r w:rsidRPr="00A150CC">
        <w:rPr>
          <w:rFonts w:ascii="Consolas" w:hAnsi="Consolas"/>
          <w:color w:val="A5D6FF"/>
          <w:sz w:val="21"/>
          <w:szCs w:val="21"/>
          <w:lang w:val="uk-UA" w:eastAsia="uk-UA"/>
        </w:rPr>
        <w:t>"ERROR"</w:t>
      </w:r>
      <w:r w:rsidRPr="00A150CC">
        <w:rPr>
          <w:rFonts w:ascii="Consolas" w:hAnsi="Consolas"/>
          <w:color w:val="C9D1D9"/>
          <w:sz w:val="21"/>
          <w:szCs w:val="21"/>
          <w:lang w:val="uk-UA" w:eastAsia="uk-UA"/>
        </w:rPr>
        <w:t xml:space="preserve">; </w:t>
      </w:r>
      <w:proofErr w:type="spellStart"/>
      <w:r w:rsidRPr="00A150CC">
        <w:rPr>
          <w:rFonts w:ascii="Consolas" w:hAnsi="Consolas"/>
          <w:color w:val="C586C0"/>
          <w:sz w:val="21"/>
          <w:szCs w:val="21"/>
          <w:lang w:val="uk-UA" w:eastAsia="uk-UA"/>
        </w:rPr>
        <w:t>return</w:t>
      </w:r>
      <w:proofErr w:type="spellEnd"/>
      <w:r w:rsidRPr="00A150CC">
        <w:rPr>
          <w:rFonts w:ascii="Consolas" w:hAnsi="Consolas"/>
          <w:color w:val="C9D1D9"/>
          <w:sz w:val="21"/>
          <w:szCs w:val="21"/>
          <w:lang w:val="uk-UA" w:eastAsia="uk-UA"/>
        </w:rPr>
        <w:t xml:space="preserve"> </w:t>
      </w:r>
      <w:r w:rsidRPr="00A150CC">
        <w:rPr>
          <w:rFonts w:ascii="Consolas" w:hAnsi="Consolas"/>
          <w:color w:val="B5CEA8"/>
          <w:sz w:val="21"/>
          <w:szCs w:val="21"/>
          <w:lang w:val="uk-UA" w:eastAsia="uk-UA"/>
        </w:rPr>
        <w:t>0</w:t>
      </w:r>
      <w:r w:rsidRPr="00A150CC">
        <w:rPr>
          <w:rFonts w:ascii="Consolas" w:hAnsi="Consolas"/>
          <w:color w:val="C9D1D9"/>
          <w:sz w:val="21"/>
          <w:szCs w:val="21"/>
          <w:lang w:val="uk-UA" w:eastAsia="uk-UA"/>
        </w:rPr>
        <w:t>; }</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C586C0"/>
          <w:sz w:val="21"/>
          <w:szCs w:val="21"/>
          <w:lang w:val="uk-UA" w:eastAsia="uk-UA"/>
        </w:rPr>
        <w:t>if</w:t>
      </w:r>
      <w:proofErr w:type="spellEnd"/>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a2</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&gt;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a1</w:t>
      </w:r>
      <w:r w:rsidRPr="00A150CC">
        <w:rPr>
          <w:rFonts w:ascii="Consolas" w:hAnsi="Consolas"/>
          <w:color w:val="BBBEBF"/>
          <w:sz w:val="21"/>
          <w:szCs w:val="21"/>
          <w:lang w:val="uk-UA" w:eastAsia="uk-UA"/>
        </w:rPr>
        <w:t>)  </w:t>
      </w:r>
      <w:r w:rsidRPr="00A150CC">
        <w:rPr>
          <w:rFonts w:ascii="Consolas" w:hAnsi="Consolas"/>
          <w:color w:val="C9D1D9"/>
          <w:sz w:val="21"/>
          <w:szCs w:val="21"/>
          <w:lang w:val="uk-UA" w:eastAsia="uk-UA"/>
        </w:rPr>
        <w:t xml:space="preserve">{ </w:t>
      </w:r>
      <w:proofErr w:type="spellStart"/>
      <w:r w:rsidRPr="00A150CC">
        <w:rPr>
          <w:rFonts w:ascii="Consolas" w:hAnsi="Consolas"/>
          <w:color w:val="C9D1D9"/>
          <w:sz w:val="21"/>
          <w:szCs w:val="21"/>
          <w:lang w:val="uk-UA" w:eastAsia="uk-UA"/>
        </w:rPr>
        <w:t>cout</w:t>
      </w:r>
      <w:proofErr w:type="spellEnd"/>
      <w:r w:rsidRPr="00A150CC">
        <w:rPr>
          <w:rFonts w:ascii="Consolas" w:hAnsi="Consolas"/>
          <w:color w:val="C9D1D9"/>
          <w:sz w:val="21"/>
          <w:szCs w:val="21"/>
          <w:lang w:val="uk-UA" w:eastAsia="uk-UA"/>
        </w:rPr>
        <w:t xml:space="preserve"> </w:t>
      </w:r>
      <w:r w:rsidRPr="00A150CC">
        <w:rPr>
          <w:rFonts w:ascii="Consolas" w:hAnsi="Consolas"/>
          <w:color w:val="D2A8FF"/>
          <w:sz w:val="21"/>
          <w:szCs w:val="21"/>
          <w:lang w:val="uk-UA" w:eastAsia="uk-UA"/>
        </w:rPr>
        <w:t>&lt;&lt;</w:t>
      </w:r>
      <w:r w:rsidRPr="00A150CC">
        <w:rPr>
          <w:rFonts w:ascii="Consolas" w:hAnsi="Consolas"/>
          <w:color w:val="C9D1D9"/>
          <w:sz w:val="21"/>
          <w:szCs w:val="21"/>
          <w:lang w:val="uk-UA" w:eastAsia="uk-UA"/>
        </w:rPr>
        <w:t xml:space="preserve"> </w:t>
      </w:r>
      <w:r w:rsidRPr="00A150CC">
        <w:rPr>
          <w:rFonts w:ascii="Consolas" w:hAnsi="Consolas"/>
          <w:color w:val="A5D6FF"/>
          <w:sz w:val="21"/>
          <w:szCs w:val="21"/>
          <w:lang w:val="uk-UA" w:eastAsia="uk-UA"/>
        </w:rPr>
        <w:t>"LOSS"</w:t>
      </w:r>
      <w:r w:rsidRPr="00A150CC">
        <w:rPr>
          <w:rFonts w:ascii="Consolas" w:hAnsi="Consolas"/>
          <w:color w:val="C9D1D9"/>
          <w:sz w:val="21"/>
          <w:szCs w:val="21"/>
          <w:lang w:val="uk-UA" w:eastAsia="uk-UA"/>
        </w:rPr>
        <w:t>;  </w:t>
      </w:r>
      <w:proofErr w:type="spellStart"/>
      <w:r w:rsidRPr="00A150CC">
        <w:rPr>
          <w:rFonts w:ascii="Consolas" w:hAnsi="Consolas"/>
          <w:color w:val="C586C0"/>
          <w:sz w:val="21"/>
          <w:szCs w:val="21"/>
          <w:lang w:val="uk-UA" w:eastAsia="uk-UA"/>
        </w:rPr>
        <w:t>return</w:t>
      </w:r>
      <w:proofErr w:type="spellEnd"/>
      <w:r w:rsidRPr="00A150CC">
        <w:rPr>
          <w:rFonts w:ascii="Consolas" w:hAnsi="Consolas"/>
          <w:color w:val="C9D1D9"/>
          <w:sz w:val="21"/>
          <w:szCs w:val="21"/>
          <w:lang w:val="uk-UA" w:eastAsia="uk-UA"/>
        </w:rPr>
        <w:t xml:space="preserve"> </w:t>
      </w:r>
      <w:r w:rsidRPr="00A150CC">
        <w:rPr>
          <w:rFonts w:ascii="Consolas" w:hAnsi="Consolas"/>
          <w:color w:val="B5CEA8"/>
          <w:sz w:val="21"/>
          <w:szCs w:val="21"/>
          <w:lang w:val="uk-UA" w:eastAsia="uk-UA"/>
        </w:rPr>
        <w:t>0</w:t>
      </w:r>
      <w:r w:rsidRPr="00A150CC">
        <w:rPr>
          <w:rFonts w:ascii="Consolas" w:hAnsi="Consolas"/>
          <w:color w:val="C9D1D9"/>
          <w:sz w:val="21"/>
          <w:szCs w:val="21"/>
          <w:lang w:val="uk-UA" w:eastAsia="uk-UA"/>
        </w:rPr>
        <w:t>; }</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C586C0"/>
          <w:sz w:val="21"/>
          <w:szCs w:val="21"/>
          <w:lang w:val="uk-UA" w:eastAsia="uk-UA"/>
        </w:rPr>
        <w:t>if</w:t>
      </w:r>
      <w:proofErr w:type="spellEnd"/>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a3</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&lt;=</w:t>
      </w:r>
      <w:r w:rsidRPr="00A150CC">
        <w:rPr>
          <w:rFonts w:ascii="Consolas" w:hAnsi="Consolas"/>
          <w:color w:val="BBBEBF"/>
          <w:sz w:val="21"/>
          <w:szCs w:val="21"/>
          <w:lang w:val="uk-UA" w:eastAsia="uk-UA"/>
        </w:rPr>
        <w:t xml:space="preserve"> </w:t>
      </w:r>
      <w:r w:rsidRPr="00A150CC">
        <w:rPr>
          <w:rFonts w:ascii="Consolas" w:hAnsi="Consolas"/>
          <w:color w:val="B5CEA8"/>
          <w:sz w:val="21"/>
          <w:szCs w:val="21"/>
          <w:lang w:val="uk-UA" w:eastAsia="uk-UA"/>
        </w:rPr>
        <w:t>0</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 xml:space="preserve">{ </w:t>
      </w:r>
      <w:proofErr w:type="spellStart"/>
      <w:r w:rsidRPr="00A150CC">
        <w:rPr>
          <w:rFonts w:ascii="Consolas" w:hAnsi="Consolas"/>
          <w:color w:val="C9D1D9"/>
          <w:sz w:val="21"/>
          <w:szCs w:val="21"/>
          <w:lang w:val="uk-UA" w:eastAsia="uk-UA"/>
        </w:rPr>
        <w:t>cout</w:t>
      </w:r>
      <w:proofErr w:type="spellEnd"/>
      <w:r w:rsidRPr="00A150CC">
        <w:rPr>
          <w:rFonts w:ascii="Consolas" w:hAnsi="Consolas"/>
          <w:color w:val="C9D1D9"/>
          <w:sz w:val="21"/>
          <w:szCs w:val="21"/>
          <w:lang w:val="uk-UA" w:eastAsia="uk-UA"/>
        </w:rPr>
        <w:t xml:space="preserve"> </w:t>
      </w:r>
      <w:r w:rsidRPr="00A150CC">
        <w:rPr>
          <w:rFonts w:ascii="Consolas" w:hAnsi="Consolas"/>
          <w:color w:val="D2A8FF"/>
          <w:sz w:val="21"/>
          <w:szCs w:val="21"/>
          <w:lang w:val="uk-UA" w:eastAsia="uk-UA"/>
        </w:rPr>
        <w:t>&lt;&lt;</w:t>
      </w:r>
      <w:r w:rsidRPr="00A150CC">
        <w:rPr>
          <w:rFonts w:ascii="Consolas" w:hAnsi="Consolas"/>
          <w:color w:val="C9D1D9"/>
          <w:sz w:val="21"/>
          <w:szCs w:val="21"/>
          <w:lang w:val="uk-UA" w:eastAsia="uk-UA"/>
        </w:rPr>
        <w:t xml:space="preserve"> </w:t>
      </w:r>
      <w:r w:rsidRPr="00A150CC">
        <w:rPr>
          <w:rFonts w:ascii="Consolas" w:hAnsi="Consolas"/>
          <w:color w:val="A5D6FF"/>
          <w:sz w:val="21"/>
          <w:szCs w:val="21"/>
          <w:lang w:val="uk-UA" w:eastAsia="uk-UA"/>
        </w:rPr>
        <w:t>"ERROR"</w:t>
      </w:r>
      <w:r w:rsidRPr="00A150CC">
        <w:rPr>
          <w:rFonts w:ascii="Consolas" w:hAnsi="Consolas"/>
          <w:color w:val="C9D1D9"/>
          <w:sz w:val="21"/>
          <w:szCs w:val="21"/>
          <w:lang w:val="uk-UA" w:eastAsia="uk-UA"/>
        </w:rPr>
        <w:t xml:space="preserve">; </w:t>
      </w:r>
      <w:proofErr w:type="spellStart"/>
      <w:r w:rsidRPr="00A150CC">
        <w:rPr>
          <w:rFonts w:ascii="Consolas" w:hAnsi="Consolas"/>
          <w:color w:val="C586C0"/>
          <w:sz w:val="21"/>
          <w:szCs w:val="21"/>
          <w:lang w:val="uk-UA" w:eastAsia="uk-UA"/>
        </w:rPr>
        <w:t>return</w:t>
      </w:r>
      <w:proofErr w:type="spellEnd"/>
      <w:r w:rsidRPr="00A150CC">
        <w:rPr>
          <w:rFonts w:ascii="Consolas" w:hAnsi="Consolas"/>
          <w:color w:val="C9D1D9"/>
          <w:sz w:val="21"/>
          <w:szCs w:val="21"/>
          <w:lang w:val="uk-UA" w:eastAsia="uk-UA"/>
        </w:rPr>
        <w:t xml:space="preserve"> </w:t>
      </w:r>
      <w:r w:rsidRPr="00A150CC">
        <w:rPr>
          <w:rFonts w:ascii="Consolas" w:hAnsi="Consolas"/>
          <w:color w:val="B5CEA8"/>
          <w:sz w:val="21"/>
          <w:szCs w:val="21"/>
          <w:lang w:val="uk-UA" w:eastAsia="uk-UA"/>
        </w:rPr>
        <w:t>0</w:t>
      </w:r>
      <w:r w:rsidRPr="00A150CC">
        <w:rPr>
          <w:rFonts w:ascii="Consolas" w:hAnsi="Consolas"/>
          <w:color w:val="C9D1D9"/>
          <w:sz w:val="21"/>
          <w:szCs w:val="21"/>
          <w:lang w:val="uk-UA" w:eastAsia="uk-UA"/>
        </w:rPr>
        <w:t>; }</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C586C0"/>
          <w:sz w:val="21"/>
          <w:szCs w:val="21"/>
          <w:lang w:val="uk-UA" w:eastAsia="uk-UA"/>
        </w:rPr>
        <w:t>if</w:t>
      </w:r>
      <w:proofErr w:type="spellEnd"/>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a3</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&gt;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a2</w:t>
      </w:r>
      <w:r w:rsidRPr="00A150CC">
        <w:rPr>
          <w:rFonts w:ascii="Consolas" w:hAnsi="Consolas"/>
          <w:color w:val="BBBEBF"/>
          <w:sz w:val="21"/>
          <w:szCs w:val="21"/>
          <w:lang w:val="uk-UA" w:eastAsia="uk-UA"/>
        </w:rPr>
        <w:t>)  </w:t>
      </w:r>
      <w:r w:rsidRPr="00A150CC">
        <w:rPr>
          <w:rFonts w:ascii="Consolas" w:hAnsi="Consolas"/>
          <w:color w:val="C9D1D9"/>
          <w:sz w:val="21"/>
          <w:szCs w:val="21"/>
          <w:lang w:val="uk-UA" w:eastAsia="uk-UA"/>
        </w:rPr>
        <w:t xml:space="preserve">{ </w:t>
      </w:r>
      <w:proofErr w:type="spellStart"/>
      <w:r w:rsidRPr="00A150CC">
        <w:rPr>
          <w:rFonts w:ascii="Consolas" w:hAnsi="Consolas"/>
          <w:color w:val="C9D1D9"/>
          <w:sz w:val="21"/>
          <w:szCs w:val="21"/>
          <w:lang w:val="uk-UA" w:eastAsia="uk-UA"/>
        </w:rPr>
        <w:t>cout</w:t>
      </w:r>
      <w:proofErr w:type="spellEnd"/>
      <w:r w:rsidRPr="00A150CC">
        <w:rPr>
          <w:rFonts w:ascii="Consolas" w:hAnsi="Consolas"/>
          <w:color w:val="C9D1D9"/>
          <w:sz w:val="21"/>
          <w:szCs w:val="21"/>
          <w:lang w:val="uk-UA" w:eastAsia="uk-UA"/>
        </w:rPr>
        <w:t xml:space="preserve"> </w:t>
      </w:r>
      <w:r w:rsidRPr="00A150CC">
        <w:rPr>
          <w:rFonts w:ascii="Consolas" w:hAnsi="Consolas"/>
          <w:color w:val="D2A8FF"/>
          <w:sz w:val="21"/>
          <w:szCs w:val="21"/>
          <w:lang w:val="uk-UA" w:eastAsia="uk-UA"/>
        </w:rPr>
        <w:t>&lt;&lt;</w:t>
      </w:r>
      <w:r w:rsidRPr="00A150CC">
        <w:rPr>
          <w:rFonts w:ascii="Consolas" w:hAnsi="Consolas"/>
          <w:color w:val="C9D1D9"/>
          <w:sz w:val="21"/>
          <w:szCs w:val="21"/>
          <w:lang w:val="uk-UA" w:eastAsia="uk-UA"/>
        </w:rPr>
        <w:t xml:space="preserve"> </w:t>
      </w:r>
      <w:r w:rsidRPr="00A150CC">
        <w:rPr>
          <w:rFonts w:ascii="Consolas" w:hAnsi="Consolas"/>
          <w:color w:val="A5D6FF"/>
          <w:sz w:val="21"/>
          <w:szCs w:val="21"/>
          <w:lang w:val="uk-UA" w:eastAsia="uk-UA"/>
        </w:rPr>
        <w:t>"LOSS"</w:t>
      </w:r>
      <w:r w:rsidRPr="00A150CC">
        <w:rPr>
          <w:rFonts w:ascii="Consolas" w:hAnsi="Consolas"/>
          <w:color w:val="C9D1D9"/>
          <w:sz w:val="21"/>
          <w:szCs w:val="21"/>
          <w:lang w:val="uk-UA" w:eastAsia="uk-UA"/>
        </w:rPr>
        <w:t>;  </w:t>
      </w:r>
      <w:proofErr w:type="spellStart"/>
      <w:r w:rsidRPr="00A150CC">
        <w:rPr>
          <w:rFonts w:ascii="Consolas" w:hAnsi="Consolas"/>
          <w:color w:val="C586C0"/>
          <w:sz w:val="21"/>
          <w:szCs w:val="21"/>
          <w:lang w:val="uk-UA" w:eastAsia="uk-UA"/>
        </w:rPr>
        <w:t>return</w:t>
      </w:r>
      <w:proofErr w:type="spellEnd"/>
      <w:r w:rsidRPr="00A150CC">
        <w:rPr>
          <w:rFonts w:ascii="Consolas" w:hAnsi="Consolas"/>
          <w:color w:val="C9D1D9"/>
          <w:sz w:val="21"/>
          <w:szCs w:val="21"/>
          <w:lang w:val="uk-UA" w:eastAsia="uk-UA"/>
        </w:rPr>
        <w:t xml:space="preserve"> </w:t>
      </w:r>
      <w:r w:rsidRPr="00A150CC">
        <w:rPr>
          <w:rFonts w:ascii="Consolas" w:hAnsi="Consolas"/>
          <w:color w:val="B5CEA8"/>
          <w:sz w:val="21"/>
          <w:szCs w:val="21"/>
          <w:lang w:val="uk-UA" w:eastAsia="uk-UA"/>
        </w:rPr>
        <w:t>0</w:t>
      </w:r>
      <w:r w:rsidRPr="00A150CC">
        <w:rPr>
          <w:rFonts w:ascii="Consolas" w:hAnsi="Consolas"/>
          <w:color w:val="C9D1D9"/>
          <w:sz w:val="21"/>
          <w:szCs w:val="21"/>
          <w:lang w:val="uk-UA" w:eastAsia="uk-UA"/>
        </w:rPr>
        <w:t>; }</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C586C0"/>
          <w:sz w:val="21"/>
          <w:szCs w:val="21"/>
          <w:lang w:val="uk-UA" w:eastAsia="uk-UA"/>
        </w:rPr>
        <w:t>if</w:t>
      </w:r>
      <w:proofErr w:type="spellEnd"/>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a4</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&lt;=</w:t>
      </w:r>
      <w:r w:rsidRPr="00A150CC">
        <w:rPr>
          <w:rFonts w:ascii="Consolas" w:hAnsi="Consolas"/>
          <w:color w:val="BBBEBF"/>
          <w:sz w:val="21"/>
          <w:szCs w:val="21"/>
          <w:lang w:val="uk-UA" w:eastAsia="uk-UA"/>
        </w:rPr>
        <w:t xml:space="preserve"> </w:t>
      </w:r>
      <w:r w:rsidRPr="00A150CC">
        <w:rPr>
          <w:rFonts w:ascii="Consolas" w:hAnsi="Consolas"/>
          <w:color w:val="B5CEA8"/>
          <w:sz w:val="21"/>
          <w:szCs w:val="21"/>
          <w:lang w:val="uk-UA" w:eastAsia="uk-UA"/>
        </w:rPr>
        <w:t>0</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 xml:space="preserve">{ </w:t>
      </w:r>
      <w:proofErr w:type="spellStart"/>
      <w:r w:rsidRPr="00A150CC">
        <w:rPr>
          <w:rFonts w:ascii="Consolas" w:hAnsi="Consolas"/>
          <w:color w:val="C9D1D9"/>
          <w:sz w:val="21"/>
          <w:szCs w:val="21"/>
          <w:lang w:val="uk-UA" w:eastAsia="uk-UA"/>
        </w:rPr>
        <w:t>cout</w:t>
      </w:r>
      <w:proofErr w:type="spellEnd"/>
      <w:r w:rsidRPr="00A150CC">
        <w:rPr>
          <w:rFonts w:ascii="Consolas" w:hAnsi="Consolas"/>
          <w:color w:val="C9D1D9"/>
          <w:sz w:val="21"/>
          <w:szCs w:val="21"/>
          <w:lang w:val="uk-UA" w:eastAsia="uk-UA"/>
        </w:rPr>
        <w:t xml:space="preserve"> </w:t>
      </w:r>
      <w:r w:rsidRPr="00A150CC">
        <w:rPr>
          <w:rFonts w:ascii="Consolas" w:hAnsi="Consolas"/>
          <w:color w:val="D2A8FF"/>
          <w:sz w:val="21"/>
          <w:szCs w:val="21"/>
          <w:lang w:val="uk-UA" w:eastAsia="uk-UA"/>
        </w:rPr>
        <w:t>&lt;&lt;</w:t>
      </w:r>
      <w:r w:rsidRPr="00A150CC">
        <w:rPr>
          <w:rFonts w:ascii="Consolas" w:hAnsi="Consolas"/>
          <w:color w:val="C9D1D9"/>
          <w:sz w:val="21"/>
          <w:szCs w:val="21"/>
          <w:lang w:val="uk-UA" w:eastAsia="uk-UA"/>
        </w:rPr>
        <w:t xml:space="preserve"> </w:t>
      </w:r>
      <w:r w:rsidRPr="00A150CC">
        <w:rPr>
          <w:rFonts w:ascii="Consolas" w:hAnsi="Consolas"/>
          <w:color w:val="A5D6FF"/>
          <w:sz w:val="21"/>
          <w:szCs w:val="21"/>
          <w:lang w:val="uk-UA" w:eastAsia="uk-UA"/>
        </w:rPr>
        <w:t>"ERROR"</w:t>
      </w:r>
      <w:r w:rsidRPr="00A150CC">
        <w:rPr>
          <w:rFonts w:ascii="Consolas" w:hAnsi="Consolas"/>
          <w:color w:val="C9D1D9"/>
          <w:sz w:val="21"/>
          <w:szCs w:val="21"/>
          <w:lang w:val="uk-UA" w:eastAsia="uk-UA"/>
        </w:rPr>
        <w:t xml:space="preserve">; </w:t>
      </w:r>
      <w:proofErr w:type="spellStart"/>
      <w:r w:rsidRPr="00A150CC">
        <w:rPr>
          <w:rFonts w:ascii="Consolas" w:hAnsi="Consolas"/>
          <w:color w:val="C586C0"/>
          <w:sz w:val="21"/>
          <w:szCs w:val="21"/>
          <w:lang w:val="uk-UA" w:eastAsia="uk-UA"/>
        </w:rPr>
        <w:t>return</w:t>
      </w:r>
      <w:proofErr w:type="spellEnd"/>
      <w:r w:rsidRPr="00A150CC">
        <w:rPr>
          <w:rFonts w:ascii="Consolas" w:hAnsi="Consolas"/>
          <w:color w:val="C9D1D9"/>
          <w:sz w:val="21"/>
          <w:szCs w:val="21"/>
          <w:lang w:val="uk-UA" w:eastAsia="uk-UA"/>
        </w:rPr>
        <w:t xml:space="preserve"> </w:t>
      </w:r>
      <w:r w:rsidRPr="00A150CC">
        <w:rPr>
          <w:rFonts w:ascii="Consolas" w:hAnsi="Consolas"/>
          <w:color w:val="B5CEA8"/>
          <w:sz w:val="21"/>
          <w:szCs w:val="21"/>
          <w:lang w:val="uk-UA" w:eastAsia="uk-UA"/>
        </w:rPr>
        <w:t>0</w:t>
      </w:r>
      <w:r w:rsidRPr="00A150CC">
        <w:rPr>
          <w:rFonts w:ascii="Consolas" w:hAnsi="Consolas"/>
          <w:color w:val="C9D1D9"/>
          <w:sz w:val="21"/>
          <w:szCs w:val="21"/>
          <w:lang w:val="uk-UA" w:eastAsia="uk-UA"/>
        </w:rPr>
        <w:t>; }</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C586C0"/>
          <w:sz w:val="21"/>
          <w:szCs w:val="21"/>
          <w:lang w:val="uk-UA" w:eastAsia="uk-UA"/>
        </w:rPr>
        <w:t>if</w:t>
      </w:r>
      <w:proofErr w:type="spellEnd"/>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a4</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&gt;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a3</w:t>
      </w:r>
      <w:r w:rsidRPr="00A150CC">
        <w:rPr>
          <w:rFonts w:ascii="Consolas" w:hAnsi="Consolas"/>
          <w:color w:val="BBBEBF"/>
          <w:sz w:val="21"/>
          <w:szCs w:val="21"/>
          <w:lang w:val="uk-UA" w:eastAsia="uk-UA"/>
        </w:rPr>
        <w:t>)  </w:t>
      </w:r>
      <w:r w:rsidRPr="00A150CC">
        <w:rPr>
          <w:rFonts w:ascii="Consolas" w:hAnsi="Consolas"/>
          <w:color w:val="C9D1D9"/>
          <w:sz w:val="21"/>
          <w:szCs w:val="21"/>
          <w:lang w:val="uk-UA" w:eastAsia="uk-UA"/>
        </w:rPr>
        <w:t xml:space="preserve">{ </w:t>
      </w:r>
      <w:proofErr w:type="spellStart"/>
      <w:r w:rsidRPr="00A150CC">
        <w:rPr>
          <w:rFonts w:ascii="Consolas" w:hAnsi="Consolas"/>
          <w:color w:val="C9D1D9"/>
          <w:sz w:val="21"/>
          <w:szCs w:val="21"/>
          <w:lang w:val="uk-UA" w:eastAsia="uk-UA"/>
        </w:rPr>
        <w:t>cout</w:t>
      </w:r>
      <w:proofErr w:type="spellEnd"/>
      <w:r w:rsidRPr="00A150CC">
        <w:rPr>
          <w:rFonts w:ascii="Consolas" w:hAnsi="Consolas"/>
          <w:color w:val="C9D1D9"/>
          <w:sz w:val="21"/>
          <w:szCs w:val="21"/>
          <w:lang w:val="uk-UA" w:eastAsia="uk-UA"/>
        </w:rPr>
        <w:t xml:space="preserve"> </w:t>
      </w:r>
      <w:r w:rsidRPr="00A150CC">
        <w:rPr>
          <w:rFonts w:ascii="Consolas" w:hAnsi="Consolas"/>
          <w:color w:val="D2A8FF"/>
          <w:sz w:val="21"/>
          <w:szCs w:val="21"/>
          <w:lang w:val="uk-UA" w:eastAsia="uk-UA"/>
        </w:rPr>
        <w:t>&lt;&lt;</w:t>
      </w:r>
      <w:r w:rsidRPr="00A150CC">
        <w:rPr>
          <w:rFonts w:ascii="Consolas" w:hAnsi="Consolas"/>
          <w:color w:val="C9D1D9"/>
          <w:sz w:val="21"/>
          <w:szCs w:val="21"/>
          <w:lang w:val="uk-UA" w:eastAsia="uk-UA"/>
        </w:rPr>
        <w:t xml:space="preserve"> </w:t>
      </w:r>
      <w:r w:rsidRPr="00A150CC">
        <w:rPr>
          <w:rFonts w:ascii="Consolas" w:hAnsi="Consolas"/>
          <w:color w:val="A5D6FF"/>
          <w:sz w:val="21"/>
          <w:szCs w:val="21"/>
          <w:lang w:val="uk-UA" w:eastAsia="uk-UA"/>
        </w:rPr>
        <w:t>"LOSS"</w:t>
      </w:r>
      <w:r w:rsidRPr="00A150CC">
        <w:rPr>
          <w:rFonts w:ascii="Consolas" w:hAnsi="Consolas"/>
          <w:color w:val="C9D1D9"/>
          <w:sz w:val="21"/>
          <w:szCs w:val="21"/>
          <w:lang w:val="uk-UA" w:eastAsia="uk-UA"/>
        </w:rPr>
        <w:t>;  </w:t>
      </w:r>
      <w:proofErr w:type="spellStart"/>
      <w:r w:rsidRPr="00A150CC">
        <w:rPr>
          <w:rFonts w:ascii="Consolas" w:hAnsi="Consolas"/>
          <w:color w:val="C586C0"/>
          <w:sz w:val="21"/>
          <w:szCs w:val="21"/>
          <w:lang w:val="uk-UA" w:eastAsia="uk-UA"/>
        </w:rPr>
        <w:t>return</w:t>
      </w:r>
      <w:proofErr w:type="spellEnd"/>
      <w:r w:rsidRPr="00A150CC">
        <w:rPr>
          <w:rFonts w:ascii="Consolas" w:hAnsi="Consolas"/>
          <w:color w:val="C9D1D9"/>
          <w:sz w:val="21"/>
          <w:szCs w:val="21"/>
          <w:lang w:val="uk-UA" w:eastAsia="uk-UA"/>
        </w:rPr>
        <w:t xml:space="preserve"> </w:t>
      </w:r>
      <w:r w:rsidRPr="00A150CC">
        <w:rPr>
          <w:rFonts w:ascii="Consolas" w:hAnsi="Consolas"/>
          <w:color w:val="B5CEA8"/>
          <w:sz w:val="21"/>
          <w:szCs w:val="21"/>
          <w:lang w:val="uk-UA" w:eastAsia="uk-UA"/>
        </w:rPr>
        <w:t>0</w:t>
      </w:r>
      <w:r w:rsidRPr="00A150CC">
        <w:rPr>
          <w:rFonts w:ascii="Consolas" w:hAnsi="Consolas"/>
          <w:color w:val="C9D1D9"/>
          <w:sz w:val="21"/>
          <w:szCs w:val="21"/>
          <w:lang w:val="uk-UA" w:eastAsia="uk-UA"/>
        </w:rPr>
        <w:t>; }</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C586C0"/>
          <w:sz w:val="21"/>
          <w:szCs w:val="21"/>
          <w:lang w:val="uk-UA" w:eastAsia="uk-UA"/>
        </w:rPr>
        <w:t>if</w:t>
      </w:r>
      <w:proofErr w:type="spellEnd"/>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a5</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&lt;=</w:t>
      </w:r>
      <w:r w:rsidRPr="00A150CC">
        <w:rPr>
          <w:rFonts w:ascii="Consolas" w:hAnsi="Consolas"/>
          <w:color w:val="BBBEBF"/>
          <w:sz w:val="21"/>
          <w:szCs w:val="21"/>
          <w:lang w:val="uk-UA" w:eastAsia="uk-UA"/>
        </w:rPr>
        <w:t xml:space="preserve"> </w:t>
      </w:r>
      <w:r w:rsidRPr="00A150CC">
        <w:rPr>
          <w:rFonts w:ascii="Consolas" w:hAnsi="Consolas"/>
          <w:color w:val="B5CEA8"/>
          <w:sz w:val="21"/>
          <w:szCs w:val="21"/>
          <w:lang w:val="uk-UA" w:eastAsia="uk-UA"/>
        </w:rPr>
        <w:t>0</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 xml:space="preserve">{ </w:t>
      </w:r>
      <w:proofErr w:type="spellStart"/>
      <w:r w:rsidRPr="00A150CC">
        <w:rPr>
          <w:rFonts w:ascii="Consolas" w:hAnsi="Consolas"/>
          <w:color w:val="C9D1D9"/>
          <w:sz w:val="21"/>
          <w:szCs w:val="21"/>
          <w:lang w:val="uk-UA" w:eastAsia="uk-UA"/>
        </w:rPr>
        <w:t>cout</w:t>
      </w:r>
      <w:proofErr w:type="spellEnd"/>
      <w:r w:rsidRPr="00A150CC">
        <w:rPr>
          <w:rFonts w:ascii="Consolas" w:hAnsi="Consolas"/>
          <w:color w:val="C9D1D9"/>
          <w:sz w:val="21"/>
          <w:szCs w:val="21"/>
          <w:lang w:val="uk-UA" w:eastAsia="uk-UA"/>
        </w:rPr>
        <w:t xml:space="preserve"> </w:t>
      </w:r>
      <w:r w:rsidRPr="00A150CC">
        <w:rPr>
          <w:rFonts w:ascii="Consolas" w:hAnsi="Consolas"/>
          <w:color w:val="D2A8FF"/>
          <w:sz w:val="21"/>
          <w:szCs w:val="21"/>
          <w:lang w:val="uk-UA" w:eastAsia="uk-UA"/>
        </w:rPr>
        <w:t>&lt;&lt;</w:t>
      </w:r>
      <w:r w:rsidRPr="00A150CC">
        <w:rPr>
          <w:rFonts w:ascii="Consolas" w:hAnsi="Consolas"/>
          <w:color w:val="C9D1D9"/>
          <w:sz w:val="21"/>
          <w:szCs w:val="21"/>
          <w:lang w:val="uk-UA" w:eastAsia="uk-UA"/>
        </w:rPr>
        <w:t xml:space="preserve"> </w:t>
      </w:r>
      <w:r w:rsidRPr="00A150CC">
        <w:rPr>
          <w:rFonts w:ascii="Consolas" w:hAnsi="Consolas"/>
          <w:color w:val="A5D6FF"/>
          <w:sz w:val="21"/>
          <w:szCs w:val="21"/>
          <w:lang w:val="uk-UA" w:eastAsia="uk-UA"/>
        </w:rPr>
        <w:t>"ERROR"</w:t>
      </w:r>
      <w:r w:rsidRPr="00A150CC">
        <w:rPr>
          <w:rFonts w:ascii="Consolas" w:hAnsi="Consolas"/>
          <w:color w:val="C9D1D9"/>
          <w:sz w:val="21"/>
          <w:szCs w:val="21"/>
          <w:lang w:val="uk-UA" w:eastAsia="uk-UA"/>
        </w:rPr>
        <w:t xml:space="preserve">; </w:t>
      </w:r>
      <w:proofErr w:type="spellStart"/>
      <w:r w:rsidRPr="00A150CC">
        <w:rPr>
          <w:rFonts w:ascii="Consolas" w:hAnsi="Consolas"/>
          <w:color w:val="C586C0"/>
          <w:sz w:val="21"/>
          <w:szCs w:val="21"/>
          <w:lang w:val="uk-UA" w:eastAsia="uk-UA"/>
        </w:rPr>
        <w:t>return</w:t>
      </w:r>
      <w:proofErr w:type="spellEnd"/>
      <w:r w:rsidRPr="00A150CC">
        <w:rPr>
          <w:rFonts w:ascii="Consolas" w:hAnsi="Consolas"/>
          <w:color w:val="C9D1D9"/>
          <w:sz w:val="21"/>
          <w:szCs w:val="21"/>
          <w:lang w:val="uk-UA" w:eastAsia="uk-UA"/>
        </w:rPr>
        <w:t xml:space="preserve"> </w:t>
      </w:r>
      <w:r w:rsidRPr="00A150CC">
        <w:rPr>
          <w:rFonts w:ascii="Consolas" w:hAnsi="Consolas"/>
          <w:color w:val="B5CEA8"/>
          <w:sz w:val="21"/>
          <w:szCs w:val="21"/>
          <w:lang w:val="uk-UA" w:eastAsia="uk-UA"/>
        </w:rPr>
        <w:t>0</w:t>
      </w:r>
      <w:r w:rsidRPr="00A150CC">
        <w:rPr>
          <w:rFonts w:ascii="Consolas" w:hAnsi="Consolas"/>
          <w:color w:val="C9D1D9"/>
          <w:sz w:val="21"/>
          <w:szCs w:val="21"/>
          <w:lang w:val="uk-UA" w:eastAsia="uk-UA"/>
        </w:rPr>
        <w:t>; }</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C586C0"/>
          <w:sz w:val="21"/>
          <w:szCs w:val="21"/>
          <w:lang w:val="uk-UA" w:eastAsia="uk-UA"/>
        </w:rPr>
        <w:t>if</w:t>
      </w:r>
      <w:proofErr w:type="spellEnd"/>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a5</w:t>
      </w:r>
      <w:r w:rsidRPr="00A150CC">
        <w:rPr>
          <w:rFonts w:ascii="Consolas" w:hAnsi="Consolas"/>
          <w:color w:val="BBBEBF"/>
          <w:sz w:val="21"/>
          <w:szCs w:val="21"/>
          <w:lang w:val="uk-UA" w:eastAsia="uk-UA"/>
        </w:rPr>
        <w:t xml:space="preserve"> </w:t>
      </w:r>
      <w:r w:rsidRPr="00A150CC">
        <w:rPr>
          <w:rFonts w:ascii="Consolas" w:hAnsi="Consolas"/>
          <w:color w:val="D4D4D4"/>
          <w:sz w:val="21"/>
          <w:szCs w:val="21"/>
          <w:lang w:val="uk-UA" w:eastAsia="uk-UA"/>
        </w:rPr>
        <w:t>&gt;</w:t>
      </w:r>
      <w:r w:rsidRPr="00A150CC">
        <w:rPr>
          <w:rFonts w:ascii="Consolas" w:hAnsi="Consolas"/>
          <w:color w:val="BBBEBF"/>
          <w:sz w:val="21"/>
          <w:szCs w:val="21"/>
          <w:lang w:val="uk-UA" w:eastAsia="uk-UA"/>
        </w:rPr>
        <w:t xml:space="preserve"> </w:t>
      </w:r>
      <w:r w:rsidRPr="00A150CC">
        <w:rPr>
          <w:rFonts w:ascii="Consolas" w:hAnsi="Consolas"/>
          <w:color w:val="C9D1D9"/>
          <w:sz w:val="21"/>
          <w:szCs w:val="21"/>
          <w:lang w:val="uk-UA" w:eastAsia="uk-UA"/>
        </w:rPr>
        <w:t>a4</w:t>
      </w:r>
      <w:r w:rsidRPr="00A150CC">
        <w:rPr>
          <w:rFonts w:ascii="Consolas" w:hAnsi="Consolas"/>
          <w:color w:val="BBBEBF"/>
          <w:sz w:val="21"/>
          <w:szCs w:val="21"/>
          <w:lang w:val="uk-UA" w:eastAsia="uk-UA"/>
        </w:rPr>
        <w:t>)  </w:t>
      </w:r>
      <w:r w:rsidRPr="00A150CC">
        <w:rPr>
          <w:rFonts w:ascii="Consolas" w:hAnsi="Consolas"/>
          <w:color w:val="C9D1D9"/>
          <w:sz w:val="21"/>
          <w:szCs w:val="21"/>
          <w:lang w:val="uk-UA" w:eastAsia="uk-UA"/>
        </w:rPr>
        <w:t xml:space="preserve">{ </w:t>
      </w:r>
      <w:proofErr w:type="spellStart"/>
      <w:r w:rsidRPr="00A150CC">
        <w:rPr>
          <w:rFonts w:ascii="Consolas" w:hAnsi="Consolas"/>
          <w:color w:val="C9D1D9"/>
          <w:sz w:val="21"/>
          <w:szCs w:val="21"/>
          <w:lang w:val="uk-UA" w:eastAsia="uk-UA"/>
        </w:rPr>
        <w:t>cout</w:t>
      </w:r>
      <w:proofErr w:type="spellEnd"/>
      <w:r w:rsidRPr="00A150CC">
        <w:rPr>
          <w:rFonts w:ascii="Consolas" w:hAnsi="Consolas"/>
          <w:color w:val="C9D1D9"/>
          <w:sz w:val="21"/>
          <w:szCs w:val="21"/>
          <w:lang w:val="uk-UA" w:eastAsia="uk-UA"/>
        </w:rPr>
        <w:t xml:space="preserve"> </w:t>
      </w:r>
      <w:r w:rsidRPr="00A150CC">
        <w:rPr>
          <w:rFonts w:ascii="Consolas" w:hAnsi="Consolas"/>
          <w:color w:val="D2A8FF"/>
          <w:sz w:val="21"/>
          <w:szCs w:val="21"/>
          <w:lang w:val="uk-UA" w:eastAsia="uk-UA"/>
        </w:rPr>
        <w:t>&lt;&lt;</w:t>
      </w:r>
      <w:r w:rsidRPr="00A150CC">
        <w:rPr>
          <w:rFonts w:ascii="Consolas" w:hAnsi="Consolas"/>
          <w:color w:val="C9D1D9"/>
          <w:sz w:val="21"/>
          <w:szCs w:val="21"/>
          <w:lang w:val="uk-UA" w:eastAsia="uk-UA"/>
        </w:rPr>
        <w:t xml:space="preserve"> </w:t>
      </w:r>
      <w:r w:rsidRPr="00A150CC">
        <w:rPr>
          <w:rFonts w:ascii="Consolas" w:hAnsi="Consolas"/>
          <w:color w:val="A5D6FF"/>
          <w:sz w:val="21"/>
          <w:szCs w:val="21"/>
          <w:lang w:val="uk-UA" w:eastAsia="uk-UA"/>
        </w:rPr>
        <w:t>"LOSS"</w:t>
      </w:r>
      <w:r w:rsidRPr="00A150CC">
        <w:rPr>
          <w:rFonts w:ascii="Consolas" w:hAnsi="Consolas"/>
          <w:color w:val="C9D1D9"/>
          <w:sz w:val="21"/>
          <w:szCs w:val="21"/>
          <w:lang w:val="uk-UA" w:eastAsia="uk-UA"/>
        </w:rPr>
        <w:t>;  </w:t>
      </w:r>
      <w:proofErr w:type="spellStart"/>
      <w:r w:rsidRPr="00A150CC">
        <w:rPr>
          <w:rFonts w:ascii="Consolas" w:hAnsi="Consolas"/>
          <w:color w:val="C586C0"/>
          <w:sz w:val="21"/>
          <w:szCs w:val="21"/>
          <w:lang w:val="uk-UA" w:eastAsia="uk-UA"/>
        </w:rPr>
        <w:t>return</w:t>
      </w:r>
      <w:proofErr w:type="spellEnd"/>
      <w:r w:rsidRPr="00A150CC">
        <w:rPr>
          <w:rFonts w:ascii="Consolas" w:hAnsi="Consolas"/>
          <w:color w:val="C9D1D9"/>
          <w:sz w:val="21"/>
          <w:szCs w:val="21"/>
          <w:lang w:val="uk-UA" w:eastAsia="uk-UA"/>
        </w:rPr>
        <w:t xml:space="preserve"> </w:t>
      </w:r>
      <w:r w:rsidRPr="00A150CC">
        <w:rPr>
          <w:rFonts w:ascii="Consolas" w:hAnsi="Consolas"/>
          <w:color w:val="B5CEA8"/>
          <w:sz w:val="21"/>
          <w:szCs w:val="21"/>
          <w:lang w:val="uk-UA" w:eastAsia="uk-UA"/>
        </w:rPr>
        <w:t>0</w:t>
      </w:r>
      <w:r w:rsidRPr="00A150CC">
        <w:rPr>
          <w:rFonts w:ascii="Consolas" w:hAnsi="Consolas"/>
          <w:color w:val="C9D1D9"/>
          <w:sz w:val="21"/>
          <w:szCs w:val="21"/>
          <w:lang w:val="uk-UA" w:eastAsia="uk-UA"/>
        </w:rPr>
        <w:t>; }</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C9D1D9"/>
          <w:sz w:val="21"/>
          <w:szCs w:val="21"/>
          <w:lang w:val="uk-UA" w:eastAsia="uk-UA"/>
        </w:rPr>
        <w:t>cout</w:t>
      </w:r>
      <w:proofErr w:type="spellEnd"/>
      <w:r w:rsidRPr="00A150CC">
        <w:rPr>
          <w:rFonts w:ascii="Consolas" w:hAnsi="Consolas"/>
          <w:color w:val="BBBEBF"/>
          <w:sz w:val="21"/>
          <w:szCs w:val="21"/>
          <w:lang w:val="uk-UA" w:eastAsia="uk-UA"/>
        </w:rPr>
        <w:t xml:space="preserve"> </w:t>
      </w:r>
      <w:r w:rsidRPr="00A150CC">
        <w:rPr>
          <w:rFonts w:ascii="Consolas" w:hAnsi="Consolas"/>
          <w:color w:val="D2A8FF"/>
          <w:sz w:val="21"/>
          <w:szCs w:val="21"/>
          <w:lang w:val="uk-UA" w:eastAsia="uk-UA"/>
        </w:rPr>
        <w:t>&lt;&lt;</w:t>
      </w:r>
      <w:r w:rsidRPr="00A150CC">
        <w:rPr>
          <w:rFonts w:ascii="Consolas" w:hAnsi="Consolas"/>
          <w:color w:val="BBBEBF"/>
          <w:sz w:val="21"/>
          <w:szCs w:val="21"/>
          <w:lang w:val="uk-UA" w:eastAsia="uk-UA"/>
        </w:rPr>
        <w:t xml:space="preserve"> </w:t>
      </w:r>
      <w:r w:rsidRPr="00A150CC">
        <w:rPr>
          <w:rFonts w:ascii="Consolas" w:hAnsi="Consolas"/>
          <w:color w:val="A5D6FF"/>
          <w:sz w:val="21"/>
          <w:szCs w:val="21"/>
          <w:lang w:val="uk-UA" w:eastAsia="uk-UA"/>
        </w:rPr>
        <w:t>"WIN"</w:t>
      </w:r>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 xml:space="preserve">    </w:t>
      </w:r>
      <w:proofErr w:type="spellStart"/>
      <w:r w:rsidRPr="00A150CC">
        <w:rPr>
          <w:rFonts w:ascii="Consolas" w:hAnsi="Consolas"/>
          <w:color w:val="C586C0"/>
          <w:sz w:val="21"/>
          <w:szCs w:val="21"/>
          <w:lang w:val="uk-UA" w:eastAsia="uk-UA"/>
        </w:rPr>
        <w:t>return</w:t>
      </w:r>
      <w:proofErr w:type="spellEnd"/>
      <w:r w:rsidRPr="00A150CC">
        <w:rPr>
          <w:rFonts w:ascii="Consolas" w:hAnsi="Consolas"/>
          <w:color w:val="BBBEBF"/>
          <w:sz w:val="21"/>
          <w:szCs w:val="21"/>
          <w:lang w:val="uk-UA" w:eastAsia="uk-UA"/>
        </w:rPr>
        <w:t xml:space="preserve"> </w:t>
      </w:r>
      <w:r w:rsidRPr="00A150CC">
        <w:rPr>
          <w:rFonts w:ascii="Consolas" w:hAnsi="Consolas"/>
          <w:color w:val="B5CEA8"/>
          <w:sz w:val="21"/>
          <w:szCs w:val="21"/>
          <w:lang w:val="uk-UA" w:eastAsia="uk-UA"/>
        </w:rPr>
        <w:t>0</w:t>
      </w:r>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BBBEBF"/>
          <w:sz w:val="21"/>
          <w:szCs w:val="21"/>
          <w:lang w:val="uk-UA" w:eastAsia="uk-UA"/>
        </w:rPr>
        <w:t>}</w:t>
      </w:r>
    </w:p>
    <w:p w:rsidR="00A150CC" w:rsidRPr="00A150CC" w:rsidRDefault="00A150CC" w:rsidP="00A150CC">
      <w:pPr>
        <w:shd w:val="clear" w:color="auto" w:fill="121314"/>
        <w:spacing w:line="285" w:lineRule="atLeast"/>
        <w:rPr>
          <w:rFonts w:ascii="Consolas" w:hAnsi="Consolas"/>
          <w:color w:val="BBBEBF"/>
          <w:sz w:val="21"/>
          <w:szCs w:val="21"/>
          <w:lang w:val="uk-UA" w:eastAsia="uk-UA"/>
        </w:rPr>
      </w:pPr>
      <w:r w:rsidRPr="00A150CC">
        <w:rPr>
          <w:rFonts w:ascii="Consolas" w:hAnsi="Consolas"/>
          <w:color w:val="8B949E"/>
          <w:sz w:val="21"/>
          <w:szCs w:val="21"/>
          <w:lang w:val="uk-UA" w:eastAsia="uk-UA"/>
        </w:rPr>
        <w:t>// Результат Зараховано</w:t>
      </w:r>
    </w:p>
    <w:p w:rsidR="00A150CC" w:rsidRDefault="00A150CC" w:rsidP="00FE62BE">
      <w:pPr>
        <w:rPr>
          <w:i/>
          <w:sz w:val="18"/>
          <w:szCs w:val="18"/>
          <w:lang w:val="uk-UA"/>
        </w:rPr>
      </w:pPr>
      <w:r>
        <w:rPr>
          <w:lang w:val="uk-UA"/>
        </w:rPr>
        <w:tab/>
      </w:r>
      <w:r>
        <w:rPr>
          <w:lang w:val="uk-UA"/>
        </w:rPr>
        <w:tab/>
      </w:r>
      <w:r>
        <w:rPr>
          <w:lang w:val="uk-UA"/>
        </w:rPr>
        <w:tab/>
      </w:r>
      <w:r>
        <w:rPr>
          <w:lang w:val="uk-UA"/>
        </w:rPr>
        <w:tab/>
      </w:r>
      <w:r w:rsidRPr="00A150CC">
        <w:rPr>
          <w:i/>
          <w:sz w:val="18"/>
          <w:szCs w:val="18"/>
          <w:lang w:val="en-US"/>
        </w:rPr>
        <w:t>Code</w:t>
      </w:r>
      <w:r w:rsidRPr="00A150CC">
        <w:rPr>
          <w:i/>
          <w:sz w:val="18"/>
          <w:szCs w:val="18"/>
          <w:lang w:val="ru-RU"/>
        </w:rPr>
        <w:t xml:space="preserve"> #3.</w:t>
      </w:r>
      <w:r w:rsidRPr="00A150CC">
        <w:rPr>
          <w:i/>
          <w:sz w:val="18"/>
          <w:szCs w:val="18"/>
          <w:lang w:val="uk-UA"/>
        </w:rPr>
        <w:t xml:space="preserve">Код до завдання з </w:t>
      </w:r>
      <w:proofErr w:type="spellStart"/>
      <w:r w:rsidRPr="00A150CC">
        <w:rPr>
          <w:i/>
          <w:sz w:val="18"/>
          <w:szCs w:val="18"/>
          <w:lang w:val="uk-UA"/>
        </w:rPr>
        <w:t>алготестера</w:t>
      </w:r>
      <w:proofErr w:type="spellEnd"/>
      <w:r w:rsidRPr="00A150CC">
        <w:rPr>
          <w:i/>
          <w:sz w:val="18"/>
          <w:szCs w:val="18"/>
          <w:lang w:val="uk-UA"/>
        </w:rPr>
        <w:t>.</w:t>
      </w:r>
    </w:p>
    <w:p w:rsidR="00A150CC" w:rsidRDefault="00A150CC" w:rsidP="00FE62BE">
      <w:pPr>
        <w:rPr>
          <w:i/>
          <w:sz w:val="18"/>
          <w:szCs w:val="18"/>
          <w:lang w:val="uk-UA"/>
        </w:rPr>
      </w:pPr>
    </w:p>
    <w:p w:rsidR="00A150CC" w:rsidRDefault="00A150CC" w:rsidP="00FE62BE">
      <w:pPr>
        <w:rPr>
          <w:lang w:val="uk-UA"/>
        </w:rPr>
      </w:pPr>
      <w:r>
        <w:rPr>
          <w:lang w:val="uk-UA"/>
        </w:rPr>
        <w:t>Посилання на пул-</w:t>
      </w:r>
      <w:proofErr w:type="spellStart"/>
      <w:r>
        <w:rPr>
          <w:lang w:val="uk-UA"/>
        </w:rPr>
        <w:t>реквест</w:t>
      </w:r>
      <w:proofErr w:type="spellEnd"/>
      <w:r>
        <w:rPr>
          <w:lang w:val="uk-UA"/>
        </w:rPr>
        <w:t xml:space="preserve"> коду:</w:t>
      </w:r>
      <w:r w:rsidRPr="00A150CC">
        <w:t xml:space="preserve"> </w:t>
      </w:r>
      <w:hyperlink r:id="rId29" w:anchor="diff-7c7f3305916ac2aedca443a4391599bcaa48873fc5062f7c65c17519de3d7d28" w:history="1">
        <w:r w:rsidRPr="00350D97">
          <w:rPr>
            <w:rStyle w:val="a4"/>
            <w:lang w:val="uk-UA"/>
          </w:rPr>
          <w:t>https://github.com/artificial-intelligence-department/ai_programming_playground_2026/pull/150/changes#diff-7c7f3305916ac2aedca443a4391599bcaa48873fc5062f7c65c17519de3d7d28</w:t>
        </w:r>
      </w:hyperlink>
      <w:r>
        <w:rPr>
          <w:lang w:val="uk-UA"/>
        </w:rPr>
        <w:t xml:space="preserve"> </w:t>
      </w:r>
    </w:p>
    <w:p w:rsidR="00A150CC" w:rsidRDefault="00A150CC" w:rsidP="00FE62BE">
      <w:pPr>
        <w:rPr>
          <w:lang w:val="uk-UA"/>
        </w:rPr>
      </w:pPr>
    </w:p>
    <w:p w:rsidR="00A150CC" w:rsidRDefault="00A150CC" w:rsidP="00A150CC">
      <w:pPr>
        <w:rPr>
          <w:color w:val="000000"/>
        </w:rPr>
      </w:pPr>
      <w:r>
        <w:rPr>
          <w:lang w:val="uk-UA"/>
        </w:rPr>
        <w:t>Завдання 4:</w:t>
      </w:r>
      <w:r w:rsidRPr="00C314E5">
        <w:t xml:space="preserve"> </w:t>
      </w:r>
      <w:proofErr w:type="spellStart"/>
      <w:r w:rsidRPr="00AD3F02">
        <w:rPr>
          <w:color w:val="000000"/>
        </w:rPr>
        <w:t>Experimental</w:t>
      </w:r>
      <w:proofErr w:type="spellEnd"/>
      <w:r w:rsidRPr="00AD3F02">
        <w:rPr>
          <w:color w:val="000000"/>
        </w:rPr>
        <w:t xml:space="preserve"> </w:t>
      </w:r>
      <w:proofErr w:type="spellStart"/>
      <w:r w:rsidRPr="00AD3F02">
        <w:rPr>
          <w:color w:val="000000"/>
        </w:rPr>
        <w:t>Exercises</w:t>
      </w:r>
      <w:proofErr w:type="spellEnd"/>
      <w:r w:rsidRPr="00AD3F02">
        <w:rPr>
          <w:color w:val="000000"/>
        </w:rPr>
        <w:t xml:space="preserve"> </w:t>
      </w:r>
      <w:proofErr w:type="spellStart"/>
      <w:r w:rsidRPr="00AD3F02">
        <w:rPr>
          <w:color w:val="000000"/>
        </w:rPr>
        <w:t>Activities</w:t>
      </w:r>
      <w:proofErr w:type="spellEnd"/>
      <w:r w:rsidRPr="00AD3F02">
        <w:rPr>
          <w:color w:val="000000"/>
        </w:rPr>
        <w:t xml:space="preserve"> - </w:t>
      </w:r>
      <w:proofErr w:type="spellStart"/>
      <w:r w:rsidRPr="00AD3F02">
        <w:rPr>
          <w:color w:val="000000"/>
        </w:rPr>
        <w:t>Binary</w:t>
      </w:r>
      <w:proofErr w:type="spellEnd"/>
      <w:r w:rsidRPr="00AD3F02">
        <w:rPr>
          <w:color w:val="000000"/>
        </w:rPr>
        <w:t xml:space="preserve"> </w:t>
      </w:r>
      <w:proofErr w:type="spellStart"/>
      <w:r w:rsidRPr="00AD3F02">
        <w:rPr>
          <w:color w:val="000000"/>
        </w:rPr>
        <w:t>Calculations</w:t>
      </w:r>
      <w:proofErr w:type="spellEnd"/>
      <w:r w:rsidRPr="00AD3F02">
        <w:rPr>
          <w:color w:val="000000"/>
        </w:rPr>
        <w:t>:</w:t>
      </w:r>
    </w:p>
    <w:p w:rsidR="00A150CC" w:rsidRDefault="00247E23" w:rsidP="00FE62BE">
      <w:pPr>
        <w:rPr>
          <w:lang w:val="uk-UA"/>
        </w:rPr>
      </w:pPr>
      <w:r>
        <w:rPr>
          <w:lang w:val="uk-UA"/>
        </w:rPr>
        <w:t xml:space="preserve">Згенерував 2 числа </w:t>
      </w:r>
      <w:r>
        <w:rPr>
          <w:lang w:val="en-US"/>
        </w:rPr>
        <w:t>y</w:t>
      </w:r>
      <w:r w:rsidRPr="00247E23">
        <w:rPr>
          <w:lang w:val="ru-RU"/>
        </w:rPr>
        <w:t xml:space="preserve"> = 67, </w:t>
      </w:r>
      <w:r>
        <w:rPr>
          <w:lang w:val="en-US"/>
        </w:rPr>
        <w:t>x</w:t>
      </w:r>
      <w:r w:rsidRPr="00247E23">
        <w:rPr>
          <w:lang w:val="ru-RU"/>
        </w:rPr>
        <w:t xml:space="preserve"> = 75;</w:t>
      </w:r>
      <w:r>
        <w:rPr>
          <w:lang w:val="uk-UA"/>
        </w:rPr>
        <w:t xml:space="preserve"> Виконав необхідні операції.</w:t>
      </w:r>
    </w:p>
    <w:p w:rsidR="00247E23" w:rsidRDefault="00247E23" w:rsidP="00FE62BE">
      <w:pPr>
        <w:rPr>
          <w:lang w:val="uk-UA"/>
        </w:rPr>
      </w:pPr>
    </w:p>
    <w:p w:rsidR="00247E23" w:rsidRDefault="00247E23" w:rsidP="00247E23">
      <w:pPr>
        <w:rPr>
          <w:color w:val="000000"/>
          <w:lang w:val="en-US"/>
        </w:rPr>
      </w:pPr>
      <w:r w:rsidRPr="00FA5996">
        <w:t>Завдання №</w:t>
      </w:r>
      <w:r w:rsidRPr="00FA5996">
        <w:rPr>
          <w:lang w:val="uk-UA"/>
        </w:rPr>
        <w:t xml:space="preserve">5 </w:t>
      </w:r>
      <w:proofErr w:type="spellStart"/>
      <w:r w:rsidRPr="00FA5996">
        <w:rPr>
          <w:color w:val="000000"/>
        </w:rPr>
        <w:t>Practice</w:t>
      </w:r>
      <w:proofErr w:type="spellEnd"/>
      <w:r w:rsidRPr="00FA5996">
        <w:rPr>
          <w:color w:val="000000"/>
        </w:rPr>
        <w:t xml:space="preserve"># </w:t>
      </w:r>
      <w:proofErr w:type="spellStart"/>
      <w:r w:rsidRPr="00FA5996">
        <w:rPr>
          <w:color w:val="000000"/>
        </w:rPr>
        <w:t>programming</w:t>
      </w:r>
      <w:proofErr w:type="spellEnd"/>
      <w:r w:rsidRPr="00FA5996">
        <w:rPr>
          <w:color w:val="000000"/>
        </w:rPr>
        <w:t xml:space="preserve">: </w:t>
      </w:r>
      <w:proofErr w:type="spellStart"/>
      <w:r w:rsidRPr="00FA5996">
        <w:rPr>
          <w:color w:val="000000"/>
        </w:rPr>
        <w:t>Class</w:t>
      </w:r>
      <w:proofErr w:type="spellEnd"/>
      <w:r w:rsidRPr="00FA5996">
        <w:rPr>
          <w:color w:val="000000"/>
        </w:rPr>
        <w:t xml:space="preserve"> </w:t>
      </w:r>
      <w:proofErr w:type="spellStart"/>
      <w:r w:rsidRPr="00FA5996">
        <w:rPr>
          <w:color w:val="000000"/>
        </w:rPr>
        <w:t>Practice</w:t>
      </w:r>
      <w:proofErr w:type="spellEnd"/>
      <w:r w:rsidRPr="00FA5996">
        <w:rPr>
          <w:color w:val="000000"/>
        </w:rPr>
        <w:t xml:space="preserve"> </w:t>
      </w:r>
      <w:proofErr w:type="spellStart"/>
      <w:r w:rsidRPr="00FA5996">
        <w:rPr>
          <w:color w:val="000000"/>
        </w:rPr>
        <w:t>Task</w:t>
      </w:r>
      <w:proofErr w:type="spellEnd"/>
      <w:r>
        <w:rPr>
          <w:color w:val="000000"/>
          <w:lang w:val="uk-UA"/>
        </w:rPr>
        <w:t xml:space="preserve"> – Аналізатор надійності пароля</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586C0"/>
          <w:sz w:val="21"/>
          <w:szCs w:val="21"/>
          <w:lang w:val="uk-UA" w:eastAsia="uk-UA"/>
        </w:rPr>
        <w:t>#</w:t>
      </w:r>
      <w:proofErr w:type="spellStart"/>
      <w:r w:rsidRPr="00247E23">
        <w:rPr>
          <w:rFonts w:ascii="Consolas" w:hAnsi="Consolas"/>
          <w:color w:val="C586C0"/>
          <w:sz w:val="21"/>
          <w:szCs w:val="21"/>
          <w:lang w:val="uk-UA" w:eastAsia="uk-UA"/>
        </w:rPr>
        <w:t>include</w:t>
      </w:r>
      <w:proofErr w:type="spellEnd"/>
      <w:r w:rsidRPr="00247E23">
        <w:rPr>
          <w:rFonts w:ascii="Consolas" w:hAnsi="Consolas"/>
          <w:color w:val="569CD6"/>
          <w:sz w:val="21"/>
          <w:szCs w:val="21"/>
          <w:lang w:val="uk-UA" w:eastAsia="uk-UA"/>
        </w:rPr>
        <w:t xml:space="preserve"> </w:t>
      </w:r>
      <w:r w:rsidRPr="00247E23">
        <w:rPr>
          <w:rFonts w:ascii="Consolas" w:hAnsi="Consolas"/>
          <w:color w:val="A5D6FF"/>
          <w:sz w:val="21"/>
          <w:szCs w:val="21"/>
          <w:lang w:val="uk-UA" w:eastAsia="uk-UA"/>
        </w:rPr>
        <w:t>&lt;</w:t>
      </w:r>
      <w:proofErr w:type="spellStart"/>
      <w:r w:rsidRPr="00247E23">
        <w:rPr>
          <w:rFonts w:ascii="Consolas" w:hAnsi="Consolas"/>
          <w:color w:val="A5D6FF"/>
          <w:sz w:val="21"/>
          <w:szCs w:val="21"/>
          <w:lang w:val="uk-UA" w:eastAsia="uk-UA"/>
        </w:rPr>
        <w:t>iostream</w:t>
      </w:r>
      <w:proofErr w:type="spellEnd"/>
      <w:r w:rsidRPr="00247E23">
        <w:rPr>
          <w:rFonts w:ascii="Consolas" w:hAnsi="Consolas"/>
          <w:color w:val="A5D6FF"/>
          <w:sz w:val="21"/>
          <w:szCs w:val="21"/>
          <w:lang w:val="uk-UA" w:eastAsia="uk-UA"/>
        </w:rPr>
        <w:t>&gt;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proofErr w:type="spellStart"/>
      <w:r w:rsidRPr="00247E23">
        <w:rPr>
          <w:rFonts w:ascii="Consolas" w:hAnsi="Consolas"/>
          <w:color w:val="C586C0"/>
          <w:sz w:val="21"/>
          <w:szCs w:val="21"/>
          <w:lang w:val="uk-UA" w:eastAsia="uk-UA"/>
        </w:rPr>
        <w:t>using</w:t>
      </w:r>
      <w:proofErr w:type="spellEnd"/>
      <w:r w:rsidRPr="00247E23">
        <w:rPr>
          <w:rFonts w:ascii="Consolas" w:hAnsi="Consolas"/>
          <w:color w:val="BBBEBF"/>
          <w:sz w:val="21"/>
          <w:szCs w:val="21"/>
          <w:lang w:val="uk-UA" w:eastAsia="uk-UA"/>
        </w:rPr>
        <w:t xml:space="preserve"> </w:t>
      </w:r>
      <w:proofErr w:type="spellStart"/>
      <w:r w:rsidRPr="00247E23">
        <w:rPr>
          <w:rFonts w:ascii="Consolas" w:hAnsi="Consolas"/>
          <w:color w:val="FF7B72"/>
          <w:sz w:val="21"/>
          <w:szCs w:val="21"/>
          <w:lang w:val="uk-UA" w:eastAsia="uk-UA"/>
        </w:rPr>
        <w:t>namespace</w:t>
      </w:r>
      <w:proofErr w:type="spellEnd"/>
      <w:r w:rsidRPr="00247E23">
        <w:rPr>
          <w:rFonts w:ascii="Consolas" w:hAnsi="Consolas"/>
          <w:color w:val="BBBEBF"/>
          <w:sz w:val="21"/>
          <w:szCs w:val="21"/>
          <w:lang w:val="uk-UA" w:eastAsia="uk-UA"/>
        </w:rPr>
        <w:t xml:space="preserve"> </w:t>
      </w:r>
      <w:proofErr w:type="spellStart"/>
      <w:r w:rsidRPr="00247E23">
        <w:rPr>
          <w:rFonts w:ascii="Consolas" w:hAnsi="Consolas"/>
          <w:color w:val="4EC9B0"/>
          <w:sz w:val="21"/>
          <w:szCs w:val="21"/>
          <w:lang w:val="uk-UA" w:eastAsia="uk-UA"/>
        </w:rPr>
        <w:t>std</w:t>
      </w:r>
      <w:proofErr w:type="spellEnd"/>
      <w:r w:rsidRPr="00247E23">
        <w:rPr>
          <w:rFonts w:ascii="Consolas" w:hAnsi="Consolas"/>
          <w:color w:val="BBBEBF"/>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proofErr w:type="spellStart"/>
      <w:r w:rsidRPr="00247E23">
        <w:rPr>
          <w:rFonts w:ascii="Consolas" w:hAnsi="Consolas"/>
          <w:color w:val="FF7B72"/>
          <w:sz w:val="21"/>
          <w:szCs w:val="21"/>
          <w:lang w:val="uk-UA" w:eastAsia="uk-UA"/>
        </w:rPr>
        <w:t>int</w:t>
      </w:r>
      <w:proofErr w:type="spellEnd"/>
      <w:r w:rsidRPr="00247E23">
        <w:rPr>
          <w:rFonts w:ascii="Consolas" w:hAnsi="Consolas"/>
          <w:color w:val="BBBEBF"/>
          <w:sz w:val="21"/>
          <w:szCs w:val="21"/>
          <w:lang w:val="uk-UA" w:eastAsia="uk-UA"/>
        </w:rPr>
        <w:t xml:space="preserve"> </w:t>
      </w:r>
      <w:proofErr w:type="spellStart"/>
      <w:r w:rsidRPr="00247E23">
        <w:rPr>
          <w:rFonts w:ascii="Consolas" w:hAnsi="Consolas"/>
          <w:color w:val="D2A8FF"/>
          <w:sz w:val="21"/>
          <w:szCs w:val="21"/>
          <w:lang w:val="uk-UA" w:eastAsia="uk-UA"/>
        </w:rPr>
        <w:t>main</w:t>
      </w:r>
      <w:proofErr w:type="spellEnd"/>
      <w:r w:rsidRPr="00247E23">
        <w:rPr>
          <w:rFonts w:ascii="Consolas" w:hAnsi="Consolas"/>
          <w:color w:val="BBBEBF"/>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8B949E"/>
          <w:sz w:val="21"/>
          <w:szCs w:val="21"/>
          <w:lang w:val="uk-UA" w:eastAsia="uk-UA"/>
        </w:rPr>
        <w:t>    // Ініціалізація змінних</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roofErr w:type="spellStart"/>
      <w:r w:rsidRPr="00247E23">
        <w:rPr>
          <w:rFonts w:ascii="Consolas" w:hAnsi="Consolas"/>
          <w:color w:val="FF7B72"/>
          <w:sz w:val="21"/>
          <w:szCs w:val="21"/>
          <w:lang w:val="uk-UA" w:eastAsia="uk-UA"/>
        </w:rPr>
        <w:t>int</w:t>
      </w:r>
      <w:proofErr w:type="spellEnd"/>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pass_length</w:t>
      </w:r>
      <w:r w:rsidRPr="00247E23">
        <w:rPr>
          <w:rFonts w:ascii="Consolas" w:hAnsi="Consolas"/>
          <w:color w:val="BBBEBF"/>
          <w:sz w:val="21"/>
          <w:szCs w:val="21"/>
          <w:lang w:val="uk-UA" w:eastAsia="uk-UA"/>
        </w:rPr>
        <w:t>,</w:t>
      </w:r>
      <w:r w:rsidRPr="00247E23">
        <w:rPr>
          <w:rFonts w:ascii="Consolas" w:hAnsi="Consolas"/>
          <w:color w:val="C9D1D9"/>
          <w:sz w:val="21"/>
          <w:szCs w:val="21"/>
          <w:lang w:val="uk-UA" w:eastAsia="uk-UA"/>
        </w:rPr>
        <w:t>amout_of_types_characters</w:t>
      </w:r>
      <w:r w:rsidRPr="00247E23">
        <w:rPr>
          <w:rFonts w:ascii="Consolas" w:hAnsi="Consolas"/>
          <w:color w:val="BBBEBF"/>
          <w:sz w:val="21"/>
          <w:szCs w:val="21"/>
          <w:lang w:val="uk-UA" w:eastAsia="uk-UA"/>
        </w:rPr>
        <w:t>,</w:t>
      </w:r>
      <w:r w:rsidRPr="00247E23">
        <w:rPr>
          <w:rFonts w:ascii="Consolas" w:hAnsi="Consolas"/>
          <w:color w:val="C9D1D9"/>
          <w:sz w:val="21"/>
          <w:szCs w:val="21"/>
          <w:lang w:val="uk-UA" w:eastAsia="uk-UA"/>
        </w:rPr>
        <w:t>security_level</w:t>
      </w:r>
      <w:proofErr w:type="spellEnd"/>
      <w:r w:rsidRPr="00247E23">
        <w:rPr>
          <w:rFonts w:ascii="Consolas" w:hAnsi="Consolas"/>
          <w:color w:val="BBBEBF"/>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amout_of_types_characters</w:t>
      </w:r>
      <w:proofErr w:type="spellEnd"/>
      <w:r w:rsidRPr="00247E23">
        <w:rPr>
          <w:rFonts w:ascii="Consolas" w:hAnsi="Consolas"/>
          <w:color w:val="BBBEBF"/>
          <w:sz w:val="21"/>
          <w:szCs w:val="21"/>
          <w:lang w:val="uk-UA" w:eastAsia="uk-UA"/>
        </w:rPr>
        <w:t xml:space="preserve"> </w:t>
      </w:r>
      <w:r w:rsidRPr="00247E23">
        <w:rPr>
          <w:rFonts w:ascii="Consolas" w:hAnsi="Consolas"/>
          <w:color w:val="D4D4D4"/>
          <w:sz w:val="21"/>
          <w:szCs w:val="21"/>
          <w:lang w:val="uk-UA" w:eastAsia="uk-UA"/>
        </w:rPr>
        <w:t>=</w:t>
      </w:r>
      <w:r w:rsidRPr="00247E23">
        <w:rPr>
          <w:rFonts w:ascii="Consolas" w:hAnsi="Consolas"/>
          <w:color w:val="BBBEBF"/>
          <w:sz w:val="21"/>
          <w:szCs w:val="21"/>
          <w:lang w:val="uk-UA" w:eastAsia="uk-UA"/>
        </w:rPr>
        <w:t xml:space="preserve"> </w:t>
      </w:r>
      <w:r w:rsidRPr="00247E23">
        <w:rPr>
          <w:rFonts w:ascii="Consolas" w:hAnsi="Consolas"/>
          <w:color w:val="B5CEA8"/>
          <w:sz w:val="21"/>
          <w:szCs w:val="21"/>
          <w:lang w:val="uk-UA" w:eastAsia="uk-UA"/>
        </w:rPr>
        <w:t>0</w:t>
      </w:r>
      <w:r w:rsidRPr="00247E23">
        <w:rPr>
          <w:rFonts w:ascii="Consolas" w:hAnsi="Consolas"/>
          <w:color w:val="BBBEBF"/>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cout</w:t>
      </w:r>
      <w:proofErr w:type="spellEnd"/>
      <w:r w:rsidRPr="00247E23">
        <w:rPr>
          <w:rFonts w:ascii="Consolas" w:hAnsi="Consolas"/>
          <w:color w:val="BBBEBF"/>
          <w:sz w:val="21"/>
          <w:szCs w:val="21"/>
          <w:lang w:val="uk-UA" w:eastAsia="uk-UA"/>
        </w:rPr>
        <w:t xml:space="preserve"> </w:t>
      </w:r>
      <w:r w:rsidRPr="00247E23">
        <w:rPr>
          <w:rFonts w:ascii="Consolas" w:hAnsi="Consolas"/>
          <w:color w:val="D2A8FF"/>
          <w:sz w:val="21"/>
          <w:szCs w:val="21"/>
          <w:lang w:val="uk-UA" w:eastAsia="uk-UA"/>
        </w:rPr>
        <w:t>&lt;&lt;</w:t>
      </w:r>
      <w:r w:rsidRPr="00247E23">
        <w:rPr>
          <w:rFonts w:ascii="Consolas" w:hAnsi="Consolas"/>
          <w:color w:val="BBBEBF"/>
          <w:sz w:val="21"/>
          <w:szCs w:val="21"/>
          <w:lang w:val="uk-UA" w:eastAsia="uk-UA"/>
        </w:rPr>
        <w:t xml:space="preserve"> </w:t>
      </w:r>
      <w:r w:rsidRPr="00247E23">
        <w:rPr>
          <w:rFonts w:ascii="Consolas" w:hAnsi="Consolas"/>
          <w:color w:val="A5D6FF"/>
          <w:sz w:val="21"/>
          <w:szCs w:val="21"/>
          <w:lang w:val="uk-UA" w:eastAsia="uk-UA"/>
        </w:rPr>
        <w:t>"Довжина пароля: "</w:t>
      </w:r>
      <w:r w:rsidRPr="00247E23">
        <w:rPr>
          <w:rFonts w:ascii="Consolas" w:hAnsi="Consolas"/>
          <w:color w:val="BBBEBF"/>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cin</w:t>
      </w:r>
      <w:proofErr w:type="spellEnd"/>
      <w:r w:rsidRPr="00247E23">
        <w:rPr>
          <w:rFonts w:ascii="Consolas" w:hAnsi="Consolas"/>
          <w:color w:val="BBBEBF"/>
          <w:sz w:val="21"/>
          <w:szCs w:val="21"/>
          <w:lang w:val="uk-UA" w:eastAsia="uk-UA"/>
        </w:rPr>
        <w:t xml:space="preserve"> </w:t>
      </w:r>
      <w:r w:rsidRPr="00247E23">
        <w:rPr>
          <w:rFonts w:ascii="Consolas" w:hAnsi="Consolas"/>
          <w:color w:val="D2A8FF"/>
          <w:sz w:val="21"/>
          <w:szCs w:val="21"/>
          <w:lang w:val="uk-UA" w:eastAsia="uk-UA"/>
        </w:rPr>
        <w:t>&gt;&gt;</w:t>
      </w:r>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pass_length</w:t>
      </w:r>
      <w:proofErr w:type="spellEnd"/>
      <w:r w:rsidRPr="00247E23">
        <w:rPr>
          <w:rFonts w:ascii="Consolas" w:hAnsi="Consolas"/>
          <w:color w:val="BBBEBF"/>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8B949E"/>
          <w:sz w:val="21"/>
          <w:szCs w:val="21"/>
          <w:lang w:val="uk-UA" w:eastAsia="uk-UA"/>
        </w:rPr>
        <w:t xml:space="preserve">    // Перевірка правильного </w:t>
      </w:r>
      <w:proofErr w:type="spellStart"/>
      <w:r w:rsidRPr="00247E23">
        <w:rPr>
          <w:rFonts w:ascii="Consolas" w:hAnsi="Consolas"/>
          <w:color w:val="8B949E"/>
          <w:sz w:val="21"/>
          <w:szCs w:val="21"/>
          <w:lang w:val="uk-UA" w:eastAsia="uk-UA"/>
        </w:rPr>
        <w:t>вводку</w:t>
      </w:r>
      <w:proofErr w:type="spellEnd"/>
      <w:r w:rsidRPr="00247E23">
        <w:rPr>
          <w:rFonts w:ascii="Consolas" w:hAnsi="Consolas"/>
          <w:color w:val="8B949E"/>
          <w:sz w:val="21"/>
          <w:szCs w:val="21"/>
          <w:lang w:val="uk-UA" w:eastAsia="uk-UA"/>
        </w:rPr>
        <w:t xml:space="preserve"> пароля</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roofErr w:type="spellStart"/>
      <w:r w:rsidRPr="00247E23">
        <w:rPr>
          <w:rFonts w:ascii="Consolas" w:hAnsi="Consolas"/>
          <w:color w:val="C586C0"/>
          <w:sz w:val="21"/>
          <w:szCs w:val="21"/>
          <w:lang w:val="uk-UA" w:eastAsia="uk-UA"/>
        </w:rPr>
        <w:t>if</w:t>
      </w:r>
      <w:proofErr w:type="spellEnd"/>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pass_length</w:t>
      </w:r>
      <w:proofErr w:type="spellEnd"/>
      <w:r w:rsidRPr="00247E23">
        <w:rPr>
          <w:rFonts w:ascii="Consolas" w:hAnsi="Consolas"/>
          <w:color w:val="BBBEBF"/>
          <w:sz w:val="21"/>
          <w:szCs w:val="21"/>
          <w:lang w:val="uk-UA" w:eastAsia="uk-UA"/>
        </w:rPr>
        <w:t xml:space="preserve"> </w:t>
      </w:r>
      <w:r w:rsidRPr="00247E23">
        <w:rPr>
          <w:rFonts w:ascii="Consolas" w:hAnsi="Consolas"/>
          <w:color w:val="D4D4D4"/>
          <w:sz w:val="21"/>
          <w:szCs w:val="21"/>
          <w:lang w:val="uk-UA" w:eastAsia="uk-UA"/>
        </w:rPr>
        <w:t>&gt;</w:t>
      </w:r>
      <w:r w:rsidRPr="00247E23">
        <w:rPr>
          <w:rFonts w:ascii="Consolas" w:hAnsi="Consolas"/>
          <w:color w:val="BBBEBF"/>
          <w:sz w:val="21"/>
          <w:szCs w:val="21"/>
          <w:lang w:val="uk-UA" w:eastAsia="uk-UA"/>
        </w:rPr>
        <w:t xml:space="preserve"> </w:t>
      </w:r>
      <w:r w:rsidRPr="00247E23">
        <w:rPr>
          <w:rFonts w:ascii="Consolas" w:hAnsi="Consolas"/>
          <w:color w:val="B5CEA8"/>
          <w:sz w:val="21"/>
          <w:szCs w:val="21"/>
          <w:lang w:val="uk-UA" w:eastAsia="uk-UA"/>
        </w:rPr>
        <w:t>64</w:t>
      </w:r>
      <w:r w:rsidRPr="00247E23">
        <w:rPr>
          <w:rFonts w:ascii="Consolas" w:hAnsi="Consolas"/>
          <w:color w:val="BBBEBF"/>
          <w:sz w:val="21"/>
          <w:szCs w:val="21"/>
          <w:lang w:val="uk-UA" w:eastAsia="uk-UA"/>
        </w:rPr>
        <w:t xml:space="preserve"> </w:t>
      </w:r>
      <w:r w:rsidRPr="00247E23">
        <w:rPr>
          <w:rFonts w:ascii="Consolas" w:hAnsi="Consolas"/>
          <w:color w:val="D4D4D4"/>
          <w:sz w:val="21"/>
          <w:szCs w:val="21"/>
          <w:lang w:val="uk-UA" w:eastAsia="uk-UA"/>
        </w:rPr>
        <w:t>||</w:t>
      </w:r>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pass_length</w:t>
      </w:r>
      <w:proofErr w:type="spellEnd"/>
      <w:r w:rsidRPr="00247E23">
        <w:rPr>
          <w:rFonts w:ascii="Consolas" w:hAnsi="Consolas"/>
          <w:color w:val="BBBEBF"/>
          <w:sz w:val="21"/>
          <w:szCs w:val="21"/>
          <w:lang w:val="uk-UA" w:eastAsia="uk-UA"/>
        </w:rPr>
        <w:t xml:space="preserve"> </w:t>
      </w:r>
      <w:r w:rsidRPr="00247E23">
        <w:rPr>
          <w:rFonts w:ascii="Consolas" w:hAnsi="Consolas"/>
          <w:color w:val="D4D4D4"/>
          <w:sz w:val="21"/>
          <w:szCs w:val="21"/>
          <w:lang w:val="uk-UA" w:eastAsia="uk-UA"/>
        </w:rPr>
        <w:t>&lt;</w:t>
      </w:r>
      <w:r w:rsidRPr="00247E23">
        <w:rPr>
          <w:rFonts w:ascii="Consolas" w:hAnsi="Consolas"/>
          <w:color w:val="BBBEBF"/>
          <w:sz w:val="21"/>
          <w:szCs w:val="21"/>
          <w:lang w:val="uk-UA" w:eastAsia="uk-UA"/>
        </w:rPr>
        <w:t xml:space="preserve"> </w:t>
      </w:r>
      <w:r w:rsidRPr="00247E23">
        <w:rPr>
          <w:rFonts w:ascii="Consolas" w:hAnsi="Consolas"/>
          <w:color w:val="B5CEA8"/>
          <w:sz w:val="21"/>
          <w:szCs w:val="21"/>
          <w:lang w:val="uk-UA" w:eastAsia="uk-UA"/>
        </w:rPr>
        <w:t>1</w:t>
      </w:r>
      <w:r w:rsidRPr="00247E23">
        <w:rPr>
          <w:rFonts w:ascii="Consolas" w:hAnsi="Consolas"/>
          <w:color w:val="BBBEBF"/>
          <w:sz w:val="21"/>
          <w:szCs w:val="21"/>
          <w:lang w:val="uk-UA" w:eastAsia="uk-UA"/>
        </w:rPr>
        <w:t>)</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9D1D9"/>
          <w:sz w:val="21"/>
          <w:szCs w:val="21"/>
          <w:lang w:val="uk-UA" w:eastAsia="uk-UA"/>
        </w:rPr>
        <w:t>cout</w:t>
      </w:r>
      <w:proofErr w:type="spellEnd"/>
      <w:r w:rsidRPr="00247E23">
        <w:rPr>
          <w:rFonts w:ascii="Consolas" w:hAnsi="Consolas"/>
          <w:color w:val="C9D1D9"/>
          <w:sz w:val="21"/>
          <w:szCs w:val="21"/>
          <w:lang w:val="uk-UA" w:eastAsia="uk-UA"/>
        </w:rPr>
        <w:t xml:space="preserve"> </w:t>
      </w:r>
      <w:r w:rsidRPr="00247E23">
        <w:rPr>
          <w:rFonts w:ascii="Consolas" w:hAnsi="Consolas"/>
          <w:color w:val="D2A8FF"/>
          <w:sz w:val="21"/>
          <w:szCs w:val="21"/>
          <w:lang w:val="uk-UA" w:eastAsia="uk-UA"/>
        </w:rPr>
        <w:t>&lt;&lt;</w:t>
      </w:r>
      <w:r w:rsidRPr="00247E23">
        <w:rPr>
          <w:rFonts w:ascii="Consolas" w:hAnsi="Consolas"/>
          <w:color w:val="C9D1D9"/>
          <w:sz w:val="21"/>
          <w:szCs w:val="21"/>
          <w:lang w:val="uk-UA" w:eastAsia="uk-UA"/>
        </w:rPr>
        <w:t xml:space="preserve"> </w:t>
      </w:r>
      <w:r w:rsidRPr="00247E23">
        <w:rPr>
          <w:rFonts w:ascii="Consolas" w:hAnsi="Consolas"/>
          <w:color w:val="A5D6FF"/>
          <w:sz w:val="21"/>
          <w:szCs w:val="21"/>
          <w:lang w:val="uk-UA" w:eastAsia="uk-UA"/>
        </w:rPr>
        <w:t>"Помилка. Довжина пароля має бути від 1 до 64 символів"</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586C0"/>
          <w:sz w:val="21"/>
          <w:szCs w:val="21"/>
          <w:lang w:val="uk-UA" w:eastAsia="uk-UA"/>
        </w:rPr>
        <w:t>return</w:t>
      </w:r>
      <w:proofErr w:type="spellEnd"/>
      <w:r w:rsidRPr="00247E23">
        <w:rPr>
          <w:rFonts w:ascii="Consolas" w:hAnsi="Consolas"/>
          <w:color w:val="C9D1D9"/>
          <w:sz w:val="21"/>
          <w:szCs w:val="21"/>
          <w:lang w:val="uk-UA" w:eastAsia="uk-UA"/>
        </w:rPr>
        <w:t xml:space="preserve"> </w:t>
      </w:r>
      <w:r w:rsidRPr="00247E23">
        <w:rPr>
          <w:rFonts w:ascii="Consolas" w:hAnsi="Consolas"/>
          <w:color w:val="B5CEA8"/>
          <w:sz w:val="21"/>
          <w:szCs w:val="21"/>
          <w:lang w:val="uk-UA" w:eastAsia="uk-UA"/>
        </w:rPr>
        <w:t>1</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8B949E"/>
          <w:sz w:val="21"/>
          <w:szCs w:val="21"/>
          <w:lang w:val="uk-UA" w:eastAsia="uk-UA"/>
        </w:rPr>
        <w:t>    // ініціалізація змінних потрібних визначення рівня захисту пароля та перевірка на вірність вводу</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roofErr w:type="spellStart"/>
      <w:r w:rsidRPr="00247E23">
        <w:rPr>
          <w:rFonts w:ascii="Consolas" w:hAnsi="Consolas"/>
          <w:color w:val="4EC9B0"/>
          <w:sz w:val="21"/>
          <w:szCs w:val="21"/>
          <w:lang w:val="uk-UA" w:eastAsia="uk-UA"/>
        </w:rPr>
        <w:t>string</w:t>
      </w:r>
      <w:proofErr w:type="spellEnd"/>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has_numbers</w:t>
      </w:r>
      <w:r w:rsidRPr="00247E23">
        <w:rPr>
          <w:rFonts w:ascii="Consolas" w:hAnsi="Consolas"/>
          <w:color w:val="BBBEBF"/>
          <w:sz w:val="21"/>
          <w:szCs w:val="21"/>
          <w:lang w:val="uk-UA" w:eastAsia="uk-UA"/>
        </w:rPr>
        <w:t>,</w:t>
      </w:r>
      <w:r w:rsidRPr="00247E23">
        <w:rPr>
          <w:rFonts w:ascii="Consolas" w:hAnsi="Consolas"/>
          <w:color w:val="C9D1D9"/>
          <w:sz w:val="21"/>
          <w:szCs w:val="21"/>
          <w:lang w:val="uk-UA" w:eastAsia="uk-UA"/>
        </w:rPr>
        <w:t>has_uppercase_letters</w:t>
      </w:r>
      <w:r w:rsidRPr="00247E23">
        <w:rPr>
          <w:rFonts w:ascii="Consolas" w:hAnsi="Consolas"/>
          <w:color w:val="BBBEBF"/>
          <w:sz w:val="21"/>
          <w:szCs w:val="21"/>
          <w:lang w:val="uk-UA" w:eastAsia="uk-UA"/>
        </w:rPr>
        <w:t>,</w:t>
      </w:r>
      <w:r w:rsidRPr="00247E23">
        <w:rPr>
          <w:rFonts w:ascii="Consolas" w:hAnsi="Consolas"/>
          <w:color w:val="C9D1D9"/>
          <w:sz w:val="21"/>
          <w:szCs w:val="21"/>
          <w:lang w:val="uk-UA" w:eastAsia="uk-UA"/>
        </w:rPr>
        <w:t>has_special_characters</w:t>
      </w:r>
      <w:proofErr w:type="spellEnd"/>
      <w:r w:rsidRPr="00247E23">
        <w:rPr>
          <w:rFonts w:ascii="Consolas" w:hAnsi="Consolas"/>
          <w:color w:val="BBBEBF"/>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cout</w:t>
      </w:r>
      <w:proofErr w:type="spellEnd"/>
      <w:r w:rsidRPr="00247E23">
        <w:rPr>
          <w:rFonts w:ascii="Consolas" w:hAnsi="Consolas"/>
          <w:color w:val="BBBEBF"/>
          <w:sz w:val="21"/>
          <w:szCs w:val="21"/>
          <w:lang w:val="uk-UA" w:eastAsia="uk-UA"/>
        </w:rPr>
        <w:t xml:space="preserve"> </w:t>
      </w:r>
      <w:r w:rsidRPr="00247E23">
        <w:rPr>
          <w:rFonts w:ascii="Consolas" w:hAnsi="Consolas"/>
          <w:color w:val="D2A8FF"/>
          <w:sz w:val="21"/>
          <w:szCs w:val="21"/>
          <w:lang w:val="uk-UA" w:eastAsia="uk-UA"/>
        </w:rPr>
        <w:t>&lt;&lt;</w:t>
      </w:r>
      <w:r w:rsidRPr="00247E23">
        <w:rPr>
          <w:rFonts w:ascii="Consolas" w:hAnsi="Consolas"/>
          <w:color w:val="BBBEBF"/>
          <w:sz w:val="21"/>
          <w:szCs w:val="21"/>
          <w:lang w:val="uk-UA" w:eastAsia="uk-UA"/>
        </w:rPr>
        <w:t xml:space="preserve"> </w:t>
      </w:r>
      <w:r w:rsidRPr="00247E23">
        <w:rPr>
          <w:rFonts w:ascii="Consolas" w:hAnsi="Consolas"/>
          <w:color w:val="A5D6FF"/>
          <w:sz w:val="21"/>
          <w:szCs w:val="21"/>
          <w:lang w:val="uk-UA" w:eastAsia="uk-UA"/>
        </w:rPr>
        <w:t>"Чи є цифри(y/n): "</w:t>
      </w:r>
      <w:r w:rsidRPr="00247E23">
        <w:rPr>
          <w:rFonts w:ascii="Consolas" w:hAnsi="Consolas"/>
          <w:color w:val="BBBEBF"/>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cin</w:t>
      </w:r>
      <w:proofErr w:type="spellEnd"/>
      <w:r w:rsidRPr="00247E23">
        <w:rPr>
          <w:rFonts w:ascii="Consolas" w:hAnsi="Consolas"/>
          <w:color w:val="BBBEBF"/>
          <w:sz w:val="21"/>
          <w:szCs w:val="21"/>
          <w:lang w:val="uk-UA" w:eastAsia="uk-UA"/>
        </w:rPr>
        <w:t xml:space="preserve"> </w:t>
      </w:r>
      <w:r w:rsidRPr="00247E23">
        <w:rPr>
          <w:rFonts w:ascii="Consolas" w:hAnsi="Consolas"/>
          <w:color w:val="D2A8FF"/>
          <w:sz w:val="21"/>
          <w:szCs w:val="21"/>
          <w:lang w:val="uk-UA" w:eastAsia="uk-UA"/>
        </w:rPr>
        <w:t>&gt;&gt;</w:t>
      </w:r>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has_numbers</w:t>
      </w:r>
      <w:proofErr w:type="spellEnd"/>
      <w:r w:rsidRPr="00247E23">
        <w:rPr>
          <w:rFonts w:ascii="Consolas" w:hAnsi="Consolas"/>
          <w:color w:val="BBBEBF"/>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roofErr w:type="spellStart"/>
      <w:r w:rsidRPr="00247E23">
        <w:rPr>
          <w:rFonts w:ascii="Consolas" w:hAnsi="Consolas"/>
          <w:color w:val="C586C0"/>
          <w:sz w:val="21"/>
          <w:szCs w:val="21"/>
          <w:lang w:val="uk-UA" w:eastAsia="uk-UA"/>
        </w:rPr>
        <w:t>if</w:t>
      </w:r>
      <w:proofErr w:type="spellEnd"/>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has_numbers</w:t>
      </w:r>
      <w:proofErr w:type="spellEnd"/>
      <w:r w:rsidRPr="00247E23">
        <w:rPr>
          <w:rFonts w:ascii="Consolas" w:hAnsi="Consolas"/>
          <w:color w:val="BBBEBF"/>
          <w:sz w:val="21"/>
          <w:szCs w:val="21"/>
          <w:lang w:val="uk-UA" w:eastAsia="uk-UA"/>
        </w:rPr>
        <w:t xml:space="preserve"> </w:t>
      </w:r>
      <w:r w:rsidRPr="00247E23">
        <w:rPr>
          <w:rFonts w:ascii="Consolas" w:hAnsi="Consolas"/>
          <w:color w:val="D2A8FF"/>
          <w:sz w:val="21"/>
          <w:szCs w:val="21"/>
          <w:lang w:val="uk-UA" w:eastAsia="uk-UA"/>
        </w:rPr>
        <w:t>!=</w:t>
      </w:r>
      <w:r w:rsidRPr="00247E23">
        <w:rPr>
          <w:rFonts w:ascii="Consolas" w:hAnsi="Consolas"/>
          <w:color w:val="BBBEBF"/>
          <w:sz w:val="21"/>
          <w:szCs w:val="21"/>
          <w:lang w:val="uk-UA" w:eastAsia="uk-UA"/>
        </w:rPr>
        <w:t xml:space="preserve"> </w:t>
      </w:r>
      <w:r w:rsidRPr="00247E23">
        <w:rPr>
          <w:rFonts w:ascii="Consolas" w:hAnsi="Consolas"/>
          <w:color w:val="A5D6FF"/>
          <w:sz w:val="21"/>
          <w:szCs w:val="21"/>
          <w:lang w:val="uk-UA" w:eastAsia="uk-UA"/>
        </w:rPr>
        <w:t>"y"</w:t>
      </w:r>
      <w:r w:rsidRPr="00247E23">
        <w:rPr>
          <w:rFonts w:ascii="Consolas" w:hAnsi="Consolas"/>
          <w:color w:val="BBBEBF"/>
          <w:sz w:val="21"/>
          <w:szCs w:val="21"/>
          <w:lang w:val="uk-UA" w:eastAsia="uk-UA"/>
        </w:rPr>
        <w:t xml:space="preserve"> </w:t>
      </w:r>
      <w:r w:rsidRPr="00247E23">
        <w:rPr>
          <w:rFonts w:ascii="Consolas" w:hAnsi="Consolas"/>
          <w:color w:val="D4D4D4"/>
          <w:sz w:val="21"/>
          <w:szCs w:val="21"/>
          <w:lang w:val="uk-UA" w:eastAsia="uk-UA"/>
        </w:rPr>
        <w:t>&amp;&amp;</w:t>
      </w:r>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has_numbers</w:t>
      </w:r>
      <w:proofErr w:type="spellEnd"/>
      <w:r w:rsidRPr="00247E23">
        <w:rPr>
          <w:rFonts w:ascii="Consolas" w:hAnsi="Consolas"/>
          <w:color w:val="BBBEBF"/>
          <w:sz w:val="21"/>
          <w:szCs w:val="21"/>
          <w:lang w:val="uk-UA" w:eastAsia="uk-UA"/>
        </w:rPr>
        <w:t xml:space="preserve"> </w:t>
      </w:r>
      <w:r w:rsidRPr="00247E23">
        <w:rPr>
          <w:rFonts w:ascii="Consolas" w:hAnsi="Consolas"/>
          <w:color w:val="D2A8FF"/>
          <w:sz w:val="21"/>
          <w:szCs w:val="21"/>
          <w:lang w:val="uk-UA" w:eastAsia="uk-UA"/>
        </w:rPr>
        <w:t>!=</w:t>
      </w:r>
      <w:r w:rsidRPr="00247E23">
        <w:rPr>
          <w:rFonts w:ascii="Consolas" w:hAnsi="Consolas"/>
          <w:color w:val="BBBEBF"/>
          <w:sz w:val="21"/>
          <w:szCs w:val="21"/>
          <w:lang w:val="uk-UA" w:eastAsia="uk-UA"/>
        </w:rPr>
        <w:t xml:space="preserve"> </w:t>
      </w:r>
      <w:r w:rsidRPr="00247E23">
        <w:rPr>
          <w:rFonts w:ascii="Consolas" w:hAnsi="Consolas"/>
          <w:color w:val="A5D6FF"/>
          <w:sz w:val="21"/>
          <w:szCs w:val="21"/>
          <w:lang w:val="uk-UA" w:eastAsia="uk-UA"/>
        </w:rPr>
        <w:t>"n"</w:t>
      </w:r>
      <w:r w:rsidRPr="00247E23">
        <w:rPr>
          <w:rFonts w:ascii="Consolas" w:hAnsi="Consolas"/>
          <w:color w:val="BBBEBF"/>
          <w:sz w:val="21"/>
          <w:szCs w:val="21"/>
          <w:lang w:val="uk-UA" w:eastAsia="uk-UA"/>
        </w:rPr>
        <w:t>)</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9D1D9"/>
          <w:sz w:val="21"/>
          <w:szCs w:val="21"/>
          <w:lang w:val="uk-UA" w:eastAsia="uk-UA"/>
        </w:rPr>
        <w:t>cout</w:t>
      </w:r>
      <w:proofErr w:type="spellEnd"/>
      <w:r w:rsidRPr="00247E23">
        <w:rPr>
          <w:rFonts w:ascii="Consolas" w:hAnsi="Consolas"/>
          <w:color w:val="C9D1D9"/>
          <w:sz w:val="21"/>
          <w:szCs w:val="21"/>
          <w:lang w:val="uk-UA" w:eastAsia="uk-UA"/>
        </w:rPr>
        <w:t xml:space="preserve"> </w:t>
      </w:r>
      <w:r w:rsidRPr="00247E23">
        <w:rPr>
          <w:rFonts w:ascii="Consolas" w:hAnsi="Consolas"/>
          <w:color w:val="D2A8FF"/>
          <w:sz w:val="21"/>
          <w:szCs w:val="21"/>
          <w:lang w:val="uk-UA" w:eastAsia="uk-UA"/>
        </w:rPr>
        <w:t>&lt;&lt;</w:t>
      </w:r>
      <w:r w:rsidRPr="00247E23">
        <w:rPr>
          <w:rFonts w:ascii="Consolas" w:hAnsi="Consolas"/>
          <w:color w:val="C9D1D9"/>
          <w:sz w:val="21"/>
          <w:szCs w:val="21"/>
          <w:lang w:val="uk-UA" w:eastAsia="uk-UA"/>
        </w:rPr>
        <w:t xml:space="preserve"> </w:t>
      </w:r>
      <w:r w:rsidRPr="00247E23">
        <w:rPr>
          <w:rFonts w:ascii="Consolas" w:hAnsi="Consolas"/>
          <w:color w:val="A5D6FF"/>
          <w:sz w:val="21"/>
          <w:szCs w:val="21"/>
          <w:lang w:val="uk-UA" w:eastAsia="uk-UA"/>
        </w:rPr>
        <w:t>"Помилка. Відповідь має бути лише y або n"</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586C0"/>
          <w:sz w:val="21"/>
          <w:szCs w:val="21"/>
          <w:lang w:val="uk-UA" w:eastAsia="uk-UA"/>
        </w:rPr>
        <w:t>return</w:t>
      </w:r>
      <w:proofErr w:type="spellEnd"/>
      <w:r w:rsidRPr="00247E23">
        <w:rPr>
          <w:rFonts w:ascii="Consolas" w:hAnsi="Consolas"/>
          <w:color w:val="C9D1D9"/>
          <w:sz w:val="21"/>
          <w:szCs w:val="21"/>
          <w:lang w:val="uk-UA" w:eastAsia="uk-UA"/>
        </w:rPr>
        <w:t xml:space="preserve"> </w:t>
      </w:r>
      <w:r w:rsidRPr="00247E23">
        <w:rPr>
          <w:rFonts w:ascii="Consolas" w:hAnsi="Consolas"/>
          <w:color w:val="B5CEA8"/>
          <w:sz w:val="21"/>
          <w:szCs w:val="21"/>
          <w:lang w:val="uk-UA" w:eastAsia="uk-UA"/>
        </w:rPr>
        <w:t>1</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roofErr w:type="spellStart"/>
      <w:r w:rsidRPr="00247E23">
        <w:rPr>
          <w:rFonts w:ascii="Consolas" w:hAnsi="Consolas"/>
          <w:color w:val="C586C0"/>
          <w:sz w:val="21"/>
          <w:szCs w:val="21"/>
          <w:lang w:val="uk-UA" w:eastAsia="uk-UA"/>
        </w:rPr>
        <w:t>if</w:t>
      </w:r>
      <w:proofErr w:type="spellEnd"/>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has_numbers</w:t>
      </w:r>
      <w:proofErr w:type="spellEnd"/>
      <w:r w:rsidRPr="00247E23">
        <w:rPr>
          <w:rFonts w:ascii="Consolas" w:hAnsi="Consolas"/>
          <w:color w:val="BBBEBF"/>
          <w:sz w:val="21"/>
          <w:szCs w:val="21"/>
          <w:lang w:val="uk-UA" w:eastAsia="uk-UA"/>
        </w:rPr>
        <w:t xml:space="preserve"> </w:t>
      </w:r>
      <w:r w:rsidRPr="00247E23">
        <w:rPr>
          <w:rFonts w:ascii="Consolas" w:hAnsi="Consolas"/>
          <w:color w:val="D2A8FF"/>
          <w:sz w:val="21"/>
          <w:szCs w:val="21"/>
          <w:lang w:val="uk-UA" w:eastAsia="uk-UA"/>
        </w:rPr>
        <w:t>==</w:t>
      </w:r>
      <w:r w:rsidRPr="00247E23">
        <w:rPr>
          <w:rFonts w:ascii="Consolas" w:hAnsi="Consolas"/>
          <w:color w:val="BBBEBF"/>
          <w:sz w:val="21"/>
          <w:szCs w:val="21"/>
          <w:lang w:val="uk-UA" w:eastAsia="uk-UA"/>
        </w:rPr>
        <w:t xml:space="preserve"> </w:t>
      </w:r>
      <w:r w:rsidRPr="00247E23">
        <w:rPr>
          <w:rFonts w:ascii="Consolas" w:hAnsi="Consolas"/>
          <w:color w:val="A5D6FF"/>
          <w:sz w:val="21"/>
          <w:szCs w:val="21"/>
          <w:lang w:val="uk-UA" w:eastAsia="uk-UA"/>
        </w:rPr>
        <w:t>"y"</w:t>
      </w:r>
      <w:r w:rsidRPr="00247E23">
        <w:rPr>
          <w:rFonts w:ascii="Consolas" w:hAnsi="Consolas"/>
          <w:color w:val="BBBEBF"/>
          <w:sz w:val="21"/>
          <w:szCs w:val="21"/>
          <w:lang w:val="uk-UA" w:eastAsia="uk-UA"/>
        </w:rPr>
        <w:t>)</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9D1D9"/>
          <w:sz w:val="21"/>
          <w:szCs w:val="21"/>
          <w:lang w:val="uk-UA" w:eastAsia="uk-UA"/>
        </w:rPr>
        <w:t>amout_of_types_characters</w:t>
      </w:r>
      <w:proofErr w:type="spellEnd"/>
      <w:r w:rsidRPr="00247E23">
        <w:rPr>
          <w:rFonts w:ascii="Consolas" w:hAnsi="Consolas"/>
          <w:color w:val="C9D1D9"/>
          <w:sz w:val="21"/>
          <w:szCs w:val="21"/>
          <w:lang w:val="uk-UA" w:eastAsia="uk-UA"/>
        </w:rPr>
        <w:t xml:space="preserve"> </w:t>
      </w:r>
      <w:r w:rsidRPr="00247E23">
        <w:rPr>
          <w:rFonts w:ascii="Consolas" w:hAnsi="Consolas"/>
          <w:color w:val="D4D4D4"/>
          <w:sz w:val="21"/>
          <w:szCs w:val="21"/>
          <w:lang w:val="uk-UA" w:eastAsia="uk-UA"/>
        </w:rPr>
        <w:t>+=</w:t>
      </w:r>
      <w:r w:rsidRPr="00247E23">
        <w:rPr>
          <w:rFonts w:ascii="Consolas" w:hAnsi="Consolas"/>
          <w:color w:val="C9D1D9"/>
          <w:sz w:val="21"/>
          <w:szCs w:val="21"/>
          <w:lang w:val="uk-UA" w:eastAsia="uk-UA"/>
        </w:rPr>
        <w:t xml:space="preserve"> </w:t>
      </w:r>
      <w:r w:rsidRPr="00247E23">
        <w:rPr>
          <w:rFonts w:ascii="Consolas" w:hAnsi="Consolas"/>
          <w:color w:val="B5CEA8"/>
          <w:sz w:val="21"/>
          <w:szCs w:val="21"/>
          <w:lang w:val="uk-UA" w:eastAsia="uk-UA"/>
        </w:rPr>
        <w:t>1</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cout</w:t>
      </w:r>
      <w:proofErr w:type="spellEnd"/>
      <w:r w:rsidRPr="00247E23">
        <w:rPr>
          <w:rFonts w:ascii="Consolas" w:hAnsi="Consolas"/>
          <w:color w:val="BBBEBF"/>
          <w:sz w:val="21"/>
          <w:szCs w:val="21"/>
          <w:lang w:val="uk-UA" w:eastAsia="uk-UA"/>
        </w:rPr>
        <w:t xml:space="preserve"> </w:t>
      </w:r>
      <w:r w:rsidRPr="00247E23">
        <w:rPr>
          <w:rFonts w:ascii="Consolas" w:hAnsi="Consolas"/>
          <w:color w:val="D2A8FF"/>
          <w:sz w:val="21"/>
          <w:szCs w:val="21"/>
          <w:lang w:val="uk-UA" w:eastAsia="uk-UA"/>
        </w:rPr>
        <w:t>&lt;&lt;</w:t>
      </w:r>
      <w:r w:rsidRPr="00247E23">
        <w:rPr>
          <w:rFonts w:ascii="Consolas" w:hAnsi="Consolas"/>
          <w:color w:val="BBBEBF"/>
          <w:sz w:val="21"/>
          <w:szCs w:val="21"/>
          <w:lang w:val="uk-UA" w:eastAsia="uk-UA"/>
        </w:rPr>
        <w:t xml:space="preserve"> </w:t>
      </w:r>
      <w:r w:rsidRPr="00247E23">
        <w:rPr>
          <w:rFonts w:ascii="Consolas" w:hAnsi="Consolas"/>
          <w:color w:val="A5D6FF"/>
          <w:sz w:val="21"/>
          <w:szCs w:val="21"/>
          <w:lang w:val="uk-UA" w:eastAsia="uk-UA"/>
        </w:rPr>
        <w:t>"Чи є великі літери(y/n): "</w:t>
      </w:r>
      <w:r w:rsidRPr="00247E23">
        <w:rPr>
          <w:rFonts w:ascii="Consolas" w:hAnsi="Consolas"/>
          <w:color w:val="BBBEBF"/>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lastRenderedPageBreak/>
        <w:t xml:space="preserve">    </w:t>
      </w:r>
      <w:proofErr w:type="spellStart"/>
      <w:r w:rsidRPr="00247E23">
        <w:rPr>
          <w:rFonts w:ascii="Consolas" w:hAnsi="Consolas"/>
          <w:color w:val="C9D1D9"/>
          <w:sz w:val="21"/>
          <w:szCs w:val="21"/>
          <w:lang w:val="uk-UA" w:eastAsia="uk-UA"/>
        </w:rPr>
        <w:t>cin</w:t>
      </w:r>
      <w:proofErr w:type="spellEnd"/>
      <w:r w:rsidRPr="00247E23">
        <w:rPr>
          <w:rFonts w:ascii="Consolas" w:hAnsi="Consolas"/>
          <w:color w:val="BBBEBF"/>
          <w:sz w:val="21"/>
          <w:szCs w:val="21"/>
          <w:lang w:val="uk-UA" w:eastAsia="uk-UA"/>
        </w:rPr>
        <w:t xml:space="preserve"> </w:t>
      </w:r>
      <w:r w:rsidRPr="00247E23">
        <w:rPr>
          <w:rFonts w:ascii="Consolas" w:hAnsi="Consolas"/>
          <w:color w:val="D2A8FF"/>
          <w:sz w:val="21"/>
          <w:szCs w:val="21"/>
          <w:lang w:val="uk-UA" w:eastAsia="uk-UA"/>
        </w:rPr>
        <w:t>&gt;&gt;</w:t>
      </w:r>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has_uppercase_letters</w:t>
      </w:r>
      <w:proofErr w:type="spellEnd"/>
      <w:r w:rsidRPr="00247E23">
        <w:rPr>
          <w:rFonts w:ascii="Consolas" w:hAnsi="Consolas"/>
          <w:color w:val="BBBEBF"/>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roofErr w:type="spellStart"/>
      <w:r w:rsidRPr="00247E23">
        <w:rPr>
          <w:rFonts w:ascii="Consolas" w:hAnsi="Consolas"/>
          <w:color w:val="C586C0"/>
          <w:sz w:val="21"/>
          <w:szCs w:val="21"/>
          <w:lang w:val="uk-UA" w:eastAsia="uk-UA"/>
        </w:rPr>
        <w:t>if</w:t>
      </w:r>
      <w:proofErr w:type="spellEnd"/>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has_uppercase_letters</w:t>
      </w:r>
      <w:proofErr w:type="spellEnd"/>
      <w:r w:rsidRPr="00247E23">
        <w:rPr>
          <w:rFonts w:ascii="Consolas" w:hAnsi="Consolas"/>
          <w:color w:val="BBBEBF"/>
          <w:sz w:val="21"/>
          <w:szCs w:val="21"/>
          <w:lang w:val="uk-UA" w:eastAsia="uk-UA"/>
        </w:rPr>
        <w:t xml:space="preserve"> </w:t>
      </w:r>
      <w:r w:rsidRPr="00247E23">
        <w:rPr>
          <w:rFonts w:ascii="Consolas" w:hAnsi="Consolas"/>
          <w:color w:val="D2A8FF"/>
          <w:sz w:val="21"/>
          <w:szCs w:val="21"/>
          <w:lang w:val="uk-UA" w:eastAsia="uk-UA"/>
        </w:rPr>
        <w:t>!=</w:t>
      </w:r>
      <w:r w:rsidRPr="00247E23">
        <w:rPr>
          <w:rFonts w:ascii="Consolas" w:hAnsi="Consolas"/>
          <w:color w:val="BBBEBF"/>
          <w:sz w:val="21"/>
          <w:szCs w:val="21"/>
          <w:lang w:val="uk-UA" w:eastAsia="uk-UA"/>
        </w:rPr>
        <w:t xml:space="preserve"> </w:t>
      </w:r>
      <w:r w:rsidRPr="00247E23">
        <w:rPr>
          <w:rFonts w:ascii="Consolas" w:hAnsi="Consolas"/>
          <w:color w:val="A5D6FF"/>
          <w:sz w:val="21"/>
          <w:szCs w:val="21"/>
          <w:lang w:val="uk-UA" w:eastAsia="uk-UA"/>
        </w:rPr>
        <w:t>"y"</w:t>
      </w:r>
      <w:r w:rsidRPr="00247E23">
        <w:rPr>
          <w:rFonts w:ascii="Consolas" w:hAnsi="Consolas"/>
          <w:color w:val="BBBEBF"/>
          <w:sz w:val="21"/>
          <w:szCs w:val="21"/>
          <w:lang w:val="uk-UA" w:eastAsia="uk-UA"/>
        </w:rPr>
        <w:t xml:space="preserve"> </w:t>
      </w:r>
      <w:r w:rsidRPr="00247E23">
        <w:rPr>
          <w:rFonts w:ascii="Consolas" w:hAnsi="Consolas"/>
          <w:color w:val="D4D4D4"/>
          <w:sz w:val="21"/>
          <w:szCs w:val="21"/>
          <w:lang w:val="uk-UA" w:eastAsia="uk-UA"/>
        </w:rPr>
        <w:t>&amp;&amp;</w:t>
      </w:r>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has_uppercase_letters</w:t>
      </w:r>
      <w:proofErr w:type="spellEnd"/>
      <w:r w:rsidRPr="00247E23">
        <w:rPr>
          <w:rFonts w:ascii="Consolas" w:hAnsi="Consolas"/>
          <w:color w:val="BBBEBF"/>
          <w:sz w:val="21"/>
          <w:szCs w:val="21"/>
          <w:lang w:val="uk-UA" w:eastAsia="uk-UA"/>
        </w:rPr>
        <w:t xml:space="preserve"> </w:t>
      </w:r>
      <w:r w:rsidRPr="00247E23">
        <w:rPr>
          <w:rFonts w:ascii="Consolas" w:hAnsi="Consolas"/>
          <w:color w:val="D2A8FF"/>
          <w:sz w:val="21"/>
          <w:szCs w:val="21"/>
          <w:lang w:val="uk-UA" w:eastAsia="uk-UA"/>
        </w:rPr>
        <w:t>!=</w:t>
      </w:r>
      <w:r w:rsidRPr="00247E23">
        <w:rPr>
          <w:rFonts w:ascii="Consolas" w:hAnsi="Consolas"/>
          <w:color w:val="BBBEBF"/>
          <w:sz w:val="21"/>
          <w:szCs w:val="21"/>
          <w:lang w:val="uk-UA" w:eastAsia="uk-UA"/>
        </w:rPr>
        <w:t xml:space="preserve"> </w:t>
      </w:r>
      <w:r w:rsidRPr="00247E23">
        <w:rPr>
          <w:rFonts w:ascii="Consolas" w:hAnsi="Consolas"/>
          <w:color w:val="A5D6FF"/>
          <w:sz w:val="21"/>
          <w:szCs w:val="21"/>
          <w:lang w:val="uk-UA" w:eastAsia="uk-UA"/>
        </w:rPr>
        <w:t>"n"</w:t>
      </w:r>
      <w:r w:rsidRPr="00247E23">
        <w:rPr>
          <w:rFonts w:ascii="Consolas" w:hAnsi="Consolas"/>
          <w:color w:val="BBBEBF"/>
          <w:sz w:val="21"/>
          <w:szCs w:val="21"/>
          <w:lang w:val="uk-UA" w:eastAsia="uk-UA"/>
        </w:rPr>
        <w:t>)</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9D1D9"/>
          <w:sz w:val="21"/>
          <w:szCs w:val="21"/>
          <w:lang w:val="uk-UA" w:eastAsia="uk-UA"/>
        </w:rPr>
        <w:t>cout</w:t>
      </w:r>
      <w:proofErr w:type="spellEnd"/>
      <w:r w:rsidRPr="00247E23">
        <w:rPr>
          <w:rFonts w:ascii="Consolas" w:hAnsi="Consolas"/>
          <w:color w:val="C9D1D9"/>
          <w:sz w:val="21"/>
          <w:szCs w:val="21"/>
          <w:lang w:val="uk-UA" w:eastAsia="uk-UA"/>
        </w:rPr>
        <w:t xml:space="preserve"> </w:t>
      </w:r>
      <w:r w:rsidRPr="00247E23">
        <w:rPr>
          <w:rFonts w:ascii="Consolas" w:hAnsi="Consolas"/>
          <w:color w:val="D2A8FF"/>
          <w:sz w:val="21"/>
          <w:szCs w:val="21"/>
          <w:lang w:val="uk-UA" w:eastAsia="uk-UA"/>
        </w:rPr>
        <w:t>&lt;&lt;</w:t>
      </w:r>
      <w:r w:rsidRPr="00247E23">
        <w:rPr>
          <w:rFonts w:ascii="Consolas" w:hAnsi="Consolas"/>
          <w:color w:val="C9D1D9"/>
          <w:sz w:val="21"/>
          <w:szCs w:val="21"/>
          <w:lang w:val="uk-UA" w:eastAsia="uk-UA"/>
        </w:rPr>
        <w:t xml:space="preserve"> </w:t>
      </w:r>
      <w:r w:rsidRPr="00247E23">
        <w:rPr>
          <w:rFonts w:ascii="Consolas" w:hAnsi="Consolas"/>
          <w:color w:val="A5D6FF"/>
          <w:sz w:val="21"/>
          <w:szCs w:val="21"/>
          <w:lang w:val="uk-UA" w:eastAsia="uk-UA"/>
        </w:rPr>
        <w:t>"Помилка. Відповідь має бути лише y або n"</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586C0"/>
          <w:sz w:val="21"/>
          <w:szCs w:val="21"/>
          <w:lang w:val="uk-UA" w:eastAsia="uk-UA"/>
        </w:rPr>
        <w:t>return</w:t>
      </w:r>
      <w:proofErr w:type="spellEnd"/>
      <w:r w:rsidRPr="00247E23">
        <w:rPr>
          <w:rFonts w:ascii="Consolas" w:hAnsi="Consolas"/>
          <w:color w:val="C9D1D9"/>
          <w:sz w:val="21"/>
          <w:szCs w:val="21"/>
          <w:lang w:val="uk-UA" w:eastAsia="uk-UA"/>
        </w:rPr>
        <w:t xml:space="preserve"> </w:t>
      </w:r>
      <w:r w:rsidRPr="00247E23">
        <w:rPr>
          <w:rFonts w:ascii="Consolas" w:hAnsi="Consolas"/>
          <w:color w:val="B5CEA8"/>
          <w:sz w:val="21"/>
          <w:szCs w:val="21"/>
          <w:lang w:val="uk-UA" w:eastAsia="uk-UA"/>
        </w:rPr>
        <w:t>1</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roofErr w:type="spellStart"/>
      <w:r w:rsidRPr="00247E23">
        <w:rPr>
          <w:rFonts w:ascii="Consolas" w:hAnsi="Consolas"/>
          <w:color w:val="C586C0"/>
          <w:sz w:val="21"/>
          <w:szCs w:val="21"/>
          <w:lang w:val="uk-UA" w:eastAsia="uk-UA"/>
        </w:rPr>
        <w:t>if</w:t>
      </w:r>
      <w:proofErr w:type="spellEnd"/>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has_uppercase_letters</w:t>
      </w:r>
      <w:proofErr w:type="spellEnd"/>
      <w:r w:rsidRPr="00247E23">
        <w:rPr>
          <w:rFonts w:ascii="Consolas" w:hAnsi="Consolas"/>
          <w:color w:val="BBBEBF"/>
          <w:sz w:val="21"/>
          <w:szCs w:val="21"/>
          <w:lang w:val="uk-UA" w:eastAsia="uk-UA"/>
        </w:rPr>
        <w:t xml:space="preserve"> </w:t>
      </w:r>
      <w:r w:rsidRPr="00247E23">
        <w:rPr>
          <w:rFonts w:ascii="Consolas" w:hAnsi="Consolas"/>
          <w:color w:val="D2A8FF"/>
          <w:sz w:val="21"/>
          <w:szCs w:val="21"/>
          <w:lang w:val="uk-UA" w:eastAsia="uk-UA"/>
        </w:rPr>
        <w:t>==</w:t>
      </w:r>
      <w:r w:rsidRPr="00247E23">
        <w:rPr>
          <w:rFonts w:ascii="Consolas" w:hAnsi="Consolas"/>
          <w:color w:val="BBBEBF"/>
          <w:sz w:val="21"/>
          <w:szCs w:val="21"/>
          <w:lang w:val="uk-UA" w:eastAsia="uk-UA"/>
        </w:rPr>
        <w:t xml:space="preserve"> </w:t>
      </w:r>
      <w:r w:rsidRPr="00247E23">
        <w:rPr>
          <w:rFonts w:ascii="Consolas" w:hAnsi="Consolas"/>
          <w:color w:val="A5D6FF"/>
          <w:sz w:val="21"/>
          <w:szCs w:val="21"/>
          <w:lang w:val="uk-UA" w:eastAsia="uk-UA"/>
        </w:rPr>
        <w:t>"y"</w:t>
      </w:r>
      <w:r w:rsidRPr="00247E23">
        <w:rPr>
          <w:rFonts w:ascii="Consolas" w:hAnsi="Consolas"/>
          <w:color w:val="BBBEBF"/>
          <w:sz w:val="21"/>
          <w:szCs w:val="21"/>
          <w:lang w:val="uk-UA" w:eastAsia="uk-UA"/>
        </w:rPr>
        <w:t>)</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9D1D9"/>
          <w:sz w:val="21"/>
          <w:szCs w:val="21"/>
          <w:lang w:val="uk-UA" w:eastAsia="uk-UA"/>
        </w:rPr>
        <w:t>amout_of_types_characters</w:t>
      </w:r>
      <w:proofErr w:type="spellEnd"/>
      <w:r w:rsidRPr="00247E23">
        <w:rPr>
          <w:rFonts w:ascii="Consolas" w:hAnsi="Consolas"/>
          <w:color w:val="C9D1D9"/>
          <w:sz w:val="21"/>
          <w:szCs w:val="21"/>
          <w:lang w:val="uk-UA" w:eastAsia="uk-UA"/>
        </w:rPr>
        <w:t xml:space="preserve"> </w:t>
      </w:r>
      <w:r w:rsidRPr="00247E23">
        <w:rPr>
          <w:rFonts w:ascii="Consolas" w:hAnsi="Consolas"/>
          <w:color w:val="D4D4D4"/>
          <w:sz w:val="21"/>
          <w:szCs w:val="21"/>
          <w:lang w:val="uk-UA" w:eastAsia="uk-UA"/>
        </w:rPr>
        <w:t>+=</w:t>
      </w:r>
      <w:r w:rsidRPr="00247E23">
        <w:rPr>
          <w:rFonts w:ascii="Consolas" w:hAnsi="Consolas"/>
          <w:color w:val="C9D1D9"/>
          <w:sz w:val="21"/>
          <w:szCs w:val="21"/>
          <w:lang w:val="uk-UA" w:eastAsia="uk-UA"/>
        </w:rPr>
        <w:t xml:space="preserve"> </w:t>
      </w:r>
      <w:r w:rsidRPr="00247E23">
        <w:rPr>
          <w:rFonts w:ascii="Consolas" w:hAnsi="Consolas"/>
          <w:color w:val="B5CEA8"/>
          <w:sz w:val="21"/>
          <w:szCs w:val="21"/>
          <w:lang w:val="uk-UA" w:eastAsia="uk-UA"/>
        </w:rPr>
        <w:t>1</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cout</w:t>
      </w:r>
      <w:proofErr w:type="spellEnd"/>
      <w:r w:rsidRPr="00247E23">
        <w:rPr>
          <w:rFonts w:ascii="Consolas" w:hAnsi="Consolas"/>
          <w:color w:val="BBBEBF"/>
          <w:sz w:val="21"/>
          <w:szCs w:val="21"/>
          <w:lang w:val="uk-UA" w:eastAsia="uk-UA"/>
        </w:rPr>
        <w:t xml:space="preserve"> </w:t>
      </w:r>
      <w:r w:rsidRPr="00247E23">
        <w:rPr>
          <w:rFonts w:ascii="Consolas" w:hAnsi="Consolas"/>
          <w:color w:val="D2A8FF"/>
          <w:sz w:val="21"/>
          <w:szCs w:val="21"/>
          <w:lang w:val="uk-UA" w:eastAsia="uk-UA"/>
        </w:rPr>
        <w:t>&lt;&lt;</w:t>
      </w:r>
      <w:r w:rsidRPr="00247E23">
        <w:rPr>
          <w:rFonts w:ascii="Consolas" w:hAnsi="Consolas"/>
          <w:color w:val="BBBEBF"/>
          <w:sz w:val="21"/>
          <w:szCs w:val="21"/>
          <w:lang w:val="uk-UA" w:eastAsia="uk-UA"/>
        </w:rPr>
        <w:t xml:space="preserve"> </w:t>
      </w:r>
      <w:r w:rsidRPr="00247E23">
        <w:rPr>
          <w:rFonts w:ascii="Consolas" w:hAnsi="Consolas"/>
          <w:color w:val="A5D6FF"/>
          <w:sz w:val="21"/>
          <w:szCs w:val="21"/>
          <w:lang w:val="uk-UA" w:eastAsia="uk-UA"/>
        </w:rPr>
        <w:t>"Чи є спеціальні символи(y/n): "</w:t>
      </w:r>
      <w:r w:rsidRPr="00247E23">
        <w:rPr>
          <w:rFonts w:ascii="Consolas" w:hAnsi="Consolas"/>
          <w:color w:val="BBBEBF"/>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cin</w:t>
      </w:r>
      <w:proofErr w:type="spellEnd"/>
      <w:r w:rsidRPr="00247E23">
        <w:rPr>
          <w:rFonts w:ascii="Consolas" w:hAnsi="Consolas"/>
          <w:color w:val="BBBEBF"/>
          <w:sz w:val="21"/>
          <w:szCs w:val="21"/>
          <w:lang w:val="uk-UA" w:eastAsia="uk-UA"/>
        </w:rPr>
        <w:t xml:space="preserve"> </w:t>
      </w:r>
      <w:r w:rsidRPr="00247E23">
        <w:rPr>
          <w:rFonts w:ascii="Consolas" w:hAnsi="Consolas"/>
          <w:color w:val="D2A8FF"/>
          <w:sz w:val="21"/>
          <w:szCs w:val="21"/>
          <w:lang w:val="uk-UA" w:eastAsia="uk-UA"/>
        </w:rPr>
        <w:t>&gt;&gt;</w:t>
      </w:r>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has_special_characters</w:t>
      </w:r>
      <w:proofErr w:type="spellEnd"/>
      <w:r w:rsidRPr="00247E23">
        <w:rPr>
          <w:rFonts w:ascii="Consolas" w:hAnsi="Consolas"/>
          <w:color w:val="BBBEBF"/>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roofErr w:type="spellStart"/>
      <w:r w:rsidRPr="00247E23">
        <w:rPr>
          <w:rFonts w:ascii="Consolas" w:hAnsi="Consolas"/>
          <w:color w:val="C586C0"/>
          <w:sz w:val="21"/>
          <w:szCs w:val="21"/>
          <w:lang w:val="uk-UA" w:eastAsia="uk-UA"/>
        </w:rPr>
        <w:t>if</w:t>
      </w:r>
      <w:proofErr w:type="spellEnd"/>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has_special_characters</w:t>
      </w:r>
      <w:proofErr w:type="spellEnd"/>
      <w:r w:rsidRPr="00247E23">
        <w:rPr>
          <w:rFonts w:ascii="Consolas" w:hAnsi="Consolas"/>
          <w:color w:val="BBBEBF"/>
          <w:sz w:val="21"/>
          <w:szCs w:val="21"/>
          <w:lang w:val="uk-UA" w:eastAsia="uk-UA"/>
        </w:rPr>
        <w:t xml:space="preserve"> </w:t>
      </w:r>
      <w:r w:rsidRPr="00247E23">
        <w:rPr>
          <w:rFonts w:ascii="Consolas" w:hAnsi="Consolas"/>
          <w:color w:val="D2A8FF"/>
          <w:sz w:val="21"/>
          <w:szCs w:val="21"/>
          <w:lang w:val="uk-UA" w:eastAsia="uk-UA"/>
        </w:rPr>
        <w:t>!=</w:t>
      </w:r>
      <w:r w:rsidRPr="00247E23">
        <w:rPr>
          <w:rFonts w:ascii="Consolas" w:hAnsi="Consolas"/>
          <w:color w:val="BBBEBF"/>
          <w:sz w:val="21"/>
          <w:szCs w:val="21"/>
          <w:lang w:val="uk-UA" w:eastAsia="uk-UA"/>
        </w:rPr>
        <w:t xml:space="preserve"> </w:t>
      </w:r>
      <w:r w:rsidRPr="00247E23">
        <w:rPr>
          <w:rFonts w:ascii="Consolas" w:hAnsi="Consolas"/>
          <w:color w:val="A5D6FF"/>
          <w:sz w:val="21"/>
          <w:szCs w:val="21"/>
          <w:lang w:val="uk-UA" w:eastAsia="uk-UA"/>
        </w:rPr>
        <w:t>"y"</w:t>
      </w:r>
      <w:r w:rsidRPr="00247E23">
        <w:rPr>
          <w:rFonts w:ascii="Consolas" w:hAnsi="Consolas"/>
          <w:color w:val="BBBEBF"/>
          <w:sz w:val="21"/>
          <w:szCs w:val="21"/>
          <w:lang w:val="uk-UA" w:eastAsia="uk-UA"/>
        </w:rPr>
        <w:t xml:space="preserve"> </w:t>
      </w:r>
      <w:r w:rsidRPr="00247E23">
        <w:rPr>
          <w:rFonts w:ascii="Consolas" w:hAnsi="Consolas"/>
          <w:color w:val="D4D4D4"/>
          <w:sz w:val="21"/>
          <w:szCs w:val="21"/>
          <w:lang w:val="uk-UA" w:eastAsia="uk-UA"/>
        </w:rPr>
        <w:t>&amp;&amp;</w:t>
      </w:r>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has_special_characters</w:t>
      </w:r>
      <w:proofErr w:type="spellEnd"/>
      <w:r w:rsidRPr="00247E23">
        <w:rPr>
          <w:rFonts w:ascii="Consolas" w:hAnsi="Consolas"/>
          <w:color w:val="BBBEBF"/>
          <w:sz w:val="21"/>
          <w:szCs w:val="21"/>
          <w:lang w:val="uk-UA" w:eastAsia="uk-UA"/>
        </w:rPr>
        <w:t xml:space="preserve"> </w:t>
      </w:r>
      <w:r w:rsidRPr="00247E23">
        <w:rPr>
          <w:rFonts w:ascii="Consolas" w:hAnsi="Consolas"/>
          <w:color w:val="D2A8FF"/>
          <w:sz w:val="21"/>
          <w:szCs w:val="21"/>
          <w:lang w:val="uk-UA" w:eastAsia="uk-UA"/>
        </w:rPr>
        <w:t>!=</w:t>
      </w:r>
      <w:r w:rsidRPr="00247E23">
        <w:rPr>
          <w:rFonts w:ascii="Consolas" w:hAnsi="Consolas"/>
          <w:color w:val="BBBEBF"/>
          <w:sz w:val="21"/>
          <w:szCs w:val="21"/>
          <w:lang w:val="uk-UA" w:eastAsia="uk-UA"/>
        </w:rPr>
        <w:t xml:space="preserve"> </w:t>
      </w:r>
      <w:r w:rsidRPr="00247E23">
        <w:rPr>
          <w:rFonts w:ascii="Consolas" w:hAnsi="Consolas"/>
          <w:color w:val="A5D6FF"/>
          <w:sz w:val="21"/>
          <w:szCs w:val="21"/>
          <w:lang w:val="uk-UA" w:eastAsia="uk-UA"/>
        </w:rPr>
        <w:t>"n"</w:t>
      </w:r>
      <w:r w:rsidRPr="00247E23">
        <w:rPr>
          <w:rFonts w:ascii="Consolas" w:hAnsi="Consolas"/>
          <w:color w:val="BBBEBF"/>
          <w:sz w:val="21"/>
          <w:szCs w:val="21"/>
          <w:lang w:val="uk-UA" w:eastAsia="uk-UA"/>
        </w:rPr>
        <w:t>)</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9D1D9"/>
          <w:sz w:val="21"/>
          <w:szCs w:val="21"/>
          <w:lang w:val="uk-UA" w:eastAsia="uk-UA"/>
        </w:rPr>
        <w:t>cout</w:t>
      </w:r>
      <w:proofErr w:type="spellEnd"/>
      <w:r w:rsidRPr="00247E23">
        <w:rPr>
          <w:rFonts w:ascii="Consolas" w:hAnsi="Consolas"/>
          <w:color w:val="C9D1D9"/>
          <w:sz w:val="21"/>
          <w:szCs w:val="21"/>
          <w:lang w:val="uk-UA" w:eastAsia="uk-UA"/>
        </w:rPr>
        <w:t xml:space="preserve"> </w:t>
      </w:r>
      <w:r w:rsidRPr="00247E23">
        <w:rPr>
          <w:rFonts w:ascii="Consolas" w:hAnsi="Consolas"/>
          <w:color w:val="D2A8FF"/>
          <w:sz w:val="21"/>
          <w:szCs w:val="21"/>
          <w:lang w:val="uk-UA" w:eastAsia="uk-UA"/>
        </w:rPr>
        <w:t>&lt;&lt;</w:t>
      </w:r>
      <w:r w:rsidRPr="00247E23">
        <w:rPr>
          <w:rFonts w:ascii="Consolas" w:hAnsi="Consolas"/>
          <w:color w:val="C9D1D9"/>
          <w:sz w:val="21"/>
          <w:szCs w:val="21"/>
          <w:lang w:val="uk-UA" w:eastAsia="uk-UA"/>
        </w:rPr>
        <w:t xml:space="preserve"> </w:t>
      </w:r>
      <w:r w:rsidRPr="00247E23">
        <w:rPr>
          <w:rFonts w:ascii="Consolas" w:hAnsi="Consolas"/>
          <w:color w:val="A5D6FF"/>
          <w:sz w:val="21"/>
          <w:szCs w:val="21"/>
          <w:lang w:val="uk-UA" w:eastAsia="uk-UA"/>
        </w:rPr>
        <w:t>"Помилка. Відповідь має бути лише y або n"</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586C0"/>
          <w:sz w:val="21"/>
          <w:szCs w:val="21"/>
          <w:lang w:val="uk-UA" w:eastAsia="uk-UA"/>
        </w:rPr>
        <w:t>return</w:t>
      </w:r>
      <w:proofErr w:type="spellEnd"/>
      <w:r w:rsidRPr="00247E23">
        <w:rPr>
          <w:rFonts w:ascii="Consolas" w:hAnsi="Consolas"/>
          <w:color w:val="C9D1D9"/>
          <w:sz w:val="21"/>
          <w:szCs w:val="21"/>
          <w:lang w:val="uk-UA" w:eastAsia="uk-UA"/>
        </w:rPr>
        <w:t xml:space="preserve"> </w:t>
      </w:r>
      <w:r w:rsidRPr="00247E23">
        <w:rPr>
          <w:rFonts w:ascii="Consolas" w:hAnsi="Consolas"/>
          <w:color w:val="B5CEA8"/>
          <w:sz w:val="21"/>
          <w:szCs w:val="21"/>
          <w:lang w:val="uk-UA" w:eastAsia="uk-UA"/>
        </w:rPr>
        <w:t>1</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roofErr w:type="spellStart"/>
      <w:r w:rsidRPr="00247E23">
        <w:rPr>
          <w:rFonts w:ascii="Consolas" w:hAnsi="Consolas"/>
          <w:color w:val="C586C0"/>
          <w:sz w:val="21"/>
          <w:szCs w:val="21"/>
          <w:lang w:val="uk-UA" w:eastAsia="uk-UA"/>
        </w:rPr>
        <w:t>if</w:t>
      </w:r>
      <w:proofErr w:type="spellEnd"/>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has_special_characters</w:t>
      </w:r>
      <w:proofErr w:type="spellEnd"/>
      <w:r w:rsidRPr="00247E23">
        <w:rPr>
          <w:rFonts w:ascii="Consolas" w:hAnsi="Consolas"/>
          <w:color w:val="BBBEBF"/>
          <w:sz w:val="21"/>
          <w:szCs w:val="21"/>
          <w:lang w:val="uk-UA" w:eastAsia="uk-UA"/>
        </w:rPr>
        <w:t xml:space="preserve"> </w:t>
      </w:r>
      <w:r w:rsidRPr="00247E23">
        <w:rPr>
          <w:rFonts w:ascii="Consolas" w:hAnsi="Consolas"/>
          <w:color w:val="D2A8FF"/>
          <w:sz w:val="21"/>
          <w:szCs w:val="21"/>
          <w:lang w:val="uk-UA" w:eastAsia="uk-UA"/>
        </w:rPr>
        <w:t>==</w:t>
      </w:r>
      <w:r w:rsidRPr="00247E23">
        <w:rPr>
          <w:rFonts w:ascii="Consolas" w:hAnsi="Consolas"/>
          <w:color w:val="BBBEBF"/>
          <w:sz w:val="21"/>
          <w:szCs w:val="21"/>
          <w:lang w:val="uk-UA" w:eastAsia="uk-UA"/>
        </w:rPr>
        <w:t xml:space="preserve"> </w:t>
      </w:r>
      <w:r w:rsidRPr="00247E23">
        <w:rPr>
          <w:rFonts w:ascii="Consolas" w:hAnsi="Consolas"/>
          <w:color w:val="A5D6FF"/>
          <w:sz w:val="21"/>
          <w:szCs w:val="21"/>
          <w:lang w:val="uk-UA" w:eastAsia="uk-UA"/>
        </w:rPr>
        <w:t>"y"</w:t>
      </w:r>
      <w:r w:rsidRPr="00247E23">
        <w:rPr>
          <w:rFonts w:ascii="Consolas" w:hAnsi="Consolas"/>
          <w:color w:val="BBBEBF"/>
          <w:sz w:val="21"/>
          <w:szCs w:val="21"/>
          <w:lang w:val="uk-UA" w:eastAsia="uk-UA"/>
        </w:rPr>
        <w:t>)</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9D1D9"/>
          <w:sz w:val="21"/>
          <w:szCs w:val="21"/>
          <w:lang w:val="uk-UA" w:eastAsia="uk-UA"/>
        </w:rPr>
        <w:t>amout_of_types_characters</w:t>
      </w:r>
      <w:proofErr w:type="spellEnd"/>
      <w:r w:rsidRPr="00247E23">
        <w:rPr>
          <w:rFonts w:ascii="Consolas" w:hAnsi="Consolas"/>
          <w:color w:val="C9D1D9"/>
          <w:sz w:val="21"/>
          <w:szCs w:val="21"/>
          <w:lang w:val="uk-UA" w:eastAsia="uk-UA"/>
        </w:rPr>
        <w:t xml:space="preserve"> </w:t>
      </w:r>
      <w:r w:rsidRPr="00247E23">
        <w:rPr>
          <w:rFonts w:ascii="Consolas" w:hAnsi="Consolas"/>
          <w:color w:val="D4D4D4"/>
          <w:sz w:val="21"/>
          <w:szCs w:val="21"/>
          <w:lang w:val="uk-UA" w:eastAsia="uk-UA"/>
        </w:rPr>
        <w:t>+=</w:t>
      </w:r>
      <w:r w:rsidRPr="00247E23">
        <w:rPr>
          <w:rFonts w:ascii="Consolas" w:hAnsi="Consolas"/>
          <w:color w:val="C9D1D9"/>
          <w:sz w:val="21"/>
          <w:szCs w:val="21"/>
          <w:lang w:val="uk-UA" w:eastAsia="uk-UA"/>
        </w:rPr>
        <w:t xml:space="preserve"> </w:t>
      </w:r>
      <w:r w:rsidRPr="00247E23">
        <w:rPr>
          <w:rFonts w:ascii="Consolas" w:hAnsi="Consolas"/>
          <w:color w:val="B5CEA8"/>
          <w:sz w:val="21"/>
          <w:szCs w:val="21"/>
          <w:lang w:val="uk-UA" w:eastAsia="uk-UA"/>
        </w:rPr>
        <w:t>1</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8B949E"/>
          <w:sz w:val="21"/>
          <w:szCs w:val="21"/>
          <w:lang w:val="uk-UA" w:eastAsia="uk-UA"/>
        </w:rPr>
        <w:t>    // Визначення рівня надійності</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roofErr w:type="spellStart"/>
      <w:r w:rsidRPr="00247E23">
        <w:rPr>
          <w:rFonts w:ascii="Consolas" w:hAnsi="Consolas"/>
          <w:color w:val="C586C0"/>
          <w:sz w:val="21"/>
          <w:szCs w:val="21"/>
          <w:lang w:val="uk-UA" w:eastAsia="uk-UA"/>
        </w:rPr>
        <w:t>if</w:t>
      </w:r>
      <w:proofErr w:type="spellEnd"/>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pass_length</w:t>
      </w:r>
      <w:proofErr w:type="spellEnd"/>
      <w:r w:rsidRPr="00247E23">
        <w:rPr>
          <w:rFonts w:ascii="Consolas" w:hAnsi="Consolas"/>
          <w:color w:val="BBBEBF"/>
          <w:sz w:val="21"/>
          <w:szCs w:val="21"/>
          <w:lang w:val="uk-UA" w:eastAsia="uk-UA"/>
        </w:rPr>
        <w:t xml:space="preserve"> </w:t>
      </w:r>
      <w:r w:rsidRPr="00247E23">
        <w:rPr>
          <w:rFonts w:ascii="Consolas" w:hAnsi="Consolas"/>
          <w:color w:val="D4D4D4"/>
          <w:sz w:val="21"/>
          <w:szCs w:val="21"/>
          <w:lang w:val="uk-UA" w:eastAsia="uk-UA"/>
        </w:rPr>
        <w:t>&lt;</w:t>
      </w:r>
      <w:r w:rsidRPr="00247E23">
        <w:rPr>
          <w:rFonts w:ascii="Consolas" w:hAnsi="Consolas"/>
          <w:color w:val="BBBEBF"/>
          <w:sz w:val="21"/>
          <w:szCs w:val="21"/>
          <w:lang w:val="uk-UA" w:eastAsia="uk-UA"/>
        </w:rPr>
        <w:t xml:space="preserve"> </w:t>
      </w:r>
      <w:r w:rsidRPr="00247E23">
        <w:rPr>
          <w:rFonts w:ascii="Consolas" w:hAnsi="Consolas"/>
          <w:color w:val="B5CEA8"/>
          <w:sz w:val="21"/>
          <w:szCs w:val="21"/>
          <w:lang w:val="uk-UA" w:eastAsia="uk-UA"/>
        </w:rPr>
        <w:t>6</w:t>
      </w:r>
      <w:r w:rsidRPr="00247E23">
        <w:rPr>
          <w:rFonts w:ascii="Consolas" w:hAnsi="Consolas"/>
          <w:color w:val="BBBEBF"/>
          <w:sz w:val="21"/>
          <w:szCs w:val="21"/>
          <w:lang w:val="uk-UA" w:eastAsia="uk-UA"/>
        </w:rPr>
        <w:t>)</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9D1D9"/>
          <w:sz w:val="21"/>
          <w:szCs w:val="21"/>
          <w:lang w:val="uk-UA" w:eastAsia="uk-UA"/>
        </w:rPr>
        <w:t>security_level</w:t>
      </w:r>
      <w:proofErr w:type="spellEnd"/>
      <w:r w:rsidRPr="00247E23">
        <w:rPr>
          <w:rFonts w:ascii="Consolas" w:hAnsi="Consolas"/>
          <w:color w:val="C9D1D9"/>
          <w:sz w:val="21"/>
          <w:szCs w:val="21"/>
          <w:lang w:val="uk-UA" w:eastAsia="uk-UA"/>
        </w:rPr>
        <w:t xml:space="preserve"> </w:t>
      </w:r>
      <w:r w:rsidRPr="00247E23">
        <w:rPr>
          <w:rFonts w:ascii="Consolas" w:hAnsi="Consolas"/>
          <w:color w:val="D4D4D4"/>
          <w:sz w:val="21"/>
          <w:szCs w:val="21"/>
          <w:lang w:val="uk-UA" w:eastAsia="uk-UA"/>
        </w:rPr>
        <w:t>=</w:t>
      </w:r>
      <w:r w:rsidRPr="00247E23">
        <w:rPr>
          <w:rFonts w:ascii="Consolas" w:hAnsi="Consolas"/>
          <w:color w:val="C9D1D9"/>
          <w:sz w:val="21"/>
          <w:szCs w:val="21"/>
          <w:lang w:val="uk-UA" w:eastAsia="uk-UA"/>
        </w:rPr>
        <w:t xml:space="preserve"> </w:t>
      </w:r>
      <w:r w:rsidRPr="00247E23">
        <w:rPr>
          <w:rFonts w:ascii="Consolas" w:hAnsi="Consolas"/>
          <w:color w:val="B5CEA8"/>
          <w:sz w:val="21"/>
          <w:szCs w:val="21"/>
          <w:lang w:val="uk-UA" w:eastAsia="uk-UA"/>
        </w:rPr>
        <w:t>1</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roofErr w:type="spellStart"/>
      <w:r w:rsidRPr="00247E23">
        <w:rPr>
          <w:rFonts w:ascii="Consolas" w:hAnsi="Consolas"/>
          <w:color w:val="C586C0"/>
          <w:sz w:val="21"/>
          <w:szCs w:val="21"/>
          <w:lang w:val="uk-UA" w:eastAsia="uk-UA"/>
        </w:rPr>
        <w:t>else</w:t>
      </w:r>
      <w:proofErr w:type="spellEnd"/>
      <w:r w:rsidRPr="00247E23">
        <w:rPr>
          <w:rFonts w:ascii="Consolas" w:hAnsi="Consolas"/>
          <w:color w:val="BBBEBF"/>
          <w:sz w:val="21"/>
          <w:szCs w:val="21"/>
          <w:lang w:val="uk-UA" w:eastAsia="uk-UA"/>
        </w:rPr>
        <w:t xml:space="preserve"> </w:t>
      </w:r>
      <w:proofErr w:type="spellStart"/>
      <w:r w:rsidRPr="00247E23">
        <w:rPr>
          <w:rFonts w:ascii="Consolas" w:hAnsi="Consolas"/>
          <w:color w:val="C586C0"/>
          <w:sz w:val="21"/>
          <w:szCs w:val="21"/>
          <w:lang w:val="uk-UA" w:eastAsia="uk-UA"/>
        </w:rPr>
        <w:t>if</w:t>
      </w:r>
      <w:proofErr w:type="spellEnd"/>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pass_length</w:t>
      </w:r>
      <w:proofErr w:type="spellEnd"/>
      <w:r w:rsidRPr="00247E23">
        <w:rPr>
          <w:rFonts w:ascii="Consolas" w:hAnsi="Consolas"/>
          <w:color w:val="BBBEBF"/>
          <w:sz w:val="21"/>
          <w:szCs w:val="21"/>
          <w:lang w:val="uk-UA" w:eastAsia="uk-UA"/>
        </w:rPr>
        <w:t xml:space="preserve"> </w:t>
      </w:r>
      <w:r w:rsidRPr="00247E23">
        <w:rPr>
          <w:rFonts w:ascii="Consolas" w:hAnsi="Consolas"/>
          <w:color w:val="D4D4D4"/>
          <w:sz w:val="21"/>
          <w:szCs w:val="21"/>
          <w:lang w:val="uk-UA" w:eastAsia="uk-UA"/>
        </w:rPr>
        <w:t>&lt;</w:t>
      </w:r>
      <w:r w:rsidRPr="00247E23">
        <w:rPr>
          <w:rFonts w:ascii="Consolas" w:hAnsi="Consolas"/>
          <w:color w:val="BBBEBF"/>
          <w:sz w:val="21"/>
          <w:szCs w:val="21"/>
          <w:lang w:val="uk-UA" w:eastAsia="uk-UA"/>
        </w:rPr>
        <w:t xml:space="preserve"> </w:t>
      </w:r>
      <w:r w:rsidRPr="00247E23">
        <w:rPr>
          <w:rFonts w:ascii="Consolas" w:hAnsi="Consolas"/>
          <w:color w:val="B5CEA8"/>
          <w:sz w:val="21"/>
          <w:szCs w:val="21"/>
          <w:lang w:val="uk-UA" w:eastAsia="uk-UA"/>
        </w:rPr>
        <w:t>8</w:t>
      </w:r>
      <w:r w:rsidRPr="00247E23">
        <w:rPr>
          <w:rFonts w:ascii="Consolas" w:hAnsi="Consolas"/>
          <w:color w:val="BBBEBF"/>
          <w:sz w:val="21"/>
          <w:szCs w:val="21"/>
          <w:lang w:val="uk-UA" w:eastAsia="uk-UA"/>
        </w:rPr>
        <w:t xml:space="preserve"> </w:t>
      </w:r>
      <w:r w:rsidRPr="00247E23">
        <w:rPr>
          <w:rFonts w:ascii="Consolas" w:hAnsi="Consolas"/>
          <w:color w:val="D4D4D4"/>
          <w:sz w:val="21"/>
          <w:szCs w:val="21"/>
          <w:lang w:val="uk-UA" w:eastAsia="uk-UA"/>
        </w:rPr>
        <w:t>||</w:t>
      </w:r>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amout_of_types_characters</w:t>
      </w:r>
      <w:proofErr w:type="spellEnd"/>
      <w:r w:rsidRPr="00247E23">
        <w:rPr>
          <w:rFonts w:ascii="Consolas" w:hAnsi="Consolas"/>
          <w:color w:val="BBBEBF"/>
          <w:sz w:val="21"/>
          <w:szCs w:val="21"/>
          <w:lang w:val="uk-UA" w:eastAsia="uk-UA"/>
        </w:rPr>
        <w:t xml:space="preserve"> </w:t>
      </w:r>
      <w:r w:rsidRPr="00247E23">
        <w:rPr>
          <w:rFonts w:ascii="Consolas" w:hAnsi="Consolas"/>
          <w:color w:val="D4D4D4"/>
          <w:sz w:val="21"/>
          <w:szCs w:val="21"/>
          <w:lang w:val="uk-UA" w:eastAsia="uk-UA"/>
        </w:rPr>
        <w:t>==</w:t>
      </w:r>
      <w:r w:rsidRPr="00247E23">
        <w:rPr>
          <w:rFonts w:ascii="Consolas" w:hAnsi="Consolas"/>
          <w:color w:val="BBBEBF"/>
          <w:sz w:val="21"/>
          <w:szCs w:val="21"/>
          <w:lang w:val="uk-UA" w:eastAsia="uk-UA"/>
        </w:rPr>
        <w:t xml:space="preserve"> </w:t>
      </w:r>
      <w:r w:rsidRPr="00247E23">
        <w:rPr>
          <w:rFonts w:ascii="Consolas" w:hAnsi="Consolas"/>
          <w:color w:val="B5CEA8"/>
          <w:sz w:val="21"/>
          <w:szCs w:val="21"/>
          <w:lang w:val="uk-UA" w:eastAsia="uk-UA"/>
        </w:rPr>
        <w:t>0</w:t>
      </w:r>
      <w:r w:rsidRPr="00247E23">
        <w:rPr>
          <w:rFonts w:ascii="Consolas" w:hAnsi="Consolas"/>
          <w:color w:val="BBBEBF"/>
          <w:sz w:val="21"/>
          <w:szCs w:val="21"/>
          <w:lang w:val="uk-UA" w:eastAsia="uk-UA"/>
        </w:rPr>
        <w:t xml:space="preserve"> )</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9D1D9"/>
          <w:sz w:val="21"/>
          <w:szCs w:val="21"/>
          <w:lang w:val="uk-UA" w:eastAsia="uk-UA"/>
        </w:rPr>
        <w:t>security_level</w:t>
      </w:r>
      <w:proofErr w:type="spellEnd"/>
      <w:r w:rsidRPr="00247E23">
        <w:rPr>
          <w:rFonts w:ascii="Consolas" w:hAnsi="Consolas"/>
          <w:color w:val="C9D1D9"/>
          <w:sz w:val="21"/>
          <w:szCs w:val="21"/>
          <w:lang w:val="uk-UA" w:eastAsia="uk-UA"/>
        </w:rPr>
        <w:t xml:space="preserve"> </w:t>
      </w:r>
      <w:r w:rsidRPr="00247E23">
        <w:rPr>
          <w:rFonts w:ascii="Consolas" w:hAnsi="Consolas"/>
          <w:color w:val="D4D4D4"/>
          <w:sz w:val="21"/>
          <w:szCs w:val="21"/>
          <w:lang w:val="uk-UA" w:eastAsia="uk-UA"/>
        </w:rPr>
        <w:t>=</w:t>
      </w:r>
      <w:r w:rsidRPr="00247E23">
        <w:rPr>
          <w:rFonts w:ascii="Consolas" w:hAnsi="Consolas"/>
          <w:color w:val="C9D1D9"/>
          <w:sz w:val="21"/>
          <w:szCs w:val="21"/>
          <w:lang w:val="uk-UA" w:eastAsia="uk-UA"/>
        </w:rPr>
        <w:t xml:space="preserve"> </w:t>
      </w:r>
      <w:r w:rsidRPr="00247E23">
        <w:rPr>
          <w:rFonts w:ascii="Consolas" w:hAnsi="Consolas"/>
          <w:color w:val="B5CEA8"/>
          <w:sz w:val="21"/>
          <w:szCs w:val="21"/>
          <w:lang w:val="uk-UA" w:eastAsia="uk-UA"/>
        </w:rPr>
        <w:t>2</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roofErr w:type="spellStart"/>
      <w:r w:rsidRPr="00247E23">
        <w:rPr>
          <w:rFonts w:ascii="Consolas" w:hAnsi="Consolas"/>
          <w:color w:val="C586C0"/>
          <w:sz w:val="21"/>
          <w:szCs w:val="21"/>
          <w:lang w:val="uk-UA" w:eastAsia="uk-UA"/>
        </w:rPr>
        <w:t>else</w:t>
      </w:r>
      <w:proofErr w:type="spellEnd"/>
      <w:r w:rsidRPr="00247E23">
        <w:rPr>
          <w:rFonts w:ascii="Consolas" w:hAnsi="Consolas"/>
          <w:color w:val="BBBEBF"/>
          <w:sz w:val="21"/>
          <w:szCs w:val="21"/>
          <w:lang w:val="uk-UA" w:eastAsia="uk-UA"/>
        </w:rPr>
        <w:t xml:space="preserve"> </w:t>
      </w:r>
      <w:proofErr w:type="spellStart"/>
      <w:r w:rsidRPr="00247E23">
        <w:rPr>
          <w:rFonts w:ascii="Consolas" w:hAnsi="Consolas"/>
          <w:color w:val="C586C0"/>
          <w:sz w:val="21"/>
          <w:szCs w:val="21"/>
          <w:lang w:val="uk-UA" w:eastAsia="uk-UA"/>
        </w:rPr>
        <w:t>if</w:t>
      </w:r>
      <w:proofErr w:type="spellEnd"/>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amout_of_types_characters</w:t>
      </w:r>
      <w:proofErr w:type="spellEnd"/>
      <w:r w:rsidRPr="00247E23">
        <w:rPr>
          <w:rFonts w:ascii="Consolas" w:hAnsi="Consolas"/>
          <w:color w:val="BBBEBF"/>
          <w:sz w:val="21"/>
          <w:szCs w:val="21"/>
          <w:lang w:val="uk-UA" w:eastAsia="uk-UA"/>
        </w:rPr>
        <w:t xml:space="preserve"> </w:t>
      </w:r>
      <w:r w:rsidRPr="00247E23">
        <w:rPr>
          <w:rFonts w:ascii="Consolas" w:hAnsi="Consolas"/>
          <w:color w:val="D4D4D4"/>
          <w:sz w:val="21"/>
          <w:szCs w:val="21"/>
          <w:lang w:val="uk-UA" w:eastAsia="uk-UA"/>
        </w:rPr>
        <w:t>==</w:t>
      </w:r>
      <w:r w:rsidRPr="00247E23">
        <w:rPr>
          <w:rFonts w:ascii="Consolas" w:hAnsi="Consolas"/>
          <w:color w:val="BBBEBF"/>
          <w:sz w:val="21"/>
          <w:szCs w:val="21"/>
          <w:lang w:val="uk-UA" w:eastAsia="uk-UA"/>
        </w:rPr>
        <w:t xml:space="preserve"> </w:t>
      </w:r>
      <w:r w:rsidRPr="00247E23">
        <w:rPr>
          <w:rFonts w:ascii="Consolas" w:hAnsi="Consolas"/>
          <w:color w:val="B5CEA8"/>
          <w:sz w:val="21"/>
          <w:szCs w:val="21"/>
          <w:lang w:val="uk-UA" w:eastAsia="uk-UA"/>
        </w:rPr>
        <w:t>1</w:t>
      </w:r>
      <w:r w:rsidRPr="00247E23">
        <w:rPr>
          <w:rFonts w:ascii="Consolas" w:hAnsi="Consolas"/>
          <w:color w:val="BBBEBF"/>
          <w:sz w:val="21"/>
          <w:szCs w:val="21"/>
          <w:lang w:val="uk-UA" w:eastAsia="uk-UA"/>
        </w:rPr>
        <w:t>)</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9D1D9"/>
          <w:sz w:val="21"/>
          <w:szCs w:val="21"/>
          <w:lang w:val="uk-UA" w:eastAsia="uk-UA"/>
        </w:rPr>
        <w:t>security_level</w:t>
      </w:r>
      <w:proofErr w:type="spellEnd"/>
      <w:r w:rsidRPr="00247E23">
        <w:rPr>
          <w:rFonts w:ascii="Consolas" w:hAnsi="Consolas"/>
          <w:color w:val="C9D1D9"/>
          <w:sz w:val="21"/>
          <w:szCs w:val="21"/>
          <w:lang w:val="uk-UA" w:eastAsia="uk-UA"/>
        </w:rPr>
        <w:t xml:space="preserve"> </w:t>
      </w:r>
      <w:r w:rsidRPr="00247E23">
        <w:rPr>
          <w:rFonts w:ascii="Consolas" w:hAnsi="Consolas"/>
          <w:color w:val="D4D4D4"/>
          <w:sz w:val="21"/>
          <w:szCs w:val="21"/>
          <w:lang w:val="uk-UA" w:eastAsia="uk-UA"/>
        </w:rPr>
        <w:t>=</w:t>
      </w:r>
      <w:r w:rsidRPr="00247E23">
        <w:rPr>
          <w:rFonts w:ascii="Consolas" w:hAnsi="Consolas"/>
          <w:color w:val="C9D1D9"/>
          <w:sz w:val="21"/>
          <w:szCs w:val="21"/>
          <w:lang w:val="uk-UA" w:eastAsia="uk-UA"/>
        </w:rPr>
        <w:t xml:space="preserve"> </w:t>
      </w:r>
      <w:r w:rsidRPr="00247E23">
        <w:rPr>
          <w:rFonts w:ascii="Consolas" w:hAnsi="Consolas"/>
          <w:color w:val="B5CEA8"/>
          <w:sz w:val="21"/>
          <w:szCs w:val="21"/>
          <w:lang w:val="uk-UA" w:eastAsia="uk-UA"/>
        </w:rPr>
        <w:t>3</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roofErr w:type="spellStart"/>
      <w:r w:rsidRPr="00247E23">
        <w:rPr>
          <w:rFonts w:ascii="Consolas" w:hAnsi="Consolas"/>
          <w:color w:val="C586C0"/>
          <w:sz w:val="21"/>
          <w:szCs w:val="21"/>
          <w:lang w:val="uk-UA" w:eastAsia="uk-UA"/>
        </w:rPr>
        <w:t>else</w:t>
      </w:r>
      <w:proofErr w:type="spellEnd"/>
      <w:r w:rsidRPr="00247E23">
        <w:rPr>
          <w:rFonts w:ascii="Consolas" w:hAnsi="Consolas"/>
          <w:color w:val="BBBEBF"/>
          <w:sz w:val="21"/>
          <w:szCs w:val="21"/>
          <w:lang w:val="uk-UA" w:eastAsia="uk-UA"/>
        </w:rPr>
        <w:t xml:space="preserve"> </w:t>
      </w:r>
      <w:proofErr w:type="spellStart"/>
      <w:r w:rsidRPr="00247E23">
        <w:rPr>
          <w:rFonts w:ascii="Consolas" w:hAnsi="Consolas"/>
          <w:color w:val="C586C0"/>
          <w:sz w:val="21"/>
          <w:szCs w:val="21"/>
          <w:lang w:val="uk-UA" w:eastAsia="uk-UA"/>
        </w:rPr>
        <w:t>if</w:t>
      </w:r>
      <w:proofErr w:type="spellEnd"/>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pass_length</w:t>
      </w:r>
      <w:proofErr w:type="spellEnd"/>
      <w:r w:rsidRPr="00247E23">
        <w:rPr>
          <w:rFonts w:ascii="Consolas" w:hAnsi="Consolas"/>
          <w:color w:val="BBBEBF"/>
          <w:sz w:val="21"/>
          <w:szCs w:val="21"/>
          <w:lang w:val="uk-UA" w:eastAsia="uk-UA"/>
        </w:rPr>
        <w:t xml:space="preserve"> </w:t>
      </w:r>
      <w:r w:rsidRPr="00247E23">
        <w:rPr>
          <w:rFonts w:ascii="Consolas" w:hAnsi="Consolas"/>
          <w:color w:val="D4D4D4"/>
          <w:sz w:val="21"/>
          <w:szCs w:val="21"/>
          <w:lang w:val="uk-UA" w:eastAsia="uk-UA"/>
        </w:rPr>
        <w:t>&gt;=</w:t>
      </w:r>
      <w:r w:rsidRPr="00247E23">
        <w:rPr>
          <w:rFonts w:ascii="Consolas" w:hAnsi="Consolas"/>
          <w:color w:val="BBBEBF"/>
          <w:sz w:val="21"/>
          <w:szCs w:val="21"/>
          <w:lang w:val="uk-UA" w:eastAsia="uk-UA"/>
        </w:rPr>
        <w:t xml:space="preserve"> </w:t>
      </w:r>
      <w:r w:rsidRPr="00247E23">
        <w:rPr>
          <w:rFonts w:ascii="Consolas" w:hAnsi="Consolas"/>
          <w:color w:val="B5CEA8"/>
          <w:sz w:val="21"/>
          <w:szCs w:val="21"/>
          <w:lang w:val="uk-UA" w:eastAsia="uk-UA"/>
        </w:rPr>
        <w:t>12</w:t>
      </w:r>
      <w:r w:rsidRPr="00247E23">
        <w:rPr>
          <w:rFonts w:ascii="Consolas" w:hAnsi="Consolas"/>
          <w:color w:val="BBBEBF"/>
          <w:sz w:val="21"/>
          <w:szCs w:val="21"/>
          <w:lang w:val="uk-UA" w:eastAsia="uk-UA"/>
        </w:rPr>
        <w:t xml:space="preserve"> </w:t>
      </w:r>
      <w:r w:rsidRPr="00247E23">
        <w:rPr>
          <w:rFonts w:ascii="Consolas" w:hAnsi="Consolas"/>
          <w:color w:val="D4D4D4"/>
          <w:sz w:val="21"/>
          <w:szCs w:val="21"/>
          <w:lang w:val="uk-UA" w:eastAsia="uk-UA"/>
        </w:rPr>
        <w:t>&amp;&amp;</w:t>
      </w:r>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amout_of_types_characters</w:t>
      </w:r>
      <w:proofErr w:type="spellEnd"/>
      <w:r w:rsidRPr="00247E23">
        <w:rPr>
          <w:rFonts w:ascii="Consolas" w:hAnsi="Consolas"/>
          <w:color w:val="BBBEBF"/>
          <w:sz w:val="21"/>
          <w:szCs w:val="21"/>
          <w:lang w:val="uk-UA" w:eastAsia="uk-UA"/>
        </w:rPr>
        <w:t xml:space="preserve"> </w:t>
      </w:r>
      <w:r w:rsidRPr="00247E23">
        <w:rPr>
          <w:rFonts w:ascii="Consolas" w:hAnsi="Consolas"/>
          <w:color w:val="D4D4D4"/>
          <w:sz w:val="21"/>
          <w:szCs w:val="21"/>
          <w:lang w:val="uk-UA" w:eastAsia="uk-UA"/>
        </w:rPr>
        <w:t>==</w:t>
      </w:r>
      <w:r w:rsidRPr="00247E23">
        <w:rPr>
          <w:rFonts w:ascii="Consolas" w:hAnsi="Consolas"/>
          <w:color w:val="BBBEBF"/>
          <w:sz w:val="21"/>
          <w:szCs w:val="21"/>
          <w:lang w:val="uk-UA" w:eastAsia="uk-UA"/>
        </w:rPr>
        <w:t xml:space="preserve"> </w:t>
      </w:r>
      <w:r w:rsidRPr="00247E23">
        <w:rPr>
          <w:rFonts w:ascii="Consolas" w:hAnsi="Consolas"/>
          <w:color w:val="B5CEA8"/>
          <w:sz w:val="21"/>
          <w:szCs w:val="21"/>
          <w:lang w:val="uk-UA" w:eastAsia="uk-UA"/>
        </w:rPr>
        <w:t>3</w:t>
      </w:r>
      <w:r w:rsidRPr="00247E23">
        <w:rPr>
          <w:rFonts w:ascii="Consolas" w:hAnsi="Consolas"/>
          <w:color w:val="BBBEBF"/>
          <w:sz w:val="21"/>
          <w:szCs w:val="21"/>
          <w:lang w:val="uk-UA" w:eastAsia="uk-UA"/>
        </w:rPr>
        <w:t>)</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9D1D9"/>
          <w:sz w:val="21"/>
          <w:szCs w:val="21"/>
          <w:lang w:val="uk-UA" w:eastAsia="uk-UA"/>
        </w:rPr>
        <w:t>security_level</w:t>
      </w:r>
      <w:proofErr w:type="spellEnd"/>
      <w:r w:rsidRPr="00247E23">
        <w:rPr>
          <w:rFonts w:ascii="Consolas" w:hAnsi="Consolas"/>
          <w:color w:val="C9D1D9"/>
          <w:sz w:val="21"/>
          <w:szCs w:val="21"/>
          <w:lang w:val="uk-UA" w:eastAsia="uk-UA"/>
        </w:rPr>
        <w:t xml:space="preserve"> </w:t>
      </w:r>
      <w:r w:rsidRPr="00247E23">
        <w:rPr>
          <w:rFonts w:ascii="Consolas" w:hAnsi="Consolas"/>
          <w:color w:val="D4D4D4"/>
          <w:sz w:val="21"/>
          <w:szCs w:val="21"/>
          <w:lang w:val="uk-UA" w:eastAsia="uk-UA"/>
        </w:rPr>
        <w:t>=</w:t>
      </w:r>
      <w:r w:rsidRPr="00247E23">
        <w:rPr>
          <w:rFonts w:ascii="Consolas" w:hAnsi="Consolas"/>
          <w:color w:val="C9D1D9"/>
          <w:sz w:val="21"/>
          <w:szCs w:val="21"/>
          <w:lang w:val="uk-UA" w:eastAsia="uk-UA"/>
        </w:rPr>
        <w:t xml:space="preserve"> </w:t>
      </w:r>
      <w:r w:rsidRPr="00247E23">
        <w:rPr>
          <w:rFonts w:ascii="Consolas" w:hAnsi="Consolas"/>
          <w:color w:val="B5CEA8"/>
          <w:sz w:val="21"/>
          <w:szCs w:val="21"/>
          <w:lang w:val="uk-UA" w:eastAsia="uk-UA"/>
        </w:rPr>
        <w:t>5</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roofErr w:type="spellStart"/>
      <w:r w:rsidRPr="00247E23">
        <w:rPr>
          <w:rFonts w:ascii="Consolas" w:hAnsi="Consolas"/>
          <w:color w:val="C586C0"/>
          <w:sz w:val="21"/>
          <w:szCs w:val="21"/>
          <w:lang w:val="uk-UA" w:eastAsia="uk-UA"/>
        </w:rPr>
        <w:t>else</w:t>
      </w:r>
      <w:proofErr w:type="spellEnd"/>
      <w:r w:rsidRPr="00247E23">
        <w:rPr>
          <w:rFonts w:ascii="Consolas" w:hAnsi="Consolas"/>
          <w:color w:val="BBBEBF"/>
          <w:sz w:val="21"/>
          <w:szCs w:val="21"/>
          <w:lang w:val="uk-UA" w:eastAsia="uk-UA"/>
        </w:rPr>
        <w:t xml:space="preserve"> </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9D1D9"/>
          <w:sz w:val="21"/>
          <w:szCs w:val="21"/>
          <w:lang w:val="uk-UA" w:eastAsia="uk-UA"/>
        </w:rPr>
        <w:t>security_level</w:t>
      </w:r>
      <w:proofErr w:type="spellEnd"/>
      <w:r w:rsidRPr="00247E23">
        <w:rPr>
          <w:rFonts w:ascii="Consolas" w:hAnsi="Consolas"/>
          <w:color w:val="C9D1D9"/>
          <w:sz w:val="21"/>
          <w:szCs w:val="21"/>
          <w:lang w:val="uk-UA" w:eastAsia="uk-UA"/>
        </w:rPr>
        <w:t xml:space="preserve"> </w:t>
      </w:r>
      <w:r w:rsidRPr="00247E23">
        <w:rPr>
          <w:rFonts w:ascii="Consolas" w:hAnsi="Consolas"/>
          <w:color w:val="D4D4D4"/>
          <w:sz w:val="21"/>
          <w:szCs w:val="21"/>
          <w:lang w:val="uk-UA" w:eastAsia="uk-UA"/>
        </w:rPr>
        <w:t>=</w:t>
      </w:r>
      <w:r w:rsidRPr="00247E23">
        <w:rPr>
          <w:rFonts w:ascii="Consolas" w:hAnsi="Consolas"/>
          <w:color w:val="C9D1D9"/>
          <w:sz w:val="21"/>
          <w:szCs w:val="21"/>
          <w:lang w:val="uk-UA" w:eastAsia="uk-UA"/>
        </w:rPr>
        <w:t xml:space="preserve"> </w:t>
      </w:r>
      <w:r w:rsidRPr="00247E23">
        <w:rPr>
          <w:rFonts w:ascii="Consolas" w:hAnsi="Consolas"/>
          <w:color w:val="B5CEA8"/>
          <w:sz w:val="21"/>
          <w:szCs w:val="21"/>
          <w:lang w:val="uk-UA" w:eastAsia="uk-UA"/>
        </w:rPr>
        <w:t>4</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8B949E"/>
          <w:sz w:val="21"/>
          <w:szCs w:val="21"/>
          <w:lang w:val="uk-UA" w:eastAsia="uk-UA"/>
        </w:rPr>
        <w:t>    // Ініціалізація і перевірка на виконання мінімальних вимог</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roofErr w:type="spellStart"/>
      <w:r w:rsidRPr="00247E23">
        <w:rPr>
          <w:rFonts w:ascii="Consolas" w:hAnsi="Consolas"/>
          <w:color w:val="FF7B72"/>
          <w:sz w:val="21"/>
          <w:szCs w:val="21"/>
          <w:lang w:val="uk-UA" w:eastAsia="uk-UA"/>
        </w:rPr>
        <w:t>bool</w:t>
      </w:r>
      <w:proofErr w:type="spellEnd"/>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min_demands</w:t>
      </w:r>
      <w:proofErr w:type="spellEnd"/>
      <w:r w:rsidRPr="00247E23">
        <w:rPr>
          <w:rFonts w:ascii="Consolas" w:hAnsi="Consolas"/>
          <w:color w:val="BBBEBF"/>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roofErr w:type="spellStart"/>
      <w:r w:rsidRPr="00247E23">
        <w:rPr>
          <w:rFonts w:ascii="Consolas" w:hAnsi="Consolas"/>
          <w:color w:val="C586C0"/>
          <w:sz w:val="21"/>
          <w:szCs w:val="21"/>
          <w:lang w:val="uk-UA" w:eastAsia="uk-UA"/>
        </w:rPr>
        <w:t>if</w:t>
      </w:r>
      <w:proofErr w:type="spellEnd"/>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pass_length</w:t>
      </w:r>
      <w:proofErr w:type="spellEnd"/>
      <w:r w:rsidRPr="00247E23">
        <w:rPr>
          <w:rFonts w:ascii="Consolas" w:hAnsi="Consolas"/>
          <w:color w:val="BBBEBF"/>
          <w:sz w:val="21"/>
          <w:szCs w:val="21"/>
          <w:lang w:val="uk-UA" w:eastAsia="uk-UA"/>
        </w:rPr>
        <w:t xml:space="preserve"> </w:t>
      </w:r>
      <w:r w:rsidRPr="00247E23">
        <w:rPr>
          <w:rFonts w:ascii="Consolas" w:hAnsi="Consolas"/>
          <w:color w:val="D4D4D4"/>
          <w:sz w:val="21"/>
          <w:szCs w:val="21"/>
          <w:lang w:val="uk-UA" w:eastAsia="uk-UA"/>
        </w:rPr>
        <w:t>&gt;=</w:t>
      </w:r>
      <w:r w:rsidRPr="00247E23">
        <w:rPr>
          <w:rFonts w:ascii="Consolas" w:hAnsi="Consolas"/>
          <w:color w:val="BBBEBF"/>
          <w:sz w:val="21"/>
          <w:szCs w:val="21"/>
          <w:lang w:val="uk-UA" w:eastAsia="uk-UA"/>
        </w:rPr>
        <w:t xml:space="preserve"> </w:t>
      </w:r>
      <w:r w:rsidRPr="00247E23">
        <w:rPr>
          <w:rFonts w:ascii="Consolas" w:hAnsi="Consolas"/>
          <w:color w:val="B5CEA8"/>
          <w:sz w:val="21"/>
          <w:szCs w:val="21"/>
          <w:lang w:val="uk-UA" w:eastAsia="uk-UA"/>
        </w:rPr>
        <w:t>8</w:t>
      </w:r>
      <w:r w:rsidRPr="00247E23">
        <w:rPr>
          <w:rFonts w:ascii="Consolas" w:hAnsi="Consolas"/>
          <w:color w:val="BBBEBF"/>
          <w:sz w:val="21"/>
          <w:szCs w:val="21"/>
          <w:lang w:val="uk-UA" w:eastAsia="uk-UA"/>
        </w:rPr>
        <w:t xml:space="preserve"> </w:t>
      </w:r>
      <w:r w:rsidRPr="00247E23">
        <w:rPr>
          <w:rFonts w:ascii="Consolas" w:hAnsi="Consolas"/>
          <w:color w:val="D4D4D4"/>
          <w:sz w:val="21"/>
          <w:szCs w:val="21"/>
          <w:lang w:val="uk-UA" w:eastAsia="uk-UA"/>
        </w:rPr>
        <w:t>&amp;&amp;</w:t>
      </w:r>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amout_of_types_characters</w:t>
      </w:r>
      <w:proofErr w:type="spellEnd"/>
      <w:r w:rsidRPr="00247E23">
        <w:rPr>
          <w:rFonts w:ascii="Consolas" w:hAnsi="Consolas"/>
          <w:color w:val="BBBEBF"/>
          <w:sz w:val="21"/>
          <w:szCs w:val="21"/>
          <w:lang w:val="uk-UA" w:eastAsia="uk-UA"/>
        </w:rPr>
        <w:t xml:space="preserve"> </w:t>
      </w:r>
      <w:r w:rsidRPr="00247E23">
        <w:rPr>
          <w:rFonts w:ascii="Consolas" w:hAnsi="Consolas"/>
          <w:color w:val="D4D4D4"/>
          <w:sz w:val="21"/>
          <w:szCs w:val="21"/>
          <w:lang w:val="uk-UA" w:eastAsia="uk-UA"/>
        </w:rPr>
        <w:t>&gt;=</w:t>
      </w:r>
      <w:r w:rsidRPr="00247E23">
        <w:rPr>
          <w:rFonts w:ascii="Consolas" w:hAnsi="Consolas"/>
          <w:color w:val="BBBEBF"/>
          <w:sz w:val="21"/>
          <w:szCs w:val="21"/>
          <w:lang w:val="uk-UA" w:eastAsia="uk-UA"/>
        </w:rPr>
        <w:t xml:space="preserve"> </w:t>
      </w:r>
      <w:r w:rsidRPr="00247E23">
        <w:rPr>
          <w:rFonts w:ascii="Consolas" w:hAnsi="Consolas"/>
          <w:color w:val="B5CEA8"/>
          <w:sz w:val="21"/>
          <w:szCs w:val="21"/>
          <w:lang w:val="uk-UA" w:eastAsia="uk-UA"/>
        </w:rPr>
        <w:t>2</w:t>
      </w:r>
      <w:r w:rsidRPr="00247E23">
        <w:rPr>
          <w:rFonts w:ascii="Consolas" w:hAnsi="Consolas"/>
          <w:color w:val="BBBEBF"/>
          <w:sz w:val="21"/>
          <w:szCs w:val="21"/>
          <w:lang w:val="uk-UA" w:eastAsia="uk-UA"/>
        </w:rPr>
        <w:t>)</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9D1D9"/>
          <w:sz w:val="21"/>
          <w:szCs w:val="21"/>
          <w:lang w:val="uk-UA" w:eastAsia="uk-UA"/>
        </w:rPr>
        <w:t>min_demands</w:t>
      </w:r>
      <w:proofErr w:type="spellEnd"/>
      <w:r w:rsidRPr="00247E23">
        <w:rPr>
          <w:rFonts w:ascii="Consolas" w:hAnsi="Consolas"/>
          <w:color w:val="C9D1D9"/>
          <w:sz w:val="21"/>
          <w:szCs w:val="21"/>
          <w:lang w:val="uk-UA" w:eastAsia="uk-UA"/>
        </w:rPr>
        <w:t xml:space="preserve"> </w:t>
      </w:r>
      <w:r w:rsidRPr="00247E23">
        <w:rPr>
          <w:rFonts w:ascii="Consolas" w:hAnsi="Consolas"/>
          <w:color w:val="D4D4D4"/>
          <w:sz w:val="21"/>
          <w:szCs w:val="21"/>
          <w:lang w:val="uk-UA" w:eastAsia="uk-UA"/>
        </w:rPr>
        <w:t>=</w:t>
      </w:r>
      <w:r w:rsidRPr="00247E23">
        <w:rPr>
          <w:rFonts w:ascii="Consolas" w:hAnsi="Consolas"/>
          <w:color w:val="C9D1D9"/>
          <w:sz w:val="21"/>
          <w:szCs w:val="21"/>
          <w:lang w:val="uk-UA" w:eastAsia="uk-UA"/>
        </w:rPr>
        <w:t xml:space="preserve"> </w:t>
      </w:r>
      <w:proofErr w:type="spellStart"/>
      <w:r w:rsidRPr="00247E23">
        <w:rPr>
          <w:rFonts w:ascii="Consolas" w:hAnsi="Consolas"/>
          <w:color w:val="569CD6"/>
          <w:sz w:val="21"/>
          <w:szCs w:val="21"/>
          <w:lang w:val="uk-UA" w:eastAsia="uk-UA"/>
        </w:rPr>
        <w:t>true</w:t>
      </w:r>
      <w:proofErr w:type="spellEnd"/>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roofErr w:type="spellStart"/>
      <w:r w:rsidRPr="00247E23">
        <w:rPr>
          <w:rFonts w:ascii="Consolas" w:hAnsi="Consolas"/>
          <w:color w:val="C586C0"/>
          <w:sz w:val="21"/>
          <w:szCs w:val="21"/>
          <w:lang w:val="uk-UA" w:eastAsia="uk-UA"/>
        </w:rPr>
        <w:t>else</w:t>
      </w:r>
      <w:proofErr w:type="spellEnd"/>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9D1D9"/>
          <w:sz w:val="21"/>
          <w:szCs w:val="21"/>
          <w:lang w:val="uk-UA" w:eastAsia="uk-UA"/>
        </w:rPr>
        <w:t>min_demands</w:t>
      </w:r>
      <w:proofErr w:type="spellEnd"/>
      <w:r w:rsidRPr="00247E23">
        <w:rPr>
          <w:rFonts w:ascii="Consolas" w:hAnsi="Consolas"/>
          <w:color w:val="C9D1D9"/>
          <w:sz w:val="21"/>
          <w:szCs w:val="21"/>
          <w:lang w:val="uk-UA" w:eastAsia="uk-UA"/>
        </w:rPr>
        <w:t xml:space="preserve"> </w:t>
      </w:r>
      <w:r w:rsidRPr="00247E23">
        <w:rPr>
          <w:rFonts w:ascii="Consolas" w:hAnsi="Consolas"/>
          <w:color w:val="D4D4D4"/>
          <w:sz w:val="21"/>
          <w:szCs w:val="21"/>
          <w:lang w:val="uk-UA" w:eastAsia="uk-UA"/>
        </w:rPr>
        <w:t>=</w:t>
      </w:r>
      <w:r w:rsidRPr="00247E23">
        <w:rPr>
          <w:rFonts w:ascii="Consolas" w:hAnsi="Consolas"/>
          <w:color w:val="C9D1D9"/>
          <w:sz w:val="21"/>
          <w:szCs w:val="21"/>
          <w:lang w:val="uk-UA" w:eastAsia="uk-UA"/>
        </w:rPr>
        <w:t xml:space="preserve"> </w:t>
      </w:r>
      <w:proofErr w:type="spellStart"/>
      <w:r w:rsidRPr="00247E23">
        <w:rPr>
          <w:rFonts w:ascii="Consolas" w:hAnsi="Consolas"/>
          <w:color w:val="569CD6"/>
          <w:sz w:val="21"/>
          <w:szCs w:val="21"/>
          <w:lang w:val="uk-UA" w:eastAsia="uk-UA"/>
        </w:rPr>
        <w:t>false</w:t>
      </w:r>
      <w:proofErr w:type="spellEnd"/>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cout</w:t>
      </w:r>
      <w:proofErr w:type="spellEnd"/>
      <w:r w:rsidRPr="00247E23">
        <w:rPr>
          <w:rFonts w:ascii="Consolas" w:hAnsi="Consolas"/>
          <w:color w:val="BBBEBF"/>
          <w:sz w:val="21"/>
          <w:szCs w:val="21"/>
          <w:lang w:val="uk-UA" w:eastAsia="uk-UA"/>
        </w:rPr>
        <w:t xml:space="preserve"> </w:t>
      </w:r>
      <w:r w:rsidRPr="00247E23">
        <w:rPr>
          <w:rFonts w:ascii="Consolas" w:hAnsi="Consolas"/>
          <w:color w:val="D2A8FF"/>
          <w:sz w:val="21"/>
          <w:szCs w:val="21"/>
          <w:lang w:val="uk-UA" w:eastAsia="uk-UA"/>
        </w:rPr>
        <w:t>&lt;&lt;</w:t>
      </w:r>
      <w:r w:rsidRPr="00247E23">
        <w:rPr>
          <w:rFonts w:ascii="Consolas" w:hAnsi="Consolas"/>
          <w:color w:val="BBBEBF"/>
          <w:sz w:val="21"/>
          <w:szCs w:val="21"/>
          <w:lang w:val="uk-UA" w:eastAsia="uk-UA"/>
        </w:rPr>
        <w:t xml:space="preserve"> </w:t>
      </w:r>
      <w:r w:rsidRPr="00247E23">
        <w:rPr>
          <w:rFonts w:ascii="Consolas" w:hAnsi="Consolas"/>
          <w:color w:val="A5D6FF"/>
          <w:sz w:val="21"/>
          <w:szCs w:val="21"/>
          <w:lang w:val="uk-UA" w:eastAsia="uk-UA"/>
        </w:rPr>
        <w:t>"</w:t>
      </w:r>
      <w:r w:rsidRPr="00247E23">
        <w:rPr>
          <w:rFonts w:ascii="Consolas" w:hAnsi="Consolas"/>
          <w:color w:val="D7BA7D"/>
          <w:sz w:val="21"/>
          <w:szCs w:val="21"/>
          <w:lang w:val="uk-UA" w:eastAsia="uk-UA"/>
        </w:rPr>
        <w:t>\n</w:t>
      </w:r>
      <w:r w:rsidRPr="00247E23">
        <w:rPr>
          <w:rFonts w:ascii="Consolas" w:hAnsi="Consolas"/>
          <w:color w:val="A5D6FF"/>
          <w:sz w:val="21"/>
          <w:szCs w:val="21"/>
          <w:lang w:val="uk-UA" w:eastAsia="uk-UA"/>
        </w:rPr>
        <w:t>"</w:t>
      </w:r>
      <w:r w:rsidRPr="00247E23">
        <w:rPr>
          <w:rFonts w:ascii="Consolas" w:hAnsi="Consolas"/>
          <w:color w:val="BBBEBF"/>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roofErr w:type="spellStart"/>
      <w:r w:rsidRPr="00247E23">
        <w:rPr>
          <w:rFonts w:ascii="Consolas" w:hAnsi="Consolas"/>
          <w:color w:val="C586C0"/>
          <w:sz w:val="21"/>
          <w:szCs w:val="21"/>
          <w:lang w:val="uk-UA" w:eastAsia="uk-UA"/>
        </w:rPr>
        <w:t>if</w:t>
      </w:r>
      <w:proofErr w:type="spellEnd"/>
      <w:r w:rsidRPr="00247E23">
        <w:rPr>
          <w:rFonts w:ascii="Consolas" w:hAnsi="Consolas"/>
          <w:color w:val="BBBEBF"/>
          <w:sz w:val="21"/>
          <w:szCs w:val="21"/>
          <w:lang w:val="uk-UA" w:eastAsia="uk-UA"/>
        </w:rPr>
        <w:t xml:space="preserve"> (</w:t>
      </w:r>
      <w:r w:rsidRPr="00247E23">
        <w:rPr>
          <w:rFonts w:ascii="Consolas" w:hAnsi="Consolas"/>
          <w:color w:val="D4D4D4"/>
          <w:sz w:val="21"/>
          <w:szCs w:val="21"/>
          <w:lang w:val="uk-UA" w:eastAsia="uk-UA"/>
        </w:rPr>
        <w:t>!</w:t>
      </w:r>
      <w:proofErr w:type="spellStart"/>
      <w:r w:rsidRPr="00247E23">
        <w:rPr>
          <w:rFonts w:ascii="Consolas" w:hAnsi="Consolas"/>
          <w:color w:val="C9D1D9"/>
          <w:sz w:val="21"/>
          <w:szCs w:val="21"/>
          <w:lang w:val="uk-UA" w:eastAsia="uk-UA"/>
        </w:rPr>
        <w:t>min_demands</w:t>
      </w:r>
      <w:proofErr w:type="spellEnd"/>
      <w:r w:rsidRPr="00247E23">
        <w:rPr>
          <w:rFonts w:ascii="Consolas" w:hAnsi="Consolas"/>
          <w:color w:val="BBBEBF"/>
          <w:sz w:val="21"/>
          <w:szCs w:val="21"/>
          <w:lang w:val="uk-UA" w:eastAsia="uk-UA"/>
        </w:rPr>
        <w:t>)</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9D1D9"/>
          <w:sz w:val="21"/>
          <w:szCs w:val="21"/>
          <w:lang w:val="uk-UA" w:eastAsia="uk-UA"/>
        </w:rPr>
        <w:t>cout</w:t>
      </w:r>
      <w:proofErr w:type="spellEnd"/>
      <w:r w:rsidRPr="00247E23">
        <w:rPr>
          <w:rFonts w:ascii="Consolas" w:hAnsi="Consolas"/>
          <w:color w:val="C9D1D9"/>
          <w:sz w:val="21"/>
          <w:szCs w:val="21"/>
          <w:lang w:val="uk-UA" w:eastAsia="uk-UA"/>
        </w:rPr>
        <w:t xml:space="preserve"> </w:t>
      </w:r>
      <w:r w:rsidRPr="00247E23">
        <w:rPr>
          <w:rFonts w:ascii="Consolas" w:hAnsi="Consolas"/>
          <w:color w:val="D2A8FF"/>
          <w:sz w:val="21"/>
          <w:szCs w:val="21"/>
          <w:lang w:val="uk-UA" w:eastAsia="uk-UA"/>
        </w:rPr>
        <w:t>&lt;&lt;</w:t>
      </w:r>
      <w:r w:rsidRPr="00247E23">
        <w:rPr>
          <w:rFonts w:ascii="Consolas" w:hAnsi="Consolas"/>
          <w:color w:val="C9D1D9"/>
          <w:sz w:val="21"/>
          <w:szCs w:val="21"/>
          <w:lang w:val="uk-UA" w:eastAsia="uk-UA"/>
        </w:rPr>
        <w:t xml:space="preserve"> </w:t>
      </w:r>
      <w:r w:rsidRPr="00247E23">
        <w:rPr>
          <w:rFonts w:ascii="Consolas" w:hAnsi="Consolas"/>
          <w:color w:val="A5D6FF"/>
          <w:sz w:val="21"/>
          <w:szCs w:val="21"/>
          <w:lang w:val="uk-UA" w:eastAsia="uk-UA"/>
        </w:rPr>
        <w:t>"Мінімальні вимоги: НЕ ПРОЙДЕНО"</w:t>
      </w:r>
      <w:r w:rsidRPr="00247E23">
        <w:rPr>
          <w:rFonts w:ascii="Consolas" w:hAnsi="Consolas"/>
          <w:color w:val="C9D1D9"/>
          <w:sz w:val="21"/>
          <w:szCs w:val="21"/>
          <w:lang w:val="uk-UA" w:eastAsia="uk-UA"/>
        </w:rPr>
        <w:t xml:space="preserve"> </w:t>
      </w:r>
      <w:r w:rsidRPr="00247E23">
        <w:rPr>
          <w:rFonts w:ascii="Consolas" w:hAnsi="Consolas"/>
          <w:color w:val="D2A8FF"/>
          <w:sz w:val="21"/>
          <w:szCs w:val="21"/>
          <w:lang w:val="uk-UA" w:eastAsia="uk-UA"/>
        </w:rPr>
        <w:t>&lt;&lt;</w:t>
      </w:r>
      <w:r w:rsidRPr="00247E23">
        <w:rPr>
          <w:rFonts w:ascii="Consolas" w:hAnsi="Consolas"/>
          <w:color w:val="C9D1D9"/>
          <w:sz w:val="21"/>
          <w:szCs w:val="21"/>
          <w:lang w:val="uk-UA" w:eastAsia="uk-UA"/>
        </w:rPr>
        <w:t xml:space="preserve"> </w:t>
      </w:r>
      <w:proofErr w:type="spellStart"/>
      <w:r w:rsidRPr="00247E23">
        <w:rPr>
          <w:rFonts w:ascii="Consolas" w:hAnsi="Consolas"/>
          <w:color w:val="D2A8FF"/>
          <w:sz w:val="21"/>
          <w:szCs w:val="21"/>
          <w:lang w:val="uk-UA" w:eastAsia="uk-UA"/>
        </w:rPr>
        <w:t>endl</w:t>
      </w:r>
      <w:proofErr w:type="spellEnd"/>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roofErr w:type="spellStart"/>
      <w:r w:rsidRPr="00247E23">
        <w:rPr>
          <w:rFonts w:ascii="Consolas" w:hAnsi="Consolas"/>
          <w:color w:val="C586C0"/>
          <w:sz w:val="21"/>
          <w:szCs w:val="21"/>
          <w:lang w:val="uk-UA" w:eastAsia="uk-UA"/>
        </w:rPr>
        <w:t>else</w:t>
      </w:r>
      <w:proofErr w:type="spellEnd"/>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9D1D9"/>
          <w:sz w:val="21"/>
          <w:szCs w:val="21"/>
          <w:lang w:val="uk-UA" w:eastAsia="uk-UA"/>
        </w:rPr>
        <w:t>cout</w:t>
      </w:r>
      <w:proofErr w:type="spellEnd"/>
      <w:r w:rsidRPr="00247E23">
        <w:rPr>
          <w:rFonts w:ascii="Consolas" w:hAnsi="Consolas"/>
          <w:color w:val="C9D1D9"/>
          <w:sz w:val="21"/>
          <w:szCs w:val="21"/>
          <w:lang w:val="uk-UA" w:eastAsia="uk-UA"/>
        </w:rPr>
        <w:t xml:space="preserve"> </w:t>
      </w:r>
      <w:r w:rsidRPr="00247E23">
        <w:rPr>
          <w:rFonts w:ascii="Consolas" w:hAnsi="Consolas"/>
          <w:color w:val="D2A8FF"/>
          <w:sz w:val="21"/>
          <w:szCs w:val="21"/>
          <w:lang w:val="uk-UA" w:eastAsia="uk-UA"/>
        </w:rPr>
        <w:t>&lt;&lt;</w:t>
      </w:r>
      <w:r w:rsidRPr="00247E23">
        <w:rPr>
          <w:rFonts w:ascii="Consolas" w:hAnsi="Consolas"/>
          <w:color w:val="C9D1D9"/>
          <w:sz w:val="21"/>
          <w:szCs w:val="21"/>
          <w:lang w:val="uk-UA" w:eastAsia="uk-UA"/>
        </w:rPr>
        <w:t xml:space="preserve"> </w:t>
      </w:r>
      <w:r w:rsidRPr="00247E23">
        <w:rPr>
          <w:rFonts w:ascii="Consolas" w:hAnsi="Consolas"/>
          <w:color w:val="A5D6FF"/>
          <w:sz w:val="21"/>
          <w:szCs w:val="21"/>
          <w:lang w:val="uk-UA" w:eastAsia="uk-UA"/>
        </w:rPr>
        <w:t>"Мінімальні вимоги: ПРОЙДЕНО"</w:t>
      </w:r>
      <w:r w:rsidRPr="00247E23">
        <w:rPr>
          <w:rFonts w:ascii="Consolas" w:hAnsi="Consolas"/>
          <w:color w:val="C9D1D9"/>
          <w:sz w:val="21"/>
          <w:szCs w:val="21"/>
          <w:lang w:val="uk-UA" w:eastAsia="uk-UA"/>
        </w:rPr>
        <w:t xml:space="preserve"> </w:t>
      </w:r>
      <w:r w:rsidRPr="00247E23">
        <w:rPr>
          <w:rFonts w:ascii="Consolas" w:hAnsi="Consolas"/>
          <w:color w:val="D2A8FF"/>
          <w:sz w:val="21"/>
          <w:szCs w:val="21"/>
          <w:lang w:val="uk-UA" w:eastAsia="uk-UA"/>
        </w:rPr>
        <w:t>&lt;&lt;</w:t>
      </w:r>
      <w:r w:rsidRPr="00247E23">
        <w:rPr>
          <w:rFonts w:ascii="Consolas" w:hAnsi="Consolas"/>
          <w:color w:val="C9D1D9"/>
          <w:sz w:val="21"/>
          <w:szCs w:val="21"/>
          <w:lang w:val="uk-UA" w:eastAsia="uk-UA"/>
        </w:rPr>
        <w:t xml:space="preserve"> </w:t>
      </w:r>
      <w:proofErr w:type="spellStart"/>
      <w:r w:rsidRPr="00247E23">
        <w:rPr>
          <w:rFonts w:ascii="Consolas" w:hAnsi="Consolas"/>
          <w:color w:val="D2A8FF"/>
          <w:sz w:val="21"/>
          <w:szCs w:val="21"/>
          <w:lang w:val="uk-UA" w:eastAsia="uk-UA"/>
        </w:rPr>
        <w:t>endl</w:t>
      </w:r>
      <w:proofErr w:type="spellEnd"/>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8B949E"/>
          <w:sz w:val="21"/>
          <w:szCs w:val="21"/>
          <w:lang w:val="uk-UA" w:eastAsia="uk-UA"/>
        </w:rPr>
        <w:t>    // Виведення результатів залежно від рівня надійності</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586C0"/>
          <w:sz w:val="21"/>
          <w:szCs w:val="21"/>
          <w:lang w:val="uk-UA" w:eastAsia="uk-UA"/>
        </w:rPr>
        <w:t>switch</w:t>
      </w:r>
      <w:proofErr w:type="spellEnd"/>
      <w:r w:rsidRPr="00247E23">
        <w:rPr>
          <w:rFonts w:ascii="Consolas" w:hAnsi="Consolas"/>
          <w:color w:val="C9D1D9"/>
          <w:sz w:val="21"/>
          <w:szCs w:val="21"/>
          <w:lang w:val="uk-UA" w:eastAsia="uk-UA"/>
        </w:rPr>
        <w:t>(</w:t>
      </w:r>
      <w:proofErr w:type="spellStart"/>
      <w:r w:rsidRPr="00247E23">
        <w:rPr>
          <w:rFonts w:ascii="Consolas" w:hAnsi="Consolas"/>
          <w:color w:val="C9D1D9"/>
          <w:sz w:val="21"/>
          <w:szCs w:val="21"/>
          <w:lang w:val="uk-UA" w:eastAsia="uk-UA"/>
        </w:rPr>
        <w:t>security_level</w:t>
      </w:r>
      <w:proofErr w:type="spellEnd"/>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586C0"/>
          <w:sz w:val="21"/>
          <w:szCs w:val="21"/>
          <w:lang w:val="uk-UA" w:eastAsia="uk-UA"/>
        </w:rPr>
        <w:t>case</w:t>
      </w:r>
      <w:proofErr w:type="spellEnd"/>
      <w:r w:rsidRPr="00247E23">
        <w:rPr>
          <w:rFonts w:ascii="Consolas" w:hAnsi="Consolas"/>
          <w:color w:val="C9D1D9"/>
          <w:sz w:val="21"/>
          <w:szCs w:val="21"/>
          <w:lang w:val="uk-UA" w:eastAsia="uk-UA"/>
        </w:rPr>
        <w:t xml:space="preserve"> </w:t>
      </w:r>
      <w:r w:rsidRPr="00247E23">
        <w:rPr>
          <w:rFonts w:ascii="Consolas" w:hAnsi="Consolas"/>
          <w:color w:val="B5CEA8"/>
          <w:sz w:val="21"/>
          <w:szCs w:val="21"/>
          <w:lang w:val="uk-UA" w:eastAsia="uk-UA"/>
        </w:rPr>
        <w:t>1</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lastRenderedPageBreak/>
        <w:t xml:space="preserve">            </w:t>
      </w:r>
      <w:proofErr w:type="spellStart"/>
      <w:r w:rsidRPr="00247E23">
        <w:rPr>
          <w:rFonts w:ascii="Consolas" w:hAnsi="Consolas"/>
          <w:color w:val="C9D1D9"/>
          <w:sz w:val="21"/>
          <w:szCs w:val="21"/>
          <w:lang w:val="uk-UA" w:eastAsia="uk-UA"/>
        </w:rPr>
        <w:t>cout</w:t>
      </w:r>
      <w:proofErr w:type="spellEnd"/>
      <w:r w:rsidRPr="00247E23">
        <w:rPr>
          <w:rFonts w:ascii="Consolas" w:hAnsi="Consolas"/>
          <w:color w:val="C9D1D9"/>
          <w:sz w:val="21"/>
          <w:szCs w:val="21"/>
          <w:lang w:val="uk-UA" w:eastAsia="uk-UA"/>
        </w:rPr>
        <w:t xml:space="preserve"> </w:t>
      </w:r>
      <w:r w:rsidRPr="00247E23">
        <w:rPr>
          <w:rFonts w:ascii="Consolas" w:hAnsi="Consolas"/>
          <w:color w:val="D2A8FF"/>
          <w:sz w:val="21"/>
          <w:szCs w:val="21"/>
          <w:lang w:val="uk-UA" w:eastAsia="uk-UA"/>
        </w:rPr>
        <w:t>&lt;&lt;</w:t>
      </w:r>
      <w:r w:rsidRPr="00247E23">
        <w:rPr>
          <w:rFonts w:ascii="Consolas" w:hAnsi="Consolas"/>
          <w:color w:val="C9D1D9"/>
          <w:sz w:val="21"/>
          <w:szCs w:val="21"/>
          <w:lang w:val="uk-UA" w:eastAsia="uk-UA"/>
        </w:rPr>
        <w:t xml:space="preserve"> </w:t>
      </w:r>
      <w:r w:rsidRPr="00247E23">
        <w:rPr>
          <w:rFonts w:ascii="Consolas" w:hAnsi="Consolas"/>
          <w:color w:val="A5D6FF"/>
          <w:sz w:val="21"/>
          <w:szCs w:val="21"/>
          <w:lang w:val="uk-UA" w:eastAsia="uk-UA"/>
        </w:rPr>
        <w:t>"Рівень надійності: 1 - Дуже слабкий"</w:t>
      </w:r>
      <w:r w:rsidRPr="00247E23">
        <w:rPr>
          <w:rFonts w:ascii="Consolas" w:hAnsi="Consolas"/>
          <w:color w:val="C9D1D9"/>
          <w:sz w:val="21"/>
          <w:szCs w:val="21"/>
          <w:lang w:val="uk-UA" w:eastAsia="uk-UA"/>
        </w:rPr>
        <w:t xml:space="preserve"> </w:t>
      </w:r>
      <w:r w:rsidRPr="00247E23">
        <w:rPr>
          <w:rFonts w:ascii="Consolas" w:hAnsi="Consolas"/>
          <w:color w:val="D2A8FF"/>
          <w:sz w:val="21"/>
          <w:szCs w:val="21"/>
          <w:lang w:val="uk-UA" w:eastAsia="uk-UA"/>
        </w:rPr>
        <w:t>&lt;&lt;</w:t>
      </w:r>
      <w:r w:rsidRPr="00247E23">
        <w:rPr>
          <w:rFonts w:ascii="Consolas" w:hAnsi="Consolas"/>
          <w:color w:val="C9D1D9"/>
          <w:sz w:val="21"/>
          <w:szCs w:val="21"/>
          <w:lang w:val="uk-UA" w:eastAsia="uk-UA"/>
        </w:rPr>
        <w:t xml:space="preserve"> </w:t>
      </w:r>
      <w:proofErr w:type="spellStart"/>
      <w:r w:rsidRPr="00247E23">
        <w:rPr>
          <w:rFonts w:ascii="Consolas" w:hAnsi="Consolas"/>
          <w:color w:val="D2A8FF"/>
          <w:sz w:val="21"/>
          <w:szCs w:val="21"/>
          <w:lang w:val="uk-UA" w:eastAsia="uk-UA"/>
        </w:rPr>
        <w:t>endl</w:t>
      </w:r>
      <w:proofErr w:type="spellEnd"/>
      <w:r w:rsidRPr="00247E23">
        <w:rPr>
          <w:rFonts w:ascii="Consolas" w:hAnsi="Consolas"/>
          <w:color w:val="C9D1D9"/>
          <w:sz w:val="21"/>
          <w:szCs w:val="21"/>
          <w:lang w:val="uk-UA" w:eastAsia="uk-UA"/>
        </w:rPr>
        <w:t xml:space="preserve"> </w:t>
      </w:r>
      <w:r w:rsidRPr="00247E23">
        <w:rPr>
          <w:rFonts w:ascii="Consolas" w:hAnsi="Consolas"/>
          <w:color w:val="D2A8FF"/>
          <w:sz w:val="21"/>
          <w:szCs w:val="21"/>
          <w:lang w:val="uk-UA" w:eastAsia="uk-UA"/>
        </w:rPr>
        <w:t>&lt;&lt;</w:t>
      </w:r>
      <w:r w:rsidRPr="00247E23">
        <w:rPr>
          <w:rFonts w:ascii="Consolas" w:hAnsi="Consolas"/>
          <w:color w:val="C9D1D9"/>
          <w:sz w:val="21"/>
          <w:szCs w:val="21"/>
          <w:lang w:val="uk-UA" w:eastAsia="uk-UA"/>
        </w:rPr>
        <w:t xml:space="preserve"> </w:t>
      </w:r>
      <w:r w:rsidRPr="00247E23">
        <w:rPr>
          <w:rFonts w:ascii="Consolas" w:hAnsi="Consolas"/>
          <w:color w:val="A5D6FF"/>
          <w:sz w:val="21"/>
          <w:szCs w:val="21"/>
          <w:lang w:val="uk-UA" w:eastAsia="uk-UA"/>
        </w:rPr>
        <w:t>"Рекомендація: Пароль надто короткий. Мінімум 8 символів."</w:t>
      </w:r>
      <w:r w:rsidRPr="00247E23">
        <w:rPr>
          <w:rFonts w:ascii="Consolas" w:hAnsi="Consolas"/>
          <w:color w:val="D2A8FF"/>
          <w:sz w:val="21"/>
          <w:szCs w:val="21"/>
          <w:lang w:val="uk-UA" w:eastAsia="uk-UA"/>
        </w:rPr>
        <w:t>&lt;&lt;</w:t>
      </w:r>
      <w:proofErr w:type="spellStart"/>
      <w:r w:rsidRPr="00247E23">
        <w:rPr>
          <w:rFonts w:ascii="Consolas" w:hAnsi="Consolas"/>
          <w:color w:val="D2A8FF"/>
          <w:sz w:val="21"/>
          <w:szCs w:val="21"/>
          <w:lang w:val="uk-UA" w:eastAsia="uk-UA"/>
        </w:rPr>
        <w:t>endl</w:t>
      </w:r>
      <w:proofErr w:type="spellEnd"/>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586C0"/>
          <w:sz w:val="21"/>
          <w:szCs w:val="21"/>
          <w:lang w:val="uk-UA" w:eastAsia="uk-UA"/>
        </w:rPr>
        <w:t>break</w:t>
      </w:r>
      <w:proofErr w:type="spellEnd"/>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586C0"/>
          <w:sz w:val="21"/>
          <w:szCs w:val="21"/>
          <w:lang w:val="uk-UA" w:eastAsia="uk-UA"/>
        </w:rPr>
        <w:t>case</w:t>
      </w:r>
      <w:proofErr w:type="spellEnd"/>
      <w:r w:rsidRPr="00247E23">
        <w:rPr>
          <w:rFonts w:ascii="Consolas" w:hAnsi="Consolas"/>
          <w:color w:val="C9D1D9"/>
          <w:sz w:val="21"/>
          <w:szCs w:val="21"/>
          <w:lang w:val="uk-UA" w:eastAsia="uk-UA"/>
        </w:rPr>
        <w:t xml:space="preserve"> </w:t>
      </w:r>
      <w:r w:rsidRPr="00247E23">
        <w:rPr>
          <w:rFonts w:ascii="Consolas" w:hAnsi="Consolas"/>
          <w:color w:val="B5CEA8"/>
          <w:sz w:val="21"/>
          <w:szCs w:val="21"/>
          <w:lang w:val="uk-UA" w:eastAsia="uk-UA"/>
        </w:rPr>
        <w:t>2</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9D1D9"/>
          <w:sz w:val="21"/>
          <w:szCs w:val="21"/>
          <w:lang w:val="uk-UA" w:eastAsia="uk-UA"/>
        </w:rPr>
        <w:t>cout</w:t>
      </w:r>
      <w:proofErr w:type="spellEnd"/>
      <w:r w:rsidRPr="00247E23">
        <w:rPr>
          <w:rFonts w:ascii="Consolas" w:hAnsi="Consolas"/>
          <w:color w:val="C9D1D9"/>
          <w:sz w:val="21"/>
          <w:szCs w:val="21"/>
          <w:lang w:val="uk-UA" w:eastAsia="uk-UA"/>
        </w:rPr>
        <w:t xml:space="preserve"> </w:t>
      </w:r>
      <w:r w:rsidRPr="00247E23">
        <w:rPr>
          <w:rFonts w:ascii="Consolas" w:hAnsi="Consolas"/>
          <w:color w:val="D2A8FF"/>
          <w:sz w:val="21"/>
          <w:szCs w:val="21"/>
          <w:lang w:val="uk-UA" w:eastAsia="uk-UA"/>
        </w:rPr>
        <w:t>&lt;&lt;</w:t>
      </w:r>
      <w:r w:rsidRPr="00247E23">
        <w:rPr>
          <w:rFonts w:ascii="Consolas" w:hAnsi="Consolas"/>
          <w:color w:val="C9D1D9"/>
          <w:sz w:val="21"/>
          <w:szCs w:val="21"/>
          <w:lang w:val="uk-UA" w:eastAsia="uk-UA"/>
        </w:rPr>
        <w:t xml:space="preserve"> </w:t>
      </w:r>
      <w:r w:rsidRPr="00247E23">
        <w:rPr>
          <w:rFonts w:ascii="Consolas" w:hAnsi="Consolas"/>
          <w:color w:val="A5D6FF"/>
          <w:sz w:val="21"/>
          <w:szCs w:val="21"/>
          <w:lang w:val="uk-UA" w:eastAsia="uk-UA"/>
        </w:rPr>
        <w:t>"Рівень надійності: 2 - Слабкий"</w:t>
      </w:r>
      <w:r w:rsidRPr="00247E23">
        <w:rPr>
          <w:rFonts w:ascii="Consolas" w:hAnsi="Consolas"/>
          <w:color w:val="C9D1D9"/>
          <w:sz w:val="21"/>
          <w:szCs w:val="21"/>
          <w:lang w:val="uk-UA" w:eastAsia="uk-UA"/>
        </w:rPr>
        <w:t xml:space="preserve"> </w:t>
      </w:r>
      <w:r w:rsidRPr="00247E23">
        <w:rPr>
          <w:rFonts w:ascii="Consolas" w:hAnsi="Consolas"/>
          <w:color w:val="D2A8FF"/>
          <w:sz w:val="21"/>
          <w:szCs w:val="21"/>
          <w:lang w:val="uk-UA" w:eastAsia="uk-UA"/>
        </w:rPr>
        <w:t>&lt;&lt;</w:t>
      </w:r>
      <w:r w:rsidRPr="00247E23">
        <w:rPr>
          <w:rFonts w:ascii="Consolas" w:hAnsi="Consolas"/>
          <w:color w:val="C9D1D9"/>
          <w:sz w:val="21"/>
          <w:szCs w:val="21"/>
          <w:lang w:val="uk-UA" w:eastAsia="uk-UA"/>
        </w:rPr>
        <w:t xml:space="preserve"> </w:t>
      </w:r>
      <w:proofErr w:type="spellStart"/>
      <w:r w:rsidRPr="00247E23">
        <w:rPr>
          <w:rFonts w:ascii="Consolas" w:hAnsi="Consolas"/>
          <w:color w:val="D2A8FF"/>
          <w:sz w:val="21"/>
          <w:szCs w:val="21"/>
          <w:lang w:val="uk-UA" w:eastAsia="uk-UA"/>
        </w:rPr>
        <w:t>endl</w:t>
      </w:r>
      <w:proofErr w:type="spellEnd"/>
      <w:r w:rsidRPr="00247E23">
        <w:rPr>
          <w:rFonts w:ascii="Consolas" w:hAnsi="Consolas"/>
          <w:color w:val="C9D1D9"/>
          <w:sz w:val="21"/>
          <w:szCs w:val="21"/>
          <w:lang w:val="uk-UA" w:eastAsia="uk-UA"/>
        </w:rPr>
        <w:t xml:space="preserve"> </w:t>
      </w:r>
      <w:r w:rsidRPr="00247E23">
        <w:rPr>
          <w:rFonts w:ascii="Consolas" w:hAnsi="Consolas"/>
          <w:color w:val="D2A8FF"/>
          <w:sz w:val="21"/>
          <w:szCs w:val="21"/>
          <w:lang w:val="uk-UA" w:eastAsia="uk-UA"/>
        </w:rPr>
        <w:t>&lt;&lt;</w:t>
      </w:r>
      <w:r w:rsidRPr="00247E23">
        <w:rPr>
          <w:rFonts w:ascii="Consolas" w:hAnsi="Consolas"/>
          <w:color w:val="C9D1D9"/>
          <w:sz w:val="21"/>
          <w:szCs w:val="21"/>
          <w:lang w:val="uk-UA" w:eastAsia="uk-UA"/>
        </w:rPr>
        <w:t xml:space="preserve"> </w:t>
      </w:r>
      <w:r w:rsidRPr="00247E23">
        <w:rPr>
          <w:rFonts w:ascii="Consolas" w:hAnsi="Consolas"/>
          <w:color w:val="A5D6FF"/>
          <w:sz w:val="21"/>
          <w:szCs w:val="21"/>
          <w:lang w:val="uk-UA" w:eastAsia="uk-UA"/>
        </w:rPr>
        <w:t>"Рекомендація: Збільште довжину до 8+ символів і додайте цифри, великі літери або спеціальні символи."</w:t>
      </w:r>
      <w:r w:rsidRPr="00247E23">
        <w:rPr>
          <w:rFonts w:ascii="Consolas" w:hAnsi="Consolas"/>
          <w:color w:val="D2A8FF"/>
          <w:sz w:val="21"/>
          <w:szCs w:val="21"/>
          <w:lang w:val="uk-UA" w:eastAsia="uk-UA"/>
        </w:rPr>
        <w:t>&lt;&lt;</w:t>
      </w:r>
      <w:proofErr w:type="spellStart"/>
      <w:r w:rsidRPr="00247E23">
        <w:rPr>
          <w:rFonts w:ascii="Consolas" w:hAnsi="Consolas"/>
          <w:color w:val="D2A8FF"/>
          <w:sz w:val="21"/>
          <w:szCs w:val="21"/>
          <w:lang w:val="uk-UA" w:eastAsia="uk-UA"/>
        </w:rPr>
        <w:t>endl</w:t>
      </w:r>
      <w:proofErr w:type="spellEnd"/>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586C0"/>
          <w:sz w:val="21"/>
          <w:szCs w:val="21"/>
          <w:lang w:val="uk-UA" w:eastAsia="uk-UA"/>
        </w:rPr>
        <w:t>break</w:t>
      </w:r>
      <w:proofErr w:type="spellEnd"/>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586C0"/>
          <w:sz w:val="21"/>
          <w:szCs w:val="21"/>
          <w:lang w:val="uk-UA" w:eastAsia="uk-UA"/>
        </w:rPr>
        <w:t>case</w:t>
      </w:r>
      <w:proofErr w:type="spellEnd"/>
      <w:r w:rsidRPr="00247E23">
        <w:rPr>
          <w:rFonts w:ascii="Consolas" w:hAnsi="Consolas"/>
          <w:color w:val="C9D1D9"/>
          <w:sz w:val="21"/>
          <w:szCs w:val="21"/>
          <w:lang w:val="uk-UA" w:eastAsia="uk-UA"/>
        </w:rPr>
        <w:t xml:space="preserve"> </w:t>
      </w:r>
      <w:r w:rsidRPr="00247E23">
        <w:rPr>
          <w:rFonts w:ascii="Consolas" w:hAnsi="Consolas"/>
          <w:color w:val="B5CEA8"/>
          <w:sz w:val="21"/>
          <w:szCs w:val="21"/>
          <w:lang w:val="uk-UA" w:eastAsia="uk-UA"/>
        </w:rPr>
        <w:t>3</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9D1D9"/>
          <w:sz w:val="21"/>
          <w:szCs w:val="21"/>
          <w:lang w:val="uk-UA" w:eastAsia="uk-UA"/>
        </w:rPr>
        <w:t>cout</w:t>
      </w:r>
      <w:proofErr w:type="spellEnd"/>
      <w:r w:rsidRPr="00247E23">
        <w:rPr>
          <w:rFonts w:ascii="Consolas" w:hAnsi="Consolas"/>
          <w:color w:val="C9D1D9"/>
          <w:sz w:val="21"/>
          <w:szCs w:val="21"/>
          <w:lang w:val="uk-UA" w:eastAsia="uk-UA"/>
        </w:rPr>
        <w:t xml:space="preserve"> </w:t>
      </w:r>
      <w:r w:rsidRPr="00247E23">
        <w:rPr>
          <w:rFonts w:ascii="Consolas" w:hAnsi="Consolas"/>
          <w:color w:val="D2A8FF"/>
          <w:sz w:val="21"/>
          <w:szCs w:val="21"/>
          <w:lang w:val="uk-UA" w:eastAsia="uk-UA"/>
        </w:rPr>
        <w:t>&lt;&lt;</w:t>
      </w:r>
      <w:r w:rsidRPr="00247E23">
        <w:rPr>
          <w:rFonts w:ascii="Consolas" w:hAnsi="Consolas"/>
          <w:color w:val="C9D1D9"/>
          <w:sz w:val="21"/>
          <w:szCs w:val="21"/>
          <w:lang w:val="uk-UA" w:eastAsia="uk-UA"/>
        </w:rPr>
        <w:t xml:space="preserve"> </w:t>
      </w:r>
      <w:r w:rsidRPr="00247E23">
        <w:rPr>
          <w:rFonts w:ascii="Consolas" w:hAnsi="Consolas"/>
          <w:color w:val="A5D6FF"/>
          <w:sz w:val="21"/>
          <w:szCs w:val="21"/>
          <w:lang w:val="uk-UA" w:eastAsia="uk-UA"/>
        </w:rPr>
        <w:t>"Рівень надійності: 3 - Середній"</w:t>
      </w:r>
      <w:r w:rsidRPr="00247E23">
        <w:rPr>
          <w:rFonts w:ascii="Consolas" w:hAnsi="Consolas"/>
          <w:color w:val="C9D1D9"/>
          <w:sz w:val="21"/>
          <w:szCs w:val="21"/>
          <w:lang w:val="uk-UA" w:eastAsia="uk-UA"/>
        </w:rPr>
        <w:t xml:space="preserve"> </w:t>
      </w:r>
      <w:r w:rsidRPr="00247E23">
        <w:rPr>
          <w:rFonts w:ascii="Consolas" w:hAnsi="Consolas"/>
          <w:color w:val="D2A8FF"/>
          <w:sz w:val="21"/>
          <w:szCs w:val="21"/>
          <w:lang w:val="uk-UA" w:eastAsia="uk-UA"/>
        </w:rPr>
        <w:t>&lt;&lt;</w:t>
      </w:r>
      <w:r w:rsidRPr="00247E23">
        <w:rPr>
          <w:rFonts w:ascii="Consolas" w:hAnsi="Consolas"/>
          <w:color w:val="C9D1D9"/>
          <w:sz w:val="21"/>
          <w:szCs w:val="21"/>
          <w:lang w:val="uk-UA" w:eastAsia="uk-UA"/>
        </w:rPr>
        <w:t xml:space="preserve"> </w:t>
      </w:r>
      <w:proofErr w:type="spellStart"/>
      <w:r w:rsidRPr="00247E23">
        <w:rPr>
          <w:rFonts w:ascii="Consolas" w:hAnsi="Consolas"/>
          <w:color w:val="D2A8FF"/>
          <w:sz w:val="21"/>
          <w:szCs w:val="21"/>
          <w:lang w:val="uk-UA" w:eastAsia="uk-UA"/>
        </w:rPr>
        <w:t>endl</w:t>
      </w:r>
      <w:proofErr w:type="spellEnd"/>
      <w:r w:rsidRPr="00247E23">
        <w:rPr>
          <w:rFonts w:ascii="Consolas" w:hAnsi="Consolas"/>
          <w:color w:val="C9D1D9"/>
          <w:sz w:val="21"/>
          <w:szCs w:val="21"/>
          <w:lang w:val="uk-UA" w:eastAsia="uk-UA"/>
        </w:rPr>
        <w:t xml:space="preserve"> </w:t>
      </w:r>
      <w:r w:rsidRPr="00247E23">
        <w:rPr>
          <w:rFonts w:ascii="Consolas" w:hAnsi="Consolas"/>
          <w:color w:val="D2A8FF"/>
          <w:sz w:val="21"/>
          <w:szCs w:val="21"/>
          <w:lang w:val="uk-UA" w:eastAsia="uk-UA"/>
        </w:rPr>
        <w:t>&lt;&lt;</w:t>
      </w:r>
      <w:r w:rsidRPr="00247E23">
        <w:rPr>
          <w:rFonts w:ascii="Consolas" w:hAnsi="Consolas"/>
          <w:color w:val="C9D1D9"/>
          <w:sz w:val="21"/>
          <w:szCs w:val="21"/>
          <w:lang w:val="uk-UA" w:eastAsia="uk-UA"/>
        </w:rPr>
        <w:t xml:space="preserve"> </w:t>
      </w:r>
      <w:r w:rsidRPr="00247E23">
        <w:rPr>
          <w:rFonts w:ascii="Consolas" w:hAnsi="Consolas"/>
          <w:color w:val="A5D6FF"/>
          <w:sz w:val="21"/>
          <w:szCs w:val="21"/>
          <w:lang w:val="uk-UA" w:eastAsia="uk-UA"/>
        </w:rPr>
        <w:t>"Рекомендація: Додайте ще один тип символів або збільште довжину до 12."</w:t>
      </w:r>
      <w:r w:rsidRPr="00247E23">
        <w:rPr>
          <w:rFonts w:ascii="Consolas" w:hAnsi="Consolas"/>
          <w:color w:val="D2A8FF"/>
          <w:sz w:val="21"/>
          <w:szCs w:val="21"/>
          <w:lang w:val="uk-UA" w:eastAsia="uk-UA"/>
        </w:rPr>
        <w:t>&lt;&lt;</w:t>
      </w:r>
      <w:proofErr w:type="spellStart"/>
      <w:r w:rsidRPr="00247E23">
        <w:rPr>
          <w:rFonts w:ascii="Consolas" w:hAnsi="Consolas"/>
          <w:color w:val="D2A8FF"/>
          <w:sz w:val="21"/>
          <w:szCs w:val="21"/>
          <w:lang w:val="uk-UA" w:eastAsia="uk-UA"/>
        </w:rPr>
        <w:t>endl</w:t>
      </w:r>
      <w:proofErr w:type="spellEnd"/>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586C0"/>
          <w:sz w:val="21"/>
          <w:szCs w:val="21"/>
          <w:lang w:val="uk-UA" w:eastAsia="uk-UA"/>
        </w:rPr>
        <w:t>break</w:t>
      </w:r>
      <w:proofErr w:type="spellEnd"/>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586C0"/>
          <w:sz w:val="21"/>
          <w:szCs w:val="21"/>
          <w:lang w:val="uk-UA" w:eastAsia="uk-UA"/>
        </w:rPr>
        <w:t>case</w:t>
      </w:r>
      <w:proofErr w:type="spellEnd"/>
      <w:r w:rsidRPr="00247E23">
        <w:rPr>
          <w:rFonts w:ascii="Consolas" w:hAnsi="Consolas"/>
          <w:color w:val="C9D1D9"/>
          <w:sz w:val="21"/>
          <w:szCs w:val="21"/>
          <w:lang w:val="uk-UA" w:eastAsia="uk-UA"/>
        </w:rPr>
        <w:t xml:space="preserve"> </w:t>
      </w:r>
      <w:r w:rsidRPr="00247E23">
        <w:rPr>
          <w:rFonts w:ascii="Consolas" w:hAnsi="Consolas"/>
          <w:color w:val="B5CEA8"/>
          <w:sz w:val="21"/>
          <w:szCs w:val="21"/>
          <w:lang w:val="uk-UA" w:eastAsia="uk-UA"/>
        </w:rPr>
        <w:t>4</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9D1D9"/>
          <w:sz w:val="21"/>
          <w:szCs w:val="21"/>
          <w:lang w:val="uk-UA" w:eastAsia="uk-UA"/>
        </w:rPr>
        <w:t>cout</w:t>
      </w:r>
      <w:proofErr w:type="spellEnd"/>
      <w:r w:rsidRPr="00247E23">
        <w:rPr>
          <w:rFonts w:ascii="Consolas" w:hAnsi="Consolas"/>
          <w:color w:val="C9D1D9"/>
          <w:sz w:val="21"/>
          <w:szCs w:val="21"/>
          <w:lang w:val="uk-UA" w:eastAsia="uk-UA"/>
        </w:rPr>
        <w:t xml:space="preserve"> </w:t>
      </w:r>
      <w:r w:rsidRPr="00247E23">
        <w:rPr>
          <w:rFonts w:ascii="Consolas" w:hAnsi="Consolas"/>
          <w:color w:val="D2A8FF"/>
          <w:sz w:val="21"/>
          <w:szCs w:val="21"/>
          <w:lang w:val="uk-UA" w:eastAsia="uk-UA"/>
        </w:rPr>
        <w:t>&lt;&lt;</w:t>
      </w:r>
      <w:r w:rsidRPr="00247E23">
        <w:rPr>
          <w:rFonts w:ascii="Consolas" w:hAnsi="Consolas"/>
          <w:color w:val="C9D1D9"/>
          <w:sz w:val="21"/>
          <w:szCs w:val="21"/>
          <w:lang w:val="uk-UA" w:eastAsia="uk-UA"/>
        </w:rPr>
        <w:t xml:space="preserve"> </w:t>
      </w:r>
      <w:r w:rsidRPr="00247E23">
        <w:rPr>
          <w:rFonts w:ascii="Consolas" w:hAnsi="Consolas"/>
          <w:color w:val="A5D6FF"/>
          <w:sz w:val="21"/>
          <w:szCs w:val="21"/>
          <w:lang w:val="uk-UA" w:eastAsia="uk-UA"/>
        </w:rPr>
        <w:t>"Рівень надійності: 4 - Надійний"</w:t>
      </w:r>
      <w:r w:rsidRPr="00247E23">
        <w:rPr>
          <w:rFonts w:ascii="Consolas" w:hAnsi="Consolas"/>
          <w:color w:val="C9D1D9"/>
          <w:sz w:val="21"/>
          <w:szCs w:val="21"/>
          <w:lang w:val="uk-UA" w:eastAsia="uk-UA"/>
        </w:rPr>
        <w:t xml:space="preserve"> </w:t>
      </w:r>
      <w:r w:rsidRPr="00247E23">
        <w:rPr>
          <w:rFonts w:ascii="Consolas" w:hAnsi="Consolas"/>
          <w:color w:val="D2A8FF"/>
          <w:sz w:val="21"/>
          <w:szCs w:val="21"/>
          <w:lang w:val="uk-UA" w:eastAsia="uk-UA"/>
        </w:rPr>
        <w:t>&lt;&lt;</w:t>
      </w:r>
      <w:r w:rsidRPr="00247E23">
        <w:rPr>
          <w:rFonts w:ascii="Consolas" w:hAnsi="Consolas"/>
          <w:color w:val="C9D1D9"/>
          <w:sz w:val="21"/>
          <w:szCs w:val="21"/>
          <w:lang w:val="uk-UA" w:eastAsia="uk-UA"/>
        </w:rPr>
        <w:t xml:space="preserve"> </w:t>
      </w:r>
      <w:proofErr w:type="spellStart"/>
      <w:r w:rsidRPr="00247E23">
        <w:rPr>
          <w:rFonts w:ascii="Consolas" w:hAnsi="Consolas"/>
          <w:color w:val="D2A8FF"/>
          <w:sz w:val="21"/>
          <w:szCs w:val="21"/>
          <w:lang w:val="uk-UA" w:eastAsia="uk-UA"/>
        </w:rPr>
        <w:t>endl</w:t>
      </w:r>
      <w:proofErr w:type="spellEnd"/>
      <w:r w:rsidRPr="00247E23">
        <w:rPr>
          <w:rFonts w:ascii="Consolas" w:hAnsi="Consolas"/>
          <w:color w:val="C9D1D9"/>
          <w:sz w:val="21"/>
          <w:szCs w:val="21"/>
          <w:lang w:val="uk-UA" w:eastAsia="uk-UA"/>
        </w:rPr>
        <w:t xml:space="preserve"> </w:t>
      </w:r>
      <w:r w:rsidRPr="00247E23">
        <w:rPr>
          <w:rFonts w:ascii="Consolas" w:hAnsi="Consolas"/>
          <w:color w:val="D2A8FF"/>
          <w:sz w:val="21"/>
          <w:szCs w:val="21"/>
          <w:lang w:val="uk-UA" w:eastAsia="uk-UA"/>
        </w:rPr>
        <w:t>&lt;&lt;</w:t>
      </w:r>
      <w:r w:rsidRPr="00247E23">
        <w:rPr>
          <w:rFonts w:ascii="Consolas" w:hAnsi="Consolas"/>
          <w:color w:val="C9D1D9"/>
          <w:sz w:val="21"/>
          <w:szCs w:val="21"/>
          <w:lang w:val="uk-UA" w:eastAsia="uk-UA"/>
        </w:rPr>
        <w:t xml:space="preserve"> </w:t>
      </w:r>
      <w:r w:rsidRPr="00247E23">
        <w:rPr>
          <w:rFonts w:ascii="Consolas" w:hAnsi="Consolas"/>
          <w:color w:val="A5D6FF"/>
          <w:sz w:val="21"/>
          <w:szCs w:val="21"/>
          <w:lang w:val="uk-UA" w:eastAsia="uk-UA"/>
        </w:rPr>
        <w:t>"Рекомендація: Хороший пароль. Для максимуму 12+ символів і всі три типи символів"</w:t>
      </w:r>
      <w:r w:rsidRPr="00247E23">
        <w:rPr>
          <w:rFonts w:ascii="Consolas" w:hAnsi="Consolas"/>
          <w:color w:val="D2A8FF"/>
          <w:sz w:val="21"/>
          <w:szCs w:val="21"/>
          <w:lang w:val="uk-UA" w:eastAsia="uk-UA"/>
        </w:rPr>
        <w:t>&lt;&lt;</w:t>
      </w:r>
      <w:proofErr w:type="spellStart"/>
      <w:r w:rsidRPr="00247E23">
        <w:rPr>
          <w:rFonts w:ascii="Consolas" w:hAnsi="Consolas"/>
          <w:color w:val="D2A8FF"/>
          <w:sz w:val="21"/>
          <w:szCs w:val="21"/>
          <w:lang w:val="uk-UA" w:eastAsia="uk-UA"/>
        </w:rPr>
        <w:t>endl</w:t>
      </w:r>
      <w:proofErr w:type="spellEnd"/>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586C0"/>
          <w:sz w:val="21"/>
          <w:szCs w:val="21"/>
          <w:lang w:val="uk-UA" w:eastAsia="uk-UA"/>
        </w:rPr>
        <w:t>break</w:t>
      </w:r>
      <w:proofErr w:type="spellEnd"/>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586C0"/>
          <w:sz w:val="21"/>
          <w:szCs w:val="21"/>
          <w:lang w:val="uk-UA" w:eastAsia="uk-UA"/>
        </w:rPr>
        <w:t>case</w:t>
      </w:r>
      <w:proofErr w:type="spellEnd"/>
      <w:r w:rsidRPr="00247E23">
        <w:rPr>
          <w:rFonts w:ascii="Consolas" w:hAnsi="Consolas"/>
          <w:color w:val="C9D1D9"/>
          <w:sz w:val="21"/>
          <w:szCs w:val="21"/>
          <w:lang w:val="uk-UA" w:eastAsia="uk-UA"/>
        </w:rPr>
        <w:t xml:space="preserve"> </w:t>
      </w:r>
      <w:r w:rsidRPr="00247E23">
        <w:rPr>
          <w:rFonts w:ascii="Consolas" w:hAnsi="Consolas"/>
          <w:color w:val="B5CEA8"/>
          <w:sz w:val="21"/>
          <w:szCs w:val="21"/>
          <w:lang w:val="uk-UA" w:eastAsia="uk-UA"/>
        </w:rPr>
        <w:t>5</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9D1D9"/>
          <w:sz w:val="21"/>
          <w:szCs w:val="21"/>
          <w:lang w:val="uk-UA" w:eastAsia="uk-UA"/>
        </w:rPr>
        <w:t>cout</w:t>
      </w:r>
      <w:proofErr w:type="spellEnd"/>
      <w:r w:rsidRPr="00247E23">
        <w:rPr>
          <w:rFonts w:ascii="Consolas" w:hAnsi="Consolas"/>
          <w:color w:val="C9D1D9"/>
          <w:sz w:val="21"/>
          <w:szCs w:val="21"/>
          <w:lang w:val="uk-UA" w:eastAsia="uk-UA"/>
        </w:rPr>
        <w:t xml:space="preserve"> </w:t>
      </w:r>
      <w:r w:rsidRPr="00247E23">
        <w:rPr>
          <w:rFonts w:ascii="Consolas" w:hAnsi="Consolas"/>
          <w:color w:val="D2A8FF"/>
          <w:sz w:val="21"/>
          <w:szCs w:val="21"/>
          <w:lang w:val="uk-UA" w:eastAsia="uk-UA"/>
        </w:rPr>
        <w:t>&lt;&lt;</w:t>
      </w:r>
      <w:r w:rsidRPr="00247E23">
        <w:rPr>
          <w:rFonts w:ascii="Consolas" w:hAnsi="Consolas"/>
          <w:color w:val="C9D1D9"/>
          <w:sz w:val="21"/>
          <w:szCs w:val="21"/>
          <w:lang w:val="uk-UA" w:eastAsia="uk-UA"/>
        </w:rPr>
        <w:t xml:space="preserve"> </w:t>
      </w:r>
      <w:r w:rsidRPr="00247E23">
        <w:rPr>
          <w:rFonts w:ascii="Consolas" w:hAnsi="Consolas"/>
          <w:color w:val="A5D6FF"/>
          <w:sz w:val="21"/>
          <w:szCs w:val="21"/>
          <w:lang w:val="uk-UA" w:eastAsia="uk-UA"/>
        </w:rPr>
        <w:t>"Рівень надійності: 5 - Дуже надійний"</w:t>
      </w:r>
      <w:r w:rsidRPr="00247E23">
        <w:rPr>
          <w:rFonts w:ascii="Consolas" w:hAnsi="Consolas"/>
          <w:color w:val="C9D1D9"/>
          <w:sz w:val="21"/>
          <w:szCs w:val="21"/>
          <w:lang w:val="uk-UA" w:eastAsia="uk-UA"/>
        </w:rPr>
        <w:t xml:space="preserve"> </w:t>
      </w:r>
      <w:r w:rsidRPr="00247E23">
        <w:rPr>
          <w:rFonts w:ascii="Consolas" w:hAnsi="Consolas"/>
          <w:color w:val="D2A8FF"/>
          <w:sz w:val="21"/>
          <w:szCs w:val="21"/>
          <w:lang w:val="uk-UA" w:eastAsia="uk-UA"/>
        </w:rPr>
        <w:t>&lt;&lt;</w:t>
      </w:r>
      <w:r w:rsidRPr="00247E23">
        <w:rPr>
          <w:rFonts w:ascii="Consolas" w:hAnsi="Consolas"/>
          <w:color w:val="C9D1D9"/>
          <w:sz w:val="21"/>
          <w:szCs w:val="21"/>
          <w:lang w:val="uk-UA" w:eastAsia="uk-UA"/>
        </w:rPr>
        <w:t xml:space="preserve"> </w:t>
      </w:r>
      <w:proofErr w:type="spellStart"/>
      <w:r w:rsidRPr="00247E23">
        <w:rPr>
          <w:rFonts w:ascii="Consolas" w:hAnsi="Consolas"/>
          <w:color w:val="D2A8FF"/>
          <w:sz w:val="21"/>
          <w:szCs w:val="21"/>
          <w:lang w:val="uk-UA" w:eastAsia="uk-UA"/>
        </w:rPr>
        <w:t>endl</w:t>
      </w:r>
      <w:proofErr w:type="spellEnd"/>
      <w:r w:rsidRPr="00247E23">
        <w:rPr>
          <w:rFonts w:ascii="Consolas" w:hAnsi="Consolas"/>
          <w:color w:val="C9D1D9"/>
          <w:sz w:val="21"/>
          <w:szCs w:val="21"/>
          <w:lang w:val="uk-UA" w:eastAsia="uk-UA"/>
        </w:rPr>
        <w:t xml:space="preserve"> </w:t>
      </w:r>
      <w:r w:rsidRPr="00247E23">
        <w:rPr>
          <w:rFonts w:ascii="Consolas" w:hAnsi="Consolas"/>
          <w:color w:val="D2A8FF"/>
          <w:sz w:val="21"/>
          <w:szCs w:val="21"/>
          <w:lang w:val="uk-UA" w:eastAsia="uk-UA"/>
        </w:rPr>
        <w:t>&lt;&lt;</w:t>
      </w:r>
      <w:r w:rsidRPr="00247E23">
        <w:rPr>
          <w:rFonts w:ascii="Consolas" w:hAnsi="Consolas"/>
          <w:color w:val="C9D1D9"/>
          <w:sz w:val="21"/>
          <w:szCs w:val="21"/>
          <w:lang w:val="uk-UA" w:eastAsia="uk-UA"/>
        </w:rPr>
        <w:t xml:space="preserve"> </w:t>
      </w:r>
      <w:r w:rsidRPr="00247E23">
        <w:rPr>
          <w:rFonts w:ascii="Consolas" w:hAnsi="Consolas"/>
          <w:color w:val="A5D6FF"/>
          <w:sz w:val="21"/>
          <w:szCs w:val="21"/>
          <w:lang w:val="uk-UA" w:eastAsia="uk-UA"/>
        </w:rPr>
        <w:t>"Рекомендація: Відмінно. Змінювати нічого не потрібно."</w:t>
      </w:r>
      <w:r w:rsidRPr="00247E23">
        <w:rPr>
          <w:rFonts w:ascii="Consolas" w:hAnsi="Consolas"/>
          <w:color w:val="D2A8FF"/>
          <w:sz w:val="21"/>
          <w:szCs w:val="21"/>
          <w:lang w:val="uk-UA" w:eastAsia="uk-UA"/>
        </w:rPr>
        <w:t>&lt;&lt;</w:t>
      </w:r>
      <w:proofErr w:type="spellStart"/>
      <w:r w:rsidRPr="00247E23">
        <w:rPr>
          <w:rFonts w:ascii="Consolas" w:hAnsi="Consolas"/>
          <w:color w:val="D2A8FF"/>
          <w:sz w:val="21"/>
          <w:szCs w:val="21"/>
          <w:lang w:val="uk-UA" w:eastAsia="uk-UA"/>
        </w:rPr>
        <w:t>endl</w:t>
      </w:r>
      <w:proofErr w:type="spellEnd"/>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586C0"/>
          <w:sz w:val="21"/>
          <w:szCs w:val="21"/>
          <w:lang w:val="uk-UA" w:eastAsia="uk-UA"/>
        </w:rPr>
        <w:t>break</w:t>
      </w:r>
      <w:proofErr w:type="spellEnd"/>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586C0"/>
          <w:sz w:val="21"/>
          <w:szCs w:val="21"/>
          <w:lang w:val="uk-UA" w:eastAsia="uk-UA"/>
        </w:rPr>
        <w:t>default</w:t>
      </w:r>
      <w:proofErr w:type="spellEnd"/>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9D1D9"/>
          <w:sz w:val="21"/>
          <w:szCs w:val="21"/>
          <w:lang w:val="uk-UA" w:eastAsia="uk-UA"/>
        </w:rPr>
        <w:t>cout</w:t>
      </w:r>
      <w:proofErr w:type="spellEnd"/>
      <w:r w:rsidRPr="00247E23">
        <w:rPr>
          <w:rFonts w:ascii="Consolas" w:hAnsi="Consolas"/>
          <w:color w:val="C9D1D9"/>
          <w:sz w:val="21"/>
          <w:szCs w:val="21"/>
          <w:lang w:val="uk-UA" w:eastAsia="uk-UA"/>
        </w:rPr>
        <w:t xml:space="preserve"> </w:t>
      </w:r>
      <w:r w:rsidRPr="00247E23">
        <w:rPr>
          <w:rFonts w:ascii="Consolas" w:hAnsi="Consolas"/>
          <w:color w:val="D2A8FF"/>
          <w:sz w:val="21"/>
          <w:szCs w:val="21"/>
          <w:lang w:val="uk-UA" w:eastAsia="uk-UA"/>
        </w:rPr>
        <w:t>&lt;&lt;</w:t>
      </w:r>
      <w:r w:rsidRPr="00247E23">
        <w:rPr>
          <w:rFonts w:ascii="Consolas" w:hAnsi="Consolas"/>
          <w:color w:val="C9D1D9"/>
          <w:sz w:val="21"/>
          <w:szCs w:val="21"/>
          <w:lang w:val="uk-UA" w:eastAsia="uk-UA"/>
        </w:rPr>
        <w:t xml:space="preserve"> </w:t>
      </w:r>
      <w:r w:rsidRPr="00247E23">
        <w:rPr>
          <w:rFonts w:ascii="Consolas" w:hAnsi="Consolas"/>
          <w:color w:val="A5D6FF"/>
          <w:sz w:val="21"/>
          <w:szCs w:val="21"/>
          <w:lang w:val="uk-UA" w:eastAsia="uk-UA"/>
        </w:rPr>
        <w:t>"Помилка визначення надійності"</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roofErr w:type="spellStart"/>
      <w:r w:rsidRPr="00247E23">
        <w:rPr>
          <w:rFonts w:ascii="Consolas" w:hAnsi="Consolas"/>
          <w:color w:val="C586C0"/>
          <w:sz w:val="21"/>
          <w:szCs w:val="21"/>
          <w:lang w:val="uk-UA" w:eastAsia="uk-UA"/>
        </w:rPr>
        <w:t>if</w:t>
      </w:r>
      <w:proofErr w:type="spellEnd"/>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has_numbers</w:t>
      </w:r>
      <w:proofErr w:type="spellEnd"/>
      <w:r w:rsidRPr="00247E23">
        <w:rPr>
          <w:rFonts w:ascii="Consolas" w:hAnsi="Consolas"/>
          <w:color w:val="BBBEBF"/>
          <w:sz w:val="21"/>
          <w:szCs w:val="21"/>
          <w:lang w:val="uk-UA" w:eastAsia="uk-UA"/>
        </w:rPr>
        <w:t xml:space="preserve"> </w:t>
      </w:r>
      <w:r w:rsidRPr="00247E23">
        <w:rPr>
          <w:rFonts w:ascii="Consolas" w:hAnsi="Consolas"/>
          <w:color w:val="D2A8FF"/>
          <w:sz w:val="21"/>
          <w:szCs w:val="21"/>
          <w:lang w:val="uk-UA" w:eastAsia="uk-UA"/>
        </w:rPr>
        <w:t>==</w:t>
      </w:r>
      <w:r w:rsidRPr="00247E23">
        <w:rPr>
          <w:rFonts w:ascii="Consolas" w:hAnsi="Consolas"/>
          <w:color w:val="BBBEBF"/>
          <w:sz w:val="21"/>
          <w:szCs w:val="21"/>
          <w:lang w:val="uk-UA" w:eastAsia="uk-UA"/>
        </w:rPr>
        <w:t xml:space="preserve"> </w:t>
      </w:r>
      <w:r w:rsidRPr="00247E23">
        <w:rPr>
          <w:rFonts w:ascii="Consolas" w:hAnsi="Consolas"/>
          <w:color w:val="A5D6FF"/>
          <w:sz w:val="21"/>
          <w:szCs w:val="21"/>
          <w:lang w:val="uk-UA" w:eastAsia="uk-UA"/>
        </w:rPr>
        <w:t>"n"</w:t>
      </w:r>
      <w:r w:rsidRPr="00247E23">
        <w:rPr>
          <w:rFonts w:ascii="Consolas" w:hAnsi="Consolas"/>
          <w:color w:val="BBBEBF"/>
          <w:sz w:val="21"/>
          <w:szCs w:val="21"/>
          <w:lang w:val="uk-UA" w:eastAsia="uk-UA"/>
        </w:rPr>
        <w:t xml:space="preserve"> </w:t>
      </w:r>
      <w:r w:rsidRPr="00247E23">
        <w:rPr>
          <w:rFonts w:ascii="Consolas" w:hAnsi="Consolas"/>
          <w:color w:val="D4D4D4"/>
          <w:sz w:val="21"/>
          <w:szCs w:val="21"/>
          <w:lang w:val="uk-UA" w:eastAsia="uk-UA"/>
        </w:rPr>
        <w:t>&amp;&amp;</w:t>
      </w:r>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has_special_characters</w:t>
      </w:r>
      <w:proofErr w:type="spellEnd"/>
      <w:r w:rsidRPr="00247E23">
        <w:rPr>
          <w:rFonts w:ascii="Consolas" w:hAnsi="Consolas"/>
          <w:color w:val="BBBEBF"/>
          <w:sz w:val="21"/>
          <w:szCs w:val="21"/>
          <w:lang w:val="uk-UA" w:eastAsia="uk-UA"/>
        </w:rPr>
        <w:t xml:space="preserve"> </w:t>
      </w:r>
      <w:r w:rsidRPr="00247E23">
        <w:rPr>
          <w:rFonts w:ascii="Consolas" w:hAnsi="Consolas"/>
          <w:color w:val="D2A8FF"/>
          <w:sz w:val="21"/>
          <w:szCs w:val="21"/>
          <w:lang w:val="uk-UA" w:eastAsia="uk-UA"/>
        </w:rPr>
        <w:t>==</w:t>
      </w:r>
      <w:r w:rsidRPr="00247E23">
        <w:rPr>
          <w:rFonts w:ascii="Consolas" w:hAnsi="Consolas"/>
          <w:color w:val="BBBEBF"/>
          <w:sz w:val="21"/>
          <w:szCs w:val="21"/>
          <w:lang w:val="uk-UA" w:eastAsia="uk-UA"/>
        </w:rPr>
        <w:t xml:space="preserve"> </w:t>
      </w:r>
      <w:r w:rsidRPr="00247E23">
        <w:rPr>
          <w:rFonts w:ascii="Consolas" w:hAnsi="Consolas"/>
          <w:color w:val="A5D6FF"/>
          <w:sz w:val="21"/>
          <w:szCs w:val="21"/>
          <w:lang w:val="uk-UA" w:eastAsia="uk-UA"/>
        </w:rPr>
        <w:t>"n"</w:t>
      </w:r>
      <w:r w:rsidRPr="00247E23">
        <w:rPr>
          <w:rFonts w:ascii="Consolas" w:hAnsi="Consolas"/>
          <w:color w:val="BBBEBF"/>
          <w:sz w:val="21"/>
          <w:szCs w:val="21"/>
          <w:lang w:val="uk-UA" w:eastAsia="uk-UA"/>
        </w:rPr>
        <w:t>)</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9D1D9"/>
          <w:sz w:val="21"/>
          <w:szCs w:val="21"/>
          <w:lang w:val="uk-UA" w:eastAsia="uk-UA"/>
        </w:rPr>
        <w:t>cout</w:t>
      </w:r>
      <w:proofErr w:type="spellEnd"/>
      <w:r w:rsidRPr="00247E23">
        <w:rPr>
          <w:rFonts w:ascii="Consolas" w:hAnsi="Consolas"/>
          <w:color w:val="C9D1D9"/>
          <w:sz w:val="21"/>
          <w:szCs w:val="21"/>
          <w:lang w:val="uk-UA" w:eastAsia="uk-UA"/>
        </w:rPr>
        <w:t xml:space="preserve"> </w:t>
      </w:r>
      <w:r w:rsidRPr="00247E23">
        <w:rPr>
          <w:rFonts w:ascii="Consolas" w:hAnsi="Consolas"/>
          <w:color w:val="D2A8FF"/>
          <w:sz w:val="21"/>
          <w:szCs w:val="21"/>
          <w:lang w:val="uk-UA" w:eastAsia="uk-UA"/>
        </w:rPr>
        <w:t>&lt;&lt;</w:t>
      </w:r>
      <w:r w:rsidRPr="00247E23">
        <w:rPr>
          <w:rFonts w:ascii="Consolas" w:hAnsi="Consolas"/>
          <w:color w:val="C9D1D9"/>
          <w:sz w:val="21"/>
          <w:szCs w:val="21"/>
          <w:lang w:val="uk-UA" w:eastAsia="uk-UA"/>
        </w:rPr>
        <w:t xml:space="preserve"> </w:t>
      </w:r>
      <w:r w:rsidRPr="00247E23">
        <w:rPr>
          <w:rFonts w:ascii="Consolas" w:hAnsi="Consolas"/>
          <w:color w:val="A5D6FF"/>
          <w:sz w:val="21"/>
          <w:szCs w:val="21"/>
          <w:lang w:val="uk-UA" w:eastAsia="uk-UA"/>
        </w:rPr>
        <w:t>"Попередження: пароль тільки з літер підбирається швидше."</w:t>
      </w:r>
      <w:r w:rsidRPr="00247E23">
        <w:rPr>
          <w:rFonts w:ascii="Consolas" w:hAnsi="Consolas"/>
          <w:color w:val="C9D1D9"/>
          <w:sz w:val="21"/>
          <w:szCs w:val="21"/>
          <w:lang w:val="uk-UA" w:eastAsia="uk-UA"/>
        </w:rPr>
        <w:t xml:space="preserve"> </w:t>
      </w:r>
      <w:r w:rsidRPr="00247E23">
        <w:rPr>
          <w:rFonts w:ascii="Consolas" w:hAnsi="Consolas"/>
          <w:color w:val="D2A8FF"/>
          <w:sz w:val="21"/>
          <w:szCs w:val="21"/>
          <w:lang w:val="uk-UA" w:eastAsia="uk-UA"/>
        </w:rPr>
        <w:t>&lt;&lt;</w:t>
      </w:r>
      <w:r w:rsidRPr="00247E23">
        <w:rPr>
          <w:rFonts w:ascii="Consolas" w:hAnsi="Consolas"/>
          <w:color w:val="C9D1D9"/>
          <w:sz w:val="21"/>
          <w:szCs w:val="21"/>
          <w:lang w:val="uk-UA" w:eastAsia="uk-UA"/>
        </w:rPr>
        <w:t xml:space="preserve"> </w:t>
      </w:r>
      <w:proofErr w:type="spellStart"/>
      <w:r w:rsidRPr="00247E23">
        <w:rPr>
          <w:rFonts w:ascii="Consolas" w:hAnsi="Consolas"/>
          <w:color w:val="D2A8FF"/>
          <w:sz w:val="21"/>
          <w:szCs w:val="21"/>
          <w:lang w:val="uk-UA" w:eastAsia="uk-UA"/>
        </w:rPr>
        <w:t>endl</w:t>
      </w:r>
      <w:proofErr w:type="spellEnd"/>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roofErr w:type="spellStart"/>
      <w:r w:rsidRPr="00247E23">
        <w:rPr>
          <w:rFonts w:ascii="Consolas" w:hAnsi="Consolas"/>
          <w:color w:val="C586C0"/>
          <w:sz w:val="21"/>
          <w:szCs w:val="21"/>
          <w:lang w:val="uk-UA" w:eastAsia="uk-UA"/>
        </w:rPr>
        <w:t>return</w:t>
      </w:r>
      <w:proofErr w:type="spellEnd"/>
      <w:r w:rsidRPr="00247E23">
        <w:rPr>
          <w:rFonts w:ascii="Consolas" w:hAnsi="Consolas"/>
          <w:color w:val="BBBEBF"/>
          <w:sz w:val="21"/>
          <w:szCs w:val="21"/>
          <w:lang w:val="uk-UA" w:eastAsia="uk-UA"/>
        </w:rPr>
        <w:t xml:space="preserve"> </w:t>
      </w:r>
      <w:r w:rsidRPr="00247E23">
        <w:rPr>
          <w:rFonts w:ascii="Consolas" w:hAnsi="Consolas"/>
          <w:color w:val="B5CEA8"/>
          <w:sz w:val="21"/>
          <w:szCs w:val="21"/>
          <w:lang w:val="uk-UA" w:eastAsia="uk-UA"/>
        </w:rPr>
        <w:t>0</w:t>
      </w:r>
      <w:r w:rsidRPr="00247E23">
        <w:rPr>
          <w:rFonts w:ascii="Consolas" w:hAnsi="Consolas"/>
          <w:color w:val="BBBEBF"/>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w:t>
      </w:r>
    </w:p>
    <w:p w:rsidR="00247E23" w:rsidRDefault="00247E23" w:rsidP="00FE62BE">
      <w:pPr>
        <w:rPr>
          <w:i/>
          <w:sz w:val="18"/>
          <w:szCs w:val="18"/>
          <w:lang w:val="uk-UA"/>
        </w:rPr>
      </w:pPr>
      <w:r w:rsidRPr="00EF3777">
        <w:rPr>
          <w:lang w:val="ru-RU"/>
        </w:rPr>
        <w:tab/>
      </w:r>
      <w:r w:rsidRPr="00EF3777">
        <w:rPr>
          <w:lang w:val="ru-RU"/>
        </w:rPr>
        <w:tab/>
      </w:r>
      <w:r w:rsidRPr="00EF3777">
        <w:rPr>
          <w:lang w:val="ru-RU"/>
        </w:rPr>
        <w:tab/>
      </w:r>
      <w:r w:rsidRPr="00EF3777">
        <w:rPr>
          <w:lang w:val="ru-RU"/>
        </w:rPr>
        <w:tab/>
      </w:r>
      <w:r w:rsidRPr="00EF3777">
        <w:rPr>
          <w:lang w:val="ru-RU"/>
        </w:rPr>
        <w:tab/>
      </w:r>
      <w:r w:rsidRPr="00EF3777">
        <w:rPr>
          <w:i/>
          <w:sz w:val="18"/>
          <w:szCs w:val="18"/>
          <w:lang w:val="ru-RU"/>
        </w:rPr>
        <w:t>#</w:t>
      </w:r>
      <w:r w:rsidRPr="00247E23">
        <w:rPr>
          <w:i/>
          <w:sz w:val="18"/>
          <w:szCs w:val="18"/>
          <w:lang w:val="en-US"/>
        </w:rPr>
        <w:t>Code</w:t>
      </w:r>
      <w:r w:rsidRPr="00EF3777">
        <w:rPr>
          <w:i/>
          <w:sz w:val="18"/>
          <w:szCs w:val="18"/>
          <w:lang w:val="ru-RU"/>
        </w:rPr>
        <w:t xml:space="preserve"> 4. </w:t>
      </w:r>
      <w:r w:rsidRPr="00247E23">
        <w:rPr>
          <w:i/>
          <w:sz w:val="18"/>
          <w:szCs w:val="18"/>
          <w:lang w:val="uk-UA"/>
        </w:rPr>
        <w:t>Код практичного заняття</w:t>
      </w:r>
    </w:p>
    <w:p w:rsidR="00247E23" w:rsidRDefault="00247E23" w:rsidP="00FE62BE">
      <w:pPr>
        <w:rPr>
          <w:i/>
          <w:sz w:val="18"/>
          <w:szCs w:val="18"/>
          <w:lang w:val="uk-UA"/>
        </w:rPr>
      </w:pPr>
    </w:p>
    <w:p w:rsidR="00247E23" w:rsidRDefault="00247E23" w:rsidP="00FE62BE">
      <w:pPr>
        <w:rPr>
          <w:lang w:val="uk-UA"/>
        </w:rPr>
      </w:pPr>
      <w:r>
        <w:rPr>
          <w:lang w:val="uk-UA"/>
        </w:rPr>
        <w:t>Посилання на пул-</w:t>
      </w:r>
      <w:proofErr w:type="spellStart"/>
      <w:r>
        <w:rPr>
          <w:lang w:val="uk-UA"/>
        </w:rPr>
        <w:t>реквест</w:t>
      </w:r>
      <w:proofErr w:type="spellEnd"/>
      <w:r>
        <w:rPr>
          <w:lang w:val="uk-UA"/>
        </w:rPr>
        <w:t xml:space="preserve"> коду:</w:t>
      </w:r>
      <w:r w:rsidRPr="00247E23">
        <w:t xml:space="preserve"> </w:t>
      </w:r>
      <w:hyperlink r:id="rId30" w:anchor="diff-f7ffa1009a0ec9e262f61c6f6a6ff1d5ecfe12c8ae1378bf9ef45244c05f3ce4" w:history="1">
        <w:r w:rsidRPr="00350D97">
          <w:rPr>
            <w:rStyle w:val="a4"/>
            <w:lang w:val="uk-UA"/>
          </w:rPr>
          <w:t>https://github.com/artificial-intelligence-department/ai_programming_playground_2026/pull/150/changes#diff-f7ffa1009a0ec9e262f61c6f6a6ff1d5ecfe12c8ae1378bf9ef45244c05f3ce4</w:t>
        </w:r>
      </w:hyperlink>
      <w:r>
        <w:rPr>
          <w:lang w:val="uk-UA"/>
        </w:rPr>
        <w:t xml:space="preserve"> </w:t>
      </w:r>
    </w:p>
    <w:p w:rsidR="00247E23" w:rsidRDefault="00247E23" w:rsidP="00FE62BE">
      <w:pPr>
        <w:rPr>
          <w:lang w:val="uk-UA"/>
        </w:rPr>
      </w:pPr>
    </w:p>
    <w:p w:rsidR="00247E23" w:rsidRDefault="00247E23" w:rsidP="00247E23">
      <w:pPr>
        <w:rPr>
          <w:lang w:val="en-US"/>
        </w:rPr>
      </w:pPr>
      <w:r>
        <w:rPr>
          <w:lang w:val="uk-UA"/>
        </w:rPr>
        <w:t xml:space="preserve">Додатково: </w:t>
      </w:r>
      <w:proofErr w:type="spellStart"/>
      <w:r>
        <w:rPr>
          <w:lang w:val="en-US"/>
        </w:rPr>
        <w:t>Self practice</w:t>
      </w:r>
      <w:proofErr w:type="spellEnd"/>
      <w:r>
        <w:rPr>
          <w:lang w:val="en-US"/>
        </w:rPr>
        <w:t xml:space="preserve"> work </w:t>
      </w:r>
      <w:proofErr w:type="spellStart"/>
      <w:r>
        <w:rPr>
          <w:lang w:val="en-US"/>
        </w:rPr>
        <w:t>Algotester</w:t>
      </w:r>
      <w:proofErr w:type="spellEnd"/>
      <w:r>
        <w:rPr>
          <w:lang w:val="en-US"/>
        </w:rPr>
        <w:t>:</w:t>
      </w:r>
    </w:p>
    <w:p w:rsidR="00247E23" w:rsidRDefault="00247E23" w:rsidP="00FE62BE">
      <w:pPr>
        <w:rPr>
          <w:lang w:val="uk-UA"/>
        </w:rPr>
      </w:pPr>
    </w:p>
    <w:p w:rsidR="00247E23" w:rsidRDefault="00247E23" w:rsidP="00FE62BE">
      <w:pPr>
        <w:rPr>
          <w:lang w:val="uk-UA"/>
        </w:rPr>
      </w:pPr>
    </w:p>
    <w:p w:rsidR="00247E23" w:rsidRDefault="00247E23" w:rsidP="00FE62BE">
      <w:pPr>
        <w:rPr>
          <w:sz w:val="28"/>
          <w:lang w:val="uk-UA"/>
        </w:rPr>
      </w:pPr>
      <w:r>
        <w:rPr>
          <w:sz w:val="28"/>
          <w:lang w:val="uk-UA"/>
        </w:rPr>
        <w:t>Розподіл шоколадки:</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586C0"/>
          <w:sz w:val="21"/>
          <w:szCs w:val="21"/>
          <w:lang w:val="uk-UA" w:eastAsia="uk-UA"/>
        </w:rPr>
        <w:t>#</w:t>
      </w:r>
      <w:proofErr w:type="spellStart"/>
      <w:r w:rsidRPr="00247E23">
        <w:rPr>
          <w:rFonts w:ascii="Consolas" w:hAnsi="Consolas"/>
          <w:color w:val="C586C0"/>
          <w:sz w:val="21"/>
          <w:szCs w:val="21"/>
          <w:lang w:val="uk-UA" w:eastAsia="uk-UA"/>
        </w:rPr>
        <w:t>include</w:t>
      </w:r>
      <w:proofErr w:type="spellEnd"/>
      <w:r w:rsidRPr="00247E23">
        <w:rPr>
          <w:rFonts w:ascii="Consolas" w:hAnsi="Consolas"/>
          <w:color w:val="569CD6"/>
          <w:sz w:val="21"/>
          <w:szCs w:val="21"/>
          <w:lang w:val="uk-UA" w:eastAsia="uk-UA"/>
        </w:rPr>
        <w:t xml:space="preserve"> </w:t>
      </w:r>
      <w:r w:rsidRPr="00247E23">
        <w:rPr>
          <w:rFonts w:ascii="Consolas" w:hAnsi="Consolas"/>
          <w:color w:val="A5D6FF"/>
          <w:sz w:val="21"/>
          <w:szCs w:val="21"/>
          <w:lang w:val="uk-UA" w:eastAsia="uk-UA"/>
        </w:rPr>
        <w:t>&lt;</w:t>
      </w:r>
      <w:proofErr w:type="spellStart"/>
      <w:r w:rsidRPr="00247E23">
        <w:rPr>
          <w:rFonts w:ascii="Consolas" w:hAnsi="Consolas"/>
          <w:color w:val="A5D6FF"/>
          <w:sz w:val="21"/>
          <w:szCs w:val="21"/>
          <w:lang w:val="uk-UA" w:eastAsia="uk-UA"/>
        </w:rPr>
        <w:t>iostream</w:t>
      </w:r>
      <w:proofErr w:type="spellEnd"/>
      <w:r w:rsidRPr="00247E23">
        <w:rPr>
          <w:rFonts w:ascii="Consolas" w:hAnsi="Consolas"/>
          <w:color w:val="A5D6FF"/>
          <w:sz w:val="21"/>
          <w:szCs w:val="21"/>
          <w:lang w:val="uk-UA" w:eastAsia="uk-UA"/>
        </w:rPr>
        <w:t>&gt;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proofErr w:type="spellStart"/>
      <w:r w:rsidRPr="00247E23">
        <w:rPr>
          <w:rFonts w:ascii="Consolas" w:hAnsi="Consolas"/>
          <w:color w:val="C586C0"/>
          <w:sz w:val="21"/>
          <w:szCs w:val="21"/>
          <w:lang w:val="uk-UA" w:eastAsia="uk-UA"/>
        </w:rPr>
        <w:t>using</w:t>
      </w:r>
      <w:proofErr w:type="spellEnd"/>
      <w:r w:rsidRPr="00247E23">
        <w:rPr>
          <w:rFonts w:ascii="Consolas" w:hAnsi="Consolas"/>
          <w:color w:val="BBBEBF"/>
          <w:sz w:val="21"/>
          <w:szCs w:val="21"/>
          <w:lang w:val="uk-UA" w:eastAsia="uk-UA"/>
        </w:rPr>
        <w:t xml:space="preserve"> </w:t>
      </w:r>
      <w:proofErr w:type="spellStart"/>
      <w:r w:rsidRPr="00247E23">
        <w:rPr>
          <w:rFonts w:ascii="Consolas" w:hAnsi="Consolas"/>
          <w:color w:val="FF7B72"/>
          <w:sz w:val="21"/>
          <w:szCs w:val="21"/>
          <w:lang w:val="uk-UA" w:eastAsia="uk-UA"/>
        </w:rPr>
        <w:t>namespace</w:t>
      </w:r>
      <w:proofErr w:type="spellEnd"/>
      <w:r w:rsidRPr="00247E23">
        <w:rPr>
          <w:rFonts w:ascii="Consolas" w:hAnsi="Consolas"/>
          <w:color w:val="BBBEBF"/>
          <w:sz w:val="21"/>
          <w:szCs w:val="21"/>
          <w:lang w:val="uk-UA" w:eastAsia="uk-UA"/>
        </w:rPr>
        <w:t xml:space="preserve"> </w:t>
      </w:r>
      <w:proofErr w:type="spellStart"/>
      <w:r w:rsidRPr="00247E23">
        <w:rPr>
          <w:rFonts w:ascii="Consolas" w:hAnsi="Consolas"/>
          <w:color w:val="4EC9B0"/>
          <w:sz w:val="21"/>
          <w:szCs w:val="21"/>
          <w:lang w:val="uk-UA" w:eastAsia="uk-UA"/>
        </w:rPr>
        <w:t>std</w:t>
      </w:r>
      <w:proofErr w:type="spellEnd"/>
      <w:r w:rsidRPr="00247E23">
        <w:rPr>
          <w:rFonts w:ascii="Consolas" w:hAnsi="Consolas"/>
          <w:color w:val="BBBEBF"/>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8B949E"/>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8B949E"/>
          <w:sz w:val="21"/>
          <w:szCs w:val="21"/>
          <w:lang w:val="uk-UA" w:eastAsia="uk-UA"/>
        </w:rPr>
        <w:t>    Умова:</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8B949E"/>
          <w:sz w:val="21"/>
          <w:szCs w:val="21"/>
          <w:lang w:val="uk-UA" w:eastAsia="uk-UA"/>
        </w:rPr>
        <w:t xml:space="preserve">    Зеник хоче підготуватись до інтерв’ю на роботу, але для цього йому потрібна шоколадка. </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8B949E"/>
          <w:sz w:val="21"/>
          <w:szCs w:val="21"/>
          <w:lang w:val="uk-UA" w:eastAsia="uk-UA"/>
        </w:rPr>
        <w:t xml:space="preserve">    Шоколадка складається з </w:t>
      </w:r>
      <w:r w:rsidRPr="00247E23">
        <w:rPr>
          <w:rFonts w:ascii="Cambria Math" w:hAnsi="Cambria Math" w:cs="Cambria Math"/>
          <w:color w:val="8B949E"/>
          <w:sz w:val="21"/>
          <w:szCs w:val="21"/>
          <w:lang w:val="uk-UA" w:eastAsia="uk-UA"/>
        </w:rPr>
        <w:t>𝑛</w:t>
      </w:r>
      <w:r w:rsidRPr="00247E23">
        <w:rPr>
          <w:rFonts w:ascii="Consolas" w:hAnsi="Consolas"/>
          <w:color w:val="8B949E"/>
          <w:sz w:val="21"/>
          <w:szCs w:val="21"/>
          <w:lang w:val="uk-UA" w:eastAsia="uk-UA"/>
        </w:rPr>
        <w:t xml:space="preserve"> на </w:t>
      </w:r>
      <w:r w:rsidRPr="00247E23">
        <w:rPr>
          <w:rFonts w:ascii="Cambria Math" w:hAnsi="Cambria Math" w:cs="Cambria Math"/>
          <w:color w:val="8B949E"/>
          <w:sz w:val="21"/>
          <w:szCs w:val="21"/>
          <w:lang w:val="uk-UA" w:eastAsia="uk-UA"/>
        </w:rPr>
        <w:t>𝑚</w:t>
      </w:r>
      <w:r w:rsidRPr="00247E23">
        <w:rPr>
          <w:rFonts w:ascii="Consolas" w:hAnsi="Consolas"/>
          <w:color w:val="8B949E"/>
          <w:sz w:val="21"/>
          <w:szCs w:val="21"/>
          <w:lang w:val="uk-UA" w:eastAsia="uk-UA"/>
        </w:rPr>
        <w:t xml:space="preserve"> одинарних шоколадних квадратиків. Мама вчила Зеника постійно ділитися, а в </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8B949E"/>
          <w:sz w:val="21"/>
          <w:szCs w:val="21"/>
          <w:lang w:val="uk-UA" w:eastAsia="uk-UA"/>
        </w:rPr>
        <w:t xml:space="preserve">    Зеника є рівно </w:t>
      </w:r>
      <w:r w:rsidRPr="00247E23">
        <w:rPr>
          <w:rFonts w:ascii="Cambria Math" w:hAnsi="Cambria Math" w:cs="Cambria Math"/>
          <w:color w:val="8B949E"/>
          <w:sz w:val="21"/>
          <w:szCs w:val="21"/>
          <w:lang w:val="uk-UA" w:eastAsia="uk-UA"/>
        </w:rPr>
        <w:t>𝑘</w:t>
      </w:r>
      <w:r w:rsidRPr="00247E23">
        <w:rPr>
          <w:rFonts w:ascii="Consolas" w:hAnsi="Consolas"/>
          <w:color w:val="8B949E"/>
          <w:sz w:val="21"/>
          <w:szCs w:val="21"/>
          <w:lang w:val="uk-UA" w:eastAsia="uk-UA"/>
        </w:rPr>
        <w:t xml:space="preserve"> друзів. Скориставшись акцією, Зеник купив дві однакові шоколадки за ціною однієї, </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8B949E"/>
          <w:sz w:val="21"/>
          <w:szCs w:val="21"/>
          <w:lang w:val="uk-UA" w:eastAsia="uk-UA"/>
        </w:rPr>
        <w:t xml:space="preserve">    тож він має намір поділити одну з шоколадок порівну між усіма друзями. Зеник може розрізати шоколадку вздовж і впоперек </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8B949E"/>
          <w:sz w:val="21"/>
          <w:szCs w:val="21"/>
          <w:lang w:val="uk-UA" w:eastAsia="uk-UA"/>
        </w:rPr>
        <w:lastRenderedPageBreak/>
        <w:t xml:space="preserve">    між квадратиками скільки завгодно разів, але одинарні квадратики розрізати він не може. Чи вдасться йому розділити шоколадку </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8B949E"/>
          <w:sz w:val="21"/>
          <w:szCs w:val="21"/>
          <w:lang w:val="uk-UA" w:eastAsia="uk-UA"/>
        </w:rPr>
        <w:t>    порівну між усіма друзями?</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8B949E"/>
          <w:sz w:val="21"/>
          <w:szCs w:val="21"/>
          <w:lang w:val="uk-UA" w:eastAsia="uk-UA"/>
        </w:rPr>
        <w:t>    Вхідні дані</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8B949E"/>
          <w:sz w:val="21"/>
          <w:szCs w:val="21"/>
          <w:lang w:val="uk-UA" w:eastAsia="uk-UA"/>
        </w:rPr>
        <w:t xml:space="preserve">    У єдиному рядку задані 3 цілі числа </w:t>
      </w:r>
      <w:r w:rsidRPr="00247E23">
        <w:rPr>
          <w:rFonts w:ascii="Cambria Math" w:hAnsi="Cambria Math" w:cs="Cambria Math"/>
          <w:color w:val="8B949E"/>
          <w:sz w:val="21"/>
          <w:szCs w:val="21"/>
          <w:lang w:val="uk-UA" w:eastAsia="uk-UA"/>
        </w:rPr>
        <w:t>𝑛</w:t>
      </w:r>
      <w:r w:rsidRPr="00247E23">
        <w:rPr>
          <w:rFonts w:ascii="Consolas" w:hAnsi="Consolas"/>
          <w:color w:val="8B949E"/>
          <w:sz w:val="21"/>
          <w:szCs w:val="21"/>
          <w:lang w:val="uk-UA" w:eastAsia="uk-UA"/>
        </w:rPr>
        <w:t xml:space="preserve">, </w:t>
      </w:r>
      <w:r w:rsidRPr="00247E23">
        <w:rPr>
          <w:rFonts w:ascii="Cambria Math" w:hAnsi="Cambria Math" w:cs="Cambria Math"/>
          <w:color w:val="8B949E"/>
          <w:sz w:val="21"/>
          <w:szCs w:val="21"/>
          <w:lang w:val="uk-UA" w:eastAsia="uk-UA"/>
        </w:rPr>
        <w:t>𝑚</w:t>
      </w:r>
      <w:r w:rsidRPr="00247E23">
        <w:rPr>
          <w:rFonts w:ascii="Consolas" w:hAnsi="Consolas"/>
          <w:color w:val="8B949E"/>
          <w:sz w:val="21"/>
          <w:szCs w:val="21"/>
          <w:lang w:val="uk-UA" w:eastAsia="uk-UA"/>
        </w:rPr>
        <w:t xml:space="preserve">, </w:t>
      </w:r>
      <w:r w:rsidRPr="00247E23">
        <w:rPr>
          <w:rFonts w:ascii="Cambria Math" w:hAnsi="Cambria Math" w:cs="Cambria Math"/>
          <w:color w:val="8B949E"/>
          <w:sz w:val="21"/>
          <w:szCs w:val="21"/>
          <w:lang w:val="uk-UA" w:eastAsia="uk-UA"/>
        </w:rPr>
        <w:t>𝑘</w:t>
      </w:r>
      <w:r w:rsidRPr="00247E23">
        <w:rPr>
          <w:rFonts w:ascii="Consolas" w:hAnsi="Consolas"/>
          <w:color w:val="8B949E"/>
          <w:sz w:val="21"/>
          <w:szCs w:val="21"/>
          <w:lang w:val="uk-UA" w:eastAsia="uk-UA"/>
        </w:rPr>
        <w:t xml:space="preserve"> — розміри шоколадки та кількість друзів Зеника</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8B949E"/>
          <w:sz w:val="21"/>
          <w:szCs w:val="21"/>
          <w:lang w:val="uk-UA" w:eastAsia="uk-UA"/>
        </w:rPr>
        <w:t>    Вихідні дані</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8B949E"/>
          <w:sz w:val="21"/>
          <w:szCs w:val="21"/>
          <w:lang w:val="uk-UA" w:eastAsia="uk-UA"/>
        </w:rPr>
        <w:t xml:space="preserve">    Виведіть </w:t>
      </w:r>
      <w:proofErr w:type="spellStart"/>
      <w:r w:rsidRPr="00247E23">
        <w:rPr>
          <w:rFonts w:ascii="Consolas" w:hAnsi="Consolas"/>
          <w:color w:val="8B949E"/>
          <w:sz w:val="21"/>
          <w:szCs w:val="21"/>
          <w:lang w:val="uk-UA" w:eastAsia="uk-UA"/>
        </w:rPr>
        <w:t>Yes</w:t>
      </w:r>
      <w:proofErr w:type="spellEnd"/>
      <w:r w:rsidRPr="00247E23">
        <w:rPr>
          <w:rFonts w:ascii="Consolas" w:hAnsi="Consolas"/>
          <w:color w:val="8B949E"/>
          <w:sz w:val="21"/>
          <w:szCs w:val="21"/>
          <w:lang w:val="uk-UA" w:eastAsia="uk-UA"/>
        </w:rPr>
        <w:t xml:space="preserve">, якщо Зеник зможе поділити шоколадку, та </w:t>
      </w:r>
      <w:proofErr w:type="spellStart"/>
      <w:r w:rsidRPr="00247E23">
        <w:rPr>
          <w:rFonts w:ascii="Consolas" w:hAnsi="Consolas"/>
          <w:color w:val="8B949E"/>
          <w:sz w:val="21"/>
          <w:szCs w:val="21"/>
          <w:lang w:val="uk-UA" w:eastAsia="uk-UA"/>
        </w:rPr>
        <w:t>No</w:t>
      </w:r>
      <w:proofErr w:type="spellEnd"/>
      <w:r w:rsidRPr="00247E23">
        <w:rPr>
          <w:rFonts w:ascii="Consolas" w:hAnsi="Consolas"/>
          <w:color w:val="8B949E"/>
          <w:sz w:val="21"/>
          <w:szCs w:val="21"/>
          <w:lang w:val="uk-UA" w:eastAsia="uk-UA"/>
        </w:rPr>
        <w:t>, якщо не зможе.</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8B949E"/>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proofErr w:type="spellStart"/>
      <w:r w:rsidRPr="00247E23">
        <w:rPr>
          <w:rFonts w:ascii="Consolas" w:hAnsi="Consolas"/>
          <w:color w:val="FF7B72"/>
          <w:sz w:val="21"/>
          <w:szCs w:val="21"/>
          <w:lang w:val="uk-UA" w:eastAsia="uk-UA"/>
        </w:rPr>
        <w:t>int</w:t>
      </w:r>
      <w:proofErr w:type="spellEnd"/>
      <w:r w:rsidRPr="00247E23">
        <w:rPr>
          <w:rFonts w:ascii="Consolas" w:hAnsi="Consolas"/>
          <w:color w:val="BBBEBF"/>
          <w:sz w:val="21"/>
          <w:szCs w:val="21"/>
          <w:lang w:val="uk-UA" w:eastAsia="uk-UA"/>
        </w:rPr>
        <w:t xml:space="preserve"> </w:t>
      </w:r>
      <w:proofErr w:type="spellStart"/>
      <w:r w:rsidRPr="00247E23">
        <w:rPr>
          <w:rFonts w:ascii="Consolas" w:hAnsi="Consolas"/>
          <w:color w:val="D2A8FF"/>
          <w:sz w:val="21"/>
          <w:szCs w:val="21"/>
          <w:lang w:val="uk-UA" w:eastAsia="uk-UA"/>
        </w:rPr>
        <w:t>main</w:t>
      </w:r>
      <w:proofErr w:type="spellEnd"/>
      <w:r w:rsidRPr="00247E23">
        <w:rPr>
          <w:rFonts w:ascii="Consolas" w:hAnsi="Consolas"/>
          <w:color w:val="BBBEBF"/>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roofErr w:type="spellStart"/>
      <w:r w:rsidRPr="00247E23">
        <w:rPr>
          <w:rFonts w:ascii="Consolas" w:hAnsi="Consolas"/>
          <w:color w:val="FF7B72"/>
          <w:sz w:val="21"/>
          <w:szCs w:val="21"/>
          <w:lang w:val="uk-UA" w:eastAsia="uk-UA"/>
        </w:rPr>
        <w:t>int</w:t>
      </w:r>
      <w:proofErr w:type="spellEnd"/>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n</w:t>
      </w:r>
      <w:r w:rsidRPr="00247E23">
        <w:rPr>
          <w:rFonts w:ascii="Consolas" w:hAnsi="Consolas"/>
          <w:color w:val="BBBEBF"/>
          <w:sz w:val="21"/>
          <w:szCs w:val="21"/>
          <w:lang w:val="uk-UA" w:eastAsia="uk-UA"/>
        </w:rPr>
        <w:t>,</w:t>
      </w:r>
      <w:r w:rsidRPr="00247E23">
        <w:rPr>
          <w:rFonts w:ascii="Consolas" w:hAnsi="Consolas"/>
          <w:color w:val="C9D1D9"/>
          <w:sz w:val="21"/>
          <w:szCs w:val="21"/>
          <w:lang w:val="uk-UA" w:eastAsia="uk-UA"/>
        </w:rPr>
        <w:t>m</w:t>
      </w:r>
      <w:r w:rsidRPr="00247E23">
        <w:rPr>
          <w:rFonts w:ascii="Consolas" w:hAnsi="Consolas"/>
          <w:color w:val="BBBEBF"/>
          <w:sz w:val="21"/>
          <w:szCs w:val="21"/>
          <w:lang w:val="uk-UA" w:eastAsia="uk-UA"/>
        </w:rPr>
        <w:t>,</w:t>
      </w:r>
      <w:r w:rsidRPr="00247E23">
        <w:rPr>
          <w:rFonts w:ascii="Consolas" w:hAnsi="Consolas"/>
          <w:color w:val="C9D1D9"/>
          <w:sz w:val="21"/>
          <w:szCs w:val="21"/>
          <w:lang w:val="uk-UA" w:eastAsia="uk-UA"/>
        </w:rPr>
        <w:t>k</w:t>
      </w:r>
      <w:proofErr w:type="spellEnd"/>
      <w:r w:rsidRPr="00247E23">
        <w:rPr>
          <w:rFonts w:ascii="Consolas" w:hAnsi="Consolas"/>
          <w:color w:val="BBBEBF"/>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cin</w:t>
      </w:r>
      <w:proofErr w:type="spellEnd"/>
      <w:r w:rsidRPr="00247E23">
        <w:rPr>
          <w:rFonts w:ascii="Consolas" w:hAnsi="Consolas"/>
          <w:color w:val="BBBEBF"/>
          <w:sz w:val="21"/>
          <w:szCs w:val="21"/>
          <w:lang w:val="uk-UA" w:eastAsia="uk-UA"/>
        </w:rPr>
        <w:t xml:space="preserve"> </w:t>
      </w:r>
      <w:r w:rsidRPr="00247E23">
        <w:rPr>
          <w:rFonts w:ascii="Consolas" w:hAnsi="Consolas"/>
          <w:color w:val="D2A8FF"/>
          <w:sz w:val="21"/>
          <w:szCs w:val="21"/>
          <w:lang w:val="uk-UA" w:eastAsia="uk-UA"/>
        </w:rPr>
        <w:t>&gt;&gt;</w:t>
      </w:r>
      <w:r w:rsidRPr="00247E23">
        <w:rPr>
          <w:rFonts w:ascii="Consolas" w:hAnsi="Consolas"/>
          <w:color w:val="BBBEBF"/>
          <w:sz w:val="21"/>
          <w:szCs w:val="21"/>
          <w:lang w:val="uk-UA" w:eastAsia="uk-UA"/>
        </w:rPr>
        <w:t xml:space="preserve"> </w:t>
      </w:r>
      <w:r w:rsidRPr="00247E23">
        <w:rPr>
          <w:rFonts w:ascii="Consolas" w:hAnsi="Consolas"/>
          <w:color w:val="C9D1D9"/>
          <w:sz w:val="21"/>
          <w:szCs w:val="21"/>
          <w:lang w:val="uk-UA" w:eastAsia="uk-UA"/>
        </w:rPr>
        <w:t>n</w:t>
      </w:r>
      <w:r w:rsidRPr="00247E23">
        <w:rPr>
          <w:rFonts w:ascii="Consolas" w:hAnsi="Consolas"/>
          <w:color w:val="BBBEBF"/>
          <w:sz w:val="21"/>
          <w:szCs w:val="21"/>
          <w:lang w:val="uk-UA" w:eastAsia="uk-UA"/>
        </w:rPr>
        <w:t xml:space="preserve"> </w:t>
      </w:r>
      <w:r w:rsidRPr="00247E23">
        <w:rPr>
          <w:rFonts w:ascii="Consolas" w:hAnsi="Consolas"/>
          <w:color w:val="D2A8FF"/>
          <w:sz w:val="21"/>
          <w:szCs w:val="21"/>
          <w:lang w:val="uk-UA" w:eastAsia="uk-UA"/>
        </w:rPr>
        <w:t>&gt;&gt;</w:t>
      </w:r>
      <w:r w:rsidRPr="00247E23">
        <w:rPr>
          <w:rFonts w:ascii="Consolas" w:hAnsi="Consolas"/>
          <w:color w:val="BBBEBF"/>
          <w:sz w:val="21"/>
          <w:szCs w:val="21"/>
          <w:lang w:val="uk-UA" w:eastAsia="uk-UA"/>
        </w:rPr>
        <w:t xml:space="preserve"> </w:t>
      </w:r>
      <w:r w:rsidRPr="00247E23">
        <w:rPr>
          <w:rFonts w:ascii="Consolas" w:hAnsi="Consolas"/>
          <w:color w:val="C9D1D9"/>
          <w:sz w:val="21"/>
          <w:szCs w:val="21"/>
          <w:lang w:val="uk-UA" w:eastAsia="uk-UA"/>
        </w:rPr>
        <w:t>m</w:t>
      </w:r>
      <w:r w:rsidRPr="00247E23">
        <w:rPr>
          <w:rFonts w:ascii="Consolas" w:hAnsi="Consolas"/>
          <w:color w:val="BBBEBF"/>
          <w:sz w:val="21"/>
          <w:szCs w:val="21"/>
          <w:lang w:val="uk-UA" w:eastAsia="uk-UA"/>
        </w:rPr>
        <w:t xml:space="preserve"> </w:t>
      </w:r>
      <w:r w:rsidRPr="00247E23">
        <w:rPr>
          <w:rFonts w:ascii="Consolas" w:hAnsi="Consolas"/>
          <w:color w:val="D2A8FF"/>
          <w:sz w:val="21"/>
          <w:szCs w:val="21"/>
          <w:lang w:val="uk-UA" w:eastAsia="uk-UA"/>
        </w:rPr>
        <w:t>&gt;&gt;</w:t>
      </w:r>
      <w:r w:rsidRPr="00247E23">
        <w:rPr>
          <w:rFonts w:ascii="Consolas" w:hAnsi="Consolas"/>
          <w:color w:val="BBBEBF"/>
          <w:sz w:val="21"/>
          <w:szCs w:val="21"/>
          <w:lang w:val="uk-UA" w:eastAsia="uk-UA"/>
        </w:rPr>
        <w:t xml:space="preserve"> </w:t>
      </w:r>
      <w:r w:rsidRPr="00247E23">
        <w:rPr>
          <w:rFonts w:ascii="Consolas" w:hAnsi="Consolas"/>
          <w:color w:val="C9D1D9"/>
          <w:sz w:val="21"/>
          <w:szCs w:val="21"/>
          <w:lang w:val="uk-UA" w:eastAsia="uk-UA"/>
        </w:rPr>
        <w:t>k</w:t>
      </w:r>
      <w:r w:rsidRPr="00247E23">
        <w:rPr>
          <w:rFonts w:ascii="Consolas" w:hAnsi="Consolas"/>
          <w:color w:val="BBBEBF"/>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roofErr w:type="spellStart"/>
      <w:r w:rsidRPr="00247E23">
        <w:rPr>
          <w:rFonts w:ascii="Consolas" w:hAnsi="Consolas"/>
          <w:color w:val="C586C0"/>
          <w:sz w:val="21"/>
          <w:szCs w:val="21"/>
          <w:lang w:val="uk-UA" w:eastAsia="uk-UA"/>
        </w:rPr>
        <w:t>if</w:t>
      </w:r>
      <w:proofErr w:type="spellEnd"/>
      <w:r w:rsidRPr="00247E23">
        <w:rPr>
          <w:rFonts w:ascii="Consolas" w:hAnsi="Consolas"/>
          <w:color w:val="BBBEBF"/>
          <w:sz w:val="21"/>
          <w:szCs w:val="21"/>
          <w:lang w:val="uk-UA" w:eastAsia="uk-UA"/>
        </w:rPr>
        <w:t>((</w:t>
      </w:r>
      <w:r w:rsidRPr="00247E23">
        <w:rPr>
          <w:rFonts w:ascii="Consolas" w:hAnsi="Consolas"/>
          <w:color w:val="C9D1D9"/>
          <w:sz w:val="21"/>
          <w:szCs w:val="21"/>
          <w:lang w:val="uk-UA" w:eastAsia="uk-UA"/>
        </w:rPr>
        <w:t>n</w:t>
      </w:r>
      <w:r w:rsidRPr="00247E23">
        <w:rPr>
          <w:rFonts w:ascii="Consolas" w:hAnsi="Consolas"/>
          <w:color w:val="D4D4D4"/>
          <w:sz w:val="21"/>
          <w:szCs w:val="21"/>
          <w:lang w:val="uk-UA" w:eastAsia="uk-UA"/>
        </w:rPr>
        <w:t>*</w:t>
      </w:r>
      <w:r w:rsidRPr="00247E23">
        <w:rPr>
          <w:rFonts w:ascii="Consolas" w:hAnsi="Consolas"/>
          <w:color w:val="C9D1D9"/>
          <w:sz w:val="21"/>
          <w:szCs w:val="21"/>
          <w:lang w:val="uk-UA" w:eastAsia="uk-UA"/>
        </w:rPr>
        <w:t>m</w:t>
      </w:r>
      <w:r w:rsidRPr="00247E23">
        <w:rPr>
          <w:rFonts w:ascii="Consolas" w:hAnsi="Consolas"/>
          <w:color w:val="BBBEBF"/>
          <w:sz w:val="21"/>
          <w:szCs w:val="21"/>
          <w:lang w:val="uk-UA" w:eastAsia="uk-UA"/>
        </w:rPr>
        <w:t xml:space="preserve">) </w:t>
      </w:r>
      <w:r w:rsidRPr="00247E23">
        <w:rPr>
          <w:rFonts w:ascii="Consolas" w:hAnsi="Consolas"/>
          <w:color w:val="D4D4D4"/>
          <w:sz w:val="21"/>
          <w:szCs w:val="21"/>
          <w:lang w:val="uk-UA" w:eastAsia="uk-UA"/>
        </w:rPr>
        <w:t>%</w:t>
      </w:r>
      <w:r w:rsidRPr="00247E23">
        <w:rPr>
          <w:rFonts w:ascii="Consolas" w:hAnsi="Consolas"/>
          <w:color w:val="BBBEBF"/>
          <w:sz w:val="21"/>
          <w:szCs w:val="21"/>
          <w:lang w:val="uk-UA" w:eastAsia="uk-UA"/>
        </w:rPr>
        <w:t xml:space="preserve"> </w:t>
      </w:r>
      <w:r w:rsidRPr="00247E23">
        <w:rPr>
          <w:rFonts w:ascii="Consolas" w:hAnsi="Consolas"/>
          <w:color w:val="C9D1D9"/>
          <w:sz w:val="21"/>
          <w:szCs w:val="21"/>
          <w:lang w:val="uk-UA" w:eastAsia="uk-UA"/>
        </w:rPr>
        <w:t>k</w:t>
      </w:r>
      <w:r w:rsidRPr="00247E23">
        <w:rPr>
          <w:rFonts w:ascii="Consolas" w:hAnsi="Consolas"/>
          <w:color w:val="BBBEBF"/>
          <w:sz w:val="21"/>
          <w:szCs w:val="21"/>
          <w:lang w:val="uk-UA" w:eastAsia="uk-UA"/>
        </w:rPr>
        <w:t xml:space="preserve"> </w:t>
      </w:r>
      <w:r w:rsidRPr="00247E23">
        <w:rPr>
          <w:rFonts w:ascii="Consolas" w:hAnsi="Consolas"/>
          <w:color w:val="D4D4D4"/>
          <w:sz w:val="21"/>
          <w:szCs w:val="21"/>
          <w:lang w:val="uk-UA" w:eastAsia="uk-UA"/>
        </w:rPr>
        <w:t>==</w:t>
      </w:r>
      <w:r w:rsidRPr="00247E23">
        <w:rPr>
          <w:rFonts w:ascii="Consolas" w:hAnsi="Consolas"/>
          <w:color w:val="BBBEBF"/>
          <w:sz w:val="21"/>
          <w:szCs w:val="21"/>
          <w:lang w:val="uk-UA" w:eastAsia="uk-UA"/>
        </w:rPr>
        <w:t xml:space="preserve"> </w:t>
      </w:r>
      <w:r w:rsidRPr="00247E23">
        <w:rPr>
          <w:rFonts w:ascii="Consolas" w:hAnsi="Consolas"/>
          <w:color w:val="B5CEA8"/>
          <w:sz w:val="21"/>
          <w:szCs w:val="21"/>
          <w:lang w:val="uk-UA" w:eastAsia="uk-UA"/>
        </w:rPr>
        <w:t>0</w:t>
      </w:r>
      <w:r w:rsidRPr="00247E23">
        <w:rPr>
          <w:rFonts w:ascii="Consolas" w:hAnsi="Consolas"/>
          <w:color w:val="BBBEBF"/>
          <w:sz w:val="21"/>
          <w:szCs w:val="21"/>
          <w:lang w:val="uk-UA" w:eastAsia="uk-UA"/>
        </w:rPr>
        <w:t>)</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9D1D9"/>
          <w:sz w:val="21"/>
          <w:szCs w:val="21"/>
          <w:lang w:val="uk-UA" w:eastAsia="uk-UA"/>
        </w:rPr>
        <w:t>cout</w:t>
      </w:r>
      <w:proofErr w:type="spellEnd"/>
      <w:r w:rsidRPr="00247E23">
        <w:rPr>
          <w:rFonts w:ascii="Consolas" w:hAnsi="Consolas"/>
          <w:color w:val="C9D1D9"/>
          <w:sz w:val="21"/>
          <w:szCs w:val="21"/>
          <w:lang w:val="uk-UA" w:eastAsia="uk-UA"/>
        </w:rPr>
        <w:t xml:space="preserve"> </w:t>
      </w:r>
      <w:r w:rsidRPr="00247E23">
        <w:rPr>
          <w:rFonts w:ascii="Consolas" w:hAnsi="Consolas"/>
          <w:color w:val="D2A8FF"/>
          <w:sz w:val="21"/>
          <w:szCs w:val="21"/>
          <w:lang w:val="uk-UA" w:eastAsia="uk-UA"/>
        </w:rPr>
        <w:t>&lt;&lt;</w:t>
      </w:r>
      <w:r w:rsidRPr="00247E23">
        <w:rPr>
          <w:rFonts w:ascii="Consolas" w:hAnsi="Consolas"/>
          <w:color w:val="C9D1D9"/>
          <w:sz w:val="21"/>
          <w:szCs w:val="21"/>
          <w:lang w:val="uk-UA" w:eastAsia="uk-UA"/>
        </w:rPr>
        <w:t xml:space="preserve"> </w:t>
      </w:r>
      <w:r w:rsidRPr="00247E23">
        <w:rPr>
          <w:rFonts w:ascii="Consolas" w:hAnsi="Consolas"/>
          <w:color w:val="A5D6FF"/>
          <w:sz w:val="21"/>
          <w:szCs w:val="21"/>
          <w:lang w:val="uk-UA" w:eastAsia="uk-UA"/>
        </w:rPr>
        <w:t>"</w:t>
      </w:r>
      <w:proofErr w:type="spellStart"/>
      <w:r w:rsidRPr="00247E23">
        <w:rPr>
          <w:rFonts w:ascii="Consolas" w:hAnsi="Consolas"/>
          <w:color w:val="A5D6FF"/>
          <w:sz w:val="21"/>
          <w:szCs w:val="21"/>
          <w:lang w:val="uk-UA" w:eastAsia="uk-UA"/>
        </w:rPr>
        <w:t>Yes</w:t>
      </w:r>
      <w:proofErr w:type="spellEnd"/>
      <w:r w:rsidRPr="00247E23">
        <w:rPr>
          <w:rFonts w:ascii="Consolas" w:hAnsi="Consolas"/>
          <w:color w:val="A5D6FF"/>
          <w:sz w:val="21"/>
          <w:szCs w:val="21"/>
          <w:lang w:val="uk-UA" w:eastAsia="uk-UA"/>
        </w:rPr>
        <w:t>"</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roofErr w:type="spellStart"/>
      <w:r w:rsidRPr="00247E23">
        <w:rPr>
          <w:rFonts w:ascii="Consolas" w:hAnsi="Consolas"/>
          <w:color w:val="C586C0"/>
          <w:sz w:val="21"/>
          <w:szCs w:val="21"/>
          <w:lang w:val="uk-UA" w:eastAsia="uk-UA"/>
        </w:rPr>
        <w:t>else</w:t>
      </w:r>
      <w:proofErr w:type="spellEnd"/>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9D1D9"/>
          <w:sz w:val="21"/>
          <w:szCs w:val="21"/>
          <w:lang w:val="uk-UA" w:eastAsia="uk-UA"/>
        </w:rPr>
        <w:t>cout</w:t>
      </w:r>
      <w:proofErr w:type="spellEnd"/>
      <w:r w:rsidRPr="00247E23">
        <w:rPr>
          <w:rFonts w:ascii="Consolas" w:hAnsi="Consolas"/>
          <w:color w:val="C9D1D9"/>
          <w:sz w:val="21"/>
          <w:szCs w:val="21"/>
          <w:lang w:val="uk-UA" w:eastAsia="uk-UA"/>
        </w:rPr>
        <w:t xml:space="preserve"> </w:t>
      </w:r>
      <w:r w:rsidRPr="00247E23">
        <w:rPr>
          <w:rFonts w:ascii="Consolas" w:hAnsi="Consolas"/>
          <w:color w:val="D2A8FF"/>
          <w:sz w:val="21"/>
          <w:szCs w:val="21"/>
          <w:lang w:val="uk-UA" w:eastAsia="uk-UA"/>
        </w:rPr>
        <w:t>&lt;&lt;</w:t>
      </w:r>
      <w:r w:rsidRPr="00247E23">
        <w:rPr>
          <w:rFonts w:ascii="Consolas" w:hAnsi="Consolas"/>
          <w:color w:val="C9D1D9"/>
          <w:sz w:val="21"/>
          <w:szCs w:val="21"/>
          <w:lang w:val="uk-UA" w:eastAsia="uk-UA"/>
        </w:rPr>
        <w:t xml:space="preserve"> </w:t>
      </w:r>
      <w:r w:rsidRPr="00247E23">
        <w:rPr>
          <w:rFonts w:ascii="Consolas" w:hAnsi="Consolas"/>
          <w:color w:val="A5D6FF"/>
          <w:sz w:val="21"/>
          <w:szCs w:val="21"/>
          <w:lang w:val="uk-UA" w:eastAsia="uk-UA"/>
        </w:rPr>
        <w:t>"</w:t>
      </w:r>
      <w:proofErr w:type="spellStart"/>
      <w:r w:rsidRPr="00247E23">
        <w:rPr>
          <w:rFonts w:ascii="Consolas" w:hAnsi="Consolas"/>
          <w:color w:val="A5D6FF"/>
          <w:sz w:val="21"/>
          <w:szCs w:val="21"/>
          <w:lang w:val="uk-UA" w:eastAsia="uk-UA"/>
        </w:rPr>
        <w:t>No</w:t>
      </w:r>
      <w:proofErr w:type="spellEnd"/>
      <w:r w:rsidRPr="00247E23">
        <w:rPr>
          <w:rFonts w:ascii="Consolas" w:hAnsi="Consolas"/>
          <w:color w:val="A5D6FF"/>
          <w:sz w:val="21"/>
          <w:szCs w:val="21"/>
          <w:lang w:val="uk-UA" w:eastAsia="uk-UA"/>
        </w:rPr>
        <w:t>"</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roofErr w:type="spellStart"/>
      <w:r w:rsidRPr="00247E23">
        <w:rPr>
          <w:rFonts w:ascii="Consolas" w:hAnsi="Consolas"/>
          <w:color w:val="C586C0"/>
          <w:sz w:val="21"/>
          <w:szCs w:val="21"/>
          <w:lang w:val="uk-UA" w:eastAsia="uk-UA"/>
        </w:rPr>
        <w:t>return</w:t>
      </w:r>
      <w:proofErr w:type="spellEnd"/>
      <w:r w:rsidRPr="00247E23">
        <w:rPr>
          <w:rFonts w:ascii="Consolas" w:hAnsi="Consolas"/>
          <w:color w:val="BBBEBF"/>
          <w:sz w:val="21"/>
          <w:szCs w:val="21"/>
          <w:lang w:val="uk-UA" w:eastAsia="uk-UA"/>
        </w:rPr>
        <w:t xml:space="preserve"> </w:t>
      </w:r>
      <w:r w:rsidRPr="00247E23">
        <w:rPr>
          <w:rFonts w:ascii="Consolas" w:hAnsi="Consolas"/>
          <w:color w:val="B5CEA8"/>
          <w:sz w:val="21"/>
          <w:szCs w:val="21"/>
          <w:lang w:val="uk-UA" w:eastAsia="uk-UA"/>
        </w:rPr>
        <w:t>0</w:t>
      </w:r>
      <w:r w:rsidRPr="00247E23">
        <w:rPr>
          <w:rFonts w:ascii="Consolas" w:hAnsi="Consolas"/>
          <w:color w:val="BBBEBF"/>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w:t>
      </w:r>
    </w:p>
    <w:p w:rsidR="00247E23" w:rsidRDefault="00247E23" w:rsidP="00FE62BE">
      <w:pPr>
        <w:rPr>
          <w:i/>
          <w:sz w:val="18"/>
          <w:szCs w:val="18"/>
          <w:lang w:val="uk-UA"/>
        </w:rPr>
      </w:pPr>
      <w:r>
        <w:rPr>
          <w:sz w:val="28"/>
          <w:lang w:val="uk-UA"/>
        </w:rPr>
        <w:tab/>
      </w:r>
      <w:r>
        <w:rPr>
          <w:sz w:val="28"/>
          <w:lang w:val="uk-UA"/>
        </w:rPr>
        <w:tab/>
      </w:r>
      <w:r>
        <w:rPr>
          <w:sz w:val="28"/>
          <w:lang w:val="uk-UA"/>
        </w:rPr>
        <w:tab/>
      </w:r>
      <w:r>
        <w:rPr>
          <w:sz w:val="28"/>
          <w:lang w:val="uk-UA"/>
        </w:rPr>
        <w:tab/>
      </w:r>
      <w:r w:rsidRPr="00EF3777">
        <w:rPr>
          <w:i/>
          <w:sz w:val="18"/>
          <w:szCs w:val="18"/>
          <w:lang w:val="uk-UA"/>
        </w:rPr>
        <w:t>#</w:t>
      </w:r>
      <w:r w:rsidRPr="00247E23">
        <w:rPr>
          <w:i/>
          <w:sz w:val="18"/>
          <w:szCs w:val="18"/>
          <w:lang w:val="en-US"/>
        </w:rPr>
        <w:t>Code</w:t>
      </w:r>
      <w:r w:rsidRPr="00EF3777">
        <w:rPr>
          <w:i/>
          <w:sz w:val="18"/>
          <w:szCs w:val="18"/>
          <w:lang w:val="uk-UA"/>
        </w:rPr>
        <w:t xml:space="preserve"> 5. </w:t>
      </w:r>
      <w:r w:rsidRPr="00247E23">
        <w:rPr>
          <w:i/>
          <w:sz w:val="18"/>
          <w:szCs w:val="18"/>
          <w:lang w:val="uk-UA"/>
        </w:rPr>
        <w:t>Код до задачі розподіл шоколадки</w:t>
      </w:r>
    </w:p>
    <w:p w:rsidR="00247E23" w:rsidRDefault="00247E23" w:rsidP="00FE62BE">
      <w:pPr>
        <w:rPr>
          <w:i/>
          <w:sz w:val="18"/>
          <w:szCs w:val="18"/>
          <w:lang w:val="uk-UA"/>
        </w:rPr>
      </w:pPr>
    </w:p>
    <w:p w:rsidR="00247E23" w:rsidRDefault="00247E23" w:rsidP="00FE62BE">
      <w:pPr>
        <w:rPr>
          <w:lang w:val="uk-UA"/>
        </w:rPr>
      </w:pPr>
      <w:r>
        <w:rPr>
          <w:lang w:val="uk-UA"/>
        </w:rPr>
        <w:t>Посилання на пул-</w:t>
      </w:r>
      <w:proofErr w:type="spellStart"/>
      <w:r>
        <w:rPr>
          <w:lang w:val="uk-UA"/>
        </w:rPr>
        <w:t>реквест</w:t>
      </w:r>
      <w:proofErr w:type="spellEnd"/>
      <w:r>
        <w:rPr>
          <w:lang w:val="uk-UA"/>
        </w:rPr>
        <w:t xml:space="preserve"> коду:</w:t>
      </w:r>
      <w:r w:rsidRPr="00247E23">
        <w:t xml:space="preserve"> </w:t>
      </w:r>
      <w:hyperlink r:id="rId31" w:anchor="diff-443f391fe30ccb493f8654c0c0547c46d04f8b98181eb057b6920185ba133a7a" w:history="1">
        <w:r w:rsidRPr="00350D97">
          <w:rPr>
            <w:rStyle w:val="a4"/>
            <w:lang w:val="uk-UA"/>
          </w:rPr>
          <w:t>https://github.com/artificial-intelligence-department/ai_programming_playground_2026/pull/150/changes#diff-443f391fe30ccb493f8654c0c0547c46d04f8b98181eb057b6920185ba133a7a</w:t>
        </w:r>
      </w:hyperlink>
      <w:r>
        <w:rPr>
          <w:lang w:val="uk-UA"/>
        </w:rPr>
        <w:t xml:space="preserve"> </w:t>
      </w:r>
    </w:p>
    <w:p w:rsidR="00247E23" w:rsidRDefault="00247E23" w:rsidP="00FE62BE">
      <w:pPr>
        <w:rPr>
          <w:lang w:val="uk-UA"/>
        </w:rPr>
      </w:pPr>
    </w:p>
    <w:p w:rsidR="00247E23" w:rsidRPr="00247E23" w:rsidRDefault="00247E23" w:rsidP="00FE62BE">
      <w:pPr>
        <w:rPr>
          <w:lang w:val="uk-UA"/>
        </w:rPr>
      </w:pPr>
    </w:p>
    <w:p w:rsidR="00247E23" w:rsidRDefault="00247E23" w:rsidP="00FE62BE">
      <w:pPr>
        <w:rPr>
          <w:sz w:val="28"/>
          <w:szCs w:val="28"/>
          <w:lang w:val="uk-UA"/>
        </w:rPr>
      </w:pPr>
      <w:r>
        <w:rPr>
          <w:sz w:val="28"/>
          <w:szCs w:val="28"/>
          <w:lang w:val="uk-UA"/>
        </w:rPr>
        <w:t>Народна вакцина:</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586C0"/>
          <w:sz w:val="21"/>
          <w:szCs w:val="21"/>
          <w:lang w:val="uk-UA" w:eastAsia="uk-UA"/>
        </w:rPr>
        <w:t>#</w:t>
      </w:r>
      <w:proofErr w:type="spellStart"/>
      <w:r w:rsidRPr="00247E23">
        <w:rPr>
          <w:rFonts w:ascii="Consolas" w:hAnsi="Consolas"/>
          <w:color w:val="C586C0"/>
          <w:sz w:val="21"/>
          <w:szCs w:val="21"/>
          <w:lang w:val="uk-UA" w:eastAsia="uk-UA"/>
        </w:rPr>
        <w:t>include</w:t>
      </w:r>
      <w:proofErr w:type="spellEnd"/>
      <w:r w:rsidRPr="00247E23">
        <w:rPr>
          <w:rFonts w:ascii="Consolas" w:hAnsi="Consolas"/>
          <w:color w:val="569CD6"/>
          <w:sz w:val="21"/>
          <w:szCs w:val="21"/>
          <w:lang w:val="uk-UA" w:eastAsia="uk-UA"/>
        </w:rPr>
        <w:t xml:space="preserve"> </w:t>
      </w:r>
      <w:r w:rsidRPr="00247E23">
        <w:rPr>
          <w:rFonts w:ascii="Consolas" w:hAnsi="Consolas"/>
          <w:color w:val="A5D6FF"/>
          <w:sz w:val="21"/>
          <w:szCs w:val="21"/>
          <w:lang w:val="uk-UA" w:eastAsia="uk-UA"/>
        </w:rPr>
        <w:t>&lt;</w:t>
      </w:r>
      <w:proofErr w:type="spellStart"/>
      <w:r w:rsidRPr="00247E23">
        <w:rPr>
          <w:rFonts w:ascii="Consolas" w:hAnsi="Consolas"/>
          <w:color w:val="A5D6FF"/>
          <w:sz w:val="21"/>
          <w:szCs w:val="21"/>
          <w:lang w:val="uk-UA" w:eastAsia="uk-UA"/>
        </w:rPr>
        <w:t>iostream</w:t>
      </w:r>
      <w:proofErr w:type="spellEnd"/>
      <w:r w:rsidRPr="00247E23">
        <w:rPr>
          <w:rFonts w:ascii="Consolas" w:hAnsi="Consolas"/>
          <w:color w:val="A5D6FF"/>
          <w:sz w:val="21"/>
          <w:szCs w:val="21"/>
          <w:lang w:val="uk-UA" w:eastAsia="uk-UA"/>
        </w:rPr>
        <w:t>&gt;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proofErr w:type="spellStart"/>
      <w:r w:rsidRPr="00247E23">
        <w:rPr>
          <w:rFonts w:ascii="Consolas" w:hAnsi="Consolas"/>
          <w:color w:val="C586C0"/>
          <w:sz w:val="21"/>
          <w:szCs w:val="21"/>
          <w:lang w:val="uk-UA" w:eastAsia="uk-UA"/>
        </w:rPr>
        <w:t>using</w:t>
      </w:r>
      <w:proofErr w:type="spellEnd"/>
      <w:r w:rsidRPr="00247E23">
        <w:rPr>
          <w:rFonts w:ascii="Consolas" w:hAnsi="Consolas"/>
          <w:color w:val="BBBEBF"/>
          <w:sz w:val="21"/>
          <w:szCs w:val="21"/>
          <w:lang w:val="uk-UA" w:eastAsia="uk-UA"/>
        </w:rPr>
        <w:t xml:space="preserve"> </w:t>
      </w:r>
      <w:proofErr w:type="spellStart"/>
      <w:r w:rsidRPr="00247E23">
        <w:rPr>
          <w:rFonts w:ascii="Consolas" w:hAnsi="Consolas"/>
          <w:color w:val="FF7B72"/>
          <w:sz w:val="21"/>
          <w:szCs w:val="21"/>
          <w:lang w:val="uk-UA" w:eastAsia="uk-UA"/>
        </w:rPr>
        <w:t>namespace</w:t>
      </w:r>
      <w:proofErr w:type="spellEnd"/>
      <w:r w:rsidRPr="00247E23">
        <w:rPr>
          <w:rFonts w:ascii="Consolas" w:hAnsi="Consolas"/>
          <w:color w:val="BBBEBF"/>
          <w:sz w:val="21"/>
          <w:szCs w:val="21"/>
          <w:lang w:val="uk-UA" w:eastAsia="uk-UA"/>
        </w:rPr>
        <w:t xml:space="preserve"> </w:t>
      </w:r>
      <w:proofErr w:type="spellStart"/>
      <w:r w:rsidRPr="00247E23">
        <w:rPr>
          <w:rFonts w:ascii="Consolas" w:hAnsi="Consolas"/>
          <w:color w:val="4EC9B0"/>
          <w:sz w:val="21"/>
          <w:szCs w:val="21"/>
          <w:lang w:val="uk-UA" w:eastAsia="uk-UA"/>
        </w:rPr>
        <w:t>std</w:t>
      </w:r>
      <w:proofErr w:type="spellEnd"/>
      <w:r w:rsidRPr="00247E23">
        <w:rPr>
          <w:rFonts w:ascii="Consolas" w:hAnsi="Consolas"/>
          <w:color w:val="BBBEBF"/>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8B949E"/>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8B949E"/>
          <w:sz w:val="21"/>
          <w:szCs w:val="21"/>
          <w:lang w:val="uk-UA" w:eastAsia="uk-UA"/>
        </w:rPr>
        <w:t>    Умова:</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8B949E"/>
          <w:sz w:val="21"/>
          <w:szCs w:val="21"/>
          <w:lang w:val="uk-UA" w:eastAsia="uk-UA"/>
        </w:rPr>
        <w:t xml:space="preserve">    Зеник дуже любить пити чай, адже це хороша профілактика від </w:t>
      </w:r>
      <w:proofErr w:type="spellStart"/>
      <w:r w:rsidRPr="00247E23">
        <w:rPr>
          <w:rFonts w:ascii="Consolas" w:hAnsi="Consolas"/>
          <w:color w:val="8B949E"/>
          <w:sz w:val="21"/>
          <w:szCs w:val="21"/>
          <w:lang w:val="uk-UA" w:eastAsia="uk-UA"/>
        </w:rPr>
        <w:t>реп’яховірусу</w:t>
      </w:r>
      <w:proofErr w:type="spellEnd"/>
      <w:r w:rsidRPr="00247E23">
        <w:rPr>
          <w:rFonts w:ascii="Consolas" w:hAnsi="Consolas"/>
          <w:color w:val="8B949E"/>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8B949E"/>
          <w:sz w:val="21"/>
          <w:szCs w:val="21"/>
          <w:lang w:val="uk-UA" w:eastAsia="uk-UA"/>
        </w:rPr>
        <w:t xml:space="preserve">Зеник дуже </w:t>
      </w:r>
      <w:proofErr w:type="spellStart"/>
      <w:r w:rsidRPr="00247E23">
        <w:rPr>
          <w:rFonts w:ascii="Consolas" w:hAnsi="Consolas"/>
          <w:color w:val="8B949E"/>
          <w:sz w:val="21"/>
          <w:szCs w:val="21"/>
          <w:lang w:val="uk-UA" w:eastAsia="uk-UA"/>
        </w:rPr>
        <w:t>відповідально</w:t>
      </w:r>
      <w:proofErr w:type="spellEnd"/>
      <w:r w:rsidRPr="00247E23">
        <w:rPr>
          <w:rFonts w:ascii="Consolas" w:hAnsi="Consolas"/>
          <w:color w:val="8B949E"/>
          <w:sz w:val="21"/>
          <w:szCs w:val="21"/>
          <w:lang w:val="uk-UA" w:eastAsia="uk-UA"/>
        </w:rPr>
        <w:t xml:space="preserve"> ставиться до чаювання, а тому завжди дотримується строгих правил: він п’є чай кожної години, починаючи о 9-тій ранку та закінчуючи о 9-тій вечора, об’єм випитого чаю — завжди ціле число. До того ж, Зеник свято вірить, що для кращого ефекту всі різниці між об’ємами випитого чаю під час двох послідовних чаювань мають бути однаковими протягом усього дня. Тобто об’єми чаю, випитого протягом дня, мають утворювати арифметичну прогресію.</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8B949E"/>
          <w:sz w:val="21"/>
          <w:szCs w:val="21"/>
          <w:lang w:val="uk-UA" w:eastAsia="uk-UA"/>
        </w:rPr>
        <w:t xml:space="preserve">Щоранку Зеник прокидається та планує чаювання на цей день. Для цього він обирає два цілих числа </w:t>
      </w:r>
      <w:r w:rsidRPr="00247E23">
        <w:rPr>
          <w:rFonts w:ascii="Cambria Math" w:hAnsi="Cambria Math" w:cs="Cambria Math"/>
          <w:color w:val="8B949E"/>
          <w:sz w:val="21"/>
          <w:szCs w:val="21"/>
          <w:lang w:val="uk-UA" w:eastAsia="uk-UA"/>
        </w:rPr>
        <w:t>𝑎</w:t>
      </w:r>
      <w:r w:rsidRPr="00247E23">
        <w:rPr>
          <w:rFonts w:ascii="Consolas" w:hAnsi="Consolas"/>
          <w:color w:val="8B949E"/>
          <w:sz w:val="21"/>
          <w:szCs w:val="21"/>
          <w:lang w:val="uk-UA" w:eastAsia="uk-UA"/>
        </w:rPr>
        <w:t xml:space="preserve"> — об’єм чаю, який потрібно випити о 9-тій годині ранку, та </w:t>
      </w:r>
      <w:r w:rsidRPr="00247E23">
        <w:rPr>
          <w:rFonts w:ascii="Cambria Math" w:hAnsi="Cambria Math" w:cs="Cambria Math"/>
          <w:color w:val="8B949E"/>
          <w:sz w:val="21"/>
          <w:szCs w:val="21"/>
          <w:lang w:val="uk-UA" w:eastAsia="uk-UA"/>
        </w:rPr>
        <w:t>𝑏</w:t>
      </w:r>
      <w:r w:rsidRPr="00247E23">
        <w:rPr>
          <w:rFonts w:ascii="Consolas" w:hAnsi="Consolas"/>
          <w:color w:val="8B949E"/>
          <w:sz w:val="21"/>
          <w:szCs w:val="21"/>
          <w:lang w:val="uk-UA" w:eastAsia="uk-UA"/>
        </w:rPr>
        <w:t xml:space="preserve"> — об’єм чаю, який потрібно випити о 9-тій вечора.</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8B949E"/>
          <w:sz w:val="21"/>
          <w:szCs w:val="21"/>
          <w:lang w:val="uk-UA" w:eastAsia="uk-UA"/>
        </w:rPr>
        <w:t>Далі Зеник рахує, скільки ж чаю він вип’є сумарно за день, якщо дотримуватиметься всіх своїх правил? Ця щоденна процедура виснажує Зеника.</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8B949E"/>
          <w:sz w:val="21"/>
          <w:szCs w:val="21"/>
          <w:lang w:val="uk-UA" w:eastAsia="uk-UA"/>
        </w:rPr>
        <w:t>Чи зможете ви написати програму, яка допоможе йому в обчисленнях?</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8B949E"/>
          <w:sz w:val="21"/>
          <w:szCs w:val="21"/>
          <w:lang w:val="uk-UA" w:eastAsia="uk-UA"/>
        </w:rPr>
        <w:t>Вхідні дані</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8B949E"/>
          <w:sz w:val="21"/>
          <w:szCs w:val="21"/>
          <w:lang w:val="uk-UA" w:eastAsia="uk-UA"/>
        </w:rPr>
        <w:t xml:space="preserve">В одному рядку задано два цілих числа </w:t>
      </w:r>
      <w:r w:rsidRPr="00247E23">
        <w:rPr>
          <w:rFonts w:ascii="Cambria Math" w:hAnsi="Cambria Math" w:cs="Cambria Math"/>
          <w:color w:val="8B949E"/>
          <w:sz w:val="21"/>
          <w:szCs w:val="21"/>
          <w:lang w:val="uk-UA" w:eastAsia="uk-UA"/>
        </w:rPr>
        <w:t>𝑎</w:t>
      </w:r>
      <w:r w:rsidRPr="00247E23">
        <w:rPr>
          <w:rFonts w:ascii="Consolas" w:hAnsi="Consolas"/>
          <w:color w:val="8B949E"/>
          <w:sz w:val="21"/>
          <w:szCs w:val="21"/>
          <w:lang w:val="uk-UA" w:eastAsia="uk-UA"/>
        </w:rPr>
        <w:t xml:space="preserve"> та </w:t>
      </w:r>
      <w:r w:rsidRPr="00247E23">
        <w:rPr>
          <w:rFonts w:ascii="Cambria Math" w:hAnsi="Cambria Math" w:cs="Cambria Math"/>
          <w:color w:val="8B949E"/>
          <w:sz w:val="21"/>
          <w:szCs w:val="21"/>
          <w:lang w:val="uk-UA" w:eastAsia="uk-UA"/>
        </w:rPr>
        <w:t>𝑏</w:t>
      </w:r>
      <w:r w:rsidRPr="00247E23">
        <w:rPr>
          <w:rFonts w:ascii="Consolas" w:hAnsi="Consolas"/>
          <w:color w:val="8B949E"/>
          <w:sz w:val="21"/>
          <w:szCs w:val="21"/>
          <w:lang w:val="uk-UA" w:eastAsia="uk-UA"/>
        </w:rPr>
        <w:t xml:space="preserve"> — об’єми чаю, які треба випити о 9-ій годині ранку та вечора відповідно.</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8B949E"/>
          <w:sz w:val="21"/>
          <w:szCs w:val="21"/>
          <w:lang w:val="uk-UA" w:eastAsia="uk-UA"/>
        </w:rPr>
        <w:t>Вихідні дані</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8B949E"/>
          <w:sz w:val="21"/>
          <w:szCs w:val="21"/>
          <w:lang w:val="uk-UA" w:eastAsia="uk-UA"/>
        </w:rPr>
        <w:t xml:space="preserve">Якщо </w:t>
      </w:r>
      <w:proofErr w:type="spellStart"/>
      <w:r w:rsidRPr="00247E23">
        <w:rPr>
          <w:rFonts w:ascii="Consolas" w:hAnsi="Consolas"/>
          <w:color w:val="8B949E"/>
          <w:sz w:val="21"/>
          <w:szCs w:val="21"/>
          <w:lang w:val="uk-UA" w:eastAsia="uk-UA"/>
        </w:rPr>
        <w:t>цілочисельної</w:t>
      </w:r>
      <w:proofErr w:type="spellEnd"/>
      <w:r w:rsidRPr="00247E23">
        <w:rPr>
          <w:rFonts w:ascii="Consolas" w:hAnsi="Consolas"/>
          <w:color w:val="8B949E"/>
          <w:sz w:val="21"/>
          <w:szCs w:val="21"/>
          <w:lang w:val="uk-UA" w:eastAsia="uk-UA"/>
        </w:rPr>
        <w:t xml:space="preserve"> послідовності, що задовольняє всі вимоги не існує, то виведіть -1. Інакше виведіть ціле число — сумарний об’єм випитого за день чаю.</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8B949E"/>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proofErr w:type="spellStart"/>
      <w:r w:rsidRPr="00247E23">
        <w:rPr>
          <w:rFonts w:ascii="Consolas" w:hAnsi="Consolas"/>
          <w:color w:val="FF7B72"/>
          <w:sz w:val="21"/>
          <w:szCs w:val="21"/>
          <w:lang w:val="uk-UA" w:eastAsia="uk-UA"/>
        </w:rPr>
        <w:t>int</w:t>
      </w:r>
      <w:proofErr w:type="spellEnd"/>
      <w:r w:rsidRPr="00247E23">
        <w:rPr>
          <w:rFonts w:ascii="Consolas" w:hAnsi="Consolas"/>
          <w:color w:val="BBBEBF"/>
          <w:sz w:val="21"/>
          <w:szCs w:val="21"/>
          <w:lang w:val="uk-UA" w:eastAsia="uk-UA"/>
        </w:rPr>
        <w:t xml:space="preserve"> </w:t>
      </w:r>
      <w:proofErr w:type="spellStart"/>
      <w:r w:rsidRPr="00247E23">
        <w:rPr>
          <w:rFonts w:ascii="Consolas" w:hAnsi="Consolas"/>
          <w:color w:val="D2A8FF"/>
          <w:sz w:val="21"/>
          <w:szCs w:val="21"/>
          <w:lang w:val="uk-UA" w:eastAsia="uk-UA"/>
        </w:rPr>
        <w:t>main</w:t>
      </w:r>
      <w:proofErr w:type="spellEnd"/>
      <w:r w:rsidRPr="00247E23">
        <w:rPr>
          <w:rFonts w:ascii="Consolas" w:hAnsi="Consolas"/>
          <w:color w:val="BBBEBF"/>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roofErr w:type="spellStart"/>
      <w:r w:rsidRPr="00247E23">
        <w:rPr>
          <w:rFonts w:ascii="Consolas" w:hAnsi="Consolas"/>
          <w:color w:val="FF7B72"/>
          <w:sz w:val="21"/>
          <w:szCs w:val="21"/>
          <w:lang w:val="uk-UA" w:eastAsia="uk-UA"/>
        </w:rPr>
        <w:t>long</w:t>
      </w:r>
      <w:proofErr w:type="spellEnd"/>
      <w:r w:rsidRPr="00247E23">
        <w:rPr>
          <w:rFonts w:ascii="Consolas" w:hAnsi="Consolas"/>
          <w:color w:val="BBBEBF"/>
          <w:sz w:val="21"/>
          <w:szCs w:val="21"/>
          <w:lang w:val="uk-UA" w:eastAsia="uk-UA"/>
        </w:rPr>
        <w:t xml:space="preserve"> </w:t>
      </w:r>
      <w:proofErr w:type="spellStart"/>
      <w:r w:rsidRPr="00247E23">
        <w:rPr>
          <w:rFonts w:ascii="Consolas" w:hAnsi="Consolas"/>
          <w:color w:val="FF7B72"/>
          <w:sz w:val="21"/>
          <w:szCs w:val="21"/>
          <w:lang w:val="uk-UA" w:eastAsia="uk-UA"/>
        </w:rPr>
        <w:t>long</w:t>
      </w:r>
      <w:proofErr w:type="spellEnd"/>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a</w:t>
      </w:r>
      <w:r w:rsidRPr="00247E23">
        <w:rPr>
          <w:rFonts w:ascii="Consolas" w:hAnsi="Consolas"/>
          <w:color w:val="BBBEBF"/>
          <w:sz w:val="21"/>
          <w:szCs w:val="21"/>
          <w:lang w:val="uk-UA" w:eastAsia="uk-UA"/>
        </w:rPr>
        <w:t>,</w:t>
      </w:r>
      <w:r w:rsidRPr="00247E23">
        <w:rPr>
          <w:rFonts w:ascii="Consolas" w:hAnsi="Consolas"/>
          <w:color w:val="C9D1D9"/>
          <w:sz w:val="21"/>
          <w:szCs w:val="21"/>
          <w:lang w:val="uk-UA" w:eastAsia="uk-UA"/>
        </w:rPr>
        <w:t>b</w:t>
      </w:r>
      <w:proofErr w:type="spellEnd"/>
      <w:r w:rsidRPr="00247E23">
        <w:rPr>
          <w:rFonts w:ascii="Consolas" w:hAnsi="Consolas"/>
          <w:color w:val="BBBEBF"/>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cin</w:t>
      </w:r>
      <w:proofErr w:type="spellEnd"/>
      <w:r w:rsidRPr="00247E23">
        <w:rPr>
          <w:rFonts w:ascii="Consolas" w:hAnsi="Consolas"/>
          <w:color w:val="BBBEBF"/>
          <w:sz w:val="21"/>
          <w:szCs w:val="21"/>
          <w:lang w:val="uk-UA" w:eastAsia="uk-UA"/>
        </w:rPr>
        <w:t xml:space="preserve"> </w:t>
      </w:r>
      <w:r w:rsidRPr="00247E23">
        <w:rPr>
          <w:rFonts w:ascii="Consolas" w:hAnsi="Consolas"/>
          <w:color w:val="D2A8FF"/>
          <w:sz w:val="21"/>
          <w:szCs w:val="21"/>
          <w:lang w:val="uk-UA" w:eastAsia="uk-UA"/>
        </w:rPr>
        <w:t>&gt;&gt;</w:t>
      </w:r>
      <w:r w:rsidRPr="00247E23">
        <w:rPr>
          <w:rFonts w:ascii="Consolas" w:hAnsi="Consolas"/>
          <w:color w:val="BBBEBF"/>
          <w:sz w:val="21"/>
          <w:szCs w:val="21"/>
          <w:lang w:val="uk-UA" w:eastAsia="uk-UA"/>
        </w:rPr>
        <w:t xml:space="preserve"> </w:t>
      </w:r>
      <w:r w:rsidRPr="00247E23">
        <w:rPr>
          <w:rFonts w:ascii="Consolas" w:hAnsi="Consolas"/>
          <w:color w:val="C9D1D9"/>
          <w:sz w:val="21"/>
          <w:szCs w:val="21"/>
          <w:lang w:val="uk-UA" w:eastAsia="uk-UA"/>
        </w:rPr>
        <w:t>a</w:t>
      </w:r>
      <w:r w:rsidRPr="00247E23">
        <w:rPr>
          <w:rFonts w:ascii="Consolas" w:hAnsi="Consolas"/>
          <w:color w:val="BBBEBF"/>
          <w:sz w:val="21"/>
          <w:szCs w:val="21"/>
          <w:lang w:val="uk-UA" w:eastAsia="uk-UA"/>
        </w:rPr>
        <w:t xml:space="preserve"> </w:t>
      </w:r>
      <w:r w:rsidRPr="00247E23">
        <w:rPr>
          <w:rFonts w:ascii="Consolas" w:hAnsi="Consolas"/>
          <w:color w:val="D2A8FF"/>
          <w:sz w:val="21"/>
          <w:szCs w:val="21"/>
          <w:lang w:val="uk-UA" w:eastAsia="uk-UA"/>
        </w:rPr>
        <w:t>&gt;&gt;</w:t>
      </w:r>
      <w:r w:rsidRPr="00247E23">
        <w:rPr>
          <w:rFonts w:ascii="Consolas" w:hAnsi="Consolas"/>
          <w:color w:val="BBBEBF"/>
          <w:sz w:val="21"/>
          <w:szCs w:val="21"/>
          <w:lang w:val="uk-UA" w:eastAsia="uk-UA"/>
        </w:rPr>
        <w:t xml:space="preserve"> </w:t>
      </w:r>
      <w:r w:rsidRPr="00247E23">
        <w:rPr>
          <w:rFonts w:ascii="Consolas" w:hAnsi="Consolas"/>
          <w:color w:val="C9D1D9"/>
          <w:sz w:val="21"/>
          <w:szCs w:val="21"/>
          <w:lang w:val="uk-UA" w:eastAsia="uk-UA"/>
        </w:rPr>
        <w:t>b</w:t>
      </w:r>
      <w:r w:rsidRPr="00247E23">
        <w:rPr>
          <w:rFonts w:ascii="Consolas" w:hAnsi="Consolas"/>
          <w:color w:val="BBBEBF"/>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roofErr w:type="spellStart"/>
      <w:r w:rsidRPr="00247E23">
        <w:rPr>
          <w:rFonts w:ascii="Consolas" w:hAnsi="Consolas"/>
          <w:color w:val="FF7B72"/>
          <w:sz w:val="21"/>
          <w:szCs w:val="21"/>
          <w:lang w:val="uk-UA" w:eastAsia="uk-UA"/>
        </w:rPr>
        <w:t>long</w:t>
      </w:r>
      <w:proofErr w:type="spellEnd"/>
      <w:r w:rsidRPr="00247E23">
        <w:rPr>
          <w:rFonts w:ascii="Consolas" w:hAnsi="Consolas"/>
          <w:color w:val="BBBEBF"/>
          <w:sz w:val="21"/>
          <w:szCs w:val="21"/>
          <w:lang w:val="uk-UA" w:eastAsia="uk-UA"/>
        </w:rPr>
        <w:t xml:space="preserve"> </w:t>
      </w:r>
      <w:proofErr w:type="spellStart"/>
      <w:r w:rsidRPr="00247E23">
        <w:rPr>
          <w:rFonts w:ascii="Consolas" w:hAnsi="Consolas"/>
          <w:color w:val="FF7B72"/>
          <w:sz w:val="21"/>
          <w:szCs w:val="21"/>
          <w:lang w:val="uk-UA" w:eastAsia="uk-UA"/>
        </w:rPr>
        <w:t>long</w:t>
      </w:r>
      <w:proofErr w:type="spellEnd"/>
      <w:r w:rsidRPr="00247E23">
        <w:rPr>
          <w:rFonts w:ascii="Consolas" w:hAnsi="Consolas"/>
          <w:color w:val="BBBEBF"/>
          <w:sz w:val="21"/>
          <w:szCs w:val="21"/>
          <w:lang w:val="uk-UA" w:eastAsia="uk-UA"/>
        </w:rPr>
        <w:t xml:space="preserve"> </w:t>
      </w:r>
      <w:proofErr w:type="spellStart"/>
      <w:r w:rsidRPr="00247E23">
        <w:rPr>
          <w:rFonts w:ascii="Consolas" w:hAnsi="Consolas"/>
          <w:color w:val="C9D1D9"/>
          <w:sz w:val="21"/>
          <w:szCs w:val="21"/>
          <w:lang w:val="uk-UA" w:eastAsia="uk-UA"/>
        </w:rPr>
        <w:t>sum</w:t>
      </w:r>
      <w:proofErr w:type="spellEnd"/>
      <w:r w:rsidRPr="00247E23">
        <w:rPr>
          <w:rFonts w:ascii="Consolas" w:hAnsi="Consolas"/>
          <w:color w:val="BBBEBF"/>
          <w:sz w:val="21"/>
          <w:szCs w:val="21"/>
          <w:lang w:val="uk-UA" w:eastAsia="uk-UA"/>
        </w:rPr>
        <w:t xml:space="preserve"> </w:t>
      </w:r>
      <w:r w:rsidRPr="00247E23">
        <w:rPr>
          <w:rFonts w:ascii="Consolas" w:hAnsi="Consolas"/>
          <w:color w:val="D4D4D4"/>
          <w:sz w:val="21"/>
          <w:szCs w:val="21"/>
          <w:lang w:val="uk-UA" w:eastAsia="uk-UA"/>
        </w:rPr>
        <w:t>=</w:t>
      </w:r>
      <w:r w:rsidRPr="00247E23">
        <w:rPr>
          <w:rFonts w:ascii="Consolas" w:hAnsi="Consolas"/>
          <w:color w:val="B5CEA8"/>
          <w:sz w:val="21"/>
          <w:szCs w:val="21"/>
          <w:lang w:val="uk-UA" w:eastAsia="uk-UA"/>
        </w:rPr>
        <w:t>0</w:t>
      </w:r>
      <w:r w:rsidRPr="00247E23">
        <w:rPr>
          <w:rFonts w:ascii="Consolas" w:hAnsi="Consolas"/>
          <w:color w:val="BBBEBF"/>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roofErr w:type="spellStart"/>
      <w:r w:rsidRPr="00247E23">
        <w:rPr>
          <w:rFonts w:ascii="Consolas" w:hAnsi="Consolas"/>
          <w:color w:val="C586C0"/>
          <w:sz w:val="21"/>
          <w:szCs w:val="21"/>
          <w:lang w:val="uk-UA" w:eastAsia="uk-UA"/>
        </w:rPr>
        <w:t>if</w:t>
      </w:r>
      <w:proofErr w:type="spellEnd"/>
      <w:r w:rsidRPr="00247E23">
        <w:rPr>
          <w:rFonts w:ascii="Consolas" w:hAnsi="Consolas"/>
          <w:color w:val="BBBEBF"/>
          <w:sz w:val="21"/>
          <w:szCs w:val="21"/>
          <w:lang w:val="uk-UA" w:eastAsia="uk-UA"/>
        </w:rPr>
        <w:t>((</w:t>
      </w:r>
      <w:r w:rsidRPr="00247E23">
        <w:rPr>
          <w:rFonts w:ascii="Consolas" w:hAnsi="Consolas"/>
          <w:color w:val="C9D1D9"/>
          <w:sz w:val="21"/>
          <w:szCs w:val="21"/>
          <w:lang w:val="uk-UA" w:eastAsia="uk-UA"/>
        </w:rPr>
        <w:t>b</w:t>
      </w:r>
      <w:r w:rsidRPr="00247E23">
        <w:rPr>
          <w:rFonts w:ascii="Consolas" w:hAnsi="Consolas"/>
          <w:color w:val="D4D4D4"/>
          <w:sz w:val="21"/>
          <w:szCs w:val="21"/>
          <w:lang w:val="uk-UA" w:eastAsia="uk-UA"/>
        </w:rPr>
        <w:t>-</w:t>
      </w:r>
      <w:r w:rsidRPr="00247E23">
        <w:rPr>
          <w:rFonts w:ascii="Consolas" w:hAnsi="Consolas"/>
          <w:color w:val="C9D1D9"/>
          <w:sz w:val="21"/>
          <w:szCs w:val="21"/>
          <w:lang w:val="uk-UA" w:eastAsia="uk-UA"/>
        </w:rPr>
        <w:t>a</w:t>
      </w:r>
      <w:r w:rsidRPr="00247E23">
        <w:rPr>
          <w:rFonts w:ascii="Consolas" w:hAnsi="Consolas"/>
          <w:color w:val="BBBEBF"/>
          <w:sz w:val="21"/>
          <w:szCs w:val="21"/>
          <w:lang w:val="uk-UA" w:eastAsia="uk-UA"/>
        </w:rPr>
        <w:t xml:space="preserve">) </w:t>
      </w:r>
      <w:r w:rsidRPr="00247E23">
        <w:rPr>
          <w:rFonts w:ascii="Consolas" w:hAnsi="Consolas"/>
          <w:color w:val="D4D4D4"/>
          <w:sz w:val="21"/>
          <w:szCs w:val="21"/>
          <w:lang w:val="uk-UA" w:eastAsia="uk-UA"/>
        </w:rPr>
        <w:t>%</w:t>
      </w:r>
      <w:r w:rsidRPr="00247E23">
        <w:rPr>
          <w:rFonts w:ascii="Consolas" w:hAnsi="Consolas"/>
          <w:color w:val="BBBEBF"/>
          <w:sz w:val="21"/>
          <w:szCs w:val="21"/>
          <w:lang w:val="uk-UA" w:eastAsia="uk-UA"/>
        </w:rPr>
        <w:t xml:space="preserve"> </w:t>
      </w:r>
      <w:r w:rsidRPr="00247E23">
        <w:rPr>
          <w:rFonts w:ascii="Consolas" w:hAnsi="Consolas"/>
          <w:color w:val="B5CEA8"/>
          <w:sz w:val="21"/>
          <w:szCs w:val="21"/>
          <w:lang w:val="uk-UA" w:eastAsia="uk-UA"/>
        </w:rPr>
        <w:t>12</w:t>
      </w:r>
      <w:r w:rsidRPr="00247E23">
        <w:rPr>
          <w:rFonts w:ascii="Consolas" w:hAnsi="Consolas"/>
          <w:color w:val="BBBEBF"/>
          <w:sz w:val="21"/>
          <w:szCs w:val="21"/>
          <w:lang w:val="uk-UA" w:eastAsia="uk-UA"/>
        </w:rPr>
        <w:t xml:space="preserve"> </w:t>
      </w:r>
      <w:r w:rsidRPr="00247E23">
        <w:rPr>
          <w:rFonts w:ascii="Consolas" w:hAnsi="Consolas"/>
          <w:color w:val="D4D4D4"/>
          <w:sz w:val="21"/>
          <w:szCs w:val="21"/>
          <w:lang w:val="uk-UA" w:eastAsia="uk-UA"/>
        </w:rPr>
        <w:t>==</w:t>
      </w:r>
      <w:r w:rsidRPr="00247E23">
        <w:rPr>
          <w:rFonts w:ascii="Consolas" w:hAnsi="Consolas"/>
          <w:color w:val="BBBEBF"/>
          <w:sz w:val="21"/>
          <w:szCs w:val="21"/>
          <w:lang w:val="uk-UA" w:eastAsia="uk-UA"/>
        </w:rPr>
        <w:t xml:space="preserve"> </w:t>
      </w:r>
      <w:r w:rsidRPr="00247E23">
        <w:rPr>
          <w:rFonts w:ascii="Consolas" w:hAnsi="Consolas"/>
          <w:color w:val="B5CEA8"/>
          <w:sz w:val="21"/>
          <w:szCs w:val="21"/>
          <w:lang w:val="uk-UA" w:eastAsia="uk-UA"/>
        </w:rPr>
        <w:t>0</w:t>
      </w:r>
      <w:r w:rsidRPr="00247E23">
        <w:rPr>
          <w:rFonts w:ascii="Consolas" w:hAnsi="Consolas"/>
          <w:color w:val="BBBEBF"/>
          <w:sz w:val="21"/>
          <w:szCs w:val="21"/>
          <w:lang w:val="uk-UA" w:eastAsia="uk-UA"/>
        </w:rPr>
        <w:t>)</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9D1D9"/>
          <w:sz w:val="21"/>
          <w:szCs w:val="21"/>
          <w:lang w:val="uk-UA" w:eastAsia="uk-UA"/>
        </w:rPr>
        <w:t>sum</w:t>
      </w:r>
      <w:proofErr w:type="spellEnd"/>
      <w:r w:rsidRPr="00247E23">
        <w:rPr>
          <w:rFonts w:ascii="Consolas" w:hAnsi="Consolas"/>
          <w:color w:val="C9D1D9"/>
          <w:sz w:val="21"/>
          <w:szCs w:val="21"/>
          <w:lang w:val="uk-UA" w:eastAsia="uk-UA"/>
        </w:rPr>
        <w:t xml:space="preserve"> </w:t>
      </w:r>
      <w:r w:rsidRPr="00247E23">
        <w:rPr>
          <w:rFonts w:ascii="Consolas" w:hAnsi="Consolas"/>
          <w:color w:val="D4D4D4"/>
          <w:sz w:val="21"/>
          <w:szCs w:val="21"/>
          <w:lang w:val="uk-UA" w:eastAsia="uk-UA"/>
        </w:rPr>
        <w:t>+=</w:t>
      </w:r>
      <w:r w:rsidRPr="00247E23">
        <w:rPr>
          <w:rFonts w:ascii="Consolas" w:hAnsi="Consolas"/>
          <w:color w:val="B5CEA8"/>
          <w:sz w:val="21"/>
          <w:szCs w:val="21"/>
          <w:lang w:val="uk-UA" w:eastAsia="uk-UA"/>
        </w:rPr>
        <w:t>13</w:t>
      </w:r>
      <w:r w:rsidRPr="00247E23">
        <w:rPr>
          <w:rFonts w:ascii="Consolas" w:hAnsi="Consolas"/>
          <w:color w:val="D4D4D4"/>
          <w:sz w:val="21"/>
          <w:szCs w:val="21"/>
          <w:lang w:val="uk-UA" w:eastAsia="uk-UA"/>
        </w:rPr>
        <w:t>*</w:t>
      </w:r>
      <w:r w:rsidRPr="00247E23">
        <w:rPr>
          <w:rFonts w:ascii="Consolas" w:hAnsi="Consolas"/>
          <w:color w:val="C9D1D9"/>
          <w:sz w:val="21"/>
          <w:szCs w:val="21"/>
          <w:lang w:val="uk-UA" w:eastAsia="uk-UA"/>
        </w:rPr>
        <w:t>(</w:t>
      </w:r>
      <w:proofErr w:type="spellStart"/>
      <w:r w:rsidRPr="00247E23">
        <w:rPr>
          <w:rFonts w:ascii="Consolas" w:hAnsi="Consolas"/>
          <w:color w:val="C9D1D9"/>
          <w:sz w:val="21"/>
          <w:szCs w:val="21"/>
          <w:lang w:val="uk-UA" w:eastAsia="uk-UA"/>
        </w:rPr>
        <w:t>a</w:t>
      </w:r>
      <w:r w:rsidRPr="00247E23">
        <w:rPr>
          <w:rFonts w:ascii="Consolas" w:hAnsi="Consolas"/>
          <w:color w:val="D4D4D4"/>
          <w:sz w:val="21"/>
          <w:szCs w:val="21"/>
          <w:lang w:val="uk-UA" w:eastAsia="uk-UA"/>
        </w:rPr>
        <w:t>+</w:t>
      </w:r>
      <w:r w:rsidRPr="00247E23">
        <w:rPr>
          <w:rFonts w:ascii="Consolas" w:hAnsi="Consolas"/>
          <w:color w:val="C9D1D9"/>
          <w:sz w:val="21"/>
          <w:szCs w:val="21"/>
          <w:lang w:val="uk-UA" w:eastAsia="uk-UA"/>
        </w:rPr>
        <w:t>b</w:t>
      </w:r>
      <w:proofErr w:type="spellEnd"/>
      <w:r w:rsidRPr="00247E23">
        <w:rPr>
          <w:rFonts w:ascii="Consolas" w:hAnsi="Consolas"/>
          <w:color w:val="C9D1D9"/>
          <w:sz w:val="21"/>
          <w:szCs w:val="21"/>
          <w:lang w:val="uk-UA" w:eastAsia="uk-UA"/>
        </w:rPr>
        <w:t>)</w:t>
      </w:r>
      <w:r w:rsidRPr="00247E23">
        <w:rPr>
          <w:rFonts w:ascii="Consolas" w:hAnsi="Consolas"/>
          <w:color w:val="D4D4D4"/>
          <w:sz w:val="21"/>
          <w:szCs w:val="21"/>
          <w:lang w:val="uk-UA" w:eastAsia="uk-UA"/>
        </w:rPr>
        <w:t>/</w:t>
      </w:r>
      <w:r w:rsidRPr="00247E23">
        <w:rPr>
          <w:rFonts w:ascii="Consolas" w:hAnsi="Consolas"/>
          <w:color w:val="B5CEA8"/>
          <w:sz w:val="21"/>
          <w:szCs w:val="21"/>
          <w:lang w:val="uk-UA" w:eastAsia="uk-UA"/>
        </w:rPr>
        <w:t>2</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9D1D9"/>
          <w:sz w:val="21"/>
          <w:szCs w:val="21"/>
          <w:lang w:val="uk-UA" w:eastAsia="uk-UA"/>
        </w:rPr>
        <w:t>cout</w:t>
      </w:r>
      <w:proofErr w:type="spellEnd"/>
      <w:r w:rsidRPr="00247E23">
        <w:rPr>
          <w:rFonts w:ascii="Consolas" w:hAnsi="Consolas"/>
          <w:color w:val="C9D1D9"/>
          <w:sz w:val="21"/>
          <w:szCs w:val="21"/>
          <w:lang w:val="uk-UA" w:eastAsia="uk-UA"/>
        </w:rPr>
        <w:t xml:space="preserve"> </w:t>
      </w:r>
      <w:r w:rsidRPr="00247E23">
        <w:rPr>
          <w:rFonts w:ascii="Consolas" w:hAnsi="Consolas"/>
          <w:color w:val="D2A8FF"/>
          <w:sz w:val="21"/>
          <w:szCs w:val="21"/>
          <w:lang w:val="uk-UA" w:eastAsia="uk-UA"/>
        </w:rPr>
        <w:t>&lt;&lt;</w:t>
      </w:r>
      <w:r w:rsidRPr="00247E23">
        <w:rPr>
          <w:rFonts w:ascii="Consolas" w:hAnsi="Consolas"/>
          <w:color w:val="C9D1D9"/>
          <w:sz w:val="21"/>
          <w:szCs w:val="21"/>
          <w:lang w:val="uk-UA" w:eastAsia="uk-UA"/>
        </w:rPr>
        <w:t xml:space="preserve"> </w:t>
      </w:r>
      <w:proofErr w:type="spellStart"/>
      <w:r w:rsidRPr="00247E23">
        <w:rPr>
          <w:rFonts w:ascii="Consolas" w:hAnsi="Consolas"/>
          <w:color w:val="C9D1D9"/>
          <w:sz w:val="21"/>
          <w:szCs w:val="21"/>
          <w:lang w:val="uk-UA" w:eastAsia="uk-UA"/>
        </w:rPr>
        <w:t>sum</w:t>
      </w:r>
      <w:proofErr w:type="spellEnd"/>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roofErr w:type="spellStart"/>
      <w:r w:rsidRPr="00247E23">
        <w:rPr>
          <w:rFonts w:ascii="Consolas" w:hAnsi="Consolas"/>
          <w:color w:val="C586C0"/>
          <w:sz w:val="21"/>
          <w:szCs w:val="21"/>
          <w:lang w:val="uk-UA" w:eastAsia="uk-UA"/>
        </w:rPr>
        <w:t>else</w:t>
      </w:r>
      <w:proofErr w:type="spellEnd"/>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xml:space="preserve">        </w:t>
      </w:r>
      <w:proofErr w:type="spellStart"/>
      <w:r w:rsidRPr="00247E23">
        <w:rPr>
          <w:rFonts w:ascii="Consolas" w:hAnsi="Consolas"/>
          <w:color w:val="C9D1D9"/>
          <w:sz w:val="21"/>
          <w:szCs w:val="21"/>
          <w:lang w:val="uk-UA" w:eastAsia="uk-UA"/>
        </w:rPr>
        <w:t>cout</w:t>
      </w:r>
      <w:proofErr w:type="spellEnd"/>
      <w:r w:rsidRPr="00247E23">
        <w:rPr>
          <w:rFonts w:ascii="Consolas" w:hAnsi="Consolas"/>
          <w:color w:val="C9D1D9"/>
          <w:sz w:val="21"/>
          <w:szCs w:val="21"/>
          <w:lang w:val="uk-UA" w:eastAsia="uk-UA"/>
        </w:rPr>
        <w:t xml:space="preserve"> </w:t>
      </w:r>
      <w:r w:rsidRPr="00247E23">
        <w:rPr>
          <w:rFonts w:ascii="Consolas" w:hAnsi="Consolas"/>
          <w:color w:val="D2A8FF"/>
          <w:sz w:val="21"/>
          <w:szCs w:val="21"/>
          <w:lang w:val="uk-UA" w:eastAsia="uk-UA"/>
        </w:rPr>
        <w:t>&lt;&lt;</w:t>
      </w:r>
      <w:r w:rsidRPr="00247E23">
        <w:rPr>
          <w:rFonts w:ascii="Consolas" w:hAnsi="Consolas"/>
          <w:color w:val="C9D1D9"/>
          <w:sz w:val="21"/>
          <w:szCs w:val="21"/>
          <w:lang w:val="uk-UA" w:eastAsia="uk-UA"/>
        </w:rPr>
        <w:t xml:space="preserve"> </w:t>
      </w:r>
      <w:r w:rsidRPr="00247E23">
        <w:rPr>
          <w:rFonts w:ascii="Consolas" w:hAnsi="Consolas"/>
          <w:color w:val="D4D4D4"/>
          <w:sz w:val="21"/>
          <w:szCs w:val="21"/>
          <w:lang w:val="uk-UA" w:eastAsia="uk-UA"/>
        </w:rPr>
        <w:t>-</w:t>
      </w:r>
      <w:r w:rsidRPr="00247E23">
        <w:rPr>
          <w:rFonts w:ascii="Consolas" w:hAnsi="Consolas"/>
          <w:color w:val="B5CEA8"/>
          <w:sz w:val="21"/>
          <w:szCs w:val="21"/>
          <w:lang w:val="uk-UA" w:eastAsia="uk-UA"/>
        </w:rPr>
        <w:t>1</w:t>
      </w:r>
      <w:r w:rsidRPr="00247E23">
        <w:rPr>
          <w:rFonts w:ascii="Consolas" w:hAnsi="Consolas"/>
          <w:color w:val="C9D1D9"/>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C9D1D9"/>
          <w:sz w:val="21"/>
          <w:szCs w:val="21"/>
          <w:lang w:val="uk-UA" w:eastAsia="uk-UA"/>
        </w:rPr>
        <w:t>    }</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 xml:space="preserve">    </w:t>
      </w:r>
      <w:proofErr w:type="spellStart"/>
      <w:r w:rsidRPr="00247E23">
        <w:rPr>
          <w:rFonts w:ascii="Consolas" w:hAnsi="Consolas"/>
          <w:color w:val="C586C0"/>
          <w:sz w:val="21"/>
          <w:szCs w:val="21"/>
          <w:lang w:val="uk-UA" w:eastAsia="uk-UA"/>
        </w:rPr>
        <w:t>return</w:t>
      </w:r>
      <w:proofErr w:type="spellEnd"/>
      <w:r w:rsidRPr="00247E23">
        <w:rPr>
          <w:rFonts w:ascii="Consolas" w:hAnsi="Consolas"/>
          <w:color w:val="BBBEBF"/>
          <w:sz w:val="21"/>
          <w:szCs w:val="21"/>
          <w:lang w:val="uk-UA" w:eastAsia="uk-UA"/>
        </w:rPr>
        <w:t xml:space="preserve"> </w:t>
      </w:r>
      <w:r w:rsidRPr="00247E23">
        <w:rPr>
          <w:rFonts w:ascii="Consolas" w:hAnsi="Consolas"/>
          <w:color w:val="B5CEA8"/>
          <w:sz w:val="21"/>
          <w:szCs w:val="21"/>
          <w:lang w:val="uk-UA" w:eastAsia="uk-UA"/>
        </w:rPr>
        <w:t>0</w:t>
      </w:r>
      <w:r w:rsidRPr="00247E23">
        <w:rPr>
          <w:rFonts w:ascii="Consolas" w:hAnsi="Consolas"/>
          <w:color w:val="BBBEBF"/>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r w:rsidRPr="00247E23">
        <w:rPr>
          <w:rFonts w:ascii="Consolas" w:hAnsi="Consolas"/>
          <w:color w:val="BBBEBF"/>
          <w:sz w:val="21"/>
          <w:szCs w:val="21"/>
          <w:lang w:val="uk-UA" w:eastAsia="uk-UA"/>
        </w:rPr>
        <w:t>}</w:t>
      </w:r>
    </w:p>
    <w:p w:rsidR="00247E23" w:rsidRPr="00247E23" w:rsidRDefault="00247E23" w:rsidP="00247E23">
      <w:pPr>
        <w:shd w:val="clear" w:color="auto" w:fill="121314"/>
        <w:spacing w:line="285" w:lineRule="atLeast"/>
        <w:rPr>
          <w:rFonts w:ascii="Consolas" w:hAnsi="Consolas"/>
          <w:color w:val="BBBEBF"/>
          <w:sz w:val="21"/>
          <w:szCs w:val="21"/>
          <w:lang w:val="uk-UA" w:eastAsia="uk-UA"/>
        </w:rPr>
      </w:pPr>
    </w:p>
    <w:p w:rsidR="00247E23" w:rsidRDefault="00247E23" w:rsidP="00FE62BE">
      <w:pPr>
        <w:rPr>
          <w:i/>
          <w:sz w:val="18"/>
          <w:szCs w:val="18"/>
          <w:lang w:val="uk-UA"/>
        </w:rPr>
      </w:pPr>
      <w:r>
        <w:rPr>
          <w:szCs w:val="28"/>
          <w:lang w:val="uk-UA"/>
        </w:rPr>
        <w:tab/>
      </w:r>
      <w:r>
        <w:rPr>
          <w:szCs w:val="28"/>
          <w:lang w:val="uk-UA"/>
        </w:rPr>
        <w:tab/>
      </w:r>
      <w:r>
        <w:rPr>
          <w:szCs w:val="28"/>
          <w:lang w:val="uk-UA"/>
        </w:rPr>
        <w:tab/>
      </w:r>
      <w:r>
        <w:rPr>
          <w:szCs w:val="28"/>
          <w:lang w:val="uk-UA"/>
        </w:rPr>
        <w:tab/>
      </w:r>
      <w:r w:rsidRPr="00EF3777">
        <w:rPr>
          <w:i/>
          <w:sz w:val="18"/>
          <w:szCs w:val="18"/>
          <w:lang w:val="uk-UA"/>
        </w:rPr>
        <w:t>#</w:t>
      </w:r>
      <w:r w:rsidRPr="00247E23">
        <w:rPr>
          <w:i/>
          <w:sz w:val="18"/>
          <w:szCs w:val="18"/>
          <w:lang w:val="en-US"/>
        </w:rPr>
        <w:t>Code</w:t>
      </w:r>
      <w:r w:rsidRPr="00EF3777">
        <w:rPr>
          <w:i/>
          <w:sz w:val="18"/>
          <w:szCs w:val="18"/>
          <w:lang w:val="uk-UA"/>
        </w:rPr>
        <w:t xml:space="preserve"> 6. </w:t>
      </w:r>
      <w:r w:rsidRPr="00247E23">
        <w:rPr>
          <w:i/>
          <w:sz w:val="18"/>
          <w:szCs w:val="18"/>
          <w:lang w:val="uk-UA"/>
        </w:rPr>
        <w:t>Код до задачі народна вакцина</w:t>
      </w:r>
    </w:p>
    <w:p w:rsidR="00247E23" w:rsidRDefault="00247E23" w:rsidP="00FE62BE">
      <w:pPr>
        <w:rPr>
          <w:i/>
          <w:sz w:val="18"/>
          <w:szCs w:val="18"/>
          <w:lang w:val="uk-UA"/>
        </w:rPr>
      </w:pPr>
    </w:p>
    <w:p w:rsidR="00247E23" w:rsidRDefault="00B84C91" w:rsidP="00FE62BE">
      <w:pPr>
        <w:rPr>
          <w:lang w:val="uk-UA"/>
        </w:rPr>
      </w:pPr>
      <w:r>
        <w:rPr>
          <w:lang w:val="uk-UA"/>
        </w:rPr>
        <w:t>Посилання на пул-</w:t>
      </w:r>
      <w:proofErr w:type="spellStart"/>
      <w:r>
        <w:rPr>
          <w:lang w:val="uk-UA"/>
        </w:rPr>
        <w:t>реквест</w:t>
      </w:r>
      <w:proofErr w:type="spellEnd"/>
      <w:r>
        <w:rPr>
          <w:lang w:val="uk-UA"/>
        </w:rPr>
        <w:t xml:space="preserve"> коду:</w:t>
      </w:r>
      <w:r w:rsidRPr="00B84C91">
        <w:t xml:space="preserve"> </w:t>
      </w:r>
      <w:hyperlink r:id="rId32" w:anchor="diff-615ef41eaa0f07e459b71f9b835145778f1ff2b12b1e7b53c6edd66184e769ff" w:history="1">
        <w:r w:rsidRPr="00350D97">
          <w:rPr>
            <w:rStyle w:val="a4"/>
            <w:lang w:val="uk-UA"/>
          </w:rPr>
          <w:t>https://github.com/artificial-intelligence-department/ai_programming_playground_2026/pull/150/changes#diff-615ef41eaa0f07e459b71f9b835145778f1ff2b12b1e7b53c6edd66184e769ff</w:t>
        </w:r>
      </w:hyperlink>
      <w:r>
        <w:rPr>
          <w:lang w:val="uk-UA"/>
        </w:rPr>
        <w:t xml:space="preserve"> </w:t>
      </w:r>
    </w:p>
    <w:p w:rsidR="00B84C91" w:rsidRDefault="00B84C91" w:rsidP="00FE62BE">
      <w:pPr>
        <w:rPr>
          <w:lang w:val="uk-UA"/>
        </w:rPr>
      </w:pPr>
    </w:p>
    <w:p w:rsidR="00187F5A" w:rsidRDefault="00AB4E69" w:rsidP="00187F5A">
      <w:pPr>
        <w:pStyle w:val="2"/>
        <w:rPr>
          <w:rFonts w:ascii="Times New Roman" w:eastAsia="Times New Roman" w:hAnsi="Times New Roman" w:cs="Times New Roman"/>
          <w:b/>
          <w:bCs/>
          <w:color w:val="000000"/>
          <w:lang w:val="uk-UA"/>
        </w:rPr>
      </w:pPr>
      <w:r>
        <w:rPr>
          <w:rFonts w:ascii="Times New Roman" w:eastAsia="Times New Roman" w:hAnsi="Times New Roman" w:cs="Times New Roman"/>
          <w:b/>
          <w:bCs/>
          <w:color w:val="000000"/>
          <w:lang w:val="uk-UA"/>
        </w:rPr>
        <w:t>4</w:t>
      </w:r>
      <w:r w:rsidR="00187F5A" w:rsidRPr="00BB61AE">
        <w:rPr>
          <w:rFonts w:ascii="Times New Roman" w:eastAsia="Times New Roman" w:hAnsi="Times New Roman" w:cs="Times New Roman"/>
          <w:b/>
          <w:bCs/>
          <w:color w:val="000000"/>
        </w:rPr>
        <w:t>.</w:t>
      </w:r>
      <w:r w:rsidR="00187F5A" w:rsidRPr="00BB61AE">
        <w:rPr>
          <w:rFonts w:ascii="Times New Roman" w:eastAsia="Times New Roman" w:hAnsi="Times New Roman" w:cs="Times New Roman"/>
          <w:b/>
          <w:bCs/>
          <w:color w:val="000000"/>
        </w:rPr>
        <w:tab/>
        <w:t>Результати виконання завдань, тестування та фактично затрачений час:</w:t>
      </w:r>
    </w:p>
    <w:p w:rsidR="00187F5A" w:rsidRDefault="00187F5A" w:rsidP="00187F5A">
      <w:pPr>
        <w:rPr>
          <w:color w:val="000000"/>
          <w:lang w:val="uk-UA"/>
        </w:rPr>
      </w:pPr>
      <w:r>
        <w:rPr>
          <w:lang w:val="uk-UA"/>
        </w:rPr>
        <w:t>Завдання 1</w:t>
      </w:r>
      <w:r w:rsidRPr="00AD3F02">
        <w:rPr>
          <w:lang w:val="uk-UA"/>
        </w:rPr>
        <w:t xml:space="preserve"> </w:t>
      </w:r>
      <w:proofErr w:type="spellStart"/>
      <w:r w:rsidRPr="00AD3F02">
        <w:rPr>
          <w:color w:val="000000"/>
        </w:rPr>
        <w:t>Lab</w:t>
      </w:r>
      <w:proofErr w:type="spellEnd"/>
      <w:r w:rsidRPr="00AD3F02">
        <w:rPr>
          <w:color w:val="000000"/>
        </w:rPr>
        <w:t xml:space="preserve"># </w:t>
      </w:r>
      <w:proofErr w:type="spellStart"/>
      <w:r w:rsidRPr="00AD3F02">
        <w:rPr>
          <w:color w:val="000000"/>
        </w:rPr>
        <w:t>programming</w:t>
      </w:r>
      <w:proofErr w:type="spellEnd"/>
      <w:r w:rsidRPr="00AD3F02">
        <w:rPr>
          <w:color w:val="000000"/>
        </w:rPr>
        <w:t xml:space="preserve">: </w:t>
      </w:r>
      <w:proofErr w:type="spellStart"/>
      <w:r w:rsidRPr="00AD3F02">
        <w:rPr>
          <w:color w:val="000000"/>
        </w:rPr>
        <w:t>Lab</w:t>
      </w:r>
      <w:proofErr w:type="spellEnd"/>
      <w:r w:rsidRPr="00AD3F02">
        <w:rPr>
          <w:color w:val="000000"/>
        </w:rPr>
        <w:t xml:space="preserve"> 1 </w:t>
      </w:r>
      <w:proofErr w:type="spellStart"/>
      <w:r w:rsidRPr="00AD3F02">
        <w:rPr>
          <w:color w:val="000000"/>
        </w:rPr>
        <w:t>Task</w:t>
      </w:r>
      <w:proofErr w:type="spellEnd"/>
      <w:r>
        <w:rPr>
          <w:color w:val="000000"/>
          <w:lang w:val="uk-UA"/>
        </w:rPr>
        <w:t xml:space="preserve"> 1</w:t>
      </w:r>
    </w:p>
    <w:p w:rsidR="00187F5A" w:rsidRDefault="00187F5A" w:rsidP="00187F5A">
      <w:pPr>
        <w:rPr>
          <w:color w:val="000000"/>
          <w:lang w:val="uk-UA"/>
        </w:rPr>
      </w:pPr>
      <w:r>
        <w:rPr>
          <w:color w:val="000000"/>
          <w:lang w:val="uk-UA"/>
        </w:rPr>
        <w:tab/>
      </w:r>
      <w:r w:rsidRPr="00187F5A">
        <w:rPr>
          <w:noProof/>
          <w:color w:val="000000"/>
          <w:lang w:val="uk-UA" w:eastAsia="uk-UA"/>
        </w:rPr>
        <w:drawing>
          <wp:inline distT="0" distB="0" distL="0" distR="0" wp14:anchorId="188F03C8" wp14:editId="2C2AA269">
            <wp:extent cx="6120765" cy="65341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765" cy="653415"/>
                    </a:xfrm>
                    <a:prstGeom prst="rect">
                      <a:avLst/>
                    </a:prstGeom>
                  </pic:spPr>
                </pic:pic>
              </a:graphicData>
            </a:graphic>
          </wp:inline>
        </w:drawing>
      </w:r>
    </w:p>
    <w:p w:rsidR="00187F5A" w:rsidRDefault="00187F5A" w:rsidP="00187F5A">
      <w:pPr>
        <w:rPr>
          <w:i/>
          <w:color w:val="000000"/>
          <w:sz w:val="18"/>
          <w:szCs w:val="18"/>
          <w:lang w:val="uk-UA"/>
        </w:rPr>
      </w:pPr>
      <w:r>
        <w:rPr>
          <w:color w:val="000000"/>
          <w:lang w:val="uk-UA"/>
        </w:rPr>
        <w:tab/>
      </w:r>
      <w:r>
        <w:rPr>
          <w:color w:val="000000"/>
          <w:lang w:val="uk-UA"/>
        </w:rPr>
        <w:tab/>
      </w:r>
      <w:r>
        <w:rPr>
          <w:color w:val="000000"/>
          <w:lang w:val="uk-UA"/>
        </w:rPr>
        <w:tab/>
      </w:r>
      <w:r>
        <w:rPr>
          <w:color w:val="000000"/>
          <w:lang w:val="uk-UA"/>
        </w:rPr>
        <w:tab/>
      </w:r>
      <w:r>
        <w:rPr>
          <w:color w:val="000000"/>
          <w:lang w:val="uk-UA"/>
        </w:rPr>
        <w:tab/>
      </w:r>
      <w:r>
        <w:rPr>
          <w:i/>
          <w:color w:val="000000"/>
          <w:sz w:val="18"/>
          <w:szCs w:val="18"/>
          <w:lang w:val="uk-UA"/>
        </w:rPr>
        <w:t>Рис</w:t>
      </w:r>
      <w:r w:rsidR="00CA362F">
        <w:rPr>
          <w:i/>
          <w:color w:val="000000"/>
          <w:sz w:val="18"/>
          <w:szCs w:val="18"/>
          <w:lang w:val="uk-UA"/>
        </w:rPr>
        <w:t xml:space="preserve"> 6. Виконання завдання 1 з лабораторної</w:t>
      </w:r>
    </w:p>
    <w:p w:rsidR="00CA362F" w:rsidRDefault="00CA362F" w:rsidP="00187F5A">
      <w:pPr>
        <w:rPr>
          <w:i/>
          <w:color w:val="000000"/>
          <w:sz w:val="18"/>
          <w:szCs w:val="18"/>
          <w:lang w:val="uk-UA"/>
        </w:rPr>
      </w:pPr>
    </w:p>
    <w:p w:rsidR="00CA362F" w:rsidRDefault="00CA362F" w:rsidP="00187F5A">
      <w:pPr>
        <w:rPr>
          <w:szCs w:val="18"/>
          <w:lang w:val="uk-UA"/>
        </w:rPr>
      </w:pPr>
      <w:r>
        <w:rPr>
          <w:szCs w:val="18"/>
          <w:lang w:val="uk-UA"/>
        </w:rPr>
        <w:t>Час затрачений на виконання: 20хв</w:t>
      </w:r>
    </w:p>
    <w:p w:rsidR="00CA362F" w:rsidRDefault="00CA362F" w:rsidP="00187F5A">
      <w:pPr>
        <w:rPr>
          <w:szCs w:val="18"/>
          <w:lang w:val="uk-UA"/>
        </w:rPr>
      </w:pPr>
    </w:p>
    <w:p w:rsidR="00CA362F" w:rsidRPr="00AD3F02" w:rsidRDefault="00CA362F" w:rsidP="00CA362F">
      <w:pPr>
        <w:rPr>
          <w:shd w:val="clear" w:color="auto" w:fill="FFF2CC"/>
          <w:lang w:val="uk-UA"/>
        </w:rPr>
      </w:pPr>
      <w:r w:rsidRPr="00AD3F02">
        <w:t>Завдання №2</w:t>
      </w:r>
      <w:r>
        <w:rPr>
          <w:lang w:val="uk-UA"/>
        </w:rPr>
        <w:t xml:space="preserve"> </w:t>
      </w:r>
      <w:proofErr w:type="spellStart"/>
      <w:r w:rsidRPr="00AD3F02">
        <w:rPr>
          <w:color w:val="000000"/>
        </w:rPr>
        <w:t>Lab</w:t>
      </w:r>
      <w:proofErr w:type="spellEnd"/>
      <w:r w:rsidRPr="00AD3F02">
        <w:rPr>
          <w:color w:val="000000"/>
        </w:rPr>
        <w:t xml:space="preserve"># </w:t>
      </w:r>
      <w:proofErr w:type="spellStart"/>
      <w:r w:rsidRPr="00AD3F02">
        <w:rPr>
          <w:color w:val="000000"/>
        </w:rPr>
        <w:t>programming</w:t>
      </w:r>
      <w:proofErr w:type="spellEnd"/>
      <w:r w:rsidRPr="00AD3F02">
        <w:rPr>
          <w:color w:val="000000"/>
        </w:rPr>
        <w:t xml:space="preserve">: </w:t>
      </w:r>
      <w:proofErr w:type="spellStart"/>
      <w:r w:rsidRPr="00AD3F02">
        <w:rPr>
          <w:color w:val="000000"/>
        </w:rPr>
        <w:t>Lab</w:t>
      </w:r>
      <w:proofErr w:type="spellEnd"/>
      <w:r w:rsidRPr="00AD3F02">
        <w:rPr>
          <w:color w:val="000000"/>
        </w:rPr>
        <w:t xml:space="preserve"> 1 </w:t>
      </w:r>
      <w:proofErr w:type="spellStart"/>
      <w:r w:rsidRPr="00AD3F02">
        <w:rPr>
          <w:color w:val="000000"/>
        </w:rPr>
        <w:t>Task</w:t>
      </w:r>
      <w:proofErr w:type="spellEnd"/>
      <w:r w:rsidRPr="00AD3F02">
        <w:rPr>
          <w:color w:val="000000"/>
        </w:rPr>
        <w:t xml:space="preserve"> 2</w:t>
      </w:r>
    </w:p>
    <w:p w:rsidR="00CA362F" w:rsidRDefault="00CA362F" w:rsidP="00187F5A">
      <w:pPr>
        <w:rPr>
          <w:szCs w:val="18"/>
          <w:lang w:val="uk-UA"/>
        </w:rPr>
      </w:pPr>
      <w:r w:rsidRPr="00CA362F">
        <w:rPr>
          <w:noProof/>
          <w:szCs w:val="18"/>
          <w:lang w:val="uk-UA" w:eastAsia="uk-UA"/>
        </w:rPr>
        <w:drawing>
          <wp:inline distT="0" distB="0" distL="0" distR="0" wp14:anchorId="14536316" wp14:editId="3482F24F">
            <wp:extent cx="5639289" cy="1165961"/>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39289" cy="1165961"/>
                    </a:xfrm>
                    <a:prstGeom prst="rect">
                      <a:avLst/>
                    </a:prstGeom>
                  </pic:spPr>
                </pic:pic>
              </a:graphicData>
            </a:graphic>
          </wp:inline>
        </w:drawing>
      </w:r>
    </w:p>
    <w:p w:rsidR="00CA362F" w:rsidRDefault="00CA362F" w:rsidP="00187F5A">
      <w:pPr>
        <w:rPr>
          <w:i/>
          <w:sz w:val="18"/>
          <w:szCs w:val="18"/>
          <w:lang w:val="uk-UA"/>
        </w:rPr>
      </w:pPr>
      <w:r>
        <w:rPr>
          <w:szCs w:val="18"/>
          <w:lang w:val="uk-UA"/>
        </w:rPr>
        <w:tab/>
      </w:r>
      <w:r>
        <w:rPr>
          <w:szCs w:val="18"/>
          <w:lang w:val="uk-UA"/>
        </w:rPr>
        <w:tab/>
      </w:r>
      <w:r>
        <w:rPr>
          <w:szCs w:val="18"/>
          <w:lang w:val="uk-UA"/>
        </w:rPr>
        <w:tab/>
      </w:r>
      <w:r>
        <w:rPr>
          <w:szCs w:val="18"/>
          <w:lang w:val="uk-UA"/>
        </w:rPr>
        <w:tab/>
      </w:r>
      <w:r>
        <w:rPr>
          <w:szCs w:val="18"/>
          <w:lang w:val="uk-UA"/>
        </w:rPr>
        <w:tab/>
      </w:r>
      <w:r>
        <w:rPr>
          <w:i/>
          <w:sz w:val="18"/>
          <w:szCs w:val="18"/>
          <w:lang w:val="uk-UA"/>
        </w:rPr>
        <w:t>Рис 7. Виконання завдання 2 з лабораторної</w:t>
      </w:r>
    </w:p>
    <w:p w:rsidR="00CA362F" w:rsidRDefault="00CA362F" w:rsidP="00187F5A">
      <w:pPr>
        <w:rPr>
          <w:i/>
          <w:sz w:val="18"/>
          <w:szCs w:val="18"/>
          <w:lang w:val="uk-UA"/>
        </w:rPr>
      </w:pPr>
    </w:p>
    <w:p w:rsidR="00CA362F" w:rsidRDefault="00CA362F" w:rsidP="00187F5A">
      <w:pPr>
        <w:rPr>
          <w:szCs w:val="18"/>
          <w:lang w:val="uk-UA"/>
        </w:rPr>
      </w:pPr>
      <w:r>
        <w:rPr>
          <w:szCs w:val="18"/>
          <w:lang w:val="uk-UA"/>
        </w:rPr>
        <w:t>Час затрачений на виконання завдання: 10хв</w:t>
      </w:r>
    </w:p>
    <w:p w:rsidR="00CA362F" w:rsidRDefault="00CA362F" w:rsidP="00187F5A">
      <w:pPr>
        <w:rPr>
          <w:szCs w:val="18"/>
          <w:lang w:val="uk-UA"/>
        </w:rPr>
      </w:pPr>
    </w:p>
    <w:p w:rsidR="00CA362F" w:rsidRDefault="00CA362F" w:rsidP="00CA362F">
      <w:pPr>
        <w:rPr>
          <w:lang w:val="uk-UA"/>
        </w:rPr>
      </w:pPr>
      <w:r w:rsidRPr="00AD3F02">
        <w:t>Завдання №</w:t>
      </w:r>
      <w:r w:rsidRPr="00AD3F02">
        <w:rPr>
          <w:lang w:val="uk-UA"/>
        </w:rPr>
        <w:t xml:space="preserve">3 </w:t>
      </w:r>
      <w:proofErr w:type="spellStart"/>
      <w:r w:rsidRPr="00AD3F02">
        <w:t>Lab</w:t>
      </w:r>
      <w:proofErr w:type="spellEnd"/>
      <w:r>
        <w:t xml:space="preserve"># </w:t>
      </w:r>
      <w:proofErr w:type="spellStart"/>
      <w:r>
        <w:t>programming</w:t>
      </w:r>
      <w:proofErr w:type="spellEnd"/>
      <w:r>
        <w:t xml:space="preserve">: </w:t>
      </w:r>
      <w:proofErr w:type="spellStart"/>
      <w:r>
        <w:t>Algoteste</w:t>
      </w:r>
      <w:proofErr w:type="spellEnd"/>
      <w:r>
        <w:rPr>
          <w:lang w:val="en-US"/>
        </w:rPr>
        <w:t xml:space="preserve">r </w:t>
      </w:r>
      <w:proofErr w:type="spellStart"/>
      <w:r w:rsidRPr="00AD3F02">
        <w:t>Task</w:t>
      </w:r>
      <w:proofErr w:type="spellEnd"/>
      <w:r w:rsidRPr="00AD3F02">
        <w:t xml:space="preserve"> 1</w:t>
      </w:r>
      <w:r>
        <w:rPr>
          <w:lang w:val="en-US"/>
        </w:rPr>
        <w:t xml:space="preserve"> </w:t>
      </w:r>
      <w:r>
        <w:rPr>
          <w:lang w:val="uk-UA"/>
        </w:rPr>
        <w:t>Варіант 3</w:t>
      </w:r>
    </w:p>
    <w:p w:rsidR="00CA362F" w:rsidRPr="00CA362F" w:rsidRDefault="00CA362F" w:rsidP="00CA362F">
      <w:pPr>
        <w:rPr>
          <w:lang w:val="uk-UA"/>
        </w:rPr>
      </w:pPr>
      <w:r w:rsidRPr="00CA362F">
        <w:rPr>
          <w:noProof/>
          <w:lang w:val="uk-UA" w:eastAsia="uk-UA"/>
        </w:rPr>
        <w:drawing>
          <wp:inline distT="0" distB="0" distL="0" distR="0" wp14:anchorId="6373EFA6" wp14:editId="25BBEA08">
            <wp:extent cx="4038950" cy="1234547"/>
            <wp:effectExtent l="0" t="0" r="0" b="381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038950" cy="1234547"/>
                    </a:xfrm>
                    <a:prstGeom prst="rect">
                      <a:avLst/>
                    </a:prstGeom>
                  </pic:spPr>
                </pic:pic>
              </a:graphicData>
            </a:graphic>
          </wp:inline>
        </w:drawing>
      </w:r>
    </w:p>
    <w:p w:rsidR="00CA362F" w:rsidRDefault="00CA362F" w:rsidP="00187F5A">
      <w:pPr>
        <w:rPr>
          <w:i/>
          <w:sz w:val="18"/>
          <w:szCs w:val="18"/>
          <w:lang w:val="uk-UA"/>
        </w:rPr>
      </w:pPr>
      <w:r>
        <w:rPr>
          <w:szCs w:val="18"/>
        </w:rPr>
        <w:tab/>
      </w:r>
      <w:r>
        <w:rPr>
          <w:szCs w:val="18"/>
        </w:rPr>
        <w:tab/>
      </w:r>
      <w:r>
        <w:rPr>
          <w:szCs w:val="18"/>
        </w:rPr>
        <w:tab/>
      </w:r>
      <w:r>
        <w:rPr>
          <w:i/>
          <w:sz w:val="18"/>
          <w:szCs w:val="18"/>
          <w:lang w:val="uk-UA"/>
        </w:rPr>
        <w:t xml:space="preserve">Рис 8. Виконання завдання 1 з </w:t>
      </w:r>
      <w:proofErr w:type="spellStart"/>
      <w:r>
        <w:rPr>
          <w:i/>
          <w:sz w:val="18"/>
          <w:szCs w:val="18"/>
          <w:lang w:val="uk-UA"/>
        </w:rPr>
        <w:t>алготестера</w:t>
      </w:r>
      <w:proofErr w:type="spellEnd"/>
    </w:p>
    <w:p w:rsidR="00CA362F" w:rsidRDefault="00CA362F" w:rsidP="00187F5A">
      <w:pPr>
        <w:rPr>
          <w:szCs w:val="18"/>
        </w:rPr>
      </w:pPr>
      <w:r w:rsidRPr="00CA362F">
        <w:rPr>
          <w:noProof/>
          <w:szCs w:val="18"/>
          <w:lang w:val="uk-UA" w:eastAsia="uk-UA"/>
        </w:rPr>
        <w:drawing>
          <wp:inline distT="0" distB="0" distL="0" distR="0" wp14:anchorId="25CA0FA0" wp14:editId="5A5C2D2C">
            <wp:extent cx="6120765" cy="455295"/>
            <wp:effectExtent l="0" t="0" r="0"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0765" cy="455295"/>
                    </a:xfrm>
                    <a:prstGeom prst="rect">
                      <a:avLst/>
                    </a:prstGeom>
                  </pic:spPr>
                </pic:pic>
              </a:graphicData>
            </a:graphic>
          </wp:inline>
        </w:drawing>
      </w:r>
    </w:p>
    <w:p w:rsidR="00CA362F" w:rsidRDefault="00CA362F" w:rsidP="00187F5A">
      <w:pPr>
        <w:rPr>
          <w:i/>
          <w:sz w:val="18"/>
          <w:szCs w:val="18"/>
          <w:lang w:val="uk-UA"/>
        </w:rPr>
      </w:pPr>
      <w:r>
        <w:rPr>
          <w:szCs w:val="18"/>
        </w:rPr>
        <w:tab/>
      </w:r>
      <w:r>
        <w:rPr>
          <w:szCs w:val="18"/>
        </w:rPr>
        <w:tab/>
      </w:r>
      <w:r>
        <w:rPr>
          <w:szCs w:val="18"/>
        </w:rPr>
        <w:tab/>
      </w:r>
      <w:r>
        <w:rPr>
          <w:i/>
          <w:sz w:val="18"/>
          <w:szCs w:val="18"/>
          <w:lang w:val="uk-UA"/>
        </w:rPr>
        <w:t xml:space="preserve">Рис 9. Зарахування завдання в системі </w:t>
      </w:r>
      <w:proofErr w:type="spellStart"/>
      <w:r>
        <w:rPr>
          <w:i/>
          <w:sz w:val="18"/>
          <w:szCs w:val="18"/>
          <w:lang w:val="uk-UA"/>
        </w:rPr>
        <w:t>Алготестер</w:t>
      </w:r>
      <w:proofErr w:type="spellEnd"/>
    </w:p>
    <w:p w:rsidR="00CA362F" w:rsidRDefault="00CA362F" w:rsidP="00187F5A">
      <w:pPr>
        <w:rPr>
          <w:i/>
          <w:sz w:val="18"/>
          <w:szCs w:val="18"/>
          <w:lang w:val="uk-UA"/>
        </w:rPr>
      </w:pPr>
    </w:p>
    <w:p w:rsidR="00CA362F" w:rsidRDefault="00CA362F" w:rsidP="00187F5A">
      <w:pPr>
        <w:rPr>
          <w:szCs w:val="18"/>
          <w:lang w:val="uk-UA"/>
        </w:rPr>
      </w:pPr>
      <w:r>
        <w:rPr>
          <w:szCs w:val="18"/>
          <w:lang w:val="uk-UA"/>
        </w:rPr>
        <w:t>Час затрачений на виконання завдання: 25хв</w:t>
      </w:r>
    </w:p>
    <w:p w:rsidR="00CA362F" w:rsidRDefault="008D5A52" w:rsidP="00187F5A">
      <w:pPr>
        <w:rPr>
          <w:color w:val="000000"/>
          <w:lang w:val="uk-UA"/>
        </w:rPr>
      </w:pPr>
      <w:r>
        <w:rPr>
          <w:lang w:val="uk-UA"/>
        </w:rPr>
        <w:t>Завдання 4:</w:t>
      </w:r>
      <w:r w:rsidRPr="00C314E5">
        <w:t xml:space="preserve"> </w:t>
      </w:r>
      <w:proofErr w:type="spellStart"/>
      <w:r w:rsidRPr="00AD3F02">
        <w:rPr>
          <w:color w:val="000000"/>
        </w:rPr>
        <w:t>Experimental</w:t>
      </w:r>
      <w:proofErr w:type="spellEnd"/>
      <w:r w:rsidRPr="00AD3F02">
        <w:rPr>
          <w:color w:val="000000"/>
        </w:rPr>
        <w:t xml:space="preserve"> </w:t>
      </w:r>
      <w:proofErr w:type="spellStart"/>
      <w:r w:rsidRPr="00AD3F02">
        <w:rPr>
          <w:color w:val="000000"/>
        </w:rPr>
        <w:t>Exercises</w:t>
      </w:r>
      <w:proofErr w:type="spellEnd"/>
      <w:r w:rsidRPr="00AD3F02">
        <w:rPr>
          <w:color w:val="000000"/>
        </w:rPr>
        <w:t xml:space="preserve"> </w:t>
      </w:r>
      <w:proofErr w:type="spellStart"/>
      <w:r w:rsidRPr="00AD3F02">
        <w:rPr>
          <w:color w:val="000000"/>
        </w:rPr>
        <w:t>Activities</w:t>
      </w:r>
      <w:proofErr w:type="spellEnd"/>
      <w:r w:rsidRPr="00AD3F02">
        <w:rPr>
          <w:color w:val="000000"/>
        </w:rPr>
        <w:t xml:space="preserve"> - </w:t>
      </w:r>
      <w:proofErr w:type="spellStart"/>
      <w:r w:rsidRPr="00AD3F02">
        <w:rPr>
          <w:color w:val="000000"/>
        </w:rPr>
        <w:t>Binary</w:t>
      </w:r>
      <w:proofErr w:type="spellEnd"/>
      <w:r w:rsidRPr="00AD3F02">
        <w:rPr>
          <w:color w:val="000000"/>
        </w:rPr>
        <w:t xml:space="preserve"> </w:t>
      </w:r>
      <w:proofErr w:type="spellStart"/>
      <w:r w:rsidRPr="00AD3F02">
        <w:rPr>
          <w:color w:val="000000"/>
        </w:rPr>
        <w:t>Calculations</w:t>
      </w:r>
      <w:proofErr w:type="spellEnd"/>
      <w:r>
        <w:rPr>
          <w:color w:val="000000"/>
          <w:lang w:val="uk-UA"/>
        </w:rPr>
        <w:t>:</w:t>
      </w:r>
    </w:p>
    <w:p w:rsidR="008D5A52" w:rsidRDefault="008D5A52" w:rsidP="00187F5A">
      <w:pPr>
        <w:rPr>
          <w:noProof/>
          <w:lang w:val="uk-UA" w:eastAsia="uk-UA"/>
        </w:rPr>
      </w:pPr>
    </w:p>
    <w:p w:rsidR="008D5A52" w:rsidRDefault="008D5A52" w:rsidP="00187F5A">
      <w:pPr>
        <w:rPr>
          <w:szCs w:val="18"/>
          <w:lang w:val="uk-UA"/>
        </w:rPr>
      </w:pPr>
      <w:r>
        <w:rPr>
          <w:noProof/>
          <w:lang w:val="uk-UA" w:eastAsia="uk-UA"/>
        </w:rPr>
        <w:drawing>
          <wp:inline distT="0" distB="0" distL="0" distR="0" wp14:anchorId="1BB1580D" wp14:editId="4A0416BB">
            <wp:extent cx="6120765" cy="8161655"/>
            <wp:effectExtent l="8255" t="0" r="2540" b="254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rot="16200000">
                      <a:off x="0" y="0"/>
                      <a:ext cx="6120765" cy="8161655"/>
                    </a:xfrm>
                    <a:prstGeom prst="rect">
                      <a:avLst/>
                    </a:prstGeom>
                  </pic:spPr>
                </pic:pic>
              </a:graphicData>
            </a:graphic>
          </wp:inline>
        </w:drawing>
      </w:r>
    </w:p>
    <w:p w:rsidR="008D5A52" w:rsidRDefault="008D5A52" w:rsidP="00187F5A">
      <w:pPr>
        <w:rPr>
          <w:i/>
          <w:sz w:val="18"/>
          <w:szCs w:val="18"/>
          <w:lang w:val="uk-UA"/>
        </w:rPr>
      </w:pPr>
      <w:r>
        <w:rPr>
          <w:szCs w:val="18"/>
          <w:lang w:val="uk-UA"/>
        </w:rPr>
        <w:tab/>
      </w:r>
      <w:r>
        <w:rPr>
          <w:szCs w:val="18"/>
          <w:lang w:val="uk-UA"/>
        </w:rPr>
        <w:tab/>
      </w:r>
      <w:r>
        <w:rPr>
          <w:szCs w:val="18"/>
          <w:lang w:val="uk-UA"/>
        </w:rPr>
        <w:tab/>
      </w:r>
      <w:r>
        <w:rPr>
          <w:szCs w:val="18"/>
          <w:lang w:val="uk-UA"/>
        </w:rPr>
        <w:tab/>
      </w:r>
      <w:r>
        <w:rPr>
          <w:szCs w:val="18"/>
          <w:lang w:val="uk-UA"/>
        </w:rPr>
        <w:tab/>
      </w:r>
      <w:r>
        <w:rPr>
          <w:i/>
          <w:sz w:val="18"/>
          <w:szCs w:val="18"/>
        </w:rPr>
        <w:t xml:space="preserve">Рис </w:t>
      </w:r>
      <w:r>
        <w:rPr>
          <w:i/>
          <w:sz w:val="18"/>
          <w:szCs w:val="18"/>
          <w:lang w:val="uk-UA"/>
        </w:rPr>
        <w:t>10</w:t>
      </w:r>
      <w:r>
        <w:rPr>
          <w:i/>
          <w:sz w:val="18"/>
          <w:szCs w:val="18"/>
        </w:rPr>
        <w:t xml:space="preserve">. Виконання </w:t>
      </w:r>
      <w:r>
        <w:rPr>
          <w:i/>
          <w:sz w:val="18"/>
          <w:szCs w:val="18"/>
          <w:lang w:val="uk-UA"/>
        </w:rPr>
        <w:t>розрахункової роботи з системами числення</w:t>
      </w:r>
    </w:p>
    <w:p w:rsidR="008D5A52" w:rsidRDefault="008D5A52" w:rsidP="00187F5A">
      <w:pPr>
        <w:rPr>
          <w:i/>
          <w:sz w:val="18"/>
          <w:szCs w:val="18"/>
          <w:lang w:val="uk-UA"/>
        </w:rPr>
      </w:pPr>
    </w:p>
    <w:p w:rsidR="008D5A52" w:rsidRDefault="008D5A52" w:rsidP="00187F5A">
      <w:pPr>
        <w:rPr>
          <w:lang w:val="uk-UA"/>
        </w:rPr>
      </w:pPr>
    </w:p>
    <w:p w:rsidR="008D5A52" w:rsidRDefault="008D5A52" w:rsidP="00187F5A">
      <w:pPr>
        <w:rPr>
          <w:lang w:val="uk-UA"/>
        </w:rPr>
      </w:pPr>
    </w:p>
    <w:p w:rsidR="008D5A52" w:rsidRDefault="008D5A52" w:rsidP="00187F5A">
      <w:pPr>
        <w:rPr>
          <w:lang w:val="uk-UA"/>
        </w:rPr>
      </w:pPr>
      <w:r>
        <w:rPr>
          <w:lang w:val="uk-UA"/>
        </w:rPr>
        <w:t>Час затрачений на виконання завдання:20хв</w:t>
      </w:r>
    </w:p>
    <w:p w:rsidR="008D5A52" w:rsidRPr="00230B2D" w:rsidRDefault="008D5A52" w:rsidP="008D5A52">
      <w:pPr>
        <w:rPr>
          <w:color w:val="000000"/>
          <w:lang w:val="en-US"/>
        </w:rPr>
      </w:pPr>
      <w:r w:rsidRPr="00FA5996">
        <w:t>Завдання №</w:t>
      </w:r>
      <w:r w:rsidRPr="00FA5996">
        <w:rPr>
          <w:lang w:val="uk-UA"/>
        </w:rPr>
        <w:t xml:space="preserve">5 </w:t>
      </w:r>
      <w:proofErr w:type="spellStart"/>
      <w:r w:rsidRPr="00FA5996">
        <w:rPr>
          <w:color w:val="000000"/>
        </w:rPr>
        <w:t>Practice</w:t>
      </w:r>
      <w:proofErr w:type="spellEnd"/>
      <w:r w:rsidRPr="00FA5996">
        <w:rPr>
          <w:color w:val="000000"/>
        </w:rPr>
        <w:t xml:space="preserve"># </w:t>
      </w:r>
      <w:proofErr w:type="spellStart"/>
      <w:r w:rsidRPr="00FA5996">
        <w:rPr>
          <w:color w:val="000000"/>
        </w:rPr>
        <w:t>programming</w:t>
      </w:r>
      <w:proofErr w:type="spellEnd"/>
      <w:r w:rsidRPr="00FA5996">
        <w:rPr>
          <w:color w:val="000000"/>
        </w:rPr>
        <w:t xml:space="preserve">: </w:t>
      </w:r>
      <w:proofErr w:type="spellStart"/>
      <w:r w:rsidRPr="00FA5996">
        <w:rPr>
          <w:color w:val="000000"/>
        </w:rPr>
        <w:t>Class</w:t>
      </w:r>
      <w:proofErr w:type="spellEnd"/>
      <w:r w:rsidRPr="00FA5996">
        <w:rPr>
          <w:color w:val="000000"/>
        </w:rPr>
        <w:t xml:space="preserve"> </w:t>
      </w:r>
      <w:proofErr w:type="spellStart"/>
      <w:r w:rsidRPr="00FA5996">
        <w:rPr>
          <w:color w:val="000000"/>
        </w:rPr>
        <w:t>Practice</w:t>
      </w:r>
      <w:proofErr w:type="spellEnd"/>
      <w:r w:rsidRPr="00FA5996">
        <w:rPr>
          <w:color w:val="000000"/>
        </w:rPr>
        <w:t xml:space="preserve"> </w:t>
      </w:r>
      <w:proofErr w:type="spellStart"/>
      <w:r w:rsidRPr="00FA5996">
        <w:rPr>
          <w:color w:val="000000"/>
        </w:rPr>
        <w:t>Task</w:t>
      </w:r>
      <w:proofErr w:type="spellEnd"/>
      <w:r>
        <w:rPr>
          <w:color w:val="000000"/>
          <w:lang w:val="uk-UA"/>
        </w:rPr>
        <w:t xml:space="preserve"> – Аналізатор надійності пароля</w:t>
      </w:r>
    </w:p>
    <w:p w:rsidR="008D5A52" w:rsidRDefault="008D5A52" w:rsidP="00187F5A">
      <w:pPr>
        <w:rPr>
          <w:noProof/>
          <w:lang w:val="uk-UA" w:eastAsia="uk-UA"/>
        </w:rPr>
      </w:pPr>
      <w:r w:rsidRPr="008D5A52">
        <w:rPr>
          <w:noProof/>
          <w:lang w:val="uk-UA" w:eastAsia="uk-UA"/>
        </w:rPr>
        <w:drawing>
          <wp:inline distT="0" distB="0" distL="0" distR="0" wp14:anchorId="2ADFA837" wp14:editId="01A61896">
            <wp:extent cx="4656223" cy="1577477"/>
            <wp:effectExtent l="0" t="0" r="0" b="381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656223" cy="1577477"/>
                    </a:xfrm>
                    <a:prstGeom prst="rect">
                      <a:avLst/>
                    </a:prstGeom>
                  </pic:spPr>
                </pic:pic>
              </a:graphicData>
            </a:graphic>
          </wp:inline>
        </w:drawing>
      </w:r>
      <w:r w:rsidRPr="008D5A52">
        <w:rPr>
          <w:noProof/>
          <w:lang w:val="uk-UA" w:eastAsia="uk-UA"/>
        </w:rPr>
        <w:t xml:space="preserve"> </w:t>
      </w:r>
    </w:p>
    <w:p w:rsidR="000B314A" w:rsidRPr="000B314A" w:rsidRDefault="000B314A" w:rsidP="00187F5A">
      <w:pPr>
        <w:rPr>
          <w:i/>
          <w:sz w:val="18"/>
          <w:szCs w:val="18"/>
          <w:lang w:val="uk-UA"/>
        </w:rPr>
      </w:pPr>
      <w:r>
        <w:rPr>
          <w:noProof/>
          <w:lang w:val="uk-UA" w:eastAsia="uk-UA"/>
        </w:rPr>
        <w:tab/>
      </w:r>
      <w:r>
        <w:rPr>
          <w:noProof/>
          <w:lang w:val="uk-UA" w:eastAsia="uk-UA"/>
        </w:rPr>
        <w:tab/>
      </w:r>
      <w:r>
        <w:rPr>
          <w:noProof/>
          <w:lang w:val="uk-UA" w:eastAsia="uk-UA"/>
        </w:rPr>
        <w:tab/>
      </w:r>
      <w:r>
        <w:rPr>
          <w:i/>
          <w:noProof/>
          <w:sz w:val="18"/>
          <w:szCs w:val="18"/>
          <w:lang w:val="uk-UA" w:eastAsia="uk-UA"/>
        </w:rPr>
        <w:t>Рис 11. Виконання тест-кейсу №1</w:t>
      </w:r>
    </w:p>
    <w:p w:rsidR="008D5A52" w:rsidRDefault="008D5A52" w:rsidP="00187F5A">
      <w:pPr>
        <w:rPr>
          <w:lang w:val="en-US"/>
        </w:rPr>
      </w:pPr>
    </w:p>
    <w:p w:rsidR="008D5A52" w:rsidRDefault="008D5A52" w:rsidP="00187F5A">
      <w:pPr>
        <w:rPr>
          <w:lang w:val="uk-UA"/>
        </w:rPr>
      </w:pPr>
      <w:r w:rsidRPr="008D5A52">
        <w:rPr>
          <w:noProof/>
          <w:lang w:val="uk-UA" w:eastAsia="uk-UA"/>
        </w:rPr>
        <w:drawing>
          <wp:inline distT="0" distB="0" distL="0" distR="0" wp14:anchorId="0958C192" wp14:editId="73061B72">
            <wp:extent cx="4961050" cy="1356478"/>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961050" cy="1356478"/>
                    </a:xfrm>
                    <a:prstGeom prst="rect">
                      <a:avLst/>
                    </a:prstGeom>
                  </pic:spPr>
                </pic:pic>
              </a:graphicData>
            </a:graphic>
          </wp:inline>
        </w:drawing>
      </w:r>
    </w:p>
    <w:p w:rsidR="008D5A52" w:rsidRDefault="000B314A" w:rsidP="00187F5A">
      <w:pPr>
        <w:rPr>
          <w:i/>
          <w:noProof/>
          <w:sz w:val="18"/>
          <w:szCs w:val="18"/>
          <w:lang w:val="uk-UA" w:eastAsia="uk-UA"/>
        </w:rPr>
      </w:pPr>
      <w:r>
        <w:rPr>
          <w:lang w:val="uk-UA"/>
        </w:rPr>
        <w:tab/>
      </w:r>
      <w:r>
        <w:rPr>
          <w:lang w:val="uk-UA"/>
        </w:rPr>
        <w:tab/>
      </w:r>
      <w:r>
        <w:rPr>
          <w:lang w:val="uk-UA"/>
        </w:rPr>
        <w:tab/>
      </w:r>
      <w:r>
        <w:rPr>
          <w:i/>
          <w:noProof/>
          <w:sz w:val="18"/>
          <w:szCs w:val="18"/>
          <w:lang w:val="uk-UA" w:eastAsia="uk-UA"/>
        </w:rPr>
        <w:t>Рис 12. Виконання тест-кейсу №2</w:t>
      </w:r>
    </w:p>
    <w:p w:rsidR="000B314A" w:rsidRDefault="000B314A" w:rsidP="00187F5A">
      <w:pPr>
        <w:rPr>
          <w:lang w:val="uk-UA"/>
        </w:rPr>
      </w:pPr>
    </w:p>
    <w:p w:rsidR="008D5A52" w:rsidRDefault="008D5A52" w:rsidP="00187F5A">
      <w:pPr>
        <w:rPr>
          <w:lang w:val="uk-UA"/>
        </w:rPr>
      </w:pPr>
      <w:r w:rsidRPr="008D5A52">
        <w:rPr>
          <w:noProof/>
          <w:lang w:val="uk-UA" w:eastAsia="uk-UA"/>
        </w:rPr>
        <w:drawing>
          <wp:inline distT="0" distB="0" distL="0" distR="0" wp14:anchorId="1A532846" wp14:editId="457F42FE">
            <wp:extent cx="6120765" cy="131953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765" cy="1319530"/>
                    </a:xfrm>
                    <a:prstGeom prst="rect">
                      <a:avLst/>
                    </a:prstGeom>
                  </pic:spPr>
                </pic:pic>
              </a:graphicData>
            </a:graphic>
          </wp:inline>
        </w:drawing>
      </w:r>
    </w:p>
    <w:p w:rsidR="008D5A52" w:rsidRDefault="000B314A" w:rsidP="00187F5A">
      <w:pPr>
        <w:rPr>
          <w:lang w:val="uk-UA"/>
        </w:rPr>
      </w:pPr>
      <w:r>
        <w:rPr>
          <w:lang w:val="uk-UA"/>
        </w:rPr>
        <w:tab/>
      </w:r>
      <w:r>
        <w:rPr>
          <w:lang w:val="uk-UA"/>
        </w:rPr>
        <w:tab/>
      </w:r>
      <w:r>
        <w:rPr>
          <w:lang w:val="uk-UA"/>
        </w:rPr>
        <w:tab/>
      </w:r>
      <w:r>
        <w:rPr>
          <w:i/>
          <w:noProof/>
          <w:sz w:val="18"/>
          <w:szCs w:val="18"/>
          <w:lang w:val="uk-UA" w:eastAsia="uk-UA"/>
        </w:rPr>
        <w:t>Рис 13. Виконання тест-кейсу №3</w:t>
      </w:r>
    </w:p>
    <w:p w:rsidR="000B314A" w:rsidRDefault="000B314A" w:rsidP="00187F5A">
      <w:pPr>
        <w:rPr>
          <w:lang w:val="uk-UA"/>
        </w:rPr>
      </w:pPr>
      <w:r>
        <w:rPr>
          <w:lang w:val="uk-UA"/>
        </w:rPr>
        <w:tab/>
      </w:r>
    </w:p>
    <w:p w:rsidR="008D5A52" w:rsidRDefault="008D5A52" w:rsidP="00187F5A">
      <w:pPr>
        <w:rPr>
          <w:lang w:val="uk-UA"/>
        </w:rPr>
      </w:pPr>
      <w:r w:rsidRPr="008D5A52">
        <w:rPr>
          <w:noProof/>
          <w:lang w:val="uk-UA" w:eastAsia="uk-UA"/>
        </w:rPr>
        <w:drawing>
          <wp:inline distT="0" distB="0" distL="0" distR="0" wp14:anchorId="0C699EA4" wp14:editId="3D5A01B6">
            <wp:extent cx="6120765" cy="110680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20765" cy="1106805"/>
                    </a:xfrm>
                    <a:prstGeom prst="rect">
                      <a:avLst/>
                    </a:prstGeom>
                  </pic:spPr>
                </pic:pic>
              </a:graphicData>
            </a:graphic>
          </wp:inline>
        </w:drawing>
      </w:r>
    </w:p>
    <w:p w:rsidR="008D5A52" w:rsidRDefault="000B314A" w:rsidP="00187F5A">
      <w:pPr>
        <w:rPr>
          <w:lang w:val="uk-UA"/>
        </w:rPr>
      </w:pPr>
      <w:r>
        <w:rPr>
          <w:lang w:val="uk-UA"/>
        </w:rPr>
        <w:tab/>
      </w:r>
      <w:r>
        <w:rPr>
          <w:lang w:val="uk-UA"/>
        </w:rPr>
        <w:tab/>
      </w:r>
      <w:r>
        <w:rPr>
          <w:lang w:val="uk-UA"/>
        </w:rPr>
        <w:tab/>
      </w:r>
      <w:r>
        <w:rPr>
          <w:i/>
          <w:noProof/>
          <w:sz w:val="18"/>
          <w:szCs w:val="18"/>
          <w:lang w:val="uk-UA" w:eastAsia="uk-UA"/>
        </w:rPr>
        <w:t>Рис 14. Виконання тест-кейсу №4</w:t>
      </w:r>
    </w:p>
    <w:p w:rsidR="000B314A" w:rsidRDefault="000B314A" w:rsidP="00187F5A">
      <w:pPr>
        <w:rPr>
          <w:lang w:val="uk-UA"/>
        </w:rPr>
      </w:pPr>
      <w:r>
        <w:rPr>
          <w:lang w:val="uk-UA"/>
        </w:rPr>
        <w:tab/>
      </w:r>
    </w:p>
    <w:p w:rsidR="000B314A" w:rsidRDefault="000B314A" w:rsidP="00187F5A">
      <w:pPr>
        <w:rPr>
          <w:lang w:val="uk-UA"/>
        </w:rPr>
      </w:pPr>
    </w:p>
    <w:p w:rsidR="008D5A52" w:rsidRDefault="008D5A52" w:rsidP="00187F5A">
      <w:pPr>
        <w:rPr>
          <w:lang w:val="uk-UA"/>
        </w:rPr>
      </w:pPr>
      <w:r w:rsidRPr="008D5A52">
        <w:rPr>
          <w:noProof/>
          <w:lang w:val="uk-UA" w:eastAsia="uk-UA"/>
        </w:rPr>
        <w:drawing>
          <wp:inline distT="0" distB="0" distL="0" distR="0" wp14:anchorId="4AC8CA99" wp14:editId="7FE2D5B1">
            <wp:extent cx="6120765" cy="1192530"/>
            <wp:effectExtent l="0" t="0" r="0" b="762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20765" cy="1192530"/>
                    </a:xfrm>
                    <a:prstGeom prst="rect">
                      <a:avLst/>
                    </a:prstGeom>
                  </pic:spPr>
                </pic:pic>
              </a:graphicData>
            </a:graphic>
          </wp:inline>
        </w:drawing>
      </w:r>
    </w:p>
    <w:p w:rsidR="008D5A52" w:rsidRDefault="000B314A" w:rsidP="00187F5A">
      <w:pPr>
        <w:rPr>
          <w:i/>
          <w:noProof/>
          <w:sz w:val="18"/>
          <w:szCs w:val="18"/>
          <w:lang w:val="uk-UA" w:eastAsia="uk-UA"/>
        </w:rPr>
      </w:pPr>
      <w:r>
        <w:rPr>
          <w:lang w:val="uk-UA"/>
        </w:rPr>
        <w:tab/>
      </w:r>
      <w:r>
        <w:rPr>
          <w:lang w:val="uk-UA"/>
        </w:rPr>
        <w:tab/>
      </w:r>
      <w:r>
        <w:rPr>
          <w:lang w:val="uk-UA"/>
        </w:rPr>
        <w:tab/>
      </w:r>
      <w:r>
        <w:rPr>
          <w:i/>
          <w:noProof/>
          <w:sz w:val="18"/>
          <w:szCs w:val="18"/>
          <w:lang w:val="uk-UA" w:eastAsia="uk-UA"/>
        </w:rPr>
        <w:t>Рис 15. Виконання тест-кейсу №5</w:t>
      </w:r>
    </w:p>
    <w:p w:rsidR="00B942FB" w:rsidRDefault="00B942FB" w:rsidP="00187F5A">
      <w:pPr>
        <w:rPr>
          <w:i/>
          <w:noProof/>
          <w:sz w:val="18"/>
          <w:szCs w:val="18"/>
          <w:lang w:val="uk-UA" w:eastAsia="uk-UA"/>
        </w:rPr>
      </w:pPr>
    </w:p>
    <w:p w:rsidR="00AB4E69" w:rsidRDefault="00AB4E69" w:rsidP="00187F5A">
      <w:pPr>
        <w:rPr>
          <w:i/>
          <w:noProof/>
          <w:sz w:val="18"/>
          <w:szCs w:val="18"/>
          <w:lang w:val="uk-UA" w:eastAsia="uk-UA"/>
        </w:rPr>
      </w:pPr>
      <w:r>
        <w:rPr>
          <w:i/>
          <w:noProof/>
          <w:sz w:val="18"/>
          <w:szCs w:val="18"/>
          <w:lang w:val="uk-UA" w:eastAsia="uk-UA"/>
        </w:rPr>
        <w:tab/>
      </w:r>
      <w:r>
        <w:rPr>
          <w:i/>
          <w:noProof/>
          <w:sz w:val="18"/>
          <w:szCs w:val="18"/>
          <w:lang w:val="uk-UA" w:eastAsia="uk-UA"/>
        </w:rPr>
        <w:tab/>
      </w:r>
    </w:p>
    <w:p w:rsidR="00AB4E69" w:rsidRDefault="00AB4E69" w:rsidP="00187F5A">
      <w:pPr>
        <w:rPr>
          <w:i/>
          <w:noProof/>
          <w:sz w:val="18"/>
          <w:szCs w:val="18"/>
          <w:lang w:val="uk-UA" w:eastAsia="uk-UA"/>
        </w:rPr>
      </w:pPr>
      <w:r w:rsidRPr="00AB4E69">
        <w:rPr>
          <w:i/>
          <w:noProof/>
          <w:sz w:val="18"/>
          <w:szCs w:val="18"/>
          <w:lang w:val="uk-UA" w:eastAsia="uk-UA"/>
        </w:rPr>
        <w:lastRenderedPageBreak/>
        <w:drawing>
          <wp:inline distT="0" distB="0" distL="0" distR="0" wp14:anchorId="3D504EAC" wp14:editId="4CE6FAAB">
            <wp:extent cx="5951736" cy="1333616"/>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51736" cy="1333616"/>
                    </a:xfrm>
                    <a:prstGeom prst="rect">
                      <a:avLst/>
                    </a:prstGeom>
                  </pic:spPr>
                </pic:pic>
              </a:graphicData>
            </a:graphic>
          </wp:inline>
        </w:drawing>
      </w:r>
    </w:p>
    <w:p w:rsidR="00AB4E69" w:rsidRDefault="00AB4E69" w:rsidP="00187F5A">
      <w:pPr>
        <w:rPr>
          <w:i/>
          <w:noProof/>
          <w:sz w:val="18"/>
          <w:szCs w:val="18"/>
          <w:lang w:val="uk-UA" w:eastAsia="uk-UA"/>
        </w:rPr>
      </w:pPr>
      <w:r>
        <w:rPr>
          <w:i/>
          <w:noProof/>
          <w:sz w:val="18"/>
          <w:szCs w:val="18"/>
          <w:lang w:val="uk-UA" w:eastAsia="uk-UA"/>
        </w:rPr>
        <w:tab/>
      </w:r>
      <w:r>
        <w:rPr>
          <w:i/>
          <w:noProof/>
          <w:sz w:val="18"/>
          <w:szCs w:val="18"/>
          <w:lang w:val="uk-UA" w:eastAsia="uk-UA"/>
        </w:rPr>
        <w:tab/>
      </w:r>
      <w:r>
        <w:rPr>
          <w:i/>
          <w:noProof/>
          <w:sz w:val="18"/>
          <w:szCs w:val="18"/>
          <w:lang w:val="uk-UA" w:eastAsia="uk-UA"/>
        </w:rPr>
        <w:tab/>
      </w:r>
      <w:r>
        <w:rPr>
          <w:i/>
          <w:noProof/>
          <w:sz w:val="18"/>
          <w:szCs w:val="18"/>
          <w:lang w:val="uk-UA" w:eastAsia="uk-UA"/>
        </w:rPr>
        <w:tab/>
        <w:t>Рис 16.Виконання тест-кейсу №6</w:t>
      </w:r>
    </w:p>
    <w:p w:rsidR="00AB4E69" w:rsidRDefault="00AB4E69" w:rsidP="00187F5A">
      <w:pPr>
        <w:rPr>
          <w:i/>
          <w:noProof/>
          <w:sz w:val="18"/>
          <w:szCs w:val="18"/>
          <w:lang w:val="uk-UA" w:eastAsia="uk-UA"/>
        </w:rPr>
      </w:pPr>
    </w:p>
    <w:p w:rsidR="00AB4E69" w:rsidRDefault="00AB4E69" w:rsidP="00187F5A">
      <w:pPr>
        <w:rPr>
          <w:i/>
          <w:noProof/>
          <w:sz w:val="18"/>
          <w:szCs w:val="18"/>
          <w:lang w:val="uk-UA" w:eastAsia="uk-UA"/>
        </w:rPr>
      </w:pPr>
    </w:p>
    <w:p w:rsidR="00AB4E69" w:rsidRDefault="00AB4E69" w:rsidP="00187F5A">
      <w:pPr>
        <w:rPr>
          <w:i/>
          <w:noProof/>
          <w:sz w:val="18"/>
          <w:szCs w:val="18"/>
          <w:lang w:val="uk-UA" w:eastAsia="uk-UA"/>
        </w:rPr>
      </w:pPr>
    </w:p>
    <w:p w:rsidR="00AB4E69" w:rsidRDefault="00AB4E69" w:rsidP="00187F5A">
      <w:pPr>
        <w:rPr>
          <w:i/>
          <w:noProof/>
          <w:sz w:val="18"/>
          <w:szCs w:val="18"/>
          <w:lang w:val="uk-UA" w:eastAsia="uk-UA"/>
        </w:rPr>
      </w:pPr>
    </w:p>
    <w:p w:rsidR="00AB4E69" w:rsidRDefault="00AB4E69" w:rsidP="00187F5A">
      <w:pPr>
        <w:rPr>
          <w:i/>
          <w:noProof/>
          <w:sz w:val="18"/>
          <w:szCs w:val="18"/>
          <w:lang w:val="uk-UA" w:eastAsia="uk-UA"/>
        </w:rPr>
      </w:pPr>
    </w:p>
    <w:p w:rsidR="00AB4E69" w:rsidRDefault="00AB4E69" w:rsidP="00187F5A">
      <w:pPr>
        <w:rPr>
          <w:i/>
          <w:noProof/>
          <w:sz w:val="18"/>
          <w:szCs w:val="18"/>
          <w:lang w:val="uk-UA" w:eastAsia="uk-UA"/>
        </w:rPr>
      </w:pPr>
    </w:p>
    <w:p w:rsidR="00AB4E69" w:rsidRDefault="00AB4E69" w:rsidP="00187F5A">
      <w:pPr>
        <w:rPr>
          <w:i/>
          <w:noProof/>
          <w:sz w:val="18"/>
          <w:szCs w:val="18"/>
          <w:lang w:val="uk-UA" w:eastAsia="uk-UA"/>
        </w:rPr>
      </w:pPr>
    </w:p>
    <w:p w:rsidR="008D5A52" w:rsidRDefault="000B314A" w:rsidP="00187F5A">
      <w:pPr>
        <w:rPr>
          <w:lang w:val="uk-UA"/>
        </w:rPr>
      </w:pPr>
      <w:r w:rsidRPr="000B314A">
        <w:rPr>
          <w:noProof/>
          <w:lang w:val="uk-UA" w:eastAsia="uk-UA"/>
        </w:rPr>
        <w:drawing>
          <wp:inline distT="0" distB="0" distL="0" distR="0" wp14:anchorId="3DF4AE4B" wp14:editId="5C9B41DC">
            <wp:extent cx="6120765" cy="1362710"/>
            <wp:effectExtent l="0" t="0" r="0" b="889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20765" cy="1362710"/>
                    </a:xfrm>
                    <a:prstGeom prst="rect">
                      <a:avLst/>
                    </a:prstGeom>
                  </pic:spPr>
                </pic:pic>
              </a:graphicData>
            </a:graphic>
          </wp:inline>
        </w:drawing>
      </w:r>
    </w:p>
    <w:p w:rsidR="000B314A" w:rsidRDefault="000B314A" w:rsidP="00187F5A">
      <w:pPr>
        <w:rPr>
          <w:lang w:val="uk-UA"/>
        </w:rPr>
      </w:pPr>
      <w:r>
        <w:rPr>
          <w:lang w:val="uk-UA"/>
        </w:rPr>
        <w:tab/>
      </w:r>
      <w:r>
        <w:rPr>
          <w:lang w:val="uk-UA"/>
        </w:rPr>
        <w:tab/>
      </w:r>
      <w:r>
        <w:rPr>
          <w:lang w:val="uk-UA"/>
        </w:rPr>
        <w:tab/>
      </w:r>
      <w:r w:rsidR="00AB4E69">
        <w:rPr>
          <w:i/>
          <w:noProof/>
          <w:sz w:val="18"/>
          <w:szCs w:val="18"/>
          <w:lang w:val="uk-UA" w:eastAsia="uk-UA"/>
        </w:rPr>
        <w:t>Рис 17</w:t>
      </w:r>
      <w:r>
        <w:rPr>
          <w:i/>
          <w:noProof/>
          <w:sz w:val="18"/>
          <w:szCs w:val="18"/>
          <w:lang w:val="uk-UA" w:eastAsia="uk-UA"/>
        </w:rPr>
        <w:t>. В</w:t>
      </w:r>
      <w:r w:rsidR="00AB4E69">
        <w:rPr>
          <w:i/>
          <w:noProof/>
          <w:sz w:val="18"/>
          <w:szCs w:val="18"/>
          <w:lang w:val="uk-UA" w:eastAsia="uk-UA"/>
        </w:rPr>
        <w:t>иконання тест-кейсу №7</w:t>
      </w:r>
    </w:p>
    <w:p w:rsidR="000B314A" w:rsidRDefault="000B314A" w:rsidP="00187F5A">
      <w:pPr>
        <w:rPr>
          <w:lang w:val="uk-UA"/>
        </w:rPr>
      </w:pPr>
    </w:p>
    <w:p w:rsidR="000B314A" w:rsidRDefault="000B314A" w:rsidP="00187F5A">
      <w:pPr>
        <w:rPr>
          <w:lang w:val="uk-UA"/>
        </w:rPr>
      </w:pPr>
      <w:r w:rsidRPr="000B314A">
        <w:rPr>
          <w:noProof/>
          <w:lang w:val="uk-UA" w:eastAsia="uk-UA"/>
        </w:rPr>
        <w:drawing>
          <wp:inline distT="0" distB="0" distL="0" distR="0" wp14:anchorId="09E61008" wp14:editId="0CF873B6">
            <wp:extent cx="5227773" cy="1303133"/>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27773" cy="1303133"/>
                    </a:xfrm>
                    <a:prstGeom prst="rect">
                      <a:avLst/>
                    </a:prstGeom>
                  </pic:spPr>
                </pic:pic>
              </a:graphicData>
            </a:graphic>
          </wp:inline>
        </w:drawing>
      </w:r>
    </w:p>
    <w:p w:rsidR="000B314A" w:rsidRDefault="000B314A" w:rsidP="00187F5A">
      <w:pPr>
        <w:rPr>
          <w:lang w:val="uk-UA"/>
        </w:rPr>
      </w:pPr>
      <w:r>
        <w:rPr>
          <w:lang w:val="uk-UA"/>
        </w:rPr>
        <w:tab/>
      </w:r>
      <w:r>
        <w:rPr>
          <w:lang w:val="uk-UA"/>
        </w:rPr>
        <w:tab/>
      </w:r>
      <w:r>
        <w:rPr>
          <w:lang w:val="uk-UA"/>
        </w:rPr>
        <w:tab/>
      </w:r>
      <w:r w:rsidR="00AB4E69">
        <w:rPr>
          <w:i/>
          <w:noProof/>
          <w:sz w:val="18"/>
          <w:szCs w:val="18"/>
          <w:lang w:val="uk-UA" w:eastAsia="uk-UA"/>
        </w:rPr>
        <w:t>Рис 18. Виконання тест-кейсу №8</w:t>
      </w:r>
    </w:p>
    <w:p w:rsidR="000B314A" w:rsidRDefault="000B314A" w:rsidP="00187F5A">
      <w:pPr>
        <w:rPr>
          <w:lang w:val="uk-UA"/>
        </w:rPr>
      </w:pPr>
    </w:p>
    <w:p w:rsidR="008D5A52" w:rsidRDefault="000B314A" w:rsidP="00187F5A">
      <w:pPr>
        <w:rPr>
          <w:lang w:val="uk-UA"/>
        </w:rPr>
      </w:pPr>
      <w:r w:rsidRPr="000B314A">
        <w:rPr>
          <w:noProof/>
          <w:lang w:val="uk-UA" w:eastAsia="uk-UA"/>
        </w:rPr>
        <w:drawing>
          <wp:inline distT="0" distB="0" distL="0" distR="0" wp14:anchorId="1C607A84" wp14:editId="37BD5400">
            <wp:extent cx="5738357" cy="1348857"/>
            <wp:effectExtent l="0" t="0" r="0" b="381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8357" cy="1348857"/>
                    </a:xfrm>
                    <a:prstGeom prst="rect">
                      <a:avLst/>
                    </a:prstGeom>
                  </pic:spPr>
                </pic:pic>
              </a:graphicData>
            </a:graphic>
          </wp:inline>
        </w:drawing>
      </w:r>
    </w:p>
    <w:p w:rsidR="000B314A" w:rsidRDefault="000B314A" w:rsidP="00187F5A">
      <w:pPr>
        <w:rPr>
          <w:lang w:val="uk-UA"/>
        </w:rPr>
      </w:pPr>
      <w:r>
        <w:rPr>
          <w:lang w:val="uk-UA"/>
        </w:rPr>
        <w:tab/>
      </w:r>
      <w:r>
        <w:rPr>
          <w:lang w:val="uk-UA"/>
        </w:rPr>
        <w:tab/>
      </w:r>
      <w:r>
        <w:rPr>
          <w:lang w:val="uk-UA"/>
        </w:rPr>
        <w:tab/>
      </w:r>
      <w:r w:rsidR="00AB4E69">
        <w:rPr>
          <w:i/>
          <w:noProof/>
          <w:sz w:val="18"/>
          <w:szCs w:val="18"/>
          <w:lang w:val="uk-UA" w:eastAsia="uk-UA"/>
        </w:rPr>
        <w:t>Рис 19. Виконання тест-кейсу №9</w:t>
      </w:r>
    </w:p>
    <w:p w:rsidR="000B314A" w:rsidRDefault="000B314A" w:rsidP="00187F5A">
      <w:pPr>
        <w:rPr>
          <w:lang w:val="uk-UA"/>
        </w:rPr>
      </w:pPr>
    </w:p>
    <w:p w:rsidR="000B314A" w:rsidRDefault="000B314A" w:rsidP="00187F5A">
      <w:pPr>
        <w:rPr>
          <w:lang w:val="uk-UA"/>
        </w:rPr>
      </w:pPr>
      <w:r w:rsidRPr="000B314A">
        <w:rPr>
          <w:noProof/>
          <w:lang w:val="uk-UA" w:eastAsia="uk-UA"/>
        </w:rPr>
        <w:drawing>
          <wp:inline distT="0" distB="0" distL="0" distR="0" wp14:anchorId="76AA52DA" wp14:editId="56D0BE15">
            <wp:extent cx="6120765" cy="118999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120765" cy="1189990"/>
                    </a:xfrm>
                    <a:prstGeom prst="rect">
                      <a:avLst/>
                    </a:prstGeom>
                  </pic:spPr>
                </pic:pic>
              </a:graphicData>
            </a:graphic>
          </wp:inline>
        </w:drawing>
      </w:r>
    </w:p>
    <w:p w:rsidR="000B314A" w:rsidRDefault="000B314A" w:rsidP="00187F5A">
      <w:pPr>
        <w:rPr>
          <w:lang w:val="uk-UA"/>
        </w:rPr>
      </w:pPr>
      <w:r>
        <w:rPr>
          <w:lang w:val="uk-UA"/>
        </w:rPr>
        <w:tab/>
      </w:r>
      <w:r>
        <w:rPr>
          <w:lang w:val="uk-UA"/>
        </w:rPr>
        <w:tab/>
      </w:r>
      <w:r>
        <w:rPr>
          <w:lang w:val="uk-UA"/>
        </w:rPr>
        <w:tab/>
      </w:r>
      <w:r w:rsidR="00AB4E69">
        <w:rPr>
          <w:i/>
          <w:noProof/>
          <w:sz w:val="18"/>
          <w:szCs w:val="18"/>
          <w:lang w:val="uk-UA" w:eastAsia="uk-UA"/>
        </w:rPr>
        <w:t>Рис 20. Виконання тест-кейсу №10</w:t>
      </w:r>
    </w:p>
    <w:p w:rsidR="000B314A" w:rsidRDefault="000B314A" w:rsidP="00187F5A">
      <w:pPr>
        <w:rPr>
          <w:lang w:val="uk-UA"/>
        </w:rPr>
      </w:pPr>
    </w:p>
    <w:p w:rsidR="000B314A" w:rsidRDefault="000B314A" w:rsidP="00187F5A">
      <w:pPr>
        <w:rPr>
          <w:lang w:val="uk-UA"/>
        </w:rPr>
      </w:pPr>
      <w:r w:rsidRPr="000B314A">
        <w:rPr>
          <w:noProof/>
          <w:lang w:val="uk-UA" w:eastAsia="uk-UA"/>
        </w:rPr>
        <w:lastRenderedPageBreak/>
        <w:drawing>
          <wp:inline distT="0" distB="0" distL="0" distR="0" wp14:anchorId="2A784EDA" wp14:editId="18AE5674">
            <wp:extent cx="4214225" cy="1333616"/>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214225" cy="1333616"/>
                    </a:xfrm>
                    <a:prstGeom prst="rect">
                      <a:avLst/>
                    </a:prstGeom>
                  </pic:spPr>
                </pic:pic>
              </a:graphicData>
            </a:graphic>
          </wp:inline>
        </w:drawing>
      </w:r>
    </w:p>
    <w:p w:rsidR="000B314A" w:rsidRDefault="000B314A" w:rsidP="00187F5A">
      <w:pPr>
        <w:rPr>
          <w:lang w:val="uk-UA"/>
        </w:rPr>
      </w:pPr>
      <w:r>
        <w:rPr>
          <w:lang w:val="uk-UA"/>
        </w:rPr>
        <w:tab/>
      </w:r>
      <w:r w:rsidR="00AB4E69">
        <w:rPr>
          <w:i/>
          <w:noProof/>
          <w:sz w:val="18"/>
          <w:szCs w:val="18"/>
          <w:lang w:val="uk-UA" w:eastAsia="uk-UA"/>
        </w:rPr>
        <w:t>Рис 21. Виконання тест-кейсу №11</w:t>
      </w:r>
    </w:p>
    <w:p w:rsidR="000B314A" w:rsidRDefault="000B314A" w:rsidP="00187F5A">
      <w:pPr>
        <w:rPr>
          <w:lang w:val="uk-UA"/>
        </w:rPr>
      </w:pPr>
    </w:p>
    <w:p w:rsidR="000B314A" w:rsidRDefault="000B314A" w:rsidP="00187F5A">
      <w:pPr>
        <w:rPr>
          <w:lang w:val="uk-UA"/>
        </w:rPr>
      </w:pPr>
      <w:r w:rsidRPr="000B314A">
        <w:rPr>
          <w:noProof/>
          <w:lang w:val="uk-UA" w:eastAsia="uk-UA"/>
        </w:rPr>
        <w:drawing>
          <wp:inline distT="0" distB="0" distL="0" distR="0" wp14:anchorId="373C46AF" wp14:editId="64AF182A">
            <wp:extent cx="3886537" cy="1348857"/>
            <wp:effectExtent l="0" t="0" r="0" b="381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886537" cy="1348857"/>
                    </a:xfrm>
                    <a:prstGeom prst="rect">
                      <a:avLst/>
                    </a:prstGeom>
                  </pic:spPr>
                </pic:pic>
              </a:graphicData>
            </a:graphic>
          </wp:inline>
        </w:drawing>
      </w:r>
    </w:p>
    <w:p w:rsidR="000B314A" w:rsidRDefault="000B314A" w:rsidP="00187F5A">
      <w:pPr>
        <w:rPr>
          <w:lang w:val="uk-UA"/>
        </w:rPr>
      </w:pPr>
      <w:r>
        <w:rPr>
          <w:lang w:val="uk-UA"/>
        </w:rPr>
        <w:tab/>
      </w:r>
      <w:r w:rsidR="00AB4E69">
        <w:rPr>
          <w:i/>
          <w:noProof/>
          <w:sz w:val="18"/>
          <w:szCs w:val="18"/>
          <w:lang w:val="uk-UA" w:eastAsia="uk-UA"/>
        </w:rPr>
        <w:t>Рис 22. Виконання тест-кейсу №12</w:t>
      </w:r>
    </w:p>
    <w:p w:rsidR="000B314A" w:rsidRDefault="000B314A" w:rsidP="00187F5A">
      <w:pPr>
        <w:rPr>
          <w:lang w:val="uk-UA"/>
        </w:rPr>
      </w:pPr>
    </w:p>
    <w:p w:rsidR="000B314A" w:rsidRDefault="000B314A" w:rsidP="00187F5A">
      <w:pPr>
        <w:rPr>
          <w:lang w:val="uk-UA"/>
        </w:rPr>
      </w:pPr>
      <w:r w:rsidRPr="000B314A">
        <w:rPr>
          <w:noProof/>
          <w:lang w:val="uk-UA" w:eastAsia="uk-UA"/>
        </w:rPr>
        <w:drawing>
          <wp:inline distT="0" distB="0" distL="0" distR="0" wp14:anchorId="039949C2" wp14:editId="28E62FAD">
            <wp:extent cx="4168501" cy="1310754"/>
            <wp:effectExtent l="0" t="0" r="3810" b="381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168501" cy="1310754"/>
                    </a:xfrm>
                    <a:prstGeom prst="rect">
                      <a:avLst/>
                    </a:prstGeom>
                  </pic:spPr>
                </pic:pic>
              </a:graphicData>
            </a:graphic>
          </wp:inline>
        </w:drawing>
      </w:r>
    </w:p>
    <w:p w:rsidR="000B314A" w:rsidRDefault="000B314A" w:rsidP="00187F5A">
      <w:pPr>
        <w:rPr>
          <w:lang w:val="uk-UA"/>
        </w:rPr>
      </w:pPr>
      <w:r>
        <w:rPr>
          <w:lang w:val="uk-UA"/>
        </w:rPr>
        <w:tab/>
      </w:r>
      <w:r w:rsidR="00AB4E69">
        <w:rPr>
          <w:i/>
          <w:noProof/>
          <w:sz w:val="18"/>
          <w:szCs w:val="18"/>
          <w:lang w:val="uk-UA" w:eastAsia="uk-UA"/>
        </w:rPr>
        <w:t>Рис 23. Виконання тест-кейсу №13</w:t>
      </w:r>
    </w:p>
    <w:p w:rsidR="000B314A" w:rsidRDefault="000B314A" w:rsidP="00187F5A">
      <w:pPr>
        <w:rPr>
          <w:lang w:val="uk-UA"/>
        </w:rPr>
      </w:pPr>
    </w:p>
    <w:p w:rsidR="000B314A" w:rsidRDefault="000B314A" w:rsidP="00187F5A">
      <w:pPr>
        <w:rPr>
          <w:lang w:val="uk-UA"/>
        </w:rPr>
      </w:pPr>
      <w:r w:rsidRPr="000B314A">
        <w:rPr>
          <w:noProof/>
          <w:lang w:val="uk-UA" w:eastAsia="uk-UA"/>
        </w:rPr>
        <w:drawing>
          <wp:inline distT="0" distB="0" distL="0" distR="0" wp14:anchorId="73A223A6" wp14:editId="0CF41309">
            <wp:extent cx="3673158" cy="358171"/>
            <wp:effectExtent l="0" t="0" r="3810" b="381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673158" cy="358171"/>
                    </a:xfrm>
                    <a:prstGeom prst="rect">
                      <a:avLst/>
                    </a:prstGeom>
                  </pic:spPr>
                </pic:pic>
              </a:graphicData>
            </a:graphic>
          </wp:inline>
        </w:drawing>
      </w:r>
    </w:p>
    <w:p w:rsidR="000B314A" w:rsidRDefault="000B314A" w:rsidP="00187F5A">
      <w:pPr>
        <w:rPr>
          <w:lang w:val="uk-UA"/>
        </w:rPr>
      </w:pPr>
      <w:r>
        <w:rPr>
          <w:lang w:val="uk-UA"/>
        </w:rPr>
        <w:tab/>
      </w:r>
      <w:r>
        <w:rPr>
          <w:i/>
          <w:noProof/>
          <w:sz w:val="18"/>
          <w:szCs w:val="18"/>
          <w:lang w:val="uk-UA" w:eastAsia="uk-UA"/>
        </w:rPr>
        <w:t xml:space="preserve">Рис </w:t>
      </w:r>
      <w:r w:rsidR="00AB4E69">
        <w:rPr>
          <w:i/>
          <w:noProof/>
          <w:sz w:val="18"/>
          <w:szCs w:val="18"/>
          <w:lang w:val="uk-UA" w:eastAsia="uk-UA"/>
        </w:rPr>
        <w:t>24. Виконання тест-кейсу №14</w:t>
      </w:r>
    </w:p>
    <w:p w:rsidR="000B314A" w:rsidRDefault="000B314A" w:rsidP="00187F5A">
      <w:pPr>
        <w:rPr>
          <w:lang w:val="uk-UA"/>
        </w:rPr>
      </w:pPr>
    </w:p>
    <w:p w:rsidR="000B314A" w:rsidRDefault="000B314A" w:rsidP="00187F5A">
      <w:pPr>
        <w:rPr>
          <w:lang w:val="uk-UA"/>
        </w:rPr>
      </w:pPr>
    </w:p>
    <w:p w:rsidR="000B314A" w:rsidRDefault="000B314A" w:rsidP="00187F5A">
      <w:pPr>
        <w:rPr>
          <w:lang w:val="uk-UA"/>
        </w:rPr>
      </w:pPr>
      <w:r w:rsidRPr="000B314A">
        <w:rPr>
          <w:noProof/>
          <w:lang w:val="uk-UA" w:eastAsia="uk-UA"/>
        </w:rPr>
        <w:drawing>
          <wp:inline distT="0" distB="0" distL="0" distR="0" wp14:anchorId="46A70AA5" wp14:editId="57218187">
            <wp:extent cx="3657917" cy="396274"/>
            <wp:effectExtent l="0" t="0" r="0" b="381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657917" cy="396274"/>
                    </a:xfrm>
                    <a:prstGeom prst="rect">
                      <a:avLst/>
                    </a:prstGeom>
                  </pic:spPr>
                </pic:pic>
              </a:graphicData>
            </a:graphic>
          </wp:inline>
        </w:drawing>
      </w:r>
    </w:p>
    <w:p w:rsidR="000B314A" w:rsidRDefault="00AB4E69" w:rsidP="000B314A">
      <w:pPr>
        <w:ind w:firstLine="708"/>
        <w:rPr>
          <w:lang w:val="uk-UA"/>
        </w:rPr>
      </w:pPr>
      <w:r>
        <w:rPr>
          <w:i/>
          <w:noProof/>
          <w:sz w:val="18"/>
          <w:szCs w:val="18"/>
          <w:lang w:val="uk-UA" w:eastAsia="uk-UA"/>
        </w:rPr>
        <w:t>Рис 25. Виконання тест-кейсу №15</w:t>
      </w:r>
    </w:p>
    <w:p w:rsidR="000B314A" w:rsidRDefault="000B314A" w:rsidP="00187F5A">
      <w:pPr>
        <w:rPr>
          <w:lang w:val="uk-UA"/>
        </w:rPr>
      </w:pPr>
    </w:p>
    <w:p w:rsidR="000B314A" w:rsidRDefault="000B314A" w:rsidP="00187F5A">
      <w:pPr>
        <w:rPr>
          <w:lang w:val="uk-UA"/>
        </w:rPr>
      </w:pPr>
      <w:r w:rsidRPr="000B314A">
        <w:rPr>
          <w:noProof/>
          <w:lang w:val="uk-UA" w:eastAsia="uk-UA"/>
        </w:rPr>
        <w:drawing>
          <wp:inline distT="0" distB="0" distL="0" distR="0" wp14:anchorId="4F50C512" wp14:editId="13342BED">
            <wp:extent cx="2834886" cy="769687"/>
            <wp:effectExtent l="0" t="0" r="381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834886" cy="769687"/>
                    </a:xfrm>
                    <a:prstGeom prst="rect">
                      <a:avLst/>
                    </a:prstGeom>
                  </pic:spPr>
                </pic:pic>
              </a:graphicData>
            </a:graphic>
          </wp:inline>
        </w:drawing>
      </w:r>
    </w:p>
    <w:p w:rsidR="000B314A" w:rsidRDefault="000B314A" w:rsidP="00187F5A">
      <w:pPr>
        <w:rPr>
          <w:i/>
          <w:noProof/>
          <w:sz w:val="18"/>
          <w:szCs w:val="18"/>
          <w:lang w:val="uk-UA" w:eastAsia="uk-UA"/>
        </w:rPr>
      </w:pPr>
      <w:r>
        <w:rPr>
          <w:lang w:val="uk-UA"/>
        </w:rPr>
        <w:tab/>
      </w:r>
      <w:r w:rsidR="00AB4E69">
        <w:rPr>
          <w:i/>
          <w:noProof/>
          <w:sz w:val="18"/>
          <w:szCs w:val="18"/>
          <w:lang w:val="uk-UA" w:eastAsia="uk-UA"/>
        </w:rPr>
        <w:t>Рис 26. Виконання тест-кейсу №16</w:t>
      </w:r>
    </w:p>
    <w:p w:rsidR="00977383" w:rsidRDefault="00977383" w:rsidP="00187F5A">
      <w:pPr>
        <w:rPr>
          <w:i/>
          <w:noProof/>
          <w:sz w:val="18"/>
          <w:szCs w:val="18"/>
          <w:lang w:val="uk-UA" w:eastAsia="uk-UA"/>
        </w:rPr>
      </w:pPr>
    </w:p>
    <w:p w:rsidR="00977383" w:rsidRDefault="00977383" w:rsidP="00187F5A">
      <w:pPr>
        <w:rPr>
          <w:i/>
          <w:noProof/>
          <w:sz w:val="18"/>
          <w:szCs w:val="18"/>
          <w:lang w:val="uk-UA" w:eastAsia="uk-UA"/>
        </w:rPr>
      </w:pPr>
    </w:p>
    <w:p w:rsidR="00977383" w:rsidRPr="00B942FB" w:rsidRDefault="00977383" w:rsidP="00977383">
      <w:pPr>
        <w:rPr>
          <w:lang w:val="uk-UA"/>
        </w:rPr>
      </w:pPr>
      <w:r>
        <w:rPr>
          <w:noProof/>
          <w:szCs w:val="18"/>
          <w:lang w:val="uk-UA" w:eastAsia="uk-UA"/>
        </w:rPr>
        <w:t>Час затрачений на виконання завдання:</w:t>
      </w:r>
      <w:r w:rsidRPr="00977383">
        <w:rPr>
          <w:noProof/>
          <w:szCs w:val="18"/>
          <w:lang w:val="ru-RU" w:eastAsia="uk-UA"/>
        </w:rPr>
        <w:t xml:space="preserve"> </w:t>
      </w:r>
      <w:r>
        <w:rPr>
          <w:noProof/>
          <w:szCs w:val="18"/>
          <w:lang w:val="uk-UA" w:eastAsia="uk-UA"/>
        </w:rPr>
        <w:t>2 години</w:t>
      </w:r>
    </w:p>
    <w:p w:rsidR="00977383" w:rsidRDefault="00977383" w:rsidP="00187F5A">
      <w:pPr>
        <w:rPr>
          <w:lang w:val="uk-UA"/>
        </w:rPr>
      </w:pPr>
    </w:p>
    <w:p w:rsidR="00977383" w:rsidRDefault="00977383" w:rsidP="00187F5A">
      <w:pPr>
        <w:rPr>
          <w:lang w:val="uk-UA"/>
        </w:rPr>
      </w:pPr>
    </w:p>
    <w:p w:rsidR="00977383" w:rsidRPr="00EF3777" w:rsidRDefault="00977383" w:rsidP="00187F5A">
      <w:pPr>
        <w:rPr>
          <w:lang w:val="uk-UA"/>
        </w:rPr>
      </w:pPr>
      <w:r>
        <w:rPr>
          <w:sz w:val="28"/>
          <w:lang w:val="uk-UA"/>
        </w:rPr>
        <w:t>Додатково:</w:t>
      </w:r>
      <w:r w:rsidRPr="00EF3777">
        <w:rPr>
          <w:lang w:val="uk-UA"/>
        </w:rPr>
        <w:t xml:space="preserve"> </w:t>
      </w:r>
      <w:proofErr w:type="spellStart"/>
      <w:r>
        <w:rPr>
          <w:lang w:val="en-US"/>
        </w:rPr>
        <w:t>Self</w:t>
      </w:r>
      <w:r w:rsidRPr="00EF3777">
        <w:rPr>
          <w:lang w:val="uk-UA"/>
        </w:rPr>
        <w:t xml:space="preserve"> </w:t>
      </w:r>
      <w:r>
        <w:rPr>
          <w:lang w:val="en-US"/>
        </w:rPr>
        <w:t>practice</w:t>
      </w:r>
      <w:proofErr w:type="spellEnd"/>
      <w:r w:rsidRPr="00EF3777">
        <w:rPr>
          <w:lang w:val="uk-UA"/>
        </w:rPr>
        <w:t xml:space="preserve"> </w:t>
      </w:r>
      <w:r>
        <w:rPr>
          <w:lang w:val="en-US"/>
        </w:rPr>
        <w:t>work</w:t>
      </w:r>
      <w:r w:rsidRPr="00EF3777">
        <w:rPr>
          <w:lang w:val="uk-UA"/>
        </w:rPr>
        <w:t xml:space="preserve"> </w:t>
      </w:r>
      <w:proofErr w:type="spellStart"/>
      <w:r>
        <w:rPr>
          <w:lang w:val="en-US"/>
        </w:rPr>
        <w:t>Algotester</w:t>
      </w:r>
      <w:proofErr w:type="spellEnd"/>
    </w:p>
    <w:p w:rsidR="00977383" w:rsidRPr="00EF3777" w:rsidRDefault="00977383" w:rsidP="00187F5A">
      <w:pPr>
        <w:rPr>
          <w:lang w:val="uk-UA"/>
        </w:rPr>
      </w:pPr>
    </w:p>
    <w:p w:rsidR="00977383" w:rsidRDefault="00977383" w:rsidP="00187F5A">
      <w:pPr>
        <w:rPr>
          <w:noProof/>
          <w:lang w:val="uk-UA" w:eastAsia="uk-UA"/>
        </w:rPr>
      </w:pPr>
      <w:r>
        <w:rPr>
          <w:lang w:val="uk-UA"/>
        </w:rPr>
        <w:t>Задача 1 Розподіл шоколадки:</w:t>
      </w:r>
      <w:r w:rsidRPr="00977383">
        <w:rPr>
          <w:noProof/>
          <w:lang w:val="uk-UA" w:eastAsia="uk-UA"/>
        </w:rPr>
        <w:t xml:space="preserve"> </w:t>
      </w:r>
      <w:r w:rsidRPr="00977383">
        <w:rPr>
          <w:noProof/>
          <w:lang w:val="uk-UA" w:eastAsia="uk-UA"/>
        </w:rPr>
        <w:drawing>
          <wp:inline distT="0" distB="0" distL="0" distR="0" wp14:anchorId="0B299A6B" wp14:editId="22114064">
            <wp:extent cx="6120765" cy="681990"/>
            <wp:effectExtent l="0" t="0" r="0" b="381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20765" cy="681990"/>
                    </a:xfrm>
                    <a:prstGeom prst="rect">
                      <a:avLst/>
                    </a:prstGeom>
                  </pic:spPr>
                </pic:pic>
              </a:graphicData>
            </a:graphic>
          </wp:inline>
        </w:drawing>
      </w:r>
    </w:p>
    <w:p w:rsidR="00977383" w:rsidRDefault="00977383" w:rsidP="00187F5A">
      <w:pPr>
        <w:rPr>
          <w:i/>
          <w:noProof/>
          <w:sz w:val="18"/>
          <w:szCs w:val="18"/>
          <w:lang w:val="uk-UA" w:eastAsia="uk-UA"/>
        </w:rPr>
      </w:pPr>
      <w:r>
        <w:rPr>
          <w:noProof/>
          <w:lang w:val="uk-UA" w:eastAsia="uk-UA"/>
        </w:rPr>
        <w:tab/>
      </w:r>
      <w:r>
        <w:rPr>
          <w:noProof/>
          <w:lang w:val="uk-UA" w:eastAsia="uk-UA"/>
        </w:rPr>
        <w:tab/>
      </w:r>
      <w:r>
        <w:rPr>
          <w:noProof/>
          <w:lang w:val="uk-UA" w:eastAsia="uk-UA"/>
        </w:rPr>
        <w:tab/>
      </w:r>
      <w:r w:rsidR="00AB4E69">
        <w:rPr>
          <w:i/>
          <w:noProof/>
          <w:sz w:val="18"/>
          <w:szCs w:val="18"/>
          <w:lang w:val="uk-UA" w:eastAsia="uk-UA"/>
        </w:rPr>
        <w:t>Рис 27</w:t>
      </w:r>
      <w:r w:rsidRPr="00977383">
        <w:rPr>
          <w:i/>
          <w:noProof/>
          <w:sz w:val="18"/>
          <w:szCs w:val="18"/>
          <w:lang w:val="uk-UA" w:eastAsia="uk-UA"/>
        </w:rPr>
        <w:t>.</w:t>
      </w:r>
      <w:r w:rsidR="00AB4E69">
        <w:rPr>
          <w:i/>
          <w:noProof/>
          <w:sz w:val="18"/>
          <w:szCs w:val="18"/>
          <w:lang w:val="uk-UA" w:eastAsia="uk-UA"/>
        </w:rPr>
        <w:t xml:space="preserve"> </w:t>
      </w:r>
      <w:r w:rsidRPr="00977383">
        <w:rPr>
          <w:i/>
          <w:noProof/>
          <w:sz w:val="18"/>
          <w:szCs w:val="18"/>
          <w:lang w:val="uk-UA" w:eastAsia="uk-UA"/>
        </w:rPr>
        <w:t>Виконання роботи програми розподіл шоколадки</w:t>
      </w:r>
    </w:p>
    <w:p w:rsidR="00977383" w:rsidRDefault="00977383" w:rsidP="00187F5A">
      <w:pPr>
        <w:rPr>
          <w:i/>
          <w:sz w:val="18"/>
          <w:szCs w:val="18"/>
          <w:lang w:val="uk-UA"/>
        </w:rPr>
      </w:pPr>
      <w:r w:rsidRPr="00977383">
        <w:rPr>
          <w:i/>
          <w:noProof/>
          <w:sz w:val="18"/>
          <w:szCs w:val="18"/>
          <w:lang w:val="uk-UA" w:eastAsia="uk-UA"/>
        </w:rPr>
        <w:lastRenderedPageBreak/>
        <w:drawing>
          <wp:inline distT="0" distB="0" distL="0" distR="0" wp14:anchorId="60ECC3ED" wp14:editId="1466E259">
            <wp:extent cx="6120765" cy="556895"/>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120765" cy="556895"/>
                    </a:xfrm>
                    <a:prstGeom prst="rect">
                      <a:avLst/>
                    </a:prstGeom>
                  </pic:spPr>
                </pic:pic>
              </a:graphicData>
            </a:graphic>
          </wp:inline>
        </w:drawing>
      </w:r>
    </w:p>
    <w:p w:rsidR="00977383" w:rsidRDefault="00AB4E69" w:rsidP="00187F5A">
      <w:pPr>
        <w:rPr>
          <w:i/>
          <w:sz w:val="18"/>
          <w:szCs w:val="18"/>
          <w:lang w:val="uk-UA"/>
        </w:rPr>
      </w:pPr>
      <w:r>
        <w:rPr>
          <w:i/>
          <w:sz w:val="18"/>
          <w:szCs w:val="18"/>
          <w:lang w:val="uk-UA"/>
        </w:rPr>
        <w:tab/>
      </w:r>
      <w:r>
        <w:rPr>
          <w:i/>
          <w:sz w:val="18"/>
          <w:szCs w:val="18"/>
          <w:lang w:val="uk-UA"/>
        </w:rPr>
        <w:tab/>
      </w:r>
      <w:r>
        <w:rPr>
          <w:i/>
          <w:sz w:val="18"/>
          <w:szCs w:val="18"/>
          <w:lang w:val="uk-UA"/>
        </w:rPr>
        <w:tab/>
        <w:t>Рис 28</w:t>
      </w:r>
      <w:r w:rsidR="00977383">
        <w:rPr>
          <w:i/>
          <w:sz w:val="18"/>
          <w:szCs w:val="18"/>
          <w:lang w:val="uk-UA"/>
        </w:rPr>
        <w:t xml:space="preserve">. Підтвердження коректної роботи системою </w:t>
      </w:r>
      <w:proofErr w:type="spellStart"/>
      <w:r w:rsidR="00977383">
        <w:rPr>
          <w:i/>
          <w:sz w:val="18"/>
          <w:szCs w:val="18"/>
          <w:lang w:val="uk-UA"/>
        </w:rPr>
        <w:t>алготестера</w:t>
      </w:r>
      <w:proofErr w:type="spellEnd"/>
    </w:p>
    <w:p w:rsidR="00977383" w:rsidRDefault="00977383" w:rsidP="00187F5A">
      <w:pPr>
        <w:rPr>
          <w:i/>
          <w:sz w:val="18"/>
          <w:szCs w:val="18"/>
          <w:lang w:val="uk-UA"/>
        </w:rPr>
      </w:pPr>
    </w:p>
    <w:p w:rsidR="00977383" w:rsidRPr="00977383" w:rsidRDefault="00977383" w:rsidP="00187F5A">
      <w:pPr>
        <w:rPr>
          <w:szCs w:val="18"/>
          <w:lang w:val="uk-UA"/>
        </w:rPr>
      </w:pPr>
      <w:r>
        <w:rPr>
          <w:szCs w:val="18"/>
          <w:lang w:val="uk-UA"/>
        </w:rPr>
        <w:t>Час затрачений на виконання:10хв</w:t>
      </w:r>
    </w:p>
    <w:p w:rsidR="00977383" w:rsidRDefault="00977383" w:rsidP="00187F5A">
      <w:pPr>
        <w:rPr>
          <w:i/>
          <w:sz w:val="18"/>
          <w:szCs w:val="18"/>
          <w:lang w:val="uk-UA"/>
        </w:rPr>
      </w:pPr>
    </w:p>
    <w:p w:rsidR="00977383" w:rsidRDefault="00977383" w:rsidP="00187F5A">
      <w:pPr>
        <w:rPr>
          <w:i/>
          <w:sz w:val="18"/>
          <w:szCs w:val="18"/>
          <w:lang w:val="uk-UA"/>
        </w:rPr>
      </w:pPr>
    </w:p>
    <w:p w:rsidR="00977383" w:rsidRDefault="00977383" w:rsidP="00187F5A">
      <w:pPr>
        <w:rPr>
          <w:szCs w:val="18"/>
          <w:lang w:val="uk-UA"/>
        </w:rPr>
      </w:pPr>
      <w:r>
        <w:rPr>
          <w:szCs w:val="18"/>
          <w:lang w:val="uk-UA"/>
        </w:rPr>
        <w:t>Задача 2 Народна вакцина</w:t>
      </w:r>
    </w:p>
    <w:p w:rsidR="00977383" w:rsidRDefault="00977383" w:rsidP="00187F5A">
      <w:pPr>
        <w:rPr>
          <w:szCs w:val="18"/>
          <w:lang w:val="uk-UA"/>
        </w:rPr>
      </w:pPr>
      <w:r w:rsidRPr="00977383">
        <w:rPr>
          <w:noProof/>
          <w:szCs w:val="18"/>
          <w:lang w:val="uk-UA" w:eastAsia="uk-UA"/>
        </w:rPr>
        <w:drawing>
          <wp:inline distT="0" distB="0" distL="0" distR="0" wp14:anchorId="7A8408B9" wp14:editId="331ADD5B">
            <wp:extent cx="6120765" cy="86614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20765" cy="866140"/>
                    </a:xfrm>
                    <a:prstGeom prst="rect">
                      <a:avLst/>
                    </a:prstGeom>
                  </pic:spPr>
                </pic:pic>
              </a:graphicData>
            </a:graphic>
          </wp:inline>
        </w:drawing>
      </w:r>
    </w:p>
    <w:p w:rsidR="00977383" w:rsidRDefault="00977383" w:rsidP="00187F5A">
      <w:pPr>
        <w:rPr>
          <w:i/>
          <w:noProof/>
          <w:sz w:val="18"/>
          <w:szCs w:val="18"/>
          <w:lang w:val="uk-UA" w:eastAsia="uk-UA"/>
        </w:rPr>
      </w:pPr>
      <w:r>
        <w:rPr>
          <w:szCs w:val="18"/>
          <w:lang w:val="uk-UA"/>
        </w:rPr>
        <w:tab/>
      </w:r>
      <w:r>
        <w:rPr>
          <w:szCs w:val="18"/>
          <w:lang w:val="uk-UA"/>
        </w:rPr>
        <w:tab/>
      </w:r>
      <w:r>
        <w:rPr>
          <w:szCs w:val="18"/>
          <w:lang w:val="uk-UA"/>
        </w:rPr>
        <w:tab/>
      </w:r>
      <w:r>
        <w:rPr>
          <w:szCs w:val="18"/>
          <w:lang w:val="uk-UA"/>
        </w:rPr>
        <w:tab/>
      </w:r>
      <w:r w:rsidR="00AB4E69">
        <w:rPr>
          <w:i/>
          <w:noProof/>
          <w:sz w:val="18"/>
          <w:szCs w:val="18"/>
          <w:lang w:val="uk-UA" w:eastAsia="uk-UA"/>
        </w:rPr>
        <w:t>Рис 29</w:t>
      </w:r>
      <w:r w:rsidRPr="00977383">
        <w:rPr>
          <w:i/>
          <w:noProof/>
          <w:sz w:val="18"/>
          <w:szCs w:val="18"/>
          <w:lang w:val="uk-UA" w:eastAsia="uk-UA"/>
        </w:rPr>
        <w:t>.Виконання ро</w:t>
      </w:r>
      <w:r>
        <w:rPr>
          <w:i/>
          <w:noProof/>
          <w:sz w:val="18"/>
          <w:szCs w:val="18"/>
          <w:lang w:val="uk-UA" w:eastAsia="uk-UA"/>
        </w:rPr>
        <w:t>боти програми народна вакцина</w:t>
      </w:r>
    </w:p>
    <w:p w:rsidR="00977383" w:rsidRDefault="00977383" w:rsidP="00187F5A">
      <w:pPr>
        <w:rPr>
          <w:szCs w:val="18"/>
          <w:lang w:val="uk-UA"/>
        </w:rPr>
      </w:pPr>
      <w:r w:rsidRPr="00977383">
        <w:rPr>
          <w:noProof/>
          <w:szCs w:val="18"/>
          <w:lang w:val="uk-UA" w:eastAsia="uk-UA"/>
        </w:rPr>
        <w:drawing>
          <wp:inline distT="0" distB="0" distL="0" distR="0" wp14:anchorId="3F7F82A8" wp14:editId="64303D93">
            <wp:extent cx="6120765" cy="568325"/>
            <wp:effectExtent l="0" t="0" r="0" b="317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120765" cy="568325"/>
                    </a:xfrm>
                    <a:prstGeom prst="rect">
                      <a:avLst/>
                    </a:prstGeom>
                  </pic:spPr>
                </pic:pic>
              </a:graphicData>
            </a:graphic>
          </wp:inline>
        </w:drawing>
      </w:r>
    </w:p>
    <w:p w:rsidR="00977383" w:rsidRDefault="00977383" w:rsidP="00187F5A">
      <w:pPr>
        <w:rPr>
          <w:i/>
          <w:sz w:val="18"/>
          <w:szCs w:val="18"/>
          <w:lang w:val="uk-UA"/>
        </w:rPr>
      </w:pPr>
      <w:r>
        <w:rPr>
          <w:szCs w:val="18"/>
          <w:lang w:val="uk-UA"/>
        </w:rPr>
        <w:tab/>
      </w:r>
      <w:r>
        <w:rPr>
          <w:szCs w:val="18"/>
          <w:lang w:val="uk-UA"/>
        </w:rPr>
        <w:tab/>
      </w:r>
      <w:r>
        <w:rPr>
          <w:szCs w:val="18"/>
          <w:lang w:val="uk-UA"/>
        </w:rPr>
        <w:tab/>
      </w:r>
      <w:r>
        <w:rPr>
          <w:szCs w:val="18"/>
          <w:lang w:val="uk-UA"/>
        </w:rPr>
        <w:tab/>
      </w:r>
      <w:r w:rsidR="00AB4E69">
        <w:rPr>
          <w:i/>
          <w:sz w:val="18"/>
          <w:szCs w:val="18"/>
          <w:lang w:val="uk-UA"/>
        </w:rPr>
        <w:t>Рис 30</w:t>
      </w:r>
      <w:r>
        <w:rPr>
          <w:i/>
          <w:sz w:val="18"/>
          <w:szCs w:val="18"/>
          <w:lang w:val="uk-UA"/>
        </w:rPr>
        <w:t xml:space="preserve">. Підтвердження коректної роботи системою </w:t>
      </w:r>
      <w:proofErr w:type="spellStart"/>
      <w:r>
        <w:rPr>
          <w:i/>
          <w:sz w:val="18"/>
          <w:szCs w:val="18"/>
          <w:lang w:val="uk-UA"/>
        </w:rPr>
        <w:t>алготестера</w:t>
      </w:r>
      <w:proofErr w:type="spellEnd"/>
    </w:p>
    <w:p w:rsidR="00977383" w:rsidRDefault="00977383" w:rsidP="00187F5A">
      <w:pPr>
        <w:rPr>
          <w:i/>
          <w:sz w:val="18"/>
          <w:szCs w:val="18"/>
          <w:lang w:val="uk-UA"/>
        </w:rPr>
      </w:pPr>
    </w:p>
    <w:p w:rsidR="00977383" w:rsidRDefault="00977383" w:rsidP="00187F5A">
      <w:pPr>
        <w:rPr>
          <w:szCs w:val="18"/>
          <w:lang w:val="uk-UA"/>
        </w:rPr>
      </w:pPr>
      <w:r>
        <w:rPr>
          <w:szCs w:val="18"/>
          <w:lang w:val="uk-UA"/>
        </w:rPr>
        <w:t>Час затрачений на виконання завдання:15 хв</w:t>
      </w:r>
    </w:p>
    <w:p w:rsidR="00977383" w:rsidRDefault="00977383" w:rsidP="00187F5A">
      <w:pPr>
        <w:rPr>
          <w:szCs w:val="18"/>
          <w:lang w:val="uk-UA"/>
        </w:rPr>
      </w:pPr>
    </w:p>
    <w:p w:rsidR="00977383" w:rsidRDefault="00AB4E69" w:rsidP="00977383">
      <w:pPr>
        <w:pStyle w:val="2"/>
        <w:rPr>
          <w:rFonts w:ascii="Times New Roman" w:eastAsia="Times New Roman" w:hAnsi="Times New Roman" w:cs="Times New Roman"/>
          <w:b/>
          <w:bCs/>
          <w:color w:val="000000"/>
        </w:rPr>
      </w:pPr>
      <w:r>
        <w:rPr>
          <w:rFonts w:ascii="Times New Roman" w:eastAsia="Times New Roman" w:hAnsi="Times New Roman" w:cs="Times New Roman"/>
          <w:b/>
          <w:bCs/>
          <w:color w:val="000000"/>
          <w:lang w:val="uk-UA"/>
        </w:rPr>
        <w:t>5</w:t>
      </w:r>
      <w:r w:rsidR="00977383">
        <w:rPr>
          <w:rFonts w:ascii="Times New Roman" w:eastAsia="Times New Roman" w:hAnsi="Times New Roman" w:cs="Times New Roman"/>
          <w:b/>
          <w:bCs/>
          <w:color w:val="000000"/>
        </w:rPr>
        <w:t>.</w:t>
      </w:r>
      <w:r w:rsidR="00977383">
        <w:rPr>
          <w:rFonts w:ascii="Times New Roman" w:eastAsia="Times New Roman" w:hAnsi="Times New Roman" w:cs="Times New Roman"/>
          <w:b/>
          <w:bCs/>
          <w:color w:val="000000"/>
          <w:lang w:val="uk-UA"/>
        </w:rPr>
        <w:t>Кооперація з командою</w:t>
      </w:r>
      <w:r w:rsidR="00977383" w:rsidRPr="00BB61AE">
        <w:rPr>
          <w:rFonts w:ascii="Times New Roman" w:eastAsia="Times New Roman" w:hAnsi="Times New Roman" w:cs="Times New Roman"/>
          <w:b/>
          <w:bCs/>
          <w:color w:val="000000"/>
        </w:rPr>
        <w:t>:</w:t>
      </w:r>
    </w:p>
    <w:p w:rsidR="00977383" w:rsidRDefault="00977383" w:rsidP="00977383">
      <w:pPr>
        <w:rPr>
          <w:lang w:val="uk-UA"/>
        </w:rPr>
      </w:pPr>
    </w:p>
    <w:p w:rsidR="00FE431A" w:rsidRDefault="00FE431A" w:rsidP="00FE431A">
      <w:pPr>
        <w:pStyle w:val="a5"/>
        <w:numPr>
          <w:ilvl w:val="0"/>
          <w:numId w:val="6"/>
        </w:numPr>
        <w:rPr>
          <w:lang w:val="uk-UA"/>
        </w:rPr>
      </w:pPr>
      <w:r>
        <w:rPr>
          <w:lang w:val="uk-UA"/>
        </w:rPr>
        <w:t xml:space="preserve">Створили дошку в </w:t>
      </w:r>
      <w:proofErr w:type="spellStart"/>
      <w:r>
        <w:rPr>
          <w:lang w:val="uk-UA"/>
        </w:rPr>
        <w:t>трелло</w:t>
      </w:r>
      <w:proofErr w:type="spellEnd"/>
      <w:r>
        <w:rPr>
          <w:lang w:val="uk-UA"/>
        </w:rPr>
        <w:t>, додали завдання, приступили до їх виконання</w:t>
      </w:r>
    </w:p>
    <w:p w:rsidR="00FE431A" w:rsidRDefault="00FE431A" w:rsidP="00FE431A">
      <w:pPr>
        <w:pStyle w:val="a5"/>
        <w:rPr>
          <w:lang w:val="uk-UA"/>
        </w:rPr>
      </w:pPr>
      <w:r w:rsidRPr="00FE431A">
        <w:rPr>
          <w:noProof/>
          <w:lang w:val="uk-UA" w:eastAsia="uk-UA"/>
        </w:rPr>
        <w:drawing>
          <wp:inline distT="0" distB="0" distL="0" distR="0" wp14:anchorId="47AC430D" wp14:editId="16FDCF6D">
            <wp:extent cx="6120765" cy="3081020"/>
            <wp:effectExtent l="0" t="0" r="0" b="508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20765" cy="3081020"/>
                    </a:xfrm>
                    <a:prstGeom prst="rect">
                      <a:avLst/>
                    </a:prstGeom>
                  </pic:spPr>
                </pic:pic>
              </a:graphicData>
            </a:graphic>
          </wp:inline>
        </w:drawing>
      </w:r>
    </w:p>
    <w:p w:rsidR="00FE431A" w:rsidRDefault="00FE431A" w:rsidP="00FE431A">
      <w:pPr>
        <w:ind w:left="720"/>
        <w:rPr>
          <w:i/>
          <w:sz w:val="18"/>
          <w:szCs w:val="18"/>
          <w:lang w:val="uk-UA"/>
        </w:rPr>
      </w:pPr>
      <w:r>
        <w:rPr>
          <w:lang w:val="uk-UA"/>
        </w:rPr>
        <w:tab/>
      </w:r>
      <w:r>
        <w:rPr>
          <w:lang w:val="uk-UA"/>
        </w:rPr>
        <w:tab/>
      </w:r>
      <w:r>
        <w:rPr>
          <w:lang w:val="uk-UA"/>
        </w:rPr>
        <w:tab/>
      </w:r>
      <w:r>
        <w:rPr>
          <w:lang w:val="uk-UA"/>
        </w:rPr>
        <w:tab/>
      </w:r>
      <w:r>
        <w:rPr>
          <w:lang w:val="uk-UA"/>
        </w:rPr>
        <w:tab/>
      </w:r>
      <w:r>
        <w:rPr>
          <w:i/>
          <w:sz w:val="18"/>
          <w:szCs w:val="18"/>
        </w:rPr>
        <w:t xml:space="preserve">Рис </w:t>
      </w:r>
      <w:r w:rsidR="00AB4E69">
        <w:rPr>
          <w:i/>
          <w:sz w:val="18"/>
          <w:szCs w:val="18"/>
          <w:lang w:val="uk-UA"/>
        </w:rPr>
        <w:t>31</w:t>
      </w:r>
      <w:r>
        <w:rPr>
          <w:i/>
          <w:sz w:val="18"/>
          <w:szCs w:val="18"/>
        </w:rPr>
        <w:t xml:space="preserve">. </w:t>
      </w:r>
      <w:proofErr w:type="spellStart"/>
      <w:r>
        <w:rPr>
          <w:i/>
          <w:sz w:val="18"/>
          <w:szCs w:val="18"/>
          <w:lang w:val="uk-UA"/>
        </w:rPr>
        <w:t>Скрін</w:t>
      </w:r>
      <w:proofErr w:type="spellEnd"/>
      <w:r>
        <w:rPr>
          <w:i/>
          <w:sz w:val="18"/>
          <w:szCs w:val="18"/>
          <w:lang w:val="uk-UA"/>
        </w:rPr>
        <w:t xml:space="preserve"> з дошки </w:t>
      </w:r>
      <w:proofErr w:type="spellStart"/>
      <w:r>
        <w:rPr>
          <w:i/>
          <w:sz w:val="18"/>
          <w:szCs w:val="18"/>
          <w:lang w:val="uk-UA"/>
        </w:rPr>
        <w:t>трелло</w:t>
      </w:r>
      <w:proofErr w:type="spellEnd"/>
    </w:p>
    <w:p w:rsidR="00FE431A" w:rsidRDefault="00FE431A" w:rsidP="00FE431A">
      <w:pPr>
        <w:rPr>
          <w:lang w:val="uk-UA"/>
        </w:rPr>
      </w:pPr>
    </w:p>
    <w:p w:rsidR="00FE431A" w:rsidRDefault="00FE431A" w:rsidP="00FE431A">
      <w:pPr>
        <w:rPr>
          <w:lang w:val="uk-UA"/>
        </w:rPr>
      </w:pPr>
    </w:p>
    <w:p w:rsidR="00FE431A" w:rsidRDefault="00FE431A" w:rsidP="00FE431A">
      <w:pPr>
        <w:pStyle w:val="a5"/>
        <w:numPr>
          <w:ilvl w:val="0"/>
          <w:numId w:val="6"/>
        </w:numPr>
        <w:rPr>
          <w:lang w:val="uk-UA"/>
        </w:rPr>
      </w:pPr>
      <w:r>
        <w:rPr>
          <w:lang w:val="uk-UA"/>
        </w:rPr>
        <w:t xml:space="preserve">Зустрілись </w:t>
      </w:r>
      <w:proofErr w:type="spellStart"/>
      <w:r>
        <w:rPr>
          <w:lang w:val="uk-UA"/>
        </w:rPr>
        <w:t>вживу</w:t>
      </w:r>
      <w:proofErr w:type="spellEnd"/>
      <w:r>
        <w:rPr>
          <w:lang w:val="uk-UA"/>
        </w:rPr>
        <w:t xml:space="preserve"> 28.09, обговорили епік, поділились своїми думками на рахунок порядку здачі епіку, зробили </w:t>
      </w:r>
      <w:proofErr w:type="spellStart"/>
      <w:r>
        <w:rPr>
          <w:lang w:val="uk-UA"/>
        </w:rPr>
        <w:t>рев’ю</w:t>
      </w:r>
      <w:proofErr w:type="spellEnd"/>
      <w:r>
        <w:rPr>
          <w:lang w:val="uk-UA"/>
        </w:rPr>
        <w:t xml:space="preserve"> коду</w:t>
      </w:r>
    </w:p>
    <w:p w:rsidR="00FE431A" w:rsidRDefault="00FE431A" w:rsidP="00FE431A">
      <w:pPr>
        <w:pStyle w:val="a5"/>
        <w:rPr>
          <w:lang w:val="uk-UA"/>
        </w:rPr>
      </w:pPr>
      <w:r>
        <w:rPr>
          <w:noProof/>
          <w:lang w:val="uk-UA" w:eastAsia="uk-UA"/>
        </w:rPr>
        <w:lastRenderedPageBreak/>
        <w:drawing>
          <wp:inline distT="0" distB="0" distL="0" distR="0" wp14:anchorId="618874D5" wp14:editId="090F397F">
            <wp:extent cx="4779599" cy="3584575"/>
            <wp:effectExtent l="0" t="0" r="254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783016" cy="3587138"/>
                    </a:xfrm>
                    <a:prstGeom prst="rect">
                      <a:avLst/>
                    </a:prstGeom>
                  </pic:spPr>
                </pic:pic>
              </a:graphicData>
            </a:graphic>
          </wp:inline>
        </w:drawing>
      </w:r>
    </w:p>
    <w:p w:rsidR="00FE431A" w:rsidRPr="00FE431A" w:rsidRDefault="00FE431A" w:rsidP="00FE431A">
      <w:pPr>
        <w:ind w:left="360"/>
        <w:rPr>
          <w:lang w:val="uk-UA"/>
        </w:rPr>
      </w:pPr>
      <w:r>
        <w:rPr>
          <w:lang w:val="uk-UA"/>
        </w:rPr>
        <w:tab/>
      </w:r>
      <w:r>
        <w:rPr>
          <w:lang w:val="uk-UA"/>
        </w:rPr>
        <w:tab/>
      </w:r>
      <w:r>
        <w:rPr>
          <w:lang w:val="uk-UA"/>
        </w:rPr>
        <w:tab/>
      </w:r>
      <w:r>
        <w:rPr>
          <w:lang w:val="uk-UA"/>
        </w:rPr>
        <w:tab/>
      </w:r>
      <w:r>
        <w:rPr>
          <w:i/>
          <w:sz w:val="18"/>
          <w:szCs w:val="18"/>
        </w:rPr>
        <w:t xml:space="preserve">Рис </w:t>
      </w:r>
      <w:r w:rsidR="00AB4E69">
        <w:rPr>
          <w:i/>
          <w:sz w:val="18"/>
          <w:szCs w:val="18"/>
          <w:lang w:val="uk-UA"/>
        </w:rPr>
        <w:t>32</w:t>
      </w:r>
      <w:r>
        <w:rPr>
          <w:i/>
          <w:sz w:val="18"/>
          <w:szCs w:val="18"/>
        </w:rPr>
        <w:t xml:space="preserve">. </w:t>
      </w:r>
      <w:r>
        <w:rPr>
          <w:i/>
          <w:sz w:val="18"/>
          <w:szCs w:val="18"/>
          <w:lang w:val="uk-UA"/>
        </w:rPr>
        <w:t>Зустріч з командою</w:t>
      </w:r>
    </w:p>
    <w:p w:rsidR="00FE431A" w:rsidRPr="00FE431A" w:rsidRDefault="00FE431A" w:rsidP="00FE431A">
      <w:pPr>
        <w:rPr>
          <w:lang w:val="uk-UA"/>
        </w:rPr>
      </w:pPr>
    </w:p>
    <w:p w:rsidR="00977383" w:rsidRDefault="00592258" w:rsidP="00187F5A">
      <w:pPr>
        <w:rPr>
          <w:szCs w:val="18"/>
          <w:lang w:val="uk-UA"/>
        </w:rPr>
      </w:pPr>
      <w:r w:rsidRPr="00592258">
        <w:rPr>
          <w:noProof/>
          <w:szCs w:val="18"/>
          <w:lang w:val="uk-UA" w:eastAsia="uk-UA"/>
        </w:rPr>
        <w:drawing>
          <wp:inline distT="0" distB="0" distL="0" distR="0" wp14:anchorId="25BE0048" wp14:editId="045484BA">
            <wp:extent cx="6120765" cy="3256915"/>
            <wp:effectExtent l="0" t="0" r="0" b="63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20765" cy="3256915"/>
                    </a:xfrm>
                    <a:prstGeom prst="rect">
                      <a:avLst/>
                    </a:prstGeom>
                  </pic:spPr>
                </pic:pic>
              </a:graphicData>
            </a:graphic>
          </wp:inline>
        </w:drawing>
      </w:r>
    </w:p>
    <w:p w:rsidR="00592258" w:rsidRDefault="00592258" w:rsidP="00187F5A">
      <w:pPr>
        <w:rPr>
          <w:i/>
          <w:sz w:val="18"/>
          <w:szCs w:val="18"/>
          <w:lang w:val="uk-UA"/>
        </w:rPr>
      </w:pPr>
      <w:r>
        <w:rPr>
          <w:szCs w:val="18"/>
          <w:lang w:val="uk-UA"/>
        </w:rPr>
        <w:tab/>
      </w:r>
      <w:r>
        <w:rPr>
          <w:szCs w:val="18"/>
          <w:lang w:val="uk-UA"/>
        </w:rPr>
        <w:tab/>
      </w:r>
      <w:r>
        <w:rPr>
          <w:szCs w:val="18"/>
          <w:lang w:val="uk-UA"/>
        </w:rPr>
        <w:tab/>
      </w:r>
      <w:r>
        <w:rPr>
          <w:szCs w:val="18"/>
          <w:lang w:val="uk-UA"/>
        </w:rPr>
        <w:tab/>
      </w:r>
      <w:r w:rsidR="00AB4E69">
        <w:rPr>
          <w:i/>
          <w:sz w:val="18"/>
          <w:szCs w:val="18"/>
          <w:lang w:val="uk-UA"/>
        </w:rPr>
        <w:t>Рис 33</w:t>
      </w:r>
      <w:r w:rsidRPr="00592258">
        <w:rPr>
          <w:i/>
          <w:sz w:val="18"/>
          <w:szCs w:val="18"/>
          <w:lang w:val="uk-UA"/>
        </w:rPr>
        <w:t xml:space="preserve">. </w:t>
      </w:r>
      <w:proofErr w:type="spellStart"/>
      <w:r w:rsidRPr="00592258">
        <w:rPr>
          <w:i/>
          <w:sz w:val="18"/>
          <w:szCs w:val="18"/>
          <w:lang w:val="uk-UA"/>
        </w:rPr>
        <w:t>Рев’ю</w:t>
      </w:r>
      <w:proofErr w:type="spellEnd"/>
      <w:r w:rsidRPr="00592258">
        <w:rPr>
          <w:i/>
          <w:sz w:val="18"/>
          <w:szCs w:val="18"/>
          <w:lang w:val="uk-UA"/>
        </w:rPr>
        <w:t xml:space="preserve"> коду іншими учасниками</w:t>
      </w:r>
    </w:p>
    <w:p w:rsidR="00592258" w:rsidRDefault="00592258" w:rsidP="00187F5A">
      <w:pPr>
        <w:rPr>
          <w:i/>
          <w:sz w:val="18"/>
          <w:szCs w:val="18"/>
          <w:lang w:val="uk-UA"/>
        </w:rPr>
      </w:pPr>
    </w:p>
    <w:p w:rsidR="00592258" w:rsidRDefault="00592258" w:rsidP="00187F5A">
      <w:pPr>
        <w:rPr>
          <w:i/>
          <w:sz w:val="18"/>
          <w:szCs w:val="18"/>
          <w:lang w:val="uk-UA"/>
        </w:rPr>
      </w:pPr>
    </w:p>
    <w:p w:rsidR="00592258" w:rsidRPr="000A0955" w:rsidRDefault="00592258" w:rsidP="00187F5A">
      <w:pPr>
        <w:rPr>
          <w:lang w:val="uk-UA"/>
        </w:rPr>
      </w:pPr>
      <w:r>
        <w:rPr>
          <w:lang w:val="uk-UA"/>
        </w:rPr>
        <w:t>Висновок</w:t>
      </w:r>
      <w:r w:rsidR="000A0955">
        <w:rPr>
          <w:lang w:val="uk-UA"/>
        </w:rPr>
        <w:t>:</w:t>
      </w:r>
      <w:r w:rsidR="000A0955" w:rsidRPr="000A0955">
        <w:t xml:space="preserve"> </w:t>
      </w:r>
      <w:r w:rsidR="000A0955">
        <w:t xml:space="preserve">Під час виконання </w:t>
      </w:r>
      <w:proofErr w:type="spellStart"/>
      <w:r w:rsidR="000A0955">
        <w:t>лабораторн</w:t>
      </w:r>
      <w:r w:rsidR="000A0955">
        <w:rPr>
          <w:lang w:val="uk-UA"/>
        </w:rPr>
        <w:t>ої</w:t>
      </w:r>
      <w:proofErr w:type="spellEnd"/>
      <w:r w:rsidR="000A0955">
        <w:t xml:space="preserve"> № 2</w:t>
      </w:r>
      <w:r w:rsidR="000A0955">
        <w:rPr>
          <w:lang w:val="uk-UA"/>
        </w:rPr>
        <w:t>,</w:t>
      </w:r>
      <w:r w:rsidR="000A0955" w:rsidRPr="000A0955">
        <w:t xml:space="preserve"> </w:t>
      </w:r>
      <w:r w:rsidR="000A0955">
        <w:t xml:space="preserve">я успішно опанував базові конструкції мови програмування </w:t>
      </w:r>
      <w:r w:rsidR="000A0955">
        <w:rPr>
          <w:rStyle w:val="a7"/>
          <w:rFonts w:eastAsia="Arial"/>
        </w:rPr>
        <w:t>C++</w:t>
      </w:r>
      <w:r w:rsidR="000A0955">
        <w:t>, закріпив навички роботи з різними типами даних, системами числення та операторами розгалуження.</w:t>
      </w:r>
      <w:r w:rsidR="000A0955">
        <w:rPr>
          <w:lang w:val="uk-UA"/>
        </w:rPr>
        <w:t xml:space="preserve">Дізнався основну різницю між основними </w:t>
      </w:r>
      <w:proofErr w:type="spellStart"/>
      <w:r w:rsidR="000A0955">
        <w:rPr>
          <w:lang w:val="uk-UA"/>
        </w:rPr>
        <w:t>тиипами</w:t>
      </w:r>
      <w:proofErr w:type="spellEnd"/>
      <w:r w:rsidR="000A0955">
        <w:rPr>
          <w:lang w:val="uk-UA"/>
        </w:rPr>
        <w:t xml:space="preserve"> даних, типу </w:t>
      </w:r>
      <w:proofErr w:type="spellStart"/>
      <w:r w:rsidR="000A0955">
        <w:rPr>
          <w:lang w:val="en-US"/>
        </w:rPr>
        <w:t>int</w:t>
      </w:r>
      <w:proofErr w:type="spellEnd"/>
      <w:r w:rsidR="000A0955" w:rsidRPr="000A0955">
        <w:rPr>
          <w:lang w:val="uk-UA"/>
        </w:rPr>
        <w:t xml:space="preserve">, </w:t>
      </w:r>
      <w:r w:rsidR="000A0955">
        <w:rPr>
          <w:lang w:val="en-US"/>
        </w:rPr>
        <w:t>long</w:t>
      </w:r>
      <w:r w:rsidR="000A0955" w:rsidRPr="000A0955">
        <w:rPr>
          <w:lang w:val="uk-UA"/>
        </w:rPr>
        <w:t>.</w:t>
      </w:r>
      <w:r w:rsidR="000A0955">
        <w:rPr>
          <w:lang w:val="uk-UA"/>
        </w:rPr>
        <w:t xml:space="preserve">Одне з найважливіших зауважень, різниця між типом </w:t>
      </w:r>
      <w:r w:rsidR="000A0955">
        <w:rPr>
          <w:lang w:val="en-US"/>
        </w:rPr>
        <w:t>float</w:t>
      </w:r>
      <w:r w:rsidR="000A0955" w:rsidRPr="000A0955">
        <w:rPr>
          <w:lang w:val="uk-UA"/>
        </w:rPr>
        <w:t xml:space="preserve"> </w:t>
      </w:r>
      <w:r w:rsidR="000A0955">
        <w:rPr>
          <w:lang w:val="uk-UA"/>
        </w:rPr>
        <w:t xml:space="preserve">та </w:t>
      </w:r>
      <w:r w:rsidR="000A0955">
        <w:rPr>
          <w:lang w:val="en-US"/>
        </w:rPr>
        <w:t>double</w:t>
      </w:r>
      <w:r w:rsidR="000A0955" w:rsidRPr="000A0955">
        <w:rPr>
          <w:lang w:val="uk-UA"/>
        </w:rPr>
        <w:t>,</w:t>
      </w:r>
      <w:r w:rsidR="000A0955">
        <w:rPr>
          <w:lang w:val="uk-UA"/>
        </w:rPr>
        <w:t xml:space="preserve">на практиці я зрозумів наскільки точність може відрізнятися , навіть для однакових обчислень та </w:t>
      </w:r>
      <w:proofErr w:type="spellStart"/>
      <w:r w:rsidR="000A0955">
        <w:rPr>
          <w:lang w:val="uk-UA"/>
        </w:rPr>
        <w:t>значень.Дізнався</w:t>
      </w:r>
      <w:proofErr w:type="spellEnd"/>
      <w:r w:rsidR="000A0955">
        <w:rPr>
          <w:lang w:val="uk-UA"/>
        </w:rPr>
        <w:t xml:space="preserve"> різницю між постфіксним та </w:t>
      </w:r>
      <w:proofErr w:type="spellStart"/>
      <w:r w:rsidR="000A0955">
        <w:rPr>
          <w:lang w:val="uk-UA"/>
        </w:rPr>
        <w:t>префіксним</w:t>
      </w:r>
      <w:proofErr w:type="spellEnd"/>
      <w:r w:rsidR="000A0955">
        <w:rPr>
          <w:lang w:val="uk-UA"/>
        </w:rPr>
        <w:t xml:space="preserve"> </w:t>
      </w:r>
      <w:proofErr w:type="spellStart"/>
      <w:r w:rsidR="000A0955">
        <w:rPr>
          <w:lang w:val="uk-UA"/>
        </w:rPr>
        <w:t>інкрементом</w:t>
      </w:r>
      <w:proofErr w:type="spellEnd"/>
      <w:r w:rsidR="000A0955">
        <w:rPr>
          <w:lang w:val="uk-UA"/>
        </w:rPr>
        <w:t>/</w:t>
      </w:r>
      <w:proofErr w:type="spellStart"/>
      <w:r w:rsidR="000A0955">
        <w:rPr>
          <w:lang w:val="uk-UA"/>
        </w:rPr>
        <w:t>декрементом.Дізнався</w:t>
      </w:r>
      <w:proofErr w:type="spellEnd"/>
      <w:r w:rsidR="000A0955">
        <w:rPr>
          <w:lang w:val="uk-UA"/>
        </w:rPr>
        <w:t xml:space="preserve"> як працює двійкова система числення, як переводити числа зі </w:t>
      </w:r>
      <w:proofErr w:type="spellStart"/>
      <w:r w:rsidR="000A0955">
        <w:rPr>
          <w:lang w:val="uk-UA"/>
        </w:rPr>
        <w:t>звічної</w:t>
      </w:r>
      <w:proofErr w:type="spellEnd"/>
      <w:r w:rsidR="000A0955">
        <w:rPr>
          <w:lang w:val="uk-UA"/>
        </w:rPr>
        <w:t xml:space="preserve"> десяткової, також виконав базові операції над різними числами. </w:t>
      </w:r>
    </w:p>
    <w:sectPr w:rsidR="00592258" w:rsidRPr="000A095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altName w:val="Calibri"/>
    <w:charset w:val="00"/>
    <w:family w:val="auto"/>
    <w:pitch w:val="default"/>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webkit-standard">
    <w:altName w:val="Cambria"/>
    <w:charset w:val="00"/>
    <w:family w:val="roman"/>
    <w:pitch w:val="default"/>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3621CC"/>
    <w:multiLevelType w:val="hybridMultilevel"/>
    <w:tmpl w:val="62F4A12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29416CC0"/>
    <w:multiLevelType w:val="multilevel"/>
    <w:tmpl w:val="BB0EBE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8A55072"/>
    <w:multiLevelType w:val="multilevel"/>
    <w:tmpl w:val="FC62F448"/>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52569F4"/>
    <w:multiLevelType w:val="multilevel"/>
    <w:tmpl w:val="12AE14E4"/>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C435996"/>
    <w:multiLevelType w:val="multilevel"/>
    <w:tmpl w:val="1408CFEE"/>
    <w:lvl w:ilv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3"/>
  </w:num>
  <w:num w:numId="3">
    <w:abstractNumId w:val="3"/>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63C0"/>
    <w:rsid w:val="000A0955"/>
    <w:rsid w:val="000B314A"/>
    <w:rsid w:val="00187F5A"/>
    <w:rsid w:val="00247E23"/>
    <w:rsid w:val="00414D2A"/>
    <w:rsid w:val="00484099"/>
    <w:rsid w:val="00592258"/>
    <w:rsid w:val="006050E8"/>
    <w:rsid w:val="00742763"/>
    <w:rsid w:val="00744599"/>
    <w:rsid w:val="008D5A52"/>
    <w:rsid w:val="00977383"/>
    <w:rsid w:val="00A150CC"/>
    <w:rsid w:val="00AB4E69"/>
    <w:rsid w:val="00B27F76"/>
    <w:rsid w:val="00B84C91"/>
    <w:rsid w:val="00B942FB"/>
    <w:rsid w:val="00C314E5"/>
    <w:rsid w:val="00CA362F"/>
    <w:rsid w:val="00DD2E73"/>
    <w:rsid w:val="00E525CC"/>
    <w:rsid w:val="00EA1C8C"/>
    <w:rsid w:val="00EF3777"/>
    <w:rsid w:val="00F763C0"/>
    <w:rsid w:val="00F76EAD"/>
    <w:rsid w:val="00FE431A"/>
    <w:rsid w:val="00FE62B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058DC5-671C-4F44-B04A-BDCC2FBAA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47E23"/>
    <w:pPr>
      <w:spacing w:after="0" w:line="240" w:lineRule="auto"/>
    </w:pPr>
    <w:rPr>
      <w:rFonts w:ascii="Times New Roman" w:eastAsia="Times New Roman" w:hAnsi="Times New Roman" w:cs="Times New Roman"/>
      <w:sz w:val="24"/>
      <w:szCs w:val="24"/>
      <w:lang w:val="uk" w:eastAsia="en-GB"/>
    </w:rPr>
  </w:style>
  <w:style w:type="paragraph" w:styleId="1">
    <w:name w:val="heading 1"/>
    <w:basedOn w:val="a"/>
    <w:next w:val="a"/>
    <w:link w:val="10"/>
    <w:uiPriority w:val="9"/>
    <w:qFormat/>
    <w:rsid w:val="00F76EAD"/>
    <w:pPr>
      <w:keepNext/>
      <w:keepLines/>
      <w:spacing w:before="400" w:after="120" w:line="276" w:lineRule="auto"/>
      <w:outlineLvl w:val="0"/>
    </w:pPr>
    <w:rPr>
      <w:rFonts w:ascii="Arial" w:eastAsia="Arial" w:hAnsi="Arial" w:cs="Arial"/>
      <w:sz w:val="40"/>
      <w:szCs w:val="40"/>
    </w:rPr>
  </w:style>
  <w:style w:type="paragraph" w:styleId="2">
    <w:name w:val="heading 2"/>
    <w:basedOn w:val="a"/>
    <w:next w:val="a"/>
    <w:link w:val="20"/>
    <w:uiPriority w:val="9"/>
    <w:semiHidden/>
    <w:unhideWhenUsed/>
    <w:qFormat/>
    <w:rsid w:val="00744599"/>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76EAD"/>
    <w:rPr>
      <w:rFonts w:ascii="Arial" w:eastAsia="Arial" w:hAnsi="Arial" w:cs="Arial"/>
      <w:sz w:val="40"/>
      <w:szCs w:val="40"/>
      <w:lang w:val="uk" w:eastAsia="en-GB"/>
    </w:rPr>
  </w:style>
  <w:style w:type="paragraph" w:styleId="a3">
    <w:name w:val="Normal (Web)"/>
    <w:basedOn w:val="a"/>
    <w:uiPriority w:val="99"/>
    <w:unhideWhenUsed/>
    <w:rsid w:val="00F76EAD"/>
    <w:pPr>
      <w:spacing w:before="100" w:beforeAutospacing="1" w:after="100" w:afterAutospacing="1"/>
    </w:pPr>
  </w:style>
  <w:style w:type="character" w:styleId="a4">
    <w:name w:val="Hyperlink"/>
    <w:basedOn w:val="a0"/>
    <w:uiPriority w:val="99"/>
    <w:unhideWhenUsed/>
    <w:rsid w:val="00B27F76"/>
    <w:rPr>
      <w:color w:val="0563C1" w:themeColor="hyperlink"/>
      <w:u w:val="single"/>
    </w:rPr>
  </w:style>
  <w:style w:type="paragraph" w:styleId="a5">
    <w:name w:val="List Paragraph"/>
    <w:basedOn w:val="a"/>
    <w:uiPriority w:val="34"/>
    <w:qFormat/>
    <w:rsid w:val="00414D2A"/>
    <w:pPr>
      <w:ind w:left="720"/>
      <w:contextualSpacing/>
    </w:pPr>
  </w:style>
  <w:style w:type="character" w:customStyle="1" w:styleId="20">
    <w:name w:val="Заголовок 2 Знак"/>
    <w:basedOn w:val="a0"/>
    <w:link w:val="2"/>
    <w:uiPriority w:val="9"/>
    <w:semiHidden/>
    <w:rsid w:val="00744599"/>
    <w:rPr>
      <w:rFonts w:asciiTheme="majorHAnsi" w:eastAsiaTheme="majorEastAsia" w:hAnsiTheme="majorHAnsi" w:cstheme="majorBidi"/>
      <w:color w:val="2E74B5" w:themeColor="accent1" w:themeShade="BF"/>
      <w:sz w:val="26"/>
      <w:szCs w:val="26"/>
      <w:lang w:val="uk" w:eastAsia="en-GB"/>
    </w:rPr>
  </w:style>
  <w:style w:type="character" w:styleId="a6">
    <w:name w:val="FollowedHyperlink"/>
    <w:basedOn w:val="a0"/>
    <w:uiPriority w:val="99"/>
    <w:semiHidden/>
    <w:unhideWhenUsed/>
    <w:rsid w:val="00A150CC"/>
    <w:rPr>
      <w:color w:val="954F72" w:themeColor="followedHyperlink"/>
      <w:u w:val="single"/>
    </w:rPr>
  </w:style>
  <w:style w:type="character" w:styleId="a7">
    <w:name w:val="Strong"/>
    <w:basedOn w:val="a0"/>
    <w:uiPriority w:val="22"/>
    <w:qFormat/>
    <w:rsid w:val="000A09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553162">
      <w:bodyDiv w:val="1"/>
      <w:marLeft w:val="0"/>
      <w:marRight w:val="0"/>
      <w:marTop w:val="0"/>
      <w:marBottom w:val="0"/>
      <w:divBdr>
        <w:top w:val="none" w:sz="0" w:space="0" w:color="auto"/>
        <w:left w:val="none" w:sz="0" w:space="0" w:color="auto"/>
        <w:bottom w:val="none" w:sz="0" w:space="0" w:color="auto"/>
        <w:right w:val="none" w:sz="0" w:space="0" w:color="auto"/>
      </w:divBdr>
    </w:div>
    <w:div w:id="313074710">
      <w:bodyDiv w:val="1"/>
      <w:marLeft w:val="0"/>
      <w:marRight w:val="0"/>
      <w:marTop w:val="0"/>
      <w:marBottom w:val="0"/>
      <w:divBdr>
        <w:top w:val="none" w:sz="0" w:space="0" w:color="auto"/>
        <w:left w:val="none" w:sz="0" w:space="0" w:color="auto"/>
        <w:bottom w:val="none" w:sz="0" w:space="0" w:color="auto"/>
        <w:right w:val="none" w:sz="0" w:space="0" w:color="auto"/>
      </w:divBdr>
      <w:divsChild>
        <w:div w:id="1317995023">
          <w:marLeft w:val="0"/>
          <w:marRight w:val="0"/>
          <w:marTop w:val="0"/>
          <w:marBottom w:val="0"/>
          <w:divBdr>
            <w:top w:val="none" w:sz="0" w:space="0" w:color="auto"/>
            <w:left w:val="none" w:sz="0" w:space="0" w:color="auto"/>
            <w:bottom w:val="none" w:sz="0" w:space="0" w:color="auto"/>
            <w:right w:val="none" w:sz="0" w:space="0" w:color="auto"/>
          </w:divBdr>
          <w:divsChild>
            <w:div w:id="770901962">
              <w:marLeft w:val="0"/>
              <w:marRight w:val="0"/>
              <w:marTop w:val="0"/>
              <w:marBottom w:val="0"/>
              <w:divBdr>
                <w:top w:val="none" w:sz="0" w:space="0" w:color="auto"/>
                <w:left w:val="none" w:sz="0" w:space="0" w:color="auto"/>
                <w:bottom w:val="none" w:sz="0" w:space="0" w:color="auto"/>
                <w:right w:val="none" w:sz="0" w:space="0" w:color="auto"/>
              </w:divBdr>
            </w:div>
            <w:div w:id="1554001617">
              <w:marLeft w:val="0"/>
              <w:marRight w:val="0"/>
              <w:marTop w:val="0"/>
              <w:marBottom w:val="0"/>
              <w:divBdr>
                <w:top w:val="none" w:sz="0" w:space="0" w:color="auto"/>
                <w:left w:val="none" w:sz="0" w:space="0" w:color="auto"/>
                <w:bottom w:val="none" w:sz="0" w:space="0" w:color="auto"/>
                <w:right w:val="none" w:sz="0" w:space="0" w:color="auto"/>
              </w:divBdr>
            </w:div>
            <w:div w:id="302194855">
              <w:marLeft w:val="0"/>
              <w:marRight w:val="0"/>
              <w:marTop w:val="0"/>
              <w:marBottom w:val="0"/>
              <w:divBdr>
                <w:top w:val="none" w:sz="0" w:space="0" w:color="auto"/>
                <w:left w:val="none" w:sz="0" w:space="0" w:color="auto"/>
                <w:bottom w:val="none" w:sz="0" w:space="0" w:color="auto"/>
                <w:right w:val="none" w:sz="0" w:space="0" w:color="auto"/>
              </w:divBdr>
            </w:div>
            <w:div w:id="927233856">
              <w:marLeft w:val="0"/>
              <w:marRight w:val="0"/>
              <w:marTop w:val="0"/>
              <w:marBottom w:val="0"/>
              <w:divBdr>
                <w:top w:val="none" w:sz="0" w:space="0" w:color="auto"/>
                <w:left w:val="none" w:sz="0" w:space="0" w:color="auto"/>
                <w:bottom w:val="none" w:sz="0" w:space="0" w:color="auto"/>
                <w:right w:val="none" w:sz="0" w:space="0" w:color="auto"/>
              </w:divBdr>
            </w:div>
            <w:div w:id="2119715364">
              <w:marLeft w:val="0"/>
              <w:marRight w:val="0"/>
              <w:marTop w:val="0"/>
              <w:marBottom w:val="0"/>
              <w:divBdr>
                <w:top w:val="none" w:sz="0" w:space="0" w:color="auto"/>
                <w:left w:val="none" w:sz="0" w:space="0" w:color="auto"/>
                <w:bottom w:val="none" w:sz="0" w:space="0" w:color="auto"/>
                <w:right w:val="none" w:sz="0" w:space="0" w:color="auto"/>
              </w:divBdr>
            </w:div>
            <w:div w:id="1984574821">
              <w:marLeft w:val="0"/>
              <w:marRight w:val="0"/>
              <w:marTop w:val="0"/>
              <w:marBottom w:val="0"/>
              <w:divBdr>
                <w:top w:val="none" w:sz="0" w:space="0" w:color="auto"/>
                <w:left w:val="none" w:sz="0" w:space="0" w:color="auto"/>
                <w:bottom w:val="none" w:sz="0" w:space="0" w:color="auto"/>
                <w:right w:val="none" w:sz="0" w:space="0" w:color="auto"/>
              </w:divBdr>
            </w:div>
            <w:div w:id="21134303">
              <w:marLeft w:val="0"/>
              <w:marRight w:val="0"/>
              <w:marTop w:val="0"/>
              <w:marBottom w:val="0"/>
              <w:divBdr>
                <w:top w:val="none" w:sz="0" w:space="0" w:color="auto"/>
                <w:left w:val="none" w:sz="0" w:space="0" w:color="auto"/>
                <w:bottom w:val="none" w:sz="0" w:space="0" w:color="auto"/>
                <w:right w:val="none" w:sz="0" w:space="0" w:color="auto"/>
              </w:divBdr>
            </w:div>
            <w:div w:id="979772293">
              <w:marLeft w:val="0"/>
              <w:marRight w:val="0"/>
              <w:marTop w:val="0"/>
              <w:marBottom w:val="0"/>
              <w:divBdr>
                <w:top w:val="none" w:sz="0" w:space="0" w:color="auto"/>
                <w:left w:val="none" w:sz="0" w:space="0" w:color="auto"/>
                <w:bottom w:val="none" w:sz="0" w:space="0" w:color="auto"/>
                <w:right w:val="none" w:sz="0" w:space="0" w:color="auto"/>
              </w:divBdr>
            </w:div>
            <w:div w:id="1179856844">
              <w:marLeft w:val="0"/>
              <w:marRight w:val="0"/>
              <w:marTop w:val="0"/>
              <w:marBottom w:val="0"/>
              <w:divBdr>
                <w:top w:val="none" w:sz="0" w:space="0" w:color="auto"/>
                <w:left w:val="none" w:sz="0" w:space="0" w:color="auto"/>
                <w:bottom w:val="none" w:sz="0" w:space="0" w:color="auto"/>
                <w:right w:val="none" w:sz="0" w:space="0" w:color="auto"/>
              </w:divBdr>
            </w:div>
            <w:div w:id="1165706605">
              <w:marLeft w:val="0"/>
              <w:marRight w:val="0"/>
              <w:marTop w:val="0"/>
              <w:marBottom w:val="0"/>
              <w:divBdr>
                <w:top w:val="none" w:sz="0" w:space="0" w:color="auto"/>
                <w:left w:val="none" w:sz="0" w:space="0" w:color="auto"/>
                <w:bottom w:val="none" w:sz="0" w:space="0" w:color="auto"/>
                <w:right w:val="none" w:sz="0" w:space="0" w:color="auto"/>
              </w:divBdr>
            </w:div>
            <w:div w:id="2021620069">
              <w:marLeft w:val="0"/>
              <w:marRight w:val="0"/>
              <w:marTop w:val="0"/>
              <w:marBottom w:val="0"/>
              <w:divBdr>
                <w:top w:val="none" w:sz="0" w:space="0" w:color="auto"/>
                <w:left w:val="none" w:sz="0" w:space="0" w:color="auto"/>
                <w:bottom w:val="none" w:sz="0" w:space="0" w:color="auto"/>
                <w:right w:val="none" w:sz="0" w:space="0" w:color="auto"/>
              </w:divBdr>
            </w:div>
            <w:div w:id="1138378785">
              <w:marLeft w:val="0"/>
              <w:marRight w:val="0"/>
              <w:marTop w:val="0"/>
              <w:marBottom w:val="0"/>
              <w:divBdr>
                <w:top w:val="none" w:sz="0" w:space="0" w:color="auto"/>
                <w:left w:val="none" w:sz="0" w:space="0" w:color="auto"/>
                <w:bottom w:val="none" w:sz="0" w:space="0" w:color="auto"/>
                <w:right w:val="none" w:sz="0" w:space="0" w:color="auto"/>
              </w:divBdr>
            </w:div>
            <w:div w:id="937642694">
              <w:marLeft w:val="0"/>
              <w:marRight w:val="0"/>
              <w:marTop w:val="0"/>
              <w:marBottom w:val="0"/>
              <w:divBdr>
                <w:top w:val="none" w:sz="0" w:space="0" w:color="auto"/>
                <w:left w:val="none" w:sz="0" w:space="0" w:color="auto"/>
                <w:bottom w:val="none" w:sz="0" w:space="0" w:color="auto"/>
                <w:right w:val="none" w:sz="0" w:space="0" w:color="auto"/>
              </w:divBdr>
            </w:div>
            <w:div w:id="1051809022">
              <w:marLeft w:val="0"/>
              <w:marRight w:val="0"/>
              <w:marTop w:val="0"/>
              <w:marBottom w:val="0"/>
              <w:divBdr>
                <w:top w:val="none" w:sz="0" w:space="0" w:color="auto"/>
                <w:left w:val="none" w:sz="0" w:space="0" w:color="auto"/>
                <w:bottom w:val="none" w:sz="0" w:space="0" w:color="auto"/>
                <w:right w:val="none" w:sz="0" w:space="0" w:color="auto"/>
              </w:divBdr>
            </w:div>
            <w:div w:id="1181628070">
              <w:marLeft w:val="0"/>
              <w:marRight w:val="0"/>
              <w:marTop w:val="0"/>
              <w:marBottom w:val="0"/>
              <w:divBdr>
                <w:top w:val="none" w:sz="0" w:space="0" w:color="auto"/>
                <w:left w:val="none" w:sz="0" w:space="0" w:color="auto"/>
                <w:bottom w:val="none" w:sz="0" w:space="0" w:color="auto"/>
                <w:right w:val="none" w:sz="0" w:space="0" w:color="auto"/>
              </w:divBdr>
            </w:div>
            <w:div w:id="420488536">
              <w:marLeft w:val="0"/>
              <w:marRight w:val="0"/>
              <w:marTop w:val="0"/>
              <w:marBottom w:val="0"/>
              <w:divBdr>
                <w:top w:val="none" w:sz="0" w:space="0" w:color="auto"/>
                <w:left w:val="none" w:sz="0" w:space="0" w:color="auto"/>
                <w:bottom w:val="none" w:sz="0" w:space="0" w:color="auto"/>
                <w:right w:val="none" w:sz="0" w:space="0" w:color="auto"/>
              </w:divBdr>
            </w:div>
            <w:div w:id="1001128149">
              <w:marLeft w:val="0"/>
              <w:marRight w:val="0"/>
              <w:marTop w:val="0"/>
              <w:marBottom w:val="0"/>
              <w:divBdr>
                <w:top w:val="none" w:sz="0" w:space="0" w:color="auto"/>
                <w:left w:val="none" w:sz="0" w:space="0" w:color="auto"/>
                <w:bottom w:val="none" w:sz="0" w:space="0" w:color="auto"/>
                <w:right w:val="none" w:sz="0" w:space="0" w:color="auto"/>
              </w:divBdr>
            </w:div>
            <w:div w:id="1887594632">
              <w:marLeft w:val="0"/>
              <w:marRight w:val="0"/>
              <w:marTop w:val="0"/>
              <w:marBottom w:val="0"/>
              <w:divBdr>
                <w:top w:val="none" w:sz="0" w:space="0" w:color="auto"/>
                <w:left w:val="none" w:sz="0" w:space="0" w:color="auto"/>
                <w:bottom w:val="none" w:sz="0" w:space="0" w:color="auto"/>
                <w:right w:val="none" w:sz="0" w:space="0" w:color="auto"/>
              </w:divBdr>
            </w:div>
            <w:div w:id="1458984442">
              <w:marLeft w:val="0"/>
              <w:marRight w:val="0"/>
              <w:marTop w:val="0"/>
              <w:marBottom w:val="0"/>
              <w:divBdr>
                <w:top w:val="none" w:sz="0" w:space="0" w:color="auto"/>
                <w:left w:val="none" w:sz="0" w:space="0" w:color="auto"/>
                <w:bottom w:val="none" w:sz="0" w:space="0" w:color="auto"/>
                <w:right w:val="none" w:sz="0" w:space="0" w:color="auto"/>
              </w:divBdr>
            </w:div>
            <w:div w:id="200092018">
              <w:marLeft w:val="0"/>
              <w:marRight w:val="0"/>
              <w:marTop w:val="0"/>
              <w:marBottom w:val="0"/>
              <w:divBdr>
                <w:top w:val="none" w:sz="0" w:space="0" w:color="auto"/>
                <w:left w:val="none" w:sz="0" w:space="0" w:color="auto"/>
                <w:bottom w:val="none" w:sz="0" w:space="0" w:color="auto"/>
                <w:right w:val="none" w:sz="0" w:space="0" w:color="auto"/>
              </w:divBdr>
            </w:div>
            <w:div w:id="244724721">
              <w:marLeft w:val="0"/>
              <w:marRight w:val="0"/>
              <w:marTop w:val="0"/>
              <w:marBottom w:val="0"/>
              <w:divBdr>
                <w:top w:val="none" w:sz="0" w:space="0" w:color="auto"/>
                <w:left w:val="none" w:sz="0" w:space="0" w:color="auto"/>
                <w:bottom w:val="none" w:sz="0" w:space="0" w:color="auto"/>
                <w:right w:val="none" w:sz="0" w:space="0" w:color="auto"/>
              </w:divBdr>
            </w:div>
            <w:div w:id="882209675">
              <w:marLeft w:val="0"/>
              <w:marRight w:val="0"/>
              <w:marTop w:val="0"/>
              <w:marBottom w:val="0"/>
              <w:divBdr>
                <w:top w:val="none" w:sz="0" w:space="0" w:color="auto"/>
                <w:left w:val="none" w:sz="0" w:space="0" w:color="auto"/>
                <w:bottom w:val="none" w:sz="0" w:space="0" w:color="auto"/>
                <w:right w:val="none" w:sz="0" w:space="0" w:color="auto"/>
              </w:divBdr>
            </w:div>
            <w:div w:id="876240629">
              <w:marLeft w:val="0"/>
              <w:marRight w:val="0"/>
              <w:marTop w:val="0"/>
              <w:marBottom w:val="0"/>
              <w:divBdr>
                <w:top w:val="none" w:sz="0" w:space="0" w:color="auto"/>
                <w:left w:val="none" w:sz="0" w:space="0" w:color="auto"/>
                <w:bottom w:val="none" w:sz="0" w:space="0" w:color="auto"/>
                <w:right w:val="none" w:sz="0" w:space="0" w:color="auto"/>
              </w:divBdr>
            </w:div>
            <w:div w:id="25760537">
              <w:marLeft w:val="0"/>
              <w:marRight w:val="0"/>
              <w:marTop w:val="0"/>
              <w:marBottom w:val="0"/>
              <w:divBdr>
                <w:top w:val="none" w:sz="0" w:space="0" w:color="auto"/>
                <w:left w:val="none" w:sz="0" w:space="0" w:color="auto"/>
                <w:bottom w:val="none" w:sz="0" w:space="0" w:color="auto"/>
                <w:right w:val="none" w:sz="0" w:space="0" w:color="auto"/>
              </w:divBdr>
            </w:div>
            <w:div w:id="693727018">
              <w:marLeft w:val="0"/>
              <w:marRight w:val="0"/>
              <w:marTop w:val="0"/>
              <w:marBottom w:val="0"/>
              <w:divBdr>
                <w:top w:val="none" w:sz="0" w:space="0" w:color="auto"/>
                <w:left w:val="none" w:sz="0" w:space="0" w:color="auto"/>
                <w:bottom w:val="none" w:sz="0" w:space="0" w:color="auto"/>
                <w:right w:val="none" w:sz="0" w:space="0" w:color="auto"/>
              </w:divBdr>
            </w:div>
            <w:div w:id="1285381735">
              <w:marLeft w:val="0"/>
              <w:marRight w:val="0"/>
              <w:marTop w:val="0"/>
              <w:marBottom w:val="0"/>
              <w:divBdr>
                <w:top w:val="none" w:sz="0" w:space="0" w:color="auto"/>
                <w:left w:val="none" w:sz="0" w:space="0" w:color="auto"/>
                <w:bottom w:val="none" w:sz="0" w:space="0" w:color="auto"/>
                <w:right w:val="none" w:sz="0" w:space="0" w:color="auto"/>
              </w:divBdr>
            </w:div>
            <w:div w:id="1120536001">
              <w:marLeft w:val="0"/>
              <w:marRight w:val="0"/>
              <w:marTop w:val="0"/>
              <w:marBottom w:val="0"/>
              <w:divBdr>
                <w:top w:val="none" w:sz="0" w:space="0" w:color="auto"/>
                <w:left w:val="none" w:sz="0" w:space="0" w:color="auto"/>
                <w:bottom w:val="none" w:sz="0" w:space="0" w:color="auto"/>
                <w:right w:val="none" w:sz="0" w:space="0" w:color="auto"/>
              </w:divBdr>
            </w:div>
            <w:div w:id="1396003304">
              <w:marLeft w:val="0"/>
              <w:marRight w:val="0"/>
              <w:marTop w:val="0"/>
              <w:marBottom w:val="0"/>
              <w:divBdr>
                <w:top w:val="none" w:sz="0" w:space="0" w:color="auto"/>
                <w:left w:val="none" w:sz="0" w:space="0" w:color="auto"/>
                <w:bottom w:val="none" w:sz="0" w:space="0" w:color="auto"/>
                <w:right w:val="none" w:sz="0" w:space="0" w:color="auto"/>
              </w:divBdr>
            </w:div>
            <w:div w:id="1537429483">
              <w:marLeft w:val="0"/>
              <w:marRight w:val="0"/>
              <w:marTop w:val="0"/>
              <w:marBottom w:val="0"/>
              <w:divBdr>
                <w:top w:val="none" w:sz="0" w:space="0" w:color="auto"/>
                <w:left w:val="none" w:sz="0" w:space="0" w:color="auto"/>
                <w:bottom w:val="none" w:sz="0" w:space="0" w:color="auto"/>
                <w:right w:val="none" w:sz="0" w:space="0" w:color="auto"/>
              </w:divBdr>
            </w:div>
            <w:div w:id="244999477">
              <w:marLeft w:val="0"/>
              <w:marRight w:val="0"/>
              <w:marTop w:val="0"/>
              <w:marBottom w:val="0"/>
              <w:divBdr>
                <w:top w:val="none" w:sz="0" w:space="0" w:color="auto"/>
                <w:left w:val="none" w:sz="0" w:space="0" w:color="auto"/>
                <w:bottom w:val="none" w:sz="0" w:space="0" w:color="auto"/>
                <w:right w:val="none" w:sz="0" w:space="0" w:color="auto"/>
              </w:divBdr>
            </w:div>
            <w:div w:id="1317875757">
              <w:marLeft w:val="0"/>
              <w:marRight w:val="0"/>
              <w:marTop w:val="0"/>
              <w:marBottom w:val="0"/>
              <w:divBdr>
                <w:top w:val="none" w:sz="0" w:space="0" w:color="auto"/>
                <w:left w:val="none" w:sz="0" w:space="0" w:color="auto"/>
                <w:bottom w:val="none" w:sz="0" w:space="0" w:color="auto"/>
                <w:right w:val="none" w:sz="0" w:space="0" w:color="auto"/>
              </w:divBdr>
            </w:div>
            <w:div w:id="1310671530">
              <w:marLeft w:val="0"/>
              <w:marRight w:val="0"/>
              <w:marTop w:val="0"/>
              <w:marBottom w:val="0"/>
              <w:divBdr>
                <w:top w:val="none" w:sz="0" w:space="0" w:color="auto"/>
                <w:left w:val="none" w:sz="0" w:space="0" w:color="auto"/>
                <w:bottom w:val="none" w:sz="0" w:space="0" w:color="auto"/>
                <w:right w:val="none" w:sz="0" w:space="0" w:color="auto"/>
              </w:divBdr>
            </w:div>
            <w:div w:id="96675723">
              <w:marLeft w:val="0"/>
              <w:marRight w:val="0"/>
              <w:marTop w:val="0"/>
              <w:marBottom w:val="0"/>
              <w:divBdr>
                <w:top w:val="none" w:sz="0" w:space="0" w:color="auto"/>
                <w:left w:val="none" w:sz="0" w:space="0" w:color="auto"/>
                <w:bottom w:val="none" w:sz="0" w:space="0" w:color="auto"/>
                <w:right w:val="none" w:sz="0" w:space="0" w:color="auto"/>
              </w:divBdr>
            </w:div>
            <w:div w:id="138883026">
              <w:marLeft w:val="0"/>
              <w:marRight w:val="0"/>
              <w:marTop w:val="0"/>
              <w:marBottom w:val="0"/>
              <w:divBdr>
                <w:top w:val="none" w:sz="0" w:space="0" w:color="auto"/>
                <w:left w:val="none" w:sz="0" w:space="0" w:color="auto"/>
                <w:bottom w:val="none" w:sz="0" w:space="0" w:color="auto"/>
                <w:right w:val="none" w:sz="0" w:space="0" w:color="auto"/>
              </w:divBdr>
            </w:div>
            <w:div w:id="684478124">
              <w:marLeft w:val="0"/>
              <w:marRight w:val="0"/>
              <w:marTop w:val="0"/>
              <w:marBottom w:val="0"/>
              <w:divBdr>
                <w:top w:val="none" w:sz="0" w:space="0" w:color="auto"/>
                <w:left w:val="none" w:sz="0" w:space="0" w:color="auto"/>
                <w:bottom w:val="none" w:sz="0" w:space="0" w:color="auto"/>
                <w:right w:val="none" w:sz="0" w:space="0" w:color="auto"/>
              </w:divBdr>
            </w:div>
            <w:div w:id="892497181">
              <w:marLeft w:val="0"/>
              <w:marRight w:val="0"/>
              <w:marTop w:val="0"/>
              <w:marBottom w:val="0"/>
              <w:divBdr>
                <w:top w:val="none" w:sz="0" w:space="0" w:color="auto"/>
                <w:left w:val="none" w:sz="0" w:space="0" w:color="auto"/>
                <w:bottom w:val="none" w:sz="0" w:space="0" w:color="auto"/>
                <w:right w:val="none" w:sz="0" w:space="0" w:color="auto"/>
              </w:divBdr>
            </w:div>
            <w:div w:id="538586796">
              <w:marLeft w:val="0"/>
              <w:marRight w:val="0"/>
              <w:marTop w:val="0"/>
              <w:marBottom w:val="0"/>
              <w:divBdr>
                <w:top w:val="none" w:sz="0" w:space="0" w:color="auto"/>
                <w:left w:val="none" w:sz="0" w:space="0" w:color="auto"/>
                <w:bottom w:val="none" w:sz="0" w:space="0" w:color="auto"/>
                <w:right w:val="none" w:sz="0" w:space="0" w:color="auto"/>
              </w:divBdr>
            </w:div>
            <w:div w:id="91167107">
              <w:marLeft w:val="0"/>
              <w:marRight w:val="0"/>
              <w:marTop w:val="0"/>
              <w:marBottom w:val="0"/>
              <w:divBdr>
                <w:top w:val="none" w:sz="0" w:space="0" w:color="auto"/>
                <w:left w:val="none" w:sz="0" w:space="0" w:color="auto"/>
                <w:bottom w:val="none" w:sz="0" w:space="0" w:color="auto"/>
                <w:right w:val="none" w:sz="0" w:space="0" w:color="auto"/>
              </w:divBdr>
            </w:div>
            <w:div w:id="1047337404">
              <w:marLeft w:val="0"/>
              <w:marRight w:val="0"/>
              <w:marTop w:val="0"/>
              <w:marBottom w:val="0"/>
              <w:divBdr>
                <w:top w:val="none" w:sz="0" w:space="0" w:color="auto"/>
                <w:left w:val="none" w:sz="0" w:space="0" w:color="auto"/>
                <w:bottom w:val="none" w:sz="0" w:space="0" w:color="auto"/>
                <w:right w:val="none" w:sz="0" w:space="0" w:color="auto"/>
              </w:divBdr>
            </w:div>
            <w:div w:id="1600915986">
              <w:marLeft w:val="0"/>
              <w:marRight w:val="0"/>
              <w:marTop w:val="0"/>
              <w:marBottom w:val="0"/>
              <w:divBdr>
                <w:top w:val="none" w:sz="0" w:space="0" w:color="auto"/>
                <w:left w:val="none" w:sz="0" w:space="0" w:color="auto"/>
                <w:bottom w:val="none" w:sz="0" w:space="0" w:color="auto"/>
                <w:right w:val="none" w:sz="0" w:space="0" w:color="auto"/>
              </w:divBdr>
            </w:div>
            <w:div w:id="132180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010572">
      <w:bodyDiv w:val="1"/>
      <w:marLeft w:val="0"/>
      <w:marRight w:val="0"/>
      <w:marTop w:val="0"/>
      <w:marBottom w:val="0"/>
      <w:divBdr>
        <w:top w:val="none" w:sz="0" w:space="0" w:color="auto"/>
        <w:left w:val="none" w:sz="0" w:space="0" w:color="auto"/>
        <w:bottom w:val="none" w:sz="0" w:space="0" w:color="auto"/>
        <w:right w:val="none" w:sz="0" w:space="0" w:color="auto"/>
      </w:divBdr>
      <w:divsChild>
        <w:div w:id="489639909">
          <w:marLeft w:val="0"/>
          <w:marRight w:val="0"/>
          <w:marTop w:val="0"/>
          <w:marBottom w:val="0"/>
          <w:divBdr>
            <w:top w:val="none" w:sz="0" w:space="0" w:color="auto"/>
            <w:left w:val="none" w:sz="0" w:space="0" w:color="auto"/>
            <w:bottom w:val="none" w:sz="0" w:space="0" w:color="auto"/>
            <w:right w:val="none" w:sz="0" w:space="0" w:color="auto"/>
          </w:divBdr>
          <w:divsChild>
            <w:div w:id="1069885031">
              <w:marLeft w:val="0"/>
              <w:marRight w:val="0"/>
              <w:marTop w:val="0"/>
              <w:marBottom w:val="0"/>
              <w:divBdr>
                <w:top w:val="none" w:sz="0" w:space="0" w:color="auto"/>
                <w:left w:val="none" w:sz="0" w:space="0" w:color="auto"/>
                <w:bottom w:val="none" w:sz="0" w:space="0" w:color="auto"/>
                <w:right w:val="none" w:sz="0" w:space="0" w:color="auto"/>
              </w:divBdr>
            </w:div>
            <w:div w:id="1142772809">
              <w:marLeft w:val="0"/>
              <w:marRight w:val="0"/>
              <w:marTop w:val="0"/>
              <w:marBottom w:val="0"/>
              <w:divBdr>
                <w:top w:val="none" w:sz="0" w:space="0" w:color="auto"/>
                <w:left w:val="none" w:sz="0" w:space="0" w:color="auto"/>
                <w:bottom w:val="none" w:sz="0" w:space="0" w:color="auto"/>
                <w:right w:val="none" w:sz="0" w:space="0" w:color="auto"/>
              </w:divBdr>
            </w:div>
            <w:div w:id="591622402">
              <w:marLeft w:val="0"/>
              <w:marRight w:val="0"/>
              <w:marTop w:val="0"/>
              <w:marBottom w:val="0"/>
              <w:divBdr>
                <w:top w:val="none" w:sz="0" w:space="0" w:color="auto"/>
                <w:left w:val="none" w:sz="0" w:space="0" w:color="auto"/>
                <w:bottom w:val="none" w:sz="0" w:space="0" w:color="auto"/>
                <w:right w:val="none" w:sz="0" w:space="0" w:color="auto"/>
              </w:divBdr>
            </w:div>
            <w:div w:id="96752073">
              <w:marLeft w:val="0"/>
              <w:marRight w:val="0"/>
              <w:marTop w:val="0"/>
              <w:marBottom w:val="0"/>
              <w:divBdr>
                <w:top w:val="none" w:sz="0" w:space="0" w:color="auto"/>
                <w:left w:val="none" w:sz="0" w:space="0" w:color="auto"/>
                <w:bottom w:val="none" w:sz="0" w:space="0" w:color="auto"/>
                <w:right w:val="none" w:sz="0" w:space="0" w:color="auto"/>
              </w:divBdr>
            </w:div>
            <w:div w:id="794256095">
              <w:marLeft w:val="0"/>
              <w:marRight w:val="0"/>
              <w:marTop w:val="0"/>
              <w:marBottom w:val="0"/>
              <w:divBdr>
                <w:top w:val="none" w:sz="0" w:space="0" w:color="auto"/>
                <w:left w:val="none" w:sz="0" w:space="0" w:color="auto"/>
                <w:bottom w:val="none" w:sz="0" w:space="0" w:color="auto"/>
                <w:right w:val="none" w:sz="0" w:space="0" w:color="auto"/>
              </w:divBdr>
            </w:div>
            <w:div w:id="609632676">
              <w:marLeft w:val="0"/>
              <w:marRight w:val="0"/>
              <w:marTop w:val="0"/>
              <w:marBottom w:val="0"/>
              <w:divBdr>
                <w:top w:val="none" w:sz="0" w:space="0" w:color="auto"/>
                <w:left w:val="none" w:sz="0" w:space="0" w:color="auto"/>
                <w:bottom w:val="none" w:sz="0" w:space="0" w:color="auto"/>
                <w:right w:val="none" w:sz="0" w:space="0" w:color="auto"/>
              </w:divBdr>
            </w:div>
            <w:div w:id="1506094273">
              <w:marLeft w:val="0"/>
              <w:marRight w:val="0"/>
              <w:marTop w:val="0"/>
              <w:marBottom w:val="0"/>
              <w:divBdr>
                <w:top w:val="none" w:sz="0" w:space="0" w:color="auto"/>
                <w:left w:val="none" w:sz="0" w:space="0" w:color="auto"/>
                <w:bottom w:val="none" w:sz="0" w:space="0" w:color="auto"/>
                <w:right w:val="none" w:sz="0" w:space="0" w:color="auto"/>
              </w:divBdr>
            </w:div>
            <w:div w:id="2138834702">
              <w:marLeft w:val="0"/>
              <w:marRight w:val="0"/>
              <w:marTop w:val="0"/>
              <w:marBottom w:val="0"/>
              <w:divBdr>
                <w:top w:val="none" w:sz="0" w:space="0" w:color="auto"/>
                <w:left w:val="none" w:sz="0" w:space="0" w:color="auto"/>
                <w:bottom w:val="none" w:sz="0" w:space="0" w:color="auto"/>
                <w:right w:val="none" w:sz="0" w:space="0" w:color="auto"/>
              </w:divBdr>
            </w:div>
            <w:div w:id="922689597">
              <w:marLeft w:val="0"/>
              <w:marRight w:val="0"/>
              <w:marTop w:val="0"/>
              <w:marBottom w:val="0"/>
              <w:divBdr>
                <w:top w:val="none" w:sz="0" w:space="0" w:color="auto"/>
                <w:left w:val="none" w:sz="0" w:space="0" w:color="auto"/>
                <w:bottom w:val="none" w:sz="0" w:space="0" w:color="auto"/>
                <w:right w:val="none" w:sz="0" w:space="0" w:color="auto"/>
              </w:divBdr>
            </w:div>
            <w:div w:id="1373916518">
              <w:marLeft w:val="0"/>
              <w:marRight w:val="0"/>
              <w:marTop w:val="0"/>
              <w:marBottom w:val="0"/>
              <w:divBdr>
                <w:top w:val="none" w:sz="0" w:space="0" w:color="auto"/>
                <w:left w:val="none" w:sz="0" w:space="0" w:color="auto"/>
                <w:bottom w:val="none" w:sz="0" w:space="0" w:color="auto"/>
                <w:right w:val="none" w:sz="0" w:space="0" w:color="auto"/>
              </w:divBdr>
            </w:div>
            <w:div w:id="1603030152">
              <w:marLeft w:val="0"/>
              <w:marRight w:val="0"/>
              <w:marTop w:val="0"/>
              <w:marBottom w:val="0"/>
              <w:divBdr>
                <w:top w:val="none" w:sz="0" w:space="0" w:color="auto"/>
                <w:left w:val="none" w:sz="0" w:space="0" w:color="auto"/>
                <w:bottom w:val="none" w:sz="0" w:space="0" w:color="auto"/>
                <w:right w:val="none" w:sz="0" w:space="0" w:color="auto"/>
              </w:divBdr>
            </w:div>
            <w:div w:id="599065397">
              <w:marLeft w:val="0"/>
              <w:marRight w:val="0"/>
              <w:marTop w:val="0"/>
              <w:marBottom w:val="0"/>
              <w:divBdr>
                <w:top w:val="none" w:sz="0" w:space="0" w:color="auto"/>
                <w:left w:val="none" w:sz="0" w:space="0" w:color="auto"/>
                <w:bottom w:val="none" w:sz="0" w:space="0" w:color="auto"/>
                <w:right w:val="none" w:sz="0" w:space="0" w:color="auto"/>
              </w:divBdr>
            </w:div>
            <w:div w:id="247035869">
              <w:marLeft w:val="0"/>
              <w:marRight w:val="0"/>
              <w:marTop w:val="0"/>
              <w:marBottom w:val="0"/>
              <w:divBdr>
                <w:top w:val="none" w:sz="0" w:space="0" w:color="auto"/>
                <w:left w:val="none" w:sz="0" w:space="0" w:color="auto"/>
                <w:bottom w:val="none" w:sz="0" w:space="0" w:color="auto"/>
                <w:right w:val="none" w:sz="0" w:space="0" w:color="auto"/>
              </w:divBdr>
            </w:div>
            <w:div w:id="138966284">
              <w:marLeft w:val="0"/>
              <w:marRight w:val="0"/>
              <w:marTop w:val="0"/>
              <w:marBottom w:val="0"/>
              <w:divBdr>
                <w:top w:val="none" w:sz="0" w:space="0" w:color="auto"/>
                <w:left w:val="none" w:sz="0" w:space="0" w:color="auto"/>
                <w:bottom w:val="none" w:sz="0" w:space="0" w:color="auto"/>
                <w:right w:val="none" w:sz="0" w:space="0" w:color="auto"/>
              </w:divBdr>
            </w:div>
            <w:div w:id="2082368254">
              <w:marLeft w:val="0"/>
              <w:marRight w:val="0"/>
              <w:marTop w:val="0"/>
              <w:marBottom w:val="0"/>
              <w:divBdr>
                <w:top w:val="none" w:sz="0" w:space="0" w:color="auto"/>
                <w:left w:val="none" w:sz="0" w:space="0" w:color="auto"/>
                <w:bottom w:val="none" w:sz="0" w:space="0" w:color="auto"/>
                <w:right w:val="none" w:sz="0" w:space="0" w:color="auto"/>
              </w:divBdr>
            </w:div>
            <w:div w:id="751239953">
              <w:marLeft w:val="0"/>
              <w:marRight w:val="0"/>
              <w:marTop w:val="0"/>
              <w:marBottom w:val="0"/>
              <w:divBdr>
                <w:top w:val="none" w:sz="0" w:space="0" w:color="auto"/>
                <w:left w:val="none" w:sz="0" w:space="0" w:color="auto"/>
                <w:bottom w:val="none" w:sz="0" w:space="0" w:color="auto"/>
                <w:right w:val="none" w:sz="0" w:space="0" w:color="auto"/>
              </w:divBdr>
            </w:div>
            <w:div w:id="783498325">
              <w:marLeft w:val="0"/>
              <w:marRight w:val="0"/>
              <w:marTop w:val="0"/>
              <w:marBottom w:val="0"/>
              <w:divBdr>
                <w:top w:val="none" w:sz="0" w:space="0" w:color="auto"/>
                <w:left w:val="none" w:sz="0" w:space="0" w:color="auto"/>
                <w:bottom w:val="none" w:sz="0" w:space="0" w:color="auto"/>
                <w:right w:val="none" w:sz="0" w:space="0" w:color="auto"/>
              </w:divBdr>
            </w:div>
            <w:div w:id="588659759">
              <w:marLeft w:val="0"/>
              <w:marRight w:val="0"/>
              <w:marTop w:val="0"/>
              <w:marBottom w:val="0"/>
              <w:divBdr>
                <w:top w:val="none" w:sz="0" w:space="0" w:color="auto"/>
                <w:left w:val="none" w:sz="0" w:space="0" w:color="auto"/>
                <w:bottom w:val="none" w:sz="0" w:space="0" w:color="auto"/>
                <w:right w:val="none" w:sz="0" w:space="0" w:color="auto"/>
              </w:divBdr>
            </w:div>
            <w:div w:id="1960838043">
              <w:marLeft w:val="0"/>
              <w:marRight w:val="0"/>
              <w:marTop w:val="0"/>
              <w:marBottom w:val="0"/>
              <w:divBdr>
                <w:top w:val="none" w:sz="0" w:space="0" w:color="auto"/>
                <w:left w:val="none" w:sz="0" w:space="0" w:color="auto"/>
                <w:bottom w:val="none" w:sz="0" w:space="0" w:color="auto"/>
                <w:right w:val="none" w:sz="0" w:space="0" w:color="auto"/>
              </w:divBdr>
            </w:div>
            <w:div w:id="1791894738">
              <w:marLeft w:val="0"/>
              <w:marRight w:val="0"/>
              <w:marTop w:val="0"/>
              <w:marBottom w:val="0"/>
              <w:divBdr>
                <w:top w:val="none" w:sz="0" w:space="0" w:color="auto"/>
                <w:left w:val="none" w:sz="0" w:space="0" w:color="auto"/>
                <w:bottom w:val="none" w:sz="0" w:space="0" w:color="auto"/>
                <w:right w:val="none" w:sz="0" w:space="0" w:color="auto"/>
              </w:divBdr>
            </w:div>
            <w:div w:id="799880232">
              <w:marLeft w:val="0"/>
              <w:marRight w:val="0"/>
              <w:marTop w:val="0"/>
              <w:marBottom w:val="0"/>
              <w:divBdr>
                <w:top w:val="none" w:sz="0" w:space="0" w:color="auto"/>
                <w:left w:val="none" w:sz="0" w:space="0" w:color="auto"/>
                <w:bottom w:val="none" w:sz="0" w:space="0" w:color="auto"/>
                <w:right w:val="none" w:sz="0" w:space="0" w:color="auto"/>
              </w:divBdr>
            </w:div>
            <w:div w:id="89741697">
              <w:marLeft w:val="0"/>
              <w:marRight w:val="0"/>
              <w:marTop w:val="0"/>
              <w:marBottom w:val="0"/>
              <w:divBdr>
                <w:top w:val="none" w:sz="0" w:space="0" w:color="auto"/>
                <w:left w:val="none" w:sz="0" w:space="0" w:color="auto"/>
                <w:bottom w:val="none" w:sz="0" w:space="0" w:color="auto"/>
                <w:right w:val="none" w:sz="0" w:space="0" w:color="auto"/>
              </w:divBdr>
            </w:div>
            <w:div w:id="1184437054">
              <w:marLeft w:val="0"/>
              <w:marRight w:val="0"/>
              <w:marTop w:val="0"/>
              <w:marBottom w:val="0"/>
              <w:divBdr>
                <w:top w:val="none" w:sz="0" w:space="0" w:color="auto"/>
                <w:left w:val="none" w:sz="0" w:space="0" w:color="auto"/>
                <w:bottom w:val="none" w:sz="0" w:space="0" w:color="auto"/>
                <w:right w:val="none" w:sz="0" w:space="0" w:color="auto"/>
              </w:divBdr>
            </w:div>
            <w:div w:id="1234312013">
              <w:marLeft w:val="0"/>
              <w:marRight w:val="0"/>
              <w:marTop w:val="0"/>
              <w:marBottom w:val="0"/>
              <w:divBdr>
                <w:top w:val="none" w:sz="0" w:space="0" w:color="auto"/>
                <w:left w:val="none" w:sz="0" w:space="0" w:color="auto"/>
                <w:bottom w:val="none" w:sz="0" w:space="0" w:color="auto"/>
                <w:right w:val="none" w:sz="0" w:space="0" w:color="auto"/>
              </w:divBdr>
            </w:div>
            <w:div w:id="1929802390">
              <w:marLeft w:val="0"/>
              <w:marRight w:val="0"/>
              <w:marTop w:val="0"/>
              <w:marBottom w:val="0"/>
              <w:divBdr>
                <w:top w:val="none" w:sz="0" w:space="0" w:color="auto"/>
                <w:left w:val="none" w:sz="0" w:space="0" w:color="auto"/>
                <w:bottom w:val="none" w:sz="0" w:space="0" w:color="auto"/>
                <w:right w:val="none" w:sz="0" w:space="0" w:color="auto"/>
              </w:divBdr>
            </w:div>
            <w:div w:id="354037006">
              <w:marLeft w:val="0"/>
              <w:marRight w:val="0"/>
              <w:marTop w:val="0"/>
              <w:marBottom w:val="0"/>
              <w:divBdr>
                <w:top w:val="none" w:sz="0" w:space="0" w:color="auto"/>
                <w:left w:val="none" w:sz="0" w:space="0" w:color="auto"/>
                <w:bottom w:val="none" w:sz="0" w:space="0" w:color="auto"/>
                <w:right w:val="none" w:sz="0" w:space="0" w:color="auto"/>
              </w:divBdr>
            </w:div>
            <w:div w:id="10774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633555">
      <w:bodyDiv w:val="1"/>
      <w:marLeft w:val="0"/>
      <w:marRight w:val="0"/>
      <w:marTop w:val="0"/>
      <w:marBottom w:val="0"/>
      <w:divBdr>
        <w:top w:val="none" w:sz="0" w:space="0" w:color="auto"/>
        <w:left w:val="none" w:sz="0" w:space="0" w:color="auto"/>
        <w:bottom w:val="none" w:sz="0" w:space="0" w:color="auto"/>
        <w:right w:val="none" w:sz="0" w:space="0" w:color="auto"/>
      </w:divBdr>
    </w:div>
    <w:div w:id="561214595">
      <w:bodyDiv w:val="1"/>
      <w:marLeft w:val="0"/>
      <w:marRight w:val="0"/>
      <w:marTop w:val="0"/>
      <w:marBottom w:val="0"/>
      <w:divBdr>
        <w:top w:val="none" w:sz="0" w:space="0" w:color="auto"/>
        <w:left w:val="none" w:sz="0" w:space="0" w:color="auto"/>
        <w:bottom w:val="none" w:sz="0" w:space="0" w:color="auto"/>
        <w:right w:val="none" w:sz="0" w:space="0" w:color="auto"/>
      </w:divBdr>
      <w:divsChild>
        <w:div w:id="1417825199">
          <w:marLeft w:val="0"/>
          <w:marRight w:val="0"/>
          <w:marTop w:val="0"/>
          <w:marBottom w:val="0"/>
          <w:divBdr>
            <w:top w:val="none" w:sz="0" w:space="0" w:color="auto"/>
            <w:left w:val="none" w:sz="0" w:space="0" w:color="auto"/>
            <w:bottom w:val="none" w:sz="0" w:space="0" w:color="auto"/>
            <w:right w:val="none" w:sz="0" w:space="0" w:color="auto"/>
          </w:divBdr>
          <w:divsChild>
            <w:div w:id="1335374485">
              <w:marLeft w:val="0"/>
              <w:marRight w:val="0"/>
              <w:marTop w:val="0"/>
              <w:marBottom w:val="0"/>
              <w:divBdr>
                <w:top w:val="none" w:sz="0" w:space="0" w:color="auto"/>
                <w:left w:val="none" w:sz="0" w:space="0" w:color="auto"/>
                <w:bottom w:val="none" w:sz="0" w:space="0" w:color="auto"/>
                <w:right w:val="none" w:sz="0" w:space="0" w:color="auto"/>
              </w:divBdr>
            </w:div>
            <w:div w:id="630549532">
              <w:marLeft w:val="0"/>
              <w:marRight w:val="0"/>
              <w:marTop w:val="0"/>
              <w:marBottom w:val="0"/>
              <w:divBdr>
                <w:top w:val="none" w:sz="0" w:space="0" w:color="auto"/>
                <w:left w:val="none" w:sz="0" w:space="0" w:color="auto"/>
                <w:bottom w:val="none" w:sz="0" w:space="0" w:color="auto"/>
                <w:right w:val="none" w:sz="0" w:space="0" w:color="auto"/>
              </w:divBdr>
            </w:div>
            <w:div w:id="341978416">
              <w:marLeft w:val="0"/>
              <w:marRight w:val="0"/>
              <w:marTop w:val="0"/>
              <w:marBottom w:val="0"/>
              <w:divBdr>
                <w:top w:val="none" w:sz="0" w:space="0" w:color="auto"/>
                <w:left w:val="none" w:sz="0" w:space="0" w:color="auto"/>
                <w:bottom w:val="none" w:sz="0" w:space="0" w:color="auto"/>
                <w:right w:val="none" w:sz="0" w:space="0" w:color="auto"/>
              </w:divBdr>
            </w:div>
            <w:div w:id="674457995">
              <w:marLeft w:val="0"/>
              <w:marRight w:val="0"/>
              <w:marTop w:val="0"/>
              <w:marBottom w:val="0"/>
              <w:divBdr>
                <w:top w:val="none" w:sz="0" w:space="0" w:color="auto"/>
                <w:left w:val="none" w:sz="0" w:space="0" w:color="auto"/>
                <w:bottom w:val="none" w:sz="0" w:space="0" w:color="auto"/>
                <w:right w:val="none" w:sz="0" w:space="0" w:color="auto"/>
              </w:divBdr>
            </w:div>
            <w:div w:id="582181583">
              <w:marLeft w:val="0"/>
              <w:marRight w:val="0"/>
              <w:marTop w:val="0"/>
              <w:marBottom w:val="0"/>
              <w:divBdr>
                <w:top w:val="none" w:sz="0" w:space="0" w:color="auto"/>
                <w:left w:val="none" w:sz="0" w:space="0" w:color="auto"/>
                <w:bottom w:val="none" w:sz="0" w:space="0" w:color="auto"/>
                <w:right w:val="none" w:sz="0" w:space="0" w:color="auto"/>
              </w:divBdr>
            </w:div>
            <w:div w:id="979960056">
              <w:marLeft w:val="0"/>
              <w:marRight w:val="0"/>
              <w:marTop w:val="0"/>
              <w:marBottom w:val="0"/>
              <w:divBdr>
                <w:top w:val="none" w:sz="0" w:space="0" w:color="auto"/>
                <w:left w:val="none" w:sz="0" w:space="0" w:color="auto"/>
                <w:bottom w:val="none" w:sz="0" w:space="0" w:color="auto"/>
                <w:right w:val="none" w:sz="0" w:space="0" w:color="auto"/>
              </w:divBdr>
            </w:div>
            <w:div w:id="775487899">
              <w:marLeft w:val="0"/>
              <w:marRight w:val="0"/>
              <w:marTop w:val="0"/>
              <w:marBottom w:val="0"/>
              <w:divBdr>
                <w:top w:val="none" w:sz="0" w:space="0" w:color="auto"/>
                <w:left w:val="none" w:sz="0" w:space="0" w:color="auto"/>
                <w:bottom w:val="none" w:sz="0" w:space="0" w:color="auto"/>
                <w:right w:val="none" w:sz="0" w:space="0" w:color="auto"/>
              </w:divBdr>
            </w:div>
            <w:div w:id="475225296">
              <w:marLeft w:val="0"/>
              <w:marRight w:val="0"/>
              <w:marTop w:val="0"/>
              <w:marBottom w:val="0"/>
              <w:divBdr>
                <w:top w:val="none" w:sz="0" w:space="0" w:color="auto"/>
                <w:left w:val="none" w:sz="0" w:space="0" w:color="auto"/>
                <w:bottom w:val="none" w:sz="0" w:space="0" w:color="auto"/>
                <w:right w:val="none" w:sz="0" w:space="0" w:color="auto"/>
              </w:divBdr>
            </w:div>
            <w:div w:id="1298218795">
              <w:marLeft w:val="0"/>
              <w:marRight w:val="0"/>
              <w:marTop w:val="0"/>
              <w:marBottom w:val="0"/>
              <w:divBdr>
                <w:top w:val="none" w:sz="0" w:space="0" w:color="auto"/>
                <w:left w:val="none" w:sz="0" w:space="0" w:color="auto"/>
                <w:bottom w:val="none" w:sz="0" w:space="0" w:color="auto"/>
                <w:right w:val="none" w:sz="0" w:space="0" w:color="auto"/>
              </w:divBdr>
            </w:div>
            <w:div w:id="1595940949">
              <w:marLeft w:val="0"/>
              <w:marRight w:val="0"/>
              <w:marTop w:val="0"/>
              <w:marBottom w:val="0"/>
              <w:divBdr>
                <w:top w:val="none" w:sz="0" w:space="0" w:color="auto"/>
                <w:left w:val="none" w:sz="0" w:space="0" w:color="auto"/>
                <w:bottom w:val="none" w:sz="0" w:space="0" w:color="auto"/>
                <w:right w:val="none" w:sz="0" w:space="0" w:color="auto"/>
              </w:divBdr>
            </w:div>
            <w:div w:id="6177710">
              <w:marLeft w:val="0"/>
              <w:marRight w:val="0"/>
              <w:marTop w:val="0"/>
              <w:marBottom w:val="0"/>
              <w:divBdr>
                <w:top w:val="none" w:sz="0" w:space="0" w:color="auto"/>
                <w:left w:val="none" w:sz="0" w:space="0" w:color="auto"/>
                <w:bottom w:val="none" w:sz="0" w:space="0" w:color="auto"/>
                <w:right w:val="none" w:sz="0" w:space="0" w:color="auto"/>
              </w:divBdr>
            </w:div>
            <w:div w:id="172887326">
              <w:marLeft w:val="0"/>
              <w:marRight w:val="0"/>
              <w:marTop w:val="0"/>
              <w:marBottom w:val="0"/>
              <w:divBdr>
                <w:top w:val="none" w:sz="0" w:space="0" w:color="auto"/>
                <w:left w:val="none" w:sz="0" w:space="0" w:color="auto"/>
                <w:bottom w:val="none" w:sz="0" w:space="0" w:color="auto"/>
                <w:right w:val="none" w:sz="0" w:space="0" w:color="auto"/>
              </w:divBdr>
            </w:div>
            <w:div w:id="897127235">
              <w:marLeft w:val="0"/>
              <w:marRight w:val="0"/>
              <w:marTop w:val="0"/>
              <w:marBottom w:val="0"/>
              <w:divBdr>
                <w:top w:val="none" w:sz="0" w:space="0" w:color="auto"/>
                <w:left w:val="none" w:sz="0" w:space="0" w:color="auto"/>
                <w:bottom w:val="none" w:sz="0" w:space="0" w:color="auto"/>
                <w:right w:val="none" w:sz="0" w:space="0" w:color="auto"/>
              </w:divBdr>
            </w:div>
            <w:div w:id="218984377">
              <w:marLeft w:val="0"/>
              <w:marRight w:val="0"/>
              <w:marTop w:val="0"/>
              <w:marBottom w:val="0"/>
              <w:divBdr>
                <w:top w:val="none" w:sz="0" w:space="0" w:color="auto"/>
                <w:left w:val="none" w:sz="0" w:space="0" w:color="auto"/>
                <w:bottom w:val="none" w:sz="0" w:space="0" w:color="auto"/>
                <w:right w:val="none" w:sz="0" w:space="0" w:color="auto"/>
              </w:divBdr>
            </w:div>
            <w:div w:id="1190991733">
              <w:marLeft w:val="0"/>
              <w:marRight w:val="0"/>
              <w:marTop w:val="0"/>
              <w:marBottom w:val="0"/>
              <w:divBdr>
                <w:top w:val="none" w:sz="0" w:space="0" w:color="auto"/>
                <w:left w:val="none" w:sz="0" w:space="0" w:color="auto"/>
                <w:bottom w:val="none" w:sz="0" w:space="0" w:color="auto"/>
                <w:right w:val="none" w:sz="0" w:space="0" w:color="auto"/>
              </w:divBdr>
            </w:div>
            <w:div w:id="1615594757">
              <w:marLeft w:val="0"/>
              <w:marRight w:val="0"/>
              <w:marTop w:val="0"/>
              <w:marBottom w:val="0"/>
              <w:divBdr>
                <w:top w:val="none" w:sz="0" w:space="0" w:color="auto"/>
                <w:left w:val="none" w:sz="0" w:space="0" w:color="auto"/>
                <w:bottom w:val="none" w:sz="0" w:space="0" w:color="auto"/>
                <w:right w:val="none" w:sz="0" w:space="0" w:color="auto"/>
              </w:divBdr>
            </w:div>
            <w:div w:id="138618851">
              <w:marLeft w:val="0"/>
              <w:marRight w:val="0"/>
              <w:marTop w:val="0"/>
              <w:marBottom w:val="0"/>
              <w:divBdr>
                <w:top w:val="none" w:sz="0" w:space="0" w:color="auto"/>
                <w:left w:val="none" w:sz="0" w:space="0" w:color="auto"/>
                <w:bottom w:val="none" w:sz="0" w:space="0" w:color="auto"/>
                <w:right w:val="none" w:sz="0" w:space="0" w:color="auto"/>
              </w:divBdr>
            </w:div>
            <w:div w:id="1406534760">
              <w:marLeft w:val="0"/>
              <w:marRight w:val="0"/>
              <w:marTop w:val="0"/>
              <w:marBottom w:val="0"/>
              <w:divBdr>
                <w:top w:val="none" w:sz="0" w:space="0" w:color="auto"/>
                <w:left w:val="none" w:sz="0" w:space="0" w:color="auto"/>
                <w:bottom w:val="none" w:sz="0" w:space="0" w:color="auto"/>
                <w:right w:val="none" w:sz="0" w:space="0" w:color="auto"/>
              </w:divBdr>
            </w:div>
            <w:div w:id="184104045">
              <w:marLeft w:val="0"/>
              <w:marRight w:val="0"/>
              <w:marTop w:val="0"/>
              <w:marBottom w:val="0"/>
              <w:divBdr>
                <w:top w:val="none" w:sz="0" w:space="0" w:color="auto"/>
                <w:left w:val="none" w:sz="0" w:space="0" w:color="auto"/>
                <w:bottom w:val="none" w:sz="0" w:space="0" w:color="auto"/>
                <w:right w:val="none" w:sz="0" w:space="0" w:color="auto"/>
              </w:divBdr>
            </w:div>
            <w:div w:id="1308122541">
              <w:marLeft w:val="0"/>
              <w:marRight w:val="0"/>
              <w:marTop w:val="0"/>
              <w:marBottom w:val="0"/>
              <w:divBdr>
                <w:top w:val="none" w:sz="0" w:space="0" w:color="auto"/>
                <w:left w:val="none" w:sz="0" w:space="0" w:color="auto"/>
                <w:bottom w:val="none" w:sz="0" w:space="0" w:color="auto"/>
                <w:right w:val="none" w:sz="0" w:space="0" w:color="auto"/>
              </w:divBdr>
            </w:div>
            <w:div w:id="1531727197">
              <w:marLeft w:val="0"/>
              <w:marRight w:val="0"/>
              <w:marTop w:val="0"/>
              <w:marBottom w:val="0"/>
              <w:divBdr>
                <w:top w:val="none" w:sz="0" w:space="0" w:color="auto"/>
                <w:left w:val="none" w:sz="0" w:space="0" w:color="auto"/>
                <w:bottom w:val="none" w:sz="0" w:space="0" w:color="auto"/>
                <w:right w:val="none" w:sz="0" w:space="0" w:color="auto"/>
              </w:divBdr>
            </w:div>
            <w:div w:id="400446664">
              <w:marLeft w:val="0"/>
              <w:marRight w:val="0"/>
              <w:marTop w:val="0"/>
              <w:marBottom w:val="0"/>
              <w:divBdr>
                <w:top w:val="none" w:sz="0" w:space="0" w:color="auto"/>
                <w:left w:val="none" w:sz="0" w:space="0" w:color="auto"/>
                <w:bottom w:val="none" w:sz="0" w:space="0" w:color="auto"/>
                <w:right w:val="none" w:sz="0" w:space="0" w:color="auto"/>
              </w:divBdr>
            </w:div>
            <w:div w:id="822702430">
              <w:marLeft w:val="0"/>
              <w:marRight w:val="0"/>
              <w:marTop w:val="0"/>
              <w:marBottom w:val="0"/>
              <w:divBdr>
                <w:top w:val="none" w:sz="0" w:space="0" w:color="auto"/>
                <w:left w:val="none" w:sz="0" w:space="0" w:color="auto"/>
                <w:bottom w:val="none" w:sz="0" w:space="0" w:color="auto"/>
                <w:right w:val="none" w:sz="0" w:space="0" w:color="auto"/>
              </w:divBdr>
            </w:div>
            <w:div w:id="1025864371">
              <w:marLeft w:val="0"/>
              <w:marRight w:val="0"/>
              <w:marTop w:val="0"/>
              <w:marBottom w:val="0"/>
              <w:divBdr>
                <w:top w:val="none" w:sz="0" w:space="0" w:color="auto"/>
                <w:left w:val="none" w:sz="0" w:space="0" w:color="auto"/>
                <w:bottom w:val="none" w:sz="0" w:space="0" w:color="auto"/>
                <w:right w:val="none" w:sz="0" w:space="0" w:color="auto"/>
              </w:divBdr>
            </w:div>
            <w:div w:id="1910846697">
              <w:marLeft w:val="0"/>
              <w:marRight w:val="0"/>
              <w:marTop w:val="0"/>
              <w:marBottom w:val="0"/>
              <w:divBdr>
                <w:top w:val="none" w:sz="0" w:space="0" w:color="auto"/>
                <w:left w:val="none" w:sz="0" w:space="0" w:color="auto"/>
                <w:bottom w:val="none" w:sz="0" w:space="0" w:color="auto"/>
                <w:right w:val="none" w:sz="0" w:space="0" w:color="auto"/>
              </w:divBdr>
            </w:div>
            <w:div w:id="1741633074">
              <w:marLeft w:val="0"/>
              <w:marRight w:val="0"/>
              <w:marTop w:val="0"/>
              <w:marBottom w:val="0"/>
              <w:divBdr>
                <w:top w:val="none" w:sz="0" w:space="0" w:color="auto"/>
                <w:left w:val="none" w:sz="0" w:space="0" w:color="auto"/>
                <w:bottom w:val="none" w:sz="0" w:space="0" w:color="auto"/>
                <w:right w:val="none" w:sz="0" w:space="0" w:color="auto"/>
              </w:divBdr>
            </w:div>
            <w:div w:id="821115137">
              <w:marLeft w:val="0"/>
              <w:marRight w:val="0"/>
              <w:marTop w:val="0"/>
              <w:marBottom w:val="0"/>
              <w:divBdr>
                <w:top w:val="none" w:sz="0" w:space="0" w:color="auto"/>
                <w:left w:val="none" w:sz="0" w:space="0" w:color="auto"/>
                <w:bottom w:val="none" w:sz="0" w:space="0" w:color="auto"/>
                <w:right w:val="none" w:sz="0" w:space="0" w:color="auto"/>
              </w:divBdr>
            </w:div>
            <w:div w:id="2033804265">
              <w:marLeft w:val="0"/>
              <w:marRight w:val="0"/>
              <w:marTop w:val="0"/>
              <w:marBottom w:val="0"/>
              <w:divBdr>
                <w:top w:val="none" w:sz="0" w:space="0" w:color="auto"/>
                <w:left w:val="none" w:sz="0" w:space="0" w:color="auto"/>
                <w:bottom w:val="none" w:sz="0" w:space="0" w:color="auto"/>
                <w:right w:val="none" w:sz="0" w:space="0" w:color="auto"/>
              </w:divBdr>
            </w:div>
            <w:div w:id="157548783">
              <w:marLeft w:val="0"/>
              <w:marRight w:val="0"/>
              <w:marTop w:val="0"/>
              <w:marBottom w:val="0"/>
              <w:divBdr>
                <w:top w:val="none" w:sz="0" w:space="0" w:color="auto"/>
                <w:left w:val="none" w:sz="0" w:space="0" w:color="auto"/>
                <w:bottom w:val="none" w:sz="0" w:space="0" w:color="auto"/>
                <w:right w:val="none" w:sz="0" w:space="0" w:color="auto"/>
              </w:divBdr>
            </w:div>
            <w:div w:id="1799176403">
              <w:marLeft w:val="0"/>
              <w:marRight w:val="0"/>
              <w:marTop w:val="0"/>
              <w:marBottom w:val="0"/>
              <w:divBdr>
                <w:top w:val="none" w:sz="0" w:space="0" w:color="auto"/>
                <w:left w:val="none" w:sz="0" w:space="0" w:color="auto"/>
                <w:bottom w:val="none" w:sz="0" w:space="0" w:color="auto"/>
                <w:right w:val="none" w:sz="0" w:space="0" w:color="auto"/>
              </w:divBdr>
            </w:div>
            <w:div w:id="1811939696">
              <w:marLeft w:val="0"/>
              <w:marRight w:val="0"/>
              <w:marTop w:val="0"/>
              <w:marBottom w:val="0"/>
              <w:divBdr>
                <w:top w:val="none" w:sz="0" w:space="0" w:color="auto"/>
                <w:left w:val="none" w:sz="0" w:space="0" w:color="auto"/>
                <w:bottom w:val="none" w:sz="0" w:space="0" w:color="auto"/>
                <w:right w:val="none" w:sz="0" w:space="0" w:color="auto"/>
              </w:divBdr>
            </w:div>
            <w:div w:id="601837742">
              <w:marLeft w:val="0"/>
              <w:marRight w:val="0"/>
              <w:marTop w:val="0"/>
              <w:marBottom w:val="0"/>
              <w:divBdr>
                <w:top w:val="none" w:sz="0" w:space="0" w:color="auto"/>
                <w:left w:val="none" w:sz="0" w:space="0" w:color="auto"/>
                <w:bottom w:val="none" w:sz="0" w:space="0" w:color="auto"/>
                <w:right w:val="none" w:sz="0" w:space="0" w:color="auto"/>
              </w:divBdr>
            </w:div>
            <w:div w:id="1260528269">
              <w:marLeft w:val="0"/>
              <w:marRight w:val="0"/>
              <w:marTop w:val="0"/>
              <w:marBottom w:val="0"/>
              <w:divBdr>
                <w:top w:val="none" w:sz="0" w:space="0" w:color="auto"/>
                <w:left w:val="none" w:sz="0" w:space="0" w:color="auto"/>
                <w:bottom w:val="none" w:sz="0" w:space="0" w:color="auto"/>
                <w:right w:val="none" w:sz="0" w:space="0" w:color="auto"/>
              </w:divBdr>
            </w:div>
            <w:div w:id="280188384">
              <w:marLeft w:val="0"/>
              <w:marRight w:val="0"/>
              <w:marTop w:val="0"/>
              <w:marBottom w:val="0"/>
              <w:divBdr>
                <w:top w:val="none" w:sz="0" w:space="0" w:color="auto"/>
                <w:left w:val="none" w:sz="0" w:space="0" w:color="auto"/>
                <w:bottom w:val="none" w:sz="0" w:space="0" w:color="auto"/>
                <w:right w:val="none" w:sz="0" w:space="0" w:color="auto"/>
              </w:divBdr>
            </w:div>
            <w:div w:id="249393723">
              <w:marLeft w:val="0"/>
              <w:marRight w:val="0"/>
              <w:marTop w:val="0"/>
              <w:marBottom w:val="0"/>
              <w:divBdr>
                <w:top w:val="none" w:sz="0" w:space="0" w:color="auto"/>
                <w:left w:val="none" w:sz="0" w:space="0" w:color="auto"/>
                <w:bottom w:val="none" w:sz="0" w:space="0" w:color="auto"/>
                <w:right w:val="none" w:sz="0" w:space="0" w:color="auto"/>
              </w:divBdr>
            </w:div>
            <w:div w:id="1633093177">
              <w:marLeft w:val="0"/>
              <w:marRight w:val="0"/>
              <w:marTop w:val="0"/>
              <w:marBottom w:val="0"/>
              <w:divBdr>
                <w:top w:val="none" w:sz="0" w:space="0" w:color="auto"/>
                <w:left w:val="none" w:sz="0" w:space="0" w:color="auto"/>
                <w:bottom w:val="none" w:sz="0" w:space="0" w:color="auto"/>
                <w:right w:val="none" w:sz="0" w:space="0" w:color="auto"/>
              </w:divBdr>
            </w:div>
            <w:div w:id="1119373315">
              <w:marLeft w:val="0"/>
              <w:marRight w:val="0"/>
              <w:marTop w:val="0"/>
              <w:marBottom w:val="0"/>
              <w:divBdr>
                <w:top w:val="none" w:sz="0" w:space="0" w:color="auto"/>
                <w:left w:val="none" w:sz="0" w:space="0" w:color="auto"/>
                <w:bottom w:val="none" w:sz="0" w:space="0" w:color="auto"/>
                <w:right w:val="none" w:sz="0" w:space="0" w:color="auto"/>
              </w:divBdr>
            </w:div>
            <w:div w:id="962686893">
              <w:marLeft w:val="0"/>
              <w:marRight w:val="0"/>
              <w:marTop w:val="0"/>
              <w:marBottom w:val="0"/>
              <w:divBdr>
                <w:top w:val="none" w:sz="0" w:space="0" w:color="auto"/>
                <w:left w:val="none" w:sz="0" w:space="0" w:color="auto"/>
                <w:bottom w:val="none" w:sz="0" w:space="0" w:color="auto"/>
                <w:right w:val="none" w:sz="0" w:space="0" w:color="auto"/>
              </w:divBdr>
            </w:div>
            <w:div w:id="1930700830">
              <w:marLeft w:val="0"/>
              <w:marRight w:val="0"/>
              <w:marTop w:val="0"/>
              <w:marBottom w:val="0"/>
              <w:divBdr>
                <w:top w:val="none" w:sz="0" w:space="0" w:color="auto"/>
                <w:left w:val="none" w:sz="0" w:space="0" w:color="auto"/>
                <w:bottom w:val="none" w:sz="0" w:space="0" w:color="auto"/>
                <w:right w:val="none" w:sz="0" w:space="0" w:color="auto"/>
              </w:divBdr>
            </w:div>
            <w:div w:id="660936420">
              <w:marLeft w:val="0"/>
              <w:marRight w:val="0"/>
              <w:marTop w:val="0"/>
              <w:marBottom w:val="0"/>
              <w:divBdr>
                <w:top w:val="none" w:sz="0" w:space="0" w:color="auto"/>
                <w:left w:val="none" w:sz="0" w:space="0" w:color="auto"/>
                <w:bottom w:val="none" w:sz="0" w:space="0" w:color="auto"/>
                <w:right w:val="none" w:sz="0" w:space="0" w:color="auto"/>
              </w:divBdr>
            </w:div>
            <w:div w:id="816460441">
              <w:marLeft w:val="0"/>
              <w:marRight w:val="0"/>
              <w:marTop w:val="0"/>
              <w:marBottom w:val="0"/>
              <w:divBdr>
                <w:top w:val="none" w:sz="0" w:space="0" w:color="auto"/>
                <w:left w:val="none" w:sz="0" w:space="0" w:color="auto"/>
                <w:bottom w:val="none" w:sz="0" w:space="0" w:color="auto"/>
                <w:right w:val="none" w:sz="0" w:space="0" w:color="auto"/>
              </w:divBdr>
            </w:div>
            <w:div w:id="510800985">
              <w:marLeft w:val="0"/>
              <w:marRight w:val="0"/>
              <w:marTop w:val="0"/>
              <w:marBottom w:val="0"/>
              <w:divBdr>
                <w:top w:val="none" w:sz="0" w:space="0" w:color="auto"/>
                <w:left w:val="none" w:sz="0" w:space="0" w:color="auto"/>
                <w:bottom w:val="none" w:sz="0" w:space="0" w:color="auto"/>
                <w:right w:val="none" w:sz="0" w:space="0" w:color="auto"/>
              </w:divBdr>
            </w:div>
            <w:div w:id="1247230778">
              <w:marLeft w:val="0"/>
              <w:marRight w:val="0"/>
              <w:marTop w:val="0"/>
              <w:marBottom w:val="0"/>
              <w:divBdr>
                <w:top w:val="none" w:sz="0" w:space="0" w:color="auto"/>
                <w:left w:val="none" w:sz="0" w:space="0" w:color="auto"/>
                <w:bottom w:val="none" w:sz="0" w:space="0" w:color="auto"/>
                <w:right w:val="none" w:sz="0" w:space="0" w:color="auto"/>
              </w:divBdr>
            </w:div>
            <w:div w:id="918757739">
              <w:marLeft w:val="0"/>
              <w:marRight w:val="0"/>
              <w:marTop w:val="0"/>
              <w:marBottom w:val="0"/>
              <w:divBdr>
                <w:top w:val="none" w:sz="0" w:space="0" w:color="auto"/>
                <w:left w:val="none" w:sz="0" w:space="0" w:color="auto"/>
                <w:bottom w:val="none" w:sz="0" w:space="0" w:color="auto"/>
                <w:right w:val="none" w:sz="0" w:space="0" w:color="auto"/>
              </w:divBdr>
            </w:div>
            <w:div w:id="349839643">
              <w:marLeft w:val="0"/>
              <w:marRight w:val="0"/>
              <w:marTop w:val="0"/>
              <w:marBottom w:val="0"/>
              <w:divBdr>
                <w:top w:val="none" w:sz="0" w:space="0" w:color="auto"/>
                <w:left w:val="none" w:sz="0" w:space="0" w:color="auto"/>
                <w:bottom w:val="none" w:sz="0" w:space="0" w:color="auto"/>
                <w:right w:val="none" w:sz="0" w:space="0" w:color="auto"/>
              </w:divBdr>
            </w:div>
            <w:div w:id="382758118">
              <w:marLeft w:val="0"/>
              <w:marRight w:val="0"/>
              <w:marTop w:val="0"/>
              <w:marBottom w:val="0"/>
              <w:divBdr>
                <w:top w:val="none" w:sz="0" w:space="0" w:color="auto"/>
                <w:left w:val="none" w:sz="0" w:space="0" w:color="auto"/>
                <w:bottom w:val="none" w:sz="0" w:space="0" w:color="auto"/>
                <w:right w:val="none" w:sz="0" w:space="0" w:color="auto"/>
              </w:divBdr>
            </w:div>
            <w:div w:id="1399016230">
              <w:marLeft w:val="0"/>
              <w:marRight w:val="0"/>
              <w:marTop w:val="0"/>
              <w:marBottom w:val="0"/>
              <w:divBdr>
                <w:top w:val="none" w:sz="0" w:space="0" w:color="auto"/>
                <w:left w:val="none" w:sz="0" w:space="0" w:color="auto"/>
                <w:bottom w:val="none" w:sz="0" w:space="0" w:color="auto"/>
                <w:right w:val="none" w:sz="0" w:space="0" w:color="auto"/>
              </w:divBdr>
            </w:div>
            <w:div w:id="163127339">
              <w:marLeft w:val="0"/>
              <w:marRight w:val="0"/>
              <w:marTop w:val="0"/>
              <w:marBottom w:val="0"/>
              <w:divBdr>
                <w:top w:val="none" w:sz="0" w:space="0" w:color="auto"/>
                <w:left w:val="none" w:sz="0" w:space="0" w:color="auto"/>
                <w:bottom w:val="none" w:sz="0" w:space="0" w:color="auto"/>
                <w:right w:val="none" w:sz="0" w:space="0" w:color="auto"/>
              </w:divBdr>
            </w:div>
            <w:div w:id="794756514">
              <w:marLeft w:val="0"/>
              <w:marRight w:val="0"/>
              <w:marTop w:val="0"/>
              <w:marBottom w:val="0"/>
              <w:divBdr>
                <w:top w:val="none" w:sz="0" w:space="0" w:color="auto"/>
                <w:left w:val="none" w:sz="0" w:space="0" w:color="auto"/>
                <w:bottom w:val="none" w:sz="0" w:space="0" w:color="auto"/>
                <w:right w:val="none" w:sz="0" w:space="0" w:color="auto"/>
              </w:divBdr>
            </w:div>
            <w:div w:id="762071086">
              <w:marLeft w:val="0"/>
              <w:marRight w:val="0"/>
              <w:marTop w:val="0"/>
              <w:marBottom w:val="0"/>
              <w:divBdr>
                <w:top w:val="none" w:sz="0" w:space="0" w:color="auto"/>
                <w:left w:val="none" w:sz="0" w:space="0" w:color="auto"/>
                <w:bottom w:val="none" w:sz="0" w:space="0" w:color="auto"/>
                <w:right w:val="none" w:sz="0" w:space="0" w:color="auto"/>
              </w:divBdr>
            </w:div>
            <w:div w:id="924071875">
              <w:marLeft w:val="0"/>
              <w:marRight w:val="0"/>
              <w:marTop w:val="0"/>
              <w:marBottom w:val="0"/>
              <w:divBdr>
                <w:top w:val="none" w:sz="0" w:space="0" w:color="auto"/>
                <w:left w:val="none" w:sz="0" w:space="0" w:color="auto"/>
                <w:bottom w:val="none" w:sz="0" w:space="0" w:color="auto"/>
                <w:right w:val="none" w:sz="0" w:space="0" w:color="auto"/>
              </w:divBdr>
            </w:div>
            <w:div w:id="1362440251">
              <w:marLeft w:val="0"/>
              <w:marRight w:val="0"/>
              <w:marTop w:val="0"/>
              <w:marBottom w:val="0"/>
              <w:divBdr>
                <w:top w:val="none" w:sz="0" w:space="0" w:color="auto"/>
                <w:left w:val="none" w:sz="0" w:space="0" w:color="auto"/>
                <w:bottom w:val="none" w:sz="0" w:space="0" w:color="auto"/>
                <w:right w:val="none" w:sz="0" w:space="0" w:color="auto"/>
              </w:divBdr>
            </w:div>
            <w:div w:id="1653212501">
              <w:marLeft w:val="0"/>
              <w:marRight w:val="0"/>
              <w:marTop w:val="0"/>
              <w:marBottom w:val="0"/>
              <w:divBdr>
                <w:top w:val="none" w:sz="0" w:space="0" w:color="auto"/>
                <w:left w:val="none" w:sz="0" w:space="0" w:color="auto"/>
                <w:bottom w:val="none" w:sz="0" w:space="0" w:color="auto"/>
                <w:right w:val="none" w:sz="0" w:space="0" w:color="auto"/>
              </w:divBdr>
            </w:div>
            <w:div w:id="710811444">
              <w:marLeft w:val="0"/>
              <w:marRight w:val="0"/>
              <w:marTop w:val="0"/>
              <w:marBottom w:val="0"/>
              <w:divBdr>
                <w:top w:val="none" w:sz="0" w:space="0" w:color="auto"/>
                <w:left w:val="none" w:sz="0" w:space="0" w:color="auto"/>
                <w:bottom w:val="none" w:sz="0" w:space="0" w:color="auto"/>
                <w:right w:val="none" w:sz="0" w:space="0" w:color="auto"/>
              </w:divBdr>
            </w:div>
            <w:div w:id="263342720">
              <w:marLeft w:val="0"/>
              <w:marRight w:val="0"/>
              <w:marTop w:val="0"/>
              <w:marBottom w:val="0"/>
              <w:divBdr>
                <w:top w:val="none" w:sz="0" w:space="0" w:color="auto"/>
                <w:left w:val="none" w:sz="0" w:space="0" w:color="auto"/>
                <w:bottom w:val="none" w:sz="0" w:space="0" w:color="auto"/>
                <w:right w:val="none" w:sz="0" w:space="0" w:color="auto"/>
              </w:divBdr>
            </w:div>
            <w:div w:id="496068639">
              <w:marLeft w:val="0"/>
              <w:marRight w:val="0"/>
              <w:marTop w:val="0"/>
              <w:marBottom w:val="0"/>
              <w:divBdr>
                <w:top w:val="none" w:sz="0" w:space="0" w:color="auto"/>
                <w:left w:val="none" w:sz="0" w:space="0" w:color="auto"/>
                <w:bottom w:val="none" w:sz="0" w:space="0" w:color="auto"/>
                <w:right w:val="none" w:sz="0" w:space="0" w:color="auto"/>
              </w:divBdr>
            </w:div>
            <w:div w:id="543835211">
              <w:marLeft w:val="0"/>
              <w:marRight w:val="0"/>
              <w:marTop w:val="0"/>
              <w:marBottom w:val="0"/>
              <w:divBdr>
                <w:top w:val="none" w:sz="0" w:space="0" w:color="auto"/>
                <w:left w:val="none" w:sz="0" w:space="0" w:color="auto"/>
                <w:bottom w:val="none" w:sz="0" w:space="0" w:color="auto"/>
                <w:right w:val="none" w:sz="0" w:space="0" w:color="auto"/>
              </w:divBdr>
            </w:div>
            <w:div w:id="2098941015">
              <w:marLeft w:val="0"/>
              <w:marRight w:val="0"/>
              <w:marTop w:val="0"/>
              <w:marBottom w:val="0"/>
              <w:divBdr>
                <w:top w:val="none" w:sz="0" w:space="0" w:color="auto"/>
                <w:left w:val="none" w:sz="0" w:space="0" w:color="auto"/>
                <w:bottom w:val="none" w:sz="0" w:space="0" w:color="auto"/>
                <w:right w:val="none" w:sz="0" w:space="0" w:color="auto"/>
              </w:divBdr>
            </w:div>
            <w:div w:id="1189367946">
              <w:marLeft w:val="0"/>
              <w:marRight w:val="0"/>
              <w:marTop w:val="0"/>
              <w:marBottom w:val="0"/>
              <w:divBdr>
                <w:top w:val="none" w:sz="0" w:space="0" w:color="auto"/>
                <w:left w:val="none" w:sz="0" w:space="0" w:color="auto"/>
                <w:bottom w:val="none" w:sz="0" w:space="0" w:color="auto"/>
                <w:right w:val="none" w:sz="0" w:space="0" w:color="auto"/>
              </w:divBdr>
            </w:div>
            <w:div w:id="1583023558">
              <w:marLeft w:val="0"/>
              <w:marRight w:val="0"/>
              <w:marTop w:val="0"/>
              <w:marBottom w:val="0"/>
              <w:divBdr>
                <w:top w:val="none" w:sz="0" w:space="0" w:color="auto"/>
                <w:left w:val="none" w:sz="0" w:space="0" w:color="auto"/>
                <w:bottom w:val="none" w:sz="0" w:space="0" w:color="auto"/>
                <w:right w:val="none" w:sz="0" w:space="0" w:color="auto"/>
              </w:divBdr>
            </w:div>
            <w:div w:id="1990207329">
              <w:marLeft w:val="0"/>
              <w:marRight w:val="0"/>
              <w:marTop w:val="0"/>
              <w:marBottom w:val="0"/>
              <w:divBdr>
                <w:top w:val="none" w:sz="0" w:space="0" w:color="auto"/>
                <w:left w:val="none" w:sz="0" w:space="0" w:color="auto"/>
                <w:bottom w:val="none" w:sz="0" w:space="0" w:color="auto"/>
                <w:right w:val="none" w:sz="0" w:space="0" w:color="auto"/>
              </w:divBdr>
            </w:div>
            <w:div w:id="1033071474">
              <w:marLeft w:val="0"/>
              <w:marRight w:val="0"/>
              <w:marTop w:val="0"/>
              <w:marBottom w:val="0"/>
              <w:divBdr>
                <w:top w:val="none" w:sz="0" w:space="0" w:color="auto"/>
                <w:left w:val="none" w:sz="0" w:space="0" w:color="auto"/>
                <w:bottom w:val="none" w:sz="0" w:space="0" w:color="auto"/>
                <w:right w:val="none" w:sz="0" w:space="0" w:color="auto"/>
              </w:divBdr>
            </w:div>
            <w:div w:id="299503412">
              <w:marLeft w:val="0"/>
              <w:marRight w:val="0"/>
              <w:marTop w:val="0"/>
              <w:marBottom w:val="0"/>
              <w:divBdr>
                <w:top w:val="none" w:sz="0" w:space="0" w:color="auto"/>
                <w:left w:val="none" w:sz="0" w:space="0" w:color="auto"/>
                <w:bottom w:val="none" w:sz="0" w:space="0" w:color="auto"/>
                <w:right w:val="none" w:sz="0" w:space="0" w:color="auto"/>
              </w:divBdr>
            </w:div>
            <w:div w:id="1506437689">
              <w:marLeft w:val="0"/>
              <w:marRight w:val="0"/>
              <w:marTop w:val="0"/>
              <w:marBottom w:val="0"/>
              <w:divBdr>
                <w:top w:val="none" w:sz="0" w:space="0" w:color="auto"/>
                <w:left w:val="none" w:sz="0" w:space="0" w:color="auto"/>
                <w:bottom w:val="none" w:sz="0" w:space="0" w:color="auto"/>
                <w:right w:val="none" w:sz="0" w:space="0" w:color="auto"/>
              </w:divBdr>
            </w:div>
            <w:div w:id="713236663">
              <w:marLeft w:val="0"/>
              <w:marRight w:val="0"/>
              <w:marTop w:val="0"/>
              <w:marBottom w:val="0"/>
              <w:divBdr>
                <w:top w:val="none" w:sz="0" w:space="0" w:color="auto"/>
                <w:left w:val="none" w:sz="0" w:space="0" w:color="auto"/>
                <w:bottom w:val="none" w:sz="0" w:space="0" w:color="auto"/>
                <w:right w:val="none" w:sz="0" w:space="0" w:color="auto"/>
              </w:divBdr>
            </w:div>
            <w:div w:id="263005257">
              <w:marLeft w:val="0"/>
              <w:marRight w:val="0"/>
              <w:marTop w:val="0"/>
              <w:marBottom w:val="0"/>
              <w:divBdr>
                <w:top w:val="none" w:sz="0" w:space="0" w:color="auto"/>
                <w:left w:val="none" w:sz="0" w:space="0" w:color="auto"/>
                <w:bottom w:val="none" w:sz="0" w:space="0" w:color="auto"/>
                <w:right w:val="none" w:sz="0" w:space="0" w:color="auto"/>
              </w:divBdr>
            </w:div>
            <w:div w:id="709308233">
              <w:marLeft w:val="0"/>
              <w:marRight w:val="0"/>
              <w:marTop w:val="0"/>
              <w:marBottom w:val="0"/>
              <w:divBdr>
                <w:top w:val="none" w:sz="0" w:space="0" w:color="auto"/>
                <w:left w:val="none" w:sz="0" w:space="0" w:color="auto"/>
                <w:bottom w:val="none" w:sz="0" w:space="0" w:color="auto"/>
                <w:right w:val="none" w:sz="0" w:space="0" w:color="auto"/>
              </w:divBdr>
            </w:div>
            <w:div w:id="638534172">
              <w:marLeft w:val="0"/>
              <w:marRight w:val="0"/>
              <w:marTop w:val="0"/>
              <w:marBottom w:val="0"/>
              <w:divBdr>
                <w:top w:val="none" w:sz="0" w:space="0" w:color="auto"/>
                <w:left w:val="none" w:sz="0" w:space="0" w:color="auto"/>
                <w:bottom w:val="none" w:sz="0" w:space="0" w:color="auto"/>
                <w:right w:val="none" w:sz="0" w:space="0" w:color="auto"/>
              </w:divBdr>
            </w:div>
            <w:div w:id="1260915419">
              <w:marLeft w:val="0"/>
              <w:marRight w:val="0"/>
              <w:marTop w:val="0"/>
              <w:marBottom w:val="0"/>
              <w:divBdr>
                <w:top w:val="none" w:sz="0" w:space="0" w:color="auto"/>
                <w:left w:val="none" w:sz="0" w:space="0" w:color="auto"/>
                <w:bottom w:val="none" w:sz="0" w:space="0" w:color="auto"/>
                <w:right w:val="none" w:sz="0" w:space="0" w:color="auto"/>
              </w:divBdr>
            </w:div>
            <w:div w:id="2005622267">
              <w:marLeft w:val="0"/>
              <w:marRight w:val="0"/>
              <w:marTop w:val="0"/>
              <w:marBottom w:val="0"/>
              <w:divBdr>
                <w:top w:val="none" w:sz="0" w:space="0" w:color="auto"/>
                <w:left w:val="none" w:sz="0" w:space="0" w:color="auto"/>
                <w:bottom w:val="none" w:sz="0" w:space="0" w:color="auto"/>
                <w:right w:val="none" w:sz="0" w:space="0" w:color="auto"/>
              </w:divBdr>
            </w:div>
            <w:div w:id="134101828">
              <w:marLeft w:val="0"/>
              <w:marRight w:val="0"/>
              <w:marTop w:val="0"/>
              <w:marBottom w:val="0"/>
              <w:divBdr>
                <w:top w:val="none" w:sz="0" w:space="0" w:color="auto"/>
                <w:left w:val="none" w:sz="0" w:space="0" w:color="auto"/>
                <w:bottom w:val="none" w:sz="0" w:space="0" w:color="auto"/>
                <w:right w:val="none" w:sz="0" w:space="0" w:color="auto"/>
              </w:divBdr>
            </w:div>
            <w:div w:id="933392348">
              <w:marLeft w:val="0"/>
              <w:marRight w:val="0"/>
              <w:marTop w:val="0"/>
              <w:marBottom w:val="0"/>
              <w:divBdr>
                <w:top w:val="none" w:sz="0" w:space="0" w:color="auto"/>
                <w:left w:val="none" w:sz="0" w:space="0" w:color="auto"/>
                <w:bottom w:val="none" w:sz="0" w:space="0" w:color="auto"/>
                <w:right w:val="none" w:sz="0" w:space="0" w:color="auto"/>
              </w:divBdr>
            </w:div>
            <w:div w:id="1762408034">
              <w:marLeft w:val="0"/>
              <w:marRight w:val="0"/>
              <w:marTop w:val="0"/>
              <w:marBottom w:val="0"/>
              <w:divBdr>
                <w:top w:val="none" w:sz="0" w:space="0" w:color="auto"/>
                <w:left w:val="none" w:sz="0" w:space="0" w:color="auto"/>
                <w:bottom w:val="none" w:sz="0" w:space="0" w:color="auto"/>
                <w:right w:val="none" w:sz="0" w:space="0" w:color="auto"/>
              </w:divBdr>
            </w:div>
            <w:div w:id="1991520808">
              <w:marLeft w:val="0"/>
              <w:marRight w:val="0"/>
              <w:marTop w:val="0"/>
              <w:marBottom w:val="0"/>
              <w:divBdr>
                <w:top w:val="none" w:sz="0" w:space="0" w:color="auto"/>
                <w:left w:val="none" w:sz="0" w:space="0" w:color="auto"/>
                <w:bottom w:val="none" w:sz="0" w:space="0" w:color="auto"/>
                <w:right w:val="none" w:sz="0" w:space="0" w:color="auto"/>
              </w:divBdr>
            </w:div>
            <w:div w:id="790248635">
              <w:marLeft w:val="0"/>
              <w:marRight w:val="0"/>
              <w:marTop w:val="0"/>
              <w:marBottom w:val="0"/>
              <w:divBdr>
                <w:top w:val="none" w:sz="0" w:space="0" w:color="auto"/>
                <w:left w:val="none" w:sz="0" w:space="0" w:color="auto"/>
                <w:bottom w:val="none" w:sz="0" w:space="0" w:color="auto"/>
                <w:right w:val="none" w:sz="0" w:space="0" w:color="auto"/>
              </w:divBdr>
            </w:div>
            <w:div w:id="1764764934">
              <w:marLeft w:val="0"/>
              <w:marRight w:val="0"/>
              <w:marTop w:val="0"/>
              <w:marBottom w:val="0"/>
              <w:divBdr>
                <w:top w:val="none" w:sz="0" w:space="0" w:color="auto"/>
                <w:left w:val="none" w:sz="0" w:space="0" w:color="auto"/>
                <w:bottom w:val="none" w:sz="0" w:space="0" w:color="auto"/>
                <w:right w:val="none" w:sz="0" w:space="0" w:color="auto"/>
              </w:divBdr>
            </w:div>
            <w:div w:id="1579250435">
              <w:marLeft w:val="0"/>
              <w:marRight w:val="0"/>
              <w:marTop w:val="0"/>
              <w:marBottom w:val="0"/>
              <w:divBdr>
                <w:top w:val="none" w:sz="0" w:space="0" w:color="auto"/>
                <w:left w:val="none" w:sz="0" w:space="0" w:color="auto"/>
                <w:bottom w:val="none" w:sz="0" w:space="0" w:color="auto"/>
                <w:right w:val="none" w:sz="0" w:space="0" w:color="auto"/>
              </w:divBdr>
            </w:div>
            <w:div w:id="1712414582">
              <w:marLeft w:val="0"/>
              <w:marRight w:val="0"/>
              <w:marTop w:val="0"/>
              <w:marBottom w:val="0"/>
              <w:divBdr>
                <w:top w:val="none" w:sz="0" w:space="0" w:color="auto"/>
                <w:left w:val="none" w:sz="0" w:space="0" w:color="auto"/>
                <w:bottom w:val="none" w:sz="0" w:space="0" w:color="auto"/>
                <w:right w:val="none" w:sz="0" w:space="0" w:color="auto"/>
              </w:divBdr>
            </w:div>
            <w:div w:id="1274552006">
              <w:marLeft w:val="0"/>
              <w:marRight w:val="0"/>
              <w:marTop w:val="0"/>
              <w:marBottom w:val="0"/>
              <w:divBdr>
                <w:top w:val="none" w:sz="0" w:space="0" w:color="auto"/>
                <w:left w:val="none" w:sz="0" w:space="0" w:color="auto"/>
                <w:bottom w:val="none" w:sz="0" w:space="0" w:color="auto"/>
                <w:right w:val="none" w:sz="0" w:space="0" w:color="auto"/>
              </w:divBdr>
            </w:div>
            <w:div w:id="726760761">
              <w:marLeft w:val="0"/>
              <w:marRight w:val="0"/>
              <w:marTop w:val="0"/>
              <w:marBottom w:val="0"/>
              <w:divBdr>
                <w:top w:val="none" w:sz="0" w:space="0" w:color="auto"/>
                <w:left w:val="none" w:sz="0" w:space="0" w:color="auto"/>
                <w:bottom w:val="none" w:sz="0" w:space="0" w:color="auto"/>
                <w:right w:val="none" w:sz="0" w:space="0" w:color="auto"/>
              </w:divBdr>
            </w:div>
            <w:div w:id="462236870">
              <w:marLeft w:val="0"/>
              <w:marRight w:val="0"/>
              <w:marTop w:val="0"/>
              <w:marBottom w:val="0"/>
              <w:divBdr>
                <w:top w:val="none" w:sz="0" w:space="0" w:color="auto"/>
                <w:left w:val="none" w:sz="0" w:space="0" w:color="auto"/>
                <w:bottom w:val="none" w:sz="0" w:space="0" w:color="auto"/>
                <w:right w:val="none" w:sz="0" w:space="0" w:color="auto"/>
              </w:divBdr>
            </w:div>
            <w:div w:id="1185898934">
              <w:marLeft w:val="0"/>
              <w:marRight w:val="0"/>
              <w:marTop w:val="0"/>
              <w:marBottom w:val="0"/>
              <w:divBdr>
                <w:top w:val="none" w:sz="0" w:space="0" w:color="auto"/>
                <w:left w:val="none" w:sz="0" w:space="0" w:color="auto"/>
                <w:bottom w:val="none" w:sz="0" w:space="0" w:color="auto"/>
                <w:right w:val="none" w:sz="0" w:space="0" w:color="auto"/>
              </w:divBdr>
            </w:div>
            <w:div w:id="567695580">
              <w:marLeft w:val="0"/>
              <w:marRight w:val="0"/>
              <w:marTop w:val="0"/>
              <w:marBottom w:val="0"/>
              <w:divBdr>
                <w:top w:val="none" w:sz="0" w:space="0" w:color="auto"/>
                <w:left w:val="none" w:sz="0" w:space="0" w:color="auto"/>
                <w:bottom w:val="none" w:sz="0" w:space="0" w:color="auto"/>
                <w:right w:val="none" w:sz="0" w:space="0" w:color="auto"/>
              </w:divBdr>
            </w:div>
            <w:div w:id="609243329">
              <w:marLeft w:val="0"/>
              <w:marRight w:val="0"/>
              <w:marTop w:val="0"/>
              <w:marBottom w:val="0"/>
              <w:divBdr>
                <w:top w:val="none" w:sz="0" w:space="0" w:color="auto"/>
                <w:left w:val="none" w:sz="0" w:space="0" w:color="auto"/>
                <w:bottom w:val="none" w:sz="0" w:space="0" w:color="auto"/>
                <w:right w:val="none" w:sz="0" w:space="0" w:color="auto"/>
              </w:divBdr>
            </w:div>
            <w:div w:id="425806253">
              <w:marLeft w:val="0"/>
              <w:marRight w:val="0"/>
              <w:marTop w:val="0"/>
              <w:marBottom w:val="0"/>
              <w:divBdr>
                <w:top w:val="none" w:sz="0" w:space="0" w:color="auto"/>
                <w:left w:val="none" w:sz="0" w:space="0" w:color="auto"/>
                <w:bottom w:val="none" w:sz="0" w:space="0" w:color="auto"/>
                <w:right w:val="none" w:sz="0" w:space="0" w:color="auto"/>
              </w:divBdr>
            </w:div>
            <w:div w:id="2113697513">
              <w:marLeft w:val="0"/>
              <w:marRight w:val="0"/>
              <w:marTop w:val="0"/>
              <w:marBottom w:val="0"/>
              <w:divBdr>
                <w:top w:val="none" w:sz="0" w:space="0" w:color="auto"/>
                <w:left w:val="none" w:sz="0" w:space="0" w:color="auto"/>
                <w:bottom w:val="none" w:sz="0" w:space="0" w:color="auto"/>
                <w:right w:val="none" w:sz="0" w:space="0" w:color="auto"/>
              </w:divBdr>
            </w:div>
            <w:div w:id="1968126051">
              <w:marLeft w:val="0"/>
              <w:marRight w:val="0"/>
              <w:marTop w:val="0"/>
              <w:marBottom w:val="0"/>
              <w:divBdr>
                <w:top w:val="none" w:sz="0" w:space="0" w:color="auto"/>
                <w:left w:val="none" w:sz="0" w:space="0" w:color="auto"/>
                <w:bottom w:val="none" w:sz="0" w:space="0" w:color="auto"/>
                <w:right w:val="none" w:sz="0" w:space="0" w:color="auto"/>
              </w:divBdr>
            </w:div>
            <w:div w:id="1043020361">
              <w:marLeft w:val="0"/>
              <w:marRight w:val="0"/>
              <w:marTop w:val="0"/>
              <w:marBottom w:val="0"/>
              <w:divBdr>
                <w:top w:val="none" w:sz="0" w:space="0" w:color="auto"/>
                <w:left w:val="none" w:sz="0" w:space="0" w:color="auto"/>
                <w:bottom w:val="none" w:sz="0" w:space="0" w:color="auto"/>
                <w:right w:val="none" w:sz="0" w:space="0" w:color="auto"/>
              </w:divBdr>
            </w:div>
            <w:div w:id="283536330">
              <w:marLeft w:val="0"/>
              <w:marRight w:val="0"/>
              <w:marTop w:val="0"/>
              <w:marBottom w:val="0"/>
              <w:divBdr>
                <w:top w:val="none" w:sz="0" w:space="0" w:color="auto"/>
                <w:left w:val="none" w:sz="0" w:space="0" w:color="auto"/>
                <w:bottom w:val="none" w:sz="0" w:space="0" w:color="auto"/>
                <w:right w:val="none" w:sz="0" w:space="0" w:color="auto"/>
              </w:divBdr>
            </w:div>
            <w:div w:id="1597327510">
              <w:marLeft w:val="0"/>
              <w:marRight w:val="0"/>
              <w:marTop w:val="0"/>
              <w:marBottom w:val="0"/>
              <w:divBdr>
                <w:top w:val="none" w:sz="0" w:space="0" w:color="auto"/>
                <w:left w:val="none" w:sz="0" w:space="0" w:color="auto"/>
                <w:bottom w:val="none" w:sz="0" w:space="0" w:color="auto"/>
                <w:right w:val="none" w:sz="0" w:space="0" w:color="auto"/>
              </w:divBdr>
            </w:div>
            <w:div w:id="1058287392">
              <w:marLeft w:val="0"/>
              <w:marRight w:val="0"/>
              <w:marTop w:val="0"/>
              <w:marBottom w:val="0"/>
              <w:divBdr>
                <w:top w:val="none" w:sz="0" w:space="0" w:color="auto"/>
                <w:left w:val="none" w:sz="0" w:space="0" w:color="auto"/>
                <w:bottom w:val="none" w:sz="0" w:space="0" w:color="auto"/>
                <w:right w:val="none" w:sz="0" w:space="0" w:color="auto"/>
              </w:divBdr>
            </w:div>
            <w:div w:id="1675062730">
              <w:marLeft w:val="0"/>
              <w:marRight w:val="0"/>
              <w:marTop w:val="0"/>
              <w:marBottom w:val="0"/>
              <w:divBdr>
                <w:top w:val="none" w:sz="0" w:space="0" w:color="auto"/>
                <w:left w:val="none" w:sz="0" w:space="0" w:color="auto"/>
                <w:bottom w:val="none" w:sz="0" w:space="0" w:color="auto"/>
                <w:right w:val="none" w:sz="0" w:space="0" w:color="auto"/>
              </w:divBdr>
            </w:div>
            <w:div w:id="178470843">
              <w:marLeft w:val="0"/>
              <w:marRight w:val="0"/>
              <w:marTop w:val="0"/>
              <w:marBottom w:val="0"/>
              <w:divBdr>
                <w:top w:val="none" w:sz="0" w:space="0" w:color="auto"/>
                <w:left w:val="none" w:sz="0" w:space="0" w:color="auto"/>
                <w:bottom w:val="none" w:sz="0" w:space="0" w:color="auto"/>
                <w:right w:val="none" w:sz="0" w:space="0" w:color="auto"/>
              </w:divBdr>
            </w:div>
            <w:div w:id="220486141">
              <w:marLeft w:val="0"/>
              <w:marRight w:val="0"/>
              <w:marTop w:val="0"/>
              <w:marBottom w:val="0"/>
              <w:divBdr>
                <w:top w:val="none" w:sz="0" w:space="0" w:color="auto"/>
                <w:left w:val="none" w:sz="0" w:space="0" w:color="auto"/>
                <w:bottom w:val="none" w:sz="0" w:space="0" w:color="auto"/>
                <w:right w:val="none" w:sz="0" w:space="0" w:color="auto"/>
              </w:divBdr>
            </w:div>
            <w:div w:id="1526287681">
              <w:marLeft w:val="0"/>
              <w:marRight w:val="0"/>
              <w:marTop w:val="0"/>
              <w:marBottom w:val="0"/>
              <w:divBdr>
                <w:top w:val="none" w:sz="0" w:space="0" w:color="auto"/>
                <w:left w:val="none" w:sz="0" w:space="0" w:color="auto"/>
                <w:bottom w:val="none" w:sz="0" w:space="0" w:color="auto"/>
                <w:right w:val="none" w:sz="0" w:space="0" w:color="auto"/>
              </w:divBdr>
            </w:div>
            <w:div w:id="1245870143">
              <w:marLeft w:val="0"/>
              <w:marRight w:val="0"/>
              <w:marTop w:val="0"/>
              <w:marBottom w:val="0"/>
              <w:divBdr>
                <w:top w:val="none" w:sz="0" w:space="0" w:color="auto"/>
                <w:left w:val="none" w:sz="0" w:space="0" w:color="auto"/>
                <w:bottom w:val="none" w:sz="0" w:space="0" w:color="auto"/>
                <w:right w:val="none" w:sz="0" w:space="0" w:color="auto"/>
              </w:divBdr>
            </w:div>
            <w:div w:id="718944164">
              <w:marLeft w:val="0"/>
              <w:marRight w:val="0"/>
              <w:marTop w:val="0"/>
              <w:marBottom w:val="0"/>
              <w:divBdr>
                <w:top w:val="none" w:sz="0" w:space="0" w:color="auto"/>
                <w:left w:val="none" w:sz="0" w:space="0" w:color="auto"/>
                <w:bottom w:val="none" w:sz="0" w:space="0" w:color="auto"/>
                <w:right w:val="none" w:sz="0" w:space="0" w:color="auto"/>
              </w:divBdr>
            </w:div>
            <w:div w:id="919674589">
              <w:marLeft w:val="0"/>
              <w:marRight w:val="0"/>
              <w:marTop w:val="0"/>
              <w:marBottom w:val="0"/>
              <w:divBdr>
                <w:top w:val="none" w:sz="0" w:space="0" w:color="auto"/>
                <w:left w:val="none" w:sz="0" w:space="0" w:color="auto"/>
                <w:bottom w:val="none" w:sz="0" w:space="0" w:color="auto"/>
                <w:right w:val="none" w:sz="0" w:space="0" w:color="auto"/>
              </w:divBdr>
            </w:div>
            <w:div w:id="128668918">
              <w:marLeft w:val="0"/>
              <w:marRight w:val="0"/>
              <w:marTop w:val="0"/>
              <w:marBottom w:val="0"/>
              <w:divBdr>
                <w:top w:val="none" w:sz="0" w:space="0" w:color="auto"/>
                <w:left w:val="none" w:sz="0" w:space="0" w:color="auto"/>
                <w:bottom w:val="none" w:sz="0" w:space="0" w:color="auto"/>
                <w:right w:val="none" w:sz="0" w:space="0" w:color="auto"/>
              </w:divBdr>
            </w:div>
            <w:div w:id="22364012">
              <w:marLeft w:val="0"/>
              <w:marRight w:val="0"/>
              <w:marTop w:val="0"/>
              <w:marBottom w:val="0"/>
              <w:divBdr>
                <w:top w:val="none" w:sz="0" w:space="0" w:color="auto"/>
                <w:left w:val="none" w:sz="0" w:space="0" w:color="auto"/>
                <w:bottom w:val="none" w:sz="0" w:space="0" w:color="auto"/>
                <w:right w:val="none" w:sz="0" w:space="0" w:color="auto"/>
              </w:divBdr>
            </w:div>
            <w:div w:id="736364413">
              <w:marLeft w:val="0"/>
              <w:marRight w:val="0"/>
              <w:marTop w:val="0"/>
              <w:marBottom w:val="0"/>
              <w:divBdr>
                <w:top w:val="none" w:sz="0" w:space="0" w:color="auto"/>
                <w:left w:val="none" w:sz="0" w:space="0" w:color="auto"/>
                <w:bottom w:val="none" w:sz="0" w:space="0" w:color="auto"/>
                <w:right w:val="none" w:sz="0" w:space="0" w:color="auto"/>
              </w:divBdr>
            </w:div>
            <w:div w:id="109192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851492">
      <w:bodyDiv w:val="1"/>
      <w:marLeft w:val="0"/>
      <w:marRight w:val="0"/>
      <w:marTop w:val="0"/>
      <w:marBottom w:val="0"/>
      <w:divBdr>
        <w:top w:val="none" w:sz="0" w:space="0" w:color="auto"/>
        <w:left w:val="none" w:sz="0" w:space="0" w:color="auto"/>
        <w:bottom w:val="none" w:sz="0" w:space="0" w:color="auto"/>
        <w:right w:val="none" w:sz="0" w:space="0" w:color="auto"/>
      </w:divBdr>
    </w:div>
    <w:div w:id="703289627">
      <w:bodyDiv w:val="1"/>
      <w:marLeft w:val="0"/>
      <w:marRight w:val="0"/>
      <w:marTop w:val="0"/>
      <w:marBottom w:val="0"/>
      <w:divBdr>
        <w:top w:val="none" w:sz="0" w:space="0" w:color="auto"/>
        <w:left w:val="none" w:sz="0" w:space="0" w:color="auto"/>
        <w:bottom w:val="none" w:sz="0" w:space="0" w:color="auto"/>
        <w:right w:val="none" w:sz="0" w:space="0" w:color="auto"/>
      </w:divBdr>
    </w:div>
    <w:div w:id="762609452">
      <w:bodyDiv w:val="1"/>
      <w:marLeft w:val="0"/>
      <w:marRight w:val="0"/>
      <w:marTop w:val="0"/>
      <w:marBottom w:val="0"/>
      <w:divBdr>
        <w:top w:val="none" w:sz="0" w:space="0" w:color="auto"/>
        <w:left w:val="none" w:sz="0" w:space="0" w:color="auto"/>
        <w:bottom w:val="none" w:sz="0" w:space="0" w:color="auto"/>
        <w:right w:val="none" w:sz="0" w:space="0" w:color="auto"/>
      </w:divBdr>
    </w:div>
    <w:div w:id="1048915590">
      <w:bodyDiv w:val="1"/>
      <w:marLeft w:val="0"/>
      <w:marRight w:val="0"/>
      <w:marTop w:val="0"/>
      <w:marBottom w:val="0"/>
      <w:divBdr>
        <w:top w:val="none" w:sz="0" w:space="0" w:color="auto"/>
        <w:left w:val="none" w:sz="0" w:space="0" w:color="auto"/>
        <w:bottom w:val="none" w:sz="0" w:space="0" w:color="auto"/>
        <w:right w:val="none" w:sz="0" w:space="0" w:color="auto"/>
      </w:divBdr>
    </w:div>
    <w:div w:id="1172137442">
      <w:bodyDiv w:val="1"/>
      <w:marLeft w:val="0"/>
      <w:marRight w:val="0"/>
      <w:marTop w:val="0"/>
      <w:marBottom w:val="0"/>
      <w:divBdr>
        <w:top w:val="none" w:sz="0" w:space="0" w:color="auto"/>
        <w:left w:val="none" w:sz="0" w:space="0" w:color="auto"/>
        <w:bottom w:val="none" w:sz="0" w:space="0" w:color="auto"/>
        <w:right w:val="none" w:sz="0" w:space="0" w:color="auto"/>
      </w:divBdr>
      <w:divsChild>
        <w:div w:id="1386372528">
          <w:marLeft w:val="0"/>
          <w:marRight w:val="0"/>
          <w:marTop w:val="0"/>
          <w:marBottom w:val="0"/>
          <w:divBdr>
            <w:top w:val="none" w:sz="0" w:space="0" w:color="auto"/>
            <w:left w:val="none" w:sz="0" w:space="0" w:color="auto"/>
            <w:bottom w:val="none" w:sz="0" w:space="0" w:color="auto"/>
            <w:right w:val="none" w:sz="0" w:space="0" w:color="auto"/>
          </w:divBdr>
          <w:divsChild>
            <w:div w:id="622493272">
              <w:marLeft w:val="0"/>
              <w:marRight w:val="0"/>
              <w:marTop w:val="0"/>
              <w:marBottom w:val="0"/>
              <w:divBdr>
                <w:top w:val="none" w:sz="0" w:space="0" w:color="auto"/>
                <w:left w:val="none" w:sz="0" w:space="0" w:color="auto"/>
                <w:bottom w:val="none" w:sz="0" w:space="0" w:color="auto"/>
                <w:right w:val="none" w:sz="0" w:space="0" w:color="auto"/>
              </w:divBdr>
            </w:div>
            <w:div w:id="515316605">
              <w:marLeft w:val="0"/>
              <w:marRight w:val="0"/>
              <w:marTop w:val="0"/>
              <w:marBottom w:val="0"/>
              <w:divBdr>
                <w:top w:val="none" w:sz="0" w:space="0" w:color="auto"/>
                <w:left w:val="none" w:sz="0" w:space="0" w:color="auto"/>
                <w:bottom w:val="none" w:sz="0" w:space="0" w:color="auto"/>
                <w:right w:val="none" w:sz="0" w:space="0" w:color="auto"/>
              </w:divBdr>
            </w:div>
            <w:div w:id="519859613">
              <w:marLeft w:val="0"/>
              <w:marRight w:val="0"/>
              <w:marTop w:val="0"/>
              <w:marBottom w:val="0"/>
              <w:divBdr>
                <w:top w:val="none" w:sz="0" w:space="0" w:color="auto"/>
                <w:left w:val="none" w:sz="0" w:space="0" w:color="auto"/>
                <w:bottom w:val="none" w:sz="0" w:space="0" w:color="auto"/>
                <w:right w:val="none" w:sz="0" w:space="0" w:color="auto"/>
              </w:divBdr>
            </w:div>
            <w:div w:id="1372725875">
              <w:marLeft w:val="0"/>
              <w:marRight w:val="0"/>
              <w:marTop w:val="0"/>
              <w:marBottom w:val="0"/>
              <w:divBdr>
                <w:top w:val="none" w:sz="0" w:space="0" w:color="auto"/>
                <w:left w:val="none" w:sz="0" w:space="0" w:color="auto"/>
                <w:bottom w:val="none" w:sz="0" w:space="0" w:color="auto"/>
                <w:right w:val="none" w:sz="0" w:space="0" w:color="auto"/>
              </w:divBdr>
            </w:div>
            <w:div w:id="600723422">
              <w:marLeft w:val="0"/>
              <w:marRight w:val="0"/>
              <w:marTop w:val="0"/>
              <w:marBottom w:val="0"/>
              <w:divBdr>
                <w:top w:val="none" w:sz="0" w:space="0" w:color="auto"/>
                <w:left w:val="none" w:sz="0" w:space="0" w:color="auto"/>
                <w:bottom w:val="none" w:sz="0" w:space="0" w:color="auto"/>
                <w:right w:val="none" w:sz="0" w:space="0" w:color="auto"/>
              </w:divBdr>
            </w:div>
            <w:div w:id="514734309">
              <w:marLeft w:val="0"/>
              <w:marRight w:val="0"/>
              <w:marTop w:val="0"/>
              <w:marBottom w:val="0"/>
              <w:divBdr>
                <w:top w:val="none" w:sz="0" w:space="0" w:color="auto"/>
                <w:left w:val="none" w:sz="0" w:space="0" w:color="auto"/>
                <w:bottom w:val="none" w:sz="0" w:space="0" w:color="auto"/>
                <w:right w:val="none" w:sz="0" w:space="0" w:color="auto"/>
              </w:divBdr>
            </w:div>
            <w:div w:id="959610171">
              <w:marLeft w:val="0"/>
              <w:marRight w:val="0"/>
              <w:marTop w:val="0"/>
              <w:marBottom w:val="0"/>
              <w:divBdr>
                <w:top w:val="none" w:sz="0" w:space="0" w:color="auto"/>
                <w:left w:val="none" w:sz="0" w:space="0" w:color="auto"/>
                <w:bottom w:val="none" w:sz="0" w:space="0" w:color="auto"/>
                <w:right w:val="none" w:sz="0" w:space="0" w:color="auto"/>
              </w:divBdr>
            </w:div>
            <w:div w:id="2009286873">
              <w:marLeft w:val="0"/>
              <w:marRight w:val="0"/>
              <w:marTop w:val="0"/>
              <w:marBottom w:val="0"/>
              <w:divBdr>
                <w:top w:val="none" w:sz="0" w:space="0" w:color="auto"/>
                <w:left w:val="none" w:sz="0" w:space="0" w:color="auto"/>
                <w:bottom w:val="none" w:sz="0" w:space="0" w:color="auto"/>
                <w:right w:val="none" w:sz="0" w:space="0" w:color="auto"/>
              </w:divBdr>
            </w:div>
            <w:div w:id="1463500929">
              <w:marLeft w:val="0"/>
              <w:marRight w:val="0"/>
              <w:marTop w:val="0"/>
              <w:marBottom w:val="0"/>
              <w:divBdr>
                <w:top w:val="none" w:sz="0" w:space="0" w:color="auto"/>
                <w:left w:val="none" w:sz="0" w:space="0" w:color="auto"/>
                <w:bottom w:val="none" w:sz="0" w:space="0" w:color="auto"/>
                <w:right w:val="none" w:sz="0" w:space="0" w:color="auto"/>
              </w:divBdr>
            </w:div>
            <w:div w:id="1049571268">
              <w:marLeft w:val="0"/>
              <w:marRight w:val="0"/>
              <w:marTop w:val="0"/>
              <w:marBottom w:val="0"/>
              <w:divBdr>
                <w:top w:val="none" w:sz="0" w:space="0" w:color="auto"/>
                <w:left w:val="none" w:sz="0" w:space="0" w:color="auto"/>
                <w:bottom w:val="none" w:sz="0" w:space="0" w:color="auto"/>
                <w:right w:val="none" w:sz="0" w:space="0" w:color="auto"/>
              </w:divBdr>
            </w:div>
            <w:div w:id="2133131784">
              <w:marLeft w:val="0"/>
              <w:marRight w:val="0"/>
              <w:marTop w:val="0"/>
              <w:marBottom w:val="0"/>
              <w:divBdr>
                <w:top w:val="none" w:sz="0" w:space="0" w:color="auto"/>
                <w:left w:val="none" w:sz="0" w:space="0" w:color="auto"/>
                <w:bottom w:val="none" w:sz="0" w:space="0" w:color="auto"/>
                <w:right w:val="none" w:sz="0" w:space="0" w:color="auto"/>
              </w:divBdr>
            </w:div>
            <w:div w:id="1871796687">
              <w:marLeft w:val="0"/>
              <w:marRight w:val="0"/>
              <w:marTop w:val="0"/>
              <w:marBottom w:val="0"/>
              <w:divBdr>
                <w:top w:val="none" w:sz="0" w:space="0" w:color="auto"/>
                <w:left w:val="none" w:sz="0" w:space="0" w:color="auto"/>
                <w:bottom w:val="none" w:sz="0" w:space="0" w:color="auto"/>
                <w:right w:val="none" w:sz="0" w:space="0" w:color="auto"/>
              </w:divBdr>
            </w:div>
            <w:div w:id="1979532742">
              <w:marLeft w:val="0"/>
              <w:marRight w:val="0"/>
              <w:marTop w:val="0"/>
              <w:marBottom w:val="0"/>
              <w:divBdr>
                <w:top w:val="none" w:sz="0" w:space="0" w:color="auto"/>
                <w:left w:val="none" w:sz="0" w:space="0" w:color="auto"/>
                <w:bottom w:val="none" w:sz="0" w:space="0" w:color="auto"/>
                <w:right w:val="none" w:sz="0" w:space="0" w:color="auto"/>
              </w:divBdr>
            </w:div>
            <w:div w:id="1655379038">
              <w:marLeft w:val="0"/>
              <w:marRight w:val="0"/>
              <w:marTop w:val="0"/>
              <w:marBottom w:val="0"/>
              <w:divBdr>
                <w:top w:val="none" w:sz="0" w:space="0" w:color="auto"/>
                <w:left w:val="none" w:sz="0" w:space="0" w:color="auto"/>
                <w:bottom w:val="none" w:sz="0" w:space="0" w:color="auto"/>
                <w:right w:val="none" w:sz="0" w:space="0" w:color="auto"/>
              </w:divBdr>
            </w:div>
            <w:div w:id="1931741057">
              <w:marLeft w:val="0"/>
              <w:marRight w:val="0"/>
              <w:marTop w:val="0"/>
              <w:marBottom w:val="0"/>
              <w:divBdr>
                <w:top w:val="none" w:sz="0" w:space="0" w:color="auto"/>
                <w:left w:val="none" w:sz="0" w:space="0" w:color="auto"/>
                <w:bottom w:val="none" w:sz="0" w:space="0" w:color="auto"/>
                <w:right w:val="none" w:sz="0" w:space="0" w:color="auto"/>
              </w:divBdr>
            </w:div>
            <w:div w:id="1782912027">
              <w:marLeft w:val="0"/>
              <w:marRight w:val="0"/>
              <w:marTop w:val="0"/>
              <w:marBottom w:val="0"/>
              <w:divBdr>
                <w:top w:val="none" w:sz="0" w:space="0" w:color="auto"/>
                <w:left w:val="none" w:sz="0" w:space="0" w:color="auto"/>
                <w:bottom w:val="none" w:sz="0" w:space="0" w:color="auto"/>
                <w:right w:val="none" w:sz="0" w:space="0" w:color="auto"/>
              </w:divBdr>
            </w:div>
            <w:div w:id="1560903147">
              <w:marLeft w:val="0"/>
              <w:marRight w:val="0"/>
              <w:marTop w:val="0"/>
              <w:marBottom w:val="0"/>
              <w:divBdr>
                <w:top w:val="none" w:sz="0" w:space="0" w:color="auto"/>
                <w:left w:val="none" w:sz="0" w:space="0" w:color="auto"/>
                <w:bottom w:val="none" w:sz="0" w:space="0" w:color="auto"/>
                <w:right w:val="none" w:sz="0" w:space="0" w:color="auto"/>
              </w:divBdr>
            </w:div>
            <w:div w:id="1482112836">
              <w:marLeft w:val="0"/>
              <w:marRight w:val="0"/>
              <w:marTop w:val="0"/>
              <w:marBottom w:val="0"/>
              <w:divBdr>
                <w:top w:val="none" w:sz="0" w:space="0" w:color="auto"/>
                <w:left w:val="none" w:sz="0" w:space="0" w:color="auto"/>
                <w:bottom w:val="none" w:sz="0" w:space="0" w:color="auto"/>
                <w:right w:val="none" w:sz="0" w:space="0" w:color="auto"/>
              </w:divBdr>
            </w:div>
            <w:div w:id="792527622">
              <w:marLeft w:val="0"/>
              <w:marRight w:val="0"/>
              <w:marTop w:val="0"/>
              <w:marBottom w:val="0"/>
              <w:divBdr>
                <w:top w:val="none" w:sz="0" w:space="0" w:color="auto"/>
                <w:left w:val="none" w:sz="0" w:space="0" w:color="auto"/>
                <w:bottom w:val="none" w:sz="0" w:space="0" w:color="auto"/>
                <w:right w:val="none" w:sz="0" w:space="0" w:color="auto"/>
              </w:divBdr>
            </w:div>
            <w:div w:id="418328357">
              <w:marLeft w:val="0"/>
              <w:marRight w:val="0"/>
              <w:marTop w:val="0"/>
              <w:marBottom w:val="0"/>
              <w:divBdr>
                <w:top w:val="none" w:sz="0" w:space="0" w:color="auto"/>
                <w:left w:val="none" w:sz="0" w:space="0" w:color="auto"/>
                <w:bottom w:val="none" w:sz="0" w:space="0" w:color="auto"/>
                <w:right w:val="none" w:sz="0" w:space="0" w:color="auto"/>
              </w:divBdr>
            </w:div>
            <w:div w:id="836922975">
              <w:marLeft w:val="0"/>
              <w:marRight w:val="0"/>
              <w:marTop w:val="0"/>
              <w:marBottom w:val="0"/>
              <w:divBdr>
                <w:top w:val="none" w:sz="0" w:space="0" w:color="auto"/>
                <w:left w:val="none" w:sz="0" w:space="0" w:color="auto"/>
                <w:bottom w:val="none" w:sz="0" w:space="0" w:color="auto"/>
                <w:right w:val="none" w:sz="0" w:space="0" w:color="auto"/>
              </w:divBdr>
            </w:div>
            <w:div w:id="1811022331">
              <w:marLeft w:val="0"/>
              <w:marRight w:val="0"/>
              <w:marTop w:val="0"/>
              <w:marBottom w:val="0"/>
              <w:divBdr>
                <w:top w:val="none" w:sz="0" w:space="0" w:color="auto"/>
                <w:left w:val="none" w:sz="0" w:space="0" w:color="auto"/>
                <w:bottom w:val="none" w:sz="0" w:space="0" w:color="auto"/>
                <w:right w:val="none" w:sz="0" w:space="0" w:color="auto"/>
              </w:divBdr>
            </w:div>
            <w:div w:id="2028410935">
              <w:marLeft w:val="0"/>
              <w:marRight w:val="0"/>
              <w:marTop w:val="0"/>
              <w:marBottom w:val="0"/>
              <w:divBdr>
                <w:top w:val="none" w:sz="0" w:space="0" w:color="auto"/>
                <w:left w:val="none" w:sz="0" w:space="0" w:color="auto"/>
                <w:bottom w:val="none" w:sz="0" w:space="0" w:color="auto"/>
                <w:right w:val="none" w:sz="0" w:space="0" w:color="auto"/>
              </w:divBdr>
            </w:div>
            <w:div w:id="2144537017">
              <w:marLeft w:val="0"/>
              <w:marRight w:val="0"/>
              <w:marTop w:val="0"/>
              <w:marBottom w:val="0"/>
              <w:divBdr>
                <w:top w:val="none" w:sz="0" w:space="0" w:color="auto"/>
                <w:left w:val="none" w:sz="0" w:space="0" w:color="auto"/>
                <w:bottom w:val="none" w:sz="0" w:space="0" w:color="auto"/>
                <w:right w:val="none" w:sz="0" w:space="0" w:color="auto"/>
              </w:divBdr>
            </w:div>
            <w:div w:id="3434156">
              <w:marLeft w:val="0"/>
              <w:marRight w:val="0"/>
              <w:marTop w:val="0"/>
              <w:marBottom w:val="0"/>
              <w:divBdr>
                <w:top w:val="none" w:sz="0" w:space="0" w:color="auto"/>
                <w:left w:val="none" w:sz="0" w:space="0" w:color="auto"/>
                <w:bottom w:val="none" w:sz="0" w:space="0" w:color="auto"/>
                <w:right w:val="none" w:sz="0" w:space="0" w:color="auto"/>
              </w:divBdr>
            </w:div>
            <w:div w:id="118845150">
              <w:marLeft w:val="0"/>
              <w:marRight w:val="0"/>
              <w:marTop w:val="0"/>
              <w:marBottom w:val="0"/>
              <w:divBdr>
                <w:top w:val="none" w:sz="0" w:space="0" w:color="auto"/>
                <w:left w:val="none" w:sz="0" w:space="0" w:color="auto"/>
                <w:bottom w:val="none" w:sz="0" w:space="0" w:color="auto"/>
                <w:right w:val="none" w:sz="0" w:space="0" w:color="auto"/>
              </w:divBdr>
            </w:div>
            <w:div w:id="1461001049">
              <w:marLeft w:val="0"/>
              <w:marRight w:val="0"/>
              <w:marTop w:val="0"/>
              <w:marBottom w:val="0"/>
              <w:divBdr>
                <w:top w:val="none" w:sz="0" w:space="0" w:color="auto"/>
                <w:left w:val="none" w:sz="0" w:space="0" w:color="auto"/>
                <w:bottom w:val="none" w:sz="0" w:space="0" w:color="auto"/>
                <w:right w:val="none" w:sz="0" w:space="0" w:color="auto"/>
              </w:divBdr>
            </w:div>
            <w:div w:id="91693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452099">
      <w:bodyDiv w:val="1"/>
      <w:marLeft w:val="0"/>
      <w:marRight w:val="0"/>
      <w:marTop w:val="0"/>
      <w:marBottom w:val="0"/>
      <w:divBdr>
        <w:top w:val="none" w:sz="0" w:space="0" w:color="auto"/>
        <w:left w:val="none" w:sz="0" w:space="0" w:color="auto"/>
        <w:bottom w:val="none" w:sz="0" w:space="0" w:color="auto"/>
        <w:right w:val="none" w:sz="0" w:space="0" w:color="auto"/>
      </w:divBdr>
      <w:divsChild>
        <w:div w:id="1670601323">
          <w:marLeft w:val="0"/>
          <w:marRight w:val="0"/>
          <w:marTop w:val="0"/>
          <w:marBottom w:val="0"/>
          <w:divBdr>
            <w:top w:val="none" w:sz="0" w:space="0" w:color="auto"/>
            <w:left w:val="none" w:sz="0" w:space="0" w:color="auto"/>
            <w:bottom w:val="none" w:sz="0" w:space="0" w:color="auto"/>
            <w:right w:val="none" w:sz="0" w:space="0" w:color="auto"/>
          </w:divBdr>
          <w:divsChild>
            <w:div w:id="501045705">
              <w:marLeft w:val="0"/>
              <w:marRight w:val="0"/>
              <w:marTop w:val="0"/>
              <w:marBottom w:val="0"/>
              <w:divBdr>
                <w:top w:val="none" w:sz="0" w:space="0" w:color="auto"/>
                <w:left w:val="none" w:sz="0" w:space="0" w:color="auto"/>
                <w:bottom w:val="none" w:sz="0" w:space="0" w:color="auto"/>
                <w:right w:val="none" w:sz="0" w:space="0" w:color="auto"/>
              </w:divBdr>
            </w:div>
            <w:div w:id="341318777">
              <w:marLeft w:val="0"/>
              <w:marRight w:val="0"/>
              <w:marTop w:val="0"/>
              <w:marBottom w:val="0"/>
              <w:divBdr>
                <w:top w:val="none" w:sz="0" w:space="0" w:color="auto"/>
                <w:left w:val="none" w:sz="0" w:space="0" w:color="auto"/>
                <w:bottom w:val="none" w:sz="0" w:space="0" w:color="auto"/>
                <w:right w:val="none" w:sz="0" w:space="0" w:color="auto"/>
              </w:divBdr>
            </w:div>
            <w:div w:id="1867205874">
              <w:marLeft w:val="0"/>
              <w:marRight w:val="0"/>
              <w:marTop w:val="0"/>
              <w:marBottom w:val="0"/>
              <w:divBdr>
                <w:top w:val="none" w:sz="0" w:space="0" w:color="auto"/>
                <w:left w:val="none" w:sz="0" w:space="0" w:color="auto"/>
                <w:bottom w:val="none" w:sz="0" w:space="0" w:color="auto"/>
                <w:right w:val="none" w:sz="0" w:space="0" w:color="auto"/>
              </w:divBdr>
            </w:div>
            <w:div w:id="2045251652">
              <w:marLeft w:val="0"/>
              <w:marRight w:val="0"/>
              <w:marTop w:val="0"/>
              <w:marBottom w:val="0"/>
              <w:divBdr>
                <w:top w:val="none" w:sz="0" w:space="0" w:color="auto"/>
                <w:left w:val="none" w:sz="0" w:space="0" w:color="auto"/>
                <w:bottom w:val="none" w:sz="0" w:space="0" w:color="auto"/>
                <w:right w:val="none" w:sz="0" w:space="0" w:color="auto"/>
              </w:divBdr>
            </w:div>
            <w:div w:id="2073231622">
              <w:marLeft w:val="0"/>
              <w:marRight w:val="0"/>
              <w:marTop w:val="0"/>
              <w:marBottom w:val="0"/>
              <w:divBdr>
                <w:top w:val="none" w:sz="0" w:space="0" w:color="auto"/>
                <w:left w:val="none" w:sz="0" w:space="0" w:color="auto"/>
                <w:bottom w:val="none" w:sz="0" w:space="0" w:color="auto"/>
                <w:right w:val="none" w:sz="0" w:space="0" w:color="auto"/>
              </w:divBdr>
            </w:div>
            <w:div w:id="1080256283">
              <w:marLeft w:val="0"/>
              <w:marRight w:val="0"/>
              <w:marTop w:val="0"/>
              <w:marBottom w:val="0"/>
              <w:divBdr>
                <w:top w:val="none" w:sz="0" w:space="0" w:color="auto"/>
                <w:left w:val="none" w:sz="0" w:space="0" w:color="auto"/>
                <w:bottom w:val="none" w:sz="0" w:space="0" w:color="auto"/>
                <w:right w:val="none" w:sz="0" w:space="0" w:color="auto"/>
              </w:divBdr>
            </w:div>
            <w:div w:id="482083861">
              <w:marLeft w:val="0"/>
              <w:marRight w:val="0"/>
              <w:marTop w:val="0"/>
              <w:marBottom w:val="0"/>
              <w:divBdr>
                <w:top w:val="none" w:sz="0" w:space="0" w:color="auto"/>
                <w:left w:val="none" w:sz="0" w:space="0" w:color="auto"/>
                <w:bottom w:val="none" w:sz="0" w:space="0" w:color="auto"/>
                <w:right w:val="none" w:sz="0" w:space="0" w:color="auto"/>
              </w:divBdr>
            </w:div>
            <w:div w:id="764112812">
              <w:marLeft w:val="0"/>
              <w:marRight w:val="0"/>
              <w:marTop w:val="0"/>
              <w:marBottom w:val="0"/>
              <w:divBdr>
                <w:top w:val="none" w:sz="0" w:space="0" w:color="auto"/>
                <w:left w:val="none" w:sz="0" w:space="0" w:color="auto"/>
                <w:bottom w:val="none" w:sz="0" w:space="0" w:color="auto"/>
                <w:right w:val="none" w:sz="0" w:space="0" w:color="auto"/>
              </w:divBdr>
            </w:div>
            <w:div w:id="959262317">
              <w:marLeft w:val="0"/>
              <w:marRight w:val="0"/>
              <w:marTop w:val="0"/>
              <w:marBottom w:val="0"/>
              <w:divBdr>
                <w:top w:val="none" w:sz="0" w:space="0" w:color="auto"/>
                <w:left w:val="none" w:sz="0" w:space="0" w:color="auto"/>
                <w:bottom w:val="none" w:sz="0" w:space="0" w:color="auto"/>
                <w:right w:val="none" w:sz="0" w:space="0" w:color="auto"/>
              </w:divBdr>
            </w:div>
            <w:div w:id="851146360">
              <w:marLeft w:val="0"/>
              <w:marRight w:val="0"/>
              <w:marTop w:val="0"/>
              <w:marBottom w:val="0"/>
              <w:divBdr>
                <w:top w:val="none" w:sz="0" w:space="0" w:color="auto"/>
                <w:left w:val="none" w:sz="0" w:space="0" w:color="auto"/>
                <w:bottom w:val="none" w:sz="0" w:space="0" w:color="auto"/>
                <w:right w:val="none" w:sz="0" w:space="0" w:color="auto"/>
              </w:divBdr>
            </w:div>
            <w:div w:id="2135754121">
              <w:marLeft w:val="0"/>
              <w:marRight w:val="0"/>
              <w:marTop w:val="0"/>
              <w:marBottom w:val="0"/>
              <w:divBdr>
                <w:top w:val="none" w:sz="0" w:space="0" w:color="auto"/>
                <w:left w:val="none" w:sz="0" w:space="0" w:color="auto"/>
                <w:bottom w:val="none" w:sz="0" w:space="0" w:color="auto"/>
                <w:right w:val="none" w:sz="0" w:space="0" w:color="auto"/>
              </w:divBdr>
            </w:div>
            <w:div w:id="1431655727">
              <w:marLeft w:val="0"/>
              <w:marRight w:val="0"/>
              <w:marTop w:val="0"/>
              <w:marBottom w:val="0"/>
              <w:divBdr>
                <w:top w:val="none" w:sz="0" w:space="0" w:color="auto"/>
                <w:left w:val="none" w:sz="0" w:space="0" w:color="auto"/>
                <w:bottom w:val="none" w:sz="0" w:space="0" w:color="auto"/>
                <w:right w:val="none" w:sz="0" w:space="0" w:color="auto"/>
              </w:divBdr>
            </w:div>
            <w:div w:id="27089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3736">
      <w:bodyDiv w:val="1"/>
      <w:marLeft w:val="0"/>
      <w:marRight w:val="0"/>
      <w:marTop w:val="0"/>
      <w:marBottom w:val="0"/>
      <w:divBdr>
        <w:top w:val="none" w:sz="0" w:space="0" w:color="auto"/>
        <w:left w:val="none" w:sz="0" w:space="0" w:color="auto"/>
        <w:bottom w:val="none" w:sz="0" w:space="0" w:color="auto"/>
        <w:right w:val="none" w:sz="0" w:space="0" w:color="auto"/>
      </w:divBdr>
      <w:divsChild>
        <w:div w:id="1384283498">
          <w:marLeft w:val="0"/>
          <w:marRight w:val="0"/>
          <w:marTop w:val="0"/>
          <w:marBottom w:val="0"/>
          <w:divBdr>
            <w:top w:val="none" w:sz="0" w:space="0" w:color="auto"/>
            <w:left w:val="none" w:sz="0" w:space="0" w:color="auto"/>
            <w:bottom w:val="none" w:sz="0" w:space="0" w:color="auto"/>
            <w:right w:val="none" w:sz="0" w:space="0" w:color="auto"/>
          </w:divBdr>
          <w:divsChild>
            <w:div w:id="612443691">
              <w:marLeft w:val="0"/>
              <w:marRight w:val="0"/>
              <w:marTop w:val="0"/>
              <w:marBottom w:val="0"/>
              <w:divBdr>
                <w:top w:val="none" w:sz="0" w:space="0" w:color="auto"/>
                <w:left w:val="none" w:sz="0" w:space="0" w:color="auto"/>
                <w:bottom w:val="none" w:sz="0" w:space="0" w:color="auto"/>
                <w:right w:val="none" w:sz="0" w:space="0" w:color="auto"/>
              </w:divBdr>
            </w:div>
            <w:div w:id="1702976091">
              <w:marLeft w:val="0"/>
              <w:marRight w:val="0"/>
              <w:marTop w:val="0"/>
              <w:marBottom w:val="0"/>
              <w:divBdr>
                <w:top w:val="none" w:sz="0" w:space="0" w:color="auto"/>
                <w:left w:val="none" w:sz="0" w:space="0" w:color="auto"/>
                <w:bottom w:val="none" w:sz="0" w:space="0" w:color="auto"/>
                <w:right w:val="none" w:sz="0" w:space="0" w:color="auto"/>
              </w:divBdr>
            </w:div>
            <w:div w:id="115368497">
              <w:marLeft w:val="0"/>
              <w:marRight w:val="0"/>
              <w:marTop w:val="0"/>
              <w:marBottom w:val="0"/>
              <w:divBdr>
                <w:top w:val="none" w:sz="0" w:space="0" w:color="auto"/>
                <w:left w:val="none" w:sz="0" w:space="0" w:color="auto"/>
                <w:bottom w:val="none" w:sz="0" w:space="0" w:color="auto"/>
                <w:right w:val="none" w:sz="0" w:space="0" w:color="auto"/>
              </w:divBdr>
            </w:div>
            <w:div w:id="642151060">
              <w:marLeft w:val="0"/>
              <w:marRight w:val="0"/>
              <w:marTop w:val="0"/>
              <w:marBottom w:val="0"/>
              <w:divBdr>
                <w:top w:val="none" w:sz="0" w:space="0" w:color="auto"/>
                <w:left w:val="none" w:sz="0" w:space="0" w:color="auto"/>
                <w:bottom w:val="none" w:sz="0" w:space="0" w:color="auto"/>
                <w:right w:val="none" w:sz="0" w:space="0" w:color="auto"/>
              </w:divBdr>
            </w:div>
            <w:div w:id="1200704695">
              <w:marLeft w:val="0"/>
              <w:marRight w:val="0"/>
              <w:marTop w:val="0"/>
              <w:marBottom w:val="0"/>
              <w:divBdr>
                <w:top w:val="none" w:sz="0" w:space="0" w:color="auto"/>
                <w:left w:val="none" w:sz="0" w:space="0" w:color="auto"/>
                <w:bottom w:val="none" w:sz="0" w:space="0" w:color="auto"/>
                <w:right w:val="none" w:sz="0" w:space="0" w:color="auto"/>
              </w:divBdr>
            </w:div>
            <w:div w:id="690684420">
              <w:marLeft w:val="0"/>
              <w:marRight w:val="0"/>
              <w:marTop w:val="0"/>
              <w:marBottom w:val="0"/>
              <w:divBdr>
                <w:top w:val="none" w:sz="0" w:space="0" w:color="auto"/>
                <w:left w:val="none" w:sz="0" w:space="0" w:color="auto"/>
                <w:bottom w:val="none" w:sz="0" w:space="0" w:color="auto"/>
                <w:right w:val="none" w:sz="0" w:space="0" w:color="auto"/>
              </w:divBdr>
            </w:div>
            <w:div w:id="1462190583">
              <w:marLeft w:val="0"/>
              <w:marRight w:val="0"/>
              <w:marTop w:val="0"/>
              <w:marBottom w:val="0"/>
              <w:divBdr>
                <w:top w:val="none" w:sz="0" w:space="0" w:color="auto"/>
                <w:left w:val="none" w:sz="0" w:space="0" w:color="auto"/>
                <w:bottom w:val="none" w:sz="0" w:space="0" w:color="auto"/>
                <w:right w:val="none" w:sz="0" w:space="0" w:color="auto"/>
              </w:divBdr>
            </w:div>
            <w:div w:id="1105733915">
              <w:marLeft w:val="0"/>
              <w:marRight w:val="0"/>
              <w:marTop w:val="0"/>
              <w:marBottom w:val="0"/>
              <w:divBdr>
                <w:top w:val="none" w:sz="0" w:space="0" w:color="auto"/>
                <w:left w:val="none" w:sz="0" w:space="0" w:color="auto"/>
                <w:bottom w:val="none" w:sz="0" w:space="0" w:color="auto"/>
                <w:right w:val="none" w:sz="0" w:space="0" w:color="auto"/>
              </w:divBdr>
            </w:div>
            <w:div w:id="2016833931">
              <w:marLeft w:val="0"/>
              <w:marRight w:val="0"/>
              <w:marTop w:val="0"/>
              <w:marBottom w:val="0"/>
              <w:divBdr>
                <w:top w:val="none" w:sz="0" w:space="0" w:color="auto"/>
                <w:left w:val="none" w:sz="0" w:space="0" w:color="auto"/>
                <w:bottom w:val="none" w:sz="0" w:space="0" w:color="auto"/>
                <w:right w:val="none" w:sz="0" w:space="0" w:color="auto"/>
              </w:divBdr>
            </w:div>
            <w:div w:id="341207823">
              <w:marLeft w:val="0"/>
              <w:marRight w:val="0"/>
              <w:marTop w:val="0"/>
              <w:marBottom w:val="0"/>
              <w:divBdr>
                <w:top w:val="none" w:sz="0" w:space="0" w:color="auto"/>
                <w:left w:val="none" w:sz="0" w:space="0" w:color="auto"/>
                <w:bottom w:val="none" w:sz="0" w:space="0" w:color="auto"/>
                <w:right w:val="none" w:sz="0" w:space="0" w:color="auto"/>
              </w:divBdr>
            </w:div>
            <w:div w:id="943807999">
              <w:marLeft w:val="0"/>
              <w:marRight w:val="0"/>
              <w:marTop w:val="0"/>
              <w:marBottom w:val="0"/>
              <w:divBdr>
                <w:top w:val="none" w:sz="0" w:space="0" w:color="auto"/>
                <w:left w:val="none" w:sz="0" w:space="0" w:color="auto"/>
                <w:bottom w:val="none" w:sz="0" w:space="0" w:color="auto"/>
                <w:right w:val="none" w:sz="0" w:space="0" w:color="auto"/>
              </w:divBdr>
            </w:div>
            <w:div w:id="313528419">
              <w:marLeft w:val="0"/>
              <w:marRight w:val="0"/>
              <w:marTop w:val="0"/>
              <w:marBottom w:val="0"/>
              <w:divBdr>
                <w:top w:val="none" w:sz="0" w:space="0" w:color="auto"/>
                <w:left w:val="none" w:sz="0" w:space="0" w:color="auto"/>
                <w:bottom w:val="none" w:sz="0" w:space="0" w:color="auto"/>
                <w:right w:val="none" w:sz="0" w:space="0" w:color="auto"/>
              </w:divBdr>
            </w:div>
            <w:div w:id="1131559245">
              <w:marLeft w:val="0"/>
              <w:marRight w:val="0"/>
              <w:marTop w:val="0"/>
              <w:marBottom w:val="0"/>
              <w:divBdr>
                <w:top w:val="none" w:sz="0" w:space="0" w:color="auto"/>
                <w:left w:val="none" w:sz="0" w:space="0" w:color="auto"/>
                <w:bottom w:val="none" w:sz="0" w:space="0" w:color="auto"/>
                <w:right w:val="none" w:sz="0" w:space="0" w:color="auto"/>
              </w:divBdr>
            </w:div>
            <w:div w:id="1302226136">
              <w:marLeft w:val="0"/>
              <w:marRight w:val="0"/>
              <w:marTop w:val="0"/>
              <w:marBottom w:val="0"/>
              <w:divBdr>
                <w:top w:val="none" w:sz="0" w:space="0" w:color="auto"/>
                <w:left w:val="none" w:sz="0" w:space="0" w:color="auto"/>
                <w:bottom w:val="none" w:sz="0" w:space="0" w:color="auto"/>
                <w:right w:val="none" w:sz="0" w:space="0" w:color="auto"/>
              </w:divBdr>
            </w:div>
            <w:div w:id="1562135708">
              <w:marLeft w:val="0"/>
              <w:marRight w:val="0"/>
              <w:marTop w:val="0"/>
              <w:marBottom w:val="0"/>
              <w:divBdr>
                <w:top w:val="none" w:sz="0" w:space="0" w:color="auto"/>
                <w:left w:val="none" w:sz="0" w:space="0" w:color="auto"/>
                <w:bottom w:val="none" w:sz="0" w:space="0" w:color="auto"/>
                <w:right w:val="none" w:sz="0" w:space="0" w:color="auto"/>
              </w:divBdr>
            </w:div>
            <w:div w:id="458230361">
              <w:marLeft w:val="0"/>
              <w:marRight w:val="0"/>
              <w:marTop w:val="0"/>
              <w:marBottom w:val="0"/>
              <w:divBdr>
                <w:top w:val="none" w:sz="0" w:space="0" w:color="auto"/>
                <w:left w:val="none" w:sz="0" w:space="0" w:color="auto"/>
                <w:bottom w:val="none" w:sz="0" w:space="0" w:color="auto"/>
                <w:right w:val="none" w:sz="0" w:space="0" w:color="auto"/>
              </w:divBdr>
            </w:div>
            <w:div w:id="301348517">
              <w:marLeft w:val="0"/>
              <w:marRight w:val="0"/>
              <w:marTop w:val="0"/>
              <w:marBottom w:val="0"/>
              <w:divBdr>
                <w:top w:val="none" w:sz="0" w:space="0" w:color="auto"/>
                <w:left w:val="none" w:sz="0" w:space="0" w:color="auto"/>
                <w:bottom w:val="none" w:sz="0" w:space="0" w:color="auto"/>
                <w:right w:val="none" w:sz="0" w:space="0" w:color="auto"/>
              </w:divBdr>
            </w:div>
            <w:div w:id="1913193809">
              <w:marLeft w:val="0"/>
              <w:marRight w:val="0"/>
              <w:marTop w:val="0"/>
              <w:marBottom w:val="0"/>
              <w:divBdr>
                <w:top w:val="none" w:sz="0" w:space="0" w:color="auto"/>
                <w:left w:val="none" w:sz="0" w:space="0" w:color="auto"/>
                <w:bottom w:val="none" w:sz="0" w:space="0" w:color="auto"/>
                <w:right w:val="none" w:sz="0" w:space="0" w:color="auto"/>
              </w:divBdr>
            </w:div>
            <w:div w:id="1990212327">
              <w:marLeft w:val="0"/>
              <w:marRight w:val="0"/>
              <w:marTop w:val="0"/>
              <w:marBottom w:val="0"/>
              <w:divBdr>
                <w:top w:val="none" w:sz="0" w:space="0" w:color="auto"/>
                <w:left w:val="none" w:sz="0" w:space="0" w:color="auto"/>
                <w:bottom w:val="none" w:sz="0" w:space="0" w:color="auto"/>
                <w:right w:val="none" w:sz="0" w:space="0" w:color="auto"/>
              </w:divBdr>
            </w:div>
            <w:div w:id="1526747639">
              <w:marLeft w:val="0"/>
              <w:marRight w:val="0"/>
              <w:marTop w:val="0"/>
              <w:marBottom w:val="0"/>
              <w:divBdr>
                <w:top w:val="none" w:sz="0" w:space="0" w:color="auto"/>
                <w:left w:val="none" w:sz="0" w:space="0" w:color="auto"/>
                <w:bottom w:val="none" w:sz="0" w:space="0" w:color="auto"/>
                <w:right w:val="none" w:sz="0" w:space="0" w:color="auto"/>
              </w:divBdr>
            </w:div>
            <w:div w:id="411508515">
              <w:marLeft w:val="0"/>
              <w:marRight w:val="0"/>
              <w:marTop w:val="0"/>
              <w:marBottom w:val="0"/>
              <w:divBdr>
                <w:top w:val="none" w:sz="0" w:space="0" w:color="auto"/>
                <w:left w:val="none" w:sz="0" w:space="0" w:color="auto"/>
                <w:bottom w:val="none" w:sz="0" w:space="0" w:color="auto"/>
                <w:right w:val="none" w:sz="0" w:space="0" w:color="auto"/>
              </w:divBdr>
            </w:div>
            <w:div w:id="272371844">
              <w:marLeft w:val="0"/>
              <w:marRight w:val="0"/>
              <w:marTop w:val="0"/>
              <w:marBottom w:val="0"/>
              <w:divBdr>
                <w:top w:val="none" w:sz="0" w:space="0" w:color="auto"/>
                <w:left w:val="none" w:sz="0" w:space="0" w:color="auto"/>
                <w:bottom w:val="none" w:sz="0" w:space="0" w:color="auto"/>
                <w:right w:val="none" w:sz="0" w:space="0" w:color="auto"/>
              </w:divBdr>
            </w:div>
            <w:div w:id="418866984">
              <w:marLeft w:val="0"/>
              <w:marRight w:val="0"/>
              <w:marTop w:val="0"/>
              <w:marBottom w:val="0"/>
              <w:divBdr>
                <w:top w:val="none" w:sz="0" w:space="0" w:color="auto"/>
                <w:left w:val="none" w:sz="0" w:space="0" w:color="auto"/>
                <w:bottom w:val="none" w:sz="0" w:space="0" w:color="auto"/>
                <w:right w:val="none" w:sz="0" w:space="0" w:color="auto"/>
              </w:divBdr>
            </w:div>
            <w:div w:id="469983962">
              <w:marLeft w:val="0"/>
              <w:marRight w:val="0"/>
              <w:marTop w:val="0"/>
              <w:marBottom w:val="0"/>
              <w:divBdr>
                <w:top w:val="none" w:sz="0" w:space="0" w:color="auto"/>
                <w:left w:val="none" w:sz="0" w:space="0" w:color="auto"/>
                <w:bottom w:val="none" w:sz="0" w:space="0" w:color="auto"/>
                <w:right w:val="none" w:sz="0" w:space="0" w:color="auto"/>
              </w:divBdr>
            </w:div>
            <w:div w:id="1782842856">
              <w:marLeft w:val="0"/>
              <w:marRight w:val="0"/>
              <w:marTop w:val="0"/>
              <w:marBottom w:val="0"/>
              <w:divBdr>
                <w:top w:val="none" w:sz="0" w:space="0" w:color="auto"/>
                <w:left w:val="none" w:sz="0" w:space="0" w:color="auto"/>
                <w:bottom w:val="none" w:sz="0" w:space="0" w:color="auto"/>
                <w:right w:val="none" w:sz="0" w:space="0" w:color="auto"/>
              </w:divBdr>
            </w:div>
            <w:div w:id="59115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702348">
      <w:bodyDiv w:val="1"/>
      <w:marLeft w:val="0"/>
      <w:marRight w:val="0"/>
      <w:marTop w:val="0"/>
      <w:marBottom w:val="0"/>
      <w:divBdr>
        <w:top w:val="none" w:sz="0" w:space="0" w:color="auto"/>
        <w:left w:val="none" w:sz="0" w:space="0" w:color="auto"/>
        <w:bottom w:val="none" w:sz="0" w:space="0" w:color="auto"/>
        <w:right w:val="none" w:sz="0" w:space="0" w:color="auto"/>
      </w:divBdr>
      <w:divsChild>
        <w:div w:id="1886718199">
          <w:marLeft w:val="0"/>
          <w:marRight w:val="0"/>
          <w:marTop w:val="0"/>
          <w:marBottom w:val="0"/>
          <w:divBdr>
            <w:top w:val="none" w:sz="0" w:space="0" w:color="auto"/>
            <w:left w:val="none" w:sz="0" w:space="0" w:color="auto"/>
            <w:bottom w:val="none" w:sz="0" w:space="0" w:color="auto"/>
            <w:right w:val="none" w:sz="0" w:space="0" w:color="auto"/>
          </w:divBdr>
          <w:divsChild>
            <w:div w:id="453060293">
              <w:marLeft w:val="0"/>
              <w:marRight w:val="0"/>
              <w:marTop w:val="0"/>
              <w:marBottom w:val="0"/>
              <w:divBdr>
                <w:top w:val="none" w:sz="0" w:space="0" w:color="auto"/>
                <w:left w:val="none" w:sz="0" w:space="0" w:color="auto"/>
                <w:bottom w:val="none" w:sz="0" w:space="0" w:color="auto"/>
                <w:right w:val="none" w:sz="0" w:space="0" w:color="auto"/>
              </w:divBdr>
            </w:div>
            <w:div w:id="1577321784">
              <w:marLeft w:val="0"/>
              <w:marRight w:val="0"/>
              <w:marTop w:val="0"/>
              <w:marBottom w:val="0"/>
              <w:divBdr>
                <w:top w:val="none" w:sz="0" w:space="0" w:color="auto"/>
                <w:left w:val="none" w:sz="0" w:space="0" w:color="auto"/>
                <w:bottom w:val="none" w:sz="0" w:space="0" w:color="auto"/>
                <w:right w:val="none" w:sz="0" w:space="0" w:color="auto"/>
              </w:divBdr>
            </w:div>
            <w:div w:id="1298030225">
              <w:marLeft w:val="0"/>
              <w:marRight w:val="0"/>
              <w:marTop w:val="0"/>
              <w:marBottom w:val="0"/>
              <w:divBdr>
                <w:top w:val="none" w:sz="0" w:space="0" w:color="auto"/>
                <w:left w:val="none" w:sz="0" w:space="0" w:color="auto"/>
                <w:bottom w:val="none" w:sz="0" w:space="0" w:color="auto"/>
                <w:right w:val="none" w:sz="0" w:space="0" w:color="auto"/>
              </w:divBdr>
            </w:div>
            <w:div w:id="187793212">
              <w:marLeft w:val="0"/>
              <w:marRight w:val="0"/>
              <w:marTop w:val="0"/>
              <w:marBottom w:val="0"/>
              <w:divBdr>
                <w:top w:val="none" w:sz="0" w:space="0" w:color="auto"/>
                <w:left w:val="none" w:sz="0" w:space="0" w:color="auto"/>
                <w:bottom w:val="none" w:sz="0" w:space="0" w:color="auto"/>
                <w:right w:val="none" w:sz="0" w:space="0" w:color="auto"/>
              </w:divBdr>
            </w:div>
            <w:div w:id="1033192521">
              <w:marLeft w:val="0"/>
              <w:marRight w:val="0"/>
              <w:marTop w:val="0"/>
              <w:marBottom w:val="0"/>
              <w:divBdr>
                <w:top w:val="none" w:sz="0" w:space="0" w:color="auto"/>
                <w:left w:val="none" w:sz="0" w:space="0" w:color="auto"/>
                <w:bottom w:val="none" w:sz="0" w:space="0" w:color="auto"/>
                <w:right w:val="none" w:sz="0" w:space="0" w:color="auto"/>
              </w:divBdr>
            </w:div>
            <w:div w:id="1251087354">
              <w:marLeft w:val="0"/>
              <w:marRight w:val="0"/>
              <w:marTop w:val="0"/>
              <w:marBottom w:val="0"/>
              <w:divBdr>
                <w:top w:val="none" w:sz="0" w:space="0" w:color="auto"/>
                <w:left w:val="none" w:sz="0" w:space="0" w:color="auto"/>
                <w:bottom w:val="none" w:sz="0" w:space="0" w:color="auto"/>
                <w:right w:val="none" w:sz="0" w:space="0" w:color="auto"/>
              </w:divBdr>
            </w:div>
            <w:div w:id="1970286099">
              <w:marLeft w:val="0"/>
              <w:marRight w:val="0"/>
              <w:marTop w:val="0"/>
              <w:marBottom w:val="0"/>
              <w:divBdr>
                <w:top w:val="none" w:sz="0" w:space="0" w:color="auto"/>
                <w:left w:val="none" w:sz="0" w:space="0" w:color="auto"/>
                <w:bottom w:val="none" w:sz="0" w:space="0" w:color="auto"/>
                <w:right w:val="none" w:sz="0" w:space="0" w:color="auto"/>
              </w:divBdr>
            </w:div>
            <w:div w:id="921529069">
              <w:marLeft w:val="0"/>
              <w:marRight w:val="0"/>
              <w:marTop w:val="0"/>
              <w:marBottom w:val="0"/>
              <w:divBdr>
                <w:top w:val="none" w:sz="0" w:space="0" w:color="auto"/>
                <w:left w:val="none" w:sz="0" w:space="0" w:color="auto"/>
                <w:bottom w:val="none" w:sz="0" w:space="0" w:color="auto"/>
                <w:right w:val="none" w:sz="0" w:space="0" w:color="auto"/>
              </w:divBdr>
            </w:div>
            <w:div w:id="570849371">
              <w:marLeft w:val="0"/>
              <w:marRight w:val="0"/>
              <w:marTop w:val="0"/>
              <w:marBottom w:val="0"/>
              <w:divBdr>
                <w:top w:val="none" w:sz="0" w:space="0" w:color="auto"/>
                <w:left w:val="none" w:sz="0" w:space="0" w:color="auto"/>
                <w:bottom w:val="none" w:sz="0" w:space="0" w:color="auto"/>
                <w:right w:val="none" w:sz="0" w:space="0" w:color="auto"/>
              </w:divBdr>
            </w:div>
            <w:div w:id="2042976322">
              <w:marLeft w:val="0"/>
              <w:marRight w:val="0"/>
              <w:marTop w:val="0"/>
              <w:marBottom w:val="0"/>
              <w:divBdr>
                <w:top w:val="none" w:sz="0" w:space="0" w:color="auto"/>
                <w:left w:val="none" w:sz="0" w:space="0" w:color="auto"/>
                <w:bottom w:val="none" w:sz="0" w:space="0" w:color="auto"/>
                <w:right w:val="none" w:sz="0" w:space="0" w:color="auto"/>
              </w:divBdr>
            </w:div>
            <w:div w:id="92946376">
              <w:marLeft w:val="0"/>
              <w:marRight w:val="0"/>
              <w:marTop w:val="0"/>
              <w:marBottom w:val="0"/>
              <w:divBdr>
                <w:top w:val="none" w:sz="0" w:space="0" w:color="auto"/>
                <w:left w:val="none" w:sz="0" w:space="0" w:color="auto"/>
                <w:bottom w:val="none" w:sz="0" w:space="0" w:color="auto"/>
                <w:right w:val="none" w:sz="0" w:space="0" w:color="auto"/>
              </w:divBdr>
            </w:div>
            <w:div w:id="1894123374">
              <w:marLeft w:val="0"/>
              <w:marRight w:val="0"/>
              <w:marTop w:val="0"/>
              <w:marBottom w:val="0"/>
              <w:divBdr>
                <w:top w:val="none" w:sz="0" w:space="0" w:color="auto"/>
                <w:left w:val="none" w:sz="0" w:space="0" w:color="auto"/>
                <w:bottom w:val="none" w:sz="0" w:space="0" w:color="auto"/>
                <w:right w:val="none" w:sz="0" w:space="0" w:color="auto"/>
              </w:divBdr>
            </w:div>
            <w:div w:id="455685303">
              <w:marLeft w:val="0"/>
              <w:marRight w:val="0"/>
              <w:marTop w:val="0"/>
              <w:marBottom w:val="0"/>
              <w:divBdr>
                <w:top w:val="none" w:sz="0" w:space="0" w:color="auto"/>
                <w:left w:val="none" w:sz="0" w:space="0" w:color="auto"/>
                <w:bottom w:val="none" w:sz="0" w:space="0" w:color="auto"/>
                <w:right w:val="none" w:sz="0" w:space="0" w:color="auto"/>
              </w:divBdr>
            </w:div>
            <w:div w:id="1681351535">
              <w:marLeft w:val="0"/>
              <w:marRight w:val="0"/>
              <w:marTop w:val="0"/>
              <w:marBottom w:val="0"/>
              <w:divBdr>
                <w:top w:val="none" w:sz="0" w:space="0" w:color="auto"/>
                <w:left w:val="none" w:sz="0" w:space="0" w:color="auto"/>
                <w:bottom w:val="none" w:sz="0" w:space="0" w:color="auto"/>
                <w:right w:val="none" w:sz="0" w:space="0" w:color="auto"/>
              </w:divBdr>
            </w:div>
            <w:div w:id="1010258687">
              <w:marLeft w:val="0"/>
              <w:marRight w:val="0"/>
              <w:marTop w:val="0"/>
              <w:marBottom w:val="0"/>
              <w:divBdr>
                <w:top w:val="none" w:sz="0" w:space="0" w:color="auto"/>
                <w:left w:val="none" w:sz="0" w:space="0" w:color="auto"/>
                <w:bottom w:val="none" w:sz="0" w:space="0" w:color="auto"/>
                <w:right w:val="none" w:sz="0" w:space="0" w:color="auto"/>
              </w:divBdr>
            </w:div>
            <w:div w:id="768427244">
              <w:marLeft w:val="0"/>
              <w:marRight w:val="0"/>
              <w:marTop w:val="0"/>
              <w:marBottom w:val="0"/>
              <w:divBdr>
                <w:top w:val="none" w:sz="0" w:space="0" w:color="auto"/>
                <w:left w:val="none" w:sz="0" w:space="0" w:color="auto"/>
                <w:bottom w:val="none" w:sz="0" w:space="0" w:color="auto"/>
                <w:right w:val="none" w:sz="0" w:space="0" w:color="auto"/>
              </w:divBdr>
            </w:div>
            <w:div w:id="638652666">
              <w:marLeft w:val="0"/>
              <w:marRight w:val="0"/>
              <w:marTop w:val="0"/>
              <w:marBottom w:val="0"/>
              <w:divBdr>
                <w:top w:val="none" w:sz="0" w:space="0" w:color="auto"/>
                <w:left w:val="none" w:sz="0" w:space="0" w:color="auto"/>
                <w:bottom w:val="none" w:sz="0" w:space="0" w:color="auto"/>
                <w:right w:val="none" w:sz="0" w:space="0" w:color="auto"/>
              </w:divBdr>
            </w:div>
            <w:div w:id="1369332671">
              <w:marLeft w:val="0"/>
              <w:marRight w:val="0"/>
              <w:marTop w:val="0"/>
              <w:marBottom w:val="0"/>
              <w:divBdr>
                <w:top w:val="none" w:sz="0" w:space="0" w:color="auto"/>
                <w:left w:val="none" w:sz="0" w:space="0" w:color="auto"/>
                <w:bottom w:val="none" w:sz="0" w:space="0" w:color="auto"/>
                <w:right w:val="none" w:sz="0" w:space="0" w:color="auto"/>
              </w:divBdr>
            </w:div>
            <w:div w:id="1236161196">
              <w:marLeft w:val="0"/>
              <w:marRight w:val="0"/>
              <w:marTop w:val="0"/>
              <w:marBottom w:val="0"/>
              <w:divBdr>
                <w:top w:val="none" w:sz="0" w:space="0" w:color="auto"/>
                <w:left w:val="none" w:sz="0" w:space="0" w:color="auto"/>
                <w:bottom w:val="none" w:sz="0" w:space="0" w:color="auto"/>
                <w:right w:val="none" w:sz="0" w:space="0" w:color="auto"/>
              </w:divBdr>
            </w:div>
            <w:div w:id="851340170">
              <w:marLeft w:val="0"/>
              <w:marRight w:val="0"/>
              <w:marTop w:val="0"/>
              <w:marBottom w:val="0"/>
              <w:divBdr>
                <w:top w:val="none" w:sz="0" w:space="0" w:color="auto"/>
                <w:left w:val="none" w:sz="0" w:space="0" w:color="auto"/>
                <w:bottom w:val="none" w:sz="0" w:space="0" w:color="auto"/>
                <w:right w:val="none" w:sz="0" w:space="0" w:color="auto"/>
              </w:divBdr>
            </w:div>
            <w:div w:id="581523175">
              <w:marLeft w:val="0"/>
              <w:marRight w:val="0"/>
              <w:marTop w:val="0"/>
              <w:marBottom w:val="0"/>
              <w:divBdr>
                <w:top w:val="none" w:sz="0" w:space="0" w:color="auto"/>
                <w:left w:val="none" w:sz="0" w:space="0" w:color="auto"/>
                <w:bottom w:val="none" w:sz="0" w:space="0" w:color="auto"/>
                <w:right w:val="none" w:sz="0" w:space="0" w:color="auto"/>
              </w:divBdr>
            </w:div>
            <w:div w:id="2008826469">
              <w:marLeft w:val="0"/>
              <w:marRight w:val="0"/>
              <w:marTop w:val="0"/>
              <w:marBottom w:val="0"/>
              <w:divBdr>
                <w:top w:val="none" w:sz="0" w:space="0" w:color="auto"/>
                <w:left w:val="none" w:sz="0" w:space="0" w:color="auto"/>
                <w:bottom w:val="none" w:sz="0" w:space="0" w:color="auto"/>
                <w:right w:val="none" w:sz="0" w:space="0" w:color="auto"/>
              </w:divBdr>
            </w:div>
            <w:div w:id="974602128">
              <w:marLeft w:val="0"/>
              <w:marRight w:val="0"/>
              <w:marTop w:val="0"/>
              <w:marBottom w:val="0"/>
              <w:divBdr>
                <w:top w:val="none" w:sz="0" w:space="0" w:color="auto"/>
                <w:left w:val="none" w:sz="0" w:space="0" w:color="auto"/>
                <w:bottom w:val="none" w:sz="0" w:space="0" w:color="auto"/>
                <w:right w:val="none" w:sz="0" w:space="0" w:color="auto"/>
              </w:divBdr>
            </w:div>
            <w:div w:id="367879163">
              <w:marLeft w:val="0"/>
              <w:marRight w:val="0"/>
              <w:marTop w:val="0"/>
              <w:marBottom w:val="0"/>
              <w:divBdr>
                <w:top w:val="none" w:sz="0" w:space="0" w:color="auto"/>
                <w:left w:val="none" w:sz="0" w:space="0" w:color="auto"/>
                <w:bottom w:val="none" w:sz="0" w:space="0" w:color="auto"/>
                <w:right w:val="none" w:sz="0" w:space="0" w:color="auto"/>
              </w:divBdr>
            </w:div>
            <w:div w:id="723602769">
              <w:marLeft w:val="0"/>
              <w:marRight w:val="0"/>
              <w:marTop w:val="0"/>
              <w:marBottom w:val="0"/>
              <w:divBdr>
                <w:top w:val="none" w:sz="0" w:space="0" w:color="auto"/>
                <w:left w:val="none" w:sz="0" w:space="0" w:color="auto"/>
                <w:bottom w:val="none" w:sz="0" w:space="0" w:color="auto"/>
                <w:right w:val="none" w:sz="0" w:space="0" w:color="auto"/>
              </w:divBdr>
            </w:div>
            <w:div w:id="857885406">
              <w:marLeft w:val="0"/>
              <w:marRight w:val="0"/>
              <w:marTop w:val="0"/>
              <w:marBottom w:val="0"/>
              <w:divBdr>
                <w:top w:val="none" w:sz="0" w:space="0" w:color="auto"/>
                <w:left w:val="none" w:sz="0" w:space="0" w:color="auto"/>
                <w:bottom w:val="none" w:sz="0" w:space="0" w:color="auto"/>
                <w:right w:val="none" w:sz="0" w:space="0" w:color="auto"/>
              </w:divBdr>
            </w:div>
            <w:div w:id="895554601">
              <w:marLeft w:val="0"/>
              <w:marRight w:val="0"/>
              <w:marTop w:val="0"/>
              <w:marBottom w:val="0"/>
              <w:divBdr>
                <w:top w:val="none" w:sz="0" w:space="0" w:color="auto"/>
                <w:left w:val="none" w:sz="0" w:space="0" w:color="auto"/>
                <w:bottom w:val="none" w:sz="0" w:space="0" w:color="auto"/>
                <w:right w:val="none" w:sz="0" w:space="0" w:color="auto"/>
              </w:divBdr>
            </w:div>
            <w:div w:id="1919746878">
              <w:marLeft w:val="0"/>
              <w:marRight w:val="0"/>
              <w:marTop w:val="0"/>
              <w:marBottom w:val="0"/>
              <w:divBdr>
                <w:top w:val="none" w:sz="0" w:space="0" w:color="auto"/>
                <w:left w:val="none" w:sz="0" w:space="0" w:color="auto"/>
                <w:bottom w:val="none" w:sz="0" w:space="0" w:color="auto"/>
                <w:right w:val="none" w:sz="0" w:space="0" w:color="auto"/>
              </w:divBdr>
            </w:div>
            <w:div w:id="2009795346">
              <w:marLeft w:val="0"/>
              <w:marRight w:val="0"/>
              <w:marTop w:val="0"/>
              <w:marBottom w:val="0"/>
              <w:divBdr>
                <w:top w:val="none" w:sz="0" w:space="0" w:color="auto"/>
                <w:left w:val="none" w:sz="0" w:space="0" w:color="auto"/>
                <w:bottom w:val="none" w:sz="0" w:space="0" w:color="auto"/>
                <w:right w:val="none" w:sz="0" w:space="0" w:color="auto"/>
              </w:divBdr>
            </w:div>
            <w:div w:id="921061120">
              <w:marLeft w:val="0"/>
              <w:marRight w:val="0"/>
              <w:marTop w:val="0"/>
              <w:marBottom w:val="0"/>
              <w:divBdr>
                <w:top w:val="none" w:sz="0" w:space="0" w:color="auto"/>
                <w:left w:val="none" w:sz="0" w:space="0" w:color="auto"/>
                <w:bottom w:val="none" w:sz="0" w:space="0" w:color="auto"/>
                <w:right w:val="none" w:sz="0" w:space="0" w:color="auto"/>
              </w:divBdr>
            </w:div>
            <w:div w:id="1588075445">
              <w:marLeft w:val="0"/>
              <w:marRight w:val="0"/>
              <w:marTop w:val="0"/>
              <w:marBottom w:val="0"/>
              <w:divBdr>
                <w:top w:val="none" w:sz="0" w:space="0" w:color="auto"/>
                <w:left w:val="none" w:sz="0" w:space="0" w:color="auto"/>
                <w:bottom w:val="none" w:sz="0" w:space="0" w:color="auto"/>
                <w:right w:val="none" w:sz="0" w:space="0" w:color="auto"/>
              </w:divBdr>
            </w:div>
            <w:div w:id="1906063052">
              <w:marLeft w:val="0"/>
              <w:marRight w:val="0"/>
              <w:marTop w:val="0"/>
              <w:marBottom w:val="0"/>
              <w:divBdr>
                <w:top w:val="none" w:sz="0" w:space="0" w:color="auto"/>
                <w:left w:val="none" w:sz="0" w:space="0" w:color="auto"/>
                <w:bottom w:val="none" w:sz="0" w:space="0" w:color="auto"/>
                <w:right w:val="none" w:sz="0" w:space="0" w:color="auto"/>
              </w:divBdr>
            </w:div>
            <w:div w:id="1006712290">
              <w:marLeft w:val="0"/>
              <w:marRight w:val="0"/>
              <w:marTop w:val="0"/>
              <w:marBottom w:val="0"/>
              <w:divBdr>
                <w:top w:val="none" w:sz="0" w:space="0" w:color="auto"/>
                <w:left w:val="none" w:sz="0" w:space="0" w:color="auto"/>
                <w:bottom w:val="none" w:sz="0" w:space="0" w:color="auto"/>
                <w:right w:val="none" w:sz="0" w:space="0" w:color="auto"/>
              </w:divBdr>
            </w:div>
            <w:div w:id="752968415">
              <w:marLeft w:val="0"/>
              <w:marRight w:val="0"/>
              <w:marTop w:val="0"/>
              <w:marBottom w:val="0"/>
              <w:divBdr>
                <w:top w:val="none" w:sz="0" w:space="0" w:color="auto"/>
                <w:left w:val="none" w:sz="0" w:space="0" w:color="auto"/>
                <w:bottom w:val="none" w:sz="0" w:space="0" w:color="auto"/>
                <w:right w:val="none" w:sz="0" w:space="0" w:color="auto"/>
              </w:divBdr>
            </w:div>
            <w:div w:id="789785647">
              <w:marLeft w:val="0"/>
              <w:marRight w:val="0"/>
              <w:marTop w:val="0"/>
              <w:marBottom w:val="0"/>
              <w:divBdr>
                <w:top w:val="none" w:sz="0" w:space="0" w:color="auto"/>
                <w:left w:val="none" w:sz="0" w:space="0" w:color="auto"/>
                <w:bottom w:val="none" w:sz="0" w:space="0" w:color="auto"/>
                <w:right w:val="none" w:sz="0" w:space="0" w:color="auto"/>
              </w:divBdr>
            </w:div>
            <w:div w:id="210769107">
              <w:marLeft w:val="0"/>
              <w:marRight w:val="0"/>
              <w:marTop w:val="0"/>
              <w:marBottom w:val="0"/>
              <w:divBdr>
                <w:top w:val="none" w:sz="0" w:space="0" w:color="auto"/>
                <w:left w:val="none" w:sz="0" w:space="0" w:color="auto"/>
                <w:bottom w:val="none" w:sz="0" w:space="0" w:color="auto"/>
                <w:right w:val="none" w:sz="0" w:space="0" w:color="auto"/>
              </w:divBdr>
            </w:div>
            <w:div w:id="2064713220">
              <w:marLeft w:val="0"/>
              <w:marRight w:val="0"/>
              <w:marTop w:val="0"/>
              <w:marBottom w:val="0"/>
              <w:divBdr>
                <w:top w:val="none" w:sz="0" w:space="0" w:color="auto"/>
                <w:left w:val="none" w:sz="0" w:space="0" w:color="auto"/>
                <w:bottom w:val="none" w:sz="0" w:space="0" w:color="auto"/>
                <w:right w:val="none" w:sz="0" w:space="0" w:color="auto"/>
              </w:divBdr>
            </w:div>
            <w:div w:id="1337001117">
              <w:marLeft w:val="0"/>
              <w:marRight w:val="0"/>
              <w:marTop w:val="0"/>
              <w:marBottom w:val="0"/>
              <w:divBdr>
                <w:top w:val="none" w:sz="0" w:space="0" w:color="auto"/>
                <w:left w:val="none" w:sz="0" w:space="0" w:color="auto"/>
                <w:bottom w:val="none" w:sz="0" w:space="0" w:color="auto"/>
                <w:right w:val="none" w:sz="0" w:space="0" w:color="auto"/>
              </w:divBdr>
            </w:div>
            <w:div w:id="2090032384">
              <w:marLeft w:val="0"/>
              <w:marRight w:val="0"/>
              <w:marTop w:val="0"/>
              <w:marBottom w:val="0"/>
              <w:divBdr>
                <w:top w:val="none" w:sz="0" w:space="0" w:color="auto"/>
                <w:left w:val="none" w:sz="0" w:space="0" w:color="auto"/>
                <w:bottom w:val="none" w:sz="0" w:space="0" w:color="auto"/>
                <w:right w:val="none" w:sz="0" w:space="0" w:color="auto"/>
              </w:divBdr>
            </w:div>
            <w:div w:id="1835604645">
              <w:marLeft w:val="0"/>
              <w:marRight w:val="0"/>
              <w:marTop w:val="0"/>
              <w:marBottom w:val="0"/>
              <w:divBdr>
                <w:top w:val="none" w:sz="0" w:space="0" w:color="auto"/>
                <w:left w:val="none" w:sz="0" w:space="0" w:color="auto"/>
                <w:bottom w:val="none" w:sz="0" w:space="0" w:color="auto"/>
                <w:right w:val="none" w:sz="0" w:space="0" w:color="auto"/>
              </w:divBdr>
            </w:div>
            <w:div w:id="687952975">
              <w:marLeft w:val="0"/>
              <w:marRight w:val="0"/>
              <w:marTop w:val="0"/>
              <w:marBottom w:val="0"/>
              <w:divBdr>
                <w:top w:val="none" w:sz="0" w:space="0" w:color="auto"/>
                <w:left w:val="none" w:sz="0" w:space="0" w:color="auto"/>
                <w:bottom w:val="none" w:sz="0" w:space="0" w:color="auto"/>
                <w:right w:val="none" w:sz="0" w:space="0" w:color="auto"/>
              </w:divBdr>
            </w:div>
            <w:div w:id="158884019">
              <w:marLeft w:val="0"/>
              <w:marRight w:val="0"/>
              <w:marTop w:val="0"/>
              <w:marBottom w:val="0"/>
              <w:divBdr>
                <w:top w:val="none" w:sz="0" w:space="0" w:color="auto"/>
                <w:left w:val="none" w:sz="0" w:space="0" w:color="auto"/>
                <w:bottom w:val="none" w:sz="0" w:space="0" w:color="auto"/>
                <w:right w:val="none" w:sz="0" w:space="0" w:color="auto"/>
              </w:divBdr>
            </w:div>
            <w:div w:id="1188299482">
              <w:marLeft w:val="0"/>
              <w:marRight w:val="0"/>
              <w:marTop w:val="0"/>
              <w:marBottom w:val="0"/>
              <w:divBdr>
                <w:top w:val="none" w:sz="0" w:space="0" w:color="auto"/>
                <w:left w:val="none" w:sz="0" w:space="0" w:color="auto"/>
                <w:bottom w:val="none" w:sz="0" w:space="0" w:color="auto"/>
                <w:right w:val="none" w:sz="0" w:space="0" w:color="auto"/>
              </w:divBdr>
            </w:div>
            <w:div w:id="1949043963">
              <w:marLeft w:val="0"/>
              <w:marRight w:val="0"/>
              <w:marTop w:val="0"/>
              <w:marBottom w:val="0"/>
              <w:divBdr>
                <w:top w:val="none" w:sz="0" w:space="0" w:color="auto"/>
                <w:left w:val="none" w:sz="0" w:space="0" w:color="auto"/>
                <w:bottom w:val="none" w:sz="0" w:space="0" w:color="auto"/>
                <w:right w:val="none" w:sz="0" w:space="0" w:color="auto"/>
              </w:divBdr>
            </w:div>
            <w:div w:id="331303887">
              <w:marLeft w:val="0"/>
              <w:marRight w:val="0"/>
              <w:marTop w:val="0"/>
              <w:marBottom w:val="0"/>
              <w:divBdr>
                <w:top w:val="none" w:sz="0" w:space="0" w:color="auto"/>
                <w:left w:val="none" w:sz="0" w:space="0" w:color="auto"/>
                <w:bottom w:val="none" w:sz="0" w:space="0" w:color="auto"/>
                <w:right w:val="none" w:sz="0" w:space="0" w:color="auto"/>
              </w:divBdr>
            </w:div>
            <w:div w:id="1891382260">
              <w:marLeft w:val="0"/>
              <w:marRight w:val="0"/>
              <w:marTop w:val="0"/>
              <w:marBottom w:val="0"/>
              <w:divBdr>
                <w:top w:val="none" w:sz="0" w:space="0" w:color="auto"/>
                <w:left w:val="none" w:sz="0" w:space="0" w:color="auto"/>
                <w:bottom w:val="none" w:sz="0" w:space="0" w:color="auto"/>
                <w:right w:val="none" w:sz="0" w:space="0" w:color="auto"/>
              </w:divBdr>
            </w:div>
            <w:div w:id="902642702">
              <w:marLeft w:val="0"/>
              <w:marRight w:val="0"/>
              <w:marTop w:val="0"/>
              <w:marBottom w:val="0"/>
              <w:divBdr>
                <w:top w:val="none" w:sz="0" w:space="0" w:color="auto"/>
                <w:left w:val="none" w:sz="0" w:space="0" w:color="auto"/>
                <w:bottom w:val="none" w:sz="0" w:space="0" w:color="auto"/>
                <w:right w:val="none" w:sz="0" w:space="0" w:color="auto"/>
              </w:divBdr>
            </w:div>
            <w:div w:id="286743814">
              <w:marLeft w:val="0"/>
              <w:marRight w:val="0"/>
              <w:marTop w:val="0"/>
              <w:marBottom w:val="0"/>
              <w:divBdr>
                <w:top w:val="none" w:sz="0" w:space="0" w:color="auto"/>
                <w:left w:val="none" w:sz="0" w:space="0" w:color="auto"/>
                <w:bottom w:val="none" w:sz="0" w:space="0" w:color="auto"/>
                <w:right w:val="none" w:sz="0" w:space="0" w:color="auto"/>
              </w:divBdr>
            </w:div>
            <w:div w:id="1557930163">
              <w:marLeft w:val="0"/>
              <w:marRight w:val="0"/>
              <w:marTop w:val="0"/>
              <w:marBottom w:val="0"/>
              <w:divBdr>
                <w:top w:val="none" w:sz="0" w:space="0" w:color="auto"/>
                <w:left w:val="none" w:sz="0" w:space="0" w:color="auto"/>
                <w:bottom w:val="none" w:sz="0" w:space="0" w:color="auto"/>
                <w:right w:val="none" w:sz="0" w:space="0" w:color="auto"/>
              </w:divBdr>
            </w:div>
            <w:div w:id="122846024">
              <w:marLeft w:val="0"/>
              <w:marRight w:val="0"/>
              <w:marTop w:val="0"/>
              <w:marBottom w:val="0"/>
              <w:divBdr>
                <w:top w:val="none" w:sz="0" w:space="0" w:color="auto"/>
                <w:left w:val="none" w:sz="0" w:space="0" w:color="auto"/>
                <w:bottom w:val="none" w:sz="0" w:space="0" w:color="auto"/>
                <w:right w:val="none" w:sz="0" w:space="0" w:color="auto"/>
              </w:divBdr>
            </w:div>
            <w:div w:id="866679431">
              <w:marLeft w:val="0"/>
              <w:marRight w:val="0"/>
              <w:marTop w:val="0"/>
              <w:marBottom w:val="0"/>
              <w:divBdr>
                <w:top w:val="none" w:sz="0" w:space="0" w:color="auto"/>
                <w:left w:val="none" w:sz="0" w:space="0" w:color="auto"/>
                <w:bottom w:val="none" w:sz="0" w:space="0" w:color="auto"/>
                <w:right w:val="none" w:sz="0" w:space="0" w:color="auto"/>
              </w:divBdr>
            </w:div>
            <w:div w:id="782189433">
              <w:marLeft w:val="0"/>
              <w:marRight w:val="0"/>
              <w:marTop w:val="0"/>
              <w:marBottom w:val="0"/>
              <w:divBdr>
                <w:top w:val="none" w:sz="0" w:space="0" w:color="auto"/>
                <w:left w:val="none" w:sz="0" w:space="0" w:color="auto"/>
                <w:bottom w:val="none" w:sz="0" w:space="0" w:color="auto"/>
                <w:right w:val="none" w:sz="0" w:space="0" w:color="auto"/>
              </w:divBdr>
            </w:div>
            <w:div w:id="156070885">
              <w:marLeft w:val="0"/>
              <w:marRight w:val="0"/>
              <w:marTop w:val="0"/>
              <w:marBottom w:val="0"/>
              <w:divBdr>
                <w:top w:val="none" w:sz="0" w:space="0" w:color="auto"/>
                <w:left w:val="none" w:sz="0" w:space="0" w:color="auto"/>
                <w:bottom w:val="none" w:sz="0" w:space="0" w:color="auto"/>
                <w:right w:val="none" w:sz="0" w:space="0" w:color="auto"/>
              </w:divBdr>
            </w:div>
            <w:div w:id="1018580389">
              <w:marLeft w:val="0"/>
              <w:marRight w:val="0"/>
              <w:marTop w:val="0"/>
              <w:marBottom w:val="0"/>
              <w:divBdr>
                <w:top w:val="none" w:sz="0" w:space="0" w:color="auto"/>
                <w:left w:val="none" w:sz="0" w:space="0" w:color="auto"/>
                <w:bottom w:val="none" w:sz="0" w:space="0" w:color="auto"/>
                <w:right w:val="none" w:sz="0" w:space="0" w:color="auto"/>
              </w:divBdr>
            </w:div>
            <w:div w:id="1446195240">
              <w:marLeft w:val="0"/>
              <w:marRight w:val="0"/>
              <w:marTop w:val="0"/>
              <w:marBottom w:val="0"/>
              <w:divBdr>
                <w:top w:val="none" w:sz="0" w:space="0" w:color="auto"/>
                <w:left w:val="none" w:sz="0" w:space="0" w:color="auto"/>
                <w:bottom w:val="none" w:sz="0" w:space="0" w:color="auto"/>
                <w:right w:val="none" w:sz="0" w:space="0" w:color="auto"/>
              </w:divBdr>
            </w:div>
            <w:div w:id="2080444912">
              <w:marLeft w:val="0"/>
              <w:marRight w:val="0"/>
              <w:marTop w:val="0"/>
              <w:marBottom w:val="0"/>
              <w:divBdr>
                <w:top w:val="none" w:sz="0" w:space="0" w:color="auto"/>
                <w:left w:val="none" w:sz="0" w:space="0" w:color="auto"/>
                <w:bottom w:val="none" w:sz="0" w:space="0" w:color="auto"/>
                <w:right w:val="none" w:sz="0" w:space="0" w:color="auto"/>
              </w:divBdr>
            </w:div>
            <w:div w:id="716467840">
              <w:marLeft w:val="0"/>
              <w:marRight w:val="0"/>
              <w:marTop w:val="0"/>
              <w:marBottom w:val="0"/>
              <w:divBdr>
                <w:top w:val="none" w:sz="0" w:space="0" w:color="auto"/>
                <w:left w:val="none" w:sz="0" w:space="0" w:color="auto"/>
                <w:bottom w:val="none" w:sz="0" w:space="0" w:color="auto"/>
                <w:right w:val="none" w:sz="0" w:space="0" w:color="auto"/>
              </w:divBdr>
            </w:div>
            <w:div w:id="1122723469">
              <w:marLeft w:val="0"/>
              <w:marRight w:val="0"/>
              <w:marTop w:val="0"/>
              <w:marBottom w:val="0"/>
              <w:divBdr>
                <w:top w:val="none" w:sz="0" w:space="0" w:color="auto"/>
                <w:left w:val="none" w:sz="0" w:space="0" w:color="auto"/>
                <w:bottom w:val="none" w:sz="0" w:space="0" w:color="auto"/>
                <w:right w:val="none" w:sz="0" w:space="0" w:color="auto"/>
              </w:divBdr>
            </w:div>
            <w:div w:id="1490363841">
              <w:marLeft w:val="0"/>
              <w:marRight w:val="0"/>
              <w:marTop w:val="0"/>
              <w:marBottom w:val="0"/>
              <w:divBdr>
                <w:top w:val="none" w:sz="0" w:space="0" w:color="auto"/>
                <w:left w:val="none" w:sz="0" w:space="0" w:color="auto"/>
                <w:bottom w:val="none" w:sz="0" w:space="0" w:color="auto"/>
                <w:right w:val="none" w:sz="0" w:space="0" w:color="auto"/>
              </w:divBdr>
            </w:div>
            <w:div w:id="197355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TSj_CSb24fw?si=ASCWR31j7DWjWMa-"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0.png"/><Relationship Id="rId21" Type="http://schemas.openxmlformats.org/officeDocument/2006/relationships/image" Target="media/image8.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7" Type="http://schemas.openxmlformats.org/officeDocument/2006/relationships/hyperlink" Target="https://youtu.be/saOiGegfnYE?si=9WIkRZ-_Mau0Wa1O"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github.com/artificial-intelligence-department/ai_programming_playground_2026/pull/150/changes" TargetMode="External"/><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youtu.be/5MgT9H-y1ZU?si=QFNfR_17NqVm0yS6" TargetMode="External"/><Relationship Id="rId24" Type="http://schemas.openxmlformats.org/officeDocument/2006/relationships/image" Target="media/image11.png"/><Relationship Id="rId32" Type="http://schemas.openxmlformats.org/officeDocument/2006/relationships/hyperlink" Target="https://github.com/artificial-intelligence-department/ai_programming_playground_2026/pull/150/changes" TargetMode="Externa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github.com/artificial-intelligence-department/ai_programming_playground_2026/pull/150/changes" TargetMode="External"/><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61" Type="http://schemas.openxmlformats.org/officeDocument/2006/relationships/fontTable" Target="fontTable.xml"/><Relationship Id="rId10" Type="http://schemas.openxmlformats.org/officeDocument/2006/relationships/hyperlink" Target="https://youtu.be/q3GPKxRsgsM?si=o14C_GTJeEvhOZf4" TargetMode="External"/><Relationship Id="rId19" Type="http://schemas.openxmlformats.org/officeDocument/2006/relationships/image" Target="media/image6.png"/><Relationship Id="rId31" Type="http://schemas.openxmlformats.org/officeDocument/2006/relationships/hyperlink" Target="https://github.com/artificial-intelligence-department/ai_programming_playground_2026/pull/150/changes" TargetMode="External"/><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hyperlink" Target="https://youtu.be/5MgT9H-y1ZU?si=aWum1Is9Q3F7Mtwe" TargetMode="External"/><Relationship Id="rId14" Type="http://schemas.openxmlformats.org/officeDocument/2006/relationships/hyperlink" Target="https://youtu.be/TSj_CSb24fw?si=ASCWR31j7DWjWMa-" TargetMode="External"/><Relationship Id="rId22" Type="http://schemas.openxmlformats.org/officeDocument/2006/relationships/image" Target="media/image9.png"/><Relationship Id="rId27" Type="http://schemas.openxmlformats.org/officeDocument/2006/relationships/hyperlink" Target="https://github.com/artificial-intelligence-department/ai_programming_playground_2026/pull/150/changes" TargetMode="External"/><Relationship Id="rId30" Type="http://schemas.openxmlformats.org/officeDocument/2006/relationships/hyperlink" Target="https://github.com/artificial-intelligence-department/ai_programming_playground_2026/pull/150/changes" TargetMode="External"/><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8" Type="http://schemas.openxmlformats.org/officeDocument/2006/relationships/hyperlink" Target="https://youtu.be/1gJSVxylvQY?si=jaMP9WkBGTy5e1u_" TargetMode="External"/><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hyperlink" Target="https://youtu.be/OAeYnm1uzS0?si=piI9XIDTUtUVIuxD"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F21EAE-FDD7-4015-9CCA-516BB3CED3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28</Pages>
  <Words>16148</Words>
  <Characters>9205</Characters>
  <Application>Microsoft Office Word</Application>
  <DocSecurity>0</DocSecurity>
  <Lines>76</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25303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6</cp:revision>
  <dcterms:created xsi:type="dcterms:W3CDTF">2026-09-29T20:30:00Z</dcterms:created>
  <dcterms:modified xsi:type="dcterms:W3CDTF">2026-10-01T20:38:00Z</dcterms:modified>
</cp:coreProperties>
</file>