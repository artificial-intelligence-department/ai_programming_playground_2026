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0D73" w:rsidRDefault="00EE0D73" w:rsidP="00EE0D73">
      <w:pPr>
        <w:jc w:val="center"/>
        <w:rPr>
          <w:sz w:val="28"/>
          <w:szCs w:val="28"/>
        </w:rPr>
      </w:pPr>
      <w:r>
        <w:rPr>
          <w:sz w:val="28"/>
          <w:szCs w:val="28"/>
        </w:rPr>
        <w:t>Міністерство освіти і науки України</w:t>
      </w:r>
    </w:p>
    <w:p w:rsidR="00EE0D73" w:rsidRDefault="00EE0D73" w:rsidP="00EE0D73">
      <w:pPr>
        <w:jc w:val="center"/>
        <w:rPr>
          <w:sz w:val="28"/>
          <w:szCs w:val="28"/>
        </w:rPr>
      </w:pPr>
      <w:r>
        <w:rPr>
          <w:sz w:val="28"/>
          <w:szCs w:val="28"/>
        </w:rPr>
        <w:t>Національний університет «Львівська політехніка»</w:t>
      </w:r>
    </w:p>
    <w:p w:rsidR="00EE0D73" w:rsidRDefault="00EE0D73" w:rsidP="00EE0D73">
      <w:pPr>
        <w:spacing w:line="360" w:lineRule="auto"/>
        <w:jc w:val="center"/>
        <w:rPr>
          <w:sz w:val="28"/>
          <w:szCs w:val="28"/>
        </w:rPr>
      </w:pPr>
      <w:r>
        <w:rPr>
          <w:sz w:val="28"/>
          <w:szCs w:val="28"/>
        </w:rPr>
        <w:t>Кафедра систем штучного інтелекту</w:t>
      </w:r>
    </w:p>
    <w:p w:rsidR="00EE0D73" w:rsidRDefault="00EE0D73" w:rsidP="00EE0D73">
      <w:pPr>
        <w:jc w:val="center"/>
      </w:pPr>
    </w:p>
    <w:p w:rsidR="00EE0D73" w:rsidRDefault="00EE0D73" w:rsidP="00EE0D73">
      <w:pPr>
        <w:jc w:val="center"/>
      </w:pPr>
    </w:p>
    <w:p w:rsidR="00EE0D73" w:rsidRDefault="00EE0D73" w:rsidP="00EE0D73">
      <w:pPr>
        <w:jc w:val="center"/>
      </w:pPr>
      <w:r>
        <w:rPr>
          <w:noProof/>
          <w:lang w:val="uk-UA" w:eastAsia="uk-UA"/>
        </w:rPr>
        <w:drawing>
          <wp:anchor distT="0" distB="0" distL="114300" distR="114300" simplePos="0" relativeHeight="251659264" behindDoc="0" locked="0" layoutInCell="1" hidden="0" allowOverlap="1" wp14:anchorId="7F6567E5" wp14:editId="704FBA71">
            <wp:simplePos x="0" y="0"/>
            <wp:positionH relativeFrom="margin">
              <wp:align>center</wp:align>
            </wp:positionH>
            <wp:positionV relativeFrom="paragraph">
              <wp:posOffset>4410</wp:posOffset>
            </wp:positionV>
            <wp:extent cx="2727722" cy="2571750"/>
            <wp:effectExtent l="0" t="0" r="0" b="0"/>
            <wp:wrapNone/>
            <wp:docPr id="25" name="image11.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jpg" descr="A blue and white logo&#10;&#10;Description automatically generated"/>
                    <pic:cNvPicPr preferRelativeResize="0"/>
                  </pic:nvPicPr>
                  <pic:blipFill>
                    <a:blip r:embed="rId6"/>
                    <a:srcRect/>
                    <a:stretch>
                      <a:fillRect/>
                    </a:stretch>
                  </pic:blipFill>
                  <pic:spPr>
                    <a:xfrm>
                      <a:off x="0" y="0"/>
                      <a:ext cx="2727722" cy="2571750"/>
                    </a:xfrm>
                    <a:prstGeom prst="rect">
                      <a:avLst/>
                    </a:prstGeom>
                    <a:ln/>
                  </pic:spPr>
                </pic:pic>
              </a:graphicData>
            </a:graphic>
          </wp:anchor>
        </w:drawing>
      </w:r>
    </w:p>
    <w:p w:rsidR="00EE0D73" w:rsidRDefault="00EE0D73" w:rsidP="00EE0D73">
      <w:pPr>
        <w:jc w:val="center"/>
      </w:pPr>
    </w:p>
    <w:p w:rsidR="00EE0D73" w:rsidRDefault="00EE0D73" w:rsidP="00EE0D73">
      <w:pPr>
        <w:jc w:val="center"/>
      </w:pPr>
    </w:p>
    <w:p w:rsidR="00EE0D73" w:rsidRDefault="00EE0D73" w:rsidP="00EE0D73">
      <w:pPr>
        <w:jc w:val="center"/>
      </w:pPr>
    </w:p>
    <w:p w:rsidR="00EE0D73" w:rsidRDefault="00EE0D73" w:rsidP="00EE0D73">
      <w:pPr>
        <w:jc w:val="center"/>
      </w:pPr>
    </w:p>
    <w:p w:rsidR="00EE0D73" w:rsidRDefault="00EE0D73" w:rsidP="00EE0D73">
      <w:pPr>
        <w:jc w:val="center"/>
        <w:rPr>
          <w:b/>
          <w:bCs/>
          <w:sz w:val="40"/>
          <w:szCs w:val="40"/>
        </w:rPr>
      </w:pPr>
    </w:p>
    <w:p w:rsidR="00EE0D73" w:rsidRDefault="00EE0D73" w:rsidP="00EE0D73">
      <w:pPr>
        <w:jc w:val="center"/>
        <w:rPr>
          <w:b/>
          <w:bCs/>
          <w:sz w:val="40"/>
          <w:szCs w:val="40"/>
        </w:rPr>
      </w:pPr>
    </w:p>
    <w:p w:rsidR="00EE0D73" w:rsidRDefault="00EE0D73" w:rsidP="00EE0D73">
      <w:pPr>
        <w:jc w:val="center"/>
        <w:rPr>
          <w:b/>
          <w:bCs/>
          <w:sz w:val="40"/>
          <w:szCs w:val="40"/>
        </w:rPr>
      </w:pPr>
    </w:p>
    <w:p w:rsidR="00EE0D73" w:rsidRDefault="00EE0D73" w:rsidP="00EE0D73">
      <w:pPr>
        <w:jc w:val="center"/>
        <w:rPr>
          <w:b/>
          <w:bCs/>
          <w:sz w:val="40"/>
          <w:szCs w:val="40"/>
        </w:rPr>
      </w:pPr>
      <w:r>
        <w:rPr>
          <w:b/>
          <w:bCs/>
          <w:sz w:val="40"/>
          <w:szCs w:val="40"/>
        </w:rPr>
        <w:t>Звіт</w:t>
      </w:r>
    </w:p>
    <w:p w:rsidR="00EE0D73" w:rsidRDefault="00EE0D73" w:rsidP="00EE0D73">
      <w:pPr>
        <w:tabs>
          <w:tab w:val="center" w:pos="4819"/>
          <w:tab w:val="left" w:pos="7468"/>
        </w:tabs>
        <w:jc w:val="center"/>
        <w:rPr>
          <w:b/>
          <w:bCs/>
          <w:sz w:val="28"/>
          <w:szCs w:val="28"/>
        </w:rPr>
      </w:pPr>
      <w:r>
        <w:rPr>
          <w:b/>
          <w:bCs/>
          <w:sz w:val="28"/>
          <w:szCs w:val="28"/>
        </w:rPr>
        <w:tab/>
      </w:r>
    </w:p>
    <w:sdt>
      <w:sdtPr>
        <w:tag w:val="goog_rdk_2"/>
        <w:id w:val="1420611989"/>
      </w:sdtPr>
      <w:sdtEndPr/>
      <w:sdtContent>
        <w:p w:rsidR="00EE0D73" w:rsidRDefault="0049045F" w:rsidP="00EE0D73">
          <w:pPr>
            <w:tabs>
              <w:tab w:val="center" w:pos="4819"/>
              <w:tab w:val="left" w:pos="7468"/>
            </w:tabs>
            <w:jc w:val="center"/>
            <w:rPr>
              <w:ins w:id="0" w:author="Матвій Белаш" w:date="2026-09-10T12:32:00Z"/>
              <w:b/>
              <w:bCs/>
              <w:sz w:val="28"/>
              <w:szCs w:val="28"/>
            </w:rPr>
          </w:pPr>
          <w:sdt>
            <w:sdtPr>
              <w:tag w:val="goog_rdk_1"/>
              <w:id w:val="1096815059"/>
              <w:showingPlcHdr/>
            </w:sdtPr>
            <w:sdtEndPr/>
            <w:sdtContent>
              <w:r w:rsidR="00EE0D73">
                <w:t xml:space="preserve">     </w:t>
              </w:r>
            </w:sdtContent>
          </w:sdt>
        </w:p>
      </w:sdtContent>
    </w:sdt>
    <w:p w:rsidR="00EE0D73" w:rsidRDefault="00EE0D73" w:rsidP="00EE0D73">
      <w:pPr>
        <w:tabs>
          <w:tab w:val="center" w:pos="4819"/>
          <w:tab w:val="left" w:pos="7468"/>
        </w:tabs>
        <w:jc w:val="center"/>
        <w:rPr>
          <w:b/>
          <w:bCs/>
          <w:sz w:val="28"/>
          <w:szCs w:val="28"/>
        </w:rPr>
      </w:pPr>
    </w:p>
    <w:p w:rsidR="00EE0D73" w:rsidRPr="00AD7878" w:rsidRDefault="00EE0D73" w:rsidP="00EE0D73">
      <w:pPr>
        <w:tabs>
          <w:tab w:val="center" w:pos="4819"/>
          <w:tab w:val="left" w:pos="7468"/>
        </w:tabs>
        <w:rPr>
          <w:b/>
          <w:bCs/>
          <w:sz w:val="28"/>
          <w:szCs w:val="28"/>
          <w:lang w:val="uk-UA"/>
        </w:rPr>
      </w:pPr>
    </w:p>
    <w:p w:rsidR="00EE0D73" w:rsidRDefault="00EE0D73" w:rsidP="00EE0D73">
      <w:pPr>
        <w:tabs>
          <w:tab w:val="center" w:pos="4819"/>
          <w:tab w:val="left" w:pos="7468"/>
        </w:tabs>
        <w:jc w:val="center"/>
        <w:rPr>
          <w:b/>
          <w:bCs/>
          <w:sz w:val="28"/>
          <w:szCs w:val="28"/>
        </w:rPr>
      </w:pPr>
      <w:r>
        <w:rPr>
          <w:b/>
          <w:bCs/>
          <w:sz w:val="56"/>
          <w:szCs w:val="56"/>
        </w:rPr>
        <w:t>Звіт</w:t>
      </w:r>
      <w:r>
        <w:rPr>
          <w:b/>
          <w:bCs/>
          <w:sz w:val="28"/>
          <w:szCs w:val="28"/>
        </w:rPr>
        <w:t xml:space="preserve"> </w:t>
      </w:r>
    </w:p>
    <w:p w:rsidR="00EE0D73" w:rsidRPr="00EE0D73" w:rsidRDefault="00EE0D73" w:rsidP="00EE0D73">
      <w:pPr>
        <w:pStyle w:val="a3"/>
        <w:spacing w:before="0" w:beforeAutospacing="0" w:after="0" w:afterAutospacing="0"/>
        <w:jc w:val="center"/>
        <w:rPr>
          <w:color w:val="000000"/>
          <w:lang w:val="ru-RU"/>
        </w:rPr>
      </w:pPr>
      <w:r>
        <w:rPr>
          <w:b/>
          <w:bCs/>
          <w:color w:val="000000"/>
          <w:sz w:val="28"/>
          <w:szCs w:val="28"/>
        </w:rPr>
        <w:t xml:space="preserve">про виконання лабораторних та практичних робіт блоку № </w:t>
      </w:r>
      <w:r w:rsidRPr="00EE0D73">
        <w:rPr>
          <w:b/>
          <w:bCs/>
          <w:color w:val="000000"/>
          <w:sz w:val="28"/>
          <w:szCs w:val="28"/>
          <w:lang w:val="ru-RU"/>
        </w:rPr>
        <w:t>3</w:t>
      </w:r>
    </w:p>
    <w:p w:rsidR="00EE0D73" w:rsidRDefault="00EE0D73" w:rsidP="00EE0D73">
      <w:pPr>
        <w:pStyle w:val="a3"/>
        <w:spacing w:before="0" w:beforeAutospacing="0" w:after="0" w:afterAutospacing="0"/>
        <w:jc w:val="center"/>
        <w:rPr>
          <w:color w:val="000000"/>
        </w:rPr>
      </w:pPr>
      <w:r>
        <w:rPr>
          <w:color w:val="000000"/>
          <w:sz w:val="28"/>
          <w:szCs w:val="28"/>
        </w:rPr>
        <w:t>На тему:  «</w:t>
      </w:r>
      <w:r w:rsidRPr="00EE0D73">
        <w:rPr>
          <w:bCs/>
          <w:color w:val="000000"/>
          <w:sz w:val="32"/>
          <w:szCs w:val="32"/>
        </w:rPr>
        <w:t>Цикли. Вкладені Цикли. Завершення виконання циклів. Функції. Рекурсія. Вбудовані функції. Одновимірні масиви.</w:t>
      </w:r>
      <w:r>
        <w:rPr>
          <w:color w:val="000000"/>
          <w:sz w:val="28"/>
          <w:szCs w:val="28"/>
        </w:rPr>
        <w:t>»</w:t>
      </w:r>
    </w:p>
    <w:p w:rsidR="00EE0D73" w:rsidRDefault="00EE0D73" w:rsidP="00EE0D73">
      <w:pPr>
        <w:pStyle w:val="a3"/>
        <w:spacing w:before="0" w:beforeAutospacing="0" w:after="0" w:afterAutospacing="0"/>
        <w:jc w:val="center"/>
        <w:rPr>
          <w:color w:val="000000"/>
        </w:rPr>
      </w:pPr>
      <w:r>
        <w:rPr>
          <w:b/>
          <w:bCs/>
          <w:i/>
          <w:iCs/>
          <w:color w:val="000000"/>
          <w:sz w:val="28"/>
          <w:szCs w:val="28"/>
        </w:rPr>
        <w:t xml:space="preserve">з дисципліни: </w:t>
      </w:r>
      <w:r>
        <w:rPr>
          <w:color w:val="000000"/>
          <w:sz w:val="28"/>
          <w:szCs w:val="28"/>
        </w:rPr>
        <w:t>«Основи програмування»</w:t>
      </w:r>
    </w:p>
    <w:p w:rsidR="00EE0D73" w:rsidRDefault="00EE0D73" w:rsidP="00EE0D73">
      <w:pPr>
        <w:pStyle w:val="a3"/>
        <w:spacing w:before="0" w:beforeAutospacing="0" w:after="0" w:afterAutospacing="0"/>
        <w:jc w:val="center"/>
        <w:rPr>
          <w:color w:val="000000"/>
        </w:rPr>
      </w:pPr>
      <w:r>
        <w:rPr>
          <w:color w:val="000000"/>
          <w:sz w:val="28"/>
          <w:szCs w:val="28"/>
        </w:rPr>
        <w:t>до:</w:t>
      </w:r>
    </w:p>
    <w:p w:rsidR="00EE0D73" w:rsidRPr="00EE0D73" w:rsidRDefault="00EE0D73" w:rsidP="00EE0D73">
      <w:pPr>
        <w:pStyle w:val="a3"/>
        <w:spacing w:before="0" w:beforeAutospacing="0" w:after="0" w:afterAutospacing="0"/>
        <w:jc w:val="center"/>
        <w:rPr>
          <w:color w:val="000000"/>
          <w:lang w:val="ru-RU"/>
        </w:rPr>
      </w:pPr>
      <w:r>
        <w:rPr>
          <w:color w:val="000000"/>
          <w:sz w:val="28"/>
          <w:szCs w:val="28"/>
        </w:rPr>
        <w:t xml:space="preserve">Лабораторної Роботи № </w:t>
      </w:r>
      <w:r w:rsidRPr="00EE0D73">
        <w:rPr>
          <w:color w:val="000000"/>
          <w:sz w:val="28"/>
          <w:szCs w:val="28"/>
          <w:lang w:val="ru-RU"/>
        </w:rPr>
        <w:t>2</w:t>
      </w:r>
    </w:p>
    <w:p w:rsidR="00EE0D73" w:rsidRPr="00EE0D73" w:rsidRDefault="00EE0D73" w:rsidP="00EE0D73">
      <w:pPr>
        <w:pStyle w:val="a3"/>
        <w:spacing w:before="0" w:beforeAutospacing="0" w:after="0" w:afterAutospacing="0"/>
        <w:jc w:val="center"/>
        <w:rPr>
          <w:color w:val="000000"/>
          <w:lang w:val="ru-RU"/>
        </w:rPr>
      </w:pPr>
      <w:r>
        <w:rPr>
          <w:color w:val="000000"/>
          <w:sz w:val="28"/>
          <w:szCs w:val="28"/>
        </w:rPr>
        <w:t xml:space="preserve">Практичних Робіт до блоку № </w:t>
      </w:r>
      <w:r w:rsidRPr="00EE0D73">
        <w:rPr>
          <w:color w:val="000000"/>
          <w:sz w:val="28"/>
          <w:szCs w:val="28"/>
          <w:lang w:val="ru-RU"/>
        </w:rPr>
        <w:t>3</w:t>
      </w:r>
    </w:p>
    <w:p w:rsidR="00EE0D73" w:rsidRDefault="00EE0D73" w:rsidP="00EE0D73">
      <w:pPr>
        <w:jc w:val="right"/>
        <w:rPr>
          <w:b/>
          <w:bCs/>
          <w:sz w:val="28"/>
          <w:szCs w:val="28"/>
        </w:rPr>
      </w:pPr>
    </w:p>
    <w:p w:rsidR="00EE0D73" w:rsidRDefault="00EE0D73" w:rsidP="00EE0D73">
      <w:pPr>
        <w:jc w:val="right"/>
        <w:rPr>
          <w:b/>
          <w:bCs/>
          <w:sz w:val="28"/>
          <w:szCs w:val="28"/>
        </w:rPr>
      </w:pPr>
    </w:p>
    <w:p w:rsidR="00EE0D73" w:rsidRDefault="00EE0D73" w:rsidP="00EE0D73">
      <w:pPr>
        <w:jc w:val="right"/>
        <w:rPr>
          <w:b/>
          <w:bCs/>
          <w:sz w:val="28"/>
          <w:szCs w:val="28"/>
        </w:rPr>
      </w:pPr>
    </w:p>
    <w:p w:rsidR="00EE0D73" w:rsidRDefault="00EE0D73" w:rsidP="00EE0D73">
      <w:pPr>
        <w:jc w:val="right"/>
        <w:rPr>
          <w:b/>
          <w:bCs/>
          <w:sz w:val="28"/>
          <w:szCs w:val="28"/>
        </w:rPr>
      </w:pPr>
    </w:p>
    <w:p w:rsidR="00EE0D73" w:rsidRDefault="00EE0D73" w:rsidP="00EE0D73">
      <w:pPr>
        <w:jc w:val="right"/>
        <w:rPr>
          <w:b/>
          <w:bCs/>
          <w:sz w:val="28"/>
          <w:szCs w:val="28"/>
        </w:rPr>
      </w:pPr>
    </w:p>
    <w:p w:rsidR="00EE0D73" w:rsidRDefault="00EE0D73" w:rsidP="00EE0D73">
      <w:pPr>
        <w:jc w:val="right"/>
        <w:rPr>
          <w:b/>
          <w:bCs/>
          <w:sz w:val="28"/>
          <w:szCs w:val="28"/>
        </w:rPr>
      </w:pPr>
    </w:p>
    <w:p w:rsidR="00EE0D73" w:rsidRDefault="00EE0D73" w:rsidP="00EE0D73">
      <w:pPr>
        <w:jc w:val="right"/>
        <w:rPr>
          <w:b/>
          <w:bCs/>
          <w:sz w:val="28"/>
          <w:szCs w:val="28"/>
        </w:rPr>
      </w:pPr>
    </w:p>
    <w:p w:rsidR="00EE0D73" w:rsidRDefault="00EE0D73" w:rsidP="00EE0D73">
      <w:pPr>
        <w:jc w:val="right"/>
        <w:rPr>
          <w:b/>
          <w:bCs/>
          <w:sz w:val="28"/>
          <w:szCs w:val="28"/>
        </w:rPr>
      </w:pPr>
    </w:p>
    <w:p w:rsidR="00EE0D73" w:rsidRDefault="00EE0D73" w:rsidP="00EE0D73">
      <w:pPr>
        <w:jc w:val="right"/>
        <w:rPr>
          <w:b/>
          <w:bCs/>
          <w:sz w:val="28"/>
          <w:szCs w:val="28"/>
        </w:rPr>
      </w:pPr>
    </w:p>
    <w:p w:rsidR="00EE0D73" w:rsidRDefault="00EE0D73" w:rsidP="00EE0D73">
      <w:pPr>
        <w:jc w:val="right"/>
        <w:rPr>
          <w:b/>
          <w:bCs/>
          <w:sz w:val="28"/>
          <w:szCs w:val="28"/>
        </w:rPr>
      </w:pPr>
    </w:p>
    <w:p w:rsidR="00EE0D73" w:rsidRDefault="00EE0D73" w:rsidP="00EE0D73">
      <w:pPr>
        <w:jc w:val="right"/>
        <w:rPr>
          <w:b/>
          <w:bCs/>
          <w:sz w:val="28"/>
          <w:szCs w:val="28"/>
        </w:rPr>
      </w:pPr>
    </w:p>
    <w:p w:rsidR="00EE0D73" w:rsidRDefault="00EE0D73" w:rsidP="00EE0D73">
      <w:pPr>
        <w:jc w:val="right"/>
        <w:rPr>
          <w:b/>
          <w:bCs/>
          <w:sz w:val="28"/>
          <w:szCs w:val="28"/>
        </w:rPr>
      </w:pPr>
      <w:proofErr w:type="spellStart"/>
      <w:r>
        <w:rPr>
          <w:b/>
          <w:bCs/>
          <w:sz w:val="28"/>
          <w:szCs w:val="28"/>
        </w:rPr>
        <w:t>Викон</w:t>
      </w:r>
      <w:r>
        <w:rPr>
          <w:b/>
          <w:bCs/>
          <w:sz w:val="28"/>
          <w:szCs w:val="28"/>
          <w:lang w:val="uk-UA"/>
        </w:rPr>
        <w:t>ав</w:t>
      </w:r>
      <w:proofErr w:type="spellEnd"/>
      <w:r>
        <w:rPr>
          <w:b/>
          <w:bCs/>
          <w:sz w:val="28"/>
          <w:szCs w:val="28"/>
        </w:rPr>
        <w:t>:</w:t>
      </w:r>
    </w:p>
    <w:p w:rsidR="00EE0D73" w:rsidRPr="00F76EAD" w:rsidRDefault="00EE0D73" w:rsidP="00EE0D73">
      <w:pPr>
        <w:jc w:val="right"/>
        <w:rPr>
          <w:b/>
          <w:bCs/>
          <w:i/>
          <w:iCs/>
          <w:sz w:val="28"/>
          <w:szCs w:val="28"/>
          <w:lang w:val="uk-UA"/>
        </w:rPr>
      </w:pPr>
      <w:r>
        <w:rPr>
          <w:b/>
          <w:bCs/>
          <w:i/>
          <w:iCs/>
          <w:sz w:val="28"/>
          <w:szCs w:val="28"/>
        </w:rPr>
        <w:t xml:space="preserve"> </w:t>
      </w:r>
      <w:proofErr w:type="spellStart"/>
      <w:r>
        <w:rPr>
          <w:sz w:val="28"/>
          <w:szCs w:val="28"/>
        </w:rPr>
        <w:t>Студен</w:t>
      </w:r>
      <w:proofErr w:type="spellEnd"/>
      <w:r>
        <w:rPr>
          <w:sz w:val="28"/>
          <w:szCs w:val="28"/>
          <w:lang w:val="uk-UA"/>
        </w:rPr>
        <w:t>т групи ШІ-13</w:t>
      </w:r>
    </w:p>
    <w:p w:rsidR="00EE0D73" w:rsidRPr="000F22C0" w:rsidRDefault="00EE0D73" w:rsidP="00EE0D73">
      <w:pPr>
        <w:jc w:val="right"/>
        <w:rPr>
          <w:sz w:val="28"/>
          <w:szCs w:val="28"/>
          <w:lang w:val="uk-UA"/>
        </w:rPr>
      </w:pPr>
      <w:proofErr w:type="spellStart"/>
      <w:r>
        <w:rPr>
          <w:sz w:val="28"/>
          <w:szCs w:val="28"/>
          <w:lang w:val="uk-UA"/>
        </w:rPr>
        <w:t>Шикоряк</w:t>
      </w:r>
      <w:proofErr w:type="spellEnd"/>
      <w:r>
        <w:rPr>
          <w:sz w:val="28"/>
          <w:szCs w:val="28"/>
          <w:lang w:val="uk-UA"/>
        </w:rPr>
        <w:t xml:space="preserve"> Андрій Олегович</w:t>
      </w:r>
    </w:p>
    <w:p w:rsidR="00EE0D73" w:rsidRDefault="00EE0D73" w:rsidP="00EE0D73"/>
    <w:p w:rsidR="00EE0D73" w:rsidRDefault="00EE0D73" w:rsidP="00EE0D73"/>
    <w:p w:rsidR="00EE0D73" w:rsidRDefault="00EE0D73" w:rsidP="00EE0D73"/>
    <w:p w:rsidR="00EE0D73" w:rsidRDefault="00EE0D73" w:rsidP="00EE0D73"/>
    <w:p w:rsidR="00EE0D73" w:rsidRDefault="00EE0D73" w:rsidP="00EE0D73">
      <w:pPr>
        <w:rPr>
          <w:lang w:val="uk-UA"/>
        </w:rPr>
      </w:pPr>
      <w:r>
        <w:tab/>
      </w:r>
      <w:r>
        <w:tab/>
      </w:r>
      <w:r>
        <w:tab/>
      </w:r>
      <w:r>
        <w:tab/>
      </w:r>
      <w:r>
        <w:tab/>
      </w:r>
      <w:r>
        <w:rPr>
          <w:lang w:val="uk-UA"/>
        </w:rPr>
        <w:t xml:space="preserve">    Львів 2026</w:t>
      </w:r>
    </w:p>
    <w:p w:rsidR="00EE0D73" w:rsidRPr="00AD7878" w:rsidRDefault="00EE0D73" w:rsidP="00EE0D73">
      <w:pPr>
        <w:pStyle w:val="1"/>
        <w:spacing w:before="240" w:after="0"/>
        <w:rPr>
          <w:rFonts w:ascii="Times New Roman" w:hAnsi="Times New Roman" w:cs="Times New Roman"/>
          <w:b/>
          <w:bCs/>
          <w:color w:val="000000"/>
          <w:sz w:val="48"/>
          <w:szCs w:val="48"/>
        </w:rPr>
      </w:pPr>
      <w:r w:rsidRPr="00AD7878">
        <w:rPr>
          <w:rFonts w:ascii="Times New Roman" w:hAnsi="Times New Roman" w:cs="Times New Roman"/>
          <w:b/>
          <w:bCs/>
          <w:color w:val="000000"/>
          <w:sz w:val="32"/>
          <w:szCs w:val="32"/>
        </w:rPr>
        <w:lastRenderedPageBreak/>
        <w:t>Тема роботи:  </w:t>
      </w:r>
    </w:p>
    <w:p w:rsidR="00AC286B" w:rsidRPr="00EE0D73" w:rsidRDefault="00EE0D73">
      <w:pPr>
        <w:rPr>
          <w:bCs/>
          <w:color w:val="000000"/>
        </w:rPr>
      </w:pPr>
      <w:r w:rsidRPr="00EE0D73">
        <w:rPr>
          <w:bCs/>
          <w:color w:val="000000"/>
        </w:rPr>
        <w:t>Цикли. Вкладені Цикли. Завершення виконання циклів. Функції. Рекурсія. Вбудовані функції. Одновимірні масиви.</w:t>
      </w:r>
    </w:p>
    <w:p w:rsidR="00EE0D73" w:rsidRDefault="00EE0D73">
      <w:pPr>
        <w:rPr>
          <w:bCs/>
          <w:color w:val="000000"/>
          <w:sz w:val="32"/>
          <w:szCs w:val="32"/>
        </w:rPr>
      </w:pPr>
    </w:p>
    <w:p w:rsidR="00EE0D73" w:rsidRPr="00AD7878" w:rsidRDefault="00EE0D73" w:rsidP="00EE0D73">
      <w:pPr>
        <w:pStyle w:val="1"/>
        <w:spacing w:before="240" w:after="0"/>
        <w:rPr>
          <w:rFonts w:ascii="Times New Roman" w:hAnsi="Times New Roman" w:cs="Times New Roman"/>
          <w:b/>
          <w:bCs/>
          <w:color w:val="000000"/>
          <w:sz w:val="48"/>
          <w:szCs w:val="48"/>
        </w:rPr>
      </w:pPr>
      <w:r w:rsidRPr="00AD7878">
        <w:rPr>
          <w:rFonts w:ascii="Times New Roman" w:hAnsi="Times New Roman" w:cs="Times New Roman"/>
          <w:b/>
          <w:bCs/>
          <w:color w:val="000000"/>
          <w:sz w:val="32"/>
          <w:szCs w:val="32"/>
        </w:rPr>
        <w:t>Мета роботи: </w:t>
      </w:r>
    </w:p>
    <w:p w:rsidR="00EE0D73" w:rsidRPr="00EE0D73" w:rsidRDefault="00EE0D73">
      <w:pPr>
        <w:rPr>
          <w:bCs/>
          <w:color w:val="000000"/>
          <w:lang w:val="uk-UA"/>
        </w:rPr>
      </w:pPr>
      <w:r w:rsidRPr="00EE0D73">
        <w:rPr>
          <w:bCs/>
          <w:color w:val="000000"/>
          <w:lang w:val="uk-UA"/>
        </w:rPr>
        <w:t xml:space="preserve">Ознайомитись із роботою циклів, навчитись писати та розуміти вкладені </w:t>
      </w:r>
      <w:proofErr w:type="spellStart"/>
      <w:r w:rsidRPr="00EE0D73">
        <w:rPr>
          <w:bCs/>
          <w:color w:val="000000"/>
          <w:lang w:val="uk-UA"/>
        </w:rPr>
        <w:t>цикли.Ознайомитись</w:t>
      </w:r>
      <w:proofErr w:type="spellEnd"/>
      <w:r w:rsidRPr="00EE0D73">
        <w:rPr>
          <w:bCs/>
          <w:color w:val="000000"/>
          <w:lang w:val="uk-UA"/>
        </w:rPr>
        <w:t xml:space="preserve"> із функціями, зрозуміти як писати функції з різним поверненням, розрізняти параметри та аргументи у </w:t>
      </w:r>
      <w:proofErr w:type="spellStart"/>
      <w:r w:rsidRPr="00EE0D73">
        <w:rPr>
          <w:bCs/>
          <w:color w:val="000000"/>
          <w:lang w:val="uk-UA"/>
        </w:rPr>
        <w:t>функції.Розібратись</w:t>
      </w:r>
      <w:proofErr w:type="spellEnd"/>
      <w:r w:rsidRPr="00EE0D73">
        <w:rPr>
          <w:bCs/>
          <w:color w:val="000000"/>
          <w:lang w:val="uk-UA"/>
        </w:rPr>
        <w:t xml:space="preserve"> із </w:t>
      </w:r>
      <w:r w:rsidR="00BC08F5">
        <w:rPr>
          <w:bCs/>
          <w:color w:val="000000"/>
          <w:lang w:val="uk-UA"/>
        </w:rPr>
        <w:t xml:space="preserve">операторами </w:t>
      </w:r>
      <w:r w:rsidRPr="00EE0D73">
        <w:rPr>
          <w:bCs/>
          <w:color w:val="000000"/>
          <w:lang w:val="en-US"/>
        </w:rPr>
        <w:t>break</w:t>
      </w:r>
      <w:r w:rsidRPr="00EE0D73">
        <w:rPr>
          <w:bCs/>
          <w:color w:val="000000"/>
        </w:rPr>
        <w:t xml:space="preserve"> , </w:t>
      </w:r>
      <w:r w:rsidRPr="00EE0D73">
        <w:rPr>
          <w:bCs/>
          <w:color w:val="000000"/>
          <w:lang w:val="en-US"/>
        </w:rPr>
        <w:t>continue</w:t>
      </w:r>
      <w:r w:rsidRPr="00EE0D73">
        <w:rPr>
          <w:bCs/>
          <w:color w:val="000000"/>
        </w:rPr>
        <w:t xml:space="preserve">, </w:t>
      </w:r>
      <w:proofErr w:type="spellStart"/>
      <w:r w:rsidRPr="00EE0D73">
        <w:rPr>
          <w:bCs/>
          <w:color w:val="000000"/>
          <w:lang w:val="uk-UA"/>
        </w:rPr>
        <w:t>зрозуміти,де</w:t>
      </w:r>
      <w:proofErr w:type="spellEnd"/>
      <w:r w:rsidRPr="00EE0D73">
        <w:rPr>
          <w:bCs/>
          <w:color w:val="000000"/>
          <w:lang w:val="uk-UA"/>
        </w:rPr>
        <w:t xml:space="preserve"> яка команда </w:t>
      </w:r>
      <w:proofErr w:type="spellStart"/>
      <w:r w:rsidRPr="00EE0D73">
        <w:rPr>
          <w:bCs/>
          <w:color w:val="000000"/>
          <w:lang w:val="uk-UA"/>
        </w:rPr>
        <w:t>необхідна.Ознайомитись</w:t>
      </w:r>
      <w:proofErr w:type="spellEnd"/>
      <w:r w:rsidRPr="00EE0D73">
        <w:rPr>
          <w:bCs/>
          <w:color w:val="000000"/>
          <w:lang w:val="uk-UA"/>
        </w:rPr>
        <w:t xml:space="preserve"> із одновимірними масивами, навчитись сортувати масиви за допомогою вкладених циклів.</w:t>
      </w:r>
    </w:p>
    <w:p w:rsidR="00EE0D73" w:rsidRDefault="00EE0D73"/>
    <w:p w:rsidR="00EE0D73" w:rsidRPr="00B27F76" w:rsidRDefault="00EE0D73" w:rsidP="00EE0D73">
      <w:pPr>
        <w:pStyle w:val="1"/>
        <w:rPr>
          <w:rFonts w:ascii="Times New Roman" w:eastAsia="Times New Roman" w:hAnsi="Times New Roman" w:cs="Times New Roman"/>
          <w:sz w:val="24"/>
          <w:szCs w:val="24"/>
        </w:rPr>
      </w:pPr>
      <w:r>
        <w:rPr>
          <w:rFonts w:ascii="Times New Roman" w:eastAsia="Times New Roman" w:hAnsi="Times New Roman" w:cs="Times New Roman"/>
          <w:b/>
          <w:bCs/>
          <w:color w:val="000000"/>
        </w:rPr>
        <w:t>Теоретичні відомості:</w:t>
      </w:r>
    </w:p>
    <w:p w:rsidR="00EE0D73" w:rsidRPr="00EE0D73" w:rsidRDefault="00EE0D73" w:rsidP="00EE0D73">
      <w:pPr>
        <w:spacing w:line="276" w:lineRule="auto"/>
        <w:rPr>
          <w:lang w:val="uk-UA"/>
        </w:rPr>
      </w:pPr>
      <w:r>
        <w:rPr>
          <w:lang w:val="uk-UA"/>
        </w:rPr>
        <w:t>1)</w:t>
      </w:r>
      <w:r>
        <w:t>Теоретичні відомості</w:t>
      </w:r>
      <w:r w:rsidRPr="00742763">
        <w:rPr>
          <w:lang w:val="uk-UA"/>
        </w:rPr>
        <w:t xml:space="preserve"> </w:t>
      </w:r>
      <w:r>
        <w:rPr>
          <w:lang w:val="uk-UA"/>
        </w:rPr>
        <w:t>з переліком важливих тем:</w:t>
      </w:r>
    </w:p>
    <w:p w:rsidR="00EE0D73" w:rsidRPr="00EE0D73" w:rsidRDefault="00EE0D73" w:rsidP="00EE0D73">
      <w:pPr>
        <w:pStyle w:val="a3"/>
        <w:numPr>
          <w:ilvl w:val="0"/>
          <w:numId w:val="1"/>
        </w:numPr>
        <w:spacing w:before="0" w:beforeAutospacing="0" w:after="0" w:afterAutospacing="0"/>
        <w:textAlignment w:val="baseline"/>
        <w:rPr>
          <w:color w:val="000000"/>
          <w:sz w:val="22"/>
          <w:szCs w:val="22"/>
          <w:lang w:val="uk-UA" w:eastAsia="uk-UA"/>
        </w:rPr>
      </w:pPr>
      <w:r w:rsidRPr="00EE0D73">
        <w:rPr>
          <w:color w:val="000000"/>
          <w:sz w:val="22"/>
          <w:szCs w:val="22"/>
        </w:rPr>
        <w:t>Введення в Цикли та їх Види в С++</w:t>
      </w:r>
    </w:p>
    <w:p w:rsidR="00EE0D73" w:rsidRPr="00EE0D73" w:rsidRDefault="00EE0D73" w:rsidP="00EE0D73">
      <w:pPr>
        <w:pStyle w:val="a4"/>
        <w:numPr>
          <w:ilvl w:val="0"/>
          <w:numId w:val="1"/>
        </w:numPr>
        <w:rPr>
          <w:lang w:val="uk-UA"/>
        </w:rPr>
      </w:pPr>
      <w:r w:rsidRPr="00EE0D73">
        <w:rPr>
          <w:color w:val="000000"/>
          <w:sz w:val="22"/>
          <w:szCs w:val="22"/>
        </w:rPr>
        <w:t>Управління Виконанням Циклів</w:t>
      </w:r>
    </w:p>
    <w:p w:rsidR="00EE0D73" w:rsidRPr="00EE0D73" w:rsidRDefault="00EE0D73" w:rsidP="00EE0D73">
      <w:pPr>
        <w:pStyle w:val="a4"/>
        <w:numPr>
          <w:ilvl w:val="0"/>
          <w:numId w:val="1"/>
        </w:numPr>
        <w:rPr>
          <w:lang w:val="uk-UA"/>
        </w:rPr>
      </w:pPr>
      <w:r w:rsidRPr="00EE0D73">
        <w:rPr>
          <w:color w:val="000000"/>
          <w:sz w:val="22"/>
          <w:szCs w:val="22"/>
        </w:rPr>
        <w:t>Вкладені Цикли</w:t>
      </w:r>
    </w:p>
    <w:p w:rsidR="00EE0D73" w:rsidRPr="00EE0D73" w:rsidRDefault="00EE0D73" w:rsidP="00EE0D73">
      <w:pPr>
        <w:pStyle w:val="a4"/>
        <w:numPr>
          <w:ilvl w:val="0"/>
          <w:numId w:val="1"/>
        </w:numPr>
        <w:rPr>
          <w:lang w:val="uk-UA"/>
        </w:rPr>
      </w:pPr>
      <w:r w:rsidRPr="00EE0D73">
        <w:rPr>
          <w:color w:val="000000"/>
          <w:sz w:val="22"/>
          <w:szCs w:val="22"/>
        </w:rPr>
        <w:t>Одновимірні Масиви</w:t>
      </w:r>
    </w:p>
    <w:p w:rsidR="00EE0D73" w:rsidRPr="00EE0D73" w:rsidRDefault="00EE0D73" w:rsidP="00EE0D73">
      <w:pPr>
        <w:pStyle w:val="a4"/>
        <w:numPr>
          <w:ilvl w:val="0"/>
          <w:numId w:val="1"/>
        </w:numPr>
        <w:rPr>
          <w:lang w:val="uk-UA"/>
        </w:rPr>
      </w:pPr>
      <w:r w:rsidRPr="00EE0D73">
        <w:rPr>
          <w:color w:val="000000"/>
          <w:sz w:val="22"/>
          <w:szCs w:val="22"/>
        </w:rPr>
        <w:t>Алгоритми обробки та робота з одновимірними масивами</w:t>
      </w:r>
    </w:p>
    <w:p w:rsidR="00EE0D73" w:rsidRPr="00EE0D73" w:rsidRDefault="00EE0D73" w:rsidP="00EE0D73">
      <w:pPr>
        <w:pStyle w:val="a4"/>
        <w:numPr>
          <w:ilvl w:val="0"/>
          <w:numId w:val="1"/>
        </w:numPr>
        <w:rPr>
          <w:lang w:val="uk-UA"/>
        </w:rPr>
      </w:pPr>
      <w:r w:rsidRPr="00EE0D73">
        <w:rPr>
          <w:color w:val="000000"/>
          <w:sz w:val="22"/>
          <w:szCs w:val="22"/>
        </w:rPr>
        <w:t>Основи Функцій у С++</w:t>
      </w:r>
    </w:p>
    <w:p w:rsidR="00EE0D73" w:rsidRPr="00EE0D73" w:rsidRDefault="00EE0D73" w:rsidP="00EE0D73">
      <w:pPr>
        <w:pStyle w:val="a4"/>
        <w:numPr>
          <w:ilvl w:val="0"/>
          <w:numId w:val="1"/>
        </w:numPr>
        <w:rPr>
          <w:lang w:val="uk-UA"/>
        </w:rPr>
      </w:pPr>
      <w:r w:rsidRPr="00EE0D73">
        <w:rPr>
          <w:color w:val="000000"/>
          <w:sz w:val="22"/>
          <w:szCs w:val="22"/>
        </w:rPr>
        <w:t>Розширені Можливості Функцій</w:t>
      </w:r>
    </w:p>
    <w:p w:rsidR="00EE0D73" w:rsidRPr="00EE0D73" w:rsidRDefault="00EE0D73" w:rsidP="00EE0D73">
      <w:pPr>
        <w:pStyle w:val="a4"/>
        <w:numPr>
          <w:ilvl w:val="0"/>
          <w:numId w:val="1"/>
        </w:numPr>
        <w:rPr>
          <w:sz w:val="22"/>
          <w:szCs w:val="22"/>
          <w:lang w:val="uk-UA"/>
        </w:rPr>
      </w:pPr>
      <w:r w:rsidRPr="00EE0D73">
        <w:rPr>
          <w:color w:val="000000"/>
          <w:sz w:val="22"/>
          <w:szCs w:val="22"/>
        </w:rPr>
        <w:t>Вбудовані Функції в С++</w:t>
      </w:r>
    </w:p>
    <w:p w:rsidR="00EE0D73" w:rsidRDefault="00EE0D73" w:rsidP="00EE0D73">
      <w:pPr>
        <w:pStyle w:val="a3"/>
        <w:spacing w:before="0" w:beforeAutospacing="0" w:after="200" w:afterAutospacing="0"/>
        <w:rPr>
          <w:color w:val="000000"/>
          <w:lang w:val="uk-UA"/>
        </w:rPr>
      </w:pPr>
      <w:r>
        <w:rPr>
          <w:color w:val="000000"/>
          <w:lang w:val="uk-UA"/>
        </w:rPr>
        <w:t>2)Індивідуальний план опрацювання теорії:</w:t>
      </w:r>
    </w:p>
    <w:p w:rsidR="00EE0D73" w:rsidRDefault="00EE0D73" w:rsidP="00EE0D73">
      <w:pPr>
        <w:pStyle w:val="a3"/>
        <w:numPr>
          <w:ilvl w:val="0"/>
          <w:numId w:val="2"/>
        </w:numPr>
        <w:spacing w:before="0" w:beforeAutospacing="0" w:after="0" w:afterAutospacing="0"/>
        <w:textAlignment w:val="baseline"/>
        <w:rPr>
          <w:color w:val="000000"/>
          <w:sz w:val="22"/>
          <w:szCs w:val="22"/>
          <w:lang w:val="uk-UA" w:eastAsia="uk-UA"/>
        </w:rPr>
      </w:pPr>
      <w:r>
        <w:rPr>
          <w:color w:val="000000"/>
          <w:lang w:val="uk-UA"/>
        </w:rPr>
        <w:t xml:space="preserve">Тема 1: </w:t>
      </w:r>
      <w:r w:rsidRPr="00EE0D73">
        <w:rPr>
          <w:color w:val="000000"/>
          <w:sz w:val="22"/>
          <w:szCs w:val="22"/>
        </w:rPr>
        <w:t>Введення в Цикли та їх Види в С++</w:t>
      </w:r>
      <w:r>
        <w:rPr>
          <w:color w:val="000000"/>
          <w:sz w:val="22"/>
          <w:szCs w:val="22"/>
          <w:lang w:val="uk-UA"/>
        </w:rPr>
        <w:t>:</w:t>
      </w:r>
    </w:p>
    <w:p w:rsidR="00EE0D73" w:rsidRDefault="00EE0D73" w:rsidP="00AB3B78">
      <w:pPr>
        <w:pStyle w:val="a3"/>
        <w:spacing w:before="0" w:beforeAutospacing="0" w:after="0" w:afterAutospacing="0"/>
        <w:ind w:left="1416" w:firstLine="708"/>
        <w:textAlignment w:val="baseline"/>
        <w:rPr>
          <w:color w:val="000000"/>
          <w:sz w:val="22"/>
          <w:szCs w:val="22"/>
          <w:lang w:val="uk-UA" w:eastAsia="uk-UA"/>
        </w:rPr>
      </w:pPr>
      <w:r>
        <w:rPr>
          <w:color w:val="000000"/>
          <w:sz w:val="22"/>
          <w:szCs w:val="22"/>
          <w:lang w:val="uk-UA" w:eastAsia="uk-UA"/>
        </w:rPr>
        <w:t>Джерела інформації</w:t>
      </w:r>
      <w:r w:rsidR="00BC08F5">
        <w:rPr>
          <w:color w:val="000000"/>
          <w:sz w:val="22"/>
          <w:szCs w:val="22"/>
          <w:lang w:val="uk-UA" w:eastAsia="uk-UA"/>
        </w:rPr>
        <w:t>:</w:t>
      </w:r>
      <w:r w:rsidR="00BC08F5">
        <w:rPr>
          <w:color w:val="000000"/>
          <w:sz w:val="22"/>
          <w:szCs w:val="22"/>
          <w:lang w:val="uk-UA" w:eastAsia="uk-UA"/>
        </w:rPr>
        <w:br/>
        <w:t xml:space="preserve">       </w:t>
      </w:r>
      <w:r w:rsidR="00AB3B78">
        <w:rPr>
          <w:color w:val="000000"/>
          <w:sz w:val="22"/>
          <w:szCs w:val="22"/>
          <w:lang w:val="uk-UA" w:eastAsia="uk-UA"/>
        </w:rPr>
        <w:tab/>
      </w:r>
      <w:r w:rsidR="00BC08F5">
        <w:rPr>
          <w:color w:val="000000"/>
          <w:sz w:val="22"/>
          <w:szCs w:val="22"/>
          <w:lang w:val="uk-UA" w:eastAsia="uk-UA"/>
        </w:rPr>
        <w:t xml:space="preserve">    </w:t>
      </w:r>
      <w:r w:rsidR="00BC08F5">
        <w:rPr>
          <w:color w:val="000000"/>
          <w:sz w:val="22"/>
          <w:szCs w:val="22"/>
          <w:lang w:val="uk-UA" w:eastAsia="uk-UA"/>
        </w:rPr>
        <w:tab/>
        <w:t xml:space="preserve">Лекції </w:t>
      </w:r>
      <w:proofErr w:type="spellStart"/>
      <w:r w:rsidR="00BC08F5">
        <w:rPr>
          <w:color w:val="000000"/>
          <w:sz w:val="22"/>
          <w:szCs w:val="22"/>
          <w:lang w:val="uk-UA" w:eastAsia="uk-UA"/>
        </w:rPr>
        <w:t>О.Пшеничного</w:t>
      </w:r>
      <w:proofErr w:type="spellEnd"/>
    </w:p>
    <w:p w:rsidR="00BC08F5" w:rsidRDefault="00BC08F5" w:rsidP="00AB3B78">
      <w:pPr>
        <w:pStyle w:val="a3"/>
        <w:spacing w:before="0" w:beforeAutospacing="0" w:after="0" w:afterAutospacing="0"/>
        <w:ind w:left="2880"/>
        <w:textAlignment w:val="baseline"/>
        <w:rPr>
          <w:color w:val="000000"/>
          <w:sz w:val="22"/>
          <w:szCs w:val="22"/>
          <w:lang w:val="uk-UA" w:eastAsia="uk-UA"/>
        </w:rPr>
      </w:pPr>
      <w:r>
        <w:rPr>
          <w:color w:val="000000"/>
          <w:sz w:val="22"/>
          <w:szCs w:val="22"/>
          <w:lang w:val="uk-UA" w:eastAsia="uk-UA"/>
        </w:rPr>
        <w:tab/>
      </w:r>
      <w:hyperlink r:id="rId7" w:history="1">
        <w:proofErr w:type="spellStart"/>
        <w:r w:rsidRPr="00BC08F5">
          <w:rPr>
            <w:rStyle w:val="a5"/>
            <w:sz w:val="22"/>
            <w:szCs w:val="22"/>
            <w:lang w:val="uk-UA" w:eastAsia="uk-UA"/>
          </w:rPr>
          <w:t>Відеоурок</w:t>
        </w:r>
        <w:proofErr w:type="spellEnd"/>
        <w:r w:rsidRPr="00BC08F5">
          <w:rPr>
            <w:rStyle w:val="a5"/>
            <w:sz w:val="22"/>
            <w:szCs w:val="22"/>
            <w:lang w:val="uk-UA" w:eastAsia="uk-UA"/>
          </w:rPr>
          <w:t xml:space="preserve"> на </w:t>
        </w:r>
        <w:proofErr w:type="spellStart"/>
        <w:r w:rsidRPr="00BC08F5">
          <w:rPr>
            <w:rStyle w:val="a5"/>
            <w:sz w:val="22"/>
            <w:szCs w:val="22"/>
            <w:lang w:val="en-US" w:eastAsia="uk-UA"/>
          </w:rPr>
          <w:t>youtube</w:t>
        </w:r>
        <w:proofErr w:type="spellEnd"/>
      </w:hyperlink>
    </w:p>
    <w:p w:rsidR="00BC08F5" w:rsidRDefault="00BC08F5" w:rsidP="00AB3B78">
      <w:pPr>
        <w:pStyle w:val="a3"/>
        <w:spacing w:before="0" w:beforeAutospacing="0" w:after="0" w:afterAutospacing="0"/>
        <w:ind w:left="1416" w:firstLine="708"/>
        <w:textAlignment w:val="baseline"/>
        <w:rPr>
          <w:color w:val="000000"/>
          <w:sz w:val="22"/>
          <w:szCs w:val="22"/>
          <w:lang w:val="uk-UA" w:eastAsia="uk-UA"/>
        </w:rPr>
      </w:pPr>
      <w:r>
        <w:rPr>
          <w:color w:val="000000"/>
          <w:sz w:val="22"/>
          <w:szCs w:val="22"/>
          <w:lang w:val="uk-UA" w:eastAsia="uk-UA"/>
        </w:rPr>
        <w:t>Що опрацьовано:</w:t>
      </w:r>
    </w:p>
    <w:p w:rsidR="00BC08F5" w:rsidRDefault="00BC08F5" w:rsidP="00AB3B78">
      <w:pPr>
        <w:pStyle w:val="a3"/>
        <w:spacing w:before="0" w:beforeAutospacing="0" w:after="0" w:afterAutospacing="0"/>
        <w:ind w:left="2124" w:firstLine="708"/>
        <w:textAlignment w:val="baseline"/>
        <w:rPr>
          <w:color w:val="000000"/>
          <w:sz w:val="22"/>
          <w:szCs w:val="22"/>
          <w:lang w:val="uk-UA" w:eastAsia="uk-UA"/>
        </w:rPr>
      </w:pPr>
      <w:r>
        <w:rPr>
          <w:color w:val="000000"/>
          <w:sz w:val="22"/>
          <w:szCs w:val="22"/>
          <w:lang w:val="uk-UA" w:eastAsia="uk-UA"/>
        </w:rPr>
        <w:t>Вивчив основні типи циклів в С++, зрозумів де який цикл краще використовувати, попрактикувався з ними.</w:t>
      </w:r>
    </w:p>
    <w:p w:rsidR="00BC08F5" w:rsidRPr="00AB3B78" w:rsidRDefault="00BC08F5" w:rsidP="00AB3B78">
      <w:pPr>
        <w:pStyle w:val="a4"/>
        <w:pBdr>
          <w:top w:val="nil"/>
          <w:left w:val="nil"/>
          <w:bottom w:val="nil"/>
          <w:right w:val="nil"/>
          <w:between w:val="nil"/>
        </w:pBdr>
        <w:rPr>
          <w:color w:val="000000"/>
        </w:rPr>
      </w:pPr>
      <w:r w:rsidRPr="00AB3B78">
        <w:rPr>
          <w:color w:val="000000"/>
        </w:rPr>
        <w:t xml:space="preserve">Статус: </w:t>
      </w:r>
      <w:proofErr w:type="spellStart"/>
      <w:r w:rsidRPr="006524B6">
        <w:t>Ознайомлен</w:t>
      </w:r>
      <w:r w:rsidRPr="00AB3B78">
        <w:rPr>
          <w:lang w:val="uk-UA"/>
        </w:rPr>
        <w:t>ий</w:t>
      </w:r>
      <w:proofErr w:type="spellEnd"/>
    </w:p>
    <w:p w:rsidR="00BC08F5" w:rsidRPr="00AB3B78" w:rsidRDefault="00BC08F5" w:rsidP="00AB3B78">
      <w:pPr>
        <w:pStyle w:val="a4"/>
        <w:pBdr>
          <w:top w:val="nil"/>
          <w:left w:val="nil"/>
          <w:bottom w:val="nil"/>
          <w:right w:val="nil"/>
          <w:between w:val="nil"/>
        </w:pBdr>
        <w:rPr>
          <w:color w:val="000000"/>
        </w:rPr>
      </w:pPr>
      <w:r w:rsidRPr="00AB3B78">
        <w:rPr>
          <w:color w:val="000000"/>
        </w:rPr>
        <w:t>Початок опрацювання теми:</w:t>
      </w:r>
      <w:r w:rsidRPr="00AB3B78">
        <w:rPr>
          <w:color w:val="000000"/>
          <w:lang w:val="uk-UA"/>
        </w:rPr>
        <w:t xml:space="preserve"> 18.08.2026</w:t>
      </w:r>
      <w:r w:rsidRPr="00AB3B78">
        <w:rPr>
          <w:color w:val="000000"/>
        </w:rPr>
        <w:t xml:space="preserve">  </w:t>
      </w:r>
    </w:p>
    <w:p w:rsidR="00BC08F5" w:rsidRPr="00AB3B78" w:rsidRDefault="00BC08F5" w:rsidP="00AB3B78">
      <w:pPr>
        <w:pStyle w:val="a4"/>
        <w:pBdr>
          <w:top w:val="nil"/>
          <w:left w:val="nil"/>
          <w:bottom w:val="nil"/>
          <w:right w:val="nil"/>
          <w:between w:val="nil"/>
        </w:pBdr>
        <w:rPr>
          <w:color w:val="000000"/>
        </w:rPr>
      </w:pPr>
      <w:r w:rsidRPr="00AB3B78">
        <w:rPr>
          <w:color w:val="000000"/>
        </w:rPr>
        <w:t>Звершення опрацювання теми:</w:t>
      </w:r>
      <w:r w:rsidRPr="00AB3B78">
        <w:rPr>
          <w:color w:val="000000"/>
          <w:lang w:val="uk-UA"/>
        </w:rPr>
        <w:t xml:space="preserve"> 21.08.2026</w:t>
      </w:r>
      <w:r w:rsidRPr="00AB3B78">
        <w:rPr>
          <w:color w:val="000000"/>
        </w:rPr>
        <w:t xml:space="preserve">  </w:t>
      </w:r>
      <w:r w:rsidRPr="00AB3B78">
        <w:rPr>
          <w:color w:val="000000"/>
          <w:shd w:val="clear" w:color="auto" w:fill="FFF2CC"/>
          <w:lang w:val="uk-UA"/>
        </w:rPr>
        <w:t xml:space="preserve"> </w:t>
      </w:r>
      <w:r w:rsidRPr="00AB3B78">
        <w:rPr>
          <w:color w:val="000000"/>
        </w:rPr>
        <w:t xml:space="preserve"> </w:t>
      </w:r>
    </w:p>
    <w:p w:rsidR="00270535" w:rsidRPr="00AB3B78" w:rsidRDefault="00270535" w:rsidP="00BC08F5">
      <w:pPr>
        <w:pBdr>
          <w:top w:val="nil"/>
          <w:left w:val="nil"/>
          <w:bottom w:val="nil"/>
          <w:right w:val="nil"/>
          <w:between w:val="nil"/>
        </w:pBdr>
        <w:ind w:firstLine="708"/>
        <w:rPr>
          <w:color w:val="000000"/>
          <w:lang w:val="uk-UA"/>
        </w:rPr>
      </w:pPr>
    </w:p>
    <w:p w:rsidR="00BC08F5" w:rsidRPr="00BC08F5" w:rsidRDefault="00BC08F5" w:rsidP="00BC08F5">
      <w:pPr>
        <w:pStyle w:val="a4"/>
        <w:numPr>
          <w:ilvl w:val="0"/>
          <w:numId w:val="2"/>
        </w:numPr>
        <w:rPr>
          <w:lang w:val="uk-UA"/>
        </w:rPr>
      </w:pPr>
      <w:r>
        <w:rPr>
          <w:color w:val="000000"/>
          <w:lang w:val="uk-UA"/>
        </w:rPr>
        <w:t>Тема 2:</w:t>
      </w:r>
      <w:r w:rsidRPr="00BC08F5">
        <w:rPr>
          <w:color w:val="000000"/>
          <w:sz w:val="22"/>
          <w:szCs w:val="22"/>
        </w:rPr>
        <w:t xml:space="preserve"> </w:t>
      </w:r>
      <w:r w:rsidRPr="00EE0D73">
        <w:rPr>
          <w:color w:val="000000"/>
          <w:sz w:val="22"/>
          <w:szCs w:val="22"/>
        </w:rPr>
        <w:t>Управління Виконанням Циклів</w:t>
      </w:r>
      <w:r>
        <w:rPr>
          <w:color w:val="000000"/>
          <w:sz w:val="22"/>
          <w:szCs w:val="22"/>
          <w:lang w:val="uk-UA"/>
        </w:rPr>
        <w:t>:</w:t>
      </w:r>
    </w:p>
    <w:p w:rsidR="00BC08F5" w:rsidRDefault="00BC08F5" w:rsidP="00BC08F5">
      <w:pPr>
        <w:ind w:left="2124"/>
        <w:rPr>
          <w:lang w:val="uk-UA"/>
        </w:rPr>
      </w:pPr>
      <w:r>
        <w:rPr>
          <w:lang w:val="uk-UA"/>
        </w:rPr>
        <w:t>Джерела інформації:</w:t>
      </w:r>
    </w:p>
    <w:p w:rsidR="00BC08F5" w:rsidRDefault="00BC08F5" w:rsidP="00BC08F5">
      <w:pPr>
        <w:ind w:left="2124"/>
        <w:rPr>
          <w:lang w:val="uk-UA"/>
        </w:rPr>
      </w:pPr>
      <w:r>
        <w:rPr>
          <w:lang w:val="uk-UA"/>
        </w:rPr>
        <w:tab/>
        <w:t xml:space="preserve">Лекції </w:t>
      </w:r>
      <w:proofErr w:type="spellStart"/>
      <w:r>
        <w:rPr>
          <w:lang w:val="uk-UA"/>
        </w:rPr>
        <w:t>О.Пшеничного</w:t>
      </w:r>
      <w:proofErr w:type="spellEnd"/>
    </w:p>
    <w:p w:rsidR="00BC08F5" w:rsidRDefault="00BC08F5" w:rsidP="00BC08F5">
      <w:pPr>
        <w:ind w:left="2124"/>
        <w:rPr>
          <w:color w:val="000000"/>
          <w:sz w:val="22"/>
          <w:szCs w:val="22"/>
          <w:lang w:val="uk-UA" w:eastAsia="uk-UA"/>
        </w:rPr>
      </w:pPr>
      <w:r>
        <w:rPr>
          <w:lang w:val="uk-UA"/>
        </w:rPr>
        <w:tab/>
      </w:r>
      <w:hyperlink r:id="rId8" w:history="1">
        <w:proofErr w:type="spellStart"/>
        <w:r w:rsidRPr="00BC08F5">
          <w:rPr>
            <w:rStyle w:val="a5"/>
            <w:sz w:val="22"/>
            <w:szCs w:val="22"/>
            <w:lang w:val="uk-UA" w:eastAsia="uk-UA"/>
          </w:rPr>
          <w:t>Відеоурок</w:t>
        </w:r>
        <w:proofErr w:type="spellEnd"/>
        <w:r w:rsidRPr="00BC08F5">
          <w:rPr>
            <w:rStyle w:val="a5"/>
            <w:sz w:val="22"/>
            <w:szCs w:val="22"/>
            <w:lang w:val="uk-UA" w:eastAsia="uk-UA"/>
          </w:rPr>
          <w:t xml:space="preserve"> на </w:t>
        </w:r>
        <w:proofErr w:type="spellStart"/>
        <w:r w:rsidRPr="00BC08F5">
          <w:rPr>
            <w:rStyle w:val="a5"/>
            <w:sz w:val="22"/>
            <w:szCs w:val="22"/>
            <w:lang w:val="en-US" w:eastAsia="uk-UA"/>
          </w:rPr>
          <w:t>youtube</w:t>
        </w:r>
        <w:proofErr w:type="spellEnd"/>
      </w:hyperlink>
    </w:p>
    <w:p w:rsidR="00BC08F5" w:rsidRDefault="00BC08F5" w:rsidP="00BC08F5">
      <w:pPr>
        <w:ind w:left="2124"/>
        <w:rPr>
          <w:color w:val="000000"/>
          <w:sz w:val="22"/>
          <w:szCs w:val="22"/>
          <w:lang w:val="uk-UA" w:eastAsia="uk-UA"/>
        </w:rPr>
      </w:pPr>
      <w:r>
        <w:rPr>
          <w:color w:val="000000"/>
          <w:sz w:val="22"/>
          <w:szCs w:val="22"/>
          <w:lang w:val="uk-UA" w:eastAsia="uk-UA"/>
        </w:rPr>
        <w:t>Що опрацьовано:</w:t>
      </w:r>
    </w:p>
    <w:p w:rsidR="00BC08F5" w:rsidRDefault="00BC08F5" w:rsidP="00BC08F5">
      <w:pPr>
        <w:ind w:left="2124"/>
        <w:rPr>
          <w:color w:val="000000"/>
          <w:sz w:val="22"/>
          <w:szCs w:val="22"/>
          <w:lang w:val="uk-UA" w:eastAsia="uk-UA"/>
        </w:rPr>
      </w:pPr>
      <w:r>
        <w:rPr>
          <w:color w:val="000000"/>
          <w:sz w:val="22"/>
          <w:szCs w:val="22"/>
          <w:lang w:val="uk-UA" w:eastAsia="uk-UA"/>
        </w:rPr>
        <w:tab/>
        <w:t xml:space="preserve">Вивчив оператори </w:t>
      </w:r>
      <w:r>
        <w:rPr>
          <w:color w:val="000000"/>
          <w:sz w:val="22"/>
          <w:szCs w:val="22"/>
          <w:lang w:val="en-US" w:eastAsia="uk-UA"/>
        </w:rPr>
        <w:t>break</w:t>
      </w:r>
      <w:r w:rsidRPr="00BC08F5">
        <w:rPr>
          <w:color w:val="000000"/>
          <w:sz w:val="22"/>
          <w:szCs w:val="22"/>
          <w:lang w:val="uk-UA" w:eastAsia="uk-UA"/>
        </w:rPr>
        <w:t xml:space="preserve"> </w:t>
      </w:r>
      <w:r>
        <w:rPr>
          <w:color w:val="000000"/>
          <w:sz w:val="22"/>
          <w:szCs w:val="22"/>
          <w:lang w:val="uk-UA" w:eastAsia="uk-UA"/>
        </w:rPr>
        <w:t xml:space="preserve">і </w:t>
      </w:r>
      <w:r>
        <w:rPr>
          <w:color w:val="000000"/>
          <w:sz w:val="22"/>
          <w:szCs w:val="22"/>
          <w:lang w:val="en-US" w:eastAsia="uk-UA"/>
        </w:rPr>
        <w:t>continue</w:t>
      </w:r>
      <w:r w:rsidRPr="00BC08F5">
        <w:rPr>
          <w:color w:val="000000"/>
          <w:sz w:val="22"/>
          <w:szCs w:val="22"/>
          <w:lang w:val="uk-UA" w:eastAsia="uk-UA"/>
        </w:rPr>
        <w:t xml:space="preserve">, </w:t>
      </w:r>
      <w:r>
        <w:rPr>
          <w:color w:val="000000"/>
          <w:sz w:val="22"/>
          <w:szCs w:val="22"/>
          <w:lang w:val="uk-UA" w:eastAsia="uk-UA"/>
        </w:rPr>
        <w:t>зрозумів правила використання, попрактикувався на додаткових завданнях</w:t>
      </w:r>
    </w:p>
    <w:p w:rsidR="00BC08F5" w:rsidRPr="00BC08F5" w:rsidRDefault="00BC08F5" w:rsidP="00BC08F5">
      <w:pPr>
        <w:ind w:left="2124"/>
        <w:rPr>
          <w:lang w:val="uk-UA"/>
        </w:rPr>
      </w:pPr>
    </w:p>
    <w:p w:rsidR="00BC08F5" w:rsidRDefault="00BC08F5" w:rsidP="00BC08F5">
      <w:pPr>
        <w:pBdr>
          <w:top w:val="nil"/>
          <w:left w:val="nil"/>
          <w:bottom w:val="nil"/>
          <w:right w:val="nil"/>
          <w:between w:val="nil"/>
        </w:pBdr>
        <w:ind w:firstLine="708"/>
        <w:rPr>
          <w:color w:val="000000"/>
        </w:rPr>
      </w:pPr>
      <w:r>
        <w:rPr>
          <w:color w:val="000000"/>
        </w:rPr>
        <w:t xml:space="preserve">Статус: </w:t>
      </w:r>
      <w:proofErr w:type="spellStart"/>
      <w:r w:rsidRPr="006524B6">
        <w:t>Ознайомлен</w:t>
      </w:r>
      <w:r>
        <w:rPr>
          <w:lang w:val="uk-UA"/>
        </w:rPr>
        <w:t>ий</w:t>
      </w:r>
      <w:proofErr w:type="spellEnd"/>
    </w:p>
    <w:p w:rsidR="00BC08F5" w:rsidRDefault="00BC08F5" w:rsidP="00BC08F5">
      <w:pPr>
        <w:pBdr>
          <w:top w:val="nil"/>
          <w:left w:val="nil"/>
          <w:bottom w:val="nil"/>
          <w:right w:val="nil"/>
          <w:between w:val="nil"/>
        </w:pBdr>
        <w:ind w:firstLine="708"/>
        <w:rPr>
          <w:color w:val="000000"/>
        </w:rPr>
      </w:pPr>
      <w:r>
        <w:rPr>
          <w:color w:val="000000"/>
        </w:rPr>
        <w:t>Початок опрацювання теми:</w:t>
      </w:r>
      <w:r>
        <w:rPr>
          <w:color w:val="000000"/>
          <w:lang w:val="uk-UA"/>
        </w:rPr>
        <w:t xml:space="preserve"> 18.08.2026</w:t>
      </w:r>
      <w:r>
        <w:rPr>
          <w:color w:val="000000"/>
        </w:rPr>
        <w:t xml:space="preserve">  </w:t>
      </w:r>
    </w:p>
    <w:p w:rsidR="00BC08F5" w:rsidRDefault="00BC08F5" w:rsidP="00BC08F5">
      <w:pPr>
        <w:pBdr>
          <w:top w:val="nil"/>
          <w:left w:val="nil"/>
          <w:bottom w:val="nil"/>
          <w:right w:val="nil"/>
          <w:between w:val="nil"/>
        </w:pBdr>
        <w:ind w:firstLine="708"/>
        <w:rPr>
          <w:color w:val="000000"/>
        </w:rPr>
      </w:pPr>
      <w:r>
        <w:rPr>
          <w:color w:val="000000"/>
        </w:rPr>
        <w:t>Звершення опрацювання теми:</w:t>
      </w:r>
      <w:r>
        <w:rPr>
          <w:color w:val="000000"/>
          <w:lang w:val="uk-UA"/>
        </w:rPr>
        <w:t xml:space="preserve"> 21.08.2026</w:t>
      </w:r>
      <w:r>
        <w:rPr>
          <w:color w:val="000000"/>
        </w:rPr>
        <w:t xml:space="preserve">  </w:t>
      </w:r>
      <w:r>
        <w:rPr>
          <w:color w:val="000000"/>
          <w:shd w:val="clear" w:color="auto" w:fill="FFF2CC"/>
          <w:lang w:val="uk-UA"/>
        </w:rPr>
        <w:t xml:space="preserve"> </w:t>
      </w:r>
      <w:r>
        <w:rPr>
          <w:color w:val="000000"/>
        </w:rPr>
        <w:t xml:space="preserve"> </w:t>
      </w:r>
    </w:p>
    <w:p w:rsidR="00270535" w:rsidRDefault="00270535" w:rsidP="00BC08F5">
      <w:pPr>
        <w:pBdr>
          <w:top w:val="nil"/>
          <w:left w:val="nil"/>
          <w:bottom w:val="nil"/>
          <w:right w:val="nil"/>
          <w:between w:val="nil"/>
        </w:pBdr>
        <w:ind w:firstLine="708"/>
        <w:rPr>
          <w:color w:val="000000"/>
        </w:rPr>
      </w:pPr>
    </w:p>
    <w:p w:rsidR="00BC08F5" w:rsidRPr="00BC08F5" w:rsidRDefault="00BC08F5" w:rsidP="00BC08F5">
      <w:pPr>
        <w:pStyle w:val="a4"/>
        <w:numPr>
          <w:ilvl w:val="0"/>
          <w:numId w:val="2"/>
        </w:numPr>
        <w:rPr>
          <w:lang w:val="uk-UA"/>
        </w:rPr>
      </w:pPr>
      <w:r>
        <w:rPr>
          <w:color w:val="000000"/>
          <w:lang w:val="uk-UA"/>
        </w:rPr>
        <w:t>Тема 3:</w:t>
      </w:r>
      <w:r w:rsidRPr="00BC08F5">
        <w:rPr>
          <w:color w:val="000000"/>
          <w:sz w:val="22"/>
          <w:szCs w:val="22"/>
        </w:rPr>
        <w:t xml:space="preserve"> </w:t>
      </w:r>
      <w:r w:rsidRPr="00EE0D73">
        <w:rPr>
          <w:color w:val="000000"/>
          <w:sz w:val="22"/>
          <w:szCs w:val="22"/>
        </w:rPr>
        <w:t>Вкладені Цикли</w:t>
      </w:r>
      <w:r>
        <w:rPr>
          <w:color w:val="000000"/>
          <w:sz w:val="22"/>
          <w:szCs w:val="22"/>
          <w:lang w:val="uk-UA"/>
        </w:rPr>
        <w:t>:</w:t>
      </w:r>
    </w:p>
    <w:p w:rsidR="00BC08F5" w:rsidRPr="00BC08F5" w:rsidRDefault="00BC08F5" w:rsidP="00BC08F5">
      <w:pPr>
        <w:pStyle w:val="a4"/>
        <w:ind w:left="1428" w:firstLine="696"/>
        <w:rPr>
          <w:lang w:val="uk-UA"/>
        </w:rPr>
      </w:pPr>
      <w:r w:rsidRPr="00BC08F5">
        <w:rPr>
          <w:lang w:val="uk-UA"/>
        </w:rPr>
        <w:t>Джерела інформації:</w:t>
      </w:r>
    </w:p>
    <w:p w:rsidR="00BC08F5" w:rsidRPr="00BC08F5" w:rsidRDefault="00BC08F5" w:rsidP="00BC08F5">
      <w:pPr>
        <w:pStyle w:val="a4"/>
        <w:rPr>
          <w:lang w:val="uk-UA"/>
        </w:rPr>
      </w:pPr>
      <w:r w:rsidRPr="00BC08F5">
        <w:rPr>
          <w:lang w:val="uk-UA"/>
        </w:rPr>
        <w:tab/>
      </w:r>
      <w:r>
        <w:rPr>
          <w:lang w:val="uk-UA"/>
        </w:rPr>
        <w:tab/>
      </w:r>
      <w:r>
        <w:rPr>
          <w:lang w:val="uk-UA"/>
        </w:rPr>
        <w:tab/>
      </w:r>
      <w:r w:rsidRPr="00BC08F5">
        <w:rPr>
          <w:lang w:val="uk-UA"/>
        </w:rPr>
        <w:t xml:space="preserve">Лекції </w:t>
      </w:r>
      <w:proofErr w:type="spellStart"/>
      <w:r w:rsidRPr="00BC08F5">
        <w:rPr>
          <w:lang w:val="uk-UA"/>
        </w:rPr>
        <w:t>О.Пшеничного</w:t>
      </w:r>
      <w:proofErr w:type="spellEnd"/>
    </w:p>
    <w:p w:rsidR="00BC08F5" w:rsidRDefault="00BC08F5" w:rsidP="00BC08F5">
      <w:pPr>
        <w:pStyle w:val="a4"/>
        <w:rPr>
          <w:color w:val="000000"/>
          <w:sz w:val="22"/>
          <w:szCs w:val="22"/>
          <w:lang w:val="uk-UA" w:eastAsia="uk-UA"/>
        </w:rPr>
      </w:pPr>
      <w:r w:rsidRPr="00BC08F5">
        <w:rPr>
          <w:lang w:val="uk-UA"/>
        </w:rPr>
        <w:tab/>
      </w:r>
      <w:r>
        <w:rPr>
          <w:lang w:val="uk-UA"/>
        </w:rPr>
        <w:tab/>
      </w:r>
      <w:r>
        <w:rPr>
          <w:lang w:val="uk-UA"/>
        </w:rPr>
        <w:tab/>
      </w:r>
      <w:hyperlink r:id="rId9" w:history="1">
        <w:proofErr w:type="spellStart"/>
        <w:r w:rsidRPr="00BC08F5">
          <w:rPr>
            <w:rStyle w:val="a5"/>
            <w:sz w:val="22"/>
            <w:szCs w:val="22"/>
            <w:lang w:val="uk-UA" w:eastAsia="uk-UA"/>
          </w:rPr>
          <w:t>Відеоурок</w:t>
        </w:r>
        <w:proofErr w:type="spellEnd"/>
        <w:r w:rsidRPr="00BC08F5">
          <w:rPr>
            <w:rStyle w:val="a5"/>
            <w:sz w:val="22"/>
            <w:szCs w:val="22"/>
            <w:lang w:val="uk-UA" w:eastAsia="uk-UA"/>
          </w:rPr>
          <w:t xml:space="preserve"> на </w:t>
        </w:r>
        <w:proofErr w:type="spellStart"/>
        <w:r w:rsidRPr="00BC08F5">
          <w:rPr>
            <w:rStyle w:val="a5"/>
            <w:sz w:val="22"/>
            <w:szCs w:val="22"/>
            <w:lang w:val="en-US" w:eastAsia="uk-UA"/>
          </w:rPr>
          <w:t>youtube</w:t>
        </w:r>
        <w:proofErr w:type="spellEnd"/>
      </w:hyperlink>
    </w:p>
    <w:p w:rsidR="00BC08F5" w:rsidRPr="00BC08F5" w:rsidRDefault="00BC08F5" w:rsidP="00BC08F5">
      <w:pPr>
        <w:pStyle w:val="a4"/>
        <w:rPr>
          <w:color w:val="000000"/>
          <w:sz w:val="22"/>
          <w:szCs w:val="22"/>
          <w:lang w:val="uk-UA" w:eastAsia="uk-UA"/>
        </w:rPr>
      </w:pPr>
      <w:r>
        <w:rPr>
          <w:color w:val="000000"/>
          <w:sz w:val="22"/>
          <w:szCs w:val="22"/>
          <w:lang w:val="uk-UA" w:eastAsia="uk-UA"/>
        </w:rPr>
        <w:tab/>
      </w:r>
      <w:r>
        <w:rPr>
          <w:color w:val="000000"/>
          <w:sz w:val="22"/>
          <w:szCs w:val="22"/>
          <w:lang w:val="uk-UA" w:eastAsia="uk-UA"/>
        </w:rPr>
        <w:tab/>
      </w:r>
      <w:r>
        <w:rPr>
          <w:color w:val="000000"/>
          <w:sz w:val="22"/>
          <w:szCs w:val="22"/>
          <w:lang w:val="uk-UA" w:eastAsia="uk-UA"/>
        </w:rPr>
        <w:tab/>
        <w:t>Розгортка до практичного заняття 3</w:t>
      </w:r>
    </w:p>
    <w:p w:rsidR="00BC08F5" w:rsidRDefault="00BC08F5" w:rsidP="00BC08F5">
      <w:pPr>
        <w:ind w:left="2124"/>
        <w:rPr>
          <w:lang w:val="uk-UA"/>
        </w:rPr>
      </w:pPr>
      <w:r>
        <w:rPr>
          <w:lang w:val="uk-UA"/>
        </w:rPr>
        <w:lastRenderedPageBreak/>
        <w:t>Що опрацьовано:</w:t>
      </w:r>
    </w:p>
    <w:p w:rsidR="00BC08F5" w:rsidRDefault="00BC08F5" w:rsidP="00BC08F5">
      <w:pPr>
        <w:ind w:left="2124"/>
        <w:rPr>
          <w:lang w:val="uk-UA"/>
        </w:rPr>
      </w:pPr>
      <w:r>
        <w:rPr>
          <w:lang w:val="uk-UA"/>
        </w:rPr>
        <w:tab/>
        <w:t xml:space="preserve">Навчився та зрозумів правила написання вкладених циклів, зрозумів в яких випадках їх необхідно </w:t>
      </w:r>
      <w:proofErr w:type="spellStart"/>
      <w:r>
        <w:rPr>
          <w:lang w:val="uk-UA"/>
        </w:rPr>
        <w:t>використовувати,Додатково</w:t>
      </w:r>
      <w:proofErr w:type="spellEnd"/>
      <w:r>
        <w:rPr>
          <w:lang w:val="uk-UA"/>
        </w:rPr>
        <w:t xml:space="preserve"> вивчив 3 методи сортування масиву за допомогою вкладених циклів.</w:t>
      </w:r>
    </w:p>
    <w:p w:rsidR="00BC08F5" w:rsidRPr="00BC08F5" w:rsidRDefault="00BC08F5" w:rsidP="00BC08F5">
      <w:pPr>
        <w:rPr>
          <w:lang w:val="uk-UA"/>
        </w:rPr>
      </w:pPr>
      <w:r>
        <w:rPr>
          <w:lang w:val="uk-UA"/>
        </w:rPr>
        <w:tab/>
      </w:r>
      <w:r>
        <w:rPr>
          <w:lang w:val="uk-UA"/>
        </w:rPr>
        <w:tab/>
      </w:r>
    </w:p>
    <w:p w:rsidR="00BC08F5" w:rsidRDefault="00BC08F5" w:rsidP="00BC08F5">
      <w:pPr>
        <w:pBdr>
          <w:top w:val="nil"/>
          <w:left w:val="nil"/>
          <w:bottom w:val="nil"/>
          <w:right w:val="nil"/>
          <w:between w:val="nil"/>
        </w:pBdr>
        <w:ind w:firstLine="708"/>
        <w:rPr>
          <w:color w:val="000000"/>
        </w:rPr>
      </w:pPr>
      <w:r>
        <w:rPr>
          <w:color w:val="000000"/>
        </w:rPr>
        <w:t xml:space="preserve">Статус: </w:t>
      </w:r>
      <w:proofErr w:type="spellStart"/>
      <w:r w:rsidRPr="006524B6">
        <w:t>Ознайомлен</w:t>
      </w:r>
      <w:r>
        <w:rPr>
          <w:lang w:val="uk-UA"/>
        </w:rPr>
        <w:t>ий</w:t>
      </w:r>
      <w:proofErr w:type="spellEnd"/>
    </w:p>
    <w:p w:rsidR="00BC08F5" w:rsidRDefault="00BC08F5" w:rsidP="00BC08F5">
      <w:pPr>
        <w:pBdr>
          <w:top w:val="nil"/>
          <w:left w:val="nil"/>
          <w:bottom w:val="nil"/>
          <w:right w:val="nil"/>
          <w:between w:val="nil"/>
        </w:pBdr>
        <w:ind w:firstLine="708"/>
        <w:rPr>
          <w:color w:val="000000"/>
        </w:rPr>
      </w:pPr>
      <w:r>
        <w:rPr>
          <w:color w:val="000000"/>
        </w:rPr>
        <w:t>Початок опрацювання теми:</w:t>
      </w:r>
      <w:r>
        <w:rPr>
          <w:color w:val="000000"/>
          <w:lang w:val="uk-UA"/>
        </w:rPr>
        <w:t xml:space="preserve"> 18.08.2026</w:t>
      </w:r>
      <w:r>
        <w:rPr>
          <w:color w:val="000000"/>
        </w:rPr>
        <w:t xml:space="preserve">  </w:t>
      </w:r>
    </w:p>
    <w:p w:rsidR="00BC08F5" w:rsidRDefault="00BC08F5" w:rsidP="00BC08F5">
      <w:pPr>
        <w:pBdr>
          <w:top w:val="nil"/>
          <w:left w:val="nil"/>
          <w:bottom w:val="nil"/>
          <w:right w:val="nil"/>
          <w:between w:val="nil"/>
        </w:pBdr>
        <w:ind w:firstLine="708"/>
        <w:rPr>
          <w:color w:val="000000"/>
        </w:rPr>
      </w:pPr>
      <w:r>
        <w:rPr>
          <w:color w:val="000000"/>
        </w:rPr>
        <w:t>Звершення опрацювання теми:</w:t>
      </w:r>
      <w:r>
        <w:rPr>
          <w:color w:val="000000"/>
          <w:lang w:val="uk-UA"/>
        </w:rPr>
        <w:t xml:space="preserve"> 21.08.2026</w:t>
      </w:r>
      <w:r>
        <w:rPr>
          <w:color w:val="000000"/>
        </w:rPr>
        <w:t xml:space="preserve">  </w:t>
      </w:r>
    </w:p>
    <w:p w:rsidR="00BC08F5" w:rsidRDefault="00BC08F5" w:rsidP="00BC08F5">
      <w:pPr>
        <w:pBdr>
          <w:top w:val="nil"/>
          <w:left w:val="nil"/>
          <w:bottom w:val="nil"/>
          <w:right w:val="nil"/>
          <w:between w:val="nil"/>
        </w:pBdr>
        <w:rPr>
          <w:color w:val="000000"/>
        </w:rPr>
      </w:pPr>
    </w:p>
    <w:p w:rsidR="00270535" w:rsidRPr="00270535" w:rsidRDefault="00BC08F5" w:rsidP="00270535">
      <w:pPr>
        <w:pStyle w:val="a4"/>
        <w:numPr>
          <w:ilvl w:val="0"/>
          <w:numId w:val="2"/>
        </w:numPr>
        <w:rPr>
          <w:lang w:val="uk-UA"/>
        </w:rPr>
      </w:pPr>
      <w:r w:rsidRPr="00BC08F5">
        <w:rPr>
          <w:color w:val="000000"/>
        </w:rPr>
        <w:t xml:space="preserve"> </w:t>
      </w:r>
      <w:r w:rsidR="00270535">
        <w:rPr>
          <w:color w:val="000000"/>
          <w:lang w:val="uk-UA"/>
        </w:rPr>
        <w:t>Тема 4:</w:t>
      </w:r>
      <w:r w:rsidR="00270535" w:rsidRPr="00BC08F5">
        <w:rPr>
          <w:color w:val="000000"/>
          <w:sz w:val="22"/>
          <w:szCs w:val="22"/>
        </w:rPr>
        <w:t xml:space="preserve"> </w:t>
      </w:r>
      <w:r w:rsidR="00270535" w:rsidRPr="00EE0D73">
        <w:rPr>
          <w:color w:val="000000"/>
          <w:sz w:val="22"/>
          <w:szCs w:val="22"/>
        </w:rPr>
        <w:t>Одновимірні Масиви</w:t>
      </w:r>
      <w:r w:rsidR="00270535">
        <w:rPr>
          <w:color w:val="000000"/>
          <w:sz w:val="22"/>
          <w:szCs w:val="22"/>
          <w:lang w:val="uk-UA"/>
        </w:rPr>
        <w:t>:</w:t>
      </w:r>
    </w:p>
    <w:p w:rsidR="00270535" w:rsidRPr="00270535" w:rsidRDefault="00270535" w:rsidP="00270535">
      <w:pPr>
        <w:ind w:left="1428" w:firstLine="696"/>
        <w:rPr>
          <w:lang w:val="uk-UA"/>
        </w:rPr>
      </w:pPr>
      <w:r w:rsidRPr="00270535">
        <w:rPr>
          <w:lang w:val="uk-UA"/>
        </w:rPr>
        <w:t>Джерела інформації:</w:t>
      </w:r>
    </w:p>
    <w:p w:rsidR="00270535" w:rsidRPr="00BC08F5" w:rsidRDefault="00270535" w:rsidP="00270535">
      <w:pPr>
        <w:pStyle w:val="a4"/>
        <w:rPr>
          <w:lang w:val="uk-UA"/>
        </w:rPr>
      </w:pPr>
      <w:r>
        <w:rPr>
          <w:lang w:val="uk-UA"/>
        </w:rPr>
        <w:tab/>
      </w:r>
      <w:r>
        <w:rPr>
          <w:lang w:val="uk-UA"/>
        </w:rPr>
        <w:tab/>
      </w:r>
      <w:r>
        <w:rPr>
          <w:lang w:val="uk-UA"/>
        </w:rPr>
        <w:tab/>
      </w:r>
      <w:r w:rsidRPr="00BC08F5">
        <w:rPr>
          <w:lang w:val="uk-UA"/>
        </w:rPr>
        <w:t xml:space="preserve">Лекції </w:t>
      </w:r>
      <w:proofErr w:type="spellStart"/>
      <w:r w:rsidRPr="00BC08F5">
        <w:rPr>
          <w:lang w:val="uk-UA"/>
        </w:rPr>
        <w:t>О.Пшеничного</w:t>
      </w:r>
      <w:proofErr w:type="spellEnd"/>
    </w:p>
    <w:p w:rsidR="00270535" w:rsidRDefault="00270535" w:rsidP="00270535">
      <w:pPr>
        <w:pStyle w:val="a4"/>
        <w:rPr>
          <w:color w:val="000000"/>
          <w:sz w:val="22"/>
          <w:szCs w:val="22"/>
          <w:lang w:val="uk-UA" w:eastAsia="uk-UA"/>
        </w:rPr>
      </w:pPr>
      <w:r w:rsidRPr="00BC08F5">
        <w:rPr>
          <w:lang w:val="uk-UA"/>
        </w:rPr>
        <w:tab/>
      </w:r>
      <w:r>
        <w:rPr>
          <w:lang w:val="uk-UA"/>
        </w:rPr>
        <w:tab/>
      </w:r>
      <w:r>
        <w:rPr>
          <w:lang w:val="uk-UA"/>
        </w:rPr>
        <w:tab/>
      </w:r>
      <w:hyperlink r:id="rId10" w:history="1">
        <w:proofErr w:type="spellStart"/>
        <w:r w:rsidRPr="00270535">
          <w:rPr>
            <w:rStyle w:val="a5"/>
            <w:sz w:val="22"/>
            <w:szCs w:val="22"/>
            <w:lang w:val="uk-UA" w:eastAsia="uk-UA"/>
          </w:rPr>
          <w:t>Відеоурок</w:t>
        </w:r>
        <w:proofErr w:type="spellEnd"/>
        <w:r w:rsidRPr="00270535">
          <w:rPr>
            <w:rStyle w:val="a5"/>
            <w:sz w:val="22"/>
            <w:szCs w:val="22"/>
            <w:lang w:val="uk-UA" w:eastAsia="uk-UA"/>
          </w:rPr>
          <w:t xml:space="preserve"> на </w:t>
        </w:r>
        <w:proofErr w:type="spellStart"/>
        <w:r w:rsidRPr="00270535">
          <w:rPr>
            <w:rStyle w:val="a5"/>
            <w:sz w:val="22"/>
            <w:szCs w:val="22"/>
            <w:lang w:val="en-US" w:eastAsia="uk-UA"/>
          </w:rPr>
          <w:t>youtube</w:t>
        </w:r>
        <w:proofErr w:type="spellEnd"/>
      </w:hyperlink>
    </w:p>
    <w:p w:rsidR="00270535" w:rsidRDefault="00270535" w:rsidP="00270535">
      <w:pPr>
        <w:pStyle w:val="a4"/>
        <w:rPr>
          <w:color w:val="000000"/>
          <w:sz w:val="22"/>
          <w:szCs w:val="22"/>
          <w:lang w:val="uk-UA" w:eastAsia="uk-UA"/>
        </w:rPr>
      </w:pPr>
      <w:r>
        <w:rPr>
          <w:color w:val="000000"/>
          <w:sz w:val="22"/>
          <w:szCs w:val="22"/>
          <w:lang w:val="uk-UA" w:eastAsia="uk-UA"/>
        </w:rPr>
        <w:tab/>
      </w:r>
      <w:r>
        <w:rPr>
          <w:color w:val="000000"/>
          <w:sz w:val="22"/>
          <w:szCs w:val="22"/>
          <w:lang w:val="uk-UA" w:eastAsia="uk-UA"/>
        </w:rPr>
        <w:tab/>
      </w:r>
      <w:r>
        <w:rPr>
          <w:color w:val="000000"/>
          <w:sz w:val="22"/>
          <w:szCs w:val="22"/>
          <w:lang w:val="uk-UA" w:eastAsia="uk-UA"/>
        </w:rPr>
        <w:tab/>
        <w:t>Розгортка до практичного заняття 3</w:t>
      </w:r>
    </w:p>
    <w:p w:rsidR="00270535" w:rsidRDefault="00270535" w:rsidP="00270535">
      <w:pPr>
        <w:pStyle w:val="a4"/>
        <w:rPr>
          <w:color w:val="000000"/>
          <w:sz w:val="22"/>
          <w:szCs w:val="22"/>
          <w:lang w:val="uk-UA" w:eastAsia="uk-UA"/>
        </w:rPr>
      </w:pPr>
      <w:r>
        <w:rPr>
          <w:color w:val="000000"/>
          <w:sz w:val="22"/>
          <w:szCs w:val="22"/>
          <w:lang w:val="uk-UA" w:eastAsia="uk-UA"/>
        </w:rPr>
        <w:tab/>
      </w:r>
      <w:r>
        <w:rPr>
          <w:color w:val="000000"/>
          <w:sz w:val="22"/>
          <w:szCs w:val="22"/>
          <w:lang w:val="uk-UA" w:eastAsia="uk-UA"/>
        </w:rPr>
        <w:tab/>
        <w:t>Що опрацьовано:</w:t>
      </w:r>
    </w:p>
    <w:p w:rsidR="00270535" w:rsidRDefault="00270535" w:rsidP="00270535">
      <w:pPr>
        <w:pStyle w:val="a4"/>
        <w:ind w:left="2124" w:firstLine="708"/>
        <w:rPr>
          <w:color w:val="000000"/>
          <w:sz w:val="22"/>
          <w:szCs w:val="22"/>
          <w:lang w:val="uk-UA" w:eastAsia="uk-UA"/>
        </w:rPr>
      </w:pPr>
      <w:r>
        <w:rPr>
          <w:color w:val="000000"/>
          <w:sz w:val="22"/>
          <w:szCs w:val="22"/>
          <w:lang w:val="uk-UA" w:eastAsia="uk-UA"/>
        </w:rPr>
        <w:t>Вивчив синтаксис та правила написання одновимірного масиву, вивчив певні базові команди масивів.</w:t>
      </w:r>
    </w:p>
    <w:p w:rsidR="00270535" w:rsidRDefault="00270535" w:rsidP="00270535">
      <w:pPr>
        <w:pBdr>
          <w:top w:val="nil"/>
          <w:left w:val="nil"/>
          <w:bottom w:val="nil"/>
          <w:right w:val="nil"/>
          <w:between w:val="nil"/>
        </w:pBdr>
        <w:ind w:firstLine="708"/>
        <w:rPr>
          <w:color w:val="000000"/>
        </w:rPr>
      </w:pPr>
      <w:r>
        <w:rPr>
          <w:color w:val="000000"/>
        </w:rPr>
        <w:t xml:space="preserve">Статус: </w:t>
      </w:r>
      <w:proofErr w:type="spellStart"/>
      <w:r w:rsidRPr="006524B6">
        <w:t>Ознайомлен</w:t>
      </w:r>
      <w:r>
        <w:rPr>
          <w:lang w:val="uk-UA"/>
        </w:rPr>
        <w:t>ий</w:t>
      </w:r>
      <w:proofErr w:type="spellEnd"/>
    </w:p>
    <w:p w:rsidR="00270535" w:rsidRDefault="00270535" w:rsidP="00270535">
      <w:pPr>
        <w:pBdr>
          <w:top w:val="nil"/>
          <w:left w:val="nil"/>
          <w:bottom w:val="nil"/>
          <w:right w:val="nil"/>
          <w:between w:val="nil"/>
        </w:pBdr>
        <w:ind w:firstLine="708"/>
        <w:rPr>
          <w:color w:val="000000"/>
        </w:rPr>
      </w:pPr>
      <w:r>
        <w:rPr>
          <w:color w:val="000000"/>
        </w:rPr>
        <w:t>Початок опрацювання теми:</w:t>
      </w:r>
      <w:r>
        <w:rPr>
          <w:color w:val="000000"/>
          <w:lang w:val="uk-UA"/>
        </w:rPr>
        <w:t xml:space="preserve"> 22.08.2026</w:t>
      </w:r>
      <w:r>
        <w:rPr>
          <w:color w:val="000000"/>
        </w:rPr>
        <w:t xml:space="preserve">  </w:t>
      </w:r>
    </w:p>
    <w:p w:rsidR="00270535" w:rsidRDefault="00270535" w:rsidP="00270535">
      <w:pPr>
        <w:pBdr>
          <w:top w:val="nil"/>
          <w:left w:val="nil"/>
          <w:bottom w:val="nil"/>
          <w:right w:val="nil"/>
          <w:between w:val="nil"/>
        </w:pBdr>
        <w:ind w:firstLine="708"/>
        <w:rPr>
          <w:color w:val="000000"/>
        </w:rPr>
      </w:pPr>
      <w:r>
        <w:rPr>
          <w:color w:val="000000"/>
        </w:rPr>
        <w:t>Звершення опрацювання теми:</w:t>
      </w:r>
      <w:r>
        <w:rPr>
          <w:color w:val="000000"/>
          <w:lang w:val="uk-UA"/>
        </w:rPr>
        <w:t xml:space="preserve"> 22.08.2026</w:t>
      </w:r>
      <w:r>
        <w:rPr>
          <w:color w:val="000000"/>
        </w:rPr>
        <w:t xml:space="preserve">  </w:t>
      </w:r>
      <w:r>
        <w:rPr>
          <w:color w:val="000000"/>
          <w:shd w:val="clear" w:color="auto" w:fill="FFF2CC"/>
          <w:lang w:val="uk-UA"/>
        </w:rPr>
        <w:t xml:space="preserve"> </w:t>
      </w:r>
      <w:r>
        <w:rPr>
          <w:color w:val="000000"/>
        </w:rPr>
        <w:t xml:space="preserve"> </w:t>
      </w:r>
    </w:p>
    <w:p w:rsidR="00270535" w:rsidRDefault="00270535" w:rsidP="00270535">
      <w:pPr>
        <w:pBdr>
          <w:top w:val="nil"/>
          <w:left w:val="nil"/>
          <w:bottom w:val="nil"/>
          <w:right w:val="nil"/>
          <w:between w:val="nil"/>
        </w:pBdr>
        <w:ind w:firstLine="708"/>
        <w:rPr>
          <w:color w:val="000000"/>
        </w:rPr>
      </w:pPr>
    </w:p>
    <w:p w:rsidR="00270535" w:rsidRPr="00270535" w:rsidRDefault="00270535" w:rsidP="00270535">
      <w:pPr>
        <w:pStyle w:val="a4"/>
        <w:numPr>
          <w:ilvl w:val="0"/>
          <w:numId w:val="2"/>
        </w:numPr>
        <w:rPr>
          <w:lang w:val="uk-UA"/>
        </w:rPr>
      </w:pPr>
      <w:r>
        <w:rPr>
          <w:color w:val="000000"/>
          <w:lang w:val="uk-UA"/>
        </w:rPr>
        <w:t>Тема 5:</w:t>
      </w:r>
      <w:r w:rsidRPr="00BC08F5">
        <w:rPr>
          <w:color w:val="000000"/>
          <w:sz w:val="22"/>
          <w:szCs w:val="22"/>
        </w:rPr>
        <w:t xml:space="preserve"> </w:t>
      </w:r>
      <w:r w:rsidRPr="00EE0D73">
        <w:rPr>
          <w:color w:val="000000"/>
          <w:sz w:val="22"/>
          <w:szCs w:val="22"/>
        </w:rPr>
        <w:t>Алгоритми обробки та робота з одновимірними масивами</w:t>
      </w:r>
      <w:r>
        <w:rPr>
          <w:color w:val="000000"/>
          <w:sz w:val="22"/>
          <w:szCs w:val="22"/>
          <w:lang w:val="uk-UA"/>
        </w:rPr>
        <w:t>:</w:t>
      </w:r>
    </w:p>
    <w:p w:rsidR="00270535" w:rsidRPr="00270535" w:rsidRDefault="00270535" w:rsidP="00270535">
      <w:pPr>
        <w:pStyle w:val="a4"/>
        <w:ind w:left="1428" w:firstLine="696"/>
        <w:rPr>
          <w:lang w:val="uk-UA"/>
        </w:rPr>
      </w:pPr>
      <w:r w:rsidRPr="00270535">
        <w:rPr>
          <w:lang w:val="uk-UA"/>
        </w:rPr>
        <w:t>Джерела інформації:</w:t>
      </w:r>
    </w:p>
    <w:p w:rsidR="00270535" w:rsidRPr="00BC08F5" w:rsidRDefault="00270535" w:rsidP="00270535">
      <w:pPr>
        <w:pStyle w:val="a4"/>
        <w:rPr>
          <w:lang w:val="uk-UA"/>
        </w:rPr>
      </w:pPr>
      <w:r>
        <w:rPr>
          <w:lang w:val="uk-UA"/>
        </w:rPr>
        <w:tab/>
      </w:r>
      <w:r>
        <w:rPr>
          <w:lang w:val="uk-UA"/>
        </w:rPr>
        <w:tab/>
      </w:r>
      <w:r>
        <w:rPr>
          <w:lang w:val="uk-UA"/>
        </w:rPr>
        <w:tab/>
      </w:r>
      <w:r w:rsidRPr="00BC08F5">
        <w:rPr>
          <w:lang w:val="uk-UA"/>
        </w:rPr>
        <w:t xml:space="preserve">Лекції </w:t>
      </w:r>
      <w:proofErr w:type="spellStart"/>
      <w:r w:rsidRPr="00BC08F5">
        <w:rPr>
          <w:lang w:val="uk-UA"/>
        </w:rPr>
        <w:t>О.Пшеничного</w:t>
      </w:r>
      <w:proofErr w:type="spellEnd"/>
    </w:p>
    <w:p w:rsidR="00270535" w:rsidRDefault="00270535" w:rsidP="00270535">
      <w:pPr>
        <w:pStyle w:val="a4"/>
        <w:rPr>
          <w:color w:val="000000"/>
          <w:sz w:val="22"/>
          <w:szCs w:val="22"/>
          <w:lang w:val="uk-UA" w:eastAsia="uk-UA"/>
        </w:rPr>
      </w:pPr>
      <w:r w:rsidRPr="00BC08F5">
        <w:rPr>
          <w:lang w:val="uk-UA"/>
        </w:rPr>
        <w:tab/>
      </w:r>
      <w:r>
        <w:rPr>
          <w:lang w:val="uk-UA"/>
        </w:rPr>
        <w:tab/>
      </w:r>
      <w:r>
        <w:rPr>
          <w:lang w:val="uk-UA"/>
        </w:rPr>
        <w:tab/>
      </w:r>
      <w:hyperlink r:id="rId11" w:history="1">
        <w:proofErr w:type="spellStart"/>
        <w:r w:rsidRPr="00270535">
          <w:rPr>
            <w:rStyle w:val="a5"/>
            <w:sz w:val="22"/>
            <w:szCs w:val="22"/>
            <w:lang w:val="uk-UA" w:eastAsia="uk-UA"/>
          </w:rPr>
          <w:t>Відеоурок</w:t>
        </w:r>
        <w:proofErr w:type="spellEnd"/>
        <w:r w:rsidRPr="00270535">
          <w:rPr>
            <w:rStyle w:val="a5"/>
            <w:sz w:val="22"/>
            <w:szCs w:val="22"/>
            <w:lang w:val="uk-UA" w:eastAsia="uk-UA"/>
          </w:rPr>
          <w:t xml:space="preserve"> на </w:t>
        </w:r>
        <w:proofErr w:type="spellStart"/>
        <w:r w:rsidRPr="00270535">
          <w:rPr>
            <w:rStyle w:val="a5"/>
            <w:sz w:val="22"/>
            <w:szCs w:val="22"/>
            <w:lang w:val="en-US" w:eastAsia="uk-UA"/>
          </w:rPr>
          <w:t>youtube</w:t>
        </w:r>
        <w:proofErr w:type="spellEnd"/>
      </w:hyperlink>
    </w:p>
    <w:p w:rsidR="00270535" w:rsidRDefault="00270535" w:rsidP="00270535">
      <w:pPr>
        <w:pStyle w:val="a4"/>
        <w:rPr>
          <w:color w:val="000000"/>
          <w:sz w:val="22"/>
          <w:szCs w:val="22"/>
          <w:lang w:val="uk-UA" w:eastAsia="uk-UA"/>
        </w:rPr>
      </w:pPr>
      <w:r>
        <w:rPr>
          <w:color w:val="000000"/>
          <w:sz w:val="22"/>
          <w:szCs w:val="22"/>
          <w:lang w:val="uk-UA" w:eastAsia="uk-UA"/>
        </w:rPr>
        <w:tab/>
      </w:r>
      <w:r>
        <w:rPr>
          <w:color w:val="000000"/>
          <w:sz w:val="22"/>
          <w:szCs w:val="22"/>
          <w:lang w:val="uk-UA" w:eastAsia="uk-UA"/>
        </w:rPr>
        <w:tab/>
      </w:r>
      <w:r>
        <w:rPr>
          <w:color w:val="000000"/>
          <w:sz w:val="22"/>
          <w:szCs w:val="22"/>
          <w:lang w:val="uk-UA" w:eastAsia="uk-UA"/>
        </w:rPr>
        <w:tab/>
        <w:t>Розгортка до практичного заняття 3</w:t>
      </w:r>
    </w:p>
    <w:p w:rsidR="00270535" w:rsidRDefault="00270535" w:rsidP="00270535">
      <w:pPr>
        <w:pStyle w:val="a4"/>
        <w:rPr>
          <w:color w:val="000000"/>
          <w:sz w:val="22"/>
          <w:szCs w:val="22"/>
          <w:lang w:val="uk-UA" w:eastAsia="uk-UA"/>
        </w:rPr>
      </w:pPr>
      <w:r>
        <w:rPr>
          <w:color w:val="000000"/>
          <w:sz w:val="22"/>
          <w:szCs w:val="22"/>
          <w:lang w:val="uk-UA" w:eastAsia="uk-UA"/>
        </w:rPr>
        <w:tab/>
      </w:r>
      <w:r>
        <w:rPr>
          <w:color w:val="000000"/>
          <w:sz w:val="22"/>
          <w:szCs w:val="22"/>
          <w:lang w:val="uk-UA" w:eastAsia="uk-UA"/>
        </w:rPr>
        <w:tab/>
        <w:t>Що опрацьовано:</w:t>
      </w:r>
    </w:p>
    <w:p w:rsidR="00270535" w:rsidRDefault="00270535" w:rsidP="00270535">
      <w:pPr>
        <w:pStyle w:val="a4"/>
        <w:ind w:left="2832"/>
        <w:rPr>
          <w:color w:val="000000"/>
          <w:sz w:val="22"/>
          <w:szCs w:val="22"/>
          <w:lang w:val="uk-UA" w:eastAsia="uk-UA"/>
        </w:rPr>
      </w:pPr>
      <w:r>
        <w:rPr>
          <w:color w:val="000000"/>
          <w:sz w:val="22"/>
          <w:szCs w:val="22"/>
          <w:lang w:val="uk-UA" w:eastAsia="uk-UA"/>
        </w:rPr>
        <w:t xml:space="preserve">Навчився працювати з масивом за допомогою </w:t>
      </w:r>
      <w:proofErr w:type="spellStart"/>
      <w:r>
        <w:rPr>
          <w:color w:val="000000"/>
          <w:sz w:val="22"/>
          <w:szCs w:val="22"/>
          <w:lang w:val="uk-UA" w:eastAsia="uk-UA"/>
        </w:rPr>
        <w:t>циклу,та</w:t>
      </w:r>
      <w:proofErr w:type="spellEnd"/>
      <w:r>
        <w:rPr>
          <w:color w:val="000000"/>
          <w:sz w:val="22"/>
          <w:szCs w:val="22"/>
          <w:lang w:val="uk-UA" w:eastAsia="uk-UA"/>
        </w:rPr>
        <w:t xml:space="preserve"> вкладених циклів, вивчив методи сортування масиву. Виконав додаткові завдання.</w:t>
      </w:r>
    </w:p>
    <w:p w:rsidR="00270535" w:rsidRDefault="00270535" w:rsidP="00270535">
      <w:pPr>
        <w:pStyle w:val="a4"/>
        <w:ind w:left="2832"/>
        <w:rPr>
          <w:color w:val="000000"/>
          <w:sz w:val="22"/>
          <w:szCs w:val="22"/>
          <w:lang w:val="uk-UA" w:eastAsia="uk-UA"/>
        </w:rPr>
      </w:pPr>
    </w:p>
    <w:p w:rsidR="00270535" w:rsidRPr="00270535" w:rsidRDefault="00270535" w:rsidP="00270535">
      <w:pPr>
        <w:pStyle w:val="a4"/>
        <w:numPr>
          <w:ilvl w:val="0"/>
          <w:numId w:val="2"/>
        </w:numPr>
        <w:rPr>
          <w:lang w:val="uk-UA"/>
        </w:rPr>
      </w:pPr>
      <w:r w:rsidRPr="00270535">
        <w:rPr>
          <w:lang w:val="uk-UA"/>
        </w:rPr>
        <w:t>Тема 6:</w:t>
      </w:r>
      <w:r w:rsidRPr="00270535">
        <w:rPr>
          <w:color w:val="000000"/>
          <w:sz w:val="22"/>
          <w:szCs w:val="22"/>
        </w:rPr>
        <w:t xml:space="preserve"> Основи Функцій у С++</w:t>
      </w:r>
      <w:r>
        <w:rPr>
          <w:color w:val="000000"/>
          <w:sz w:val="22"/>
          <w:szCs w:val="22"/>
          <w:lang w:val="uk-UA"/>
        </w:rPr>
        <w:t>:</w:t>
      </w:r>
    </w:p>
    <w:p w:rsidR="00270535" w:rsidRDefault="00270535" w:rsidP="00270535">
      <w:pPr>
        <w:ind w:left="1800" w:firstLine="324"/>
        <w:rPr>
          <w:lang w:val="uk-UA"/>
        </w:rPr>
      </w:pPr>
      <w:r w:rsidRPr="00270535">
        <w:rPr>
          <w:lang w:val="uk-UA"/>
        </w:rPr>
        <w:t>Дж</w:t>
      </w:r>
      <w:r>
        <w:rPr>
          <w:lang w:val="uk-UA"/>
        </w:rPr>
        <w:t>ерела інформації:</w:t>
      </w:r>
    </w:p>
    <w:p w:rsidR="00270535" w:rsidRDefault="00270535" w:rsidP="00270535">
      <w:pPr>
        <w:ind w:left="1800" w:firstLine="324"/>
        <w:rPr>
          <w:color w:val="000000"/>
          <w:sz w:val="22"/>
          <w:szCs w:val="22"/>
          <w:lang w:val="uk-UA" w:eastAsia="uk-UA"/>
        </w:rPr>
      </w:pPr>
      <w:r>
        <w:rPr>
          <w:lang w:val="uk-UA"/>
        </w:rPr>
        <w:tab/>
      </w:r>
      <w:r>
        <w:rPr>
          <w:color w:val="000000"/>
          <w:sz w:val="22"/>
          <w:szCs w:val="22"/>
          <w:lang w:val="uk-UA" w:eastAsia="uk-UA"/>
        </w:rPr>
        <w:t>Розгортка до практичного заняття 3</w:t>
      </w:r>
    </w:p>
    <w:p w:rsidR="00270535" w:rsidRDefault="00270535" w:rsidP="00270535">
      <w:pPr>
        <w:ind w:left="1800" w:firstLine="324"/>
        <w:rPr>
          <w:color w:val="000000"/>
          <w:sz w:val="22"/>
          <w:szCs w:val="22"/>
          <w:lang w:val="uk-UA" w:eastAsia="uk-UA"/>
        </w:rPr>
      </w:pPr>
      <w:r>
        <w:rPr>
          <w:color w:val="000000"/>
          <w:sz w:val="22"/>
          <w:szCs w:val="22"/>
          <w:lang w:val="uk-UA" w:eastAsia="uk-UA"/>
        </w:rPr>
        <w:tab/>
      </w:r>
      <w:hyperlink r:id="rId12" w:history="1">
        <w:proofErr w:type="spellStart"/>
        <w:r w:rsidR="00DC34C2" w:rsidRPr="00DC34C2">
          <w:rPr>
            <w:rStyle w:val="a5"/>
            <w:sz w:val="22"/>
            <w:szCs w:val="22"/>
            <w:lang w:val="uk-UA" w:eastAsia="uk-UA"/>
          </w:rPr>
          <w:t>Відеоурок</w:t>
        </w:r>
        <w:proofErr w:type="spellEnd"/>
        <w:r w:rsidR="00DC34C2" w:rsidRPr="00DC34C2">
          <w:rPr>
            <w:rStyle w:val="a5"/>
            <w:sz w:val="22"/>
            <w:szCs w:val="22"/>
            <w:lang w:val="uk-UA" w:eastAsia="uk-UA"/>
          </w:rPr>
          <w:t xml:space="preserve"> на </w:t>
        </w:r>
        <w:proofErr w:type="spellStart"/>
        <w:r w:rsidR="00DC34C2" w:rsidRPr="00DC34C2">
          <w:rPr>
            <w:rStyle w:val="a5"/>
            <w:sz w:val="22"/>
            <w:szCs w:val="22"/>
            <w:lang w:val="en-US" w:eastAsia="uk-UA"/>
          </w:rPr>
          <w:t>youtube</w:t>
        </w:r>
        <w:proofErr w:type="spellEnd"/>
      </w:hyperlink>
    </w:p>
    <w:p w:rsidR="00DC34C2" w:rsidRDefault="00DC34C2" w:rsidP="00270535">
      <w:pPr>
        <w:ind w:left="1800" w:firstLine="324"/>
        <w:rPr>
          <w:color w:val="000000"/>
          <w:sz w:val="22"/>
          <w:szCs w:val="22"/>
          <w:lang w:val="uk-UA" w:eastAsia="uk-UA"/>
        </w:rPr>
      </w:pPr>
      <w:r>
        <w:rPr>
          <w:color w:val="000000"/>
          <w:sz w:val="22"/>
          <w:szCs w:val="22"/>
          <w:lang w:val="uk-UA" w:eastAsia="uk-UA"/>
        </w:rPr>
        <w:t xml:space="preserve">Що </w:t>
      </w:r>
      <w:proofErr w:type="spellStart"/>
      <w:r>
        <w:rPr>
          <w:color w:val="000000"/>
          <w:sz w:val="22"/>
          <w:szCs w:val="22"/>
          <w:lang w:val="uk-UA" w:eastAsia="uk-UA"/>
        </w:rPr>
        <w:t>працьовано</w:t>
      </w:r>
      <w:proofErr w:type="spellEnd"/>
      <w:r>
        <w:rPr>
          <w:color w:val="000000"/>
          <w:sz w:val="22"/>
          <w:szCs w:val="22"/>
          <w:lang w:val="uk-UA" w:eastAsia="uk-UA"/>
        </w:rPr>
        <w:t>:</w:t>
      </w:r>
    </w:p>
    <w:p w:rsidR="00DC34C2" w:rsidRDefault="00DC34C2" w:rsidP="00270535">
      <w:pPr>
        <w:ind w:left="1800" w:firstLine="324"/>
        <w:rPr>
          <w:color w:val="000000"/>
          <w:sz w:val="22"/>
          <w:szCs w:val="22"/>
          <w:lang w:val="uk-UA" w:eastAsia="uk-UA"/>
        </w:rPr>
      </w:pPr>
      <w:r>
        <w:rPr>
          <w:color w:val="000000"/>
          <w:sz w:val="22"/>
          <w:szCs w:val="22"/>
          <w:lang w:val="uk-UA" w:eastAsia="uk-UA"/>
        </w:rPr>
        <w:tab/>
        <w:t xml:space="preserve">Навчився створювати функції, зрозумів типи повернення типу </w:t>
      </w:r>
      <w:r>
        <w:rPr>
          <w:color w:val="000000"/>
          <w:sz w:val="22"/>
          <w:szCs w:val="22"/>
          <w:lang w:val="en-US" w:eastAsia="uk-UA"/>
        </w:rPr>
        <w:t>void</w:t>
      </w:r>
      <w:r w:rsidRPr="00DC34C2">
        <w:rPr>
          <w:color w:val="000000"/>
          <w:sz w:val="22"/>
          <w:szCs w:val="22"/>
          <w:lang w:val="uk-UA" w:eastAsia="uk-UA"/>
        </w:rPr>
        <w:t xml:space="preserve"> </w:t>
      </w:r>
      <w:proofErr w:type="spellStart"/>
      <w:r>
        <w:rPr>
          <w:color w:val="000000"/>
          <w:sz w:val="22"/>
          <w:szCs w:val="22"/>
          <w:lang w:val="en-US" w:eastAsia="uk-UA"/>
        </w:rPr>
        <w:t>int</w:t>
      </w:r>
      <w:proofErr w:type="spellEnd"/>
      <w:r w:rsidRPr="00DC34C2">
        <w:rPr>
          <w:color w:val="000000"/>
          <w:sz w:val="22"/>
          <w:szCs w:val="22"/>
          <w:lang w:val="uk-UA" w:eastAsia="uk-UA"/>
        </w:rPr>
        <w:t>,</w:t>
      </w:r>
      <w:r>
        <w:rPr>
          <w:color w:val="000000"/>
          <w:sz w:val="22"/>
          <w:szCs w:val="22"/>
          <w:lang w:val="en-US" w:eastAsia="uk-UA"/>
        </w:rPr>
        <w:t>double</w:t>
      </w:r>
      <w:r>
        <w:rPr>
          <w:color w:val="000000"/>
          <w:sz w:val="22"/>
          <w:szCs w:val="22"/>
          <w:lang w:val="uk-UA" w:eastAsia="uk-UA"/>
        </w:rPr>
        <w:t xml:space="preserve">… </w:t>
      </w:r>
      <w:r w:rsidRPr="00DC34C2">
        <w:rPr>
          <w:color w:val="000000"/>
          <w:sz w:val="22"/>
          <w:szCs w:val="22"/>
          <w:lang w:val="uk-UA" w:eastAsia="uk-UA"/>
        </w:rPr>
        <w:t>,</w:t>
      </w:r>
      <w:r>
        <w:rPr>
          <w:color w:val="000000"/>
          <w:sz w:val="22"/>
          <w:szCs w:val="22"/>
          <w:lang w:val="uk-UA" w:eastAsia="uk-UA"/>
        </w:rPr>
        <w:t xml:space="preserve"> навчився оголошувати </w:t>
      </w:r>
      <w:proofErr w:type="spellStart"/>
      <w:r>
        <w:rPr>
          <w:color w:val="000000"/>
          <w:sz w:val="22"/>
          <w:szCs w:val="22"/>
          <w:lang w:val="uk-UA" w:eastAsia="uk-UA"/>
        </w:rPr>
        <w:t>функції.Попрактикувався</w:t>
      </w:r>
      <w:proofErr w:type="spellEnd"/>
      <w:r>
        <w:rPr>
          <w:color w:val="000000"/>
          <w:sz w:val="22"/>
          <w:szCs w:val="22"/>
          <w:lang w:val="uk-UA" w:eastAsia="uk-UA"/>
        </w:rPr>
        <w:t xml:space="preserve"> над додатковими завданнями</w:t>
      </w:r>
      <w:r w:rsidRPr="00DC34C2">
        <w:rPr>
          <w:color w:val="000000"/>
          <w:sz w:val="22"/>
          <w:szCs w:val="22"/>
          <w:lang w:val="uk-UA" w:eastAsia="uk-UA"/>
        </w:rPr>
        <w:t xml:space="preserve"> </w:t>
      </w:r>
    </w:p>
    <w:p w:rsidR="00DC34C2" w:rsidRPr="00DC34C2" w:rsidRDefault="00DC34C2" w:rsidP="00DC34C2">
      <w:pPr>
        <w:pBdr>
          <w:top w:val="nil"/>
          <w:left w:val="nil"/>
          <w:bottom w:val="nil"/>
          <w:right w:val="nil"/>
          <w:between w:val="nil"/>
        </w:pBdr>
        <w:ind w:firstLine="708"/>
        <w:rPr>
          <w:color w:val="000000"/>
        </w:rPr>
      </w:pPr>
      <w:r>
        <w:rPr>
          <w:color w:val="000000"/>
        </w:rPr>
        <w:t xml:space="preserve">Статус: </w:t>
      </w:r>
      <w:proofErr w:type="spellStart"/>
      <w:r w:rsidRPr="006524B6">
        <w:t>Ознайомлен</w:t>
      </w:r>
      <w:r>
        <w:rPr>
          <w:lang w:val="uk-UA"/>
        </w:rPr>
        <w:t>ий</w:t>
      </w:r>
      <w:proofErr w:type="spellEnd"/>
    </w:p>
    <w:p w:rsidR="00DC34C2" w:rsidRDefault="00DC34C2" w:rsidP="00DC34C2">
      <w:pPr>
        <w:pBdr>
          <w:top w:val="nil"/>
          <w:left w:val="nil"/>
          <w:bottom w:val="nil"/>
          <w:right w:val="nil"/>
          <w:between w:val="nil"/>
        </w:pBdr>
        <w:ind w:firstLine="708"/>
        <w:rPr>
          <w:color w:val="000000"/>
        </w:rPr>
      </w:pPr>
      <w:r>
        <w:rPr>
          <w:color w:val="000000"/>
        </w:rPr>
        <w:t>Початок опрацювання теми:</w:t>
      </w:r>
      <w:r>
        <w:rPr>
          <w:color w:val="000000"/>
          <w:lang w:val="uk-UA"/>
        </w:rPr>
        <w:t xml:space="preserve"> 24.08.2026</w:t>
      </w:r>
      <w:r>
        <w:rPr>
          <w:color w:val="000000"/>
        </w:rPr>
        <w:t xml:space="preserve">  </w:t>
      </w:r>
    </w:p>
    <w:p w:rsidR="00DC34C2" w:rsidRDefault="00DC34C2" w:rsidP="00DC34C2">
      <w:pPr>
        <w:pBdr>
          <w:top w:val="nil"/>
          <w:left w:val="nil"/>
          <w:bottom w:val="nil"/>
          <w:right w:val="nil"/>
          <w:between w:val="nil"/>
        </w:pBdr>
        <w:ind w:firstLine="708"/>
        <w:rPr>
          <w:color w:val="000000"/>
        </w:rPr>
      </w:pPr>
      <w:r>
        <w:rPr>
          <w:color w:val="000000"/>
        </w:rPr>
        <w:t>Звершення опрацювання теми:</w:t>
      </w:r>
      <w:r>
        <w:rPr>
          <w:color w:val="000000"/>
          <w:lang w:val="uk-UA"/>
        </w:rPr>
        <w:t xml:space="preserve"> 25.08.2026</w:t>
      </w:r>
      <w:r>
        <w:rPr>
          <w:color w:val="000000"/>
        </w:rPr>
        <w:t xml:space="preserve">  </w:t>
      </w:r>
      <w:r>
        <w:rPr>
          <w:color w:val="000000"/>
          <w:shd w:val="clear" w:color="auto" w:fill="FFF2CC"/>
          <w:lang w:val="uk-UA"/>
        </w:rPr>
        <w:t xml:space="preserve"> </w:t>
      </w:r>
      <w:r>
        <w:rPr>
          <w:color w:val="000000"/>
        </w:rPr>
        <w:t xml:space="preserve"> </w:t>
      </w:r>
    </w:p>
    <w:p w:rsidR="00DC34C2" w:rsidRPr="00DC34C2" w:rsidRDefault="00DC34C2" w:rsidP="00DC34C2">
      <w:pPr>
        <w:pStyle w:val="a4"/>
        <w:numPr>
          <w:ilvl w:val="0"/>
          <w:numId w:val="2"/>
        </w:numPr>
        <w:rPr>
          <w:lang w:val="uk-UA"/>
        </w:rPr>
      </w:pPr>
      <w:r>
        <w:rPr>
          <w:color w:val="000000"/>
          <w:sz w:val="22"/>
          <w:szCs w:val="22"/>
          <w:lang w:val="uk-UA"/>
        </w:rPr>
        <w:t>Тема 7:</w:t>
      </w:r>
      <w:r w:rsidRPr="00EE0D73">
        <w:rPr>
          <w:color w:val="000000"/>
          <w:sz w:val="22"/>
          <w:szCs w:val="22"/>
        </w:rPr>
        <w:t>Розширені Можливості Функцій</w:t>
      </w:r>
      <w:r>
        <w:rPr>
          <w:color w:val="000000"/>
          <w:sz w:val="22"/>
          <w:szCs w:val="22"/>
          <w:lang w:val="uk-UA"/>
        </w:rPr>
        <w:t>:</w:t>
      </w:r>
    </w:p>
    <w:p w:rsidR="00DC34C2" w:rsidRDefault="00DC34C2" w:rsidP="00DC34C2">
      <w:pPr>
        <w:ind w:left="1428" w:firstLine="696"/>
        <w:rPr>
          <w:lang w:val="uk-UA"/>
        </w:rPr>
      </w:pPr>
      <w:r>
        <w:rPr>
          <w:lang w:val="uk-UA"/>
        </w:rPr>
        <w:t>Джерела інформації:</w:t>
      </w:r>
    </w:p>
    <w:p w:rsidR="00DC34C2" w:rsidRDefault="00DC34C2" w:rsidP="00DC34C2">
      <w:pPr>
        <w:ind w:left="1428" w:firstLine="696"/>
        <w:rPr>
          <w:lang w:val="uk-UA"/>
        </w:rPr>
      </w:pPr>
      <w:r>
        <w:rPr>
          <w:lang w:val="uk-UA"/>
        </w:rPr>
        <w:tab/>
        <w:t xml:space="preserve">Лекції </w:t>
      </w:r>
      <w:proofErr w:type="spellStart"/>
      <w:r>
        <w:rPr>
          <w:lang w:val="uk-UA"/>
        </w:rPr>
        <w:t>О.Пшеничного</w:t>
      </w:r>
      <w:proofErr w:type="spellEnd"/>
    </w:p>
    <w:p w:rsidR="00DC34C2" w:rsidRDefault="00DC34C2" w:rsidP="00DC34C2">
      <w:pPr>
        <w:ind w:left="1428" w:firstLine="696"/>
        <w:rPr>
          <w:lang w:val="uk-UA"/>
        </w:rPr>
      </w:pPr>
      <w:r>
        <w:rPr>
          <w:lang w:val="uk-UA"/>
        </w:rPr>
        <w:t>Що опрацьовано:</w:t>
      </w:r>
    </w:p>
    <w:p w:rsidR="00DC34C2" w:rsidRDefault="00DC34C2" w:rsidP="00DC34C2">
      <w:pPr>
        <w:ind w:left="2124" w:firstLine="708"/>
        <w:rPr>
          <w:lang w:val="uk-UA"/>
        </w:rPr>
      </w:pPr>
      <w:r>
        <w:rPr>
          <w:lang w:val="uk-UA"/>
        </w:rPr>
        <w:t xml:space="preserve">Вивчив та засвоїв поняття рекурсії, області </w:t>
      </w:r>
      <w:proofErr w:type="spellStart"/>
      <w:r>
        <w:rPr>
          <w:lang w:val="uk-UA"/>
        </w:rPr>
        <w:t>видиммості</w:t>
      </w:r>
      <w:proofErr w:type="spellEnd"/>
      <w:r>
        <w:rPr>
          <w:lang w:val="uk-UA"/>
        </w:rPr>
        <w:t xml:space="preserve"> функції</w:t>
      </w:r>
      <w:r w:rsidRPr="00DC34C2">
        <w:rPr>
          <w:lang w:val="uk-UA"/>
        </w:rPr>
        <w:t xml:space="preserve"> </w:t>
      </w:r>
      <w:r>
        <w:rPr>
          <w:lang w:val="en-US"/>
        </w:rPr>
        <w:t>static</w:t>
      </w:r>
      <w:r w:rsidRPr="00DC34C2">
        <w:rPr>
          <w:lang w:val="uk-UA"/>
        </w:rPr>
        <w:t xml:space="preserve"> , </w:t>
      </w:r>
      <w:r>
        <w:rPr>
          <w:lang w:val="en-US"/>
        </w:rPr>
        <w:t>external</w:t>
      </w:r>
      <w:r w:rsidRPr="00DC34C2">
        <w:rPr>
          <w:lang w:val="uk-UA"/>
        </w:rPr>
        <w:t>,</w:t>
      </w:r>
      <w:r>
        <w:rPr>
          <w:lang w:val="uk-UA"/>
        </w:rPr>
        <w:t xml:space="preserve">навчився передавати </w:t>
      </w:r>
      <w:proofErr w:type="spellStart"/>
      <w:r>
        <w:rPr>
          <w:lang w:val="uk-UA"/>
        </w:rPr>
        <w:t>парметри</w:t>
      </w:r>
      <w:proofErr w:type="spellEnd"/>
      <w:r>
        <w:rPr>
          <w:lang w:val="uk-UA"/>
        </w:rPr>
        <w:t xml:space="preserve">, та зрозумів різницю між </w:t>
      </w:r>
      <w:proofErr w:type="spellStart"/>
      <w:r>
        <w:rPr>
          <w:lang w:val="uk-UA"/>
        </w:rPr>
        <w:t>пармаетрами</w:t>
      </w:r>
      <w:proofErr w:type="spellEnd"/>
      <w:r>
        <w:rPr>
          <w:lang w:val="uk-UA"/>
        </w:rPr>
        <w:t xml:space="preserve"> та аргументами</w:t>
      </w:r>
      <w:r w:rsidRPr="00DC34C2">
        <w:rPr>
          <w:lang w:val="uk-UA"/>
        </w:rPr>
        <w:t xml:space="preserve"> </w:t>
      </w:r>
    </w:p>
    <w:p w:rsidR="00DC34C2" w:rsidRPr="00DC34C2" w:rsidRDefault="00DC34C2" w:rsidP="00DC34C2">
      <w:pPr>
        <w:pBdr>
          <w:top w:val="nil"/>
          <w:left w:val="nil"/>
          <w:bottom w:val="nil"/>
          <w:right w:val="nil"/>
          <w:between w:val="nil"/>
        </w:pBdr>
        <w:ind w:firstLine="708"/>
        <w:rPr>
          <w:color w:val="000000"/>
        </w:rPr>
      </w:pPr>
      <w:r>
        <w:rPr>
          <w:color w:val="000000"/>
        </w:rPr>
        <w:t xml:space="preserve">Статус: </w:t>
      </w:r>
      <w:proofErr w:type="spellStart"/>
      <w:r w:rsidRPr="006524B6">
        <w:t>Ознайомлен</w:t>
      </w:r>
      <w:r>
        <w:rPr>
          <w:lang w:val="uk-UA"/>
        </w:rPr>
        <w:t>ий</w:t>
      </w:r>
      <w:proofErr w:type="spellEnd"/>
    </w:p>
    <w:p w:rsidR="00DC34C2" w:rsidRDefault="00DC34C2" w:rsidP="00DC34C2">
      <w:pPr>
        <w:pBdr>
          <w:top w:val="nil"/>
          <w:left w:val="nil"/>
          <w:bottom w:val="nil"/>
          <w:right w:val="nil"/>
          <w:between w:val="nil"/>
        </w:pBdr>
        <w:ind w:firstLine="708"/>
        <w:rPr>
          <w:color w:val="000000"/>
        </w:rPr>
      </w:pPr>
      <w:r>
        <w:rPr>
          <w:color w:val="000000"/>
        </w:rPr>
        <w:t>Початок опрацювання теми:</w:t>
      </w:r>
      <w:r>
        <w:rPr>
          <w:color w:val="000000"/>
          <w:lang w:val="uk-UA"/>
        </w:rPr>
        <w:t xml:space="preserve"> 06.10.2026</w:t>
      </w:r>
      <w:r>
        <w:rPr>
          <w:color w:val="000000"/>
        </w:rPr>
        <w:t xml:space="preserve">  </w:t>
      </w:r>
    </w:p>
    <w:p w:rsidR="00DC34C2" w:rsidRDefault="00DC34C2" w:rsidP="00DC34C2">
      <w:pPr>
        <w:pBdr>
          <w:top w:val="nil"/>
          <w:left w:val="nil"/>
          <w:bottom w:val="nil"/>
          <w:right w:val="nil"/>
          <w:between w:val="nil"/>
        </w:pBdr>
        <w:ind w:firstLine="708"/>
        <w:rPr>
          <w:color w:val="000000"/>
          <w:lang w:val="uk-UA"/>
        </w:rPr>
      </w:pPr>
      <w:r>
        <w:rPr>
          <w:color w:val="000000"/>
        </w:rPr>
        <w:t>Звершення опрацювання теми:</w:t>
      </w:r>
      <w:r>
        <w:rPr>
          <w:color w:val="000000"/>
          <w:lang w:val="uk-UA"/>
        </w:rPr>
        <w:t xml:space="preserve"> 07.10.2026</w:t>
      </w:r>
    </w:p>
    <w:p w:rsidR="00DC34C2" w:rsidRPr="00F40916" w:rsidRDefault="00DC34C2" w:rsidP="00F40916">
      <w:pPr>
        <w:pStyle w:val="a4"/>
        <w:numPr>
          <w:ilvl w:val="0"/>
          <w:numId w:val="2"/>
        </w:numPr>
        <w:rPr>
          <w:sz w:val="22"/>
          <w:szCs w:val="22"/>
          <w:lang w:val="uk-UA"/>
        </w:rPr>
      </w:pPr>
      <w:r w:rsidRPr="00F40916">
        <w:rPr>
          <w:color w:val="000000"/>
        </w:rPr>
        <w:t xml:space="preserve">  </w:t>
      </w:r>
      <w:r w:rsidRPr="00F40916">
        <w:rPr>
          <w:color w:val="000000"/>
          <w:lang w:val="uk-UA"/>
        </w:rPr>
        <w:t>Тема 8:</w:t>
      </w:r>
      <w:r w:rsidRPr="00F40916">
        <w:rPr>
          <w:color w:val="000000"/>
          <w:sz w:val="22"/>
          <w:szCs w:val="22"/>
        </w:rPr>
        <w:t xml:space="preserve"> Вбудовані Функції в С++</w:t>
      </w:r>
      <w:r w:rsidRPr="00F40916">
        <w:rPr>
          <w:color w:val="000000"/>
          <w:sz w:val="22"/>
          <w:szCs w:val="22"/>
          <w:lang w:val="uk-UA"/>
        </w:rPr>
        <w:t>:</w:t>
      </w:r>
    </w:p>
    <w:p w:rsidR="00DC34C2" w:rsidRDefault="00DC34C2" w:rsidP="00DC34C2">
      <w:pPr>
        <w:ind w:left="1428" w:firstLine="696"/>
        <w:rPr>
          <w:lang w:val="uk-UA"/>
        </w:rPr>
      </w:pPr>
      <w:r w:rsidRPr="00DC34C2">
        <w:rPr>
          <w:color w:val="000000"/>
          <w:shd w:val="clear" w:color="auto" w:fill="FFF2CC"/>
          <w:lang w:val="uk-UA"/>
        </w:rPr>
        <w:t xml:space="preserve"> </w:t>
      </w:r>
      <w:r w:rsidRPr="00DC34C2">
        <w:rPr>
          <w:color w:val="000000"/>
        </w:rPr>
        <w:t xml:space="preserve"> </w:t>
      </w:r>
      <w:r>
        <w:rPr>
          <w:lang w:val="uk-UA"/>
        </w:rPr>
        <w:t>Джерела інформації:</w:t>
      </w:r>
    </w:p>
    <w:p w:rsidR="00DC34C2" w:rsidRDefault="00DC34C2" w:rsidP="00DC34C2">
      <w:pPr>
        <w:ind w:left="1428" w:firstLine="696"/>
        <w:rPr>
          <w:lang w:val="uk-UA"/>
        </w:rPr>
      </w:pPr>
      <w:r>
        <w:rPr>
          <w:lang w:val="uk-UA"/>
        </w:rPr>
        <w:tab/>
        <w:t xml:space="preserve">Лекції </w:t>
      </w:r>
      <w:proofErr w:type="spellStart"/>
      <w:r>
        <w:rPr>
          <w:lang w:val="uk-UA"/>
        </w:rPr>
        <w:t>О.Пшеничного</w:t>
      </w:r>
      <w:proofErr w:type="spellEnd"/>
    </w:p>
    <w:p w:rsidR="00DC34C2" w:rsidRDefault="00DC34C2" w:rsidP="00DC34C2">
      <w:pPr>
        <w:ind w:left="1428" w:firstLine="696"/>
        <w:rPr>
          <w:lang w:val="uk-UA"/>
        </w:rPr>
      </w:pPr>
      <w:r>
        <w:rPr>
          <w:lang w:val="uk-UA"/>
        </w:rPr>
        <w:t>Що опрацьовано:</w:t>
      </w:r>
    </w:p>
    <w:p w:rsidR="00DC34C2" w:rsidRDefault="00DC34C2" w:rsidP="00F40916">
      <w:pPr>
        <w:ind w:left="2124" w:firstLine="708"/>
        <w:rPr>
          <w:lang w:val="uk-UA"/>
        </w:rPr>
      </w:pPr>
      <w:r>
        <w:rPr>
          <w:lang w:val="uk-UA"/>
        </w:rPr>
        <w:lastRenderedPageBreak/>
        <w:t>Вивчив додаткові функції та полегшення , та правильного і красивого виводу значень з різних бібліотек(</w:t>
      </w:r>
      <w:proofErr w:type="spellStart"/>
      <w:r>
        <w:rPr>
          <w:lang w:val="en-US"/>
        </w:rPr>
        <w:t>cmath</w:t>
      </w:r>
      <w:proofErr w:type="spellEnd"/>
      <w:r w:rsidRPr="00DC34C2">
        <w:rPr>
          <w:lang w:val="uk-UA"/>
        </w:rPr>
        <w:t>,</w:t>
      </w:r>
      <w:proofErr w:type="spellStart"/>
      <w:r>
        <w:rPr>
          <w:lang w:val="en-US"/>
        </w:rPr>
        <w:t>iomanip</w:t>
      </w:r>
      <w:proofErr w:type="spellEnd"/>
      <w:r>
        <w:rPr>
          <w:lang w:val="uk-UA"/>
        </w:rPr>
        <w:t>)</w:t>
      </w:r>
    </w:p>
    <w:p w:rsidR="00F40916" w:rsidRPr="00DC34C2" w:rsidRDefault="00F40916" w:rsidP="00F40916">
      <w:pPr>
        <w:pBdr>
          <w:top w:val="nil"/>
          <w:left w:val="nil"/>
          <w:bottom w:val="nil"/>
          <w:right w:val="nil"/>
          <w:between w:val="nil"/>
        </w:pBdr>
        <w:ind w:firstLine="708"/>
        <w:rPr>
          <w:color w:val="000000"/>
        </w:rPr>
      </w:pPr>
      <w:r>
        <w:rPr>
          <w:color w:val="000000"/>
        </w:rPr>
        <w:t xml:space="preserve">Статус: </w:t>
      </w:r>
      <w:proofErr w:type="spellStart"/>
      <w:r w:rsidRPr="006524B6">
        <w:t>Ознайомлен</w:t>
      </w:r>
      <w:r>
        <w:rPr>
          <w:lang w:val="uk-UA"/>
        </w:rPr>
        <w:t>ий</w:t>
      </w:r>
      <w:proofErr w:type="spellEnd"/>
    </w:p>
    <w:p w:rsidR="00F40916" w:rsidRDefault="00F40916" w:rsidP="00F40916">
      <w:pPr>
        <w:pBdr>
          <w:top w:val="nil"/>
          <w:left w:val="nil"/>
          <w:bottom w:val="nil"/>
          <w:right w:val="nil"/>
          <w:between w:val="nil"/>
        </w:pBdr>
        <w:ind w:firstLine="708"/>
        <w:rPr>
          <w:color w:val="000000"/>
        </w:rPr>
      </w:pPr>
      <w:r>
        <w:rPr>
          <w:color w:val="000000"/>
        </w:rPr>
        <w:t>Початок опрацювання теми:</w:t>
      </w:r>
      <w:r>
        <w:rPr>
          <w:color w:val="000000"/>
          <w:lang w:val="uk-UA"/>
        </w:rPr>
        <w:t xml:space="preserve"> 06.10.2026</w:t>
      </w:r>
      <w:r>
        <w:rPr>
          <w:color w:val="000000"/>
        </w:rPr>
        <w:t xml:space="preserve">  </w:t>
      </w:r>
    </w:p>
    <w:p w:rsidR="00F40916" w:rsidRDefault="00F40916" w:rsidP="00F40916">
      <w:pPr>
        <w:pBdr>
          <w:top w:val="nil"/>
          <w:left w:val="nil"/>
          <w:bottom w:val="nil"/>
          <w:right w:val="nil"/>
          <w:between w:val="nil"/>
        </w:pBdr>
        <w:ind w:firstLine="708"/>
        <w:rPr>
          <w:color w:val="000000"/>
          <w:lang w:val="uk-UA"/>
        </w:rPr>
      </w:pPr>
      <w:r>
        <w:rPr>
          <w:color w:val="000000"/>
        </w:rPr>
        <w:t>Звершення опрацювання теми:</w:t>
      </w:r>
      <w:r>
        <w:rPr>
          <w:color w:val="000000"/>
          <w:lang w:val="uk-UA"/>
        </w:rPr>
        <w:t xml:space="preserve"> 07.10.2026</w:t>
      </w:r>
    </w:p>
    <w:p w:rsidR="00F40916" w:rsidRDefault="00F40916" w:rsidP="00F40916">
      <w:pPr>
        <w:pStyle w:val="1"/>
        <w:spacing w:before="240" w:after="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Виконання роботи:</w:t>
      </w:r>
    </w:p>
    <w:p w:rsidR="00F40916" w:rsidRPr="00744599" w:rsidRDefault="00F40916" w:rsidP="00F40916">
      <w:pPr>
        <w:pStyle w:val="a4"/>
        <w:numPr>
          <w:ilvl w:val="0"/>
          <w:numId w:val="4"/>
        </w:numPr>
        <w:rPr>
          <w:b/>
          <w:color w:val="000000"/>
          <w:sz w:val="32"/>
          <w:szCs w:val="32"/>
          <w:lang w:val="uk-UA"/>
        </w:rPr>
      </w:pPr>
      <w:r w:rsidRPr="00744599">
        <w:rPr>
          <w:b/>
          <w:color w:val="000000"/>
          <w:sz w:val="32"/>
          <w:szCs w:val="32"/>
          <w:lang w:val="uk-UA"/>
        </w:rPr>
        <w:t xml:space="preserve">Опрацювання завдання та вимог програми </w:t>
      </w:r>
    </w:p>
    <w:p w:rsidR="00F40916" w:rsidRDefault="00F40916" w:rsidP="00F40916">
      <w:pPr>
        <w:pBdr>
          <w:top w:val="nil"/>
          <w:left w:val="nil"/>
          <w:bottom w:val="nil"/>
          <w:right w:val="nil"/>
          <w:between w:val="nil"/>
        </w:pBdr>
        <w:rPr>
          <w:color w:val="000000"/>
          <w:lang w:val="uk-UA"/>
        </w:rPr>
      </w:pPr>
    </w:p>
    <w:p w:rsidR="00F40916" w:rsidRDefault="00F40916" w:rsidP="00F40916">
      <w:pPr>
        <w:pBdr>
          <w:top w:val="nil"/>
          <w:left w:val="nil"/>
          <w:bottom w:val="nil"/>
          <w:right w:val="nil"/>
          <w:between w:val="nil"/>
        </w:pBdr>
        <w:rPr>
          <w:color w:val="000000"/>
          <w:sz w:val="22"/>
          <w:szCs w:val="22"/>
          <w:lang w:val="uk-UA"/>
        </w:rPr>
      </w:pPr>
      <w:r>
        <w:rPr>
          <w:color w:val="000000"/>
          <w:lang w:val="uk-UA"/>
        </w:rPr>
        <w:t>Завдання 1:</w:t>
      </w:r>
      <w:r w:rsidRPr="00F40916">
        <w:rPr>
          <w:rFonts w:ascii="Calibri" w:hAnsi="Calibri" w:cs="Calibri"/>
          <w:color w:val="000000"/>
          <w:sz w:val="22"/>
          <w:szCs w:val="22"/>
        </w:rPr>
        <w:t xml:space="preserve"> </w:t>
      </w:r>
      <w:proofErr w:type="spellStart"/>
      <w:r w:rsidRPr="00F40916">
        <w:rPr>
          <w:color w:val="000000"/>
          <w:sz w:val="22"/>
          <w:szCs w:val="22"/>
        </w:rPr>
        <w:t>Theory</w:t>
      </w:r>
      <w:proofErr w:type="spellEnd"/>
      <w:r w:rsidRPr="00F40916">
        <w:rPr>
          <w:color w:val="000000"/>
          <w:sz w:val="22"/>
          <w:szCs w:val="22"/>
        </w:rPr>
        <w:t xml:space="preserve"> </w:t>
      </w:r>
      <w:proofErr w:type="spellStart"/>
      <w:r w:rsidRPr="00F40916">
        <w:rPr>
          <w:color w:val="000000"/>
          <w:sz w:val="22"/>
          <w:szCs w:val="22"/>
        </w:rPr>
        <w:t>Education</w:t>
      </w:r>
      <w:proofErr w:type="spellEnd"/>
      <w:r w:rsidRPr="00F40916">
        <w:rPr>
          <w:color w:val="000000"/>
          <w:sz w:val="22"/>
          <w:szCs w:val="22"/>
        </w:rPr>
        <w:t xml:space="preserve"> </w:t>
      </w:r>
      <w:proofErr w:type="spellStart"/>
      <w:r w:rsidRPr="00F40916">
        <w:rPr>
          <w:color w:val="000000"/>
          <w:sz w:val="22"/>
          <w:szCs w:val="22"/>
        </w:rPr>
        <w:t>Activities</w:t>
      </w:r>
      <w:proofErr w:type="spellEnd"/>
      <w:r>
        <w:rPr>
          <w:color w:val="000000"/>
          <w:sz w:val="22"/>
          <w:szCs w:val="22"/>
          <w:lang w:val="uk-UA"/>
        </w:rPr>
        <w:t>:</w:t>
      </w:r>
    </w:p>
    <w:p w:rsidR="00F40916" w:rsidRDefault="00F40916" w:rsidP="00F40916">
      <w:pPr>
        <w:pStyle w:val="a4"/>
        <w:numPr>
          <w:ilvl w:val="1"/>
          <w:numId w:val="1"/>
        </w:numPr>
        <w:pBdr>
          <w:top w:val="nil"/>
          <w:left w:val="nil"/>
          <w:bottom w:val="nil"/>
          <w:right w:val="nil"/>
          <w:between w:val="nil"/>
        </w:pBdr>
        <w:rPr>
          <w:color w:val="000000"/>
          <w:lang w:val="uk-UA"/>
        </w:rPr>
      </w:pPr>
      <w:r>
        <w:rPr>
          <w:color w:val="000000"/>
          <w:lang w:val="uk-UA"/>
        </w:rPr>
        <w:t>Ознайомитись із завданнями, вивчити теорію, зрозуміти структуру коду.</w:t>
      </w:r>
    </w:p>
    <w:p w:rsidR="00F40916" w:rsidRPr="00F40916" w:rsidRDefault="00F40916" w:rsidP="00F40916">
      <w:pPr>
        <w:pBdr>
          <w:top w:val="nil"/>
          <w:left w:val="nil"/>
          <w:bottom w:val="nil"/>
          <w:right w:val="nil"/>
          <w:between w:val="nil"/>
        </w:pBdr>
        <w:rPr>
          <w:color w:val="000000"/>
          <w:lang w:val="uk-UA"/>
        </w:rPr>
      </w:pPr>
      <w:r>
        <w:rPr>
          <w:color w:val="000000"/>
          <w:lang w:val="uk-UA"/>
        </w:rPr>
        <w:t xml:space="preserve">Завдання 2: </w:t>
      </w:r>
      <w:proofErr w:type="spellStart"/>
      <w:r w:rsidRPr="00F40916">
        <w:rPr>
          <w:color w:val="000000"/>
          <w:sz w:val="22"/>
          <w:szCs w:val="22"/>
        </w:rPr>
        <w:t>Requirements</w:t>
      </w:r>
      <w:proofErr w:type="spellEnd"/>
      <w:r w:rsidRPr="00F40916">
        <w:rPr>
          <w:color w:val="000000"/>
          <w:sz w:val="22"/>
          <w:szCs w:val="22"/>
        </w:rPr>
        <w:t xml:space="preserve"> </w:t>
      </w:r>
      <w:proofErr w:type="spellStart"/>
      <w:r w:rsidRPr="00F40916">
        <w:rPr>
          <w:color w:val="000000"/>
          <w:sz w:val="22"/>
          <w:szCs w:val="22"/>
        </w:rPr>
        <w:t>management</w:t>
      </w:r>
      <w:proofErr w:type="spellEnd"/>
      <w:r w:rsidRPr="00F40916">
        <w:rPr>
          <w:color w:val="000000"/>
          <w:sz w:val="22"/>
          <w:szCs w:val="22"/>
        </w:rPr>
        <w:t xml:space="preserve"> (</w:t>
      </w:r>
      <w:proofErr w:type="spellStart"/>
      <w:r w:rsidRPr="00F40916">
        <w:rPr>
          <w:color w:val="000000"/>
          <w:sz w:val="22"/>
          <w:szCs w:val="22"/>
        </w:rPr>
        <w:t>understand</w:t>
      </w:r>
      <w:proofErr w:type="spellEnd"/>
      <w:r w:rsidRPr="00F40916">
        <w:rPr>
          <w:color w:val="000000"/>
          <w:sz w:val="22"/>
          <w:szCs w:val="22"/>
        </w:rPr>
        <w:t xml:space="preserve"> </w:t>
      </w:r>
      <w:proofErr w:type="spellStart"/>
      <w:r w:rsidRPr="00F40916">
        <w:rPr>
          <w:color w:val="000000"/>
          <w:sz w:val="22"/>
          <w:szCs w:val="22"/>
        </w:rPr>
        <w:t>tasks</w:t>
      </w:r>
      <w:proofErr w:type="spellEnd"/>
      <w:r w:rsidRPr="00F40916">
        <w:rPr>
          <w:color w:val="000000"/>
          <w:sz w:val="22"/>
          <w:szCs w:val="22"/>
        </w:rPr>
        <w:t xml:space="preserve">) </w:t>
      </w:r>
      <w:proofErr w:type="spellStart"/>
      <w:r w:rsidRPr="00F40916">
        <w:rPr>
          <w:color w:val="000000"/>
          <w:sz w:val="22"/>
          <w:szCs w:val="22"/>
        </w:rPr>
        <w:t>and</w:t>
      </w:r>
      <w:proofErr w:type="spellEnd"/>
      <w:r w:rsidRPr="00F40916">
        <w:rPr>
          <w:color w:val="000000"/>
          <w:sz w:val="22"/>
          <w:szCs w:val="22"/>
        </w:rPr>
        <w:t xml:space="preserve"> </w:t>
      </w:r>
      <w:proofErr w:type="spellStart"/>
      <w:r w:rsidRPr="00F40916">
        <w:rPr>
          <w:color w:val="000000"/>
          <w:sz w:val="22"/>
          <w:szCs w:val="22"/>
        </w:rPr>
        <w:t>design</w:t>
      </w:r>
      <w:proofErr w:type="spellEnd"/>
      <w:r w:rsidRPr="00F40916">
        <w:rPr>
          <w:color w:val="000000"/>
          <w:sz w:val="22"/>
          <w:szCs w:val="22"/>
        </w:rPr>
        <w:t xml:space="preserve"> </w:t>
      </w:r>
      <w:proofErr w:type="spellStart"/>
      <w:r w:rsidRPr="00F40916">
        <w:rPr>
          <w:color w:val="000000"/>
          <w:sz w:val="22"/>
          <w:szCs w:val="22"/>
        </w:rPr>
        <w:t>activities</w:t>
      </w:r>
      <w:proofErr w:type="spellEnd"/>
      <w:r w:rsidRPr="00F40916">
        <w:rPr>
          <w:color w:val="000000"/>
          <w:sz w:val="22"/>
          <w:szCs w:val="22"/>
        </w:rPr>
        <w:t xml:space="preserve"> (</w:t>
      </w:r>
      <w:proofErr w:type="spellStart"/>
      <w:r w:rsidRPr="00F40916">
        <w:rPr>
          <w:color w:val="000000"/>
          <w:sz w:val="22"/>
          <w:szCs w:val="22"/>
        </w:rPr>
        <w:t>draw</w:t>
      </w:r>
      <w:proofErr w:type="spellEnd"/>
      <w:r w:rsidRPr="00F40916">
        <w:rPr>
          <w:color w:val="000000"/>
          <w:sz w:val="22"/>
          <w:szCs w:val="22"/>
        </w:rPr>
        <w:t xml:space="preserve"> </w:t>
      </w:r>
      <w:proofErr w:type="spellStart"/>
      <w:r w:rsidRPr="00F40916">
        <w:rPr>
          <w:color w:val="000000"/>
          <w:sz w:val="22"/>
          <w:szCs w:val="22"/>
        </w:rPr>
        <w:t>flow</w:t>
      </w:r>
      <w:proofErr w:type="spellEnd"/>
      <w:r w:rsidRPr="00F40916">
        <w:rPr>
          <w:color w:val="000000"/>
          <w:sz w:val="22"/>
          <w:szCs w:val="22"/>
        </w:rPr>
        <w:t xml:space="preserve"> </w:t>
      </w:r>
      <w:proofErr w:type="spellStart"/>
      <w:r w:rsidRPr="00F40916">
        <w:rPr>
          <w:color w:val="000000"/>
          <w:sz w:val="22"/>
          <w:szCs w:val="22"/>
        </w:rPr>
        <w:t>diagram</w:t>
      </w:r>
      <w:proofErr w:type="spellEnd"/>
      <w:r w:rsidRPr="00F40916">
        <w:rPr>
          <w:color w:val="000000"/>
          <w:sz w:val="22"/>
          <w:szCs w:val="22"/>
        </w:rPr>
        <w:t xml:space="preserve"> </w:t>
      </w:r>
      <w:proofErr w:type="spellStart"/>
      <w:r w:rsidRPr="00F40916">
        <w:rPr>
          <w:color w:val="000000"/>
          <w:sz w:val="22"/>
          <w:szCs w:val="22"/>
        </w:rPr>
        <w:t>and</w:t>
      </w:r>
      <w:proofErr w:type="spellEnd"/>
      <w:r w:rsidRPr="00F40916">
        <w:rPr>
          <w:color w:val="000000"/>
          <w:sz w:val="22"/>
          <w:szCs w:val="22"/>
        </w:rPr>
        <w:t xml:space="preserve"> </w:t>
      </w:r>
      <w:proofErr w:type="spellStart"/>
      <w:r w:rsidRPr="00F40916">
        <w:rPr>
          <w:color w:val="000000"/>
          <w:sz w:val="22"/>
          <w:szCs w:val="22"/>
        </w:rPr>
        <w:t>estimate</w:t>
      </w:r>
      <w:proofErr w:type="spellEnd"/>
      <w:r w:rsidRPr="00F40916">
        <w:rPr>
          <w:color w:val="000000"/>
          <w:sz w:val="22"/>
          <w:szCs w:val="22"/>
        </w:rPr>
        <w:t xml:space="preserve"> </w:t>
      </w:r>
      <w:proofErr w:type="spellStart"/>
      <w:r w:rsidRPr="00F40916">
        <w:rPr>
          <w:color w:val="000000"/>
          <w:sz w:val="22"/>
          <w:szCs w:val="22"/>
        </w:rPr>
        <w:t>tasks</w:t>
      </w:r>
      <w:proofErr w:type="spellEnd"/>
      <w:r w:rsidRPr="00F40916">
        <w:rPr>
          <w:color w:val="000000"/>
          <w:sz w:val="22"/>
          <w:szCs w:val="22"/>
        </w:rPr>
        <w:t xml:space="preserve"> 3-7)</w:t>
      </w:r>
    </w:p>
    <w:p w:rsidR="00F40916" w:rsidRDefault="006908EF" w:rsidP="006908EF">
      <w:pPr>
        <w:pStyle w:val="a4"/>
        <w:numPr>
          <w:ilvl w:val="1"/>
          <w:numId w:val="1"/>
        </w:numPr>
        <w:pBdr>
          <w:top w:val="nil"/>
          <w:left w:val="nil"/>
          <w:bottom w:val="nil"/>
          <w:right w:val="nil"/>
          <w:between w:val="nil"/>
        </w:pBdr>
        <w:rPr>
          <w:color w:val="000000"/>
          <w:lang w:val="uk-UA"/>
        </w:rPr>
      </w:pPr>
      <w:r>
        <w:rPr>
          <w:color w:val="000000"/>
          <w:lang w:val="uk-UA"/>
        </w:rPr>
        <w:t xml:space="preserve">Намалювати </w:t>
      </w:r>
      <w:r>
        <w:rPr>
          <w:color w:val="000000"/>
          <w:lang w:val="en-US"/>
        </w:rPr>
        <w:t>flowchart</w:t>
      </w:r>
      <w:r>
        <w:rPr>
          <w:color w:val="000000"/>
          <w:lang w:val="uk-UA"/>
        </w:rPr>
        <w:t>, створити необхідні файли розробки, приступити до виконання завдання.</w:t>
      </w:r>
    </w:p>
    <w:p w:rsidR="00DC7AF5" w:rsidRDefault="00DC7AF5" w:rsidP="00DC7AF5">
      <w:pPr>
        <w:pStyle w:val="a4"/>
        <w:pBdr>
          <w:top w:val="nil"/>
          <w:left w:val="nil"/>
          <w:bottom w:val="nil"/>
          <w:right w:val="nil"/>
          <w:between w:val="nil"/>
        </w:pBdr>
        <w:ind w:left="1440"/>
        <w:rPr>
          <w:color w:val="000000"/>
          <w:lang w:val="uk-UA"/>
        </w:rPr>
      </w:pPr>
    </w:p>
    <w:p w:rsidR="00DC7AF5" w:rsidRPr="00C32652" w:rsidRDefault="00DC7AF5" w:rsidP="00DC7AF5">
      <w:pPr>
        <w:rPr>
          <w:lang w:val="uk-UA"/>
        </w:rPr>
      </w:pPr>
      <w:r>
        <w:rPr>
          <w:lang w:val="uk-UA"/>
        </w:rPr>
        <w:t xml:space="preserve">Завдання 3: </w:t>
      </w:r>
      <w:proofErr w:type="spellStart"/>
      <w:r w:rsidRPr="00C32652">
        <w:t>Practice</w:t>
      </w:r>
      <w:proofErr w:type="spellEnd"/>
      <w:r w:rsidRPr="00C32652">
        <w:t xml:space="preserve"># </w:t>
      </w:r>
      <w:proofErr w:type="spellStart"/>
      <w:r w:rsidRPr="00C32652">
        <w:t>programming</w:t>
      </w:r>
      <w:proofErr w:type="spellEnd"/>
      <w:r w:rsidRPr="00C32652">
        <w:t xml:space="preserve">: </w:t>
      </w:r>
      <w:proofErr w:type="spellStart"/>
      <w:r w:rsidRPr="00C32652">
        <w:t>Class</w:t>
      </w:r>
      <w:proofErr w:type="spellEnd"/>
      <w:r w:rsidRPr="00C32652">
        <w:t xml:space="preserve"> </w:t>
      </w:r>
      <w:proofErr w:type="spellStart"/>
      <w:r w:rsidRPr="00C32652">
        <w:t>Practice</w:t>
      </w:r>
      <w:proofErr w:type="spellEnd"/>
      <w:r w:rsidRPr="00C32652">
        <w:t xml:space="preserve"> </w:t>
      </w:r>
      <w:proofErr w:type="spellStart"/>
      <w:r w:rsidRPr="00C32652">
        <w:t>Task</w:t>
      </w:r>
      <w:proofErr w:type="spellEnd"/>
      <w:r w:rsidRPr="00C32652">
        <w:t xml:space="preserve"> </w:t>
      </w:r>
    </w:p>
    <w:p w:rsidR="00DC7AF5" w:rsidRPr="00146CE4" w:rsidRDefault="00DC7AF5" w:rsidP="00DC7AF5">
      <w:pPr>
        <w:numPr>
          <w:ilvl w:val="0"/>
          <w:numId w:val="5"/>
        </w:numPr>
      </w:pPr>
      <w:r w:rsidRPr="00C32652">
        <w:t xml:space="preserve">Деталі завдання: </w:t>
      </w:r>
      <w:r>
        <w:rPr>
          <w:lang w:val="uk-UA"/>
        </w:rPr>
        <w:t xml:space="preserve">Аналізатор місячного паролю, має отримати бюджет на місяць і кількість днів обліку покупок, вивести меню, реалізувати функції для кожного пункту меню, використати параметри-посилання на змінні </w:t>
      </w:r>
      <w:proofErr w:type="spellStart"/>
      <w:r>
        <w:rPr>
          <w:lang w:val="en-US"/>
        </w:rPr>
        <w:t>minSpending</w:t>
      </w:r>
      <w:proofErr w:type="spellEnd"/>
      <w:r w:rsidRPr="00423494">
        <w:rPr>
          <w:lang w:val="uk-UA"/>
        </w:rPr>
        <w:t xml:space="preserve">, </w:t>
      </w:r>
      <w:proofErr w:type="spellStart"/>
      <w:r>
        <w:rPr>
          <w:lang w:val="en-US"/>
        </w:rPr>
        <w:t>maxSpending</w:t>
      </w:r>
      <w:proofErr w:type="spellEnd"/>
      <w:r w:rsidRPr="00423494">
        <w:rPr>
          <w:lang w:val="uk-UA"/>
        </w:rPr>
        <w:t xml:space="preserve">, </w:t>
      </w:r>
      <w:r>
        <w:rPr>
          <w:lang w:val="uk-UA"/>
        </w:rPr>
        <w:t>використати різні варіації циклів.</w:t>
      </w:r>
    </w:p>
    <w:p w:rsidR="00146CE4" w:rsidRPr="00423494" w:rsidRDefault="00146CE4" w:rsidP="00DC7AF5">
      <w:pPr>
        <w:numPr>
          <w:ilvl w:val="0"/>
          <w:numId w:val="5"/>
        </w:numPr>
      </w:pPr>
      <w:r>
        <w:rPr>
          <w:lang w:val="uk-UA"/>
        </w:rPr>
        <w:t xml:space="preserve">Важливі деталі для </w:t>
      </w:r>
      <w:proofErr w:type="spellStart"/>
      <w:r>
        <w:rPr>
          <w:lang w:val="uk-UA"/>
        </w:rPr>
        <w:t>імплементації:Використати</w:t>
      </w:r>
      <w:proofErr w:type="spellEnd"/>
      <w:r>
        <w:rPr>
          <w:lang w:val="uk-UA"/>
        </w:rPr>
        <w:t xml:space="preserve"> </w:t>
      </w:r>
      <w:proofErr w:type="spellStart"/>
      <w:r w:rsidR="003E3D53">
        <w:rPr>
          <w:lang w:val="uk-UA"/>
        </w:rPr>
        <w:t>рекерсію</w:t>
      </w:r>
      <w:proofErr w:type="spellEnd"/>
      <w:r w:rsidR="003E3D53">
        <w:rPr>
          <w:lang w:val="uk-UA"/>
        </w:rPr>
        <w:t xml:space="preserve"> для підрахунку суми </w:t>
      </w:r>
      <w:proofErr w:type="spellStart"/>
      <w:r w:rsidR="003E3D53">
        <w:rPr>
          <w:lang w:val="uk-UA"/>
        </w:rPr>
        <w:t>покупок.Сортування</w:t>
      </w:r>
      <w:proofErr w:type="spellEnd"/>
      <w:r w:rsidR="003E3D53">
        <w:rPr>
          <w:lang w:val="uk-UA"/>
        </w:rPr>
        <w:t xml:space="preserve"> списку має відбуватись лише за допомогою вкладених циклів </w:t>
      </w:r>
      <w:proofErr w:type="spellStart"/>
      <w:r w:rsidR="003E3D53">
        <w:rPr>
          <w:lang w:val="uk-UA"/>
        </w:rPr>
        <w:t>сортування.Кожен</w:t>
      </w:r>
      <w:proofErr w:type="spellEnd"/>
      <w:r w:rsidR="003E3D53">
        <w:rPr>
          <w:lang w:val="uk-UA"/>
        </w:rPr>
        <w:t xml:space="preserve"> пункт меню має бути занесений у функцію, </w:t>
      </w:r>
      <w:proofErr w:type="spellStart"/>
      <w:r w:rsidR="003E3D53">
        <w:rPr>
          <w:lang w:val="uk-UA"/>
        </w:rPr>
        <w:t>валідувати</w:t>
      </w:r>
      <w:proofErr w:type="spellEnd"/>
      <w:r w:rsidR="003E3D53">
        <w:rPr>
          <w:lang w:val="uk-UA"/>
        </w:rPr>
        <w:t xml:space="preserve"> введені дані користувача.</w:t>
      </w:r>
    </w:p>
    <w:p w:rsidR="00DC7AF5" w:rsidRPr="00DC7AF5" w:rsidRDefault="00DC7AF5" w:rsidP="00DC7AF5">
      <w:pPr>
        <w:pBdr>
          <w:top w:val="nil"/>
          <w:left w:val="nil"/>
          <w:bottom w:val="nil"/>
          <w:right w:val="nil"/>
          <w:between w:val="nil"/>
        </w:pBdr>
        <w:rPr>
          <w:color w:val="000000"/>
        </w:rPr>
      </w:pPr>
    </w:p>
    <w:p w:rsidR="006908EF" w:rsidRDefault="006908EF" w:rsidP="006908EF">
      <w:pPr>
        <w:pBdr>
          <w:top w:val="nil"/>
          <w:left w:val="nil"/>
          <w:bottom w:val="nil"/>
          <w:right w:val="nil"/>
          <w:between w:val="nil"/>
        </w:pBdr>
        <w:rPr>
          <w:color w:val="000000"/>
          <w:sz w:val="22"/>
          <w:szCs w:val="22"/>
        </w:rPr>
      </w:pPr>
      <w:r>
        <w:rPr>
          <w:color w:val="000000"/>
          <w:lang w:val="uk-UA"/>
        </w:rPr>
        <w:t>З</w:t>
      </w:r>
      <w:r w:rsidR="00DC7AF5">
        <w:rPr>
          <w:color w:val="000000"/>
          <w:lang w:val="uk-UA"/>
        </w:rPr>
        <w:t>авдання 4</w:t>
      </w:r>
      <w:r>
        <w:rPr>
          <w:color w:val="000000"/>
          <w:lang w:val="uk-UA"/>
        </w:rPr>
        <w:t>:</w:t>
      </w:r>
      <w:r w:rsidRPr="006908EF">
        <w:rPr>
          <w:rFonts w:ascii="Calibri" w:hAnsi="Calibri" w:cs="Calibri"/>
          <w:color w:val="000000"/>
          <w:sz w:val="22"/>
          <w:szCs w:val="22"/>
        </w:rPr>
        <w:t xml:space="preserve"> </w:t>
      </w:r>
      <w:proofErr w:type="spellStart"/>
      <w:r w:rsidRPr="006908EF">
        <w:rPr>
          <w:color w:val="000000"/>
          <w:sz w:val="22"/>
          <w:szCs w:val="22"/>
        </w:rPr>
        <w:t>Lab</w:t>
      </w:r>
      <w:proofErr w:type="spellEnd"/>
      <w:r w:rsidRPr="006908EF">
        <w:rPr>
          <w:color w:val="000000"/>
          <w:sz w:val="22"/>
          <w:szCs w:val="22"/>
        </w:rPr>
        <w:t xml:space="preserve"># </w:t>
      </w:r>
      <w:proofErr w:type="spellStart"/>
      <w:r w:rsidRPr="006908EF">
        <w:rPr>
          <w:color w:val="000000"/>
          <w:sz w:val="22"/>
          <w:szCs w:val="22"/>
        </w:rPr>
        <w:t>programming</w:t>
      </w:r>
      <w:proofErr w:type="spellEnd"/>
      <w:r w:rsidRPr="006908EF">
        <w:rPr>
          <w:color w:val="000000"/>
          <w:sz w:val="22"/>
          <w:szCs w:val="22"/>
        </w:rPr>
        <w:t xml:space="preserve">: </w:t>
      </w:r>
      <w:proofErr w:type="spellStart"/>
      <w:r w:rsidRPr="006908EF">
        <w:rPr>
          <w:color w:val="000000"/>
          <w:sz w:val="22"/>
          <w:szCs w:val="22"/>
        </w:rPr>
        <w:t>Lab</w:t>
      </w:r>
      <w:proofErr w:type="spellEnd"/>
      <w:r w:rsidRPr="006908EF">
        <w:rPr>
          <w:color w:val="000000"/>
          <w:sz w:val="22"/>
          <w:szCs w:val="22"/>
        </w:rPr>
        <w:t xml:space="preserve"> 2</w:t>
      </w:r>
    </w:p>
    <w:p w:rsidR="006908EF" w:rsidRPr="006908EF" w:rsidRDefault="006908EF" w:rsidP="006908EF">
      <w:pPr>
        <w:pStyle w:val="a4"/>
        <w:numPr>
          <w:ilvl w:val="1"/>
          <w:numId w:val="1"/>
        </w:numPr>
        <w:pBdr>
          <w:top w:val="nil"/>
          <w:left w:val="nil"/>
          <w:bottom w:val="nil"/>
          <w:right w:val="nil"/>
          <w:between w:val="nil"/>
        </w:pBdr>
        <w:rPr>
          <w:color w:val="000000"/>
          <w:lang w:val="en-US"/>
        </w:rPr>
      </w:pPr>
      <w:r>
        <w:rPr>
          <w:color w:val="000000"/>
          <w:lang w:val="uk-UA"/>
        </w:rPr>
        <w:t>Варіант завдання 17.</w:t>
      </w:r>
    </w:p>
    <w:p w:rsidR="006908EF" w:rsidRPr="00DC7AF5" w:rsidRDefault="006908EF" w:rsidP="006908EF">
      <w:pPr>
        <w:pStyle w:val="a4"/>
        <w:numPr>
          <w:ilvl w:val="1"/>
          <w:numId w:val="1"/>
        </w:numPr>
        <w:pBdr>
          <w:top w:val="nil"/>
          <w:left w:val="nil"/>
          <w:bottom w:val="nil"/>
          <w:right w:val="nil"/>
          <w:between w:val="nil"/>
        </w:pBdr>
        <w:rPr>
          <w:color w:val="000000"/>
          <w:lang w:val="ru-RU"/>
        </w:rPr>
      </w:pPr>
      <w:r>
        <w:rPr>
          <w:color w:val="000000"/>
          <w:lang w:val="uk-UA"/>
        </w:rPr>
        <w:t xml:space="preserve">Деталі завдання: Отримуємо формулу </w:t>
      </w:r>
      <w:r>
        <w:rPr>
          <w:color w:val="000000"/>
          <w:lang w:val="en-US"/>
        </w:rPr>
        <w:t>an</w:t>
      </w:r>
      <w:r w:rsidRPr="006908EF">
        <w:rPr>
          <w:color w:val="000000"/>
          <w:lang w:val="ru-RU"/>
        </w:rPr>
        <w:t xml:space="preserve">, </w:t>
      </w:r>
      <w:r>
        <w:rPr>
          <w:color w:val="000000"/>
          <w:lang w:val="uk-UA"/>
        </w:rPr>
        <w:t>необхідно знайти суму рядків з точністю до 0.0001, порахувати формулу рекурентного вигляду.</w:t>
      </w:r>
    </w:p>
    <w:p w:rsidR="00DC7AF5" w:rsidRDefault="003E3D53" w:rsidP="00DC7AF5">
      <w:pPr>
        <w:pStyle w:val="a4"/>
        <w:numPr>
          <w:ilvl w:val="1"/>
          <w:numId w:val="1"/>
        </w:numPr>
        <w:pBdr>
          <w:top w:val="nil"/>
          <w:left w:val="nil"/>
          <w:bottom w:val="nil"/>
          <w:right w:val="nil"/>
          <w:between w:val="nil"/>
        </w:pBdr>
        <w:rPr>
          <w:color w:val="000000"/>
          <w:lang w:val="ru-RU"/>
        </w:rPr>
      </w:pPr>
      <w:proofErr w:type="spellStart"/>
      <w:r>
        <w:rPr>
          <w:color w:val="000000"/>
          <w:lang w:val="ru-RU"/>
        </w:rPr>
        <w:t>Важливі</w:t>
      </w:r>
      <w:proofErr w:type="spellEnd"/>
      <w:r>
        <w:rPr>
          <w:color w:val="000000"/>
          <w:lang w:val="ru-RU"/>
        </w:rPr>
        <w:t xml:space="preserve"> </w:t>
      </w:r>
      <w:proofErr w:type="spellStart"/>
      <w:r>
        <w:rPr>
          <w:color w:val="000000"/>
          <w:lang w:val="ru-RU"/>
        </w:rPr>
        <w:t>деталі</w:t>
      </w:r>
      <w:proofErr w:type="spellEnd"/>
      <w:r>
        <w:rPr>
          <w:color w:val="000000"/>
          <w:lang w:val="ru-RU"/>
        </w:rPr>
        <w:t xml:space="preserve"> для </w:t>
      </w:r>
      <w:proofErr w:type="spellStart"/>
      <w:proofErr w:type="gramStart"/>
      <w:r>
        <w:rPr>
          <w:color w:val="000000"/>
          <w:lang w:val="ru-RU"/>
        </w:rPr>
        <w:t>імплементації:Розрахунок</w:t>
      </w:r>
      <w:proofErr w:type="spellEnd"/>
      <w:proofErr w:type="gramEnd"/>
      <w:r>
        <w:rPr>
          <w:color w:val="000000"/>
          <w:lang w:val="ru-RU"/>
        </w:rPr>
        <w:t xml:space="preserve"> </w:t>
      </w:r>
      <w:proofErr w:type="spellStart"/>
      <w:r>
        <w:rPr>
          <w:color w:val="000000"/>
          <w:lang w:val="ru-RU"/>
        </w:rPr>
        <w:t>формули</w:t>
      </w:r>
      <w:proofErr w:type="spellEnd"/>
      <w:r w:rsidRPr="003E3D53">
        <w:rPr>
          <w:color w:val="000000"/>
          <w:lang w:val="ru-RU"/>
        </w:rPr>
        <w:t xml:space="preserve"> </w:t>
      </w:r>
      <w:r>
        <w:rPr>
          <w:color w:val="000000"/>
          <w:lang w:val="en-US"/>
        </w:rPr>
        <w:t>an</w:t>
      </w:r>
      <w:r w:rsidRPr="003E3D53">
        <w:rPr>
          <w:color w:val="000000"/>
          <w:lang w:val="ru-RU"/>
        </w:rPr>
        <w:t>+1</w:t>
      </w:r>
      <w:r>
        <w:rPr>
          <w:color w:val="000000"/>
          <w:lang w:val="ru-RU"/>
        </w:rPr>
        <w:t xml:space="preserve">  </w:t>
      </w:r>
      <w:proofErr w:type="spellStart"/>
      <w:r>
        <w:rPr>
          <w:color w:val="000000"/>
          <w:lang w:val="ru-RU"/>
        </w:rPr>
        <w:t>відбувається</w:t>
      </w:r>
      <w:proofErr w:type="spellEnd"/>
      <w:r>
        <w:rPr>
          <w:color w:val="000000"/>
          <w:lang w:val="ru-RU"/>
        </w:rPr>
        <w:t xml:space="preserve"> </w:t>
      </w:r>
      <w:proofErr w:type="spellStart"/>
      <w:r>
        <w:rPr>
          <w:color w:val="000000"/>
          <w:lang w:val="ru-RU"/>
        </w:rPr>
        <w:t>окремо</w:t>
      </w:r>
      <w:proofErr w:type="spellEnd"/>
      <w:r>
        <w:rPr>
          <w:color w:val="000000"/>
          <w:lang w:val="ru-RU"/>
        </w:rPr>
        <w:t xml:space="preserve"> на листку, </w:t>
      </w:r>
      <w:r>
        <w:rPr>
          <w:color w:val="000000"/>
          <w:lang w:val="uk-UA"/>
        </w:rPr>
        <w:t xml:space="preserve">потім переноситься у код , та за допомогою циклу, виводиться на екран </w:t>
      </w:r>
      <w:proofErr w:type="spellStart"/>
      <w:r>
        <w:rPr>
          <w:color w:val="000000"/>
          <w:lang w:val="uk-UA"/>
        </w:rPr>
        <w:t>резултат</w:t>
      </w:r>
      <w:proofErr w:type="spellEnd"/>
      <w:r>
        <w:rPr>
          <w:color w:val="000000"/>
          <w:lang w:val="uk-UA"/>
        </w:rPr>
        <w:t xml:space="preserve"> обчислень.</w:t>
      </w:r>
    </w:p>
    <w:p w:rsidR="00DC7AF5" w:rsidRDefault="00DC7AF5" w:rsidP="00DC7AF5">
      <w:pPr>
        <w:pBdr>
          <w:top w:val="nil"/>
          <w:left w:val="nil"/>
          <w:bottom w:val="nil"/>
          <w:right w:val="nil"/>
          <w:between w:val="nil"/>
        </w:pBdr>
        <w:rPr>
          <w:color w:val="000000"/>
          <w:lang w:val="ru-RU"/>
        </w:rPr>
      </w:pPr>
      <w:r w:rsidRPr="00DC7AF5">
        <w:rPr>
          <w:noProof/>
          <w:lang w:val="uk-UA" w:eastAsia="uk-UA"/>
        </w:rPr>
        <w:drawing>
          <wp:inline distT="0" distB="0" distL="0" distR="0" wp14:anchorId="5F2346CF" wp14:editId="750523F7">
            <wp:extent cx="5753599" cy="708721"/>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3599" cy="708721"/>
                    </a:xfrm>
                    <a:prstGeom prst="rect">
                      <a:avLst/>
                    </a:prstGeom>
                  </pic:spPr>
                </pic:pic>
              </a:graphicData>
            </a:graphic>
          </wp:inline>
        </w:drawing>
      </w:r>
    </w:p>
    <w:p w:rsidR="00DC7AF5" w:rsidRPr="00DC7AF5" w:rsidRDefault="00DC7AF5" w:rsidP="00DC7AF5">
      <w:pPr>
        <w:pBdr>
          <w:top w:val="nil"/>
          <w:left w:val="nil"/>
          <w:bottom w:val="nil"/>
          <w:right w:val="nil"/>
          <w:between w:val="nil"/>
        </w:pBdr>
        <w:rPr>
          <w:color w:val="000000"/>
          <w:lang w:val="ru-RU"/>
        </w:rPr>
      </w:pPr>
      <w:r>
        <w:rPr>
          <w:color w:val="000000"/>
          <w:lang w:val="ru-RU"/>
        </w:rPr>
        <w:tab/>
      </w:r>
      <w:r>
        <w:rPr>
          <w:color w:val="000000"/>
          <w:lang w:val="ru-RU"/>
        </w:rPr>
        <w:tab/>
      </w:r>
      <w:r>
        <w:rPr>
          <w:color w:val="000000"/>
          <w:lang w:val="ru-RU"/>
        </w:rPr>
        <w:tab/>
      </w:r>
      <w:r>
        <w:rPr>
          <w:color w:val="000000"/>
          <w:lang w:val="ru-RU"/>
        </w:rPr>
        <w:tab/>
      </w:r>
      <w:r>
        <w:rPr>
          <w:i/>
          <w:color w:val="000000"/>
          <w:sz w:val="18"/>
          <w:szCs w:val="18"/>
          <w:lang w:val="uk-UA" w:eastAsia="uk-UA"/>
        </w:rPr>
        <w:t>Рис 1. Умова до лабораторної роботи 2</w:t>
      </w:r>
    </w:p>
    <w:p w:rsidR="006908EF" w:rsidRDefault="00DC7AF5" w:rsidP="006908EF">
      <w:pPr>
        <w:pBdr>
          <w:top w:val="nil"/>
          <w:left w:val="nil"/>
          <w:bottom w:val="nil"/>
          <w:right w:val="nil"/>
          <w:between w:val="nil"/>
        </w:pBdr>
        <w:rPr>
          <w:color w:val="000000"/>
          <w:sz w:val="22"/>
          <w:szCs w:val="22"/>
        </w:rPr>
      </w:pPr>
      <w:proofErr w:type="spellStart"/>
      <w:r>
        <w:rPr>
          <w:color w:val="000000"/>
          <w:lang w:val="ru-RU"/>
        </w:rPr>
        <w:t>Завдання</w:t>
      </w:r>
      <w:proofErr w:type="spellEnd"/>
      <w:r>
        <w:rPr>
          <w:color w:val="000000"/>
          <w:lang w:val="ru-RU"/>
        </w:rPr>
        <w:t xml:space="preserve"> 5</w:t>
      </w:r>
      <w:r w:rsidR="006908EF">
        <w:rPr>
          <w:color w:val="000000"/>
          <w:lang w:val="ru-RU"/>
        </w:rPr>
        <w:t>:</w:t>
      </w:r>
      <w:r w:rsidR="006908EF" w:rsidRPr="006908EF">
        <w:rPr>
          <w:rFonts w:ascii="Calibri" w:hAnsi="Calibri" w:cs="Calibri"/>
          <w:color w:val="000000"/>
          <w:sz w:val="22"/>
          <w:szCs w:val="22"/>
        </w:rPr>
        <w:t xml:space="preserve"> </w:t>
      </w:r>
      <w:proofErr w:type="spellStart"/>
      <w:r w:rsidR="006908EF" w:rsidRPr="006908EF">
        <w:rPr>
          <w:color w:val="000000"/>
          <w:sz w:val="22"/>
          <w:szCs w:val="22"/>
        </w:rPr>
        <w:t>Lab</w:t>
      </w:r>
      <w:proofErr w:type="spellEnd"/>
      <w:r w:rsidR="006908EF" w:rsidRPr="006908EF">
        <w:rPr>
          <w:color w:val="000000"/>
          <w:sz w:val="22"/>
          <w:szCs w:val="22"/>
        </w:rPr>
        <w:t xml:space="preserve"># </w:t>
      </w:r>
      <w:proofErr w:type="spellStart"/>
      <w:r w:rsidR="006908EF" w:rsidRPr="006908EF">
        <w:rPr>
          <w:color w:val="000000"/>
          <w:sz w:val="22"/>
          <w:szCs w:val="22"/>
        </w:rPr>
        <w:t>programming</w:t>
      </w:r>
      <w:proofErr w:type="spellEnd"/>
      <w:r w:rsidR="006908EF" w:rsidRPr="006908EF">
        <w:rPr>
          <w:color w:val="000000"/>
          <w:sz w:val="22"/>
          <w:szCs w:val="22"/>
        </w:rPr>
        <w:t xml:space="preserve">: </w:t>
      </w:r>
      <w:proofErr w:type="spellStart"/>
      <w:r w:rsidR="006908EF" w:rsidRPr="006908EF">
        <w:rPr>
          <w:color w:val="000000"/>
          <w:sz w:val="22"/>
          <w:szCs w:val="22"/>
        </w:rPr>
        <w:t>Lab</w:t>
      </w:r>
      <w:proofErr w:type="spellEnd"/>
      <w:r w:rsidR="006908EF" w:rsidRPr="006908EF">
        <w:rPr>
          <w:color w:val="000000"/>
          <w:sz w:val="22"/>
          <w:szCs w:val="22"/>
        </w:rPr>
        <w:t xml:space="preserve"> 3</w:t>
      </w:r>
    </w:p>
    <w:p w:rsidR="006908EF" w:rsidRPr="006908EF" w:rsidRDefault="006908EF" w:rsidP="006908EF">
      <w:pPr>
        <w:pStyle w:val="a4"/>
        <w:numPr>
          <w:ilvl w:val="1"/>
          <w:numId w:val="1"/>
        </w:numPr>
        <w:pBdr>
          <w:top w:val="nil"/>
          <w:left w:val="nil"/>
          <w:bottom w:val="nil"/>
          <w:right w:val="nil"/>
          <w:between w:val="nil"/>
        </w:pBdr>
        <w:rPr>
          <w:color w:val="000000"/>
          <w:lang w:val="en-US"/>
        </w:rPr>
      </w:pPr>
      <w:r>
        <w:rPr>
          <w:color w:val="000000"/>
          <w:lang w:val="uk-UA"/>
        </w:rPr>
        <w:t>Варіант завдання 11.</w:t>
      </w:r>
    </w:p>
    <w:p w:rsidR="00DC34C2" w:rsidRPr="003E3D53" w:rsidRDefault="006908EF" w:rsidP="00423494">
      <w:pPr>
        <w:pStyle w:val="a4"/>
        <w:numPr>
          <w:ilvl w:val="1"/>
          <w:numId w:val="1"/>
        </w:numPr>
        <w:pBdr>
          <w:top w:val="nil"/>
          <w:left w:val="nil"/>
          <w:bottom w:val="nil"/>
          <w:right w:val="nil"/>
          <w:between w:val="nil"/>
        </w:pBdr>
        <w:rPr>
          <w:color w:val="000000"/>
          <w:lang w:val="ru-RU"/>
        </w:rPr>
      </w:pPr>
      <w:r>
        <w:rPr>
          <w:color w:val="000000"/>
          <w:lang w:val="uk-UA"/>
        </w:rPr>
        <w:t xml:space="preserve">Деталі </w:t>
      </w:r>
      <w:proofErr w:type="spellStart"/>
      <w:r>
        <w:rPr>
          <w:color w:val="000000"/>
          <w:lang w:val="uk-UA"/>
        </w:rPr>
        <w:t>завдння</w:t>
      </w:r>
      <w:proofErr w:type="spellEnd"/>
      <w:r>
        <w:rPr>
          <w:color w:val="000000"/>
          <w:lang w:val="uk-UA"/>
        </w:rPr>
        <w:t>:</w:t>
      </w:r>
      <w:r w:rsidR="00423494" w:rsidRPr="00423494">
        <w:rPr>
          <w:noProof/>
          <w:lang w:val="uk-UA" w:eastAsia="uk-UA"/>
        </w:rPr>
        <w:t xml:space="preserve"> </w:t>
      </w:r>
      <w:r w:rsidR="00423494">
        <w:rPr>
          <w:noProof/>
          <w:lang w:val="uk-UA" w:eastAsia="uk-UA"/>
        </w:rPr>
        <w:t xml:space="preserve">Порахувати двома циклами, вкладеними в інший.Вивести результат для </w:t>
      </w:r>
      <w:r w:rsidR="00423494">
        <w:rPr>
          <w:noProof/>
          <w:lang w:val="en-US" w:eastAsia="uk-UA"/>
        </w:rPr>
        <w:t>X</w:t>
      </w:r>
      <w:r w:rsidR="00423494" w:rsidRPr="00423494">
        <w:rPr>
          <w:noProof/>
          <w:lang w:val="ru-RU" w:eastAsia="uk-UA"/>
        </w:rPr>
        <w:t>,</w:t>
      </w:r>
      <w:r w:rsidR="00423494">
        <w:rPr>
          <w:noProof/>
          <w:lang w:val="en-US" w:eastAsia="uk-UA"/>
        </w:rPr>
        <w:t>Y</w:t>
      </w:r>
      <w:r w:rsidR="00423494" w:rsidRPr="00423494">
        <w:rPr>
          <w:noProof/>
          <w:lang w:val="ru-RU" w:eastAsia="uk-UA"/>
        </w:rPr>
        <w:t>,</w:t>
      </w:r>
      <w:r w:rsidR="00423494">
        <w:rPr>
          <w:noProof/>
          <w:lang w:val="en-US" w:eastAsia="uk-UA"/>
        </w:rPr>
        <w:t>SN</w:t>
      </w:r>
      <w:r w:rsidR="00423494" w:rsidRPr="00423494">
        <w:rPr>
          <w:noProof/>
          <w:lang w:val="ru-RU" w:eastAsia="uk-UA"/>
        </w:rPr>
        <w:t>,</w:t>
      </w:r>
      <w:r w:rsidR="00423494">
        <w:rPr>
          <w:noProof/>
          <w:lang w:val="en-US" w:eastAsia="uk-UA"/>
        </w:rPr>
        <w:t>SE</w:t>
      </w:r>
      <w:r w:rsidR="00423494" w:rsidRPr="00423494">
        <w:rPr>
          <w:noProof/>
          <w:lang w:val="ru-RU" w:eastAsia="uk-UA"/>
        </w:rPr>
        <w:t>.</w:t>
      </w:r>
    </w:p>
    <w:p w:rsidR="003E3D53" w:rsidRPr="00423494" w:rsidRDefault="003E3D53" w:rsidP="00423494">
      <w:pPr>
        <w:pStyle w:val="a4"/>
        <w:numPr>
          <w:ilvl w:val="1"/>
          <w:numId w:val="1"/>
        </w:numPr>
        <w:pBdr>
          <w:top w:val="nil"/>
          <w:left w:val="nil"/>
          <w:bottom w:val="nil"/>
          <w:right w:val="nil"/>
          <w:between w:val="nil"/>
        </w:pBdr>
        <w:rPr>
          <w:color w:val="000000"/>
          <w:lang w:val="ru-RU"/>
        </w:rPr>
      </w:pPr>
      <w:r>
        <w:rPr>
          <w:noProof/>
          <w:lang w:val="ru-RU" w:eastAsia="uk-UA"/>
        </w:rPr>
        <w:t>Важливі деталі для імплементації: Отримати формули, порахувати формулу загального члена послідовності, порахувати розмір кроку при кількості 10 за допомгою формули (</w:t>
      </w:r>
      <w:r>
        <w:rPr>
          <w:noProof/>
          <w:lang w:val="en-US" w:eastAsia="uk-UA"/>
        </w:rPr>
        <w:t>b</w:t>
      </w:r>
      <w:r w:rsidRPr="003E3D53">
        <w:rPr>
          <w:noProof/>
          <w:lang w:val="ru-RU" w:eastAsia="uk-UA"/>
        </w:rPr>
        <w:t>-</w:t>
      </w:r>
      <w:r>
        <w:rPr>
          <w:noProof/>
          <w:lang w:val="en-US" w:eastAsia="uk-UA"/>
        </w:rPr>
        <w:t>a</w:t>
      </w:r>
      <w:r>
        <w:rPr>
          <w:noProof/>
          <w:lang w:val="ru-RU" w:eastAsia="uk-UA"/>
        </w:rPr>
        <w:t>)</w:t>
      </w:r>
      <w:r w:rsidRPr="003E3D53">
        <w:rPr>
          <w:noProof/>
          <w:lang w:val="ru-RU" w:eastAsia="uk-UA"/>
        </w:rPr>
        <w:t>/</w:t>
      </w:r>
      <w:r>
        <w:rPr>
          <w:noProof/>
          <w:lang w:val="en-US" w:eastAsia="uk-UA"/>
        </w:rPr>
        <w:t>k</w:t>
      </w:r>
      <w:r>
        <w:rPr>
          <w:noProof/>
          <w:lang w:val="ru-RU" w:eastAsia="uk-UA"/>
        </w:rPr>
        <w:t>,</w:t>
      </w:r>
      <w:r>
        <w:rPr>
          <w:noProof/>
          <w:lang w:val="uk-UA" w:eastAsia="uk-UA"/>
        </w:rPr>
        <w:t>вивести вкладеними циклами.</w:t>
      </w:r>
    </w:p>
    <w:p w:rsidR="00DC34C2" w:rsidRPr="00DC34C2" w:rsidRDefault="00DC34C2" w:rsidP="00DC34C2">
      <w:pPr>
        <w:rPr>
          <w:lang w:val="uk-UA"/>
        </w:rPr>
      </w:pPr>
    </w:p>
    <w:p w:rsidR="00DC34C2" w:rsidRPr="00DC34C2" w:rsidRDefault="00423494" w:rsidP="00DC34C2">
      <w:r w:rsidRPr="00423494">
        <w:rPr>
          <w:noProof/>
          <w:color w:val="000000"/>
          <w:lang w:val="uk-UA" w:eastAsia="uk-UA"/>
        </w:rPr>
        <w:drawing>
          <wp:inline distT="0" distB="0" distL="0" distR="0" wp14:anchorId="3C66CCC3" wp14:editId="4ECA2C95">
            <wp:extent cx="6120765" cy="511175"/>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511175"/>
                    </a:xfrm>
                    <a:prstGeom prst="rect">
                      <a:avLst/>
                    </a:prstGeom>
                  </pic:spPr>
                </pic:pic>
              </a:graphicData>
            </a:graphic>
          </wp:inline>
        </w:drawing>
      </w:r>
    </w:p>
    <w:p w:rsidR="00270535" w:rsidRPr="00270535" w:rsidRDefault="00270535" w:rsidP="00270535">
      <w:pPr>
        <w:pStyle w:val="a4"/>
        <w:rPr>
          <w:lang w:val="uk-UA"/>
        </w:rPr>
      </w:pPr>
    </w:p>
    <w:p w:rsidR="00270535" w:rsidRPr="00423494" w:rsidRDefault="00423494" w:rsidP="00270535">
      <w:pPr>
        <w:rPr>
          <w:i/>
          <w:color w:val="000000"/>
          <w:sz w:val="18"/>
          <w:szCs w:val="18"/>
          <w:lang w:val="uk-UA" w:eastAsia="uk-UA"/>
        </w:rPr>
      </w:pPr>
      <w:r>
        <w:rPr>
          <w:color w:val="000000"/>
          <w:sz w:val="22"/>
          <w:szCs w:val="22"/>
          <w:lang w:val="uk-UA" w:eastAsia="uk-UA"/>
        </w:rPr>
        <w:tab/>
      </w:r>
      <w:r>
        <w:rPr>
          <w:color w:val="000000"/>
          <w:sz w:val="22"/>
          <w:szCs w:val="22"/>
          <w:lang w:val="uk-UA" w:eastAsia="uk-UA"/>
        </w:rPr>
        <w:tab/>
      </w:r>
      <w:r>
        <w:rPr>
          <w:color w:val="000000"/>
          <w:sz w:val="22"/>
          <w:szCs w:val="22"/>
          <w:lang w:val="uk-UA" w:eastAsia="uk-UA"/>
        </w:rPr>
        <w:tab/>
      </w:r>
      <w:r>
        <w:rPr>
          <w:color w:val="000000"/>
          <w:sz w:val="22"/>
          <w:szCs w:val="22"/>
          <w:lang w:val="uk-UA" w:eastAsia="uk-UA"/>
        </w:rPr>
        <w:tab/>
      </w:r>
      <w:r>
        <w:rPr>
          <w:color w:val="000000"/>
          <w:sz w:val="22"/>
          <w:szCs w:val="22"/>
          <w:lang w:val="uk-UA" w:eastAsia="uk-UA"/>
        </w:rPr>
        <w:tab/>
      </w:r>
      <w:r w:rsidR="00DC7AF5">
        <w:rPr>
          <w:i/>
          <w:color w:val="000000"/>
          <w:sz w:val="18"/>
          <w:szCs w:val="18"/>
          <w:lang w:val="uk-UA" w:eastAsia="uk-UA"/>
        </w:rPr>
        <w:t>Рис 2</w:t>
      </w:r>
      <w:r>
        <w:rPr>
          <w:i/>
          <w:color w:val="000000"/>
          <w:sz w:val="18"/>
          <w:szCs w:val="18"/>
          <w:lang w:val="uk-UA" w:eastAsia="uk-UA"/>
        </w:rPr>
        <w:t>. Умова до лабораторної роботи 3</w:t>
      </w:r>
    </w:p>
    <w:p w:rsidR="00423494" w:rsidRPr="00423494" w:rsidRDefault="00423494" w:rsidP="00423494">
      <w:pPr>
        <w:ind w:left="720"/>
      </w:pPr>
    </w:p>
    <w:p w:rsidR="00423494" w:rsidRPr="00A36E90" w:rsidRDefault="00423494" w:rsidP="00423494">
      <w:pPr>
        <w:rPr>
          <w:rFonts w:ascii="Calibri" w:hAnsi="Calibri" w:cs="Calibri"/>
          <w:color w:val="000000"/>
          <w:sz w:val="22"/>
          <w:szCs w:val="22"/>
          <w:lang w:val="uk-UA"/>
        </w:rPr>
      </w:pPr>
      <w:r>
        <w:rPr>
          <w:lang w:val="uk-UA"/>
        </w:rPr>
        <w:t xml:space="preserve">Завдання 6: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programming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Self</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Task</w:t>
      </w:r>
      <w:proofErr w:type="spellEnd"/>
      <w:r w:rsidR="00A36E90">
        <w:rPr>
          <w:rFonts w:ascii="Calibri" w:hAnsi="Calibri" w:cs="Calibri"/>
          <w:color w:val="000000"/>
          <w:sz w:val="22"/>
          <w:szCs w:val="22"/>
          <w:lang w:val="uk-UA"/>
        </w:rPr>
        <w:t>:</w:t>
      </w:r>
    </w:p>
    <w:p w:rsidR="00423494" w:rsidRDefault="00423494" w:rsidP="00423494">
      <w:pPr>
        <w:rPr>
          <w:rFonts w:ascii="Calibri" w:hAnsi="Calibri" w:cs="Calibri"/>
          <w:color w:val="000000"/>
          <w:sz w:val="22"/>
          <w:szCs w:val="22"/>
          <w:lang w:val="uk-UA"/>
        </w:rPr>
      </w:pPr>
      <w:r>
        <w:rPr>
          <w:rFonts w:ascii="Calibri" w:hAnsi="Calibri" w:cs="Calibri"/>
          <w:color w:val="000000"/>
          <w:sz w:val="22"/>
          <w:szCs w:val="22"/>
          <w:lang w:val="uk-UA"/>
        </w:rPr>
        <w:t xml:space="preserve">Виконати додаткові завдання з </w:t>
      </w:r>
      <w:proofErr w:type="spellStart"/>
      <w:r>
        <w:rPr>
          <w:rFonts w:ascii="Calibri" w:hAnsi="Calibri" w:cs="Calibri"/>
          <w:color w:val="000000"/>
          <w:sz w:val="22"/>
          <w:szCs w:val="22"/>
          <w:lang w:val="uk-UA"/>
        </w:rPr>
        <w:t>алготестеру</w:t>
      </w:r>
      <w:proofErr w:type="spellEnd"/>
    </w:p>
    <w:p w:rsidR="00423494" w:rsidRPr="00423494" w:rsidRDefault="00423494" w:rsidP="00423494">
      <w:pPr>
        <w:rPr>
          <w:lang w:val="uk-UA"/>
        </w:rPr>
      </w:pPr>
      <w:r w:rsidRPr="00423494">
        <w:rPr>
          <w:noProof/>
          <w:lang w:val="uk-UA" w:eastAsia="uk-UA"/>
        </w:rPr>
        <w:lastRenderedPageBreak/>
        <w:drawing>
          <wp:inline distT="0" distB="0" distL="0" distR="0" wp14:anchorId="1B1CDA67" wp14:editId="49438A82">
            <wp:extent cx="6120765" cy="22783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2278380"/>
                    </a:xfrm>
                    <a:prstGeom prst="rect">
                      <a:avLst/>
                    </a:prstGeom>
                  </pic:spPr>
                </pic:pic>
              </a:graphicData>
            </a:graphic>
          </wp:inline>
        </w:drawing>
      </w:r>
    </w:p>
    <w:p w:rsidR="00270535" w:rsidRPr="00423494" w:rsidRDefault="00270535" w:rsidP="00423494"/>
    <w:p w:rsidR="00BC08F5" w:rsidRPr="00423494" w:rsidRDefault="00423494" w:rsidP="00270535">
      <w:pPr>
        <w:pBdr>
          <w:top w:val="nil"/>
          <w:left w:val="nil"/>
          <w:bottom w:val="nil"/>
          <w:right w:val="nil"/>
          <w:between w:val="nil"/>
        </w:pBdr>
        <w:ind w:left="360"/>
        <w:rPr>
          <w:i/>
          <w:color w:val="000000"/>
          <w:sz w:val="18"/>
          <w:szCs w:val="18"/>
          <w:lang w:val="uk-UA"/>
        </w:rPr>
      </w:pPr>
      <w:r>
        <w:rPr>
          <w:color w:val="000000"/>
        </w:rPr>
        <w:tab/>
      </w:r>
      <w:r>
        <w:rPr>
          <w:color w:val="000000"/>
        </w:rPr>
        <w:tab/>
      </w:r>
      <w:r>
        <w:rPr>
          <w:color w:val="000000"/>
        </w:rPr>
        <w:tab/>
      </w:r>
      <w:r>
        <w:rPr>
          <w:color w:val="000000"/>
        </w:rPr>
        <w:tab/>
      </w:r>
      <w:r>
        <w:rPr>
          <w:color w:val="000000"/>
        </w:rPr>
        <w:tab/>
      </w:r>
      <w:r w:rsidR="00DC7AF5">
        <w:rPr>
          <w:i/>
          <w:color w:val="000000"/>
          <w:sz w:val="18"/>
          <w:szCs w:val="18"/>
          <w:lang w:val="uk-UA"/>
        </w:rPr>
        <w:t>Рис 3</w:t>
      </w:r>
      <w:r>
        <w:rPr>
          <w:i/>
          <w:color w:val="000000"/>
          <w:sz w:val="18"/>
          <w:szCs w:val="18"/>
          <w:lang w:val="uk-UA"/>
        </w:rPr>
        <w:t>. Умова задачі Марічка і печиво</w:t>
      </w:r>
    </w:p>
    <w:p w:rsidR="00BC08F5" w:rsidRPr="00BC08F5" w:rsidRDefault="00BC08F5" w:rsidP="00BC08F5">
      <w:pPr>
        <w:pBdr>
          <w:top w:val="nil"/>
          <w:left w:val="nil"/>
          <w:bottom w:val="nil"/>
          <w:right w:val="nil"/>
          <w:between w:val="nil"/>
        </w:pBdr>
        <w:ind w:left="720"/>
        <w:rPr>
          <w:color w:val="000000"/>
          <w:lang w:val="uk-UA"/>
        </w:rPr>
      </w:pPr>
    </w:p>
    <w:p w:rsidR="00BC08F5" w:rsidRDefault="00BC08F5" w:rsidP="00BC08F5">
      <w:pPr>
        <w:pBdr>
          <w:top w:val="nil"/>
          <w:left w:val="nil"/>
          <w:bottom w:val="nil"/>
          <w:right w:val="nil"/>
          <w:between w:val="nil"/>
        </w:pBdr>
        <w:ind w:left="720"/>
        <w:rPr>
          <w:color w:val="000000"/>
          <w:lang w:val="uk-UA"/>
        </w:rPr>
      </w:pPr>
    </w:p>
    <w:p w:rsidR="00A36E90" w:rsidRPr="00A36E90" w:rsidRDefault="00A36E90" w:rsidP="00A36E90">
      <w:pPr>
        <w:pBdr>
          <w:top w:val="nil"/>
          <w:left w:val="nil"/>
          <w:bottom w:val="nil"/>
          <w:right w:val="nil"/>
          <w:between w:val="nil"/>
        </w:pBdr>
        <w:rPr>
          <w:color w:val="000000"/>
          <w:lang w:val="uk-UA"/>
        </w:rPr>
      </w:pPr>
      <w:r>
        <w:rPr>
          <w:color w:val="000000"/>
          <w:lang w:val="uk-UA"/>
        </w:rPr>
        <w:t>Завдання 7.</w:t>
      </w:r>
      <w:r>
        <w:rPr>
          <w:color w:val="000000"/>
          <w:lang w:val="uk-UA"/>
        </w:rPr>
        <w:tab/>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programming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Self</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Task</w:t>
      </w:r>
      <w:proofErr w:type="spellEnd"/>
      <w:r>
        <w:rPr>
          <w:rFonts w:ascii="Calibri" w:hAnsi="Calibri" w:cs="Calibri"/>
          <w:color w:val="000000"/>
          <w:sz w:val="22"/>
          <w:szCs w:val="22"/>
          <w:lang w:val="uk-UA"/>
        </w:rPr>
        <w:t>:</w:t>
      </w:r>
    </w:p>
    <w:p w:rsidR="00EE0D73" w:rsidRDefault="00A36E90" w:rsidP="00A36E90">
      <w:pPr>
        <w:pStyle w:val="a3"/>
        <w:spacing w:before="0" w:beforeAutospacing="0" w:after="0" w:afterAutospacing="0"/>
        <w:textAlignment w:val="baseline"/>
        <w:rPr>
          <w:color w:val="000000"/>
          <w:sz w:val="22"/>
          <w:szCs w:val="22"/>
          <w:lang w:val="uk-UA" w:eastAsia="uk-UA"/>
        </w:rPr>
      </w:pPr>
      <w:r w:rsidRPr="00A36E90">
        <w:rPr>
          <w:noProof/>
          <w:color w:val="000000"/>
          <w:sz w:val="22"/>
          <w:szCs w:val="22"/>
          <w:lang w:val="uk-UA" w:eastAsia="uk-UA"/>
        </w:rPr>
        <w:drawing>
          <wp:inline distT="0" distB="0" distL="0" distR="0" wp14:anchorId="5F338AEB" wp14:editId="36B9A065">
            <wp:extent cx="6120765" cy="24669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2466975"/>
                    </a:xfrm>
                    <a:prstGeom prst="rect">
                      <a:avLst/>
                    </a:prstGeom>
                  </pic:spPr>
                </pic:pic>
              </a:graphicData>
            </a:graphic>
          </wp:inline>
        </w:drawing>
      </w:r>
    </w:p>
    <w:p w:rsidR="00A36E90" w:rsidRDefault="00A36E90" w:rsidP="00A36E90">
      <w:pPr>
        <w:pStyle w:val="a3"/>
        <w:spacing w:before="0" w:beforeAutospacing="0" w:after="0" w:afterAutospacing="0"/>
        <w:textAlignment w:val="baseline"/>
        <w:rPr>
          <w:i/>
          <w:color w:val="000000"/>
          <w:sz w:val="18"/>
          <w:szCs w:val="18"/>
          <w:lang w:val="uk-UA" w:eastAsia="uk-UA"/>
        </w:rPr>
      </w:pPr>
      <w:r>
        <w:rPr>
          <w:color w:val="000000"/>
          <w:sz w:val="22"/>
          <w:szCs w:val="22"/>
          <w:lang w:val="uk-UA" w:eastAsia="uk-UA"/>
        </w:rPr>
        <w:tab/>
      </w:r>
      <w:r>
        <w:rPr>
          <w:color w:val="000000"/>
          <w:sz w:val="22"/>
          <w:szCs w:val="22"/>
          <w:lang w:val="uk-UA" w:eastAsia="uk-UA"/>
        </w:rPr>
        <w:tab/>
      </w:r>
      <w:r>
        <w:rPr>
          <w:color w:val="000000"/>
          <w:sz w:val="22"/>
          <w:szCs w:val="22"/>
          <w:lang w:val="uk-UA" w:eastAsia="uk-UA"/>
        </w:rPr>
        <w:tab/>
      </w:r>
      <w:r>
        <w:rPr>
          <w:color w:val="000000"/>
          <w:sz w:val="22"/>
          <w:szCs w:val="22"/>
          <w:lang w:val="uk-UA" w:eastAsia="uk-UA"/>
        </w:rPr>
        <w:tab/>
      </w:r>
      <w:r>
        <w:rPr>
          <w:color w:val="000000"/>
          <w:sz w:val="22"/>
          <w:szCs w:val="22"/>
          <w:lang w:val="uk-UA" w:eastAsia="uk-UA"/>
        </w:rPr>
        <w:tab/>
      </w:r>
      <w:r>
        <w:rPr>
          <w:i/>
          <w:color w:val="000000"/>
          <w:sz w:val="18"/>
          <w:szCs w:val="18"/>
          <w:lang w:val="uk-UA" w:eastAsia="uk-UA"/>
        </w:rPr>
        <w:t xml:space="preserve">Рис </w:t>
      </w:r>
      <w:r w:rsidR="00DC7AF5">
        <w:rPr>
          <w:i/>
          <w:color w:val="000000"/>
          <w:sz w:val="18"/>
          <w:szCs w:val="18"/>
          <w:lang w:val="uk-UA" w:eastAsia="uk-UA"/>
        </w:rPr>
        <w:t>4</w:t>
      </w:r>
      <w:r>
        <w:rPr>
          <w:i/>
          <w:color w:val="000000"/>
          <w:sz w:val="18"/>
          <w:szCs w:val="18"/>
          <w:lang w:val="uk-UA" w:eastAsia="uk-UA"/>
        </w:rPr>
        <w:t xml:space="preserve">. Умова задачі </w:t>
      </w:r>
      <w:proofErr w:type="spellStart"/>
      <w:r>
        <w:rPr>
          <w:i/>
          <w:color w:val="000000"/>
          <w:sz w:val="18"/>
          <w:szCs w:val="18"/>
          <w:lang w:val="uk-UA" w:eastAsia="uk-UA"/>
        </w:rPr>
        <w:t>Коля,Вася</w:t>
      </w:r>
      <w:proofErr w:type="spellEnd"/>
      <w:r>
        <w:rPr>
          <w:i/>
          <w:color w:val="000000"/>
          <w:sz w:val="18"/>
          <w:szCs w:val="18"/>
          <w:lang w:val="uk-UA" w:eastAsia="uk-UA"/>
        </w:rPr>
        <w:t xml:space="preserve"> і Теніс</w:t>
      </w:r>
    </w:p>
    <w:p w:rsidR="00A36E90" w:rsidRDefault="00A36E90" w:rsidP="00A36E90">
      <w:pPr>
        <w:pStyle w:val="a3"/>
        <w:spacing w:before="0" w:beforeAutospacing="0" w:after="0" w:afterAutospacing="0"/>
        <w:textAlignment w:val="baseline"/>
        <w:rPr>
          <w:i/>
          <w:color w:val="000000"/>
          <w:sz w:val="18"/>
          <w:szCs w:val="18"/>
          <w:lang w:val="uk-UA" w:eastAsia="uk-UA"/>
        </w:rPr>
      </w:pPr>
    </w:p>
    <w:p w:rsidR="00A36E90" w:rsidRPr="00A36E90" w:rsidRDefault="00A36E90" w:rsidP="00A36E90">
      <w:pPr>
        <w:pBdr>
          <w:top w:val="nil"/>
          <w:left w:val="nil"/>
          <w:bottom w:val="nil"/>
          <w:right w:val="nil"/>
          <w:between w:val="nil"/>
        </w:pBdr>
        <w:rPr>
          <w:color w:val="000000"/>
          <w:lang w:val="uk-UA"/>
        </w:rPr>
      </w:pPr>
      <w:r>
        <w:rPr>
          <w:color w:val="000000"/>
          <w:lang w:val="uk-UA"/>
        </w:rPr>
        <w:t>Завдання 8.</w:t>
      </w:r>
      <w:r>
        <w:rPr>
          <w:color w:val="000000"/>
          <w:lang w:val="uk-UA"/>
        </w:rPr>
        <w:tab/>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programming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Self</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Task</w:t>
      </w:r>
      <w:proofErr w:type="spellEnd"/>
      <w:r>
        <w:rPr>
          <w:rFonts w:ascii="Calibri" w:hAnsi="Calibri" w:cs="Calibri"/>
          <w:color w:val="000000"/>
          <w:sz w:val="22"/>
          <w:szCs w:val="22"/>
          <w:lang w:val="uk-UA"/>
        </w:rPr>
        <w:t>:</w:t>
      </w:r>
    </w:p>
    <w:p w:rsidR="00A36E90" w:rsidRDefault="00A36E90" w:rsidP="00A36E90">
      <w:pPr>
        <w:pStyle w:val="a3"/>
        <w:spacing w:before="0" w:beforeAutospacing="0" w:after="0" w:afterAutospacing="0"/>
        <w:textAlignment w:val="baseline"/>
        <w:rPr>
          <w:i/>
          <w:color w:val="000000"/>
          <w:sz w:val="18"/>
          <w:szCs w:val="18"/>
          <w:lang w:val="uk-UA" w:eastAsia="uk-UA"/>
        </w:rPr>
      </w:pPr>
    </w:p>
    <w:p w:rsidR="00A36E90" w:rsidRDefault="00A36E90" w:rsidP="00A36E90">
      <w:pPr>
        <w:pStyle w:val="a3"/>
        <w:spacing w:before="0" w:beforeAutospacing="0" w:after="0" w:afterAutospacing="0"/>
        <w:textAlignment w:val="baseline"/>
        <w:rPr>
          <w:i/>
          <w:color w:val="000000"/>
          <w:sz w:val="18"/>
          <w:szCs w:val="18"/>
          <w:lang w:val="uk-UA" w:eastAsia="uk-UA"/>
        </w:rPr>
      </w:pPr>
      <w:r w:rsidRPr="00A36E90">
        <w:rPr>
          <w:i/>
          <w:noProof/>
          <w:color w:val="000000"/>
          <w:sz w:val="18"/>
          <w:szCs w:val="18"/>
          <w:lang w:val="uk-UA" w:eastAsia="uk-UA"/>
        </w:rPr>
        <w:drawing>
          <wp:inline distT="0" distB="0" distL="0" distR="0" wp14:anchorId="3EA51F34" wp14:editId="56AD4A2C">
            <wp:extent cx="6120765" cy="236410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2364105"/>
                    </a:xfrm>
                    <a:prstGeom prst="rect">
                      <a:avLst/>
                    </a:prstGeom>
                  </pic:spPr>
                </pic:pic>
              </a:graphicData>
            </a:graphic>
          </wp:inline>
        </w:drawing>
      </w:r>
    </w:p>
    <w:p w:rsidR="00A36E90" w:rsidRDefault="00DC7AF5" w:rsidP="00A36E90">
      <w:pPr>
        <w:pStyle w:val="a3"/>
        <w:spacing w:before="0" w:beforeAutospacing="0" w:after="0" w:afterAutospacing="0"/>
        <w:textAlignment w:val="baseline"/>
        <w:rPr>
          <w:i/>
          <w:color w:val="000000"/>
          <w:sz w:val="18"/>
          <w:szCs w:val="18"/>
          <w:lang w:val="uk-UA" w:eastAsia="uk-UA"/>
        </w:rPr>
      </w:pPr>
      <w:r>
        <w:rPr>
          <w:i/>
          <w:color w:val="000000"/>
          <w:sz w:val="18"/>
          <w:szCs w:val="18"/>
          <w:lang w:val="uk-UA" w:eastAsia="uk-UA"/>
        </w:rPr>
        <w:tab/>
      </w:r>
      <w:r>
        <w:rPr>
          <w:i/>
          <w:color w:val="000000"/>
          <w:sz w:val="18"/>
          <w:szCs w:val="18"/>
          <w:lang w:val="uk-UA" w:eastAsia="uk-UA"/>
        </w:rPr>
        <w:tab/>
      </w:r>
      <w:r>
        <w:rPr>
          <w:i/>
          <w:color w:val="000000"/>
          <w:sz w:val="18"/>
          <w:szCs w:val="18"/>
          <w:lang w:val="uk-UA" w:eastAsia="uk-UA"/>
        </w:rPr>
        <w:tab/>
      </w:r>
      <w:r>
        <w:rPr>
          <w:i/>
          <w:color w:val="000000"/>
          <w:sz w:val="18"/>
          <w:szCs w:val="18"/>
          <w:lang w:val="uk-UA" w:eastAsia="uk-UA"/>
        </w:rPr>
        <w:tab/>
      </w:r>
      <w:r>
        <w:rPr>
          <w:i/>
          <w:color w:val="000000"/>
          <w:sz w:val="18"/>
          <w:szCs w:val="18"/>
          <w:lang w:val="uk-UA" w:eastAsia="uk-UA"/>
        </w:rPr>
        <w:tab/>
        <w:t>Рис 5</w:t>
      </w:r>
      <w:r w:rsidR="00A36E90">
        <w:rPr>
          <w:i/>
          <w:color w:val="000000"/>
          <w:sz w:val="18"/>
          <w:szCs w:val="18"/>
          <w:lang w:val="uk-UA" w:eastAsia="uk-UA"/>
        </w:rPr>
        <w:t>.Умова задачі Складний екзамен</w:t>
      </w:r>
    </w:p>
    <w:p w:rsidR="00A36E90" w:rsidRDefault="00A36E90" w:rsidP="00A36E90">
      <w:pPr>
        <w:pStyle w:val="a3"/>
        <w:spacing w:before="0" w:beforeAutospacing="0" w:after="0" w:afterAutospacing="0"/>
        <w:textAlignment w:val="baseline"/>
        <w:rPr>
          <w:i/>
          <w:color w:val="000000"/>
          <w:sz w:val="18"/>
          <w:szCs w:val="18"/>
          <w:lang w:val="uk-UA" w:eastAsia="uk-UA"/>
        </w:rPr>
      </w:pPr>
    </w:p>
    <w:p w:rsidR="00A36E90" w:rsidRDefault="00A36E90" w:rsidP="00A36E90">
      <w:pPr>
        <w:pStyle w:val="a3"/>
        <w:spacing w:before="0" w:beforeAutospacing="0" w:after="160" w:afterAutospacing="0"/>
        <w:textAlignment w:val="baseline"/>
        <w:rPr>
          <w:rFonts w:ascii="Calibri" w:hAnsi="Calibri" w:cs="Calibri"/>
          <w:color w:val="000000"/>
          <w:sz w:val="22"/>
          <w:szCs w:val="22"/>
          <w:lang w:val="uk-UA"/>
        </w:rPr>
      </w:pPr>
      <w:r>
        <w:rPr>
          <w:color w:val="000000"/>
          <w:sz w:val="22"/>
          <w:szCs w:val="22"/>
          <w:lang w:val="uk-UA" w:eastAsia="uk-UA"/>
        </w:rPr>
        <w:t>Завдання 9.</w:t>
      </w:r>
      <w:r w:rsidRPr="00A36E90">
        <w:rPr>
          <w:rFonts w:ascii="Calibri" w:hAnsi="Calibri" w:cs="Calibri"/>
          <w:color w:val="000000"/>
          <w:sz w:val="22"/>
          <w:szCs w:val="22"/>
        </w:rPr>
        <w:t xml:space="preserve"> </w:t>
      </w:r>
      <w:proofErr w:type="spellStart"/>
      <w:r>
        <w:rPr>
          <w:rFonts w:ascii="Calibri" w:hAnsi="Calibri" w:cs="Calibri"/>
          <w:color w:val="000000"/>
          <w:sz w:val="22"/>
          <w:szCs w:val="22"/>
        </w:rPr>
        <w:t>Result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Documentation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Report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and</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Outcomes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Placement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Activities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Docs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and</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Programs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on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GitHub</w:t>
      </w:r>
      <w:proofErr w:type="spellEnd"/>
      <w:r>
        <w:rPr>
          <w:rFonts w:ascii="Calibri" w:hAnsi="Calibri" w:cs="Calibri"/>
          <w:color w:val="000000"/>
          <w:sz w:val="22"/>
          <w:szCs w:val="22"/>
        </w:rPr>
        <w:t>)</w:t>
      </w:r>
      <w:r>
        <w:rPr>
          <w:rFonts w:ascii="Calibri" w:hAnsi="Calibri" w:cs="Calibri"/>
          <w:color w:val="000000"/>
          <w:sz w:val="22"/>
          <w:szCs w:val="22"/>
          <w:lang w:val="uk-UA"/>
        </w:rPr>
        <w:t>:</w:t>
      </w:r>
    </w:p>
    <w:p w:rsidR="00A36E90" w:rsidRDefault="00A36E90" w:rsidP="00A36E90">
      <w:pPr>
        <w:pStyle w:val="a3"/>
        <w:numPr>
          <w:ilvl w:val="0"/>
          <w:numId w:val="5"/>
        </w:numPr>
        <w:spacing w:before="0" w:beforeAutospacing="0" w:after="160" w:afterAutospacing="0"/>
        <w:textAlignment w:val="baseline"/>
        <w:rPr>
          <w:rFonts w:ascii="Calibri" w:hAnsi="Calibri" w:cs="Calibri"/>
          <w:color w:val="000000"/>
          <w:sz w:val="22"/>
          <w:szCs w:val="22"/>
          <w:lang w:val="uk-UA" w:eastAsia="uk-UA"/>
        </w:rPr>
      </w:pPr>
      <w:r>
        <w:rPr>
          <w:rFonts w:ascii="Calibri" w:hAnsi="Calibri" w:cs="Calibri"/>
          <w:color w:val="000000"/>
          <w:sz w:val="22"/>
          <w:szCs w:val="22"/>
          <w:lang w:val="uk-UA"/>
        </w:rPr>
        <w:t xml:space="preserve">Створити правильно названу гілку на </w:t>
      </w:r>
      <w:r>
        <w:rPr>
          <w:rFonts w:ascii="Calibri" w:hAnsi="Calibri" w:cs="Calibri"/>
          <w:color w:val="000000"/>
          <w:sz w:val="22"/>
          <w:szCs w:val="22"/>
          <w:lang w:val="en-US"/>
        </w:rPr>
        <w:t>GitHub</w:t>
      </w:r>
      <w:r w:rsidRPr="00A36E90">
        <w:rPr>
          <w:rFonts w:ascii="Calibri" w:hAnsi="Calibri" w:cs="Calibri"/>
          <w:color w:val="000000"/>
          <w:sz w:val="22"/>
          <w:szCs w:val="22"/>
          <w:lang w:val="ru-RU"/>
        </w:rPr>
        <w:t xml:space="preserve">, </w:t>
      </w:r>
      <w:r>
        <w:rPr>
          <w:rFonts w:ascii="Calibri" w:hAnsi="Calibri" w:cs="Calibri"/>
          <w:color w:val="000000"/>
          <w:sz w:val="22"/>
          <w:szCs w:val="22"/>
          <w:lang w:val="uk-UA"/>
        </w:rPr>
        <w:t>запушити зміни в коді за допомогою</w:t>
      </w:r>
      <w:r w:rsidRPr="00A36E90">
        <w:rPr>
          <w:rFonts w:ascii="Calibri" w:hAnsi="Calibri" w:cs="Calibri"/>
          <w:color w:val="000000"/>
          <w:sz w:val="22"/>
          <w:szCs w:val="22"/>
          <w:lang w:val="ru-RU"/>
        </w:rPr>
        <w:t xml:space="preserve"> </w:t>
      </w:r>
      <w:proofErr w:type="spellStart"/>
      <w:r>
        <w:rPr>
          <w:rFonts w:ascii="Calibri" w:hAnsi="Calibri" w:cs="Calibri"/>
          <w:color w:val="000000"/>
          <w:sz w:val="22"/>
          <w:szCs w:val="22"/>
          <w:lang w:val="en-US"/>
        </w:rPr>
        <w:t>git</w:t>
      </w:r>
      <w:proofErr w:type="spellEnd"/>
      <w:r w:rsidRPr="00A36E90">
        <w:rPr>
          <w:rFonts w:ascii="Calibri" w:hAnsi="Calibri" w:cs="Calibri"/>
          <w:color w:val="000000"/>
          <w:sz w:val="22"/>
          <w:szCs w:val="22"/>
          <w:lang w:val="ru-RU"/>
        </w:rPr>
        <w:t xml:space="preserve"> </w:t>
      </w:r>
      <w:r>
        <w:rPr>
          <w:rFonts w:ascii="Calibri" w:hAnsi="Calibri" w:cs="Calibri"/>
          <w:color w:val="000000"/>
          <w:sz w:val="22"/>
          <w:szCs w:val="22"/>
          <w:lang w:val="uk-UA"/>
        </w:rPr>
        <w:t xml:space="preserve">команд, зробити </w:t>
      </w:r>
      <w:proofErr w:type="spellStart"/>
      <w:r>
        <w:rPr>
          <w:rFonts w:ascii="Calibri" w:hAnsi="Calibri" w:cs="Calibri"/>
          <w:color w:val="000000"/>
          <w:sz w:val="22"/>
          <w:szCs w:val="22"/>
          <w:lang w:val="uk-UA"/>
        </w:rPr>
        <w:t>сквош</w:t>
      </w:r>
      <w:proofErr w:type="spellEnd"/>
      <w:r>
        <w:rPr>
          <w:rFonts w:ascii="Calibri" w:hAnsi="Calibri" w:cs="Calibri"/>
          <w:color w:val="000000"/>
          <w:sz w:val="22"/>
          <w:szCs w:val="22"/>
          <w:lang w:val="uk-UA"/>
        </w:rPr>
        <w:t xml:space="preserve"> </w:t>
      </w:r>
      <w:proofErr w:type="spellStart"/>
      <w:r>
        <w:rPr>
          <w:rFonts w:ascii="Calibri" w:hAnsi="Calibri" w:cs="Calibri"/>
          <w:color w:val="000000"/>
          <w:sz w:val="22"/>
          <w:szCs w:val="22"/>
          <w:lang w:val="uk-UA"/>
        </w:rPr>
        <w:t>комітів</w:t>
      </w:r>
      <w:proofErr w:type="spellEnd"/>
    </w:p>
    <w:p w:rsidR="00A36E90" w:rsidRDefault="00A36E90" w:rsidP="00A36E90">
      <w:pPr>
        <w:pStyle w:val="a3"/>
        <w:spacing w:before="0" w:beforeAutospacing="0" w:after="160" w:afterAutospacing="0"/>
        <w:textAlignment w:val="baseline"/>
        <w:rPr>
          <w:rFonts w:ascii="Calibri" w:hAnsi="Calibri" w:cs="Calibri"/>
          <w:color w:val="000000"/>
          <w:sz w:val="22"/>
          <w:szCs w:val="22"/>
          <w:lang w:val="uk-UA"/>
        </w:rPr>
      </w:pPr>
      <w:r w:rsidRPr="00A36E90">
        <w:rPr>
          <w:color w:val="000000"/>
          <w:sz w:val="22"/>
          <w:szCs w:val="22"/>
          <w:lang w:val="uk-UA"/>
        </w:rPr>
        <w:lastRenderedPageBreak/>
        <w:t>Завдання 10.</w:t>
      </w:r>
      <w:r w:rsidRPr="00A36E90">
        <w:rPr>
          <w:rFonts w:ascii="Calibri" w:hAnsi="Calibri" w:cs="Calibri"/>
          <w:color w:val="000000"/>
          <w:sz w:val="22"/>
          <w:szCs w:val="22"/>
        </w:rPr>
        <w:t xml:space="preserve"> </w:t>
      </w:r>
      <w:proofErr w:type="spellStart"/>
      <w:r>
        <w:rPr>
          <w:rFonts w:ascii="Calibri" w:hAnsi="Calibri" w:cs="Calibri"/>
          <w:color w:val="000000"/>
          <w:sz w:val="22"/>
          <w:szCs w:val="22"/>
        </w:rPr>
        <w:t>Results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Evaluation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and</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Release</w:t>
      </w:r>
      <w:proofErr w:type="spellEnd"/>
      <w:r>
        <w:rPr>
          <w:rFonts w:ascii="Calibri" w:hAnsi="Calibri" w:cs="Calibri"/>
          <w:color w:val="000000"/>
          <w:sz w:val="22"/>
          <w:szCs w:val="22"/>
          <w:lang w:val="uk-UA"/>
        </w:rPr>
        <w:t>:</w:t>
      </w:r>
    </w:p>
    <w:p w:rsidR="00A36E90" w:rsidRDefault="00A36E90" w:rsidP="00A36E90">
      <w:pPr>
        <w:pStyle w:val="a3"/>
        <w:numPr>
          <w:ilvl w:val="0"/>
          <w:numId w:val="5"/>
        </w:numPr>
        <w:spacing w:before="0" w:beforeAutospacing="0" w:after="160" w:afterAutospacing="0"/>
        <w:textAlignment w:val="baseline"/>
        <w:rPr>
          <w:rFonts w:ascii="Calibri" w:hAnsi="Calibri" w:cs="Calibri"/>
          <w:color w:val="000000"/>
          <w:sz w:val="22"/>
          <w:szCs w:val="22"/>
          <w:lang w:val="uk-UA"/>
        </w:rPr>
      </w:pPr>
      <w:r>
        <w:rPr>
          <w:rFonts w:ascii="Calibri" w:hAnsi="Calibri" w:cs="Calibri"/>
          <w:color w:val="000000"/>
          <w:sz w:val="22"/>
          <w:szCs w:val="22"/>
          <w:lang w:val="uk-UA"/>
        </w:rPr>
        <w:t>Оформити звіт, підготуватись до захисту, перевірити справність всіх програм.</w:t>
      </w:r>
    </w:p>
    <w:p w:rsidR="00A36E90" w:rsidRDefault="00A36E90" w:rsidP="00A36E90">
      <w:pPr>
        <w:pStyle w:val="a3"/>
        <w:spacing w:before="0" w:beforeAutospacing="0" w:after="160" w:afterAutospacing="0"/>
        <w:ind w:left="720"/>
        <w:textAlignment w:val="baseline"/>
        <w:rPr>
          <w:rFonts w:ascii="Calibri" w:hAnsi="Calibri" w:cs="Calibri"/>
          <w:color w:val="000000"/>
          <w:sz w:val="22"/>
          <w:szCs w:val="22"/>
          <w:lang w:val="uk-UA"/>
        </w:rPr>
      </w:pPr>
    </w:p>
    <w:p w:rsidR="00A36E90" w:rsidRPr="00A36E90" w:rsidRDefault="00A36E90" w:rsidP="00A36E90">
      <w:pPr>
        <w:pStyle w:val="a3"/>
        <w:spacing w:before="0" w:beforeAutospacing="0" w:after="160" w:afterAutospacing="0"/>
        <w:textAlignment w:val="baseline"/>
        <w:rPr>
          <w:rFonts w:ascii="Calibri" w:hAnsi="Calibri" w:cs="Calibri"/>
          <w:color w:val="000000"/>
          <w:sz w:val="28"/>
          <w:szCs w:val="28"/>
          <w:lang w:val="uk-UA"/>
        </w:rPr>
      </w:pPr>
      <w:r w:rsidRPr="00A36E90">
        <w:rPr>
          <w:b/>
          <w:bCs/>
          <w:color w:val="000000"/>
          <w:sz w:val="28"/>
          <w:szCs w:val="28"/>
        </w:rPr>
        <w:t>2.</w:t>
      </w:r>
      <w:r w:rsidRPr="00A36E90">
        <w:rPr>
          <w:b/>
          <w:bCs/>
          <w:color w:val="000000"/>
          <w:sz w:val="28"/>
          <w:szCs w:val="28"/>
        </w:rPr>
        <w:tab/>
        <w:t xml:space="preserve">Дизайн та планована оцінка часу виконання завдань: </w:t>
      </w:r>
    </w:p>
    <w:p w:rsidR="00A36E90" w:rsidRDefault="00A36E90" w:rsidP="00A36E90">
      <w:pPr>
        <w:spacing w:after="80"/>
      </w:pPr>
      <w:r w:rsidRPr="00C32652">
        <w:t>Програма №1</w:t>
      </w:r>
      <w:r w:rsidRPr="00C32652">
        <w:rPr>
          <w:lang w:val="en-US"/>
        </w:rPr>
        <w:t xml:space="preserve"> </w:t>
      </w:r>
      <w:r w:rsidRPr="00C32652">
        <w:t>Аналізатор місячного бюджету</w:t>
      </w:r>
    </w:p>
    <w:p w:rsidR="0027463A" w:rsidRPr="002841A1" w:rsidRDefault="002841A1" w:rsidP="00A36E90">
      <w:pPr>
        <w:spacing w:after="80"/>
        <w:rPr>
          <w:lang w:val="uk-UA"/>
        </w:rPr>
      </w:pPr>
      <w:r w:rsidRPr="002841A1">
        <w:rPr>
          <w:noProof/>
          <w:lang w:val="uk-UA" w:eastAsia="uk-UA"/>
        </w:rPr>
        <w:drawing>
          <wp:inline distT="0" distB="0" distL="0" distR="0" wp14:anchorId="26B5CC6A" wp14:editId="0393E92A">
            <wp:extent cx="3353091" cy="4130398"/>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53091" cy="4130398"/>
                    </a:xfrm>
                    <a:prstGeom prst="rect">
                      <a:avLst/>
                    </a:prstGeom>
                  </pic:spPr>
                </pic:pic>
              </a:graphicData>
            </a:graphic>
          </wp:inline>
        </w:drawing>
      </w:r>
    </w:p>
    <w:p w:rsidR="002841A1" w:rsidRPr="002841A1" w:rsidRDefault="002841A1" w:rsidP="00A36E90">
      <w:pPr>
        <w:spacing w:after="80"/>
        <w:rPr>
          <w:i/>
          <w:sz w:val="18"/>
          <w:szCs w:val="18"/>
          <w:lang w:val="ru-RU"/>
        </w:rPr>
      </w:pPr>
      <w:r w:rsidRPr="002841A1">
        <w:rPr>
          <w:lang w:val="uk-UA"/>
        </w:rPr>
        <w:tab/>
      </w:r>
      <w:r w:rsidR="00DC7AF5">
        <w:rPr>
          <w:i/>
          <w:sz w:val="18"/>
          <w:szCs w:val="18"/>
          <w:lang w:val="uk-UA"/>
        </w:rPr>
        <w:t>Рис 6</w:t>
      </w:r>
      <w:r>
        <w:rPr>
          <w:i/>
          <w:sz w:val="18"/>
          <w:szCs w:val="18"/>
          <w:lang w:val="uk-UA"/>
        </w:rPr>
        <w:t xml:space="preserve">.Блок-схема до функції </w:t>
      </w:r>
      <w:proofErr w:type="spellStart"/>
      <w:r>
        <w:rPr>
          <w:i/>
          <w:sz w:val="18"/>
          <w:szCs w:val="18"/>
          <w:lang w:val="en-US"/>
        </w:rPr>
        <w:t>ShowExpenses</w:t>
      </w:r>
      <w:proofErr w:type="spellEnd"/>
    </w:p>
    <w:p w:rsidR="002841A1" w:rsidRPr="002841A1" w:rsidRDefault="002841A1" w:rsidP="00A36E90">
      <w:pPr>
        <w:spacing w:after="80"/>
        <w:rPr>
          <w:i/>
          <w:sz w:val="18"/>
          <w:szCs w:val="18"/>
          <w:lang w:val="uk-UA"/>
        </w:rPr>
      </w:pPr>
      <w:r w:rsidRPr="002841A1">
        <w:rPr>
          <w:i/>
          <w:noProof/>
          <w:sz w:val="18"/>
          <w:szCs w:val="18"/>
          <w:lang w:val="uk-UA" w:eastAsia="uk-UA"/>
        </w:rPr>
        <w:drawing>
          <wp:inline distT="0" distB="0" distL="0" distR="0" wp14:anchorId="16A6410E" wp14:editId="445044C4">
            <wp:extent cx="3337849" cy="3292125"/>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37849" cy="3292125"/>
                    </a:xfrm>
                    <a:prstGeom prst="rect">
                      <a:avLst/>
                    </a:prstGeom>
                  </pic:spPr>
                </pic:pic>
              </a:graphicData>
            </a:graphic>
          </wp:inline>
        </w:drawing>
      </w:r>
    </w:p>
    <w:p w:rsidR="002841A1" w:rsidRPr="00DC7AF5" w:rsidRDefault="002841A1" w:rsidP="002841A1">
      <w:pPr>
        <w:spacing w:after="80"/>
        <w:rPr>
          <w:i/>
          <w:sz w:val="18"/>
          <w:szCs w:val="18"/>
          <w:lang w:val="ru-RU"/>
        </w:rPr>
      </w:pPr>
      <w:r w:rsidRPr="002841A1">
        <w:rPr>
          <w:i/>
          <w:sz w:val="18"/>
          <w:szCs w:val="18"/>
          <w:lang w:val="en-US"/>
        </w:rPr>
        <w:tab/>
      </w:r>
      <w:r>
        <w:rPr>
          <w:i/>
          <w:sz w:val="18"/>
          <w:szCs w:val="18"/>
          <w:lang w:val="uk-UA"/>
        </w:rPr>
        <w:t xml:space="preserve">Рис </w:t>
      </w:r>
      <w:r w:rsidR="00DC7AF5">
        <w:rPr>
          <w:i/>
          <w:sz w:val="18"/>
          <w:szCs w:val="18"/>
          <w:lang w:val="ru-RU"/>
        </w:rPr>
        <w:t>7</w:t>
      </w:r>
      <w:r>
        <w:rPr>
          <w:i/>
          <w:sz w:val="18"/>
          <w:szCs w:val="18"/>
          <w:lang w:val="uk-UA"/>
        </w:rPr>
        <w:t xml:space="preserve">.Блок-схема до функції </w:t>
      </w:r>
      <w:proofErr w:type="spellStart"/>
      <w:r>
        <w:rPr>
          <w:i/>
          <w:sz w:val="18"/>
          <w:szCs w:val="18"/>
          <w:lang w:val="en-US"/>
        </w:rPr>
        <w:t>SumOfList</w:t>
      </w:r>
      <w:proofErr w:type="spellEnd"/>
    </w:p>
    <w:p w:rsidR="002841A1" w:rsidRPr="00DC7AF5" w:rsidRDefault="002841A1" w:rsidP="002841A1">
      <w:pPr>
        <w:spacing w:after="80"/>
        <w:rPr>
          <w:i/>
          <w:sz w:val="18"/>
          <w:szCs w:val="18"/>
          <w:lang w:val="ru-RU"/>
        </w:rPr>
      </w:pPr>
    </w:p>
    <w:p w:rsidR="002841A1" w:rsidRPr="00B936AC" w:rsidRDefault="00237004" w:rsidP="002841A1">
      <w:pPr>
        <w:spacing w:after="80"/>
        <w:rPr>
          <w:i/>
          <w:sz w:val="18"/>
          <w:szCs w:val="18"/>
          <w:lang w:val="ru-RU"/>
        </w:rPr>
      </w:pPr>
      <w:r w:rsidRPr="00237004">
        <w:rPr>
          <w:i/>
          <w:noProof/>
          <w:sz w:val="18"/>
          <w:szCs w:val="18"/>
          <w:lang w:val="uk-UA" w:eastAsia="uk-UA"/>
        </w:rPr>
        <w:lastRenderedPageBreak/>
        <w:drawing>
          <wp:inline distT="0" distB="0" distL="0" distR="0" wp14:anchorId="6DB8A059" wp14:editId="0660D8D8">
            <wp:extent cx="4772691" cy="7240010"/>
            <wp:effectExtent l="0" t="0" r="889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72691" cy="7240010"/>
                    </a:xfrm>
                    <a:prstGeom prst="rect">
                      <a:avLst/>
                    </a:prstGeom>
                  </pic:spPr>
                </pic:pic>
              </a:graphicData>
            </a:graphic>
          </wp:inline>
        </w:drawing>
      </w:r>
    </w:p>
    <w:p w:rsidR="002841A1" w:rsidRPr="00DC7AF5" w:rsidRDefault="002841A1" w:rsidP="002841A1">
      <w:pPr>
        <w:spacing w:after="80"/>
        <w:rPr>
          <w:i/>
          <w:sz w:val="18"/>
          <w:szCs w:val="18"/>
          <w:lang w:val="uk-UA"/>
        </w:rPr>
      </w:pPr>
      <w:r w:rsidRPr="002841A1">
        <w:rPr>
          <w:i/>
          <w:sz w:val="18"/>
          <w:szCs w:val="18"/>
          <w:lang w:val="uk-UA"/>
        </w:rPr>
        <w:t xml:space="preserve">    </w:t>
      </w:r>
      <w:r w:rsidR="00DC7AF5">
        <w:rPr>
          <w:i/>
          <w:sz w:val="18"/>
          <w:szCs w:val="18"/>
          <w:lang w:val="uk-UA"/>
        </w:rPr>
        <w:t>Рис 8</w:t>
      </w:r>
      <w:r>
        <w:rPr>
          <w:i/>
          <w:sz w:val="18"/>
          <w:szCs w:val="18"/>
          <w:lang w:val="uk-UA"/>
        </w:rPr>
        <w:t xml:space="preserve">.Блок-схема до функції </w:t>
      </w:r>
      <w:proofErr w:type="spellStart"/>
      <w:r>
        <w:rPr>
          <w:i/>
          <w:sz w:val="18"/>
          <w:szCs w:val="18"/>
          <w:lang w:val="en-US"/>
        </w:rPr>
        <w:t>SortedSpending</w:t>
      </w:r>
      <w:proofErr w:type="spellEnd"/>
    </w:p>
    <w:p w:rsidR="002841A1" w:rsidRPr="00DC7AF5" w:rsidRDefault="002841A1" w:rsidP="002841A1">
      <w:pPr>
        <w:spacing w:after="80"/>
        <w:rPr>
          <w:i/>
          <w:sz w:val="18"/>
          <w:szCs w:val="18"/>
          <w:lang w:val="uk-UA"/>
        </w:rPr>
      </w:pPr>
    </w:p>
    <w:p w:rsidR="002841A1" w:rsidRDefault="002841A1" w:rsidP="002841A1">
      <w:pPr>
        <w:spacing w:after="80"/>
        <w:rPr>
          <w:i/>
          <w:sz w:val="18"/>
          <w:szCs w:val="18"/>
          <w:lang w:val="uk-UA"/>
        </w:rPr>
      </w:pPr>
      <w:r w:rsidRPr="002841A1">
        <w:rPr>
          <w:i/>
          <w:noProof/>
          <w:sz w:val="18"/>
          <w:szCs w:val="18"/>
          <w:lang w:val="uk-UA" w:eastAsia="uk-UA"/>
        </w:rPr>
        <w:lastRenderedPageBreak/>
        <w:drawing>
          <wp:inline distT="0" distB="0" distL="0" distR="0" wp14:anchorId="7D3E0B01" wp14:editId="39A85157">
            <wp:extent cx="3520440" cy="6368438"/>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24967" cy="6376628"/>
                    </a:xfrm>
                    <a:prstGeom prst="rect">
                      <a:avLst/>
                    </a:prstGeom>
                  </pic:spPr>
                </pic:pic>
              </a:graphicData>
            </a:graphic>
          </wp:inline>
        </w:drawing>
      </w:r>
    </w:p>
    <w:p w:rsidR="002841A1" w:rsidRDefault="002841A1" w:rsidP="002841A1">
      <w:pPr>
        <w:spacing w:after="80"/>
        <w:rPr>
          <w:i/>
          <w:sz w:val="18"/>
          <w:szCs w:val="18"/>
          <w:lang w:val="uk-UA"/>
        </w:rPr>
      </w:pPr>
      <w:r w:rsidRPr="002841A1">
        <w:rPr>
          <w:i/>
          <w:noProof/>
          <w:sz w:val="18"/>
          <w:szCs w:val="18"/>
          <w:lang w:val="uk-UA" w:eastAsia="uk-UA"/>
        </w:rPr>
        <w:lastRenderedPageBreak/>
        <w:drawing>
          <wp:inline distT="0" distB="0" distL="0" distR="0" wp14:anchorId="6C84D005" wp14:editId="665EBB4B">
            <wp:extent cx="3627434" cy="4999153"/>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27434" cy="4999153"/>
                    </a:xfrm>
                    <a:prstGeom prst="rect">
                      <a:avLst/>
                    </a:prstGeom>
                  </pic:spPr>
                </pic:pic>
              </a:graphicData>
            </a:graphic>
          </wp:inline>
        </w:drawing>
      </w:r>
    </w:p>
    <w:p w:rsidR="002841A1" w:rsidRDefault="002841A1" w:rsidP="002841A1">
      <w:pPr>
        <w:spacing w:after="80"/>
        <w:rPr>
          <w:i/>
          <w:sz w:val="18"/>
          <w:szCs w:val="18"/>
          <w:lang w:val="uk-UA"/>
        </w:rPr>
      </w:pPr>
      <w:r w:rsidRPr="002841A1">
        <w:rPr>
          <w:i/>
          <w:noProof/>
          <w:sz w:val="18"/>
          <w:szCs w:val="18"/>
          <w:lang w:val="uk-UA" w:eastAsia="uk-UA"/>
        </w:rPr>
        <w:lastRenderedPageBreak/>
        <w:drawing>
          <wp:inline distT="0" distB="0" distL="0" distR="0" wp14:anchorId="71E9E274" wp14:editId="269BCFAF">
            <wp:extent cx="5121084" cy="6066046"/>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1084" cy="6066046"/>
                    </a:xfrm>
                    <a:prstGeom prst="rect">
                      <a:avLst/>
                    </a:prstGeom>
                  </pic:spPr>
                </pic:pic>
              </a:graphicData>
            </a:graphic>
          </wp:inline>
        </w:drawing>
      </w:r>
    </w:p>
    <w:p w:rsidR="002841A1" w:rsidRDefault="002841A1" w:rsidP="002841A1">
      <w:pPr>
        <w:spacing w:after="80"/>
        <w:rPr>
          <w:i/>
          <w:sz w:val="18"/>
          <w:szCs w:val="18"/>
          <w:lang w:val="uk-UA"/>
        </w:rPr>
      </w:pPr>
      <w:r w:rsidRPr="002841A1">
        <w:rPr>
          <w:i/>
          <w:noProof/>
          <w:sz w:val="18"/>
          <w:szCs w:val="18"/>
          <w:lang w:val="uk-UA" w:eastAsia="uk-UA"/>
        </w:rPr>
        <w:lastRenderedPageBreak/>
        <w:drawing>
          <wp:inline distT="0" distB="0" distL="0" distR="0" wp14:anchorId="21793FD7" wp14:editId="0FD44ED5">
            <wp:extent cx="4968671" cy="5387807"/>
            <wp:effectExtent l="0" t="0" r="381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68671" cy="5387807"/>
                    </a:xfrm>
                    <a:prstGeom prst="rect">
                      <a:avLst/>
                    </a:prstGeom>
                  </pic:spPr>
                </pic:pic>
              </a:graphicData>
            </a:graphic>
          </wp:inline>
        </w:drawing>
      </w:r>
    </w:p>
    <w:p w:rsidR="002841A1" w:rsidRPr="00DC7AF5" w:rsidRDefault="00DC7AF5" w:rsidP="002841A1">
      <w:pPr>
        <w:spacing w:after="80"/>
        <w:rPr>
          <w:i/>
          <w:sz w:val="18"/>
          <w:szCs w:val="18"/>
          <w:lang w:val="uk-UA"/>
        </w:rPr>
      </w:pPr>
      <w:r>
        <w:rPr>
          <w:i/>
          <w:sz w:val="18"/>
          <w:szCs w:val="18"/>
          <w:lang w:val="uk-UA"/>
        </w:rPr>
        <w:tab/>
      </w:r>
      <w:r>
        <w:rPr>
          <w:i/>
          <w:sz w:val="18"/>
          <w:szCs w:val="18"/>
          <w:lang w:val="uk-UA"/>
        </w:rPr>
        <w:tab/>
        <w:t>Рис 9</w:t>
      </w:r>
      <w:r w:rsidR="002841A1">
        <w:rPr>
          <w:i/>
          <w:sz w:val="18"/>
          <w:szCs w:val="18"/>
          <w:lang w:val="uk-UA"/>
        </w:rPr>
        <w:t xml:space="preserve">.Блок-схема до функції </w:t>
      </w:r>
      <w:proofErr w:type="spellStart"/>
      <w:r w:rsidR="002841A1">
        <w:rPr>
          <w:i/>
          <w:sz w:val="18"/>
          <w:szCs w:val="18"/>
          <w:lang w:val="en-US"/>
        </w:rPr>
        <w:t>MinMaxSpending</w:t>
      </w:r>
      <w:proofErr w:type="spellEnd"/>
    </w:p>
    <w:p w:rsidR="002841A1" w:rsidRPr="00DC7AF5" w:rsidRDefault="002841A1" w:rsidP="002841A1">
      <w:pPr>
        <w:spacing w:after="80"/>
        <w:rPr>
          <w:i/>
          <w:sz w:val="18"/>
          <w:szCs w:val="18"/>
          <w:lang w:val="uk-UA"/>
        </w:rPr>
      </w:pPr>
    </w:p>
    <w:p w:rsidR="002841A1" w:rsidRDefault="002841A1" w:rsidP="002841A1">
      <w:pPr>
        <w:spacing w:after="80"/>
        <w:rPr>
          <w:i/>
          <w:sz w:val="18"/>
          <w:szCs w:val="18"/>
          <w:lang w:val="uk-UA"/>
        </w:rPr>
      </w:pPr>
      <w:r w:rsidRPr="002841A1">
        <w:rPr>
          <w:i/>
          <w:noProof/>
          <w:sz w:val="18"/>
          <w:szCs w:val="18"/>
          <w:lang w:val="uk-UA" w:eastAsia="uk-UA"/>
        </w:rPr>
        <w:lastRenderedPageBreak/>
        <w:drawing>
          <wp:inline distT="0" distB="0" distL="0" distR="0" wp14:anchorId="7842124A" wp14:editId="289DEC92">
            <wp:extent cx="5585944" cy="557070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5944" cy="5570703"/>
                    </a:xfrm>
                    <a:prstGeom prst="rect">
                      <a:avLst/>
                    </a:prstGeom>
                  </pic:spPr>
                </pic:pic>
              </a:graphicData>
            </a:graphic>
          </wp:inline>
        </w:drawing>
      </w:r>
    </w:p>
    <w:p w:rsidR="002841A1" w:rsidRDefault="00237004" w:rsidP="002841A1">
      <w:pPr>
        <w:spacing w:after="80"/>
        <w:rPr>
          <w:i/>
          <w:sz w:val="18"/>
          <w:szCs w:val="18"/>
          <w:lang w:val="uk-UA"/>
        </w:rPr>
      </w:pPr>
      <w:r w:rsidRPr="00237004">
        <w:rPr>
          <w:i/>
          <w:noProof/>
          <w:sz w:val="18"/>
          <w:szCs w:val="18"/>
          <w:lang w:val="uk-UA" w:eastAsia="uk-UA"/>
        </w:rPr>
        <w:lastRenderedPageBreak/>
        <w:drawing>
          <wp:inline distT="0" distB="0" distL="0" distR="0" wp14:anchorId="5FAAAC5E" wp14:editId="0F88E26C">
            <wp:extent cx="6120765" cy="6627495"/>
            <wp:effectExtent l="0" t="0" r="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6627495"/>
                    </a:xfrm>
                    <a:prstGeom prst="rect">
                      <a:avLst/>
                    </a:prstGeom>
                  </pic:spPr>
                </pic:pic>
              </a:graphicData>
            </a:graphic>
          </wp:inline>
        </w:drawing>
      </w:r>
    </w:p>
    <w:p w:rsidR="002841A1" w:rsidRPr="00DC7AF5" w:rsidRDefault="002841A1" w:rsidP="002841A1">
      <w:pPr>
        <w:spacing w:after="80"/>
        <w:rPr>
          <w:i/>
          <w:sz w:val="18"/>
          <w:szCs w:val="18"/>
          <w:lang w:val="ru-RU"/>
        </w:rPr>
      </w:pPr>
      <w:r>
        <w:rPr>
          <w:i/>
          <w:sz w:val="18"/>
          <w:szCs w:val="18"/>
          <w:lang w:val="uk-UA"/>
        </w:rPr>
        <w:tab/>
      </w:r>
      <w:r w:rsidR="00DC7AF5">
        <w:rPr>
          <w:i/>
          <w:sz w:val="18"/>
          <w:szCs w:val="18"/>
          <w:lang w:val="uk-UA"/>
        </w:rPr>
        <w:tab/>
        <w:t>Рис 10</w:t>
      </w:r>
      <w:r>
        <w:rPr>
          <w:i/>
          <w:sz w:val="18"/>
          <w:szCs w:val="18"/>
          <w:lang w:val="uk-UA"/>
        </w:rPr>
        <w:t xml:space="preserve">.Блок-схема до функції </w:t>
      </w:r>
      <w:r>
        <w:rPr>
          <w:i/>
          <w:sz w:val="18"/>
          <w:szCs w:val="18"/>
          <w:lang w:val="en-US"/>
        </w:rPr>
        <w:t>Top</w:t>
      </w:r>
      <w:r w:rsidRPr="002841A1">
        <w:rPr>
          <w:i/>
          <w:sz w:val="18"/>
          <w:szCs w:val="18"/>
          <w:lang w:val="ru-RU"/>
        </w:rPr>
        <w:t>3</w:t>
      </w:r>
      <w:r>
        <w:rPr>
          <w:i/>
          <w:sz w:val="18"/>
          <w:szCs w:val="18"/>
          <w:lang w:val="en-US"/>
        </w:rPr>
        <w:t>Spending</w:t>
      </w:r>
    </w:p>
    <w:p w:rsidR="002841A1" w:rsidRDefault="002841A1" w:rsidP="002841A1">
      <w:pPr>
        <w:spacing w:after="80"/>
        <w:rPr>
          <w:i/>
          <w:sz w:val="18"/>
          <w:szCs w:val="18"/>
          <w:lang w:val="ru-RU"/>
        </w:rPr>
      </w:pPr>
    </w:p>
    <w:p w:rsidR="009C1BC0" w:rsidRDefault="0049045F" w:rsidP="0049045F">
      <w:pPr>
        <w:spacing w:after="80"/>
        <w:jc w:val="center"/>
        <w:rPr>
          <w:i/>
          <w:sz w:val="18"/>
          <w:szCs w:val="18"/>
          <w:lang w:val="ru-RU"/>
        </w:rPr>
      </w:pPr>
      <w:r w:rsidRPr="0049045F">
        <w:rPr>
          <w:i/>
          <w:sz w:val="18"/>
          <w:szCs w:val="18"/>
          <w:lang w:val="ru-RU"/>
        </w:rPr>
        <w:lastRenderedPageBreak/>
        <w:drawing>
          <wp:inline distT="0" distB="0" distL="0" distR="0" wp14:anchorId="00F003A4" wp14:editId="4BC1D1DA">
            <wp:extent cx="2255715" cy="5273497"/>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55715" cy="5273497"/>
                    </a:xfrm>
                    <a:prstGeom prst="rect">
                      <a:avLst/>
                    </a:prstGeom>
                  </pic:spPr>
                </pic:pic>
              </a:graphicData>
            </a:graphic>
          </wp:inline>
        </w:drawing>
      </w:r>
    </w:p>
    <w:p w:rsidR="009C1BC0" w:rsidRPr="009C1BC0" w:rsidRDefault="009C1BC0" w:rsidP="0049045F">
      <w:pPr>
        <w:spacing w:after="80"/>
        <w:jc w:val="center"/>
        <w:rPr>
          <w:i/>
          <w:sz w:val="18"/>
          <w:szCs w:val="18"/>
          <w:lang w:val="ru-RU"/>
        </w:rPr>
      </w:pPr>
      <w:r>
        <w:rPr>
          <w:i/>
          <w:sz w:val="18"/>
          <w:szCs w:val="18"/>
          <w:lang w:val="uk-UA"/>
        </w:rPr>
        <w:t>Рис 1</w:t>
      </w:r>
      <w:r w:rsidRPr="009C1BC0">
        <w:rPr>
          <w:i/>
          <w:sz w:val="18"/>
          <w:szCs w:val="18"/>
          <w:lang w:val="ru-RU"/>
        </w:rPr>
        <w:t>1</w:t>
      </w:r>
      <w:r>
        <w:rPr>
          <w:i/>
          <w:sz w:val="18"/>
          <w:szCs w:val="18"/>
          <w:lang w:val="uk-UA"/>
        </w:rPr>
        <w:t xml:space="preserve">.Блок-схема до функції </w:t>
      </w:r>
      <w:proofErr w:type="spellStart"/>
      <w:r>
        <w:rPr>
          <w:i/>
          <w:sz w:val="18"/>
          <w:szCs w:val="18"/>
          <w:lang w:val="en-US"/>
        </w:rPr>
        <w:t>ShowExceededDays</w:t>
      </w:r>
      <w:proofErr w:type="spellEnd"/>
    </w:p>
    <w:p w:rsidR="002841A1" w:rsidRDefault="009A0B1F" w:rsidP="002841A1">
      <w:pPr>
        <w:spacing w:after="80"/>
        <w:rPr>
          <w:i/>
          <w:sz w:val="18"/>
          <w:szCs w:val="18"/>
          <w:lang w:val="uk-UA"/>
        </w:rPr>
      </w:pPr>
      <w:r w:rsidRPr="009A0B1F">
        <w:rPr>
          <w:i/>
          <w:noProof/>
          <w:sz w:val="18"/>
          <w:szCs w:val="18"/>
          <w:lang w:val="uk-UA" w:eastAsia="uk-UA"/>
        </w:rPr>
        <w:lastRenderedPageBreak/>
        <w:drawing>
          <wp:inline distT="0" distB="0" distL="0" distR="0" wp14:anchorId="127D46D7" wp14:editId="719B23D7">
            <wp:extent cx="6120765" cy="6113145"/>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6113145"/>
                    </a:xfrm>
                    <a:prstGeom prst="rect">
                      <a:avLst/>
                    </a:prstGeom>
                  </pic:spPr>
                </pic:pic>
              </a:graphicData>
            </a:graphic>
          </wp:inline>
        </w:drawing>
      </w:r>
    </w:p>
    <w:p w:rsidR="00D269CD" w:rsidRDefault="00D269CD" w:rsidP="002841A1">
      <w:pPr>
        <w:spacing w:after="80"/>
        <w:rPr>
          <w:i/>
          <w:sz w:val="18"/>
          <w:szCs w:val="18"/>
          <w:lang w:val="uk-UA"/>
        </w:rPr>
      </w:pPr>
    </w:p>
    <w:p w:rsidR="009C1BC0" w:rsidRDefault="009A0B1F" w:rsidP="002841A1">
      <w:pPr>
        <w:spacing w:after="80"/>
        <w:rPr>
          <w:i/>
          <w:sz w:val="18"/>
          <w:szCs w:val="18"/>
          <w:lang w:val="uk-UA"/>
        </w:rPr>
      </w:pPr>
      <w:r w:rsidRPr="009A0B1F">
        <w:rPr>
          <w:i/>
          <w:noProof/>
          <w:sz w:val="18"/>
          <w:szCs w:val="18"/>
          <w:lang w:val="uk-UA" w:eastAsia="uk-UA"/>
        </w:rPr>
        <w:lastRenderedPageBreak/>
        <w:drawing>
          <wp:inline distT="0" distB="0" distL="0" distR="0" wp14:anchorId="0CFA9F0D" wp14:editId="2CB8BC7F">
            <wp:extent cx="6120765" cy="5688965"/>
            <wp:effectExtent l="0" t="0" r="0"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765" cy="5688965"/>
                    </a:xfrm>
                    <a:prstGeom prst="rect">
                      <a:avLst/>
                    </a:prstGeom>
                  </pic:spPr>
                </pic:pic>
              </a:graphicData>
            </a:graphic>
          </wp:inline>
        </w:drawing>
      </w:r>
    </w:p>
    <w:p w:rsidR="00D269CD" w:rsidRPr="0049045F" w:rsidRDefault="0049045F" w:rsidP="002841A1">
      <w:pPr>
        <w:spacing w:after="80"/>
        <w:rPr>
          <w:i/>
          <w:sz w:val="18"/>
          <w:szCs w:val="18"/>
          <w:lang w:val="uk-UA"/>
        </w:rPr>
      </w:pPr>
      <w:r w:rsidRPr="0049045F">
        <w:rPr>
          <w:i/>
          <w:sz w:val="18"/>
          <w:szCs w:val="18"/>
          <w:lang w:val="uk-UA"/>
        </w:rPr>
        <w:lastRenderedPageBreak/>
        <w:drawing>
          <wp:inline distT="0" distB="0" distL="0" distR="0" wp14:anchorId="10139983" wp14:editId="529E67CC">
            <wp:extent cx="6120765" cy="4035425"/>
            <wp:effectExtent l="0" t="0" r="0"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765" cy="4035425"/>
                    </a:xfrm>
                    <a:prstGeom prst="rect">
                      <a:avLst/>
                    </a:prstGeom>
                  </pic:spPr>
                </pic:pic>
              </a:graphicData>
            </a:graphic>
          </wp:inline>
        </w:drawing>
      </w:r>
    </w:p>
    <w:p w:rsidR="009C1BC0" w:rsidRPr="009C1BC0" w:rsidRDefault="009C1BC0" w:rsidP="002841A1">
      <w:pPr>
        <w:spacing w:after="80"/>
        <w:rPr>
          <w:i/>
          <w:sz w:val="18"/>
          <w:szCs w:val="18"/>
          <w:lang w:val="uk-UA"/>
        </w:rPr>
      </w:pPr>
      <w:r>
        <w:rPr>
          <w:i/>
          <w:sz w:val="18"/>
          <w:szCs w:val="18"/>
          <w:lang w:val="uk-UA"/>
        </w:rPr>
        <w:tab/>
      </w:r>
      <w:r>
        <w:rPr>
          <w:i/>
          <w:sz w:val="18"/>
          <w:szCs w:val="18"/>
          <w:lang w:val="uk-UA"/>
        </w:rPr>
        <w:tab/>
      </w:r>
      <w:r>
        <w:rPr>
          <w:i/>
          <w:sz w:val="18"/>
          <w:szCs w:val="18"/>
          <w:lang w:val="uk-UA"/>
        </w:rPr>
        <w:tab/>
      </w:r>
      <w:r>
        <w:rPr>
          <w:i/>
          <w:sz w:val="18"/>
          <w:szCs w:val="18"/>
          <w:lang w:val="uk-UA"/>
        </w:rPr>
        <w:tab/>
      </w:r>
      <w:r>
        <w:rPr>
          <w:i/>
          <w:sz w:val="18"/>
          <w:szCs w:val="18"/>
        </w:rPr>
        <w:t>Рис 1</w:t>
      </w:r>
      <w:r w:rsidRPr="009C1BC0">
        <w:rPr>
          <w:i/>
          <w:sz w:val="18"/>
          <w:szCs w:val="18"/>
          <w:lang w:val="ru-RU"/>
        </w:rPr>
        <w:t>2</w:t>
      </w:r>
      <w:r>
        <w:rPr>
          <w:i/>
          <w:sz w:val="18"/>
          <w:szCs w:val="18"/>
        </w:rPr>
        <w:t>.Блок-схема</w:t>
      </w:r>
      <w:r w:rsidR="007C0439">
        <w:rPr>
          <w:i/>
          <w:sz w:val="18"/>
          <w:szCs w:val="18"/>
          <w:lang w:val="uk-UA"/>
        </w:rPr>
        <w:t xml:space="preserve"> </w:t>
      </w:r>
      <w:r>
        <w:rPr>
          <w:i/>
          <w:sz w:val="18"/>
          <w:szCs w:val="18"/>
        </w:rPr>
        <w:t xml:space="preserve"> до</w:t>
      </w:r>
      <w:r w:rsidR="007C0439">
        <w:rPr>
          <w:i/>
          <w:sz w:val="18"/>
          <w:szCs w:val="18"/>
          <w:lang w:val="uk-UA"/>
        </w:rPr>
        <w:t xml:space="preserve"> </w:t>
      </w:r>
      <w:r>
        <w:rPr>
          <w:i/>
          <w:sz w:val="18"/>
          <w:szCs w:val="18"/>
        </w:rPr>
        <w:t xml:space="preserve"> </w:t>
      </w:r>
      <w:r>
        <w:rPr>
          <w:i/>
          <w:sz w:val="18"/>
          <w:szCs w:val="18"/>
          <w:lang w:val="uk-UA"/>
        </w:rPr>
        <w:t>Програми 1.</w:t>
      </w:r>
    </w:p>
    <w:p w:rsidR="00D269CD" w:rsidRDefault="0049045F" w:rsidP="002841A1">
      <w:pPr>
        <w:spacing w:after="80"/>
        <w:rPr>
          <w:i/>
          <w:sz w:val="18"/>
          <w:szCs w:val="18"/>
          <w:lang w:val="uk-UA"/>
        </w:rPr>
      </w:pPr>
      <w:r w:rsidRPr="0049045F">
        <w:rPr>
          <w:i/>
          <w:sz w:val="18"/>
          <w:szCs w:val="18"/>
          <w:lang w:val="uk-UA"/>
        </w:rPr>
        <w:drawing>
          <wp:inline distT="0" distB="0" distL="0" distR="0" wp14:anchorId="11809C36" wp14:editId="72BEEE40">
            <wp:extent cx="6120765" cy="375539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765" cy="3755390"/>
                    </a:xfrm>
                    <a:prstGeom prst="rect">
                      <a:avLst/>
                    </a:prstGeom>
                  </pic:spPr>
                </pic:pic>
              </a:graphicData>
            </a:graphic>
          </wp:inline>
        </w:drawing>
      </w:r>
      <w:bookmarkStart w:id="1" w:name="_GoBack"/>
      <w:bookmarkEnd w:id="1"/>
    </w:p>
    <w:p w:rsidR="00D269CD" w:rsidRPr="00146CE4" w:rsidRDefault="00BF44E3" w:rsidP="002841A1">
      <w:pPr>
        <w:spacing w:after="80"/>
        <w:rPr>
          <w:i/>
          <w:sz w:val="18"/>
          <w:szCs w:val="18"/>
          <w:lang w:val="en-US"/>
        </w:rPr>
      </w:pPr>
      <w:r w:rsidRPr="00BF44E3">
        <w:rPr>
          <w:i/>
          <w:noProof/>
          <w:sz w:val="18"/>
          <w:szCs w:val="18"/>
          <w:lang w:val="uk-UA" w:eastAsia="uk-UA"/>
        </w:rPr>
        <w:lastRenderedPageBreak/>
        <w:drawing>
          <wp:inline distT="0" distB="0" distL="0" distR="0" wp14:anchorId="72C6DC47" wp14:editId="73E728CB">
            <wp:extent cx="6120765" cy="4186555"/>
            <wp:effectExtent l="0" t="0" r="0" b="444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765" cy="4186555"/>
                    </a:xfrm>
                    <a:prstGeom prst="rect">
                      <a:avLst/>
                    </a:prstGeom>
                  </pic:spPr>
                </pic:pic>
              </a:graphicData>
            </a:graphic>
          </wp:inline>
        </w:drawing>
      </w:r>
    </w:p>
    <w:p w:rsidR="00D269CD" w:rsidRDefault="00BF44E3" w:rsidP="002841A1">
      <w:pPr>
        <w:spacing w:after="80"/>
        <w:rPr>
          <w:i/>
          <w:sz w:val="18"/>
          <w:szCs w:val="18"/>
          <w:lang w:val="uk-UA"/>
        </w:rPr>
      </w:pPr>
      <w:r w:rsidRPr="00BF44E3">
        <w:rPr>
          <w:i/>
          <w:noProof/>
          <w:sz w:val="18"/>
          <w:szCs w:val="18"/>
          <w:lang w:val="uk-UA" w:eastAsia="uk-UA"/>
        </w:rPr>
        <w:drawing>
          <wp:inline distT="0" distB="0" distL="0" distR="0" wp14:anchorId="437903D0" wp14:editId="79173187">
            <wp:extent cx="6120765" cy="42164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765" cy="4216400"/>
                    </a:xfrm>
                    <a:prstGeom prst="rect">
                      <a:avLst/>
                    </a:prstGeom>
                  </pic:spPr>
                </pic:pic>
              </a:graphicData>
            </a:graphic>
          </wp:inline>
        </w:drawing>
      </w:r>
    </w:p>
    <w:p w:rsidR="00D269CD" w:rsidRPr="00D269CD" w:rsidRDefault="00D269CD" w:rsidP="002841A1">
      <w:pPr>
        <w:spacing w:after="80"/>
        <w:rPr>
          <w:i/>
          <w:sz w:val="18"/>
          <w:szCs w:val="18"/>
          <w:lang w:val="uk-UA"/>
        </w:rPr>
      </w:pPr>
      <w:r>
        <w:rPr>
          <w:i/>
          <w:sz w:val="18"/>
          <w:szCs w:val="18"/>
          <w:lang w:val="uk-UA"/>
        </w:rPr>
        <w:tab/>
      </w:r>
      <w:r>
        <w:rPr>
          <w:i/>
          <w:sz w:val="18"/>
          <w:szCs w:val="18"/>
          <w:lang w:val="uk-UA"/>
        </w:rPr>
        <w:tab/>
      </w:r>
      <w:r>
        <w:rPr>
          <w:i/>
          <w:sz w:val="18"/>
          <w:szCs w:val="18"/>
          <w:lang w:val="uk-UA"/>
        </w:rPr>
        <w:tab/>
      </w:r>
      <w:r w:rsidR="009C1BC0">
        <w:rPr>
          <w:i/>
          <w:sz w:val="18"/>
          <w:szCs w:val="18"/>
          <w:lang w:val="uk-UA"/>
        </w:rPr>
        <w:tab/>
        <w:t xml:space="preserve">Рис 13. Приклад підключення функцій згідно </w:t>
      </w:r>
      <w:proofErr w:type="spellStart"/>
      <w:r w:rsidR="009C1BC0">
        <w:rPr>
          <w:i/>
          <w:sz w:val="18"/>
          <w:szCs w:val="18"/>
          <w:lang w:val="uk-UA"/>
        </w:rPr>
        <w:t>методички</w:t>
      </w:r>
      <w:proofErr w:type="spellEnd"/>
    </w:p>
    <w:p w:rsidR="002841A1" w:rsidRPr="002841A1" w:rsidRDefault="002841A1" w:rsidP="002841A1">
      <w:pPr>
        <w:spacing w:after="80"/>
        <w:rPr>
          <w:i/>
          <w:sz w:val="18"/>
          <w:szCs w:val="18"/>
          <w:lang w:val="uk-UA"/>
        </w:rPr>
      </w:pPr>
    </w:p>
    <w:p w:rsidR="002841A1" w:rsidRPr="002841A1" w:rsidRDefault="002841A1" w:rsidP="00A36E90">
      <w:pPr>
        <w:spacing w:after="80"/>
        <w:rPr>
          <w:i/>
          <w:sz w:val="18"/>
          <w:szCs w:val="18"/>
          <w:lang w:val="uk-UA"/>
        </w:rPr>
      </w:pPr>
    </w:p>
    <w:p w:rsidR="00A36E90" w:rsidRPr="00405A8C" w:rsidRDefault="00405A8C" w:rsidP="00405A8C">
      <w:pPr>
        <w:pStyle w:val="a3"/>
        <w:numPr>
          <w:ilvl w:val="0"/>
          <w:numId w:val="5"/>
        </w:numPr>
        <w:spacing w:before="0" w:beforeAutospacing="0" w:after="0" w:afterAutospacing="0"/>
        <w:textAlignment w:val="baseline"/>
        <w:rPr>
          <w:color w:val="000000"/>
          <w:sz w:val="22"/>
          <w:szCs w:val="22"/>
          <w:lang w:val="uk-UA" w:eastAsia="uk-UA"/>
        </w:rPr>
      </w:pPr>
      <w:r w:rsidRPr="00C32652">
        <w:rPr>
          <w:color w:val="000000"/>
        </w:rPr>
        <w:t>Планований час на реалізацію:</w:t>
      </w:r>
      <w:r w:rsidR="00134335" w:rsidRPr="00134335">
        <w:rPr>
          <w:color w:val="000000"/>
          <w:lang w:val="ru-RU"/>
        </w:rPr>
        <w:t xml:space="preserve"> </w:t>
      </w:r>
      <w:r w:rsidR="00134335">
        <w:rPr>
          <w:color w:val="000000"/>
          <w:lang w:val="uk-UA"/>
        </w:rPr>
        <w:t>2</w:t>
      </w:r>
      <w:r w:rsidRPr="00134335">
        <w:rPr>
          <w:color w:val="000000"/>
          <w:lang w:val="ru-RU"/>
        </w:rPr>
        <w:t xml:space="preserve"> </w:t>
      </w:r>
      <w:r w:rsidRPr="00C32652">
        <w:rPr>
          <w:color w:val="000000"/>
          <w:lang w:val="uk-UA"/>
        </w:rPr>
        <w:t>годин</w:t>
      </w:r>
      <w:r w:rsidR="00134335">
        <w:rPr>
          <w:color w:val="000000"/>
          <w:lang w:val="uk-UA"/>
        </w:rPr>
        <w:t>и</w:t>
      </w:r>
    </w:p>
    <w:p w:rsidR="00405A8C" w:rsidRDefault="00405A8C" w:rsidP="00405A8C">
      <w:pPr>
        <w:pStyle w:val="a3"/>
        <w:spacing w:before="0" w:beforeAutospacing="0" w:after="0" w:afterAutospacing="0"/>
        <w:textAlignment w:val="baseline"/>
        <w:rPr>
          <w:color w:val="000000"/>
          <w:sz w:val="22"/>
          <w:szCs w:val="22"/>
          <w:lang w:val="uk-UA" w:eastAsia="uk-UA"/>
        </w:rPr>
      </w:pPr>
    </w:p>
    <w:p w:rsidR="00405A8C" w:rsidRDefault="00405A8C" w:rsidP="00405A8C">
      <w:pPr>
        <w:pStyle w:val="a3"/>
        <w:spacing w:before="0" w:beforeAutospacing="0" w:after="0" w:afterAutospacing="0"/>
        <w:textAlignment w:val="baseline"/>
        <w:rPr>
          <w:color w:val="000000"/>
          <w:sz w:val="22"/>
          <w:szCs w:val="22"/>
          <w:lang w:val="uk-UA" w:eastAsia="uk-UA"/>
        </w:rPr>
      </w:pPr>
    </w:p>
    <w:p w:rsidR="00405A8C" w:rsidRPr="00E67CCE" w:rsidRDefault="00405A8C" w:rsidP="00405A8C">
      <w:pPr>
        <w:spacing w:after="80"/>
        <w:rPr>
          <w:lang w:val="uk-UA"/>
        </w:rPr>
      </w:pPr>
      <w:r w:rsidRPr="00C32652">
        <w:lastRenderedPageBreak/>
        <w:t>Програма №</w:t>
      </w:r>
      <w:r>
        <w:rPr>
          <w:lang w:val="uk-UA"/>
        </w:rPr>
        <w:t>2</w:t>
      </w:r>
      <w:r w:rsidRPr="00C32652">
        <w:rPr>
          <w:lang w:val="en-US"/>
        </w:rPr>
        <w:t xml:space="preserve"> </w:t>
      </w:r>
      <w:r>
        <w:rPr>
          <w:lang w:val="uk-UA"/>
        </w:rPr>
        <w:t>Лабораторна №2</w:t>
      </w:r>
    </w:p>
    <w:p w:rsidR="00405A8C" w:rsidRPr="00405A8C" w:rsidRDefault="00405A8C" w:rsidP="00405A8C">
      <w:pPr>
        <w:numPr>
          <w:ilvl w:val="0"/>
          <w:numId w:val="5"/>
        </w:numPr>
        <w:pBdr>
          <w:top w:val="nil"/>
          <w:left w:val="nil"/>
          <w:bottom w:val="nil"/>
          <w:right w:val="nil"/>
          <w:between w:val="nil"/>
        </w:pBdr>
        <w:rPr>
          <w:color w:val="000000"/>
        </w:rPr>
      </w:pPr>
      <w:r w:rsidRPr="00C32652">
        <w:rPr>
          <w:color w:val="000000"/>
        </w:rPr>
        <w:t>Блок-схема</w:t>
      </w:r>
      <w:r w:rsidRPr="00C32652">
        <w:t>:</w:t>
      </w:r>
    </w:p>
    <w:p w:rsidR="00405A8C" w:rsidRDefault="00405A8C" w:rsidP="00405A8C">
      <w:pPr>
        <w:pBdr>
          <w:top w:val="nil"/>
          <w:left w:val="nil"/>
          <w:bottom w:val="nil"/>
          <w:right w:val="nil"/>
          <w:between w:val="nil"/>
        </w:pBdr>
        <w:ind w:left="720"/>
        <w:rPr>
          <w:color w:val="000000"/>
        </w:rPr>
      </w:pPr>
      <w:r w:rsidRPr="00405A8C">
        <w:rPr>
          <w:noProof/>
          <w:color w:val="000000"/>
          <w:lang w:val="uk-UA" w:eastAsia="uk-UA"/>
        </w:rPr>
        <w:drawing>
          <wp:inline distT="0" distB="0" distL="0" distR="0" wp14:anchorId="3D576BD7" wp14:editId="6D02B40F">
            <wp:extent cx="4092295" cy="6111770"/>
            <wp:effectExtent l="0" t="0" r="3810"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92295" cy="6111770"/>
                    </a:xfrm>
                    <a:prstGeom prst="rect">
                      <a:avLst/>
                    </a:prstGeom>
                  </pic:spPr>
                </pic:pic>
              </a:graphicData>
            </a:graphic>
          </wp:inline>
        </w:drawing>
      </w:r>
    </w:p>
    <w:p w:rsidR="00405A8C" w:rsidRDefault="00405A8C" w:rsidP="00405A8C">
      <w:pPr>
        <w:pBdr>
          <w:top w:val="nil"/>
          <w:left w:val="nil"/>
          <w:bottom w:val="nil"/>
          <w:right w:val="nil"/>
          <w:between w:val="nil"/>
        </w:pBdr>
        <w:ind w:left="720"/>
        <w:rPr>
          <w:i/>
          <w:color w:val="000000"/>
          <w:sz w:val="18"/>
          <w:szCs w:val="18"/>
          <w:lang w:val="uk-UA"/>
        </w:rPr>
      </w:pPr>
      <w:r>
        <w:rPr>
          <w:color w:val="000000"/>
        </w:rPr>
        <w:tab/>
      </w:r>
      <w:r>
        <w:rPr>
          <w:color w:val="000000"/>
        </w:rPr>
        <w:tab/>
      </w:r>
      <w:r w:rsidR="009C1BC0">
        <w:rPr>
          <w:i/>
          <w:color w:val="000000"/>
          <w:sz w:val="18"/>
          <w:szCs w:val="18"/>
          <w:lang w:val="uk-UA"/>
        </w:rPr>
        <w:t>Рис 14</w:t>
      </w:r>
      <w:r>
        <w:rPr>
          <w:i/>
          <w:color w:val="000000"/>
          <w:sz w:val="18"/>
          <w:szCs w:val="18"/>
          <w:lang w:val="uk-UA"/>
        </w:rPr>
        <w:t>.Блок-схема до лабораторної роботи 2</w:t>
      </w:r>
    </w:p>
    <w:p w:rsidR="00405A8C" w:rsidRPr="00405A8C" w:rsidRDefault="00405A8C" w:rsidP="00405A8C">
      <w:pPr>
        <w:pBdr>
          <w:top w:val="nil"/>
          <w:left w:val="nil"/>
          <w:bottom w:val="nil"/>
          <w:right w:val="nil"/>
          <w:between w:val="nil"/>
        </w:pBdr>
        <w:ind w:left="720"/>
        <w:rPr>
          <w:i/>
          <w:color w:val="000000"/>
          <w:sz w:val="18"/>
          <w:szCs w:val="18"/>
          <w:lang w:val="uk-UA"/>
        </w:rPr>
      </w:pPr>
    </w:p>
    <w:p w:rsidR="00134335" w:rsidRPr="00134335" w:rsidRDefault="00134335" w:rsidP="00134335">
      <w:pPr>
        <w:pStyle w:val="a3"/>
        <w:numPr>
          <w:ilvl w:val="0"/>
          <w:numId w:val="5"/>
        </w:numPr>
        <w:spacing w:before="0" w:beforeAutospacing="0" w:after="0" w:afterAutospacing="0"/>
        <w:textAlignment w:val="baseline"/>
        <w:rPr>
          <w:color w:val="000000"/>
          <w:sz w:val="22"/>
          <w:szCs w:val="22"/>
          <w:lang w:val="uk-UA" w:eastAsia="uk-UA"/>
        </w:rPr>
      </w:pPr>
      <w:r w:rsidRPr="00C32652">
        <w:rPr>
          <w:color w:val="000000"/>
        </w:rPr>
        <w:t>Планований час на реалізацію:</w:t>
      </w:r>
      <w:r w:rsidRPr="00134335">
        <w:rPr>
          <w:color w:val="000000"/>
          <w:lang w:val="ru-RU"/>
        </w:rPr>
        <w:t xml:space="preserve"> </w:t>
      </w:r>
      <w:r>
        <w:rPr>
          <w:color w:val="000000"/>
          <w:lang w:val="uk-UA"/>
        </w:rPr>
        <w:t>30</w:t>
      </w:r>
      <w:r w:rsidRPr="00134335">
        <w:rPr>
          <w:color w:val="000000"/>
          <w:lang w:val="ru-RU"/>
        </w:rPr>
        <w:t xml:space="preserve"> </w:t>
      </w:r>
      <w:r>
        <w:rPr>
          <w:color w:val="000000"/>
          <w:lang w:val="uk-UA"/>
        </w:rPr>
        <w:t>хв</w:t>
      </w:r>
    </w:p>
    <w:p w:rsidR="00134335" w:rsidRPr="00C32652" w:rsidRDefault="00DC7AF5" w:rsidP="00134335">
      <w:pPr>
        <w:pStyle w:val="2"/>
        <w:rPr>
          <w:rFonts w:ascii="Times New Roman" w:eastAsia="Times New Roman" w:hAnsi="Times New Roman" w:cs="Times New Roman"/>
          <w:b/>
          <w:bCs/>
          <w:color w:val="000000"/>
        </w:rPr>
      </w:pPr>
      <w:r>
        <w:rPr>
          <w:rFonts w:ascii="Times New Roman" w:eastAsia="Times New Roman" w:hAnsi="Times New Roman" w:cs="Times New Roman"/>
          <w:b/>
          <w:bCs/>
          <w:color w:val="000000"/>
          <w:lang w:val="uk-UA"/>
        </w:rPr>
        <w:t>3</w:t>
      </w:r>
      <w:r w:rsidR="00134335" w:rsidRPr="00C32652">
        <w:rPr>
          <w:rFonts w:ascii="Times New Roman" w:eastAsia="Times New Roman" w:hAnsi="Times New Roman" w:cs="Times New Roman"/>
          <w:b/>
          <w:bCs/>
          <w:color w:val="000000"/>
        </w:rPr>
        <w:t xml:space="preserve">. </w:t>
      </w:r>
      <w:r w:rsidR="00134335" w:rsidRPr="00C32652">
        <w:rPr>
          <w:rFonts w:ascii="Times New Roman" w:eastAsia="Times New Roman" w:hAnsi="Times New Roman" w:cs="Times New Roman"/>
          <w:b/>
          <w:bCs/>
          <w:color w:val="000000"/>
        </w:rPr>
        <w:tab/>
        <w:t>Код програм з посиланням на зовнішні ресурси:</w:t>
      </w:r>
    </w:p>
    <w:p w:rsidR="00134335" w:rsidRDefault="00134335" w:rsidP="00003183">
      <w:r w:rsidRPr="00C32652">
        <w:rPr>
          <w:sz w:val="28"/>
          <w:szCs w:val="28"/>
        </w:rPr>
        <w:t>Завдання №</w:t>
      </w:r>
      <w:r>
        <w:rPr>
          <w:sz w:val="28"/>
          <w:szCs w:val="28"/>
          <w:lang w:val="uk-UA"/>
        </w:rPr>
        <w:t>1</w:t>
      </w:r>
      <w:r w:rsidRPr="00C32652">
        <w:rPr>
          <w:sz w:val="28"/>
          <w:szCs w:val="28"/>
          <w:lang w:val="uk-UA"/>
        </w:rPr>
        <w:t xml:space="preserve"> </w:t>
      </w:r>
      <w:proofErr w:type="spellStart"/>
      <w:r w:rsidRPr="00C32652">
        <w:t>Practice</w:t>
      </w:r>
      <w:proofErr w:type="spellEnd"/>
      <w:r w:rsidRPr="00C32652">
        <w:t xml:space="preserve"># </w:t>
      </w:r>
      <w:proofErr w:type="spellStart"/>
      <w:r w:rsidRPr="00C32652">
        <w:t>programming</w:t>
      </w:r>
      <w:proofErr w:type="spellEnd"/>
      <w:r w:rsidRPr="00C32652">
        <w:t xml:space="preserve">: </w:t>
      </w:r>
      <w:proofErr w:type="spellStart"/>
      <w:r w:rsidRPr="00C32652">
        <w:t>Class</w:t>
      </w:r>
      <w:proofErr w:type="spellEnd"/>
      <w:r w:rsidRPr="00C32652">
        <w:t xml:space="preserve"> </w:t>
      </w:r>
      <w:proofErr w:type="spellStart"/>
      <w:r w:rsidRPr="00C32652">
        <w:t>Practice</w:t>
      </w:r>
      <w:proofErr w:type="spellEnd"/>
      <w:r w:rsidRPr="00C32652">
        <w:t xml:space="preserve"> </w:t>
      </w:r>
      <w:proofErr w:type="spellStart"/>
      <w:r w:rsidRPr="00C32652">
        <w:t>Task</w:t>
      </w:r>
      <w:proofErr w:type="spellEnd"/>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t>// Підключення бібліотек</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586C0"/>
          <w:sz w:val="21"/>
          <w:szCs w:val="21"/>
          <w:lang w:val="uk-UA" w:eastAsia="uk-UA"/>
        </w:rPr>
        <w:t>#</w:t>
      </w:r>
      <w:proofErr w:type="spellStart"/>
      <w:r w:rsidRPr="008E0DAF">
        <w:rPr>
          <w:rFonts w:ascii="Consolas" w:hAnsi="Consolas"/>
          <w:color w:val="C586C0"/>
          <w:sz w:val="21"/>
          <w:szCs w:val="21"/>
          <w:lang w:val="uk-UA" w:eastAsia="uk-UA"/>
        </w:rPr>
        <w:t>include</w:t>
      </w:r>
      <w:proofErr w:type="spellEnd"/>
      <w:r w:rsidRPr="008E0DAF">
        <w:rPr>
          <w:rFonts w:ascii="Consolas" w:hAnsi="Consolas"/>
          <w:color w:val="569CD6"/>
          <w:sz w:val="21"/>
          <w:szCs w:val="21"/>
          <w:lang w:val="uk-UA" w:eastAsia="uk-UA"/>
        </w:rPr>
        <w:t xml:space="preserve"> </w:t>
      </w:r>
      <w:r w:rsidRPr="008E0DAF">
        <w:rPr>
          <w:rFonts w:ascii="Consolas" w:hAnsi="Consolas"/>
          <w:color w:val="A5D6FF"/>
          <w:sz w:val="21"/>
          <w:szCs w:val="21"/>
          <w:lang w:val="uk-UA" w:eastAsia="uk-UA"/>
        </w:rPr>
        <w:t>&lt;</w:t>
      </w:r>
      <w:proofErr w:type="spellStart"/>
      <w:r w:rsidRPr="008E0DAF">
        <w:rPr>
          <w:rFonts w:ascii="Consolas" w:hAnsi="Consolas"/>
          <w:color w:val="A5D6FF"/>
          <w:sz w:val="21"/>
          <w:szCs w:val="21"/>
          <w:lang w:val="uk-UA" w:eastAsia="uk-UA"/>
        </w:rPr>
        <w:t>iostream</w:t>
      </w:r>
      <w:proofErr w:type="spellEnd"/>
      <w:r w:rsidRPr="008E0DAF">
        <w:rPr>
          <w:rFonts w:ascii="Consolas" w:hAnsi="Consolas"/>
          <w:color w:val="A5D6FF"/>
          <w:sz w:val="21"/>
          <w:szCs w:val="21"/>
          <w:lang w:val="uk-UA" w:eastAsia="uk-UA"/>
        </w:rPr>
        <w:t>&gt;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586C0"/>
          <w:sz w:val="21"/>
          <w:szCs w:val="21"/>
          <w:lang w:val="uk-UA" w:eastAsia="uk-UA"/>
        </w:rPr>
        <w:t>#</w:t>
      </w:r>
      <w:proofErr w:type="spellStart"/>
      <w:r w:rsidRPr="008E0DAF">
        <w:rPr>
          <w:rFonts w:ascii="Consolas" w:hAnsi="Consolas"/>
          <w:color w:val="C586C0"/>
          <w:sz w:val="21"/>
          <w:szCs w:val="21"/>
          <w:lang w:val="uk-UA" w:eastAsia="uk-UA"/>
        </w:rPr>
        <w:t>include</w:t>
      </w:r>
      <w:proofErr w:type="spellEnd"/>
      <w:r w:rsidRPr="008E0DAF">
        <w:rPr>
          <w:rFonts w:ascii="Consolas" w:hAnsi="Consolas"/>
          <w:color w:val="569CD6"/>
          <w:sz w:val="21"/>
          <w:szCs w:val="21"/>
          <w:lang w:val="uk-UA" w:eastAsia="uk-UA"/>
        </w:rPr>
        <w:t xml:space="preserve"> </w:t>
      </w:r>
      <w:r w:rsidRPr="008E0DAF">
        <w:rPr>
          <w:rFonts w:ascii="Consolas" w:hAnsi="Consolas"/>
          <w:color w:val="A5D6FF"/>
          <w:sz w:val="21"/>
          <w:szCs w:val="21"/>
          <w:lang w:val="uk-UA" w:eastAsia="uk-UA"/>
        </w:rPr>
        <w:t>&lt;</w:t>
      </w:r>
      <w:proofErr w:type="spellStart"/>
      <w:r w:rsidRPr="008E0DAF">
        <w:rPr>
          <w:rFonts w:ascii="Consolas" w:hAnsi="Consolas"/>
          <w:color w:val="A5D6FF"/>
          <w:sz w:val="21"/>
          <w:szCs w:val="21"/>
          <w:lang w:val="uk-UA" w:eastAsia="uk-UA"/>
        </w:rPr>
        <w:t>iomanip</w:t>
      </w:r>
      <w:proofErr w:type="spellEnd"/>
      <w:r w:rsidRPr="008E0DAF">
        <w:rPr>
          <w:rFonts w:ascii="Consolas" w:hAnsi="Consolas"/>
          <w:color w:val="A5D6FF"/>
          <w:sz w:val="21"/>
          <w:szCs w:val="21"/>
          <w:lang w:val="uk-UA" w:eastAsia="uk-UA"/>
        </w:rPr>
        <w:t>&gt;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586C0"/>
          <w:sz w:val="21"/>
          <w:szCs w:val="21"/>
          <w:lang w:val="uk-UA" w:eastAsia="uk-UA"/>
        </w:rPr>
        <w:t>#</w:t>
      </w:r>
      <w:proofErr w:type="spellStart"/>
      <w:r w:rsidRPr="008E0DAF">
        <w:rPr>
          <w:rFonts w:ascii="Consolas" w:hAnsi="Consolas"/>
          <w:color w:val="C586C0"/>
          <w:sz w:val="21"/>
          <w:szCs w:val="21"/>
          <w:lang w:val="uk-UA" w:eastAsia="uk-UA"/>
        </w:rPr>
        <w:t>include</w:t>
      </w:r>
      <w:proofErr w:type="spellEnd"/>
      <w:r w:rsidRPr="008E0DAF">
        <w:rPr>
          <w:rFonts w:ascii="Consolas" w:hAnsi="Consolas"/>
          <w:color w:val="569CD6"/>
          <w:sz w:val="21"/>
          <w:szCs w:val="21"/>
          <w:lang w:val="uk-UA" w:eastAsia="uk-UA"/>
        </w:rPr>
        <w:t xml:space="preserve"> </w:t>
      </w:r>
      <w:r w:rsidRPr="008E0DAF">
        <w:rPr>
          <w:rFonts w:ascii="Consolas" w:hAnsi="Consolas"/>
          <w:color w:val="A5D6FF"/>
          <w:sz w:val="21"/>
          <w:szCs w:val="21"/>
          <w:lang w:val="uk-UA" w:eastAsia="uk-UA"/>
        </w:rPr>
        <w:t>&lt;</w:t>
      </w:r>
      <w:proofErr w:type="spellStart"/>
      <w:r w:rsidRPr="008E0DAF">
        <w:rPr>
          <w:rFonts w:ascii="Consolas" w:hAnsi="Consolas"/>
          <w:color w:val="A5D6FF"/>
          <w:sz w:val="21"/>
          <w:szCs w:val="21"/>
          <w:lang w:val="uk-UA" w:eastAsia="uk-UA"/>
        </w:rPr>
        <w:t>cmath</w:t>
      </w:r>
      <w:proofErr w:type="spellEnd"/>
      <w:r w:rsidRPr="008E0DAF">
        <w:rPr>
          <w:rFonts w:ascii="Consolas" w:hAnsi="Consolas"/>
          <w:color w:val="A5D6FF"/>
          <w:sz w:val="21"/>
          <w:szCs w:val="21"/>
          <w:lang w:val="uk-UA" w:eastAsia="uk-UA"/>
        </w:rPr>
        <w:t>&gt;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roofErr w:type="spellStart"/>
      <w:r w:rsidRPr="008E0DAF">
        <w:rPr>
          <w:rFonts w:ascii="Consolas" w:hAnsi="Consolas"/>
          <w:color w:val="C586C0"/>
          <w:sz w:val="21"/>
          <w:szCs w:val="21"/>
          <w:lang w:val="uk-UA" w:eastAsia="uk-UA"/>
        </w:rPr>
        <w:t>using</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namespace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4EC9B0"/>
          <w:sz w:val="21"/>
          <w:szCs w:val="21"/>
          <w:lang w:val="uk-UA" w:eastAsia="uk-UA"/>
        </w:rPr>
        <w:t>std</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t>// Оголошення функцій</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roofErr w:type="spellStart"/>
      <w:r w:rsidRPr="008E0DAF">
        <w:rPr>
          <w:rFonts w:ascii="Consolas" w:hAnsi="Consolas"/>
          <w:color w:val="FF7B72"/>
          <w:sz w:val="21"/>
          <w:szCs w:val="21"/>
          <w:lang w:val="uk-UA" w:eastAsia="uk-UA"/>
        </w:rPr>
        <w:t>void</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MinMaxSpending</w:t>
      </w:r>
      <w:proofErr w:type="spellEnd"/>
      <w:r w:rsidRPr="008E0DAF">
        <w:rPr>
          <w:rFonts w:ascii="Consolas" w:hAnsi="Consolas"/>
          <w:color w:val="BBBEBF"/>
          <w:sz w:val="21"/>
          <w:szCs w:val="21"/>
          <w:lang w:val="uk-UA" w:eastAsia="uk-UA"/>
        </w:rPr>
        <w:t>(</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spending</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r w:rsidRPr="008E0DAF">
        <w:rPr>
          <w:rFonts w:ascii="Consolas" w:hAnsi="Consolas"/>
          <w:color w:val="569CD6"/>
          <w:sz w:val="21"/>
          <w:szCs w:val="21"/>
          <w:lang w:val="uk-UA" w:eastAsia="uk-UA"/>
        </w:rPr>
        <w:t>&amp;</w:t>
      </w:r>
      <w:proofErr w:type="spellStart"/>
      <w:r w:rsidRPr="008E0DAF">
        <w:rPr>
          <w:rFonts w:ascii="Consolas" w:hAnsi="Consolas"/>
          <w:color w:val="FFA657"/>
          <w:sz w:val="21"/>
          <w:szCs w:val="21"/>
          <w:lang w:val="uk-UA" w:eastAsia="uk-UA"/>
        </w:rPr>
        <w:t>minSpending</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r w:rsidRPr="008E0DAF">
        <w:rPr>
          <w:rFonts w:ascii="Consolas" w:hAnsi="Consolas"/>
          <w:color w:val="569CD6"/>
          <w:sz w:val="21"/>
          <w:szCs w:val="21"/>
          <w:lang w:val="uk-UA" w:eastAsia="uk-UA"/>
        </w:rPr>
        <w:t>&amp;</w:t>
      </w:r>
      <w:proofErr w:type="spellStart"/>
      <w:r w:rsidRPr="008E0DAF">
        <w:rPr>
          <w:rFonts w:ascii="Consolas" w:hAnsi="Consolas"/>
          <w:color w:val="FFA657"/>
          <w:sz w:val="21"/>
          <w:szCs w:val="21"/>
          <w:lang w:val="uk-UA" w:eastAsia="uk-UA"/>
        </w:rPr>
        <w:t>maxSpending</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budget</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SumOfList</w:t>
      </w:r>
      <w:proofErr w:type="spellEnd"/>
      <w:r w:rsidRPr="008E0DAF">
        <w:rPr>
          <w:rFonts w:ascii="Consolas" w:hAnsi="Consolas"/>
          <w:color w:val="BBBEBF"/>
          <w:sz w:val="21"/>
          <w:szCs w:val="21"/>
          <w:lang w:val="uk-UA" w:eastAsia="uk-UA"/>
        </w:rPr>
        <w:t>(</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array</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roofErr w:type="spellStart"/>
      <w:r w:rsidRPr="008E0DAF">
        <w:rPr>
          <w:rFonts w:ascii="Consolas" w:hAnsi="Consolas"/>
          <w:color w:val="FF7B72"/>
          <w:sz w:val="21"/>
          <w:szCs w:val="21"/>
          <w:lang w:val="uk-UA" w:eastAsia="uk-UA"/>
        </w:rPr>
        <w:t>void</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ShowExceededDays</w:t>
      </w:r>
      <w:proofErr w:type="spellEnd"/>
      <w:r w:rsidRPr="008E0DAF">
        <w:rPr>
          <w:rFonts w:ascii="Consolas" w:hAnsi="Consolas"/>
          <w:color w:val="BBBEBF"/>
          <w:sz w:val="21"/>
          <w:szCs w:val="21"/>
          <w:lang w:val="uk-UA" w:eastAsia="uk-UA"/>
        </w:rPr>
        <w:t>(</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array</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w:t>
      </w:r>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limit_by_default</w:t>
      </w:r>
      <w:proofErr w:type="spellEnd"/>
      <w:r w:rsidRPr="008E0DAF">
        <w:rPr>
          <w:rFonts w:ascii="Consolas" w:hAnsi="Consolas"/>
          <w:color w:val="D4D4D4"/>
          <w:sz w:val="21"/>
          <w:szCs w:val="21"/>
          <w:lang w:val="uk-UA" w:eastAsia="uk-UA"/>
        </w:rPr>
        <w:t>=</w:t>
      </w:r>
      <w:r w:rsidRPr="008E0DAF">
        <w:rPr>
          <w:rFonts w:ascii="Consolas" w:hAnsi="Consolas"/>
          <w:color w:val="B5CEA8"/>
          <w:sz w:val="21"/>
          <w:szCs w:val="21"/>
          <w:lang w:val="uk-UA" w:eastAsia="uk-UA"/>
        </w:rPr>
        <w:t>1000.0</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roofErr w:type="spellStart"/>
      <w:r w:rsidRPr="008E0DAF">
        <w:rPr>
          <w:rFonts w:ascii="Consolas" w:hAnsi="Consolas"/>
          <w:color w:val="FF7B72"/>
          <w:sz w:val="21"/>
          <w:szCs w:val="21"/>
          <w:lang w:val="uk-UA" w:eastAsia="uk-UA"/>
        </w:rPr>
        <w:t>void</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SortedSpending</w:t>
      </w:r>
      <w:proofErr w:type="spellEnd"/>
      <w:r w:rsidRPr="008E0DAF">
        <w:rPr>
          <w:rFonts w:ascii="Consolas" w:hAnsi="Consolas"/>
          <w:color w:val="BBBEBF"/>
          <w:sz w:val="21"/>
          <w:szCs w:val="21"/>
          <w:lang w:val="uk-UA" w:eastAsia="uk-UA"/>
        </w:rPr>
        <w:t>(</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array</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roofErr w:type="spellStart"/>
      <w:r w:rsidRPr="008E0DAF">
        <w:rPr>
          <w:rFonts w:ascii="Consolas" w:hAnsi="Consolas"/>
          <w:color w:val="FF7B72"/>
          <w:sz w:val="21"/>
          <w:szCs w:val="21"/>
          <w:lang w:val="uk-UA" w:eastAsia="uk-UA"/>
        </w:rPr>
        <w:t>void</w:t>
      </w:r>
      <w:proofErr w:type="spellEnd"/>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Top3Spending</w:t>
      </w:r>
      <w:r w:rsidRPr="008E0DAF">
        <w:rPr>
          <w:rFonts w:ascii="Consolas" w:hAnsi="Consolas"/>
          <w:color w:val="BBBEBF"/>
          <w:sz w:val="21"/>
          <w:szCs w:val="21"/>
          <w:lang w:val="uk-UA" w:eastAsia="uk-UA"/>
        </w:rPr>
        <w:t>(</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array</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roofErr w:type="spellStart"/>
      <w:r w:rsidRPr="008E0DAF">
        <w:rPr>
          <w:rFonts w:ascii="Consolas" w:hAnsi="Consolas"/>
          <w:color w:val="FF7B72"/>
          <w:sz w:val="21"/>
          <w:szCs w:val="21"/>
          <w:lang w:val="uk-UA" w:eastAsia="uk-UA"/>
        </w:rPr>
        <w:lastRenderedPageBreak/>
        <w:t>void</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ShowExpenses</w:t>
      </w:r>
      <w:proofErr w:type="spellEnd"/>
      <w:r w:rsidRPr="008E0DAF">
        <w:rPr>
          <w:rFonts w:ascii="Consolas" w:hAnsi="Consolas"/>
          <w:color w:val="BBBEBF"/>
          <w:sz w:val="21"/>
          <w:szCs w:val="21"/>
          <w:lang w:val="uk-UA" w:eastAsia="uk-UA"/>
        </w:rPr>
        <w:t>(</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spending</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main</w:t>
      </w:r>
      <w:proofErr w:type="spellEnd"/>
      <w:r w:rsidRPr="008E0DAF">
        <w:rPr>
          <w:rFonts w:ascii="Consolas" w:hAnsi="Consolas"/>
          <w:color w:val="BBBEBF"/>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t>    // Оголошення змінних</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budget</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minSpending</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maxSpending</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N</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choice</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limit</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t xml:space="preserve">    // Введення даних користувачем, та їхня </w:t>
      </w:r>
      <w:proofErr w:type="spellStart"/>
      <w:r w:rsidRPr="008E0DAF">
        <w:rPr>
          <w:rFonts w:ascii="Consolas" w:hAnsi="Consolas"/>
          <w:color w:val="8B949E"/>
          <w:sz w:val="21"/>
          <w:szCs w:val="21"/>
          <w:lang w:val="uk-UA" w:eastAsia="uk-UA"/>
        </w:rPr>
        <w:t>валідація</w:t>
      </w:r>
      <w:proofErr w:type="spellEnd"/>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r w:rsidRPr="008E0DAF">
        <w:rPr>
          <w:rFonts w:ascii="Consolas" w:hAnsi="Consolas"/>
          <w:color w:val="C8C8C8"/>
          <w:sz w:val="21"/>
          <w:szCs w:val="21"/>
          <w:lang w:val="uk-UA" w:eastAsia="uk-UA"/>
        </w:rPr>
        <w:t>BUDGET</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"Бюджет на місяць (грн): "</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cin</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&gt;&gt;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budget</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BBBEBF"/>
          <w:sz w:val="21"/>
          <w:szCs w:val="21"/>
          <w:lang w:val="uk-UA" w:eastAsia="uk-UA"/>
        </w:rPr>
        <w:t>(</w:t>
      </w:r>
      <w:proofErr w:type="spellStart"/>
      <w:r w:rsidRPr="008E0DAF">
        <w:rPr>
          <w:rFonts w:ascii="Consolas" w:hAnsi="Consolas"/>
          <w:color w:val="C9D1D9"/>
          <w:sz w:val="21"/>
          <w:szCs w:val="21"/>
          <w:lang w:val="uk-UA" w:eastAsia="uk-UA"/>
        </w:rPr>
        <w:t>budget</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cin</w:t>
      </w:r>
      <w:r w:rsidRPr="008E0DAF">
        <w:rPr>
          <w:rFonts w:ascii="Consolas" w:hAnsi="Consolas"/>
          <w:color w:val="BBBEBF"/>
          <w:sz w:val="21"/>
          <w:szCs w:val="21"/>
          <w:lang w:val="uk-UA" w:eastAsia="uk-UA"/>
        </w:rPr>
        <w:t>.</w:t>
      </w:r>
      <w:r w:rsidRPr="008E0DAF">
        <w:rPr>
          <w:rFonts w:ascii="Consolas" w:hAnsi="Consolas"/>
          <w:color w:val="D2A8FF"/>
          <w:sz w:val="21"/>
          <w:szCs w:val="21"/>
          <w:lang w:val="uk-UA" w:eastAsia="uk-UA"/>
        </w:rPr>
        <w:t>fail</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r w:rsidRPr="008E0DAF">
        <w:rPr>
          <w:rFonts w:ascii="Consolas" w:hAnsi="Consolas"/>
          <w:color w:val="D2A8FF"/>
          <w:sz w:val="21"/>
          <w:szCs w:val="21"/>
          <w:lang w:val="uk-UA" w:eastAsia="uk-UA"/>
        </w:rPr>
        <w:t>clear</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r w:rsidRPr="008E0DAF">
        <w:rPr>
          <w:rFonts w:ascii="Consolas" w:hAnsi="Consolas"/>
          <w:color w:val="D2A8FF"/>
          <w:sz w:val="21"/>
          <w:szCs w:val="21"/>
          <w:lang w:val="uk-UA" w:eastAsia="uk-UA"/>
        </w:rPr>
        <w:t>ignore</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100000</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w:t>
      </w:r>
      <w:r w:rsidRPr="008E0DAF">
        <w:rPr>
          <w:rFonts w:ascii="Consolas" w:hAnsi="Consolas"/>
          <w:color w:val="D7BA7D"/>
          <w:sz w:val="21"/>
          <w:szCs w:val="21"/>
          <w:lang w:val="uk-UA" w:eastAsia="uk-UA"/>
        </w:rPr>
        <w:t>\n</w:t>
      </w:r>
      <w:r w:rsidRPr="008E0DAF">
        <w:rPr>
          <w:rFonts w:ascii="Consolas" w:hAnsi="Consolas"/>
          <w:color w:val="A5D6FF"/>
          <w:sz w:val="21"/>
          <w:szCs w:val="21"/>
          <w:lang w:val="uk-UA" w:eastAsia="uk-UA"/>
        </w:rPr>
        <w:t>'</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xml:space="preserve">"Бюджет повинен бути більше </w:t>
      </w:r>
      <w:proofErr w:type="spellStart"/>
      <w:r w:rsidRPr="008E0DAF">
        <w:rPr>
          <w:rFonts w:ascii="Consolas" w:hAnsi="Consolas"/>
          <w:color w:val="A5D6FF"/>
          <w:sz w:val="21"/>
          <w:szCs w:val="21"/>
          <w:lang w:val="uk-UA" w:eastAsia="uk-UA"/>
        </w:rPr>
        <w:t>нуля.Або</w:t>
      </w:r>
      <w:proofErr w:type="spellEnd"/>
      <w:r w:rsidRPr="008E0DAF">
        <w:rPr>
          <w:rFonts w:ascii="Consolas" w:hAnsi="Consolas"/>
          <w:color w:val="A5D6FF"/>
          <w:sz w:val="21"/>
          <w:szCs w:val="21"/>
          <w:lang w:val="uk-UA" w:eastAsia="uk-UA"/>
        </w:rPr>
        <w:t xml:space="preserve"> бути числом"</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goto</w:t>
      </w:r>
      <w:proofErr w:type="spellEnd"/>
      <w:r w:rsidRPr="008E0DAF">
        <w:rPr>
          <w:rFonts w:ascii="Consolas" w:hAnsi="Consolas"/>
          <w:color w:val="C9D1D9"/>
          <w:sz w:val="21"/>
          <w:szCs w:val="21"/>
          <w:lang w:val="uk-UA" w:eastAsia="uk-UA"/>
        </w:rPr>
        <w:t xml:space="preserve"> </w:t>
      </w:r>
      <w:r w:rsidRPr="008E0DAF">
        <w:rPr>
          <w:rFonts w:ascii="Consolas" w:hAnsi="Consolas"/>
          <w:color w:val="C8C8C8"/>
          <w:sz w:val="21"/>
          <w:szCs w:val="21"/>
          <w:lang w:val="uk-UA" w:eastAsia="uk-UA"/>
        </w:rPr>
        <w:t>BUDGET</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r w:rsidRPr="008E0DAF">
        <w:rPr>
          <w:rFonts w:ascii="Consolas" w:hAnsi="Consolas"/>
          <w:color w:val="C8C8C8"/>
          <w:sz w:val="21"/>
          <w:szCs w:val="21"/>
          <w:lang w:val="uk-UA" w:eastAsia="uk-UA"/>
        </w:rPr>
        <w:t>DAYS</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"Кількість днів обліку: "</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cin</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&gt;&gt;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N</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BBBEBF"/>
          <w:sz w:val="21"/>
          <w:szCs w:val="21"/>
          <w:lang w:val="uk-UA" w:eastAsia="uk-UA"/>
        </w:rPr>
        <w:t>(</w:t>
      </w:r>
      <w:r w:rsidRPr="008E0DAF">
        <w:rPr>
          <w:rFonts w:ascii="Consolas" w:hAnsi="Consolas"/>
          <w:color w:val="C9D1D9"/>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cin</w:t>
      </w:r>
      <w:r w:rsidRPr="008E0DAF">
        <w:rPr>
          <w:rFonts w:ascii="Consolas" w:hAnsi="Consolas"/>
          <w:color w:val="BBBEBF"/>
          <w:sz w:val="21"/>
          <w:szCs w:val="21"/>
          <w:lang w:val="uk-UA" w:eastAsia="uk-UA"/>
        </w:rPr>
        <w:t>.</w:t>
      </w:r>
      <w:r w:rsidRPr="008E0DAF">
        <w:rPr>
          <w:rFonts w:ascii="Consolas" w:hAnsi="Consolas"/>
          <w:color w:val="D2A8FF"/>
          <w:sz w:val="21"/>
          <w:szCs w:val="21"/>
          <w:lang w:val="uk-UA" w:eastAsia="uk-UA"/>
        </w:rPr>
        <w:t>fail</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r w:rsidRPr="008E0DAF">
        <w:rPr>
          <w:rFonts w:ascii="Consolas" w:hAnsi="Consolas"/>
          <w:color w:val="D2A8FF"/>
          <w:sz w:val="21"/>
          <w:szCs w:val="21"/>
          <w:lang w:val="uk-UA" w:eastAsia="uk-UA"/>
        </w:rPr>
        <w:t>clear</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r w:rsidRPr="008E0DAF">
        <w:rPr>
          <w:rFonts w:ascii="Consolas" w:hAnsi="Consolas"/>
          <w:color w:val="D2A8FF"/>
          <w:sz w:val="21"/>
          <w:szCs w:val="21"/>
          <w:lang w:val="uk-UA" w:eastAsia="uk-UA"/>
        </w:rPr>
        <w:t>ignore</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100000</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w:t>
      </w:r>
      <w:r w:rsidRPr="008E0DAF">
        <w:rPr>
          <w:rFonts w:ascii="Consolas" w:hAnsi="Consolas"/>
          <w:color w:val="D7BA7D"/>
          <w:sz w:val="21"/>
          <w:szCs w:val="21"/>
          <w:lang w:val="uk-UA" w:eastAsia="uk-UA"/>
        </w:rPr>
        <w:t>\n</w:t>
      </w:r>
      <w:r w:rsidRPr="008E0DAF">
        <w:rPr>
          <w:rFonts w:ascii="Consolas" w:hAnsi="Consolas"/>
          <w:color w:val="A5D6FF"/>
          <w:sz w:val="21"/>
          <w:szCs w:val="21"/>
          <w:lang w:val="uk-UA" w:eastAsia="uk-UA"/>
        </w:rPr>
        <w:t>'</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xml:space="preserve">"Кількість днів обліку повинна бути більше </w:t>
      </w:r>
      <w:proofErr w:type="spellStart"/>
      <w:r w:rsidRPr="008E0DAF">
        <w:rPr>
          <w:rFonts w:ascii="Consolas" w:hAnsi="Consolas"/>
          <w:color w:val="A5D6FF"/>
          <w:sz w:val="21"/>
          <w:szCs w:val="21"/>
          <w:lang w:val="uk-UA" w:eastAsia="uk-UA"/>
        </w:rPr>
        <w:t>нуля.Або</w:t>
      </w:r>
      <w:proofErr w:type="spellEnd"/>
      <w:r w:rsidRPr="008E0DAF">
        <w:rPr>
          <w:rFonts w:ascii="Consolas" w:hAnsi="Consolas"/>
          <w:color w:val="A5D6FF"/>
          <w:sz w:val="21"/>
          <w:szCs w:val="21"/>
          <w:lang w:val="uk-UA" w:eastAsia="uk-UA"/>
        </w:rPr>
        <w:t xml:space="preserve"> бути числом"</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goto</w:t>
      </w:r>
      <w:proofErr w:type="spellEnd"/>
      <w:r w:rsidRPr="008E0DAF">
        <w:rPr>
          <w:rFonts w:ascii="Consolas" w:hAnsi="Consolas"/>
          <w:color w:val="C9D1D9"/>
          <w:sz w:val="21"/>
          <w:szCs w:val="21"/>
          <w:lang w:val="uk-UA" w:eastAsia="uk-UA"/>
        </w:rPr>
        <w:t xml:space="preserve"> </w:t>
      </w:r>
      <w:r w:rsidRPr="008E0DAF">
        <w:rPr>
          <w:rFonts w:ascii="Consolas" w:hAnsi="Consolas"/>
          <w:color w:val="C8C8C8"/>
          <w:sz w:val="21"/>
          <w:szCs w:val="21"/>
          <w:lang w:val="uk-UA" w:eastAsia="uk-UA"/>
        </w:rPr>
        <w:t>DAYS</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else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BBBEBF"/>
          <w:sz w:val="21"/>
          <w:szCs w:val="21"/>
          <w:lang w:val="uk-UA" w:eastAsia="uk-UA"/>
        </w:rPr>
        <w:t>(</w:t>
      </w:r>
      <w:r w:rsidRPr="008E0DAF">
        <w:rPr>
          <w:rFonts w:ascii="Consolas" w:hAnsi="Consolas"/>
          <w:color w:val="C9D1D9"/>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&gt;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31</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"Кількість днів обліку не може перевищувати 31."</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goto</w:t>
      </w:r>
      <w:proofErr w:type="spellEnd"/>
      <w:r w:rsidRPr="008E0DAF">
        <w:rPr>
          <w:rFonts w:ascii="Consolas" w:hAnsi="Consolas"/>
          <w:color w:val="C9D1D9"/>
          <w:sz w:val="21"/>
          <w:szCs w:val="21"/>
          <w:lang w:val="uk-UA" w:eastAsia="uk-UA"/>
        </w:rPr>
        <w:t xml:space="preserve"> </w:t>
      </w:r>
      <w:r w:rsidRPr="008E0DAF">
        <w:rPr>
          <w:rFonts w:ascii="Consolas" w:hAnsi="Consolas"/>
          <w:color w:val="C8C8C8"/>
          <w:sz w:val="21"/>
          <w:szCs w:val="21"/>
          <w:lang w:val="uk-UA" w:eastAsia="uk-UA"/>
        </w:rPr>
        <w:t>DAYS</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BBBEBF"/>
          <w:sz w:val="21"/>
          <w:szCs w:val="21"/>
          <w:lang w:val="uk-UA" w:eastAsia="uk-UA"/>
        </w:rPr>
        <w:t>[</w:t>
      </w:r>
      <w:r w:rsidRPr="008E0DAF">
        <w:rPr>
          <w:rFonts w:ascii="Consolas" w:hAnsi="Consolas"/>
          <w:color w:val="C9D1D9"/>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r w:rsidRPr="008E0DAF">
        <w:rPr>
          <w:rFonts w:ascii="Consolas" w:hAnsi="Consolas"/>
          <w:color w:val="C8C8C8"/>
          <w:sz w:val="21"/>
          <w:szCs w:val="21"/>
          <w:lang w:val="uk-UA" w:eastAsia="uk-UA"/>
        </w:rPr>
        <w:t>SPENDINGS</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"Витрати по днях (грн): "</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for</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&gt;&gt;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C9D1D9"/>
          <w:sz w:val="21"/>
          <w:szCs w:val="21"/>
          <w:lang w:val="uk-UA" w:eastAsia="uk-UA"/>
        </w:rPr>
        <w:t>[i];</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C9D1D9"/>
          <w:sz w:val="21"/>
          <w:szCs w:val="21"/>
          <w:lang w:val="uk-UA" w:eastAsia="uk-UA"/>
        </w:rPr>
        <w:t>(</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C9D1D9"/>
          <w:sz w:val="21"/>
          <w:szCs w:val="21"/>
          <w:lang w:val="uk-UA" w:eastAsia="uk-UA"/>
        </w:rPr>
        <w:t xml:space="preserve">[i] </w:t>
      </w:r>
      <w:r w:rsidRPr="008E0DAF">
        <w:rPr>
          <w:rFonts w:ascii="Consolas" w:hAnsi="Consolas"/>
          <w:color w:val="D4D4D4"/>
          <w:sz w:val="21"/>
          <w:szCs w:val="21"/>
          <w:lang w:val="uk-UA" w:eastAsia="uk-UA"/>
        </w:rPr>
        <w:t>&lt;</w:t>
      </w:r>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r w:rsidRPr="008E0DAF">
        <w:rPr>
          <w:rFonts w:ascii="Consolas" w:hAnsi="Consolas"/>
          <w:color w:val="D2A8FF"/>
          <w:sz w:val="21"/>
          <w:szCs w:val="21"/>
          <w:lang w:val="uk-UA" w:eastAsia="uk-UA"/>
        </w:rPr>
        <w:t>fail</w:t>
      </w:r>
      <w:proofErr w:type="spellEnd"/>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r w:rsidRPr="008E0DAF">
        <w:rPr>
          <w:rFonts w:ascii="Consolas" w:hAnsi="Consolas"/>
          <w:color w:val="D2A8FF"/>
          <w:sz w:val="21"/>
          <w:szCs w:val="21"/>
          <w:lang w:val="uk-UA" w:eastAsia="uk-UA"/>
        </w:rPr>
        <w:t>clear</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r w:rsidRPr="008E0DAF">
        <w:rPr>
          <w:rFonts w:ascii="Consolas" w:hAnsi="Consolas"/>
          <w:color w:val="D2A8FF"/>
          <w:sz w:val="21"/>
          <w:szCs w:val="21"/>
          <w:lang w:val="uk-UA" w:eastAsia="uk-UA"/>
        </w:rPr>
        <w:t>ignore</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100000</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w:t>
      </w:r>
      <w:r w:rsidRPr="008E0DAF">
        <w:rPr>
          <w:rFonts w:ascii="Consolas" w:hAnsi="Consolas"/>
          <w:color w:val="D7BA7D"/>
          <w:sz w:val="21"/>
          <w:szCs w:val="21"/>
          <w:lang w:val="uk-UA" w:eastAsia="uk-UA"/>
        </w:rPr>
        <w:t>\n</w:t>
      </w:r>
      <w:r w:rsidRPr="008E0DAF">
        <w:rPr>
          <w:rFonts w:ascii="Consolas" w:hAnsi="Consolas"/>
          <w:color w:val="A5D6FF"/>
          <w:sz w:val="21"/>
          <w:szCs w:val="21"/>
          <w:lang w:val="uk-UA" w:eastAsia="uk-UA"/>
        </w:rPr>
        <w:t>'</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xml:space="preserve">"Витрати не можуть бути </w:t>
      </w:r>
      <w:proofErr w:type="spellStart"/>
      <w:r w:rsidRPr="008E0DAF">
        <w:rPr>
          <w:rFonts w:ascii="Consolas" w:hAnsi="Consolas"/>
          <w:color w:val="A5D6FF"/>
          <w:sz w:val="21"/>
          <w:szCs w:val="21"/>
          <w:lang w:val="uk-UA" w:eastAsia="uk-UA"/>
        </w:rPr>
        <w:t>від'ємними.Або</w:t>
      </w:r>
      <w:proofErr w:type="spellEnd"/>
      <w:r w:rsidRPr="008E0DAF">
        <w:rPr>
          <w:rFonts w:ascii="Consolas" w:hAnsi="Consolas"/>
          <w:color w:val="A5D6FF"/>
          <w:sz w:val="21"/>
          <w:szCs w:val="21"/>
          <w:lang w:val="uk-UA" w:eastAsia="uk-UA"/>
        </w:rPr>
        <w:t xml:space="preserve"> не бути числом"</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goto</w:t>
      </w:r>
      <w:proofErr w:type="spellEnd"/>
      <w:r w:rsidRPr="008E0DAF">
        <w:rPr>
          <w:rFonts w:ascii="Consolas" w:hAnsi="Consolas"/>
          <w:color w:val="C9D1D9"/>
          <w:sz w:val="21"/>
          <w:szCs w:val="21"/>
          <w:lang w:val="uk-UA" w:eastAsia="uk-UA"/>
        </w:rPr>
        <w:t xml:space="preserve"> </w:t>
      </w:r>
      <w:r w:rsidRPr="008E0DAF">
        <w:rPr>
          <w:rFonts w:ascii="Consolas" w:hAnsi="Consolas"/>
          <w:color w:val="C8C8C8"/>
          <w:sz w:val="21"/>
          <w:szCs w:val="21"/>
          <w:lang w:val="uk-UA" w:eastAsia="uk-UA"/>
        </w:rPr>
        <w:t>SPENDINGS</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t>    // Створення меню для користувача</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r w:rsidRPr="008E0DAF">
        <w:rPr>
          <w:rFonts w:ascii="Consolas" w:hAnsi="Consolas"/>
          <w:color w:val="C8C8C8"/>
          <w:sz w:val="21"/>
          <w:szCs w:val="21"/>
          <w:lang w:val="uk-UA" w:eastAsia="uk-UA"/>
        </w:rPr>
        <w:t>MENU</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do</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t>        // Виведення меню та обробка вибору користувача</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w:t>
      </w:r>
      <w:r w:rsidRPr="008E0DAF">
        <w:rPr>
          <w:rFonts w:ascii="Consolas" w:hAnsi="Consolas"/>
          <w:color w:val="D7BA7D"/>
          <w:sz w:val="21"/>
          <w:szCs w:val="21"/>
          <w:lang w:val="uk-UA" w:eastAsia="uk-UA"/>
        </w:rPr>
        <w:t>\</w:t>
      </w:r>
      <w:proofErr w:type="spellStart"/>
      <w:r w:rsidRPr="008E0DAF">
        <w:rPr>
          <w:rFonts w:ascii="Consolas" w:hAnsi="Consolas"/>
          <w:color w:val="D7BA7D"/>
          <w:sz w:val="21"/>
          <w:szCs w:val="21"/>
          <w:lang w:val="uk-UA" w:eastAsia="uk-UA"/>
        </w:rPr>
        <w:t>n</w:t>
      </w:r>
      <w:r w:rsidRPr="008E0DAF">
        <w:rPr>
          <w:rFonts w:ascii="Consolas" w:hAnsi="Consolas"/>
          <w:color w:val="A5D6FF"/>
          <w:sz w:val="21"/>
          <w:szCs w:val="21"/>
          <w:lang w:val="uk-UA" w:eastAsia="uk-UA"/>
        </w:rPr>
        <w:t>Виберіть</w:t>
      </w:r>
      <w:proofErr w:type="spellEnd"/>
      <w:r w:rsidRPr="008E0DAF">
        <w:rPr>
          <w:rFonts w:ascii="Consolas" w:hAnsi="Consolas"/>
          <w:color w:val="A5D6FF"/>
          <w:sz w:val="21"/>
          <w:szCs w:val="21"/>
          <w:lang w:val="uk-UA" w:eastAsia="uk-UA"/>
        </w:rPr>
        <w:t xml:space="preserve"> дію: "</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"1. Вивести витрати по днях"</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"2. Вивести деталі витрат"</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"3. Вивести інформацію про ліміт бюджету"</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"4. Вивести топ 3 дні з найбільшими витратами"</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"0. Вихід"</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lastRenderedPageBreak/>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"Ваш вибір: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&gt;&gt;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choice</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C9D1D9"/>
          <w:sz w:val="21"/>
          <w:szCs w:val="21"/>
          <w:lang w:val="uk-UA" w:eastAsia="uk-UA"/>
        </w:rPr>
        <w:t>(</w:t>
      </w:r>
      <w:proofErr w:type="spellStart"/>
      <w:r w:rsidRPr="008E0DAF">
        <w:rPr>
          <w:rFonts w:ascii="Consolas" w:hAnsi="Consolas"/>
          <w:color w:val="C9D1D9"/>
          <w:sz w:val="21"/>
          <w:szCs w:val="21"/>
          <w:lang w:val="uk-UA" w:eastAsia="uk-UA"/>
        </w:rPr>
        <w:t>cin.</w:t>
      </w:r>
      <w:r w:rsidRPr="008E0DAF">
        <w:rPr>
          <w:rFonts w:ascii="Consolas" w:hAnsi="Consolas"/>
          <w:color w:val="D2A8FF"/>
          <w:sz w:val="21"/>
          <w:szCs w:val="21"/>
          <w:lang w:val="uk-UA" w:eastAsia="uk-UA"/>
        </w:rPr>
        <w:t>fail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r w:rsidRPr="008E0DAF">
        <w:rPr>
          <w:rFonts w:ascii="Consolas" w:hAnsi="Consolas"/>
          <w:color w:val="D2A8FF"/>
          <w:sz w:val="21"/>
          <w:szCs w:val="21"/>
          <w:lang w:val="uk-UA" w:eastAsia="uk-UA"/>
        </w:rPr>
        <w:t>clear</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r w:rsidRPr="008E0DAF">
        <w:rPr>
          <w:rFonts w:ascii="Consolas" w:hAnsi="Consolas"/>
          <w:color w:val="D2A8FF"/>
          <w:sz w:val="21"/>
          <w:szCs w:val="21"/>
          <w:lang w:val="uk-UA" w:eastAsia="uk-UA"/>
        </w:rPr>
        <w:t>ignore</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100000</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w:t>
      </w:r>
      <w:r w:rsidRPr="008E0DAF">
        <w:rPr>
          <w:rFonts w:ascii="Consolas" w:hAnsi="Consolas"/>
          <w:color w:val="D7BA7D"/>
          <w:sz w:val="21"/>
          <w:szCs w:val="21"/>
          <w:lang w:val="uk-UA" w:eastAsia="uk-UA"/>
        </w:rPr>
        <w:t>\n</w:t>
      </w:r>
      <w:r w:rsidRPr="008E0DAF">
        <w:rPr>
          <w:rFonts w:ascii="Consolas" w:hAnsi="Consolas"/>
          <w:color w:val="A5D6FF"/>
          <w:sz w:val="21"/>
          <w:szCs w:val="21"/>
          <w:lang w:val="uk-UA" w:eastAsia="uk-UA"/>
        </w:rPr>
        <w:t>'</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goto</w:t>
      </w:r>
      <w:proofErr w:type="spellEnd"/>
      <w:r w:rsidRPr="008E0DAF">
        <w:rPr>
          <w:rFonts w:ascii="Consolas" w:hAnsi="Consolas"/>
          <w:color w:val="C9D1D9"/>
          <w:sz w:val="21"/>
          <w:szCs w:val="21"/>
          <w:lang w:val="uk-UA" w:eastAsia="uk-UA"/>
        </w:rPr>
        <w:t xml:space="preserve"> </w:t>
      </w:r>
      <w:r w:rsidRPr="008E0DAF">
        <w:rPr>
          <w:rFonts w:ascii="Consolas" w:hAnsi="Consolas"/>
          <w:color w:val="C8C8C8"/>
          <w:sz w:val="21"/>
          <w:szCs w:val="21"/>
          <w:lang w:val="uk-UA" w:eastAsia="uk-UA"/>
        </w:rPr>
        <w:t>MENU</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t>        // Визначення вводу користувача та виклик відповідних функцій</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switch</w:t>
      </w:r>
      <w:proofErr w:type="spellEnd"/>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choice</w:t>
      </w:r>
      <w:proofErr w:type="spellEnd"/>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case</w:t>
      </w:r>
      <w:proofErr w:type="spellEnd"/>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D2A8FF"/>
          <w:sz w:val="21"/>
          <w:szCs w:val="21"/>
          <w:lang w:val="uk-UA" w:eastAsia="uk-UA"/>
        </w:rPr>
        <w:t>ShowExpenses</w:t>
      </w:r>
      <w:proofErr w:type="spellEnd"/>
      <w:r w:rsidRPr="008E0DAF">
        <w:rPr>
          <w:rFonts w:ascii="Consolas" w:hAnsi="Consolas"/>
          <w:color w:val="C9D1D9"/>
          <w:sz w:val="21"/>
          <w:szCs w:val="21"/>
          <w:lang w:val="uk-UA" w:eastAsia="uk-UA"/>
        </w:rPr>
        <w:t>(</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C9D1D9"/>
          <w:sz w:val="21"/>
          <w:szCs w:val="21"/>
          <w:lang w:val="uk-UA" w:eastAsia="uk-UA"/>
        </w:rPr>
        <w:t>, N);</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break</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case</w:t>
      </w:r>
      <w:proofErr w:type="spellEnd"/>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2</w:t>
      </w: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D2A8FF"/>
          <w:sz w:val="21"/>
          <w:szCs w:val="21"/>
          <w:lang w:val="uk-UA" w:eastAsia="uk-UA"/>
        </w:rPr>
        <w:t>MinMaxSpending</w:t>
      </w:r>
      <w:proofErr w:type="spellEnd"/>
      <w:r w:rsidRPr="008E0DAF">
        <w:rPr>
          <w:rFonts w:ascii="Consolas" w:hAnsi="Consolas"/>
          <w:color w:val="C9D1D9"/>
          <w:sz w:val="21"/>
          <w:szCs w:val="21"/>
          <w:lang w:val="uk-UA" w:eastAsia="uk-UA"/>
        </w:rPr>
        <w:t>(</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C9D1D9"/>
          <w:sz w:val="21"/>
          <w:szCs w:val="21"/>
          <w:lang w:val="uk-UA" w:eastAsia="uk-UA"/>
        </w:rPr>
        <w:t xml:space="preserve">, N, </w:t>
      </w:r>
      <w:proofErr w:type="spellStart"/>
      <w:r w:rsidRPr="008E0DAF">
        <w:rPr>
          <w:rFonts w:ascii="Consolas" w:hAnsi="Consolas"/>
          <w:color w:val="C9D1D9"/>
          <w:sz w:val="21"/>
          <w:szCs w:val="21"/>
          <w:lang w:val="uk-UA" w:eastAsia="uk-UA"/>
        </w:rPr>
        <w:t>minSpending</w:t>
      </w:r>
      <w:proofErr w:type="spellEnd"/>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maxSpending</w:t>
      </w:r>
      <w:proofErr w:type="spellEnd"/>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budget</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break</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case</w:t>
      </w:r>
      <w:proofErr w:type="spellEnd"/>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3</w:t>
      </w: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r w:rsidRPr="008E0DAF">
        <w:rPr>
          <w:rFonts w:ascii="Consolas" w:hAnsi="Consolas"/>
          <w:color w:val="C8C8C8"/>
          <w:sz w:val="21"/>
          <w:szCs w:val="21"/>
          <w:lang w:val="uk-UA" w:eastAsia="uk-UA"/>
        </w:rPr>
        <w:t>LIMIT</w:t>
      </w: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"Денний ліміт (грн, 0 = за замовчуванням):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&gt;&gt;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limit</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limit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r w:rsidRPr="008E0DAF">
        <w:rPr>
          <w:rFonts w:ascii="Consolas" w:hAnsi="Consolas"/>
          <w:color w:val="D2A8FF"/>
          <w:sz w:val="21"/>
          <w:szCs w:val="21"/>
          <w:lang w:val="uk-UA" w:eastAsia="uk-UA"/>
        </w:rPr>
        <w:t>fail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"Ліміт не може бути від'ємним. Або не бути числом."</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r w:rsidRPr="008E0DAF">
        <w:rPr>
          <w:rFonts w:ascii="Consolas" w:hAnsi="Consolas"/>
          <w:color w:val="D2A8FF"/>
          <w:sz w:val="21"/>
          <w:szCs w:val="21"/>
          <w:lang w:val="uk-UA" w:eastAsia="uk-UA"/>
        </w:rPr>
        <w:t>clear</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cin.</w:t>
      </w:r>
      <w:r w:rsidRPr="008E0DAF">
        <w:rPr>
          <w:rFonts w:ascii="Consolas" w:hAnsi="Consolas"/>
          <w:color w:val="D2A8FF"/>
          <w:sz w:val="21"/>
          <w:szCs w:val="21"/>
          <w:lang w:val="uk-UA" w:eastAsia="uk-UA"/>
        </w:rPr>
        <w:t>ignore</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10000</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w:t>
      </w:r>
      <w:r w:rsidRPr="008E0DAF">
        <w:rPr>
          <w:rFonts w:ascii="Consolas" w:hAnsi="Consolas"/>
          <w:color w:val="D7BA7D"/>
          <w:sz w:val="21"/>
          <w:szCs w:val="21"/>
          <w:lang w:val="uk-UA" w:eastAsia="uk-UA"/>
        </w:rPr>
        <w:t>\n</w:t>
      </w:r>
      <w:r w:rsidRPr="008E0DAF">
        <w:rPr>
          <w:rFonts w:ascii="Consolas" w:hAnsi="Consolas"/>
          <w:color w:val="A5D6FF"/>
          <w:sz w:val="21"/>
          <w:szCs w:val="21"/>
          <w:lang w:val="uk-UA" w:eastAsia="uk-UA"/>
        </w:rPr>
        <w:t>'</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goto</w:t>
      </w:r>
      <w:proofErr w:type="spellEnd"/>
      <w:r w:rsidRPr="008E0DAF">
        <w:rPr>
          <w:rFonts w:ascii="Consolas" w:hAnsi="Consolas"/>
          <w:color w:val="C9D1D9"/>
          <w:sz w:val="21"/>
          <w:szCs w:val="21"/>
          <w:lang w:val="uk-UA" w:eastAsia="uk-UA"/>
        </w:rPr>
        <w:t xml:space="preserve"> </w:t>
      </w:r>
      <w:r w:rsidRPr="008E0DAF">
        <w:rPr>
          <w:rFonts w:ascii="Consolas" w:hAnsi="Consolas"/>
          <w:color w:val="C8C8C8"/>
          <w:sz w:val="21"/>
          <w:szCs w:val="21"/>
          <w:lang w:val="uk-UA" w:eastAsia="uk-UA"/>
        </w:rPr>
        <w:t>LIMIT</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else</w:t>
      </w:r>
      <w:proofErr w:type="spellEnd"/>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C9D1D9"/>
          <w:sz w:val="21"/>
          <w:szCs w:val="21"/>
          <w:lang w:val="uk-UA" w:eastAsia="uk-UA"/>
        </w:rPr>
        <w:t>(</w:t>
      </w:r>
      <w:proofErr w:type="spellStart"/>
      <w:r w:rsidRPr="008E0DAF">
        <w:rPr>
          <w:rFonts w:ascii="Consolas" w:hAnsi="Consolas"/>
          <w:color w:val="C9D1D9"/>
          <w:sz w:val="21"/>
          <w:szCs w:val="21"/>
          <w:lang w:val="uk-UA" w:eastAsia="uk-UA"/>
        </w:rPr>
        <w:t>limit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 xml:space="preserve">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D2A8FF"/>
          <w:sz w:val="21"/>
          <w:szCs w:val="21"/>
          <w:lang w:val="uk-UA" w:eastAsia="uk-UA"/>
        </w:rPr>
        <w:t>ShowExceededDays</w:t>
      </w:r>
      <w:proofErr w:type="spellEnd"/>
      <w:r w:rsidRPr="008E0DAF">
        <w:rPr>
          <w:rFonts w:ascii="Consolas" w:hAnsi="Consolas"/>
          <w:color w:val="C9D1D9"/>
          <w:sz w:val="21"/>
          <w:szCs w:val="21"/>
          <w:lang w:val="uk-UA" w:eastAsia="uk-UA"/>
        </w:rPr>
        <w:t>(</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C9D1D9"/>
          <w:sz w:val="21"/>
          <w:szCs w:val="21"/>
          <w:lang w:val="uk-UA" w:eastAsia="uk-UA"/>
        </w:rPr>
        <w:t>, N);</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else</w:t>
      </w:r>
      <w:proofErr w:type="spellEnd"/>
      <w:r w:rsidRPr="008E0DAF">
        <w:rPr>
          <w:rFonts w:ascii="Consolas" w:hAnsi="Consolas"/>
          <w:color w:val="C9D1D9"/>
          <w:sz w:val="21"/>
          <w:szCs w:val="21"/>
          <w:lang w:val="uk-UA" w:eastAsia="uk-UA"/>
        </w:rPr>
        <w:t xml:space="preserve">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D2A8FF"/>
          <w:sz w:val="21"/>
          <w:szCs w:val="21"/>
          <w:lang w:val="uk-UA" w:eastAsia="uk-UA"/>
        </w:rPr>
        <w:t>ShowExceededDays</w:t>
      </w:r>
      <w:proofErr w:type="spellEnd"/>
      <w:r w:rsidRPr="008E0DAF">
        <w:rPr>
          <w:rFonts w:ascii="Consolas" w:hAnsi="Consolas"/>
          <w:color w:val="C9D1D9"/>
          <w:sz w:val="21"/>
          <w:szCs w:val="21"/>
          <w:lang w:val="uk-UA" w:eastAsia="uk-UA"/>
        </w:rPr>
        <w:t>(</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C9D1D9"/>
          <w:sz w:val="21"/>
          <w:szCs w:val="21"/>
          <w:lang w:val="uk-UA" w:eastAsia="uk-UA"/>
        </w:rPr>
        <w:t xml:space="preserve">, N, </w:t>
      </w:r>
      <w:proofErr w:type="spellStart"/>
      <w:r w:rsidRPr="008E0DAF">
        <w:rPr>
          <w:rFonts w:ascii="Consolas" w:hAnsi="Consolas"/>
          <w:color w:val="C9D1D9"/>
          <w:sz w:val="21"/>
          <w:szCs w:val="21"/>
          <w:lang w:val="uk-UA" w:eastAsia="uk-UA"/>
        </w:rPr>
        <w:t>limit</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break</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case</w:t>
      </w:r>
      <w:proofErr w:type="spellEnd"/>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4</w:t>
      </w: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Top3Spending</w:t>
      </w:r>
      <w:r w:rsidRPr="008E0DAF">
        <w:rPr>
          <w:rFonts w:ascii="Consolas" w:hAnsi="Consolas"/>
          <w:color w:val="C9D1D9"/>
          <w:sz w:val="21"/>
          <w:szCs w:val="21"/>
          <w:lang w:val="uk-UA" w:eastAsia="uk-UA"/>
        </w:rPr>
        <w:t>(</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C9D1D9"/>
          <w:sz w:val="21"/>
          <w:szCs w:val="21"/>
          <w:lang w:val="uk-UA" w:eastAsia="uk-UA"/>
        </w:rPr>
        <w:t>, N);</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break</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case</w:t>
      </w:r>
      <w:proofErr w:type="spellEnd"/>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"Вихід з програми."</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break</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t>            // Випадок некоректного вводу користувача, перехід до меню</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default</w:t>
      </w:r>
      <w:proofErr w:type="spellEnd"/>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"Введено некоректне значення, спробуйте ще раз"</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goto</w:t>
      </w:r>
      <w:proofErr w:type="spellEnd"/>
      <w:r w:rsidRPr="008E0DAF">
        <w:rPr>
          <w:rFonts w:ascii="Consolas" w:hAnsi="Consolas"/>
          <w:color w:val="C9D1D9"/>
          <w:sz w:val="21"/>
          <w:szCs w:val="21"/>
          <w:lang w:val="uk-UA" w:eastAsia="uk-UA"/>
        </w:rPr>
        <w:t xml:space="preserve"> </w:t>
      </w:r>
      <w:r w:rsidRPr="008E0DAF">
        <w:rPr>
          <w:rFonts w:ascii="Consolas" w:hAnsi="Consolas"/>
          <w:color w:val="C8C8C8"/>
          <w:sz w:val="21"/>
          <w:szCs w:val="21"/>
          <w:lang w:val="uk-UA" w:eastAsia="uk-UA"/>
        </w:rPr>
        <w:t>MENU</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break</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lastRenderedPageBreak/>
        <w:t>    // Перевірка умови для повторного виконання циклу, якщо користувач не обрав вихід</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while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choice</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return</w:t>
      </w:r>
      <w:proofErr w:type="spellEnd"/>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t>// Функція для визначення мінімальних та максимальних витрат, а також перевірки бюджету</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roofErr w:type="spellStart"/>
      <w:r w:rsidRPr="008E0DAF">
        <w:rPr>
          <w:rFonts w:ascii="Consolas" w:hAnsi="Consolas"/>
          <w:color w:val="FF7B72"/>
          <w:sz w:val="21"/>
          <w:szCs w:val="21"/>
          <w:lang w:val="uk-UA" w:eastAsia="uk-UA"/>
        </w:rPr>
        <w:t>void</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MinMaxSpending</w:t>
      </w:r>
      <w:proofErr w:type="spellEnd"/>
      <w:r w:rsidRPr="008E0DAF">
        <w:rPr>
          <w:rFonts w:ascii="Consolas" w:hAnsi="Consolas"/>
          <w:color w:val="BBBEBF"/>
          <w:sz w:val="21"/>
          <w:szCs w:val="21"/>
          <w:lang w:val="uk-UA" w:eastAsia="uk-UA"/>
        </w:rPr>
        <w:t>(</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spending</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r w:rsidRPr="008E0DAF">
        <w:rPr>
          <w:rFonts w:ascii="Consolas" w:hAnsi="Consolas"/>
          <w:color w:val="569CD6"/>
          <w:sz w:val="21"/>
          <w:szCs w:val="21"/>
          <w:lang w:val="uk-UA" w:eastAsia="uk-UA"/>
        </w:rPr>
        <w:t>&amp;</w:t>
      </w:r>
      <w:proofErr w:type="spellStart"/>
      <w:r w:rsidRPr="008E0DAF">
        <w:rPr>
          <w:rFonts w:ascii="Consolas" w:hAnsi="Consolas"/>
          <w:color w:val="FFA657"/>
          <w:sz w:val="21"/>
          <w:szCs w:val="21"/>
          <w:lang w:val="uk-UA" w:eastAsia="uk-UA"/>
        </w:rPr>
        <w:t>minSpending</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r w:rsidRPr="008E0DAF">
        <w:rPr>
          <w:rFonts w:ascii="Consolas" w:hAnsi="Consolas"/>
          <w:color w:val="569CD6"/>
          <w:sz w:val="21"/>
          <w:szCs w:val="21"/>
          <w:lang w:val="uk-UA" w:eastAsia="uk-UA"/>
        </w:rPr>
        <w:t>&amp;</w:t>
      </w:r>
      <w:proofErr w:type="spellStart"/>
      <w:r w:rsidRPr="008E0DAF">
        <w:rPr>
          <w:rFonts w:ascii="Consolas" w:hAnsi="Consolas"/>
          <w:color w:val="FFA657"/>
          <w:sz w:val="21"/>
          <w:szCs w:val="21"/>
          <w:lang w:val="uk-UA" w:eastAsia="uk-UA"/>
        </w:rPr>
        <w:t>maxSpending</w:t>
      </w:r>
      <w:r w:rsidRPr="008E0DAF">
        <w:rPr>
          <w:rFonts w:ascii="Consolas" w:hAnsi="Consolas"/>
          <w:color w:val="BBBEBF"/>
          <w:sz w:val="21"/>
          <w:szCs w:val="21"/>
          <w:lang w:val="uk-UA" w:eastAsia="uk-UA"/>
        </w:rPr>
        <w:t>,</w:t>
      </w:r>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budget</w:t>
      </w:r>
      <w:proofErr w:type="spellEnd"/>
      <w:r w:rsidRPr="008E0DAF">
        <w:rPr>
          <w:rFonts w:ascii="Consolas" w:hAnsi="Consolas"/>
          <w:color w:val="BBBEBF"/>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minSpending</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BBBEBF"/>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maxSpending</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BBBEBF"/>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for</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minSpending</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&gt;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C9D1D9"/>
          <w:sz w:val="21"/>
          <w:szCs w:val="21"/>
          <w:lang w:val="uk-UA" w:eastAsia="uk-UA"/>
        </w:rPr>
        <w:t>[i])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minSpending</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C9D1D9"/>
          <w:sz w:val="21"/>
          <w:szCs w:val="21"/>
          <w:lang w:val="uk-UA" w:eastAsia="uk-UA"/>
        </w:rPr>
        <w:t>[i];</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maxSpending</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C9D1D9"/>
          <w:sz w:val="21"/>
          <w:szCs w:val="21"/>
          <w:lang w:val="uk-UA" w:eastAsia="uk-UA"/>
        </w:rPr>
        <w:t>[i])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maxSpending</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C9D1D9"/>
          <w:sz w:val="21"/>
          <w:szCs w:val="21"/>
          <w:lang w:val="uk-UA" w:eastAsia="uk-UA"/>
        </w:rPr>
        <w:t>[i];</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total_spending</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SumOfList</w:t>
      </w:r>
      <w:proofErr w:type="spellEnd"/>
      <w:r w:rsidRPr="008E0DAF">
        <w:rPr>
          <w:rFonts w:ascii="Consolas" w:hAnsi="Consolas"/>
          <w:color w:val="BBBEBF"/>
          <w:sz w:val="21"/>
          <w:szCs w:val="21"/>
          <w:lang w:val="uk-UA" w:eastAsia="uk-UA"/>
        </w:rPr>
        <w:t>(</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N</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fixed</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setprecision</w:t>
      </w:r>
      <w:proofErr w:type="spellEnd"/>
      <w:r w:rsidRPr="008E0DAF">
        <w:rPr>
          <w:rFonts w:ascii="Consolas" w:hAnsi="Consolas"/>
          <w:color w:val="BBBEBF"/>
          <w:sz w:val="21"/>
          <w:szCs w:val="21"/>
          <w:lang w:val="uk-UA" w:eastAsia="uk-UA"/>
        </w:rPr>
        <w:t>(</w:t>
      </w:r>
      <w:r w:rsidRPr="008E0DAF">
        <w:rPr>
          <w:rFonts w:ascii="Consolas" w:hAnsi="Consolas"/>
          <w:color w:val="B5CEA8"/>
          <w:sz w:val="21"/>
          <w:szCs w:val="21"/>
          <w:lang w:val="uk-UA" w:eastAsia="uk-UA"/>
        </w:rPr>
        <w:t>2</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"Мінімальні витрати за день: "</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minSpending</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 грн."</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"Максимальні витрати за день: "</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maxSpending</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 грн."</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"Сумарні витрати: "</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total_spending</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 грн."</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budget</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total_spending</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"Перевитрата понад бюджет: "</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D2A8FF"/>
          <w:sz w:val="21"/>
          <w:szCs w:val="21"/>
          <w:lang w:val="uk-UA" w:eastAsia="uk-UA"/>
        </w:rPr>
        <w:t>fabs</w:t>
      </w:r>
      <w:proofErr w:type="spellEnd"/>
      <w:r w:rsidRPr="008E0DAF">
        <w:rPr>
          <w:rFonts w:ascii="Consolas" w:hAnsi="Consolas"/>
          <w:color w:val="C9D1D9"/>
          <w:sz w:val="21"/>
          <w:szCs w:val="21"/>
          <w:lang w:val="uk-UA" w:eastAsia="uk-UA"/>
        </w:rPr>
        <w:t>(</w:t>
      </w:r>
      <w:proofErr w:type="spellStart"/>
      <w:r w:rsidRPr="008E0DAF">
        <w:rPr>
          <w:rFonts w:ascii="Consolas" w:hAnsi="Consolas"/>
          <w:color w:val="C9D1D9"/>
          <w:sz w:val="21"/>
          <w:szCs w:val="21"/>
          <w:lang w:val="uk-UA" w:eastAsia="uk-UA"/>
        </w:rPr>
        <w:t>budget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total_spending</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грн."</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 xml:space="preserve">;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"Днів з покупками: "</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days_with_purchases</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average_spending</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0.0</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for</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C9D1D9"/>
          <w:sz w:val="21"/>
          <w:szCs w:val="21"/>
          <w:lang w:val="uk-UA" w:eastAsia="uk-UA"/>
        </w:rPr>
        <w:t xml:space="preserve">[i] </w:t>
      </w:r>
      <w:r w:rsidRPr="008E0DAF">
        <w:rPr>
          <w:rFonts w:ascii="Consolas" w:hAnsi="Consolas"/>
          <w:color w:val="D4D4D4"/>
          <w:sz w:val="21"/>
          <w:szCs w:val="21"/>
          <w:lang w:val="uk-UA" w:eastAsia="uk-UA"/>
        </w:rPr>
        <w:t>&lt;=</w:t>
      </w:r>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continue</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 </w:t>
      </w:r>
      <w:proofErr w:type="spellStart"/>
      <w:r w:rsidRPr="008E0DAF">
        <w:rPr>
          <w:rFonts w:ascii="Consolas" w:hAnsi="Consolas"/>
          <w:color w:val="C586C0"/>
          <w:sz w:val="21"/>
          <w:szCs w:val="21"/>
          <w:lang w:val="uk-UA" w:eastAsia="uk-UA"/>
        </w:rPr>
        <w:t>else</w:t>
      </w:r>
      <w:proofErr w:type="spellEnd"/>
      <w:r w:rsidRPr="008E0DAF">
        <w:rPr>
          <w:rFonts w:ascii="Consolas" w:hAnsi="Consolas"/>
          <w:color w:val="C9D1D9"/>
          <w:sz w:val="21"/>
          <w:szCs w:val="21"/>
          <w:lang w:val="uk-UA" w:eastAsia="uk-UA"/>
        </w:rPr>
        <w:t xml:space="preserve">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average_spending</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C9D1D9"/>
          <w:sz w:val="21"/>
          <w:szCs w:val="21"/>
          <w:lang w:val="uk-UA" w:eastAsia="uk-UA"/>
        </w:rPr>
        <w:t>[i];</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days_with_purchases</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days_with_purchases</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"Середні витрати за такий день: "</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average_spending</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days_with_purchases</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 грн."</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money_spent</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bool</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limit_exceeded</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proofErr w:type="spellStart"/>
      <w:r w:rsidRPr="008E0DAF">
        <w:rPr>
          <w:rFonts w:ascii="Consolas" w:hAnsi="Consolas"/>
          <w:color w:val="569CD6"/>
          <w:sz w:val="21"/>
          <w:szCs w:val="21"/>
          <w:lang w:val="uk-UA" w:eastAsia="uk-UA"/>
        </w:rPr>
        <w:t>false</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while</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money_spent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spending</w:t>
      </w:r>
      <w:proofErr w:type="spellEnd"/>
      <w:r w:rsidRPr="008E0DAF">
        <w:rPr>
          <w:rFonts w:ascii="Consolas" w:hAnsi="Consolas"/>
          <w:color w:val="C9D1D9"/>
          <w:sz w:val="21"/>
          <w:szCs w:val="21"/>
          <w:lang w:val="uk-UA" w:eastAsia="uk-UA"/>
        </w:rPr>
        <w:t>[i];</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money_spent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&gt;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budget</w:t>
      </w:r>
      <w:proofErr w:type="spellEnd"/>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limit_exceeded</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569CD6"/>
          <w:sz w:val="21"/>
          <w:szCs w:val="21"/>
          <w:lang w:val="uk-UA" w:eastAsia="uk-UA"/>
        </w:rPr>
        <w:t>true</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break</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lastRenderedPageBreak/>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i</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r w:rsidRPr="008E0DAF">
        <w:rPr>
          <w:rFonts w:ascii="Consolas" w:hAnsi="Consolas"/>
          <w:color w:val="BBBEBF"/>
          <w:sz w:val="21"/>
          <w:szCs w:val="21"/>
          <w:lang w:val="uk-UA" w:eastAsia="uk-UA"/>
        </w:rPr>
        <w:t xml:space="preserve">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limit_exceeded</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"Бюджет вичерпано на дні: "</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(i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накопичено: "</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money_spent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грн."</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else</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"Бюджет не вичерпано, залишок: "</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budget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money_spent</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грн."</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t>// Функція для виведення витрат по днях</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roofErr w:type="spellStart"/>
      <w:r w:rsidRPr="008E0DAF">
        <w:rPr>
          <w:rFonts w:ascii="Consolas" w:hAnsi="Consolas"/>
          <w:color w:val="FF7B72"/>
          <w:sz w:val="21"/>
          <w:szCs w:val="21"/>
          <w:lang w:val="uk-UA" w:eastAsia="uk-UA"/>
        </w:rPr>
        <w:t>void</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ShowExpenses</w:t>
      </w:r>
      <w:proofErr w:type="spellEnd"/>
      <w:r w:rsidRPr="008E0DAF">
        <w:rPr>
          <w:rFonts w:ascii="Consolas" w:hAnsi="Consolas"/>
          <w:color w:val="BBBEBF"/>
          <w:sz w:val="21"/>
          <w:szCs w:val="21"/>
          <w:lang w:val="uk-UA" w:eastAsia="uk-UA"/>
        </w:rPr>
        <w:t>(</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spending</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fixed</w:t>
      </w:r>
      <w:proofErr w:type="spellEnd"/>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setprecision</w:t>
      </w:r>
      <w:proofErr w:type="spellEnd"/>
      <w:r w:rsidRPr="008E0DAF">
        <w:rPr>
          <w:rFonts w:ascii="Consolas" w:hAnsi="Consolas"/>
          <w:color w:val="BBBEBF"/>
          <w:sz w:val="21"/>
          <w:szCs w:val="21"/>
          <w:lang w:val="uk-UA" w:eastAsia="uk-UA"/>
        </w:rPr>
        <w:t>(</w:t>
      </w:r>
      <w:r w:rsidRPr="008E0DAF">
        <w:rPr>
          <w:rFonts w:ascii="Consolas" w:hAnsi="Consolas"/>
          <w:color w:val="B5CEA8"/>
          <w:sz w:val="21"/>
          <w:szCs w:val="21"/>
          <w:lang w:val="uk-UA" w:eastAsia="uk-UA"/>
        </w:rPr>
        <w:t>2</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"День"</w:t>
      </w:r>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w:t>
      </w:r>
      <w:r w:rsidRPr="008E0DAF">
        <w:rPr>
          <w:rFonts w:ascii="Consolas" w:hAnsi="Consolas"/>
          <w:color w:val="D7BA7D"/>
          <w:sz w:val="21"/>
          <w:szCs w:val="21"/>
          <w:lang w:val="uk-UA" w:eastAsia="uk-UA"/>
        </w:rPr>
        <w:t>\t</w:t>
      </w:r>
      <w:r w:rsidRPr="008E0DAF">
        <w:rPr>
          <w:rFonts w:ascii="Consolas" w:hAnsi="Consolas"/>
          <w:color w:val="A5D6FF"/>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"Витрати, грн"</w:t>
      </w:r>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endl</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day</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1</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for</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day</w:t>
      </w:r>
      <w:proofErr w:type="spellEnd"/>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w:t>
      </w:r>
      <w:r w:rsidRPr="008E0DAF">
        <w:rPr>
          <w:rFonts w:ascii="Consolas" w:hAnsi="Consolas"/>
          <w:color w:val="D7BA7D"/>
          <w:sz w:val="21"/>
          <w:szCs w:val="21"/>
          <w:lang w:val="uk-UA" w:eastAsia="uk-UA"/>
        </w:rPr>
        <w:t>\t</w:t>
      </w:r>
      <w:r w:rsidRPr="008E0DAF">
        <w:rPr>
          <w:rFonts w:ascii="Consolas" w:hAnsi="Consolas"/>
          <w:color w:val="A5D6FF"/>
          <w:sz w:val="21"/>
          <w:szCs w:val="21"/>
          <w:lang w:val="uk-UA" w:eastAsia="uk-UA"/>
        </w:rPr>
        <w:t>"</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FFA657"/>
          <w:sz w:val="21"/>
          <w:szCs w:val="21"/>
          <w:lang w:val="uk-UA" w:eastAsia="uk-UA"/>
        </w:rPr>
        <w:t>spending</w:t>
      </w:r>
      <w:proofErr w:type="spellEnd"/>
      <w:r w:rsidRPr="008E0DAF">
        <w:rPr>
          <w:rFonts w:ascii="Consolas" w:hAnsi="Consolas"/>
          <w:color w:val="C9D1D9"/>
          <w:sz w:val="21"/>
          <w:szCs w:val="21"/>
          <w:lang w:val="uk-UA" w:eastAsia="uk-UA"/>
        </w:rPr>
        <w:t xml:space="preserve">[i]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D2A8FF"/>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day</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t xml:space="preserve">// Функція для обчислення суми елементів масиву </w:t>
      </w:r>
      <w:proofErr w:type="spellStart"/>
      <w:r w:rsidRPr="008E0DAF">
        <w:rPr>
          <w:rFonts w:ascii="Consolas" w:hAnsi="Consolas"/>
          <w:color w:val="8B949E"/>
          <w:sz w:val="21"/>
          <w:szCs w:val="21"/>
          <w:lang w:val="uk-UA" w:eastAsia="uk-UA"/>
        </w:rPr>
        <w:t>рекурсивно</w:t>
      </w:r>
      <w:proofErr w:type="spellEnd"/>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SumOfList</w:t>
      </w:r>
      <w:proofErr w:type="spellEnd"/>
      <w:r w:rsidRPr="008E0DAF">
        <w:rPr>
          <w:rFonts w:ascii="Consolas" w:hAnsi="Consolas"/>
          <w:color w:val="BBBEBF"/>
          <w:sz w:val="21"/>
          <w:szCs w:val="21"/>
          <w:lang w:val="uk-UA" w:eastAsia="uk-UA"/>
        </w:rPr>
        <w:t>(</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array</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w:t>
      </w:r>
      <w:r w:rsidRPr="008E0DAF">
        <w:rPr>
          <w:rFonts w:ascii="Consolas" w:hAnsi="Consolas"/>
          <w:color w:val="C9D1D9"/>
          <w:sz w:val="21"/>
          <w:szCs w:val="21"/>
          <w:lang w:val="uk-UA" w:eastAsia="uk-UA"/>
        </w:rPr>
        <w:t xml:space="preserve">{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return</w:t>
      </w:r>
      <w:proofErr w:type="spellEnd"/>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return</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array</w:t>
      </w:r>
      <w:proofErr w:type="spellEnd"/>
      <w:r w:rsidRPr="008E0DAF">
        <w:rPr>
          <w:rFonts w:ascii="Consolas" w:hAnsi="Consolas"/>
          <w:color w:val="BBBEBF"/>
          <w:sz w:val="21"/>
          <w:szCs w:val="21"/>
          <w:lang w:val="uk-UA" w:eastAsia="uk-UA"/>
        </w:rPr>
        <w:t>[</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1</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SumOfList</w:t>
      </w:r>
      <w:proofErr w:type="spellEnd"/>
      <w:r w:rsidRPr="008E0DAF">
        <w:rPr>
          <w:rFonts w:ascii="Consolas" w:hAnsi="Consolas"/>
          <w:color w:val="BBBEBF"/>
          <w:sz w:val="21"/>
          <w:szCs w:val="21"/>
          <w:lang w:val="uk-UA" w:eastAsia="uk-UA"/>
        </w:rPr>
        <w:t>(</w:t>
      </w:r>
      <w:proofErr w:type="spellStart"/>
      <w:r w:rsidRPr="008E0DAF">
        <w:rPr>
          <w:rFonts w:ascii="Consolas" w:hAnsi="Consolas"/>
          <w:color w:val="FFA657"/>
          <w:sz w:val="21"/>
          <w:szCs w:val="21"/>
          <w:lang w:val="uk-UA" w:eastAsia="uk-UA"/>
        </w:rPr>
        <w:t>array</w:t>
      </w:r>
      <w:proofErr w:type="spellEnd"/>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1</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t>// Функція для виведення днів, коли витрати перевищили ліміт</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roofErr w:type="spellStart"/>
      <w:r w:rsidRPr="008E0DAF">
        <w:rPr>
          <w:rFonts w:ascii="Consolas" w:hAnsi="Consolas"/>
          <w:color w:val="FF7B72"/>
          <w:sz w:val="21"/>
          <w:szCs w:val="21"/>
          <w:lang w:val="uk-UA" w:eastAsia="uk-UA"/>
        </w:rPr>
        <w:t>void</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ShowExceededDays</w:t>
      </w:r>
      <w:proofErr w:type="spellEnd"/>
      <w:r w:rsidRPr="008E0DAF">
        <w:rPr>
          <w:rFonts w:ascii="Consolas" w:hAnsi="Consolas"/>
          <w:color w:val="BBBEBF"/>
          <w:sz w:val="21"/>
          <w:szCs w:val="21"/>
          <w:lang w:val="uk-UA" w:eastAsia="uk-UA"/>
        </w:rPr>
        <w:t>(</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array</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w:t>
      </w:r>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limit_by_default</w:t>
      </w:r>
      <w:proofErr w:type="spellEnd"/>
      <w:r w:rsidRPr="008E0DAF">
        <w:rPr>
          <w:rFonts w:ascii="Consolas" w:hAnsi="Consolas"/>
          <w:color w:val="BBBEBF"/>
          <w:sz w:val="21"/>
          <w:szCs w:val="21"/>
          <w:lang w:val="uk-UA" w:eastAsia="uk-UA"/>
        </w:rPr>
        <w:t xml:space="preserve">){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fixed</w:t>
      </w:r>
      <w:proofErr w:type="spellEnd"/>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setprecision</w:t>
      </w:r>
      <w:proofErr w:type="spellEnd"/>
      <w:r w:rsidRPr="008E0DAF">
        <w:rPr>
          <w:rFonts w:ascii="Consolas" w:hAnsi="Consolas"/>
          <w:color w:val="BBBEBF"/>
          <w:sz w:val="21"/>
          <w:szCs w:val="21"/>
          <w:lang w:val="uk-UA" w:eastAsia="uk-UA"/>
        </w:rPr>
        <w:t>(</w:t>
      </w:r>
      <w:r w:rsidRPr="008E0DAF">
        <w:rPr>
          <w:rFonts w:ascii="Consolas" w:hAnsi="Consolas"/>
          <w:color w:val="B5CEA8"/>
          <w:sz w:val="21"/>
          <w:szCs w:val="21"/>
          <w:lang w:val="uk-UA" w:eastAsia="uk-UA"/>
        </w:rPr>
        <w:t>2</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"Ліміт: "</w:t>
      </w:r>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limit_by_default</w:t>
      </w:r>
      <w:proofErr w:type="spellEnd"/>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 грн."</w:t>
      </w:r>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endl</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sum_of_days_limit_exceeded</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for</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C9D1D9"/>
          <w:sz w:val="21"/>
          <w:szCs w:val="21"/>
          <w:lang w:val="uk-UA" w:eastAsia="uk-UA"/>
        </w:rPr>
        <w:t xml:space="preserve"> (</w:t>
      </w:r>
      <w:proofErr w:type="spellStart"/>
      <w:r w:rsidRPr="008E0DAF">
        <w:rPr>
          <w:rFonts w:ascii="Consolas" w:hAnsi="Consolas"/>
          <w:color w:val="FFA657"/>
          <w:sz w:val="21"/>
          <w:szCs w:val="21"/>
          <w:lang w:val="uk-UA" w:eastAsia="uk-UA"/>
        </w:rPr>
        <w:t>array</w:t>
      </w:r>
      <w:proofErr w:type="spellEnd"/>
      <w:r w:rsidRPr="008E0DAF">
        <w:rPr>
          <w:rFonts w:ascii="Consolas" w:hAnsi="Consolas"/>
          <w:color w:val="C9D1D9"/>
          <w:sz w:val="21"/>
          <w:szCs w:val="21"/>
          <w:lang w:val="uk-UA" w:eastAsia="uk-UA"/>
        </w:rPr>
        <w:t xml:space="preserve">[i] </w:t>
      </w:r>
      <w:r w:rsidRPr="008E0DAF">
        <w:rPr>
          <w:rFonts w:ascii="Consolas" w:hAnsi="Consolas"/>
          <w:color w:val="D4D4D4"/>
          <w:sz w:val="21"/>
          <w:szCs w:val="21"/>
          <w:lang w:val="uk-UA" w:eastAsia="uk-UA"/>
        </w:rPr>
        <w:t>&gt;</w:t>
      </w:r>
      <w:r w:rsidRPr="008E0DAF">
        <w:rPr>
          <w:rFonts w:ascii="Consolas" w:hAnsi="Consolas"/>
          <w:color w:val="C9D1D9"/>
          <w:sz w:val="21"/>
          <w:szCs w:val="21"/>
          <w:lang w:val="uk-UA" w:eastAsia="uk-UA"/>
        </w:rPr>
        <w:t xml:space="preserve"> </w:t>
      </w:r>
      <w:proofErr w:type="spellStart"/>
      <w:r w:rsidRPr="008E0DAF">
        <w:rPr>
          <w:rFonts w:ascii="Consolas" w:hAnsi="Consolas"/>
          <w:color w:val="FFA657"/>
          <w:sz w:val="21"/>
          <w:szCs w:val="21"/>
          <w:lang w:val="uk-UA" w:eastAsia="uk-UA"/>
        </w:rPr>
        <w:t>limit_by_default</w:t>
      </w:r>
      <w:proofErr w:type="spellEnd"/>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день "</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(i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FFA657"/>
          <w:sz w:val="21"/>
          <w:szCs w:val="21"/>
          <w:lang w:val="uk-UA" w:eastAsia="uk-UA"/>
        </w:rPr>
        <w:t>array</w:t>
      </w:r>
      <w:proofErr w:type="spellEnd"/>
      <w:r w:rsidRPr="008E0DAF">
        <w:rPr>
          <w:rFonts w:ascii="Consolas" w:hAnsi="Consolas"/>
          <w:color w:val="C9D1D9"/>
          <w:sz w:val="21"/>
          <w:szCs w:val="21"/>
          <w:lang w:val="uk-UA" w:eastAsia="uk-UA"/>
        </w:rPr>
        <w:t xml:space="preserve">[i]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грн"</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D2A8FF"/>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sum_of_days_limit_exceeded</w:t>
      </w:r>
      <w:proofErr w:type="spellEnd"/>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r w:rsidRPr="008E0DAF">
        <w:rPr>
          <w:rFonts w:ascii="Consolas" w:hAnsi="Consolas"/>
          <w:color w:val="A5D6FF"/>
          <w:sz w:val="21"/>
          <w:szCs w:val="21"/>
          <w:lang w:val="uk-UA" w:eastAsia="uk-UA"/>
        </w:rPr>
        <w:t>"Разом днів з перевищенням: "</w:t>
      </w:r>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sum_of_days_limit_exceeded</w:t>
      </w:r>
      <w:proofErr w:type="spellEnd"/>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endl</w:t>
      </w:r>
      <w:proofErr w:type="spellEnd"/>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t>// Функція для виведення топ 3, або менше днів з найбільшими витратами</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roofErr w:type="spellStart"/>
      <w:r w:rsidRPr="008E0DAF">
        <w:rPr>
          <w:rFonts w:ascii="Consolas" w:hAnsi="Consolas"/>
          <w:color w:val="FF7B72"/>
          <w:sz w:val="21"/>
          <w:szCs w:val="21"/>
          <w:lang w:val="uk-UA" w:eastAsia="uk-UA"/>
        </w:rPr>
        <w:t>void</w:t>
      </w:r>
      <w:proofErr w:type="spellEnd"/>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Top3Spending</w:t>
      </w:r>
      <w:r w:rsidRPr="008E0DAF">
        <w:rPr>
          <w:rFonts w:ascii="Consolas" w:hAnsi="Consolas"/>
          <w:color w:val="BBBEBF"/>
          <w:sz w:val="21"/>
          <w:szCs w:val="21"/>
          <w:lang w:val="uk-UA" w:eastAsia="uk-UA"/>
        </w:rPr>
        <w:t>(</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array</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copy_array</w:t>
      </w:r>
      <w:proofErr w:type="spellEnd"/>
      <w:r w:rsidRPr="008E0DAF">
        <w:rPr>
          <w:rFonts w:ascii="Consolas" w:hAnsi="Consolas"/>
          <w:color w:val="BBBEBF"/>
          <w:sz w:val="21"/>
          <w:szCs w:val="21"/>
          <w:lang w:val="uk-UA" w:eastAsia="uk-UA"/>
        </w:rPr>
        <w:t>[</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for</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copy_array</w:t>
      </w:r>
      <w:proofErr w:type="spellEnd"/>
      <w:r w:rsidRPr="008E0DAF">
        <w:rPr>
          <w:rFonts w:ascii="Consolas" w:hAnsi="Consolas"/>
          <w:color w:val="C9D1D9"/>
          <w:sz w:val="21"/>
          <w:szCs w:val="21"/>
          <w:lang w:val="uk-UA" w:eastAsia="uk-UA"/>
        </w:rPr>
        <w:t xml:space="preserve">[i]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FFA657"/>
          <w:sz w:val="21"/>
          <w:szCs w:val="21"/>
          <w:lang w:val="uk-UA" w:eastAsia="uk-UA"/>
        </w:rPr>
        <w:t>array</w:t>
      </w:r>
      <w:proofErr w:type="spellEnd"/>
      <w:r w:rsidRPr="008E0DAF">
        <w:rPr>
          <w:rFonts w:ascii="Consolas" w:hAnsi="Consolas"/>
          <w:color w:val="C9D1D9"/>
          <w:sz w:val="21"/>
          <w:szCs w:val="21"/>
          <w:lang w:val="uk-UA" w:eastAsia="uk-UA"/>
        </w:rPr>
        <w:t>[i];</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most_spending</w:t>
      </w:r>
      <w:proofErr w:type="spellEnd"/>
      <w:r w:rsidRPr="008E0DAF">
        <w:rPr>
          <w:rFonts w:ascii="Consolas" w:hAnsi="Consolas"/>
          <w:color w:val="BBBEBF"/>
          <w:sz w:val="21"/>
          <w:szCs w:val="21"/>
          <w:lang w:val="uk-UA" w:eastAsia="uk-UA"/>
        </w:rPr>
        <w:t>[</w:t>
      </w:r>
      <w:r w:rsidRPr="008E0DAF">
        <w:rPr>
          <w:rFonts w:ascii="Consolas" w:hAnsi="Consolas"/>
          <w:color w:val="B5CEA8"/>
          <w:sz w:val="21"/>
          <w:szCs w:val="21"/>
          <w:lang w:val="uk-UA" w:eastAsia="uk-UA"/>
        </w:rPr>
        <w:t>3</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SortedSpending</w:t>
      </w:r>
      <w:proofErr w:type="spellEnd"/>
      <w:r w:rsidRPr="008E0DAF">
        <w:rPr>
          <w:rFonts w:ascii="Consolas" w:hAnsi="Consolas"/>
          <w:color w:val="BBBEBF"/>
          <w:sz w:val="21"/>
          <w:szCs w:val="21"/>
          <w:lang w:val="uk-UA" w:eastAsia="uk-UA"/>
        </w:rPr>
        <w:t>(</w:t>
      </w:r>
      <w:proofErr w:type="spellStart"/>
      <w:r w:rsidRPr="008E0DAF">
        <w:rPr>
          <w:rFonts w:ascii="Consolas" w:hAnsi="Consolas"/>
          <w:color w:val="C9D1D9"/>
          <w:sz w:val="21"/>
          <w:szCs w:val="21"/>
          <w:lang w:val="uk-UA" w:eastAsia="uk-UA"/>
        </w:rPr>
        <w:t>copy_array</w:t>
      </w:r>
      <w:proofErr w:type="spellEnd"/>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items_to_show</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3</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3</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fixed</w:t>
      </w:r>
      <w:proofErr w:type="spellEnd"/>
      <w:r w:rsidRPr="008E0DAF">
        <w:rPr>
          <w:rFonts w:ascii="Consolas" w:hAnsi="Consolas"/>
          <w:color w:val="BBBEBF"/>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setprecision</w:t>
      </w:r>
      <w:proofErr w:type="spellEnd"/>
      <w:r w:rsidRPr="008E0DAF">
        <w:rPr>
          <w:rFonts w:ascii="Consolas" w:hAnsi="Consolas"/>
          <w:color w:val="BBBEBF"/>
          <w:sz w:val="21"/>
          <w:szCs w:val="21"/>
          <w:lang w:val="uk-UA" w:eastAsia="uk-UA"/>
        </w:rPr>
        <w:t>(</w:t>
      </w:r>
      <w:r w:rsidRPr="008E0DAF">
        <w:rPr>
          <w:rFonts w:ascii="Consolas" w:hAnsi="Consolas"/>
          <w:color w:val="B5CEA8"/>
          <w:sz w:val="21"/>
          <w:szCs w:val="21"/>
          <w:lang w:val="uk-UA" w:eastAsia="uk-UA"/>
        </w:rPr>
        <w:t>2</w:t>
      </w: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lastRenderedPageBreak/>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C9D1D9"/>
          <w:sz w:val="21"/>
          <w:szCs w:val="21"/>
          <w:lang w:val="uk-UA" w:eastAsia="uk-UA"/>
        </w:rPr>
        <w:t>items_to_show</w:t>
      </w:r>
      <w:proofErr w:type="spellEnd"/>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3</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C9D1D9"/>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2</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"Топ-"</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items_to_show</w:t>
      </w:r>
      <w:proofErr w:type="spellEnd"/>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витрати: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most_spending</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copy_array</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most_spending</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copy_array</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most_spending</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most_spending</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грн."</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D2A8FF"/>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else</w:t>
      </w:r>
      <w:proofErr w:type="spellEnd"/>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C9D1D9"/>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"Топ-"</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items_to_show</w:t>
      </w:r>
      <w:proofErr w:type="spellEnd"/>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витрата: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most_spending</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copy_array</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most_spending</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грн."</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D2A8FF"/>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else</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most_spending</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copy_array</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most_spending</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copy_array</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most_spending</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2</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copy_array</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2</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cout</w:t>
      </w:r>
      <w:proofErr w:type="spellEnd"/>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"Топ-3 витрати: "</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most_spending</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most_spending</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most_spending</w:t>
      </w:r>
      <w:proofErr w:type="spellEnd"/>
      <w:r w:rsidRPr="008E0DAF">
        <w:rPr>
          <w:rFonts w:ascii="Consolas" w:hAnsi="Consolas"/>
          <w:color w:val="C9D1D9"/>
          <w:sz w:val="21"/>
          <w:szCs w:val="21"/>
          <w:lang w:val="uk-UA" w:eastAsia="uk-UA"/>
        </w:rPr>
        <w:t>[</w:t>
      </w:r>
      <w:r w:rsidRPr="008E0DAF">
        <w:rPr>
          <w:rFonts w:ascii="Consolas" w:hAnsi="Consolas"/>
          <w:color w:val="B5CEA8"/>
          <w:sz w:val="21"/>
          <w:szCs w:val="21"/>
          <w:lang w:val="uk-UA" w:eastAsia="uk-UA"/>
        </w:rPr>
        <w:t>2</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r w:rsidRPr="008E0DAF">
        <w:rPr>
          <w:rFonts w:ascii="Consolas" w:hAnsi="Consolas"/>
          <w:color w:val="A5D6FF"/>
          <w:sz w:val="21"/>
          <w:szCs w:val="21"/>
          <w:lang w:val="uk-UA" w:eastAsia="uk-UA"/>
        </w:rPr>
        <w:t>" грн."</w:t>
      </w:r>
      <w:r w:rsidRPr="008E0DAF">
        <w:rPr>
          <w:rFonts w:ascii="Consolas" w:hAnsi="Consolas"/>
          <w:color w:val="C9D1D9"/>
          <w:sz w:val="21"/>
          <w:szCs w:val="21"/>
          <w:lang w:val="uk-UA" w:eastAsia="uk-UA"/>
        </w:rPr>
        <w:t xml:space="preserve"> </w:t>
      </w:r>
      <w:r w:rsidRPr="008E0DAF">
        <w:rPr>
          <w:rFonts w:ascii="Consolas" w:hAnsi="Consolas"/>
          <w:color w:val="D2A8FF"/>
          <w:sz w:val="21"/>
          <w:szCs w:val="21"/>
          <w:lang w:val="uk-UA" w:eastAsia="uk-UA"/>
        </w:rPr>
        <w:t>&lt;&lt;</w:t>
      </w:r>
      <w:r w:rsidRPr="008E0DAF">
        <w:rPr>
          <w:rFonts w:ascii="Consolas" w:hAnsi="Consolas"/>
          <w:color w:val="C9D1D9"/>
          <w:sz w:val="21"/>
          <w:szCs w:val="21"/>
          <w:lang w:val="uk-UA" w:eastAsia="uk-UA"/>
        </w:rPr>
        <w:t xml:space="preserve"> </w:t>
      </w:r>
      <w:proofErr w:type="spellStart"/>
      <w:r w:rsidRPr="008E0DAF">
        <w:rPr>
          <w:rFonts w:ascii="Consolas" w:hAnsi="Consolas"/>
          <w:color w:val="D2A8FF"/>
          <w:sz w:val="21"/>
          <w:szCs w:val="21"/>
          <w:lang w:val="uk-UA" w:eastAsia="uk-UA"/>
        </w:rPr>
        <w:t>endl</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8B949E"/>
          <w:sz w:val="21"/>
          <w:szCs w:val="21"/>
          <w:lang w:val="uk-UA" w:eastAsia="uk-UA"/>
        </w:rPr>
        <w:t xml:space="preserve">// Функція для сортування масиву витрат за спаданням, використовуючи алгоритм </w:t>
      </w:r>
      <w:proofErr w:type="spellStart"/>
      <w:r w:rsidRPr="008E0DAF">
        <w:rPr>
          <w:rFonts w:ascii="Consolas" w:hAnsi="Consolas"/>
          <w:color w:val="8B949E"/>
          <w:sz w:val="21"/>
          <w:szCs w:val="21"/>
          <w:lang w:val="uk-UA" w:eastAsia="uk-UA"/>
        </w:rPr>
        <w:t>бульбашкового</w:t>
      </w:r>
      <w:proofErr w:type="spellEnd"/>
      <w:r w:rsidRPr="008E0DAF">
        <w:rPr>
          <w:rFonts w:ascii="Consolas" w:hAnsi="Consolas"/>
          <w:color w:val="8B949E"/>
          <w:sz w:val="21"/>
          <w:szCs w:val="21"/>
          <w:lang w:val="uk-UA" w:eastAsia="uk-UA"/>
        </w:rPr>
        <w:t xml:space="preserve"> сортування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roofErr w:type="spellStart"/>
      <w:r w:rsidRPr="008E0DAF">
        <w:rPr>
          <w:rFonts w:ascii="Consolas" w:hAnsi="Consolas"/>
          <w:color w:val="FF7B72"/>
          <w:sz w:val="21"/>
          <w:szCs w:val="21"/>
          <w:lang w:val="uk-UA" w:eastAsia="uk-UA"/>
        </w:rPr>
        <w:t>void</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D2A8FF"/>
          <w:sz w:val="21"/>
          <w:szCs w:val="21"/>
          <w:lang w:val="uk-UA" w:eastAsia="uk-UA"/>
        </w:rPr>
        <w:t>SortedSpending</w:t>
      </w:r>
      <w:proofErr w:type="spellEnd"/>
      <w:r w:rsidRPr="008E0DAF">
        <w:rPr>
          <w:rFonts w:ascii="Consolas" w:hAnsi="Consolas"/>
          <w:color w:val="BBBEBF"/>
          <w:sz w:val="21"/>
          <w:szCs w:val="21"/>
          <w:lang w:val="uk-UA" w:eastAsia="uk-UA"/>
        </w:rPr>
        <w:t>(</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A657"/>
          <w:sz w:val="21"/>
          <w:szCs w:val="21"/>
          <w:lang w:val="uk-UA" w:eastAsia="uk-UA"/>
        </w:rPr>
        <w:t>array</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FFA657"/>
          <w:sz w:val="21"/>
          <w:szCs w:val="21"/>
          <w:lang w:val="uk-UA" w:eastAsia="uk-UA"/>
        </w:rPr>
        <w:t>N</w:t>
      </w:r>
      <w:r w:rsidRPr="008E0DAF">
        <w:rPr>
          <w:rFonts w:ascii="Consolas" w:hAnsi="Consolas"/>
          <w:color w:val="BBBEBF"/>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 xml:space="preserve">    </w:t>
      </w:r>
      <w:proofErr w:type="spellStart"/>
      <w:r w:rsidRPr="008E0DAF">
        <w:rPr>
          <w:rFonts w:ascii="Consolas" w:hAnsi="Consolas"/>
          <w:color w:val="C586C0"/>
          <w:sz w:val="21"/>
          <w:szCs w:val="21"/>
          <w:lang w:val="uk-UA" w:eastAsia="uk-UA"/>
        </w:rPr>
        <w:t>for</w:t>
      </w:r>
      <w:proofErr w:type="spellEnd"/>
      <w:r w:rsidRPr="008E0DAF">
        <w:rPr>
          <w:rFonts w:ascii="Consolas" w:hAnsi="Consolas"/>
          <w:color w:val="BBBEBF"/>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&lt;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N</w:t>
      </w:r>
      <w:r w:rsidRPr="008E0DAF">
        <w:rPr>
          <w:rFonts w:ascii="Consolas" w:hAnsi="Consolas"/>
          <w:color w:val="BBBEBF"/>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B5CEA8"/>
          <w:sz w:val="21"/>
          <w:szCs w:val="21"/>
          <w:lang w:val="uk-UA" w:eastAsia="uk-UA"/>
        </w:rPr>
        <w:t>1</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i</w:t>
      </w:r>
      <w:r w:rsidRPr="008E0DAF">
        <w:rPr>
          <w:rFonts w:ascii="Consolas" w:hAnsi="Consolas"/>
          <w:color w:val="D4D4D4"/>
          <w:sz w:val="21"/>
          <w:szCs w:val="21"/>
          <w:lang w:val="uk-UA" w:eastAsia="uk-UA"/>
        </w:rPr>
        <w:t>++</w:t>
      </w:r>
      <w:r w:rsidRPr="008E0DAF">
        <w:rPr>
          <w:rFonts w:ascii="Consolas" w:hAnsi="Consolas"/>
          <w:color w:val="BBBEBF"/>
          <w:sz w:val="21"/>
          <w:szCs w:val="21"/>
          <w:lang w:val="uk-UA" w:eastAsia="uk-UA"/>
        </w:rPr>
        <w:t xml:space="preserve">) </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for</w:t>
      </w:r>
      <w:proofErr w:type="spellEnd"/>
      <w:r w:rsidRPr="008E0DAF">
        <w:rPr>
          <w:rFonts w:ascii="Consolas" w:hAnsi="Consolas"/>
          <w:color w:val="C9D1D9"/>
          <w:sz w:val="21"/>
          <w:szCs w:val="21"/>
          <w:lang w:val="uk-UA" w:eastAsia="uk-UA"/>
        </w:rPr>
        <w:t xml:space="preserve"> (</w:t>
      </w:r>
      <w:proofErr w:type="spellStart"/>
      <w:r w:rsidRPr="008E0DAF">
        <w:rPr>
          <w:rFonts w:ascii="Consolas" w:hAnsi="Consolas"/>
          <w:color w:val="FF7B72"/>
          <w:sz w:val="21"/>
          <w:szCs w:val="21"/>
          <w:lang w:val="uk-UA" w:eastAsia="uk-UA"/>
        </w:rPr>
        <w:t>int</w:t>
      </w:r>
      <w:proofErr w:type="spellEnd"/>
      <w:r w:rsidRPr="008E0DAF">
        <w:rPr>
          <w:rFonts w:ascii="Consolas" w:hAnsi="Consolas"/>
          <w:color w:val="C9D1D9"/>
          <w:sz w:val="21"/>
          <w:szCs w:val="21"/>
          <w:lang w:val="uk-UA" w:eastAsia="uk-UA"/>
        </w:rPr>
        <w:t xml:space="preserve"> j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0</w:t>
      </w:r>
      <w:r w:rsidRPr="008E0DAF">
        <w:rPr>
          <w:rFonts w:ascii="Consolas" w:hAnsi="Consolas"/>
          <w:color w:val="C9D1D9"/>
          <w:sz w:val="21"/>
          <w:szCs w:val="21"/>
          <w:lang w:val="uk-UA" w:eastAsia="uk-UA"/>
        </w:rPr>
        <w:t xml:space="preserve">; j </w:t>
      </w:r>
      <w:r w:rsidRPr="008E0DAF">
        <w:rPr>
          <w:rFonts w:ascii="Consolas" w:hAnsi="Consolas"/>
          <w:color w:val="D4D4D4"/>
          <w:sz w:val="21"/>
          <w:szCs w:val="21"/>
          <w:lang w:val="uk-UA" w:eastAsia="uk-UA"/>
        </w:rPr>
        <w:t>&lt;</w:t>
      </w:r>
      <w:r w:rsidRPr="008E0DAF">
        <w:rPr>
          <w:rFonts w:ascii="Consolas" w:hAnsi="Consolas"/>
          <w:color w:val="C9D1D9"/>
          <w:sz w:val="21"/>
          <w:szCs w:val="21"/>
          <w:lang w:val="uk-UA" w:eastAsia="uk-UA"/>
        </w:rPr>
        <w:t xml:space="preserve"> N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i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 j</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586C0"/>
          <w:sz w:val="21"/>
          <w:szCs w:val="21"/>
          <w:lang w:val="uk-UA" w:eastAsia="uk-UA"/>
        </w:rPr>
        <w:t>if</w:t>
      </w:r>
      <w:proofErr w:type="spellEnd"/>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array</w:t>
      </w:r>
      <w:proofErr w:type="spellEnd"/>
      <w:r w:rsidRPr="008E0DAF">
        <w:rPr>
          <w:rFonts w:ascii="Consolas" w:hAnsi="Consolas"/>
          <w:color w:val="C9D1D9"/>
          <w:sz w:val="21"/>
          <w:szCs w:val="21"/>
          <w:lang w:val="uk-UA" w:eastAsia="uk-UA"/>
        </w:rPr>
        <w:t xml:space="preserve">[j] </w:t>
      </w:r>
      <w:r w:rsidRPr="008E0DAF">
        <w:rPr>
          <w:rFonts w:ascii="Consolas" w:hAnsi="Consolas"/>
          <w:color w:val="D4D4D4"/>
          <w:sz w:val="21"/>
          <w:szCs w:val="21"/>
          <w:lang w:val="uk-UA" w:eastAsia="uk-UA"/>
        </w:rPr>
        <w:t>&lt;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array</w:t>
      </w:r>
      <w:proofErr w:type="spellEnd"/>
      <w:r w:rsidRPr="008E0DAF">
        <w:rPr>
          <w:rFonts w:ascii="Consolas" w:hAnsi="Consolas"/>
          <w:color w:val="C9D1D9"/>
          <w:sz w:val="21"/>
          <w:szCs w:val="21"/>
          <w:lang w:val="uk-UA" w:eastAsia="uk-UA"/>
        </w:rPr>
        <w:t>[j</w:t>
      </w:r>
      <w:r w:rsidRPr="008E0DAF">
        <w:rPr>
          <w:rFonts w:ascii="Consolas" w:hAnsi="Consolas"/>
          <w:color w:val="D4D4D4"/>
          <w:sz w:val="21"/>
          <w:szCs w:val="21"/>
          <w:lang w:val="uk-UA" w:eastAsia="uk-UA"/>
        </w:rPr>
        <w:t>+</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FF7B72"/>
          <w:sz w:val="21"/>
          <w:szCs w:val="21"/>
          <w:lang w:val="uk-UA" w:eastAsia="uk-UA"/>
        </w:rPr>
        <w:t>double</w:t>
      </w:r>
      <w:proofErr w:type="spellEnd"/>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temp</w:t>
      </w:r>
      <w:proofErr w:type="spellEnd"/>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array</w:t>
      </w:r>
      <w:proofErr w:type="spellEnd"/>
      <w:r w:rsidRPr="008E0DAF">
        <w:rPr>
          <w:rFonts w:ascii="Consolas" w:hAnsi="Consolas"/>
          <w:color w:val="C9D1D9"/>
          <w:sz w:val="21"/>
          <w:szCs w:val="21"/>
          <w:lang w:val="uk-UA" w:eastAsia="uk-UA"/>
        </w:rPr>
        <w:t>[j];</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array</w:t>
      </w:r>
      <w:proofErr w:type="spellEnd"/>
      <w:r w:rsidRPr="008E0DAF">
        <w:rPr>
          <w:rFonts w:ascii="Consolas" w:hAnsi="Consolas"/>
          <w:color w:val="C9D1D9"/>
          <w:sz w:val="21"/>
          <w:szCs w:val="21"/>
          <w:lang w:val="uk-UA" w:eastAsia="uk-UA"/>
        </w:rPr>
        <w:t xml:space="preserve">[j]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array</w:t>
      </w:r>
      <w:proofErr w:type="spellEnd"/>
      <w:r w:rsidRPr="008E0DAF">
        <w:rPr>
          <w:rFonts w:ascii="Consolas" w:hAnsi="Consolas"/>
          <w:color w:val="C9D1D9"/>
          <w:sz w:val="21"/>
          <w:szCs w:val="21"/>
          <w:lang w:val="uk-UA" w:eastAsia="uk-UA"/>
        </w:rPr>
        <w:t>[j</w:t>
      </w:r>
      <w:r w:rsidRPr="008E0DAF">
        <w:rPr>
          <w:rFonts w:ascii="Consolas" w:hAnsi="Consolas"/>
          <w:color w:val="D4D4D4"/>
          <w:sz w:val="21"/>
          <w:szCs w:val="21"/>
          <w:lang w:val="uk-UA" w:eastAsia="uk-UA"/>
        </w:rPr>
        <w:t>+</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array</w:t>
      </w:r>
      <w:proofErr w:type="spellEnd"/>
      <w:r w:rsidRPr="008E0DAF">
        <w:rPr>
          <w:rFonts w:ascii="Consolas" w:hAnsi="Consolas"/>
          <w:color w:val="C9D1D9"/>
          <w:sz w:val="21"/>
          <w:szCs w:val="21"/>
          <w:lang w:val="uk-UA" w:eastAsia="uk-UA"/>
        </w:rPr>
        <w:t>[j</w:t>
      </w:r>
      <w:r w:rsidRPr="008E0DAF">
        <w:rPr>
          <w:rFonts w:ascii="Consolas" w:hAnsi="Consolas"/>
          <w:color w:val="D4D4D4"/>
          <w:sz w:val="21"/>
          <w:szCs w:val="21"/>
          <w:lang w:val="uk-UA" w:eastAsia="uk-UA"/>
        </w:rPr>
        <w:t>+</w:t>
      </w:r>
      <w:r w:rsidRPr="008E0DAF">
        <w:rPr>
          <w:rFonts w:ascii="Consolas" w:hAnsi="Consolas"/>
          <w:color w:val="B5CEA8"/>
          <w:sz w:val="21"/>
          <w:szCs w:val="21"/>
          <w:lang w:val="uk-UA" w:eastAsia="uk-UA"/>
        </w:rPr>
        <w:t>1</w:t>
      </w:r>
      <w:r w:rsidRPr="008E0DAF">
        <w:rPr>
          <w:rFonts w:ascii="Consolas" w:hAnsi="Consolas"/>
          <w:color w:val="C9D1D9"/>
          <w:sz w:val="21"/>
          <w:szCs w:val="21"/>
          <w:lang w:val="uk-UA" w:eastAsia="uk-UA"/>
        </w:rPr>
        <w:t xml:space="preserve">] </w:t>
      </w:r>
      <w:r w:rsidRPr="008E0DAF">
        <w:rPr>
          <w:rFonts w:ascii="Consolas" w:hAnsi="Consolas"/>
          <w:color w:val="D4D4D4"/>
          <w:sz w:val="21"/>
          <w:szCs w:val="21"/>
          <w:lang w:val="uk-UA" w:eastAsia="uk-UA"/>
        </w:rPr>
        <w:t>=</w:t>
      </w:r>
      <w:r w:rsidRPr="008E0DAF">
        <w:rPr>
          <w:rFonts w:ascii="Consolas" w:hAnsi="Consolas"/>
          <w:color w:val="C9D1D9"/>
          <w:sz w:val="21"/>
          <w:szCs w:val="21"/>
          <w:lang w:val="uk-UA" w:eastAsia="uk-UA"/>
        </w:rPr>
        <w:t xml:space="preserve"> </w:t>
      </w:r>
      <w:proofErr w:type="spellStart"/>
      <w:r w:rsidRPr="008E0DAF">
        <w:rPr>
          <w:rFonts w:ascii="Consolas" w:hAnsi="Consolas"/>
          <w:color w:val="C9D1D9"/>
          <w:sz w:val="21"/>
          <w:szCs w:val="21"/>
          <w:lang w:val="uk-UA" w:eastAsia="uk-UA"/>
        </w:rPr>
        <w:t>temp</w:t>
      </w:r>
      <w:proofErr w:type="spellEnd"/>
      <w:r w:rsidRPr="008E0DAF">
        <w:rPr>
          <w:rFonts w:ascii="Consolas" w:hAnsi="Consolas"/>
          <w:color w:val="C9D1D9"/>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C9D1D9"/>
          <w:sz w:val="21"/>
          <w:szCs w:val="21"/>
          <w:lang w:val="uk-UA" w:eastAsia="uk-UA"/>
        </w:rPr>
        <w:t>    }</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r w:rsidRPr="008E0DAF">
        <w:rPr>
          <w:rFonts w:ascii="Consolas" w:hAnsi="Consolas"/>
          <w:color w:val="BBBEBF"/>
          <w:sz w:val="21"/>
          <w:szCs w:val="21"/>
          <w:lang w:val="uk-UA" w:eastAsia="uk-UA"/>
        </w:rPr>
        <w:t>}</w:t>
      </w:r>
    </w:p>
    <w:p w:rsidR="008E0DAF" w:rsidRPr="008E0DAF" w:rsidRDefault="008E0DAF" w:rsidP="008E0DAF">
      <w:pPr>
        <w:shd w:val="clear" w:color="auto" w:fill="121314"/>
        <w:spacing w:line="285" w:lineRule="atLeast"/>
        <w:rPr>
          <w:rFonts w:ascii="Consolas" w:hAnsi="Consolas"/>
          <w:color w:val="BBBEBF"/>
          <w:sz w:val="21"/>
          <w:szCs w:val="21"/>
          <w:lang w:val="uk-UA" w:eastAsia="uk-UA"/>
        </w:rPr>
      </w:pPr>
    </w:p>
    <w:p w:rsidR="002F06D6" w:rsidRPr="002F06D6" w:rsidRDefault="002F06D6" w:rsidP="002F06D6">
      <w:pPr>
        <w:shd w:val="clear" w:color="auto" w:fill="121314"/>
        <w:spacing w:line="285" w:lineRule="atLeast"/>
        <w:rPr>
          <w:rFonts w:ascii="Consolas" w:hAnsi="Consolas"/>
          <w:color w:val="BBBEBF"/>
          <w:sz w:val="21"/>
          <w:szCs w:val="21"/>
          <w:lang w:val="uk-UA" w:eastAsia="uk-UA"/>
        </w:rPr>
      </w:pPr>
    </w:p>
    <w:p w:rsidR="00003183" w:rsidRPr="00B936AC" w:rsidRDefault="008D4455" w:rsidP="00003183">
      <w:pPr>
        <w:rPr>
          <w:lang w:val="uk-UA"/>
        </w:rPr>
      </w:pPr>
      <w:r w:rsidRPr="00B936AC">
        <w:rPr>
          <w:lang w:val="uk-UA"/>
        </w:rPr>
        <w:t xml:space="preserve">      </w:t>
      </w:r>
    </w:p>
    <w:p w:rsidR="00134335" w:rsidRDefault="00134335" w:rsidP="00134335">
      <w:pPr>
        <w:rPr>
          <w:i/>
          <w:color w:val="000000"/>
          <w:sz w:val="18"/>
          <w:szCs w:val="18"/>
          <w:lang w:val="uk-UA"/>
        </w:rPr>
      </w:pPr>
      <w:r>
        <w:rPr>
          <w:color w:val="000000"/>
          <w:lang w:val="uk-UA"/>
        </w:rPr>
        <w:tab/>
      </w:r>
      <w:r>
        <w:rPr>
          <w:color w:val="000000"/>
          <w:lang w:val="uk-UA"/>
        </w:rPr>
        <w:tab/>
      </w:r>
      <w:r>
        <w:rPr>
          <w:color w:val="000000"/>
          <w:lang w:val="uk-UA"/>
        </w:rPr>
        <w:tab/>
      </w:r>
      <w:r w:rsidR="00DC7AF5">
        <w:rPr>
          <w:color w:val="000000"/>
          <w:lang w:val="uk-UA"/>
        </w:rPr>
        <w:tab/>
      </w:r>
      <w:r w:rsidR="00DC7AF5">
        <w:rPr>
          <w:i/>
          <w:color w:val="000000"/>
          <w:sz w:val="18"/>
          <w:szCs w:val="18"/>
          <w:lang w:val="en-US"/>
        </w:rPr>
        <w:t>Code</w:t>
      </w:r>
      <w:r w:rsidR="00DC7AF5" w:rsidRPr="00E509F9">
        <w:rPr>
          <w:i/>
          <w:color w:val="000000"/>
          <w:sz w:val="18"/>
          <w:szCs w:val="18"/>
          <w:lang w:val="uk-UA"/>
        </w:rPr>
        <w:t xml:space="preserve"> #1. </w:t>
      </w:r>
      <w:r w:rsidR="00DC7AF5">
        <w:rPr>
          <w:i/>
          <w:color w:val="000000"/>
          <w:sz w:val="18"/>
          <w:szCs w:val="18"/>
          <w:lang w:val="uk-UA"/>
        </w:rPr>
        <w:t>Код програми Аналізатор місячного бюджету</w:t>
      </w:r>
    </w:p>
    <w:p w:rsidR="00DC7AF5" w:rsidRDefault="00DC7AF5" w:rsidP="00134335">
      <w:pPr>
        <w:rPr>
          <w:i/>
          <w:color w:val="000000"/>
          <w:sz w:val="18"/>
          <w:szCs w:val="18"/>
          <w:lang w:val="uk-UA"/>
        </w:rPr>
      </w:pPr>
    </w:p>
    <w:p w:rsidR="00DC7AF5" w:rsidRDefault="00DC7AF5" w:rsidP="00134335">
      <w:pPr>
        <w:rPr>
          <w:color w:val="000000"/>
          <w:sz w:val="22"/>
          <w:szCs w:val="22"/>
          <w:lang w:val="uk-UA"/>
        </w:rPr>
      </w:pPr>
      <w:r>
        <w:rPr>
          <w:color w:val="000000"/>
          <w:sz w:val="22"/>
          <w:szCs w:val="22"/>
          <w:lang w:val="uk-UA"/>
        </w:rPr>
        <w:t>Посилання на код у пул-</w:t>
      </w:r>
      <w:proofErr w:type="spellStart"/>
      <w:r>
        <w:rPr>
          <w:color w:val="000000"/>
          <w:sz w:val="22"/>
          <w:szCs w:val="22"/>
          <w:lang w:val="uk-UA"/>
        </w:rPr>
        <w:t>реквесті</w:t>
      </w:r>
      <w:proofErr w:type="spellEnd"/>
      <w:r>
        <w:rPr>
          <w:color w:val="000000"/>
          <w:sz w:val="22"/>
          <w:szCs w:val="22"/>
          <w:lang w:val="uk-UA"/>
        </w:rPr>
        <w:t>:</w:t>
      </w:r>
      <w:r w:rsidRPr="00DC7AF5">
        <w:t xml:space="preserve"> </w:t>
      </w:r>
      <w:hyperlink r:id="rId35" w:anchor="diff-488ace61a0aefd15f3bde07258b6f609ee5c34b1ba0c80509817a771ff4d2510" w:history="1">
        <w:r w:rsidRPr="003B5CED">
          <w:rPr>
            <w:rStyle w:val="a5"/>
            <w:sz w:val="22"/>
            <w:szCs w:val="22"/>
            <w:lang w:val="uk-UA"/>
          </w:rPr>
          <w:t>https://github.com/artificial-intelligence-department/ai_programming_playground_2026/pull/223/changes#diff-488ace61a0aefd15f3bde07258b6f609ee5c34b1ba0c80509817a771ff4d2510</w:t>
        </w:r>
      </w:hyperlink>
      <w:r>
        <w:rPr>
          <w:color w:val="000000"/>
          <w:sz w:val="22"/>
          <w:szCs w:val="22"/>
          <w:lang w:val="uk-UA"/>
        </w:rPr>
        <w:t xml:space="preserve"> </w:t>
      </w:r>
    </w:p>
    <w:p w:rsidR="00DC7AF5" w:rsidRDefault="00DC7AF5" w:rsidP="00134335">
      <w:pPr>
        <w:rPr>
          <w:color w:val="000000"/>
          <w:sz w:val="22"/>
          <w:szCs w:val="22"/>
          <w:lang w:val="uk-UA"/>
        </w:rPr>
      </w:pPr>
    </w:p>
    <w:p w:rsidR="00DC7AF5" w:rsidRDefault="005817E0" w:rsidP="00DC7AF5">
      <w:pPr>
        <w:rPr>
          <w:lang w:val="uk-UA"/>
        </w:rPr>
      </w:pPr>
      <w:r>
        <w:rPr>
          <w:sz w:val="28"/>
          <w:szCs w:val="28"/>
        </w:rPr>
        <w:t>Завдання №</w:t>
      </w:r>
      <w:r>
        <w:rPr>
          <w:sz w:val="28"/>
          <w:szCs w:val="28"/>
          <w:lang w:val="uk-UA"/>
        </w:rPr>
        <w:t>2</w:t>
      </w:r>
      <w:r w:rsidR="00DC7AF5" w:rsidRPr="00C32652">
        <w:rPr>
          <w:sz w:val="28"/>
          <w:szCs w:val="28"/>
          <w:lang w:val="uk-UA"/>
        </w:rPr>
        <w:t xml:space="preserve"> </w:t>
      </w:r>
      <w:proofErr w:type="spellStart"/>
      <w:r w:rsidR="00DC7AF5">
        <w:t>Lab</w:t>
      </w:r>
      <w:proofErr w:type="spellEnd"/>
      <w:r w:rsidR="00DC7AF5">
        <w:t xml:space="preserve"># </w:t>
      </w:r>
      <w:proofErr w:type="spellStart"/>
      <w:r w:rsidR="00DC7AF5">
        <w:t>programming</w:t>
      </w:r>
      <w:proofErr w:type="spellEnd"/>
      <w:r w:rsidR="00DC7AF5">
        <w:t xml:space="preserve">: </w:t>
      </w:r>
      <w:proofErr w:type="spellStart"/>
      <w:r w:rsidR="00DC7AF5">
        <w:t>Lab</w:t>
      </w:r>
      <w:proofErr w:type="spellEnd"/>
      <w:r w:rsidR="00DC7AF5">
        <w:t xml:space="preserve"> </w:t>
      </w:r>
      <w:r>
        <w:rPr>
          <w:lang w:val="uk-UA"/>
        </w:rPr>
        <w:t>2</w:t>
      </w:r>
    </w:p>
    <w:p w:rsidR="00DC7AF5" w:rsidRDefault="00DC7AF5" w:rsidP="00DC7AF5">
      <w:pPr>
        <w:shd w:val="clear" w:color="auto" w:fill="121314"/>
        <w:spacing w:line="285" w:lineRule="atLeast"/>
        <w:rPr>
          <w:rFonts w:ascii="Consolas" w:hAnsi="Consolas"/>
          <w:color w:val="BBBEBF"/>
          <w:sz w:val="21"/>
          <w:szCs w:val="21"/>
          <w:lang w:val="uk-UA" w:eastAsia="uk-UA"/>
        </w:rPr>
      </w:pPr>
      <w:r>
        <w:rPr>
          <w:rFonts w:ascii="Consolas" w:hAnsi="Consolas"/>
          <w:color w:val="C586C0"/>
          <w:sz w:val="21"/>
          <w:szCs w:val="21"/>
        </w:rPr>
        <w:t>#</w:t>
      </w:r>
      <w:proofErr w:type="spellStart"/>
      <w:r>
        <w:rPr>
          <w:rFonts w:ascii="Consolas" w:hAnsi="Consolas"/>
          <w:color w:val="C586C0"/>
          <w:sz w:val="21"/>
          <w:szCs w:val="21"/>
        </w:rPr>
        <w:t>include</w:t>
      </w:r>
      <w:proofErr w:type="spellEnd"/>
      <w:r>
        <w:rPr>
          <w:rFonts w:ascii="Consolas" w:hAnsi="Consolas"/>
          <w:color w:val="569CD6"/>
          <w:sz w:val="21"/>
          <w:szCs w:val="21"/>
        </w:rPr>
        <w:t xml:space="preserve"> </w:t>
      </w:r>
      <w:r>
        <w:rPr>
          <w:rFonts w:ascii="Consolas" w:hAnsi="Consolas"/>
          <w:color w:val="A5D6FF"/>
          <w:sz w:val="21"/>
          <w:szCs w:val="21"/>
        </w:rPr>
        <w:t>&lt;</w:t>
      </w:r>
      <w:proofErr w:type="spellStart"/>
      <w:r>
        <w:rPr>
          <w:rFonts w:ascii="Consolas" w:hAnsi="Consolas"/>
          <w:color w:val="A5D6FF"/>
          <w:sz w:val="21"/>
          <w:szCs w:val="21"/>
        </w:rPr>
        <w:t>iostream</w:t>
      </w:r>
      <w:proofErr w:type="spellEnd"/>
      <w:r>
        <w:rPr>
          <w:rFonts w:ascii="Consolas" w:hAnsi="Consolas"/>
          <w:color w:val="A5D6FF"/>
          <w:sz w:val="21"/>
          <w:szCs w:val="21"/>
        </w:rPr>
        <w:t>&gt;</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C586C0"/>
          <w:sz w:val="21"/>
          <w:szCs w:val="21"/>
        </w:rPr>
        <w:t>#</w:t>
      </w:r>
      <w:proofErr w:type="spellStart"/>
      <w:r>
        <w:rPr>
          <w:rFonts w:ascii="Consolas" w:hAnsi="Consolas"/>
          <w:color w:val="C586C0"/>
          <w:sz w:val="21"/>
          <w:szCs w:val="21"/>
        </w:rPr>
        <w:t>include</w:t>
      </w:r>
      <w:proofErr w:type="spellEnd"/>
      <w:r>
        <w:rPr>
          <w:rFonts w:ascii="Consolas" w:hAnsi="Consolas"/>
          <w:color w:val="569CD6"/>
          <w:sz w:val="21"/>
          <w:szCs w:val="21"/>
        </w:rPr>
        <w:t xml:space="preserve"> </w:t>
      </w:r>
      <w:r>
        <w:rPr>
          <w:rFonts w:ascii="Consolas" w:hAnsi="Consolas"/>
          <w:color w:val="A5D6FF"/>
          <w:sz w:val="21"/>
          <w:szCs w:val="21"/>
        </w:rPr>
        <w:t>&lt;</w:t>
      </w:r>
      <w:proofErr w:type="spellStart"/>
      <w:r>
        <w:rPr>
          <w:rFonts w:ascii="Consolas" w:hAnsi="Consolas"/>
          <w:color w:val="A5D6FF"/>
          <w:sz w:val="21"/>
          <w:szCs w:val="21"/>
        </w:rPr>
        <w:t>iomanip</w:t>
      </w:r>
      <w:proofErr w:type="spellEnd"/>
      <w:r>
        <w:rPr>
          <w:rFonts w:ascii="Consolas" w:hAnsi="Consolas"/>
          <w:color w:val="A5D6FF"/>
          <w:sz w:val="21"/>
          <w:szCs w:val="21"/>
        </w:rPr>
        <w:t>&gt;</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C586C0"/>
          <w:sz w:val="21"/>
          <w:szCs w:val="21"/>
        </w:rPr>
        <w:t>#</w:t>
      </w:r>
      <w:proofErr w:type="spellStart"/>
      <w:r>
        <w:rPr>
          <w:rFonts w:ascii="Consolas" w:hAnsi="Consolas"/>
          <w:color w:val="C586C0"/>
          <w:sz w:val="21"/>
          <w:szCs w:val="21"/>
        </w:rPr>
        <w:t>include</w:t>
      </w:r>
      <w:proofErr w:type="spellEnd"/>
      <w:r>
        <w:rPr>
          <w:rFonts w:ascii="Consolas" w:hAnsi="Consolas"/>
          <w:color w:val="569CD6"/>
          <w:sz w:val="21"/>
          <w:szCs w:val="21"/>
        </w:rPr>
        <w:t xml:space="preserve"> </w:t>
      </w:r>
      <w:r>
        <w:rPr>
          <w:rFonts w:ascii="Consolas" w:hAnsi="Consolas"/>
          <w:color w:val="A5D6FF"/>
          <w:sz w:val="21"/>
          <w:szCs w:val="21"/>
        </w:rPr>
        <w:t>&lt;</w:t>
      </w:r>
      <w:proofErr w:type="spellStart"/>
      <w:r>
        <w:rPr>
          <w:rFonts w:ascii="Consolas" w:hAnsi="Consolas"/>
          <w:color w:val="A5D6FF"/>
          <w:sz w:val="21"/>
          <w:szCs w:val="21"/>
        </w:rPr>
        <w:t>cmath</w:t>
      </w:r>
      <w:proofErr w:type="spellEnd"/>
      <w:r>
        <w:rPr>
          <w:rFonts w:ascii="Consolas" w:hAnsi="Consolas"/>
          <w:color w:val="A5D6FF"/>
          <w:sz w:val="21"/>
          <w:szCs w:val="21"/>
        </w:rPr>
        <w:t>&gt;</w:t>
      </w:r>
    </w:p>
    <w:p w:rsidR="00DC7AF5" w:rsidRDefault="00DC7AF5" w:rsidP="00DC7AF5">
      <w:pPr>
        <w:shd w:val="clear" w:color="auto" w:fill="121314"/>
        <w:spacing w:line="285" w:lineRule="atLeast"/>
        <w:rPr>
          <w:rFonts w:ascii="Consolas" w:hAnsi="Consolas"/>
          <w:color w:val="BBBEBF"/>
          <w:sz w:val="21"/>
          <w:szCs w:val="21"/>
        </w:rPr>
      </w:pPr>
      <w:proofErr w:type="spellStart"/>
      <w:r>
        <w:rPr>
          <w:rFonts w:ascii="Consolas" w:hAnsi="Consolas"/>
          <w:color w:val="C586C0"/>
          <w:sz w:val="21"/>
          <w:szCs w:val="21"/>
        </w:rPr>
        <w:t>using</w:t>
      </w:r>
      <w:proofErr w:type="spellEnd"/>
      <w:r>
        <w:rPr>
          <w:rFonts w:ascii="Consolas" w:hAnsi="Consolas"/>
          <w:color w:val="BBBEBF"/>
          <w:sz w:val="21"/>
          <w:szCs w:val="21"/>
        </w:rPr>
        <w:t xml:space="preserve"> </w:t>
      </w:r>
      <w:proofErr w:type="spellStart"/>
      <w:r>
        <w:rPr>
          <w:rFonts w:ascii="Consolas" w:hAnsi="Consolas"/>
          <w:color w:val="FF7B72"/>
          <w:sz w:val="21"/>
          <w:szCs w:val="21"/>
        </w:rPr>
        <w:t>namespace</w:t>
      </w:r>
      <w:proofErr w:type="spellEnd"/>
      <w:r>
        <w:rPr>
          <w:rFonts w:ascii="Consolas" w:hAnsi="Consolas"/>
          <w:color w:val="BBBEBF"/>
          <w:sz w:val="21"/>
          <w:szCs w:val="21"/>
        </w:rPr>
        <w:t xml:space="preserve"> </w:t>
      </w:r>
      <w:proofErr w:type="spellStart"/>
      <w:r>
        <w:rPr>
          <w:rFonts w:ascii="Consolas" w:hAnsi="Consolas"/>
          <w:color w:val="4EC9B0"/>
          <w:sz w:val="21"/>
          <w:szCs w:val="21"/>
        </w:rPr>
        <w:t>std</w:t>
      </w:r>
      <w:proofErr w:type="spellEnd"/>
      <w:r>
        <w:rPr>
          <w:rFonts w:ascii="Consolas" w:hAnsi="Consolas"/>
          <w:color w:val="BBBEBF"/>
          <w:sz w:val="21"/>
          <w:szCs w:val="21"/>
        </w:rPr>
        <w:t>;</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8B949E"/>
          <w:sz w:val="21"/>
          <w:szCs w:val="21"/>
        </w:rPr>
        <w:t>/*</w:t>
      </w:r>
    </w:p>
    <w:p w:rsidR="00DC7AF5" w:rsidRDefault="00DC7AF5" w:rsidP="00DC7AF5">
      <w:pPr>
        <w:shd w:val="clear" w:color="auto" w:fill="121314"/>
        <w:spacing w:line="285" w:lineRule="atLeast"/>
        <w:rPr>
          <w:rFonts w:ascii="Consolas" w:hAnsi="Consolas"/>
          <w:color w:val="BBBEBF"/>
          <w:sz w:val="21"/>
          <w:szCs w:val="21"/>
        </w:rPr>
      </w:pPr>
      <w:proofErr w:type="spellStart"/>
      <w:r>
        <w:rPr>
          <w:rFonts w:ascii="Consolas" w:hAnsi="Consolas"/>
          <w:color w:val="8B949E"/>
          <w:sz w:val="21"/>
          <w:szCs w:val="21"/>
        </w:rPr>
        <w:t>Лабароторна</w:t>
      </w:r>
      <w:proofErr w:type="spellEnd"/>
      <w:r>
        <w:rPr>
          <w:rFonts w:ascii="Consolas" w:hAnsi="Consolas"/>
          <w:color w:val="8B949E"/>
          <w:sz w:val="21"/>
          <w:szCs w:val="21"/>
        </w:rPr>
        <w:t xml:space="preserve"> робота 2, Варіант 17, Андрій </w:t>
      </w:r>
      <w:proofErr w:type="spellStart"/>
      <w:r>
        <w:rPr>
          <w:rFonts w:ascii="Consolas" w:hAnsi="Consolas"/>
          <w:color w:val="8B949E"/>
          <w:sz w:val="21"/>
          <w:szCs w:val="21"/>
        </w:rPr>
        <w:t>Шикоряк</w:t>
      </w:r>
      <w:proofErr w:type="spellEnd"/>
    </w:p>
    <w:p w:rsidR="00DC7AF5" w:rsidRDefault="00DC7AF5" w:rsidP="00DC7AF5">
      <w:pPr>
        <w:shd w:val="clear" w:color="auto" w:fill="121314"/>
        <w:spacing w:line="285" w:lineRule="atLeast"/>
        <w:rPr>
          <w:rFonts w:ascii="Consolas" w:hAnsi="Consolas"/>
          <w:color w:val="BBBEBF"/>
          <w:sz w:val="21"/>
          <w:szCs w:val="21"/>
        </w:rPr>
      </w:pP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8B949E"/>
          <w:sz w:val="21"/>
          <w:szCs w:val="21"/>
        </w:rPr>
        <w:t>Умова</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8B949E"/>
          <w:sz w:val="21"/>
          <w:szCs w:val="21"/>
        </w:rPr>
        <w:lastRenderedPageBreak/>
        <w:t>Знайти суму рядку з точністю e = 0.0001</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Формула </w:t>
      </w:r>
      <w:proofErr w:type="spellStart"/>
      <w:r>
        <w:rPr>
          <w:rFonts w:ascii="Consolas" w:hAnsi="Consolas"/>
          <w:color w:val="8B949E"/>
          <w:sz w:val="21"/>
          <w:szCs w:val="21"/>
        </w:rPr>
        <w:t>an</w:t>
      </w:r>
      <w:proofErr w:type="spellEnd"/>
      <w:r>
        <w:rPr>
          <w:rFonts w:ascii="Consolas" w:hAnsi="Consolas"/>
          <w:color w:val="8B949E"/>
          <w:sz w:val="21"/>
          <w:szCs w:val="21"/>
        </w:rPr>
        <w:t xml:space="preserve"> = 10^n-1 * (n-1)!</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Формула рекурентного вигляду = an+1 = </w:t>
      </w:r>
      <w:proofErr w:type="spellStart"/>
      <w:r>
        <w:rPr>
          <w:rFonts w:ascii="Consolas" w:hAnsi="Consolas"/>
          <w:color w:val="8B949E"/>
          <w:sz w:val="21"/>
          <w:szCs w:val="21"/>
        </w:rPr>
        <w:t>an</w:t>
      </w:r>
      <w:proofErr w:type="spellEnd"/>
      <w:r>
        <w:rPr>
          <w:rFonts w:ascii="Consolas" w:hAnsi="Consolas"/>
          <w:color w:val="8B949E"/>
          <w:sz w:val="21"/>
          <w:szCs w:val="21"/>
        </w:rPr>
        <w:t xml:space="preserve"> * n / 10</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8B949E"/>
          <w:sz w:val="21"/>
          <w:szCs w:val="21"/>
        </w:rPr>
        <w:t>a1 = 0.1</w:t>
      </w:r>
    </w:p>
    <w:p w:rsidR="00DC7AF5" w:rsidRDefault="00DC7AF5" w:rsidP="00DC7AF5">
      <w:pPr>
        <w:shd w:val="clear" w:color="auto" w:fill="121314"/>
        <w:spacing w:line="285" w:lineRule="atLeast"/>
        <w:rPr>
          <w:rFonts w:ascii="Consolas" w:hAnsi="Consolas"/>
          <w:color w:val="BBBEBF"/>
          <w:sz w:val="21"/>
          <w:szCs w:val="21"/>
        </w:rPr>
      </w:pP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8B949E"/>
          <w:sz w:val="21"/>
          <w:szCs w:val="21"/>
        </w:rPr>
        <w:t>*/</w:t>
      </w:r>
    </w:p>
    <w:p w:rsidR="00DC7AF5" w:rsidRDefault="00DC7AF5" w:rsidP="00DC7AF5">
      <w:pPr>
        <w:shd w:val="clear" w:color="auto" w:fill="121314"/>
        <w:spacing w:line="285" w:lineRule="atLeast"/>
        <w:rPr>
          <w:rFonts w:ascii="Consolas" w:hAnsi="Consolas"/>
          <w:color w:val="BBBEBF"/>
          <w:sz w:val="21"/>
          <w:szCs w:val="21"/>
        </w:rPr>
      </w:pPr>
      <w:proofErr w:type="spellStart"/>
      <w:r>
        <w:rPr>
          <w:rFonts w:ascii="Consolas" w:hAnsi="Consolas"/>
          <w:color w:val="FF7B72"/>
          <w:sz w:val="21"/>
          <w:szCs w:val="21"/>
        </w:rPr>
        <w:t>int</w:t>
      </w:r>
      <w:proofErr w:type="spellEnd"/>
      <w:r>
        <w:rPr>
          <w:rFonts w:ascii="Consolas" w:hAnsi="Consolas"/>
          <w:color w:val="BBBEBF"/>
          <w:sz w:val="21"/>
          <w:szCs w:val="21"/>
        </w:rPr>
        <w:t xml:space="preserve"> </w:t>
      </w:r>
      <w:proofErr w:type="spellStart"/>
      <w:r>
        <w:rPr>
          <w:rFonts w:ascii="Consolas" w:hAnsi="Consolas"/>
          <w:color w:val="D2A8FF"/>
          <w:sz w:val="21"/>
          <w:szCs w:val="21"/>
        </w:rPr>
        <w:t>main</w:t>
      </w:r>
      <w:proofErr w:type="spellEnd"/>
      <w:r>
        <w:rPr>
          <w:rFonts w:ascii="Consolas" w:hAnsi="Consolas"/>
          <w:color w:val="BBBEBF"/>
          <w:sz w:val="21"/>
          <w:szCs w:val="21"/>
        </w:rPr>
        <w:t>() {</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569CD6"/>
          <w:sz w:val="21"/>
          <w:szCs w:val="21"/>
        </w:rPr>
        <w:t>const</w:t>
      </w:r>
      <w:proofErr w:type="spellEnd"/>
      <w:r>
        <w:rPr>
          <w:rFonts w:ascii="Consolas" w:hAnsi="Consolas"/>
          <w:color w:val="BBBEBF"/>
          <w:sz w:val="21"/>
          <w:szCs w:val="21"/>
        </w:rPr>
        <w:t xml:space="preserve"> </w:t>
      </w:r>
      <w:proofErr w:type="spellStart"/>
      <w:r>
        <w:rPr>
          <w:rFonts w:ascii="Consolas" w:hAnsi="Consolas"/>
          <w:color w:val="FF7B72"/>
          <w:sz w:val="21"/>
          <w:szCs w:val="21"/>
        </w:rPr>
        <w:t>double</w:t>
      </w:r>
      <w:proofErr w:type="spellEnd"/>
      <w:r>
        <w:rPr>
          <w:rFonts w:ascii="Consolas" w:hAnsi="Consolas"/>
          <w:color w:val="BBBEBF"/>
          <w:sz w:val="21"/>
          <w:szCs w:val="21"/>
        </w:rPr>
        <w:t xml:space="preserve"> </w:t>
      </w:r>
      <w:proofErr w:type="spellStart"/>
      <w:r>
        <w:rPr>
          <w:rFonts w:ascii="Consolas" w:hAnsi="Consolas"/>
          <w:color w:val="C9D1D9"/>
          <w:sz w:val="21"/>
          <w:szCs w:val="21"/>
        </w:rPr>
        <w:t>epsilon</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0.0001</w:t>
      </w:r>
      <w:r>
        <w:rPr>
          <w:rFonts w:ascii="Consolas" w:hAnsi="Consolas"/>
          <w:color w:val="BBBEBF"/>
          <w:sz w:val="21"/>
          <w:szCs w:val="21"/>
        </w:rPr>
        <w:t xml:space="preserve">; </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double</w:t>
      </w:r>
      <w:proofErr w:type="spellEnd"/>
      <w:r>
        <w:rPr>
          <w:rFonts w:ascii="Consolas" w:hAnsi="Consolas"/>
          <w:color w:val="BBBEBF"/>
          <w:sz w:val="21"/>
          <w:szCs w:val="21"/>
        </w:rPr>
        <w:t xml:space="preserve"> </w:t>
      </w:r>
      <w:proofErr w:type="spellStart"/>
      <w:r>
        <w:rPr>
          <w:rFonts w:ascii="Consolas" w:hAnsi="Consolas"/>
          <w:color w:val="C9D1D9"/>
          <w:sz w:val="21"/>
          <w:szCs w:val="21"/>
        </w:rPr>
        <w:t>sum</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0.0</w:t>
      </w:r>
      <w:r>
        <w:rPr>
          <w:rFonts w:ascii="Consolas" w:hAnsi="Consolas"/>
          <w:color w:val="BBBEBF"/>
          <w:sz w:val="21"/>
          <w:szCs w:val="21"/>
        </w:rPr>
        <w:t>;        </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int</w:t>
      </w:r>
      <w:proofErr w:type="spellEnd"/>
      <w:r>
        <w:rPr>
          <w:rFonts w:ascii="Consolas" w:hAnsi="Consolas"/>
          <w:color w:val="BBBEBF"/>
          <w:sz w:val="21"/>
          <w:szCs w:val="21"/>
        </w:rPr>
        <w:t xml:space="preserve"> </w:t>
      </w:r>
      <w:r>
        <w:rPr>
          <w:rFonts w:ascii="Consolas" w:hAnsi="Consolas"/>
          <w:color w:val="C9D1D9"/>
          <w:sz w:val="21"/>
          <w:szCs w:val="21"/>
        </w:rPr>
        <w:t>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xml:space="preserve">;             </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double</w:t>
      </w:r>
      <w:proofErr w:type="spellEnd"/>
      <w:r>
        <w:rPr>
          <w:rFonts w:ascii="Consolas" w:hAnsi="Consolas"/>
          <w:color w:val="BBBEBF"/>
          <w:sz w:val="21"/>
          <w:szCs w:val="21"/>
        </w:rPr>
        <w:t xml:space="preserve"> </w:t>
      </w:r>
      <w:r>
        <w:rPr>
          <w:rFonts w:ascii="Consolas" w:hAnsi="Consolas"/>
          <w:color w:val="C9D1D9"/>
          <w:sz w:val="21"/>
          <w:szCs w:val="21"/>
        </w:rPr>
        <w:t>a</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0.1</w:t>
      </w:r>
      <w:r>
        <w:rPr>
          <w:rFonts w:ascii="Consolas" w:hAnsi="Consolas"/>
          <w:color w:val="BBBEBF"/>
          <w:sz w:val="21"/>
          <w:szCs w:val="21"/>
        </w:rPr>
        <w:t xml:space="preserve">;       </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while</w:t>
      </w:r>
      <w:proofErr w:type="spellEnd"/>
      <w:r>
        <w:rPr>
          <w:rFonts w:ascii="Consolas" w:hAnsi="Consolas"/>
          <w:color w:val="BBBEBF"/>
          <w:sz w:val="21"/>
          <w:szCs w:val="21"/>
        </w:rPr>
        <w:t xml:space="preserve"> (</w:t>
      </w:r>
      <w:r>
        <w:rPr>
          <w:rFonts w:ascii="Consolas" w:hAnsi="Consolas"/>
          <w:color w:val="C9D1D9"/>
          <w:sz w:val="21"/>
          <w:szCs w:val="21"/>
        </w:rPr>
        <w:t>a</w:t>
      </w:r>
      <w:r>
        <w:rPr>
          <w:rFonts w:ascii="Consolas" w:hAnsi="Consolas"/>
          <w:color w:val="BBBEBF"/>
          <w:sz w:val="21"/>
          <w:szCs w:val="21"/>
        </w:rPr>
        <w:t xml:space="preserve"> </w:t>
      </w:r>
      <w:r>
        <w:rPr>
          <w:rFonts w:ascii="Consolas" w:hAnsi="Consolas"/>
          <w:color w:val="D4D4D4"/>
          <w:sz w:val="21"/>
          <w:szCs w:val="21"/>
        </w:rPr>
        <w:t>&gt;=</w:t>
      </w:r>
      <w:r>
        <w:rPr>
          <w:rFonts w:ascii="Consolas" w:hAnsi="Consolas"/>
          <w:color w:val="BBBEBF"/>
          <w:sz w:val="21"/>
          <w:szCs w:val="21"/>
        </w:rPr>
        <w:t xml:space="preserve"> </w:t>
      </w:r>
      <w:proofErr w:type="spellStart"/>
      <w:r>
        <w:rPr>
          <w:rFonts w:ascii="Consolas" w:hAnsi="Consolas"/>
          <w:color w:val="C9D1D9"/>
          <w:sz w:val="21"/>
          <w:szCs w:val="21"/>
        </w:rPr>
        <w:t>epsilon</w:t>
      </w:r>
      <w:proofErr w:type="spellEnd"/>
      <w:r>
        <w:rPr>
          <w:rFonts w:ascii="Consolas" w:hAnsi="Consolas"/>
          <w:color w:val="BBBEBF"/>
          <w:sz w:val="21"/>
          <w:szCs w:val="21"/>
        </w:rPr>
        <w:t xml:space="preserve">) </w:t>
      </w:r>
      <w:r>
        <w:rPr>
          <w:rFonts w:ascii="Consolas" w:hAnsi="Consolas"/>
          <w:color w:val="C9D1D9"/>
          <w:sz w:val="21"/>
          <w:szCs w:val="21"/>
        </w:rPr>
        <w:t>{</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9D1D9"/>
          <w:sz w:val="21"/>
          <w:szCs w:val="21"/>
        </w:rPr>
        <w:t>sum</w:t>
      </w:r>
      <w:proofErr w:type="spellEnd"/>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a;         </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a </w:t>
      </w:r>
      <w:r>
        <w:rPr>
          <w:rFonts w:ascii="Consolas" w:hAnsi="Consolas"/>
          <w:color w:val="D4D4D4"/>
          <w:sz w:val="21"/>
          <w:szCs w:val="21"/>
        </w:rPr>
        <w:t>=</w:t>
      </w:r>
      <w:r>
        <w:rPr>
          <w:rFonts w:ascii="Consolas" w:hAnsi="Consolas"/>
          <w:color w:val="C9D1D9"/>
          <w:sz w:val="21"/>
          <w:szCs w:val="21"/>
        </w:rPr>
        <w:t xml:space="preserve"> a </w:t>
      </w:r>
      <w:r>
        <w:rPr>
          <w:rFonts w:ascii="Consolas" w:hAnsi="Consolas"/>
          <w:color w:val="D4D4D4"/>
          <w:sz w:val="21"/>
          <w:szCs w:val="21"/>
        </w:rPr>
        <w:t>*</w:t>
      </w:r>
      <w:r>
        <w:rPr>
          <w:rFonts w:ascii="Consolas" w:hAnsi="Consolas"/>
          <w:color w:val="C9D1D9"/>
          <w:sz w:val="21"/>
          <w:szCs w:val="21"/>
        </w:rPr>
        <w:t xml:space="preserve"> n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10.0</w:t>
      </w:r>
      <w:r>
        <w:rPr>
          <w:rFonts w:ascii="Consolas" w:hAnsi="Consolas"/>
          <w:color w:val="C9D1D9"/>
          <w:sz w:val="21"/>
          <w:szCs w:val="21"/>
        </w:rPr>
        <w:t>;    </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C9D1D9"/>
          <w:sz w:val="21"/>
          <w:szCs w:val="21"/>
        </w:rPr>
        <w:t>        n</w:t>
      </w:r>
      <w:r>
        <w:rPr>
          <w:rFonts w:ascii="Consolas" w:hAnsi="Consolas"/>
          <w:color w:val="D4D4D4"/>
          <w:sz w:val="21"/>
          <w:szCs w:val="21"/>
        </w:rPr>
        <w:t>++</w:t>
      </w:r>
      <w:r>
        <w:rPr>
          <w:rFonts w:ascii="Consolas" w:hAnsi="Consolas"/>
          <w:color w:val="C9D1D9"/>
          <w:sz w:val="21"/>
          <w:szCs w:val="21"/>
        </w:rPr>
        <w:t>;</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cout</w:t>
      </w:r>
      <w:proofErr w:type="spellEnd"/>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r>
        <w:rPr>
          <w:rFonts w:ascii="Consolas" w:hAnsi="Consolas"/>
          <w:color w:val="A5D6FF"/>
          <w:sz w:val="21"/>
          <w:szCs w:val="21"/>
        </w:rPr>
        <w:t>"Сума послідовності: "</w:t>
      </w:r>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proofErr w:type="spellStart"/>
      <w:r>
        <w:rPr>
          <w:rFonts w:ascii="Consolas" w:hAnsi="Consolas"/>
          <w:color w:val="D2A8FF"/>
          <w:sz w:val="21"/>
          <w:szCs w:val="21"/>
        </w:rPr>
        <w:t>fixed</w:t>
      </w:r>
      <w:proofErr w:type="spellEnd"/>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proofErr w:type="spellStart"/>
      <w:r>
        <w:rPr>
          <w:rFonts w:ascii="Consolas" w:hAnsi="Consolas"/>
          <w:color w:val="D2A8FF"/>
          <w:sz w:val="21"/>
          <w:szCs w:val="21"/>
        </w:rPr>
        <w:t>setprecision</w:t>
      </w:r>
      <w:proofErr w:type="spellEnd"/>
      <w:r>
        <w:rPr>
          <w:rFonts w:ascii="Consolas" w:hAnsi="Consolas"/>
          <w:color w:val="BBBEBF"/>
          <w:sz w:val="21"/>
          <w:szCs w:val="21"/>
        </w:rPr>
        <w:t>(</w:t>
      </w:r>
      <w:r>
        <w:rPr>
          <w:rFonts w:ascii="Consolas" w:hAnsi="Consolas"/>
          <w:color w:val="B5CEA8"/>
          <w:sz w:val="21"/>
          <w:szCs w:val="21"/>
        </w:rPr>
        <w:t>5</w:t>
      </w:r>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proofErr w:type="spellStart"/>
      <w:r>
        <w:rPr>
          <w:rFonts w:ascii="Consolas" w:hAnsi="Consolas"/>
          <w:color w:val="C9D1D9"/>
          <w:sz w:val="21"/>
          <w:szCs w:val="21"/>
        </w:rPr>
        <w:t>sum</w:t>
      </w:r>
      <w:proofErr w:type="spellEnd"/>
      <w:r>
        <w:rPr>
          <w:rFonts w:ascii="Consolas" w:hAnsi="Consolas"/>
          <w:color w:val="BBBEBF"/>
          <w:sz w:val="21"/>
          <w:szCs w:val="21"/>
        </w:rPr>
        <w:t xml:space="preserve"> </w:t>
      </w:r>
      <w:r>
        <w:rPr>
          <w:rFonts w:ascii="Consolas" w:hAnsi="Consolas"/>
          <w:color w:val="D2A8FF"/>
          <w:sz w:val="21"/>
          <w:szCs w:val="21"/>
        </w:rPr>
        <w:t>&lt;&lt;</w:t>
      </w:r>
      <w:proofErr w:type="spellStart"/>
      <w:r>
        <w:rPr>
          <w:rFonts w:ascii="Consolas" w:hAnsi="Consolas"/>
          <w:color w:val="D2A8FF"/>
          <w:sz w:val="21"/>
          <w:szCs w:val="21"/>
        </w:rPr>
        <w:t>endl</w:t>
      </w:r>
      <w:proofErr w:type="spellEnd"/>
      <w:r>
        <w:rPr>
          <w:rFonts w:ascii="Consolas" w:hAnsi="Consolas"/>
          <w:color w:val="BBBEBF"/>
          <w:sz w:val="21"/>
          <w:szCs w:val="21"/>
        </w:rPr>
        <w:t>;</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cout</w:t>
      </w:r>
      <w:proofErr w:type="spellEnd"/>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r>
        <w:rPr>
          <w:rFonts w:ascii="Consolas" w:hAnsi="Consolas"/>
          <w:color w:val="A5D6FF"/>
          <w:sz w:val="21"/>
          <w:szCs w:val="21"/>
        </w:rPr>
        <w:t>"Кількість ітерацій: "</w:t>
      </w:r>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r>
        <w:rPr>
          <w:rFonts w:ascii="Consolas" w:hAnsi="Consolas"/>
          <w:color w:val="C9D1D9"/>
          <w:sz w:val="21"/>
          <w:szCs w:val="21"/>
        </w:rPr>
        <w:t>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proofErr w:type="spellStart"/>
      <w:r>
        <w:rPr>
          <w:rFonts w:ascii="Consolas" w:hAnsi="Consolas"/>
          <w:color w:val="D2A8FF"/>
          <w:sz w:val="21"/>
          <w:szCs w:val="21"/>
        </w:rPr>
        <w:t>endl</w:t>
      </w:r>
      <w:proofErr w:type="spellEnd"/>
      <w:r>
        <w:rPr>
          <w:rFonts w:ascii="Consolas" w:hAnsi="Consolas"/>
          <w:color w:val="BBBEBF"/>
          <w:sz w:val="21"/>
          <w:szCs w:val="21"/>
        </w:rPr>
        <w:t>;</w:t>
      </w:r>
    </w:p>
    <w:p w:rsidR="00DC7AF5" w:rsidRDefault="00DC7AF5" w:rsidP="00DC7AF5">
      <w:pPr>
        <w:shd w:val="clear" w:color="auto" w:fill="121314"/>
        <w:spacing w:line="285" w:lineRule="atLeast"/>
        <w:rPr>
          <w:rFonts w:ascii="Consolas" w:hAnsi="Consolas"/>
          <w:color w:val="BBBEBF"/>
          <w:sz w:val="21"/>
          <w:szCs w:val="21"/>
        </w:rPr>
      </w:pP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return</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rsidR="00DC7AF5" w:rsidRDefault="00DC7AF5" w:rsidP="00DC7AF5">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rsidR="00DC7AF5" w:rsidRDefault="00DC7AF5" w:rsidP="00DC7AF5">
      <w:pPr>
        <w:shd w:val="clear" w:color="auto" w:fill="121314"/>
        <w:spacing w:line="285" w:lineRule="atLeast"/>
        <w:rPr>
          <w:rFonts w:ascii="Consolas" w:hAnsi="Consolas"/>
          <w:color w:val="BBBEBF"/>
          <w:sz w:val="21"/>
          <w:szCs w:val="21"/>
        </w:rPr>
      </w:pPr>
    </w:p>
    <w:p w:rsidR="00DC7AF5" w:rsidRDefault="00DC7AF5" w:rsidP="00DC7AF5">
      <w:pPr>
        <w:rPr>
          <w:i/>
          <w:color w:val="000000"/>
          <w:sz w:val="18"/>
          <w:szCs w:val="18"/>
          <w:lang w:val="uk-UA"/>
        </w:rPr>
      </w:pP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ab/>
      </w:r>
      <w:r>
        <w:rPr>
          <w:i/>
          <w:color w:val="000000"/>
          <w:sz w:val="18"/>
          <w:szCs w:val="18"/>
          <w:lang w:val="uk-UA"/>
        </w:rPr>
        <w:tab/>
      </w:r>
      <w:r>
        <w:rPr>
          <w:i/>
          <w:color w:val="000000"/>
          <w:sz w:val="18"/>
          <w:szCs w:val="18"/>
          <w:lang w:val="en-US"/>
        </w:rPr>
        <w:t>Code</w:t>
      </w:r>
      <w:r w:rsidRPr="00DC7AF5">
        <w:rPr>
          <w:i/>
          <w:color w:val="000000"/>
          <w:sz w:val="18"/>
          <w:szCs w:val="18"/>
          <w:lang w:val="ru-RU"/>
        </w:rPr>
        <w:t xml:space="preserve"> #2. </w:t>
      </w:r>
      <w:r>
        <w:rPr>
          <w:i/>
          <w:color w:val="000000"/>
          <w:sz w:val="18"/>
          <w:szCs w:val="18"/>
          <w:lang w:val="uk-UA"/>
        </w:rPr>
        <w:t>Код до завдання з 2 лабораторної</w:t>
      </w:r>
    </w:p>
    <w:p w:rsidR="00DC7AF5" w:rsidRDefault="00DC7AF5" w:rsidP="00DC7AF5">
      <w:pPr>
        <w:rPr>
          <w:i/>
          <w:color w:val="000000"/>
          <w:sz w:val="18"/>
          <w:szCs w:val="18"/>
          <w:lang w:val="uk-UA"/>
        </w:rPr>
      </w:pPr>
    </w:p>
    <w:p w:rsidR="00DC7AF5" w:rsidRDefault="00DC7AF5" w:rsidP="00DC7AF5">
      <w:pPr>
        <w:rPr>
          <w:color w:val="000000"/>
          <w:sz w:val="22"/>
          <w:szCs w:val="22"/>
          <w:lang w:val="uk-UA"/>
        </w:rPr>
      </w:pPr>
      <w:r>
        <w:rPr>
          <w:color w:val="000000"/>
          <w:sz w:val="22"/>
          <w:szCs w:val="22"/>
          <w:lang w:val="uk-UA"/>
        </w:rPr>
        <w:t>Посилання на код у пул-</w:t>
      </w:r>
      <w:proofErr w:type="spellStart"/>
      <w:r>
        <w:rPr>
          <w:color w:val="000000"/>
          <w:sz w:val="22"/>
          <w:szCs w:val="22"/>
          <w:lang w:val="uk-UA"/>
        </w:rPr>
        <w:t>реквесті</w:t>
      </w:r>
      <w:proofErr w:type="spellEnd"/>
      <w:r>
        <w:rPr>
          <w:color w:val="000000"/>
          <w:sz w:val="22"/>
          <w:szCs w:val="22"/>
          <w:lang w:val="uk-UA"/>
        </w:rPr>
        <w:t>:</w:t>
      </w:r>
      <w:r w:rsidRPr="00DC7AF5">
        <w:t xml:space="preserve"> </w:t>
      </w:r>
      <w:hyperlink r:id="rId36" w:anchor="diff-781bd54476beb13dbcef4c014df78a0fe2e81f6916095e99e64a03d8e213161d" w:history="1">
        <w:r w:rsidRPr="003B5CED">
          <w:rPr>
            <w:rStyle w:val="a5"/>
            <w:sz w:val="22"/>
            <w:szCs w:val="22"/>
            <w:lang w:val="uk-UA"/>
          </w:rPr>
          <w:t>https://github.com/artificial-intelligence-department/ai_programming_playground_2026/pull/223/changes#diff-781bd54476beb13dbcef4c014df78a0fe2e81f6916095e99e64a03d8e213161d</w:t>
        </w:r>
      </w:hyperlink>
      <w:r>
        <w:rPr>
          <w:color w:val="000000"/>
          <w:sz w:val="22"/>
          <w:szCs w:val="22"/>
          <w:lang w:val="uk-UA"/>
        </w:rPr>
        <w:t xml:space="preserve"> </w:t>
      </w:r>
    </w:p>
    <w:p w:rsidR="00DC7AF5" w:rsidRDefault="00DC7AF5" w:rsidP="00DC7AF5">
      <w:pPr>
        <w:rPr>
          <w:color w:val="000000"/>
          <w:sz w:val="22"/>
          <w:szCs w:val="22"/>
          <w:lang w:val="uk-UA"/>
        </w:rPr>
      </w:pPr>
    </w:p>
    <w:p w:rsidR="00DC7AF5" w:rsidRPr="00DC7AF5" w:rsidRDefault="00DC7AF5" w:rsidP="00DC7AF5">
      <w:pPr>
        <w:rPr>
          <w:color w:val="000000"/>
          <w:sz w:val="22"/>
          <w:szCs w:val="22"/>
          <w:lang w:val="uk-UA"/>
        </w:rPr>
      </w:pPr>
    </w:p>
    <w:p w:rsidR="005817E0" w:rsidRDefault="005817E0" w:rsidP="005817E0">
      <w:pPr>
        <w:rPr>
          <w:lang w:val="uk-UA"/>
        </w:rPr>
      </w:pPr>
      <w:r>
        <w:rPr>
          <w:sz w:val="28"/>
          <w:szCs w:val="28"/>
        </w:rPr>
        <w:t>Завдання №</w:t>
      </w:r>
      <w:r>
        <w:rPr>
          <w:sz w:val="28"/>
          <w:szCs w:val="28"/>
          <w:lang w:val="uk-UA"/>
        </w:rPr>
        <w:t>3</w:t>
      </w:r>
      <w:r w:rsidRPr="00C32652">
        <w:rPr>
          <w:sz w:val="28"/>
          <w:szCs w:val="28"/>
          <w:lang w:val="uk-UA"/>
        </w:rPr>
        <w:t xml:space="preserve"> </w:t>
      </w:r>
      <w:proofErr w:type="spellStart"/>
      <w:r>
        <w:t>Lab</w:t>
      </w:r>
      <w:proofErr w:type="spellEnd"/>
      <w:r>
        <w:t xml:space="preserve"># </w:t>
      </w:r>
      <w:proofErr w:type="spellStart"/>
      <w:r>
        <w:t>programming</w:t>
      </w:r>
      <w:proofErr w:type="spellEnd"/>
      <w:r>
        <w:t xml:space="preserve">: </w:t>
      </w:r>
      <w:proofErr w:type="spellStart"/>
      <w:r>
        <w:t>Lab</w:t>
      </w:r>
      <w:proofErr w:type="spellEnd"/>
      <w:r>
        <w:t xml:space="preserve"> </w:t>
      </w:r>
      <w:r>
        <w:rPr>
          <w:lang w:val="uk-UA"/>
        </w:rPr>
        <w:t>3</w:t>
      </w:r>
    </w:p>
    <w:p w:rsidR="00BA42DF" w:rsidRDefault="00BA42DF" w:rsidP="00BA42DF">
      <w:pPr>
        <w:shd w:val="clear" w:color="auto" w:fill="121314"/>
        <w:spacing w:line="285" w:lineRule="atLeast"/>
        <w:rPr>
          <w:rFonts w:ascii="Consolas" w:hAnsi="Consolas"/>
          <w:color w:val="BBBEBF"/>
          <w:sz w:val="21"/>
          <w:szCs w:val="21"/>
          <w:lang w:val="uk-UA" w:eastAsia="uk-UA"/>
        </w:rPr>
      </w:pPr>
      <w:r>
        <w:rPr>
          <w:rFonts w:ascii="Consolas" w:hAnsi="Consolas"/>
          <w:color w:val="8B949E"/>
          <w:sz w:val="21"/>
          <w:szCs w:val="21"/>
        </w:rPr>
        <w:t xml:space="preserve">/* Лабораторна робота 3, Варіант 11, Андрій </w:t>
      </w:r>
      <w:proofErr w:type="spellStart"/>
      <w:r>
        <w:rPr>
          <w:rFonts w:ascii="Consolas" w:hAnsi="Consolas"/>
          <w:color w:val="8B949E"/>
          <w:sz w:val="21"/>
          <w:szCs w:val="21"/>
        </w:rPr>
        <w:t>Шикоряк</w:t>
      </w:r>
      <w:proofErr w:type="spellEnd"/>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Умова</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Для х, що змінюється від a до b з кроком (b-a)/k, де (k=10), обчислити</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функцію f(x), використовуючи її розклад в степеневий ряд у двох випадках:</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а) для заданого n;</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б) для заданої точності ε (ε=0.0001).</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Для порівняння знайти точне значення функції.</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586C0"/>
          <w:sz w:val="21"/>
          <w:szCs w:val="21"/>
        </w:rPr>
        <w:t>#</w:t>
      </w:r>
      <w:proofErr w:type="spellStart"/>
      <w:r>
        <w:rPr>
          <w:rFonts w:ascii="Consolas" w:hAnsi="Consolas"/>
          <w:color w:val="C586C0"/>
          <w:sz w:val="21"/>
          <w:szCs w:val="21"/>
        </w:rPr>
        <w:t>include</w:t>
      </w:r>
      <w:proofErr w:type="spellEnd"/>
      <w:r>
        <w:rPr>
          <w:rFonts w:ascii="Consolas" w:hAnsi="Consolas"/>
          <w:color w:val="569CD6"/>
          <w:sz w:val="21"/>
          <w:szCs w:val="21"/>
        </w:rPr>
        <w:t xml:space="preserve"> </w:t>
      </w:r>
      <w:r>
        <w:rPr>
          <w:rFonts w:ascii="Consolas" w:hAnsi="Consolas"/>
          <w:color w:val="A5D6FF"/>
          <w:sz w:val="21"/>
          <w:szCs w:val="21"/>
        </w:rPr>
        <w:t>&lt;</w:t>
      </w:r>
      <w:proofErr w:type="spellStart"/>
      <w:r>
        <w:rPr>
          <w:rFonts w:ascii="Consolas" w:hAnsi="Consolas"/>
          <w:color w:val="A5D6FF"/>
          <w:sz w:val="21"/>
          <w:szCs w:val="21"/>
        </w:rPr>
        <w:t>iostream</w:t>
      </w:r>
      <w:proofErr w:type="spellEnd"/>
      <w:r>
        <w:rPr>
          <w:rFonts w:ascii="Consolas" w:hAnsi="Consolas"/>
          <w:color w:val="A5D6FF"/>
          <w:sz w:val="21"/>
          <w:szCs w:val="21"/>
        </w:rPr>
        <w:t>&gt;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586C0"/>
          <w:sz w:val="21"/>
          <w:szCs w:val="21"/>
        </w:rPr>
        <w:t>#</w:t>
      </w:r>
      <w:proofErr w:type="spellStart"/>
      <w:r>
        <w:rPr>
          <w:rFonts w:ascii="Consolas" w:hAnsi="Consolas"/>
          <w:color w:val="C586C0"/>
          <w:sz w:val="21"/>
          <w:szCs w:val="21"/>
        </w:rPr>
        <w:t>include</w:t>
      </w:r>
      <w:proofErr w:type="spellEnd"/>
      <w:r>
        <w:rPr>
          <w:rFonts w:ascii="Consolas" w:hAnsi="Consolas"/>
          <w:color w:val="569CD6"/>
          <w:sz w:val="21"/>
          <w:szCs w:val="21"/>
        </w:rPr>
        <w:t xml:space="preserve"> </w:t>
      </w:r>
      <w:r>
        <w:rPr>
          <w:rFonts w:ascii="Consolas" w:hAnsi="Consolas"/>
          <w:color w:val="A5D6FF"/>
          <w:sz w:val="21"/>
          <w:szCs w:val="21"/>
        </w:rPr>
        <w:t>&lt;</w:t>
      </w:r>
      <w:proofErr w:type="spellStart"/>
      <w:r>
        <w:rPr>
          <w:rFonts w:ascii="Consolas" w:hAnsi="Consolas"/>
          <w:color w:val="A5D6FF"/>
          <w:sz w:val="21"/>
          <w:szCs w:val="21"/>
        </w:rPr>
        <w:t>iomanip</w:t>
      </w:r>
      <w:proofErr w:type="spellEnd"/>
      <w:r>
        <w:rPr>
          <w:rFonts w:ascii="Consolas" w:hAnsi="Consolas"/>
          <w:color w:val="A5D6FF"/>
          <w:sz w:val="21"/>
          <w:szCs w:val="21"/>
        </w:rPr>
        <w:t>&gt;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586C0"/>
          <w:sz w:val="21"/>
          <w:szCs w:val="21"/>
        </w:rPr>
        <w:t>#</w:t>
      </w:r>
      <w:proofErr w:type="spellStart"/>
      <w:r>
        <w:rPr>
          <w:rFonts w:ascii="Consolas" w:hAnsi="Consolas"/>
          <w:color w:val="C586C0"/>
          <w:sz w:val="21"/>
          <w:szCs w:val="21"/>
        </w:rPr>
        <w:t>include</w:t>
      </w:r>
      <w:proofErr w:type="spellEnd"/>
      <w:r>
        <w:rPr>
          <w:rFonts w:ascii="Consolas" w:hAnsi="Consolas"/>
          <w:color w:val="569CD6"/>
          <w:sz w:val="21"/>
          <w:szCs w:val="21"/>
        </w:rPr>
        <w:t xml:space="preserve"> </w:t>
      </w:r>
      <w:r>
        <w:rPr>
          <w:rFonts w:ascii="Consolas" w:hAnsi="Consolas"/>
          <w:color w:val="A5D6FF"/>
          <w:sz w:val="21"/>
          <w:szCs w:val="21"/>
        </w:rPr>
        <w:t>&lt;</w:t>
      </w:r>
      <w:proofErr w:type="spellStart"/>
      <w:r>
        <w:rPr>
          <w:rFonts w:ascii="Consolas" w:hAnsi="Consolas"/>
          <w:color w:val="A5D6FF"/>
          <w:sz w:val="21"/>
          <w:szCs w:val="21"/>
        </w:rPr>
        <w:t>cmath</w:t>
      </w:r>
      <w:proofErr w:type="spellEnd"/>
      <w:r>
        <w:rPr>
          <w:rFonts w:ascii="Consolas" w:hAnsi="Consolas"/>
          <w:color w:val="A5D6FF"/>
          <w:sz w:val="21"/>
          <w:szCs w:val="21"/>
        </w:rPr>
        <w:t>&gt;</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proofErr w:type="spellStart"/>
      <w:r>
        <w:rPr>
          <w:rFonts w:ascii="Consolas" w:hAnsi="Consolas"/>
          <w:color w:val="C586C0"/>
          <w:sz w:val="21"/>
          <w:szCs w:val="21"/>
        </w:rPr>
        <w:t>using</w:t>
      </w:r>
      <w:proofErr w:type="spellEnd"/>
      <w:r>
        <w:rPr>
          <w:rFonts w:ascii="Consolas" w:hAnsi="Consolas"/>
          <w:color w:val="BBBEBF"/>
          <w:sz w:val="21"/>
          <w:szCs w:val="21"/>
        </w:rPr>
        <w:t xml:space="preserve"> </w:t>
      </w:r>
      <w:proofErr w:type="spellStart"/>
      <w:r>
        <w:rPr>
          <w:rFonts w:ascii="Consolas" w:hAnsi="Consolas"/>
          <w:color w:val="FF7B72"/>
          <w:sz w:val="21"/>
          <w:szCs w:val="21"/>
        </w:rPr>
        <w:t>namespace</w:t>
      </w:r>
      <w:proofErr w:type="spellEnd"/>
      <w:r>
        <w:rPr>
          <w:rFonts w:ascii="Consolas" w:hAnsi="Consolas"/>
          <w:color w:val="BBBEBF"/>
          <w:sz w:val="21"/>
          <w:szCs w:val="21"/>
        </w:rPr>
        <w:t xml:space="preserve"> </w:t>
      </w:r>
      <w:proofErr w:type="spellStart"/>
      <w:r>
        <w:rPr>
          <w:rFonts w:ascii="Consolas" w:hAnsi="Consolas"/>
          <w:color w:val="4EC9B0"/>
          <w:sz w:val="21"/>
          <w:szCs w:val="21"/>
        </w:rPr>
        <w:t>std</w:t>
      </w:r>
      <w:proofErr w:type="spellEnd"/>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proofErr w:type="spellStart"/>
      <w:r>
        <w:rPr>
          <w:rFonts w:ascii="Consolas" w:hAnsi="Consolas"/>
          <w:color w:val="FF7B72"/>
          <w:sz w:val="21"/>
          <w:szCs w:val="21"/>
        </w:rPr>
        <w:t>int</w:t>
      </w:r>
      <w:proofErr w:type="spellEnd"/>
      <w:r>
        <w:rPr>
          <w:rFonts w:ascii="Consolas" w:hAnsi="Consolas"/>
          <w:color w:val="BBBEBF"/>
          <w:sz w:val="21"/>
          <w:szCs w:val="21"/>
        </w:rPr>
        <w:t xml:space="preserve"> </w:t>
      </w:r>
      <w:proofErr w:type="spellStart"/>
      <w:r>
        <w:rPr>
          <w:rFonts w:ascii="Consolas" w:hAnsi="Consolas"/>
          <w:color w:val="D2A8FF"/>
          <w:sz w:val="21"/>
          <w:szCs w:val="21"/>
        </w:rPr>
        <w:t>main</w:t>
      </w:r>
      <w:proofErr w:type="spellEnd"/>
      <w:r>
        <w:rPr>
          <w:rFonts w:ascii="Consolas" w:hAnsi="Consolas"/>
          <w:color w:val="BBBEBF"/>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569CD6"/>
          <w:sz w:val="21"/>
          <w:szCs w:val="21"/>
        </w:rPr>
        <w:t>const</w:t>
      </w:r>
      <w:proofErr w:type="spellEnd"/>
      <w:r>
        <w:rPr>
          <w:rFonts w:ascii="Consolas" w:hAnsi="Consolas"/>
          <w:color w:val="BBBEBF"/>
          <w:sz w:val="21"/>
          <w:szCs w:val="21"/>
        </w:rPr>
        <w:t xml:space="preserve"> </w:t>
      </w:r>
      <w:proofErr w:type="spellStart"/>
      <w:r>
        <w:rPr>
          <w:rFonts w:ascii="Consolas" w:hAnsi="Consolas"/>
          <w:color w:val="FF7B72"/>
          <w:sz w:val="21"/>
          <w:szCs w:val="21"/>
        </w:rPr>
        <w:t>double</w:t>
      </w:r>
      <w:proofErr w:type="spellEnd"/>
      <w:r>
        <w:rPr>
          <w:rFonts w:ascii="Consolas" w:hAnsi="Consolas"/>
          <w:color w:val="BBBEBF"/>
          <w:sz w:val="21"/>
          <w:szCs w:val="21"/>
        </w:rPr>
        <w:t xml:space="preserve"> </w:t>
      </w:r>
      <w:proofErr w:type="spellStart"/>
      <w:r>
        <w:rPr>
          <w:rFonts w:ascii="Consolas" w:hAnsi="Consolas"/>
          <w:color w:val="C9D1D9"/>
          <w:sz w:val="21"/>
          <w:szCs w:val="21"/>
        </w:rPr>
        <w:t>epsilon</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0.0001</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double</w:t>
      </w:r>
      <w:proofErr w:type="spellEnd"/>
      <w:r>
        <w:rPr>
          <w:rFonts w:ascii="Consolas" w:hAnsi="Consolas"/>
          <w:color w:val="BBBEBF"/>
          <w:sz w:val="21"/>
          <w:szCs w:val="21"/>
        </w:rPr>
        <w:t xml:space="preserve"> </w:t>
      </w:r>
      <w:r>
        <w:rPr>
          <w:rFonts w:ascii="Consolas" w:hAnsi="Consolas"/>
          <w:color w:val="C9D1D9"/>
          <w:sz w:val="21"/>
          <w:szCs w:val="21"/>
        </w:rPr>
        <w:t>a</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0.1</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double</w:t>
      </w:r>
      <w:proofErr w:type="spellEnd"/>
      <w:r>
        <w:rPr>
          <w:rFonts w:ascii="Consolas" w:hAnsi="Consolas"/>
          <w:color w:val="BBBEBF"/>
          <w:sz w:val="21"/>
          <w:szCs w:val="21"/>
        </w:rPr>
        <w:t xml:space="preserve"> </w:t>
      </w:r>
      <w:r>
        <w:rPr>
          <w:rFonts w:ascii="Consolas" w:hAnsi="Consolas"/>
          <w:color w:val="C9D1D9"/>
          <w:sz w:val="21"/>
          <w:szCs w:val="21"/>
        </w:rPr>
        <w:t>b</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int</w:t>
      </w:r>
      <w:proofErr w:type="spellEnd"/>
      <w:r>
        <w:rPr>
          <w:rFonts w:ascii="Consolas" w:hAnsi="Consolas"/>
          <w:color w:val="BBBEBF"/>
          <w:sz w:val="21"/>
          <w:szCs w:val="21"/>
        </w:rPr>
        <w:t xml:space="preserve"> </w:t>
      </w:r>
      <w:proofErr w:type="spellStart"/>
      <w:r>
        <w:rPr>
          <w:rFonts w:ascii="Consolas" w:hAnsi="Consolas"/>
          <w:color w:val="C9D1D9"/>
          <w:sz w:val="21"/>
          <w:szCs w:val="21"/>
        </w:rPr>
        <w:t>steps</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double</w:t>
      </w:r>
      <w:proofErr w:type="spellEnd"/>
      <w:r>
        <w:rPr>
          <w:rFonts w:ascii="Consolas" w:hAnsi="Consolas"/>
          <w:color w:val="BBBEBF"/>
          <w:sz w:val="21"/>
          <w:szCs w:val="21"/>
        </w:rPr>
        <w:t xml:space="preserve"> </w:t>
      </w:r>
      <w:proofErr w:type="spellStart"/>
      <w:r>
        <w:rPr>
          <w:rFonts w:ascii="Consolas" w:hAnsi="Consolas"/>
          <w:color w:val="C9D1D9"/>
          <w:sz w:val="21"/>
          <w:szCs w:val="21"/>
        </w:rPr>
        <w:t>move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b</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a</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steps</w:t>
      </w:r>
      <w:proofErr w:type="spellEnd"/>
      <w:r>
        <w:rPr>
          <w:rFonts w:ascii="Consolas" w:hAnsi="Consolas"/>
          <w:color w:val="BBBEBF"/>
          <w:sz w:val="21"/>
          <w:szCs w:val="21"/>
        </w:rPr>
        <w:t>;</w:t>
      </w:r>
    </w:p>
    <w:p w:rsidR="00BA42DF" w:rsidRDefault="00BA42DF" w:rsidP="00BA42DF">
      <w:pPr>
        <w:shd w:val="clear" w:color="auto" w:fill="121314"/>
        <w:spacing w:after="240"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cout</w:t>
      </w:r>
      <w:proofErr w:type="spellEnd"/>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proofErr w:type="spellStart"/>
      <w:r>
        <w:rPr>
          <w:rFonts w:ascii="Consolas" w:hAnsi="Consolas"/>
          <w:color w:val="D2A8FF"/>
          <w:sz w:val="21"/>
          <w:szCs w:val="21"/>
        </w:rPr>
        <w:t>fixed</w:t>
      </w:r>
      <w:proofErr w:type="spellEnd"/>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proofErr w:type="spellStart"/>
      <w:r>
        <w:rPr>
          <w:rFonts w:ascii="Consolas" w:hAnsi="Consolas"/>
          <w:color w:val="D2A8FF"/>
          <w:sz w:val="21"/>
          <w:szCs w:val="21"/>
        </w:rPr>
        <w:t>setprecision</w:t>
      </w:r>
      <w:proofErr w:type="spellEnd"/>
      <w:r>
        <w:rPr>
          <w:rFonts w:ascii="Consolas" w:hAnsi="Consolas"/>
          <w:color w:val="BBBEBF"/>
          <w:sz w:val="21"/>
          <w:szCs w:val="21"/>
        </w:rPr>
        <w:t>(</w:t>
      </w:r>
      <w:r>
        <w:rPr>
          <w:rFonts w:ascii="Consolas" w:hAnsi="Consolas"/>
          <w:color w:val="B5CEA8"/>
          <w:sz w:val="21"/>
          <w:szCs w:val="21"/>
        </w:rPr>
        <w:t>5</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proofErr w:type="spellStart"/>
      <w:r>
        <w:rPr>
          <w:rFonts w:ascii="Consolas" w:hAnsi="Consolas"/>
          <w:color w:val="C9D1D9"/>
          <w:sz w:val="21"/>
          <w:szCs w:val="21"/>
        </w:rPr>
        <w:t>cout</w:t>
      </w:r>
      <w:proofErr w:type="spellEnd"/>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r>
        <w:rPr>
          <w:rFonts w:ascii="Consolas" w:hAnsi="Consolas"/>
          <w:color w:val="A5D6FF"/>
          <w:sz w:val="21"/>
          <w:szCs w:val="21"/>
        </w:rPr>
        <w:t>"   X     "</w:t>
      </w:r>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r>
        <w:rPr>
          <w:rFonts w:ascii="Consolas" w:hAnsi="Consolas"/>
          <w:color w:val="A5D6FF"/>
          <w:sz w:val="21"/>
          <w:szCs w:val="21"/>
        </w:rPr>
        <w:t>"     SN        "</w:t>
      </w:r>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r>
        <w:rPr>
          <w:rFonts w:ascii="Consolas" w:hAnsi="Consolas"/>
          <w:color w:val="A5D6FF"/>
          <w:sz w:val="21"/>
          <w:szCs w:val="21"/>
        </w:rPr>
        <w:t>"    SE           "</w:t>
      </w:r>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r>
        <w:rPr>
          <w:rFonts w:ascii="Consolas" w:hAnsi="Consolas"/>
          <w:color w:val="A5D6FF"/>
          <w:sz w:val="21"/>
          <w:szCs w:val="21"/>
        </w:rPr>
        <w:t>"   Y"</w:t>
      </w:r>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proofErr w:type="spellStart"/>
      <w:r>
        <w:rPr>
          <w:rFonts w:ascii="Consolas" w:hAnsi="Consolas"/>
          <w:color w:val="D2A8FF"/>
          <w:sz w:val="21"/>
          <w:szCs w:val="21"/>
        </w:rPr>
        <w:t>endl</w:t>
      </w:r>
      <w:proofErr w:type="spellEnd"/>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for</w:t>
      </w:r>
      <w:proofErr w:type="spellEnd"/>
      <w:r>
        <w:rPr>
          <w:rFonts w:ascii="Consolas" w:hAnsi="Consolas"/>
          <w:color w:val="BBBEBF"/>
          <w:sz w:val="21"/>
          <w:szCs w:val="21"/>
        </w:rPr>
        <w:t xml:space="preserve"> (</w:t>
      </w:r>
      <w:proofErr w:type="spellStart"/>
      <w:r>
        <w:rPr>
          <w:rFonts w:ascii="Consolas" w:hAnsi="Consolas"/>
          <w:color w:val="FF7B72"/>
          <w:sz w:val="21"/>
          <w:szCs w:val="21"/>
        </w:rPr>
        <w:t>double</w:t>
      </w:r>
      <w:proofErr w:type="spellEnd"/>
      <w:r>
        <w:rPr>
          <w:rFonts w:ascii="Consolas" w:hAnsi="Consolas"/>
          <w:color w:val="BBBEBF"/>
          <w:sz w:val="21"/>
          <w:szCs w:val="21"/>
        </w:rPr>
        <w:t xml:space="preserve"> </w:t>
      </w:r>
      <w:r>
        <w:rPr>
          <w:rFonts w:ascii="Consolas" w:hAnsi="Consolas"/>
          <w:color w:val="C9D1D9"/>
          <w:sz w:val="21"/>
          <w:szCs w:val="21"/>
        </w:rPr>
        <w:t>x</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a</w:t>
      </w:r>
      <w:r>
        <w:rPr>
          <w:rFonts w:ascii="Consolas" w:hAnsi="Consolas"/>
          <w:color w:val="BBBEBF"/>
          <w:sz w:val="21"/>
          <w:szCs w:val="21"/>
        </w:rPr>
        <w:t xml:space="preserve">; </w:t>
      </w:r>
      <w:r>
        <w:rPr>
          <w:rFonts w:ascii="Consolas" w:hAnsi="Consolas"/>
          <w:color w:val="C9D1D9"/>
          <w:sz w:val="21"/>
          <w:szCs w:val="21"/>
        </w:rPr>
        <w:t>x</w:t>
      </w:r>
      <w:r>
        <w:rPr>
          <w:rFonts w:ascii="Consolas" w:hAnsi="Consolas"/>
          <w:color w:val="BBBEBF"/>
          <w:sz w:val="21"/>
          <w:szCs w:val="21"/>
        </w:rPr>
        <w:t xml:space="preserve"> </w:t>
      </w:r>
      <w:r>
        <w:rPr>
          <w:rFonts w:ascii="Consolas" w:hAnsi="Consolas"/>
          <w:color w:val="D4D4D4"/>
          <w:sz w:val="21"/>
          <w:szCs w:val="21"/>
        </w:rPr>
        <w:t>&lt;=</w:t>
      </w:r>
      <w:r>
        <w:rPr>
          <w:rFonts w:ascii="Consolas" w:hAnsi="Consolas"/>
          <w:color w:val="BBBEBF"/>
          <w:sz w:val="21"/>
          <w:szCs w:val="21"/>
        </w:rPr>
        <w:t xml:space="preserve"> </w:t>
      </w:r>
      <w:r>
        <w:rPr>
          <w:rFonts w:ascii="Consolas" w:hAnsi="Consolas"/>
          <w:color w:val="C9D1D9"/>
          <w:sz w:val="21"/>
          <w:szCs w:val="21"/>
        </w:rPr>
        <w:t>b</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0.00001</w:t>
      </w:r>
      <w:r>
        <w:rPr>
          <w:rFonts w:ascii="Consolas" w:hAnsi="Consolas"/>
          <w:color w:val="BBBEBF"/>
          <w:sz w:val="21"/>
          <w:szCs w:val="21"/>
        </w:rPr>
        <w:t xml:space="preserve">; </w:t>
      </w:r>
      <w:r>
        <w:rPr>
          <w:rFonts w:ascii="Consolas" w:hAnsi="Consolas"/>
          <w:color w:val="C9D1D9"/>
          <w:sz w:val="21"/>
          <w:szCs w:val="21"/>
        </w:rPr>
        <w:t>x</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move</w:t>
      </w:r>
      <w:proofErr w:type="spellEnd"/>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FF7B72"/>
          <w:sz w:val="21"/>
          <w:szCs w:val="21"/>
        </w:rPr>
        <w:t>double</w:t>
      </w:r>
      <w:proofErr w:type="spellEnd"/>
      <w:r>
        <w:rPr>
          <w:rFonts w:ascii="Consolas" w:hAnsi="Consolas"/>
          <w:color w:val="C9D1D9"/>
          <w:sz w:val="21"/>
          <w:szCs w:val="21"/>
        </w:rPr>
        <w:t xml:space="preserve"> Y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1.0</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2.0</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(x </w:t>
      </w:r>
      <w:r>
        <w:rPr>
          <w:rFonts w:ascii="Consolas" w:hAnsi="Consolas"/>
          <w:color w:val="D4D4D4"/>
          <w:sz w:val="21"/>
          <w:szCs w:val="21"/>
        </w:rPr>
        <w:t>*</w:t>
      </w:r>
      <w:r>
        <w:rPr>
          <w:rFonts w:ascii="Consolas" w:hAnsi="Consolas"/>
          <w:color w:val="C9D1D9"/>
          <w:sz w:val="21"/>
          <w:szCs w:val="21"/>
        </w:rPr>
        <w:t xml:space="preserve"> x)) </w:t>
      </w:r>
      <w:r>
        <w:rPr>
          <w:rFonts w:ascii="Consolas" w:hAnsi="Consolas"/>
          <w:color w:val="D4D4D4"/>
          <w:sz w:val="21"/>
          <w:szCs w:val="21"/>
        </w:rPr>
        <w:t>*</w:t>
      </w:r>
      <w:r>
        <w:rPr>
          <w:rFonts w:ascii="Consolas" w:hAnsi="Consolas"/>
          <w:color w:val="C9D1D9"/>
          <w:sz w:val="21"/>
          <w:szCs w:val="21"/>
        </w:rPr>
        <w:t xml:space="preserve"> </w:t>
      </w:r>
      <w:proofErr w:type="spellStart"/>
      <w:r>
        <w:rPr>
          <w:rFonts w:ascii="Consolas" w:hAnsi="Consolas"/>
          <w:color w:val="D2A8FF"/>
          <w:sz w:val="21"/>
          <w:szCs w:val="21"/>
        </w:rPr>
        <w:t>exp</w:t>
      </w:r>
      <w:proofErr w:type="spellEnd"/>
      <w:r>
        <w:rPr>
          <w:rFonts w:ascii="Consolas" w:hAnsi="Consolas"/>
          <w:color w:val="C9D1D9"/>
          <w:sz w:val="21"/>
          <w:szCs w:val="21"/>
        </w:rPr>
        <w:t xml:space="preserve">(x </w:t>
      </w:r>
      <w:r>
        <w:rPr>
          <w:rFonts w:ascii="Consolas" w:hAnsi="Consolas"/>
          <w:color w:val="D4D4D4"/>
          <w:sz w:val="21"/>
          <w:szCs w:val="21"/>
        </w:rPr>
        <w:t>*</w:t>
      </w:r>
      <w:r>
        <w:rPr>
          <w:rFonts w:ascii="Consolas" w:hAnsi="Consolas"/>
          <w:color w:val="C9D1D9"/>
          <w:sz w:val="21"/>
          <w:szCs w:val="21"/>
        </w:rPr>
        <w:t xml:space="preserve"> x);</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FF7B72"/>
          <w:sz w:val="21"/>
          <w:szCs w:val="21"/>
        </w:rPr>
        <w:t>double</w:t>
      </w:r>
      <w:proofErr w:type="spellEnd"/>
      <w:r>
        <w:rPr>
          <w:rFonts w:ascii="Consolas" w:hAnsi="Consolas"/>
          <w:color w:val="C9D1D9"/>
          <w:sz w:val="21"/>
          <w:szCs w:val="21"/>
        </w:rPr>
        <w:t xml:space="preserve"> SN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1.0</w:t>
      </w:r>
      <w:r>
        <w:rPr>
          <w:rFonts w:ascii="Consolas" w:hAnsi="Consolas"/>
          <w:color w:val="C9D1D9"/>
          <w:sz w:val="21"/>
          <w:szCs w:val="21"/>
        </w:rPr>
        <w:t xml:space="preserve">;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FF7B72"/>
          <w:sz w:val="21"/>
          <w:szCs w:val="21"/>
        </w:rPr>
        <w:t>double</w:t>
      </w:r>
      <w:proofErr w:type="spellEnd"/>
      <w:r>
        <w:rPr>
          <w:rFonts w:ascii="Consolas" w:hAnsi="Consolas"/>
          <w:color w:val="C9D1D9"/>
          <w:sz w:val="21"/>
          <w:szCs w:val="21"/>
        </w:rPr>
        <w:t xml:space="preserve"> </w:t>
      </w:r>
      <w:proofErr w:type="spellStart"/>
      <w:r>
        <w:rPr>
          <w:rFonts w:ascii="Consolas" w:hAnsi="Consolas"/>
          <w:color w:val="C9D1D9"/>
          <w:sz w:val="21"/>
          <w:szCs w:val="21"/>
        </w:rPr>
        <w:t>an_n</w:t>
      </w:r>
      <w:proofErr w:type="spellEnd"/>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1.0</w:t>
      </w:r>
      <w:r>
        <w:rPr>
          <w:rFonts w:ascii="Consolas" w:hAnsi="Consolas"/>
          <w:color w:val="C9D1D9"/>
          <w:sz w:val="21"/>
          <w:szCs w:val="21"/>
        </w:rPr>
        <w:t xml:space="preserve">;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586C0"/>
          <w:sz w:val="21"/>
          <w:szCs w:val="21"/>
        </w:rPr>
        <w:t>for</w:t>
      </w:r>
      <w:proofErr w:type="spellEnd"/>
      <w:r>
        <w:rPr>
          <w:rFonts w:ascii="Consolas" w:hAnsi="Consolas"/>
          <w:color w:val="C9D1D9"/>
          <w:sz w:val="21"/>
          <w:szCs w:val="21"/>
        </w:rPr>
        <w:t xml:space="preserve"> (</w:t>
      </w:r>
      <w:proofErr w:type="spellStart"/>
      <w:r>
        <w:rPr>
          <w:rFonts w:ascii="Consolas" w:hAnsi="Consolas"/>
          <w:color w:val="FF7B72"/>
          <w:sz w:val="21"/>
          <w:szCs w:val="21"/>
        </w:rPr>
        <w:t>int</w:t>
      </w:r>
      <w:proofErr w:type="spellEnd"/>
      <w:r>
        <w:rPr>
          <w:rFonts w:ascii="Consolas" w:hAnsi="Consolas"/>
          <w:color w:val="C9D1D9"/>
          <w:sz w:val="21"/>
          <w:szCs w:val="21"/>
        </w:rPr>
        <w:t xml:space="preserve"> i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0</w:t>
      </w:r>
      <w:r>
        <w:rPr>
          <w:rFonts w:ascii="Consolas" w:hAnsi="Consolas"/>
          <w:color w:val="C9D1D9"/>
          <w:sz w:val="21"/>
          <w:szCs w:val="21"/>
        </w:rPr>
        <w:t xml:space="preserve">; i </w:t>
      </w:r>
      <w:r>
        <w:rPr>
          <w:rFonts w:ascii="Consolas" w:hAnsi="Consolas"/>
          <w:color w:val="D4D4D4"/>
          <w:sz w:val="21"/>
          <w:szCs w:val="21"/>
        </w:rPr>
        <w:t>&lt;</w:t>
      </w:r>
      <w:r>
        <w:rPr>
          <w:rFonts w:ascii="Consolas" w:hAnsi="Consolas"/>
          <w:color w:val="C9D1D9"/>
          <w:sz w:val="21"/>
          <w:szCs w:val="21"/>
        </w:rPr>
        <w:t xml:space="preserve"> </w:t>
      </w:r>
      <w:r>
        <w:rPr>
          <w:rFonts w:ascii="Consolas" w:hAnsi="Consolas"/>
          <w:color w:val="B5CEA8"/>
          <w:sz w:val="21"/>
          <w:szCs w:val="21"/>
        </w:rPr>
        <w:t>9</w:t>
      </w:r>
      <w:r>
        <w:rPr>
          <w:rFonts w:ascii="Consolas" w:hAnsi="Consolas"/>
          <w:color w:val="C9D1D9"/>
          <w:sz w:val="21"/>
          <w:szCs w:val="21"/>
        </w:rPr>
        <w:t>; i</w:t>
      </w:r>
      <w:r>
        <w:rPr>
          <w:rFonts w:ascii="Consolas" w:hAnsi="Consolas"/>
          <w:color w:val="D4D4D4"/>
          <w:sz w:val="21"/>
          <w:szCs w:val="21"/>
        </w:rPr>
        <w:t>++</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9D1D9"/>
          <w:sz w:val="21"/>
          <w:szCs w:val="21"/>
        </w:rPr>
        <w:t>an_n</w:t>
      </w:r>
      <w:proofErr w:type="spellEnd"/>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(x </w:t>
      </w:r>
      <w:r>
        <w:rPr>
          <w:rFonts w:ascii="Consolas" w:hAnsi="Consolas"/>
          <w:color w:val="D4D4D4"/>
          <w:sz w:val="21"/>
          <w:szCs w:val="21"/>
        </w:rPr>
        <w:t>*</w:t>
      </w:r>
      <w:r>
        <w:rPr>
          <w:rFonts w:ascii="Consolas" w:hAnsi="Consolas"/>
          <w:color w:val="C9D1D9"/>
          <w:sz w:val="21"/>
          <w:szCs w:val="21"/>
        </w:rPr>
        <w:t xml:space="preserve"> x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2</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i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3</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((i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1</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2</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i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1</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SN </w:t>
      </w:r>
      <w:r>
        <w:rPr>
          <w:rFonts w:ascii="Consolas" w:hAnsi="Consolas"/>
          <w:color w:val="D4D4D4"/>
          <w:sz w:val="21"/>
          <w:szCs w:val="21"/>
        </w:rPr>
        <w:t>+=</w:t>
      </w:r>
      <w:r>
        <w:rPr>
          <w:rFonts w:ascii="Consolas" w:hAnsi="Consolas"/>
          <w:color w:val="C9D1D9"/>
          <w:sz w:val="21"/>
          <w:szCs w:val="21"/>
        </w:rPr>
        <w:t xml:space="preserve"> </w:t>
      </w:r>
      <w:proofErr w:type="spellStart"/>
      <w:r>
        <w:rPr>
          <w:rFonts w:ascii="Consolas" w:hAnsi="Consolas"/>
          <w:color w:val="C9D1D9"/>
          <w:sz w:val="21"/>
          <w:szCs w:val="21"/>
        </w:rPr>
        <w:t>an_n</w:t>
      </w:r>
      <w:proofErr w:type="spellEnd"/>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        // </w:t>
      </w:r>
      <w:proofErr w:type="spellStart"/>
      <w:r>
        <w:rPr>
          <w:rFonts w:ascii="Consolas" w:hAnsi="Consolas"/>
          <w:color w:val="8B949E"/>
          <w:sz w:val="21"/>
          <w:szCs w:val="21"/>
        </w:rPr>
        <w:t>РОзрахунок</w:t>
      </w:r>
      <w:proofErr w:type="spellEnd"/>
      <w:r>
        <w:rPr>
          <w:rFonts w:ascii="Consolas" w:hAnsi="Consolas"/>
          <w:color w:val="8B949E"/>
          <w:sz w:val="21"/>
          <w:szCs w:val="21"/>
        </w:rPr>
        <w:t xml:space="preserve"> суми ряду з точністю e = 0.0001</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FF7B72"/>
          <w:sz w:val="21"/>
          <w:szCs w:val="21"/>
        </w:rPr>
        <w:t>double</w:t>
      </w:r>
      <w:proofErr w:type="spellEnd"/>
      <w:r>
        <w:rPr>
          <w:rFonts w:ascii="Consolas" w:hAnsi="Consolas"/>
          <w:color w:val="C9D1D9"/>
          <w:sz w:val="21"/>
          <w:szCs w:val="21"/>
        </w:rPr>
        <w:t xml:space="preserve"> SE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1.0</w:t>
      </w:r>
      <w:r>
        <w:rPr>
          <w:rFonts w:ascii="Consolas" w:hAnsi="Consolas"/>
          <w:color w:val="C9D1D9"/>
          <w:sz w:val="21"/>
          <w:szCs w:val="21"/>
        </w:rPr>
        <w:t xml:space="preserve">;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FF7B72"/>
          <w:sz w:val="21"/>
          <w:szCs w:val="21"/>
        </w:rPr>
        <w:t>double</w:t>
      </w:r>
      <w:proofErr w:type="spellEnd"/>
      <w:r>
        <w:rPr>
          <w:rFonts w:ascii="Consolas" w:hAnsi="Consolas"/>
          <w:color w:val="C9D1D9"/>
          <w:sz w:val="21"/>
          <w:szCs w:val="21"/>
        </w:rPr>
        <w:t xml:space="preserve"> </w:t>
      </w:r>
      <w:proofErr w:type="spellStart"/>
      <w:r>
        <w:rPr>
          <w:rFonts w:ascii="Consolas" w:hAnsi="Consolas"/>
          <w:color w:val="C9D1D9"/>
          <w:sz w:val="21"/>
          <w:szCs w:val="21"/>
        </w:rPr>
        <w:t>an_e</w:t>
      </w:r>
      <w:proofErr w:type="spellEnd"/>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1.0</w:t>
      </w: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586C0"/>
          <w:sz w:val="21"/>
          <w:szCs w:val="21"/>
        </w:rPr>
        <w:t>for</w:t>
      </w:r>
      <w:proofErr w:type="spellEnd"/>
      <w:r>
        <w:rPr>
          <w:rFonts w:ascii="Consolas" w:hAnsi="Consolas"/>
          <w:color w:val="C9D1D9"/>
          <w:sz w:val="21"/>
          <w:szCs w:val="21"/>
        </w:rPr>
        <w:t xml:space="preserve"> (</w:t>
      </w:r>
      <w:proofErr w:type="spellStart"/>
      <w:r>
        <w:rPr>
          <w:rFonts w:ascii="Consolas" w:hAnsi="Consolas"/>
          <w:color w:val="FF7B72"/>
          <w:sz w:val="21"/>
          <w:szCs w:val="21"/>
        </w:rPr>
        <w:t>int</w:t>
      </w:r>
      <w:proofErr w:type="spellEnd"/>
      <w:r>
        <w:rPr>
          <w:rFonts w:ascii="Consolas" w:hAnsi="Consolas"/>
          <w:color w:val="C9D1D9"/>
          <w:sz w:val="21"/>
          <w:szCs w:val="21"/>
        </w:rPr>
        <w:t xml:space="preserve"> j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0</w:t>
      </w:r>
      <w:r>
        <w:rPr>
          <w:rFonts w:ascii="Consolas" w:hAnsi="Consolas"/>
          <w:color w:val="C9D1D9"/>
          <w:sz w:val="21"/>
          <w:szCs w:val="21"/>
        </w:rPr>
        <w:t xml:space="preserve">; </w:t>
      </w:r>
      <w:proofErr w:type="spellStart"/>
      <w:r>
        <w:rPr>
          <w:rFonts w:ascii="Consolas" w:hAnsi="Consolas"/>
          <w:color w:val="C9D1D9"/>
          <w:sz w:val="21"/>
          <w:szCs w:val="21"/>
        </w:rPr>
        <w:t>an_e</w:t>
      </w:r>
      <w:proofErr w:type="spellEnd"/>
      <w:r>
        <w:rPr>
          <w:rFonts w:ascii="Consolas" w:hAnsi="Consolas"/>
          <w:color w:val="C9D1D9"/>
          <w:sz w:val="21"/>
          <w:szCs w:val="21"/>
        </w:rPr>
        <w:t xml:space="preserve"> </w:t>
      </w:r>
      <w:r>
        <w:rPr>
          <w:rFonts w:ascii="Consolas" w:hAnsi="Consolas"/>
          <w:color w:val="D4D4D4"/>
          <w:sz w:val="21"/>
          <w:szCs w:val="21"/>
        </w:rPr>
        <w:t>&gt;=</w:t>
      </w:r>
      <w:r>
        <w:rPr>
          <w:rFonts w:ascii="Consolas" w:hAnsi="Consolas"/>
          <w:color w:val="C9D1D9"/>
          <w:sz w:val="21"/>
          <w:szCs w:val="21"/>
        </w:rPr>
        <w:t xml:space="preserve"> </w:t>
      </w:r>
      <w:proofErr w:type="spellStart"/>
      <w:r>
        <w:rPr>
          <w:rFonts w:ascii="Consolas" w:hAnsi="Consolas"/>
          <w:color w:val="C9D1D9"/>
          <w:sz w:val="21"/>
          <w:szCs w:val="21"/>
        </w:rPr>
        <w:t>epsilon</w:t>
      </w:r>
      <w:proofErr w:type="spellEnd"/>
      <w:r>
        <w:rPr>
          <w:rFonts w:ascii="Consolas" w:hAnsi="Consolas"/>
          <w:color w:val="C9D1D9"/>
          <w:sz w:val="21"/>
          <w:szCs w:val="21"/>
        </w:rPr>
        <w:t>; j</w:t>
      </w:r>
      <w:r>
        <w:rPr>
          <w:rFonts w:ascii="Consolas" w:hAnsi="Consolas"/>
          <w:color w:val="D4D4D4"/>
          <w:sz w:val="21"/>
          <w:szCs w:val="21"/>
        </w:rPr>
        <w:t>++</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9D1D9"/>
          <w:sz w:val="21"/>
          <w:szCs w:val="21"/>
        </w:rPr>
        <w:t>an_e</w:t>
      </w:r>
      <w:proofErr w:type="spellEnd"/>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(x </w:t>
      </w:r>
      <w:r>
        <w:rPr>
          <w:rFonts w:ascii="Consolas" w:hAnsi="Consolas"/>
          <w:color w:val="D4D4D4"/>
          <w:sz w:val="21"/>
          <w:szCs w:val="21"/>
        </w:rPr>
        <w:t>*</w:t>
      </w:r>
      <w:r>
        <w:rPr>
          <w:rFonts w:ascii="Consolas" w:hAnsi="Consolas"/>
          <w:color w:val="C9D1D9"/>
          <w:sz w:val="21"/>
          <w:szCs w:val="21"/>
        </w:rPr>
        <w:t xml:space="preserve"> x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2</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j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3</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((j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1</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2</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j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1</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SE </w:t>
      </w:r>
      <w:r>
        <w:rPr>
          <w:rFonts w:ascii="Consolas" w:hAnsi="Consolas"/>
          <w:color w:val="D4D4D4"/>
          <w:sz w:val="21"/>
          <w:szCs w:val="21"/>
        </w:rPr>
        <w:t>+=</w:t>
      </w:r>
      <w:r>
        <w:rPr>
          <w:rFonts w:ascii="Consolas" w:hAnsi="Consolas"/>
          <w:color w:val="C9D1D9"/>
          <w:sz w:val="21"/>
          <w:szCs w:val="21"/>
        </w:rPr>
        <w:t xml:space="preserve"> </w:t>
      </w:r>
      <w:proofErr w:type="spellStart"/>
      <w:r>
        <w:rPr>
          <w:rFonts w:ascii="Consolas" w:hAnsi="Consolas"/>
          <w:color w:val="C9D1D9"/>
          <w:sz w:val="21"/>
          <w:szCs w:val="21"/>
        </w:rPr>
        <w:t>an_e</w:t>
      </w:r>
      <w:proofErr w:type="spellEnd"/>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9D1D9"/>
          <w:sz w:val="21"/>
          <w:szCs w:val="21"/>
        </w:rPr>
        <w:t>cout</w:t>
      </w:r>
      <w:proofErr w:type="spellEnd"/>
      <w:r>
        <w:rPr>
          <w:rFonts w:ascii="Consolas" w:hAnsi="Consolas"/>
          <w:color w:val="C9D1D9"/>
          <w:sz w:val="21"/>
          <w:szCs w:val="21"/>
        </w:rPr>
        <w:t xml:space="preserve"> </w:t>
      </w:r>
      <w:r>
        <w:rPr>
          <w:rFonts w:ascii="Consolas" w:hAnsi="Consolas"/>
          <w:color w:val="D2A8FF"/>
          <w:sz w:val="21"/>
          <w:szCs w:val="21"/>
        </w:rPr>
        <w:t>&lt;&lt;</w:t>
      </w:r>
      <w:r>
        <w:rPr>
          <w:rFonts w:ascii="Consolas" w:hAnsi="Consolas"/>
          <w:color w:val="C9D1D9"/>
          <w:sz w:val="21"/>
          <w:szCs w:val="21"/>
        </w:rPr>
        <w:t xml:space="preserve"> x </w:t>
      </w:r>
      <w:r>
        <w:rPr>
          <w:rFonts w:ascii="Consolas" w:hAnsi="Consolas"/>
          <w:color w:val="D2A8FF"/>
          <w:sz w:val="21"/>
          <w:szCs w:val="21"/>
        </w:rPr>
        <w:t>&lt;&lt;</w:t>
      </w:r>
      <w:r>
        <w:rPr>
          <w:rFonts w:ascii="Consolas" w:hAnsi="Consolas"/>
          <w:color w:val="C9D1D9"/>
          <w:sz w:val="21"/>
          <w:szCs w:val="21"/>
        </w:rPr>
        <w:t xml:space="preserve"> </w:t>
      </w:r>
      <w:r>
        <w:rPr>
          <w:rFonts w:ascii="Consolas" w:hAnsi="Consolas"/>
          <w:color w:val="A5D6FF"/>
          <w:sz w:val="21"/>
          <w:szCs w:val="21"/>
        </w:rPr>
        <w:t>"     "</w:t>
      </w:r>
      <w:r>
        <w:rPr>
          <w:rFonts w:ascii="Consolas" w:hAnsi="Consolas"/>
          <w:color w:val="C9D1D9"/>
          <w:sz w:val="21"/>
          <w:szCs w:val="21"/>
        </w:rPr>
        <w:t xml:space="preserve"> </w:t>
      </w:r>
      <w:r>
        <w:rPr>
          <w:rFonts w:ascii="Consolas" w:hAnsi="Consolas"/>
          <w:color w:val="D2A8FF"/>
          <w:sz w:val="21"/>
          <w:szCs w:val="21"/>
        </w:rPr>
        <w:t>&lt;&lt;</w:t>
      </w:r>
      <w:r>
        <w:rPr>
          <w:rFonts w:ascii="Consolas" w:hAnsi="Consolas"/>
          <w:color w:val="C9D1D9"/>
          <w:sz w:val="21"/>
          <w:szCs w:val="21"/>
        </w:rPr>
        <w:t xml:space="preserve"> SN </w:t>
      </w:r>
      <w:r>
        <w:rPr>
          <w:rFonts w:ascii="Consolas" w:hAnsi="Consolas"/>
          <w:color w:val="D2A8FF"/>
          <w:sz w:val="21"/>
          <w:szCs w:val="21"/>
        </w:rPr>
        <w:t>&lt;&lt;</w:t>
      </w:r>
      <w:r>
        <w:rPr>
          <w:rFonts w:ascii="Consolas" w:hAnsi="Consolas"/>
          <w:color w:val="C9D1D9"/>
          <w:sz w:val="21"/>
          <w:szCs w:val="21"/>
        </w:rPr>
        <w:t xml:space="preserve"> </w:t>
      </w:r>
      <w:r>
        <w:rPr>
          <w:rFonts w:ascii="Consolas" w:hAnsi="Consolas"/>
          <w:color w:val="A5D6FF"/>
          <w:sz w:val="21"/>
          <w:szCs w:val="21"/>
        </w:rPr>
        <w:t>"     "</w:t>
      </w:r>
      <w:r>
        <w:rPr>
          <w:rFonts w:ascii="Consolas" w:hAnsi="Consolas"/>
          <w:color w:val="C9D1D9"/>
          <w:sz w:val="21"/>
          <w:szCs w:val="21"/>
        </w:rPr>
        <w:t xml:space="preserve"> </w:t>
      </w:r>
      <w:r>
        <w:rPr>
          <w:rFonts w:ascii="Consolas" w:hAnsi="Consolas"/>
          <w:color w:val="D2A8FF"/>
          <w:sz w:val="21"/>
          <w:szCs w:val="21"/>
        </w:rPr>
        <w:t>&lt;&lt;</w:t>
      </w:r>
      <w:r>
        <w:rPr>
          <w:rFonts w:ascii="Consolas" w:hAnsi="Consolas"/>
          <w:color w:val="C9D1D9"/>
          <w:sz w:val="21"/>
          <w:szCs w:val="21"/>
        </w:rPr>
        <w:t xml:space="preserve"> SE </w:t>
      </w:r>
      <w:r>
        <w:rPr>
          <w:rFonts w:ascii="Consolas" w:hAnsi="Consolas"/>
          <w:color w:val="D2A8FF"/>
          <w:sz w:val="21"/>
          <w:szCs w:val="21"/>
        </w:rPr>
        <w:t>&lt;&lt;</w:t>
      </w:r>
      <w:r>
        <w:rPr>
          <w:rFonts w:ascii="Consolas" w:hAnsi="Consolas"/>
          <w:color w:val="C9D1D9"/>
          <w:sz w:val="21"/>
          <w:szCs w:val="21"/>
        </w:rPr>
        <w:t xml:space="preserve"> </w:t>
      </w:r>
      <w:r>
        <w:rPr>
          <w:rFonts w:ascii="Consolas" w:hAnsi="Consolas"/>
          <w:color w:val="A5D6FF"/>
          <w:sz w:val="21"/>
          <w:szCs w:val="21"/>
        </w:rPr>
        <w:t>"        "</w:t>
      </w:r>
      <w:r>
        <w:rPr>
          <w:rFonts w:ascii="Consolas" w:hAnsi="Consolas"/>
          <w:color w:val="C9D1D9"/>
          <w:sz w:val="21"/>
          <w:szCs w:val="21"/>
        </w:rPr>
        <w:t xml:space="preserve"> </w:t>
      </w:r>
      <w:r>
        <w:rPr>
          <w:rFonts w:ascii="Consolas" w:hAnsi="Consolas"/>
          <w:color w:val="D2A8FF"/>
          <w:sz w:val="21"/>
          <w:szCs w:val="21"/>
        </w:rPr>
        <w:t>&lt;&lt;</w:t>
      </w:r>
      <w:r>
        <w:rPr>
          <w:rFonts w:ascii="Consolas" w:hAnsi="Consolas"/>
          <w:color w:val="C9D1D9"/>
          <w:sz w:val="21"/>
          <w:szCs w:val="21"/>
        </w:rPr>
        <w:t xml:space="preserve"> Y </w:t>
      </w:r>
      <w:r>
        <w:rPr>
          <w:rFonts w:ascii="Consolas" w:hAnsi="Consolas"/>
          <w:color w:val="D2A8FF"/>
          <w:sz w:val="21"/>
          <w:szCs w:val="21"/>
        </w:rPr>
        <w:t>&lt;&lt;</w:t>
      </w:r>
      <w:r>
        <w:rPr>
          <w:rFonts w:ascii="Consolas" w:hAnsi="Consolas"/>
          <w:color w:val="C9D1D9"/>
          <w:sz w:val="21"/>
          <w:szCs w:val="21"/>
        </w:rPr>
        <w:t xml:space="preserve"> </w:t>
      </w:r>
      <w:proofErr w:type="spellStart"/>
      <w:r>
        <w:rPr>
          <w:rFonts w:ascii="Consolas" w:hAnsi="Consolas"/>
          <w:color w:val="D2A8FF"/>
          <w:sz w:val="21"/>
          <w:szCs w:val="21"/>
        </w:rPr>
        <w:t>endl</w:t>
      </w:r>
      <w:proofErr w:type="spellEnd"/>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return</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5817E0">
      <w:pPr>
        <w:rPr>
          <w:i/>
          <w:sz w:val="18"/>
          <w:szCs w:val="18"/>
          <w:lang w:val="uk-UA"/>
        </w:rPr>
      </w:pPr>
      <w:r>
        <w:rPr>
          <w:lang w:val="uk-UA"/>
        </w:rPr>
        <w:tab/>
      </w:r>
      <w:r>
        <w:rPr>
          <w:lang w:val="uk-UA"/>
        </w:rPr>
        <w:tab/>
      </w:r>
      <w:r>
        <w:rPr>
          <w:lang w:val="uk-UA"/>
        </w:rPr>
        <w:tab/>
      </w:r>
      <w:r>
        <w:rPr>
          <w:lang w:val="uk-UA"/>
        </w:rPr>
        <w:tab/>
      </w:r>
      <w:r>
        <w:rPr>
          <w:lang w:val="uk-UA"/>
        </w:rPr>
        <w:tab/>
      </w:r>
      <w:r>
        <w:rPr>
          <w:i/>
          <w:sz w:val="18"/>
          <w:szCs w:val="18"/>
          <w:lang w:val="en-US"/>
        </w:rPr>
        <w:t>Code</w:t>
      </w:r>
      <w:r w:rsidRPr="00BA42DF">
        <w:rPr>
          <w:i/>
          <w:sz w:val="18"/>
          <w:szCs w:val="18"/>
          <w:lang w:val="ru-RU"/>
        </w:rPr>
        <w:t xml:space="preserve"> #3. </w:t>
      </w:r>
      <w:r>
        <w:rPr>
          <w:i/>
          <w:sz w:val="18"/>
          <w:szCs w:val="18"/>
          <w:lang w:val="uk-UA"/>
        </w:rPr>
        <w:t>Код програми до лабораторної 3</w:t>
      </w:r>
    </w:p>
    <w:p w:rsidR="00BA42DF" w:rsidRDefault="00BA42DF" w:rsidP="005817E0">
      <w:pPr>
        <w:rPr>
          <w:i/>
          <w:sz w:val="18"/>
          <w:szCs w:val="18"/>
          <w:lang w:val="uk-UA"/>
        </w:rPr>
      </w:pPr>
    </w:p>
    <w:p w:rsidR="00BA42DF" w:rsidRDefault="00BA42DF" w:rsidP="005817E0">
      <w:pPr>
        <w:rPr>
          <w:sz w:val="22"/>
          <w:szCs w:val="22"/>
          <w:lang w:val="uk-UA"/>
        </w:rPr>
      </w:pPr>
      <w:r>
        <w:rPr>
          <w:sz w:val="22"/>
          <w:szCs w:val="22"/>
          <w:lang w:val="uk-UA"/>
        </w:rPr>
        <w:t>Посилання на код у пул-</w:t>
      </w:r>
      <w:proofErr w:type="spellStart"/>
      <w:r>
        <w:rPr>
          <w:sz w:val="22"/>
          <w:szCs w:val="22"/>
          <w:lang w:val="uk-UA"/>
        </w:rPr>
        <w:t>реквесті</w:t>
      </w:r>
      <w:proofErr w:type="spellEnd"/>
      <w:r>
        <w:rPr>
          <w:sz w:val="22"/>
          <w:szCs w:val="22"/>
          <w:lang w:val="uk-UA"/>
        </w:rPr>
        <w:t>:</w:t>
      </w:r>
      <w:r w:rsidRPr="00BA42DF">
        <w:t xml:space="preserve"> </w:t>
      </w:r>
      <w:hyperlink r:id="rId37" w:anchor="diff-d240337f649883ad272bc47763dd710cba15abc5817f7a95c65437c85138fd3a" w:history="1">
        <w:r w:rsidRPr="003B5CED">
          <w:rPr>
            <w:rStyle w:val="a5"/>
            <w:sz w:val="22"/>
            <w:szCs w:val="22"/>
            <w:lang w:val="uk-UA"/>
          </w:rPr>
          <w:t>https://github.com/artificial-intelligence-department/ai_programming_playground_2026/pull/223/changes#diff-d240337f649883ad272bc47763dd710cba15abc5817f7a95c65437c85138fd3a</w:t>
        </w:r>
      </w:hyperlink>
      <w:r>
        <w:rPr>
          <w:sz w:val="22"/>
          <w:szCs w:val="22"/>
          <w:lang w:val="uk-UA"/>
        </w:rPr>
        <w:t xml:space="preserve"> </w:t>
      </w:r>
    </w:p>
    <w:p w:rsidR="00BA42DF" w:rsidRDefault="00BA42DF" w:rsidP="005817E0">
      <w:pPr>
        <w:rPr>
          <w:sz w:val="22"/>
          <w:szCs w:val="22"/>
          <w:lang w:val="uk-UA"/>
        </w:rPr>
      </w:pPr>
    </w:p>
    <w:p w:rsidR="00BA42DF" w:rsidRPr="00BA42DF" w:rsidRDefault="00BA42DF" w:rsidP="005817E0">
      <w:pPr>
        <w:rPr>
          <w:sz w:val="22"/>
          <w:szCs w:val="22"/>
          <w:lang w:val="uk-UA"/>
        </w:rPr>
      </w:pPr>
    </w:p>
    <w:p w:rsidR="00134335" w:rsidRPr="00DC7AF5" w:rsidRDefault="00134335" w:rsidP="005817E0">
      <w:pPr>
        <w:pStyle w:val="a3"/>
        <w:spacing w:before="0" w:beforeAutospacing="0" w:after="0" w:afterAutospacing="0"/>
        <w:textAlignment w:val="baseline"/>
        <w:rPr>
          <w:color w:val="000000"/>
          <w:sz w:val="22"/>
          <w:szCs w:val="22"/>
          <w:lang w:val="ru-RU" w:eastAsia="uk-UA"/>
        </w:rPr>
      </w:pPr>
    </w:p>
    <w:p w:rsidR="00BA42DF" w:rsidRDefault="00BA42DF" w:rsidP="00BA42DF">
      <w:pPr>
        <w:rPr>
          <w:rFonts w:ascii="Calibri" w:hAnsi="Calibri" w:cs="Calibri"/>
          <w:color w:val="000000"/>
          <w:sz w:val="22"/>
          <w:szCs w:val="22"/>
          <w:lang w:val="uk-UA"/>
        </w:rPr>
      </w:pPr>
      <w:r>
        <w:rPr>
          <w:lang w:val="uk-UA"/>
        </w:rPr>
        <w:t xml:space="preserve">Завдання 6: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programming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Self</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Task</w:t>
      </w:r>
      <w:proofErr w:type="spellEnd"/>
      <w:r>
        <w:rPr>
          <w:rFonts w:ascii="Calibri" w:hAnsi="Calibri" w:cs="Calibri"/>
          <w:color w:val="000000"/>
          <w:sz w:val="22"/>
          <w:szCs w:val="22"/>
          <w:lang w:val="uk-UA"/>
        </w:rPr>
        <w:t>:</w:t>
      </w:r>
    </w:p>
    <w:p w:rsidR="00BA42DF" w:rsidRDefault="00BA42DF" w:rsidP="00BA42DF">
      <w:pPr>
        <w:rPr>
          <w:rFonts w:ascii="Calibri" w:hAnsi="Calibri" w:cs="Calibri"/>
          <w:color w:val="000000"/>
          <w:sz w:val="22"/>
          <w:szCs w:val="22"/>
          <w:lang w:val="uk-UA"/>
        </w:rPr>
      </w:pPr>
    </w:p>
    <w:p w:rsidR="00BA42DF" w:rsidRDefault="00BA42DF" w:rsidP="00BA42DF">
      <w:pPr>
        <w:rPr>
          <w:rFonts w:ascii="Calibri" w:hAnsi="Calibri" w:cs="Calibri"/>
          <w:color w:val="000000"/>
          <w:sz w:val="22"/>
          <w:szCs w:val="22"/>
          <w:lang w:val="uk-UA"/>
        </w:rPr>
      </w:pPr>
      <w:r>
        <w:rPr>
          <w:rFonts w:ascii="Calibri" w:hAnsi="Calibri" w:cs="Calibri"/>
          <w:color w:val="000000"/>
          <w:sz w:val="22"/>
          <w:szCs w:val="22"/>
          <w:lang w:val="uk-UA"/>
        </w:rPr>
        <w:t>Марічка і печиво:</w:t>
      </w:r>
    </w:p>
    <w:p w:rsidR="00BA42DF" w:rsidRDefault="00BA42DF" w:rsidP="00BA42DF">
      <w:pPr>
        <w:shd w:val="clear" w:color="auto" w:fill="121314"/>
        <w:spacing w:line="285" w:lineRule="atLeast"/>
        <w:rPr>
          <w:rFonts w:ascii="Consolas" w:hAnsi="Consolas"/>
          <w:color w:val="BBBEBF"/>
          <w:sz w:val="21"/>
          <w:szCs w:val="21"/>
          <w:lang w:val="uk-UA" w:eastAsia="uk-UA"/>
        </w:rPr>
      </w:pPr>
      <w:r>
        <w:rPr>
          <w:rFonts w:ascii="Consolas" w:hAnsi="Consolas"/>
          <w:color w:val="8B949E"/>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Зібралися Зеник і Марічка разом з пластунами в похід. Похід — серйозна справа. Потрібно запастись продуктами харчування та розподілити їх споживання по днях так, щоб всім вистачило. Цього разу Зеник слідкує за тим, щоб печива вистачило аж до останнього дня походу. Зеник чітко знає, скільки пачок печива повинно залишитись кожного дня, і щовечора перераховує їх. Якщо Зеник побачить, що залишилось менше пачок, ніж повинно залишитись за його розрахунками, він неодмінно знайде того, хто з’їв забагато печива, і покарає його.</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Марічка дуже любить печиво. Сьогодні, коли всі пластуни покинуть свої намети і підуть купатися в річку, Марічка планує непомітно з’їсти трохи печива. Звісно, Марічка не хоче бути покараною і дуже боїться, щоб Зеник не помітив пропажу.</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Марічка підгледіла, скільки пачок печива є в рюкзаку Зеника. Також вона знає, скільки штук в кожній пачці. Марічці не терпиться дізнатися, скільки ж печива вона </w:t>
      </w:r>
      <w:r>
        <w:rPr>
          <w:rFonts w:ascii="Consolas" w:hAnsi="Consolas"/>
          <w:color w:val="8B949E"/>
          <w:sz w:val="21"/>
          <w:szCs w:val="21"/>
        </w:rPr>
        <w:lastRenderedPageBreak/>
        <w:t>зможе з’їсти так, щоб Зеник не помітив. Зеник помітить пропажу печива з деякої пачки тоді і тільки тоді, коли Марічка повністю спустошить її.</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Вхідні дані</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У першому рядку задано одне натуральне число </w:t>
      </w:r>
      <w:r>
        <w:rPr>
          <w:rFonts w:ascii="Cambria Math" w:hAnsi="Cambria Math" w:cs="Cambria Math"/>
          <w:color w:val="8B949E"/>
          <w:sz w:val="21"/>
          <w:szCs w:val="21"/>
        </w:rPr>
        <w:t>𝑛</w:t>
      </w:r>
      <w:r>
        <w:rPr>
          <w:rFonts w:ascii="Consolas" w:hAnsi="Consolas"/>
          <w:color w:val="8B949E"/>
          <w:sz w:val="21"/>
          <w:szCs w:val="21"/>
        </w:rPr>
        <w:t xml:space="preserve"> — кількість пачок печива.</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У другому рядку задано </w:t>
      </w:r>
      <w:r>
        <w:rPr>
          <w:rFonts w:ascii="Cambria Math" w:hAnsi="Cambria Math" w:cs="Cambria Math"/>
          <w:color w:val="8B949E"/>
          <w:sz w:val="21"/>
          <w:szCs w:val="21"/>
        </w:rPr>
        <w:t>𝑛</w:t>
      </w:r>
      <w:r>
        <w:rPr>
          <w:rFonts w:ascii="Consolas" w:hAnsi="Consolas"/>
          <w:color w:val="8B949E"/>
          <w:sz w:val="21"/>
          <w:szCs w:val="21"/>
        </w:rPr>
        <w:t xml:space="preserve"> натуральних чисел </w:t>
      </w:r>
      <w:r>
        <w:rPr>
          <w:rFonts w:ascii="Cambria Math" w:hAnsi="Cambria Math" w:cs="Cambria Math"/>
          <w:color w:val="8B949E"/>
          <w:sz w:val="21"/>
          <w:szCs w:val="21"/>
        </w:rPr>
        <w:t>𝑎𝑖</w:t>
      </w:r>
      <w:r>
        <w:rPr>
          <w:rFonts w:ascii="Consolas" w:hAnsi="Consolas"/>
          <w:color w:val="8B949E"/>
          <w:sz w:val="21"/>
          <w:szCs w:val="21"/>
        </w:rPr>
        <w:t xml:space="preserve"> — кількість штук печива в </w:t>
      </w:r>
      <w:r>
        <w:rPr>
          <w:rFonts w:ascii="Cambria Math" w:hAnsi="Cambria Math" w:cs="Cambria Math"/>
          <w:color w:val="8B949E"/>
          <w:sz w:val="21"/>
          <w:szCs w:val="21"/>
        </w:rPr>
        <w:t>𝑖</w:t>
      </w:r>
      <w:r>
        <w:rPr>
          <w:rFonts w:ascii="Consolas" w:hAnsi="Consolas"/>
          <w:color w:val="8B949E"/>
          <w:sz w:val="21"/>
          <w:szCs w:val="21"/>
        </w:rPr>
        <w:t>-й пачці.</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Вихідні дані</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У єдиному рядку виведіть одне ціле число — максимальну кількість штук печива, яку зможе з’їсти Марічка так, щоб Зеник не помітив цього.</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w:t>
      </w:r>
    </w:p>
    <w:p w:rsidR="00BA42DF" w:rsidRDefault="00BA42DF" w:rsidP="00BA42DF">
      <w:pPr>
        <w:shd w:val="clear" w:color="auto" w:fill="121314"/>
        <w:spacing w:after="240"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586C0"/>
          <w:sz w:val="21"/>
          <w:szCs w:val="21"/>
        </w:rPr>
        <w:t>#</w:t>
      </w:r>
      <w:proofErr w:type="spellStart"/>
      <w:r>
        <w:rPr>
          <w:rFonts w:ascii="Consolas" w:hAnsi="Consolas"/>
          <w:color w:val="C586C0"/>
          <w:sz w:val="21"/>
          <w:szCs w:val="21"/>
        </w:rPr>
        <w:t>include</w:t>
      </w:r>
      <w:proofErr w:type="spellEnd"/>
      <w:r>
        <w:rPr>
          <w:rFonts w:ascii="Consolas" w:hAnsi="Consolas"/>
          <w:color w:val="569CD6"/>
          <w:sz w:val="21"/>
          <w:szCs w:val="21"/>
        </w:rPr>
        <w:t xml:space="preserve"> </w:t>
      </w:r>
      <w:r>
        <w:rPr>
          <w:rFonts w:ascii="Consolas" w:hAnsi="Consolas"/>
          <w:color w:val="A5D6FF"/>
          <w:sz w:val="21"/>
          <w:szCs w:val="21"/>
        </w:rPr>
        <w:t>&lt;</w:t>
      </w:r>
      <w:proofErr w:type="spellStart"/>
      <w:r>
        <w:rPr>
          <w:rFonts w:ascii="Consolas" w:hAnsi="Consolas"/>
          <w:color w:val="A5D6FF"/>
          <w:sz w:val="21"/>
          <w:szCs w:val="21"/>
        </w:rPr>
        <w:t>iostream</w:t>
      </w:r>
      <w:proofErr w:type="spellEnd"/>
      <w:r>
        <w:rPr>
          <w:rFonts w:ascii="Consolas" w:hAnsi="Consolas"/>
          <w:color w:val="A5D6FF"/>
          <w:sz w:val="21"/>
          <w:szCs w:val="21"/>
        </w:rPr>
        <w:t>&gt;</w:t>
      </w:r>
    </w:p>
    <w:p w:rsidR="00BA42DF" w:rsidRDefault="00BA42DF" w:rsidP="00BA42DF">
      <w:pPr>
        <w:shd w:val="clear" w:color="auto" w:fill="121314"/>
        <w:spacing w:line="285" w:lineRule="atLeast"/>
        <w:rPr>
          <w:rFonts w:ascii="Consolas" w:hAnsi="Consolas"/>
          <w:color w:val="BBBEBF"/>
          <w:sz w:val="21"/>
          <w:szCs w:val="21"/>
        </w:rPr>
      </w:pPr>
      <w:proofErr w:type="spellStart"/>
      <w:r>
        <w:rPr>
          <w:rFonts w:ascii="Consolas" w:hAnsi="Consolas"/>
          <w:color w:val="C586C0"/>
          <w:sz w:val="21"/>
          <w:szCs w:val="21"/>
        </w:rPr>
        <w:t>using</w:t>
      </w:r>
      <w:proofErr w:type="spellEnd"/>
      <w:r>
        <w:rPr>
          <w:rFonts w:ascii="Consolas" w:hAnsi="Consolas"/>
          <w:color w:val="BBBEBF"/>
          <w:sz w:val="21"/>
          <w:szCs w:val="21"/>
        </w:rPr>
        <w:t xml:space="preserve"> </w:t>
      </w:r>
      <w:proofErr w:type="spellStart"/>
      <w:r>
        <w:rPr>
          <w:rFonts w:ascii="Consolas" w:hAnsi="Consolas"/>
          <w:color w:val="FF7B72"/>
          <w:sz w:val="21"/>
          <w:szCs w:val="21"/>
        </w:rPr>
        <w:t>namespace</w:t>
      </w:r>
      <w:proofErr w:type="spellEnd"/>
      <w:r>
        <w:rPr>
          <w:rFonts w:ascii="Consolas" w:hAnsi="Consolas"/>
          <w:color w:val="BBBEBF"/>
          <w:sz w:val="21"/>
          <w:szCs w:val="21"/>
        </w:rPr>
        <w:t xml:space="preserve"> </w:t>
      </w:r>
      <w:proofErr w:type="spellStart"/>
      <w:r>
        <w:rPr>
          <w:rFonts w:ascii="Consolas" w:hAnsi="Consolas"/>
          <w:color w:val="4EC9B0"/>
          <w:sz w:val="21"/>
          <w:szCs w:val="21"/>
        </w:rPr>
        <w:t>std</w:t>
      </w:r>
      <w:proofErr w:type="spellEnd"/>
      <w:r>
        <w:rPr>
          <w:rFonts w:ascii="Consolas" w:hAnsi="Consolas"/>
          <w:color w:val="BBBEBF"/>
          <w:sz w:val="21"/>
          <w:szCs w:val="21"/>
        </w:rPr>
        <w:t>;</w:t>
      </w:r>
    </w:p>
    <w:p w:rsidR="00BA42DF" w:rsidRDefault="00BA42DF" w:rsidP="00BA42DF">
      <w:pPr>
        <w:shd w:val="clear" w:color="auto" w:fill="121314"/>
        <w:spacing w:after="240"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proofErr w:type="spellStart"/>
      <w:r>
        <w:rPr>
          <w:rFonts w:ascii="Consolas" w:hAnsi="Consolas"/>
          <w:color w:val="FF7B72"/>
          <w:sz w:val="21"/>
          <w:szCs w:val="21"/>
        </w:rPr>
        <w:t>int</w:t>
      </w:r>
      <w:proofErr w:type="spellEnd"/>
      <w:r>
        <w:rPr>
          <w:rFonts w:ascii="Consolas" w:hAnsi="Consolas"/>
          <w:color w:val="BBBEBF"/>
          <w:sz w:val="21"/>
          <w:szCs w:val="21"/>
        </w:rPr>
        <w:t xml:space="preserve"> </w:t>
      </w:r>
      <w:proofErr w:type="spellStart"/>
      <w:r>
        <w:rPr>
          <w:rFonts w:ascii="Consolas" w:hAnsi="Consolas"/>
          <w:color w:val="D2A8FF"/>
          <w:sz w:val="21"/>
          <w:szCs w:val="21"/>
        </w:rPr>
        <w:t>main</w:t>
      </w:r>
      <w:proofErr w:type="spellEnd"/>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long</w:t>
      </w:r>
      <w:proofErr w:type="spellEnd"/>
      <w:r>
        <w:rPr>
          <w:rFonts w:ascii="Consolas" w:hAnsi="Consolas"/>
          <w:color w:val="BBBEBF"/>
          <w:sz w:val="21"/>
          <w:szCs w:val="21"/>
        </w:rPr>
        <w:t xml:space="preserve"> </w:t>
      </w:r>
      <w:proofErr w:type="spellStart"/>
      <w:r>
        <w:rPr>
          <w:rFonts w:ascii="Consolas" w:hAnsi="Consolas"/>
          <w:color w:val="FF7B72"/>
          <w:sz w:val="21"/>
          <w:szCs w:val="21"/>
        </w:rPr>
        <w:t>long</w:t>
      </w:r>
      <w:proofErr w:type="spellEnd"/>
      <w:r>
        <w:rPr>
          <w:rFonts w:ascii="Consolas" w:hAnsi="Consolas"/>
          <w:color w:val="BBBEBF"/>
          <w:sz w:val="21"/>
          <w:szCs w:val="21"/>
        </w:rPr>
        <w:t xml:space="preserve"> </w:t>
      </w:r>
      <w:r>
        <w:rPr>
          <w:rFonts w:ascii="Consolas" w:hAnsi="Consolas"/>
          <w:color w:val="C9D1D9"/>
          <w:sz w:val="21"/>
          <w:szCs w:val="21"/>
        </w:rPr>
        <w:t>n</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cin</w:t>
      </w:r>
      <w:proofErr w:type="spellEnd"/>
      <w:r>
        <w:rPr>
          <w:rFonts w:ascii="Consolas" w:hAnsi="Consolas"/>
          <w:color w:val="BBBEBF"/>
          <w:sz w:val="21"/>
          <w:szCs w:val="21"/>
        </w:rPr>
        <w:t xml:space="preserve"> </w:t>
      </w:r>
      <w:r>
        <w:rPr>
          <w:rFonts w:ascii="Consolas" w:hAnsi="Consolas"/>
          <w:color w:val="D2A8FF"/>
          <w:sz w:val="21"/>
          <w:szCs w:val="21"/>
        </w:rPr>
        <w:t>&gt;&gt;</w:t>
      </w:r>
      <w:r>
        <w:rPr>
          <w:rFonts w:ascii="Consolas" w:hAnsi="Consolas"/>
          <w:color w:val="BBBEBF"/>
          <w:sz w:val="21"/>
          <w:szCs w:val="21"/>
        </w:rPr>
        <w:t xml:space="preserve"> </w:t>
      </w:r>
      <w:r>
        <w:rPr>
          <w:rFonts w:ascii="Consolas" w:hAnsi="Consolas"/>
          <w:color w:val="C9D1D9"/>
          <w:sz w:val="21"/>
          <w:szCs w:val="21"/>
        </w:rPr>
        <w:t>n</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long</w:t>
      </w:r>
      <w:proofErr w:type="spellEnd"/>
      <w:r>
        <w:rPr>
          <w:rFonts w:ascii="Consolas" w:hAnsi="Consolas"/>
          <w:color w:val="BBBEBF"/>
          <w:sz w:val="21"/>
          <w:szCs w:val="21"/>
        </w:rPr>
        <w:t xml:space="preserve"> </w:t>
      </w:r>
      <w:proofErr w:type="spellStart"/>
      <w:r>
        <w:rPr>
          <w:rFonts w:ascii="Consolas" w:hAnsi="Consolas"/>
          <w:color w:val="FF7B72"/>
          <w:sz w:val="21"/>
          <w:szCs w:val="21"/>
        </w:rPr>
        <w:t>long</w:t>
      </w:r>
      <w:proofErr w:type="spellEnd"/>
      <w:r>
        <w:rPr>
          <w:rFonts w:ascii="Consolas" w:hAnsi="Consolas"/>
          <w:color w:val="BBBEBF"/>
          <w:sz w:val="21"/>
          <w:szCs w:val="21"/>
        </w:rPr>
        <w:t xml:space="preserve"> </w:t>
      </w:r>
      <w:proofErr w:type="spellStart"/>
      <w:r>
        <w:rPr>
          <w:rFonts w:ascii="Consolas" w:hAnsi="Consolas"/>
          <w:color w:val="C9D1D9"/>
          <w:sz w:val="21"/>
          <w:szCs w:val="21"/>
        </w:rPr>
        <w:t>array</w:t>
      </w:r>
      <w:proofErr w:type="spellEnd"/>
      <w:r>
        <w:rPr>
          <w:rFonts w:ascii="Consolas" w:hAnsi="Consolas"/>
          <w:color w:val="BBBEBF"/>
          <w:sz w:val="21"/>
          <w:szCs w:val="21"/>
        </w:rPr>
        <w:t>[</w:t>
      </w:r>
      <w:r>
        <w:rPr>
          <w:rFonts w:ascii="Consolas" w:hAnsi="Consolas"/>
          <w:color w:val="C9D1D9"/>
          <w:sz w:val="21"/>
          <w:szCs w:val="21"/>
        </w:rPr>
        <w:t>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w:t>
      </w:r>
      <w:r>
        <w:rPr>
          <w:rFonts w:ascii="Consolas" w:hAnsi="Consolas"/>
          <w:color w:val="B5CEA8"/>
          <w:sz w:val="21"/>
          <w:szCs w:val="21"/>
        </w:rPr>
        <w:t>0</w:t>
      </w:r>
      <w:r>
        <w:rPr>
          <w:rFonts w:ascii="Consolas" w:hAnsi="Consolas"/>
          <w:color w:val="C9D1D9"/>
          <w:sz w:val="21"/>
          <w:szCs w:val="21"/>
        </w:rPr>
        <w:t>}</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for</w:t>
      </w:r>
      <w:proofErr w:type="spellEnd"/>
      <w:r>
        <w:rPr>
          <w:rFonts w:ascii="Consolas" w:hAnsi="Consolas"/>
          <w:color w:val="BBBEBF"/>
          <w:sz w:val="21"/>
          <w:szCs w:val="21"/>
        </w:rPr>
        <w:t xml:space="preserve"> (</w:t>
      </w:r>
      <w:proofErr w:type="spellStart"/>
      <w:r>
        <w:rPr>
          <w:rFonts w:ascii="Consolas" w:hAnsi="Consolas"/>
          <w:color w:val="FF7B72"/>
          <w:sz w:val="21"/>
          <w:szCs w:val="21"/>
        </w:rPr>
        <w:t>long</w:t>
      </w:r>
      <w:proofErr w:type="spellEnd"/>
      <w:r>
        <w:rPr>
          <w:rFonts w:ascii="Consolas" w:hAnsi="Consolas"/>
          <w:color w:val="BBBEBF"/>
          <w:sz w:val="21"/>
          <w:szCs w:val="21"/>
        </w:rPr>
        <w:t xml:space="preserve"> </w:t>
      </w:r>
      <w:proofErr w:type="spellStart"/>
      <w:r>
        <w:rPr>
          <w:rFonts w:ascii="Consolas" w:hAnsi="Consolas"/>
          <w:color w:val="FF7B72"/>
          <w:sz w:val="21"/>
          <w:szCs w:val="21"/>
        </w:rPr>
        <w:t>long</w:t>
      </w:r>
      <w:proofErr w:type="spellEnd"/>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 xml:space="preserve"> </w:t>
      </w:r>
      <w:r>
        <w:rPr>
          <w:rFonts w:ascii="Consolas" w:hAnsi="Consolas"/>
          <w:color w:val="D4D4D4"/>
          <w:sz w:val="21"/>
          <w:szCs w:val="21"/>
        </w:rPr>
        <w:t>&lt;</w:t>
      </w:r>
      <w:r>
        <w:rPr>
          <w:rFonts w:ascii="Consolas" w:hAnsi="Consolas"/>
          <w:color w:val="BBBEBF"/>
          <w:sz w:val="21"/>
          <w:szCs w:val="21"/>
        </w:rPr>
        <w:t xml:space="preserve"> </w:t>
      </w:r>
      <w:r>
        <w:rPr>
          <w:rFonts w:ascii="Consolas" w:hAnsi="Consolas"/>
          <w:color w:val="C9D1D9"/>
          <w:sz w:val="21"/>
          <w:szCs w:val="21"/>
        </w:rPr>
        <w:t>n</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9D1D9"/>
          <w:sz w:val="21"/>
          <w:szCs w:val="21"/>
        </w:rPr>
        <w:t>cin</w:t>
      </w:r>
      <w:proofErr w:type="spellEnd"/>
      <w:r>
        <w:rPr>
          <w:rFonts w:ascii="Consolas" w:hAnsi="Consolas"/>
          <w:color w:val="C9D1D9"/>
          <w:sz w:val="21"/>
          <w:szCs w:val="21"/>
        </w:rPr>
        <w:t xml:space="preserve"> </w:t>
      </w:r>
      <w:r>
        <w:rPr>
          <w:rFonts w:ascii="Consolas" w:hAnsi="Consolas"/>
          <w:color w:val="D2A8FF"/>
          <w:sz w:val="21"/>
          <w:szCs w:val="21"/>
        </w:rPr>
        <w:t>&gt;&gt;</w:t>
      </w:r>
      <w:r>
        <w:rPr>
          <w:rFonts w:ascii="Consolas" w:hAnsi="Consolas"/>
          <w:color w:val="C9D1D9"/>
          <w:sz w:val="21"/>
          <w:szCs w:val="21"/>
        </w:rPr>
        <w:t xml:space="preserve"> </w:t>
      </w:r>
      <w:proofErr w:type="spellStart"/>
      <w:r>
        <w:rPr>
          <w:rFonts w:ascii="Consolas" w:hAnsi="Consolas"/>
          <w:color w:val="C9D1D9"/>
          <w:sz w:val="21"/>
          <w:szCs w:val="21"/>
        </w:rPr>
        <w:t>array</w:t>
      </w:r>
      <w:proofErr w:type="spellEnd"/>
      <w:r>
        <w:rPr>
          <w:rFonts w:ascii="Consolas" w:hAnsi="Consolas"/>
          <w:color w:val="C9D1D9"/>
          <w:sz w:val="21"/>
          <w:szCs w:val="21"/>
        </w:rPr>
        <w:t>[i];</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long</w:t>
      </w:r>
      <w:proofErr w:type="spellEnd"/>
      <w:r>
        <w:rPr>
          <w:rFonts w:ascii="Consolas" w:hAnsi="Consolas"/>
          <w:color w:val="BBBEBF"/>
          <w:sz w:val="21"/>
          <w:szCs w:val="21"/>
        </w:rPr>
        <w:t xml:space="preserve"> </w:t>
      </w:r>
      <w:proofErr w:type="spellStart"/>
      <w:r>
        <w:rPr>
          <w:rFonts w:ascii="Consolas" w:hAnsi="Consolas"/>
          <w:color w:val="FF7B72"/>
          <w:sz w:val="21"/>
          <w:szCs w:val="21"/>
        </w:rPr>
        <w:t>long</w:t>
      </w:r>
      <w:proofErr w:type="spellEnd"/>
      <w:r>
        <w:rPr>
          <w:rFonts w:ascii="Consolas" w:hAnsi="Consolas"/>
          <w:color w:val="BBBEBF"/>
          <w:sz w:val="21"/>
          <w:szCs w:val="21"/>
        </w:rPr>
        <w:t xml:space="preserve"> </w:t>
      </w:r>
      <w:proofErr w:type="spellStart"/>
      <w:r>
        <w:rPr>
          <w:rFonts w:ascii="Consolas" w:hAnsi="Consolas"/>
          <w:color w:val="C9D1D9"/>
          <w:sz w:val="21"/>
          <w:szCs w:val="21"/>
        </w:rPr>
        <w:t>sum</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for</w:t>
      </w:r>
      <w:proofErr w:type="spellEnd"/>
      <w:r>
        <w:rPr>
          <w:rFonts w:ascii="Consolas" w:hAnsi="Consolas"/>
          <w:color w:val="BBBEBF"/>
          <w:sz w:val="21"/>
          <w:szCs w:val="21"/>
        </w:rPr>
        <w:t xml:space="preserve"> (</w:t>
      </w:r>
      <w:proofErr w:type="spellStart"/>
      <w:r>
        <w:rPr>
          <w:rFonts w:ascii="Consolas" w:hAnsi="Consolas"/>
          <w:color w:val="FF7B72"/>
          <w:sz w:val="21"/>
          <w:szCs w:val="21"/>
        </w:rPr>
        <w:t>long</w:t>
      </w:r>
      <w:proofErr w:type="spellEnd"/>
      <w:r>
        <w:rPr>
          <w:rFonts w:ascii="Consolas" w:hAnsi="Consolas"/>
          <w:color w:val="BBBEBF"/>
          <w:sz w:val="21"/>
          <w:szCs w:val="21"/>
        </w:rPr>
        <w:t xml:space="preserve"> </w:t>
      </w:r>
      <w:proofErr w:type="spellStart"/>
      <w:r>
        <w:rPr>
          <w:rFonts w:ascii="Consolas" w:hAnsi="Consolas"/>
          <w:color w:val="FF7B72"/>
          <w:sz w:val="21"/>
          <w:szCs w:val="21"/>
        </w:rPr>
        <w:t>long</w:t>
      </w:r>
      <w:proofErr w:type="spellEnd"/>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 xml:space="preserve"> </w:t>
      </w:r>
      <w:r>
        <w:rPr>
          <w:rFonts w:ascii="Consolas" w:hAnsi="Consolas"/>
          <w:color w:val="D4D4D4"/>
          <w:sz w:val="21"/>
          <w:szCs w:val="21"/>
        </w:rPr>
        <w:t>&lt;</w:t>
      </w:r>
      <w:r>
        <w:rPr>
          <w:rFonts w:ascii="Consolas" w:hAnsi="Consolas"/>
          <w:color w:val="BBBEBF"/>
          <w:sz w:val="21"/>
          <w:szCs w:val="21"/>
        </w:rPr>
        <w:t xml:space="preserve"> </w:t>
      </w:r>
      <w:r>
        <w:rPr>
          <w:rFonts w:ascii="Consolas" w:hAnsi="Consolas"/>
          <w:color w:val="C9D1D9"/>
          <w:sz w:val="21"/>
          <w:szCs w:val="21"/>
        </w:rPr>
        <w:t>n</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9D1D9"/>
          <w:sz w:val="21"/>
          <w:szCs w:val="21"/>
        </w:rPr>
        <w:t>sum</w:t>
      </w:r>
      <w:proofErr w:type="spellEnd"/>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proofErr w:type="spellStart"/>
      <w:r>
        <w:rPr>
          <w:rFonts w:ascii="Consolas" w:hAnsi="Consolas"/>
          <w:color w:val="C9D1D9"/>
          <w:sz w:val="21"/>
          <w:szCs w:val="21"/>
        </w:rPr>
        <w:t>array</w:t>
      </w:r>
      <w:proofErr w:type="spellEnd"/>
      <w:r>
        <w:rPr>
          <w:rFonts w:ascii="Consolas" w:hAnsi="Consolas"/>
          <w:color w:val="C9D1D9"/>
          <w:sz w:val="21"/>
          <w:szCs w:val="21"/>
        </w:rPr>
        <w:t>[i]</w:t>
      </w:r>
      <w:r>
        <w:rPr>
          <w:rFonts w:ascii="Consolas" w:hAnsi="Consolas"/>
          <w:color w:val="D4D4D4"/>
          <w:sz w:val="21"/>
          <w:szCs w:val="21"/>
        </w:rPr>
        <w:t>-</w:t>
      </w:r>
      <w:r>
        <w:rPr>
          <w:rFonts w:ascii="Consolas" w:hAnsi="Consolas"/>
          <w:color w:val="B5CEA8"/>
          <w:sz w:val="21"/>
          <w:szCs w:val="21"/>
        </w:rPr>
        <w:t>1</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cout</w:t>
      </w:r>
      <w:proofErr w:type="spellEnd"/>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proofErr w:type="spellStart"/>
      <w:r>
        <w:rPr>
          <w:rFonts w:ascii="Consolas" w:hAnsi="Consolas"/>
          <w:color w:val="C9D1D9"/>
          <w:sz w:val="21"/>
          <w:szCs w:val="21"/>
        </w:rPr>
        <w:t>sum</w:t>
      </w:r>
      <w:proofErr w:type="spellEnd"/>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return</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 Зараховано</w:t>
      </w:r>
    </w:p>
    <w:p w:rsidR="00BA42DF" w:rsidRPr="00BA42DF" w:rsidRDefault="00BA42DF" w:rsidP="00BA42DF">
      <w:pPr>
        <w:rPr>
          <w:rFonts w:ascii="Calibri" w:hAnsi="Calibri" w:cs="Calibri"/>
          <w:i/>
          <w:color w:val="000000"/>
          <w:sz w:val="18"/>
          <w:szCs w:val="18"/>
          <w:lang w:val="uk-UA"/>
        </w:rPr>
      </w:pPr>
      <w:r>
        <w:rPr>
          <w:rFonts w:ascii="Calibri" w:hAnsi="Calibri" w:cs="Calibri"/>
          <w:color w:val="000000"/>
          <w:sz w:val="22"/>
          <w:szCs w:val="22"/>
          <w:lang w:val="uk-UA"/>
        </w:rPr>
        <w:tab/>
      </w:r>
      <w:r>
        <w:rPr>
          <w:rFonts w:ascii="Calibri" w:hAnsi="Calibri" w:cs="Calibri"/>
          <w:color w:val="000000"/>
          <w:sz w:val="22"/>
          <w:szCs w:val="22"/>
          <w:lang w:val="uk-UA"/>
        </w:rPr>
        <w:tab/>
      </w:r>
      <w:r>
        <w:rPr>
          <w:rFonts w:ascii="Calibri" w:hAnsi="Calibri" w:cs="Calibri"/>
          <w:color w:val="000000"/>
          <w:sz w:val="22"/>
          <w:szCs w:val="22"/>
          <w:lang w:val="uk-UA"/>
        </w:rPr>
        <w:tab/>
      </w:r>
      <w:r>
        <w:rPr>
          <w:rFonts w:ascii="Calibri" w:hAnsi="Calibri" w:cs="Calibri"/>
          <w:color w:val="000000"/>
          <w:sz w:val="22"/>
          <w:szCs w:val="22"/>
          <w:lang w:val="uk-UA"/>
        </w:rPr>
        <w:tab/>
      </w:r>
      <w:r>
        <w:rPr>
          <w:rFonts w:ascii="Calibri" w:hAnsi="Calibri" w:cs="Calibri"/>
          <w:i/>
          <w:color w:val="000000"/>
          <w:sz w:val="18"/>
          <w:szCs w:val="18"/>
          <w:lang w:val="en-US"/>
        </w:rPr>
        <w:t>Code</w:t>
      </w:r>
      <w:r w:rsidRPr="00BA42DF">
        <w:rPr>
          <w:rFonts w:ascii="Calibri" w:hAnsi="Calibri" w:cs="Calibri"/>
          <w:i/>
          <w:color w:val="000000"/>
          <w:sz w:val="18"/>
          <w:szCs w:val="18"/>
          <w:lang w:val="ru-RU"/>
        </w:rPr>
        <w:t xml:space="preserve"> #4. </w:t>
      </w:r>
      <w:r>
        <w:rPr>
          <w:rFonts w:ascii="Calibri" w:hAnsi="Calibri" w:cs="Calibri"/>
          <w:i/>
          <w:color w:val="000000"/>
          <w:sz w:val="18"/>
          <w:szCs w:val="18"/>
          <w:lang w:val="uk-UA"/>
        </w:rPr>
        <w:t>Код до задачі Марічка і печиво</w:t>
      </w:r>
    </w:p>
    <w:p w:rsidR="00405A8C" w:rsidRDefault="00405A8C" w:rsidP="00405A8C">
      <w:pPr>
        <w:pStyle w:val="a3"/>
        <w:spacing w:before="0" w:beforeAutospacing="0" w:after="0" w:afterAutospacing="0"/>
        <w:textAlignment w:val="baseline"/>
        <w:rPr>
          <w:color w:val="000000"/>
          <w:sz w:val="22"/>
          <w:szCs w:val="22"/>
          <w:lang w:val="uk-UA" w:eastAsia="uk-UA"/>
        </w:rPr>
      </w:pPr>
    </w:p>
    <w:p w:rsidR="00BA42DF" w:rsidRDefault="00BA42DF" w:rsidP="00405A8C">
      <w:pPr>
        <w:pStyle w:val="a3"/>
        <w:spacing w:before="0" w:beforeAutospacing="0" w:after="0" w:afterAutospacing="0"/>
        <w:textAlignment w:val="baseline"/>
        <w:rPr>
          <w:color w:val="000000"/>
          <w:sz w:val="22"/>
          <w:szCs w:val="22"/>
          <w:lang w:val="uk-UA" w:eastAsia="uk-UA"/>
        </w:rPr>
      </w:pPr>
      <w:r>
        <w:rPr>
          <w:color w:val="000000"/>
          <w:sz w:val="22"/>
          <w:szCs w:val="22"/>
          <w:lang w:val="uk-UA" w:eastAsia="uk-UA"/>
        </w:rPr>
        <w:t>Посилання на код у пул-</w:t>
      </w:r>
      <w:proofErr w:type="spellStart"/>
      <w:r>
        <w:rPr>
          <w:color w:val="000000"/>
          <w:sz w:val="22"/>
          <w:szCs w:val="22"/>
          <w:lang w:val="uk-UA" w:eastAsia="uk-UA"/>
        </w:rPr>
        <w:t>реквесті</w:t>
      </w:r>
      <w:proofErr w:type="spellEnd"/>
      <w:r>
        <w:rPr>
          <w:color w:val="000000"/>
          <w:sz w:val="22"/>
          <w:szCs w:val="22"/>
          <w:lang w:val="uk-UA" w:eastAsia="uk-UA"/>
        </w:rPr>
        <w:t xml:space="preserve">: </w:t>
      </w:r>
      <w:hyperlink r:id="rId38" w:anchor="diff-2ba8c4bbebc3ddaa5d63937833dc36f507d6b7eca47083f82af0c898108e9530" w:history="1">
        <w:r w:rsidRPr="003B5CED">
          <w:rPr>
            <w:rStyle w:val="a5"/>
            <w:sz w:val="22"/>
            <w:szCs w:val="22"/>
            <w:lang w:val="uk-UA" w:eastAsia="uk-UA"/>
          </w:rPr>
          <w:t>https://github.com/artificial-intelligence-department/ai_programming_playground_2026/pull/223/changes#diff-2ba8c4bbebc3ddaa5d63937833dc36f507d6b7eca47083f82af0c898108e9530</w:t>
        </w:r>
      </w:hyperlink>
      <w:r>
        <w:rPr>
          <w:color w:val="000000"/>
          <w:sz w:val="22"/>
          <w:szCs w:val="22"/>
          <w:lang w:val="uk-UA" w:eastAsia="uk-UA"/>
        </w:rPr>
        <w:t xml:space="preserve"> </w:t>
      </w:r>
    </w:p>
    <w:p w:rsidR="00BA42DF" w:rsidRDefault="00BA42DF" w:rsidP="00405A8C">
      <w:pPr>
        <w:pStyle w:val="a3"/>
        <w:spacing w:before="0" w:beforeAutospacing="0" w:after="0" w:afterAutospacing="0"/>
        <w:textAlignment w:val="baseline"/>
        <w:rPr>
          <w:color w:val="000000"/>
          <w:sz w:val="22"/>
          <w:szCs w:val="22"/>
          <w:lang w:val="uk-UA" w:eastAsia="uk-UA"/>
        </w:rPr>
      </w:pPr>
    </w:p>
    <w:p w:rsidR="00BA42DF" w:rsidRDefault="00BA42DF" w:rsidP="00BA42DF">
      <w:pPr>
        <w:rPr>
          <w:rFonts w:ascii="Calibri" w:hAnsi="Calibri" w:cs="Calibri"/>
          <w:color w:val="000000"/>
          <w:sz w:val="22"/>
          <w:szCs w:val="22"/>
          <w:lang w:val="uk-UA"/>
        </w:rPr>
      </w:pPr>
      <w:r>
        <w:rPr>
          <w:lang w:val="uk-UA"/>
        </w:rPr>
        <w:t xml:space="preserve">Завдання 7: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programming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Self</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Task</w:t>
      </w:r>
      <w:proofErr w:type="spellEnd"/>
      <w:r>
        <w:rPr>
          <w:rFonts w:ascii="Calibri" w:hAnsi="Calibri" w:cs="Calibri"/>
          <w:color w:val="000000"/>
          <w:sz w:val="22"/>
          <w:szCs w:val="22"/>
          <w:lang w:val="uk-UA"/>
        </w:rPr>
        <w:t>:</w:t>
      </w:r>
    </w:p>
    <w:p w:rsidR="00BA42DF" w:rsidRDefault="00BA42DF" w:rsidP="00BA42DF">
      <w:pPr>
        <w:rPr>
          <w:color w:val="000000"/>
          <w:lang w:val="uk-UA"/>
        </w:rPr>
      </w:pPr>
      <w:r>
        <w:rPr>
          <w:color w:val="000000"/>
          <w:lang w:val="uk-UA"/>
        </w:rPr>
        <w:t>Коля , Вася і теніс:</w:t>
      </w:r>
    </w:p>
    <w:p w:rsidR="00BA42DF" w:rsidRDefault="00BA42DF" w:rsidP="00BA42DF">
      <w:pPr>
        <w:shd w:val="clear" w:color="auto" w:fill="121314"/>
        <w:spacing w:line="285" w:lineRule="atLeast"/>
        <w:rPr>
          <w:rFonts w:ascii="Consolas" w:hAnsi="Consolas"/>
          <w:color w:val="BBBEBF"/>
          <w:sz w:val="21"/>
          <w:szCs w:val="21"/>
          <w:lang w:val="uk-UA" w:eastAsia="uk-UA"/>
        </w:rPr>
      </w:pPr>
      <w:r>
        <w:rPr>
          <w:rFonts w:ascii="Consolas" w:hAnsi="Consolas"/>
          <w:color w:val="8B949E"/>
          <w:sz w:val="21"/>
          <w:szCs w:val="21"/>
        </w:rPr>
        <w:t>/*Коли Коля та Вася прийшли робити ремонт на «</w:t>
      </w:r>
      <w:proofErr w:type="spellStart"/>
      <w:r>
        <w:rPr>
          <w:rFonts w:ascii="Consolas" w:hAnsi="Consolas"/>
          <w:color w:val="8B949E"/>
          <w:sz w:val="21"/>
          <w:szCs w:val="21"/>
        </w:rPr>
        <w:t>Екстралогіку</w:t>
      </w:r>
      <w:proofErr w:type="spellEnd"/>
      <w:r>
        <w:rPr>
          <w:rFonts w:ascii="Consolas" w:hAnsi="Consolas"/>
          <w:color w:val="8B949E"/>
          <w:sz w:val="21"/>
          <w:szCs w:val="21"/>
        </w:rPr>
        <w:t>» — першим, що вони побачили в офісі, був стіл для настільного тенісу. Поки всі інші працювали, Коля та Вася вирішили пограти. Через декілька годин прийшов директор і накричав на заробітчан через те, що вони нічим не займаються. Тож Вася і Коля мусили йти працювати.</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По дорозі вони сперечалися, хто ж виграв і з яким рахунком. Оскільки вони записували результати кожної подачі, то це можна порахувати. Але оскільки гра тривала дуже довго — порахувати це вручну дуже тяжко.</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Всього відбулося </w:t>
      </w:r>
      <w:r>
        <w:rPr>
          <w:rFonts w:ascii="Cambria Math" w:hAnsi="Cambria Math" w:cs="Cambria Math"/>
          <w:color w:val="8B949E"/>
          <w:sz w:val="21"/>
          <w:szCs w:val="21"/>
        </w:rPr>
        <w:t>𝑛</w:t>
      </w:r>
      <w:r>
        <w:rPr>
          <w:rFonts w:ascii="Consolas" w:hAnsi="Consolas"/>
          <w:color w:val="8B949E"/>
          <w:sz w:val="21"/>
          <w:szCs w:val="21"/>
        </w:rPr>
        <w:t xml:space="preserve"> подач. Про кожну з них ми знаємо, хто переміг. За виграну подачу гравець отримує одне очко. Партія вважається виграною, коли один з гравців набере </w:t>
      </w:r>
      <w:r>
        <w:rPr>
          <w:rFonts w:ascii="Consolas" w:hAnsi="Consolas"/>
          <w:color w:val="8B949E"/>
          <w:sz w:val="21"/>
          <w:szCs w:val="21"/>
        </w:rPr>
        <w:lastRenderedPageBreak/>
        <w:t xml:space="preserve">не менше одинадцяти очок з перевагою щонайменше у два </w:t>
      </w:r>
      <w:proofErr w:type="spellStart"/>
      <w:r>
        <w:rPr>
          <w:rFonts w:ascii="Consolas" w:hAnsi="Consolas"/>
          <w:color w:val="8B949E"/>
          <w:sz w:val="21"/>
          <w:szCs w:val="21"/>
        </w:rPr>
        <w:t>очки</w:t>
      </w:r>
      <w:proofErr w:type="spellEnd"/>
      <w:r>
        <w:rPr>
          <w:rFonts w:ascii="Consolas" w:hAnsi="Consolas"/>
          <w:color w:val="8B949E"/>
          <w:sz w:val="21"/>
          <w:szCs w:val="21"/>
        </w:rPr>
        <w:t>. Наприклад, за рахунків 11:9, 4:11, 15:13 партія закінчується, а за рахунків 11:10 та 99:98 — ні. Як тільки Коля і Вася закінчили одну партію — вони починають іншу.</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Знаючи, хто переміг кожної подачі — виведіть загальний рахунок по партіях в грі Коля-Вася. А якщо вони не дограли останню партію, то і її рахунок теж.</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Вхідні дані</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У першому рядку задано ціле число </w:t>
      </w:r>
      <w:r>
        <w:rPr>
          <w:rFonts w:ascii="Cambria Math" w:hAnsi="Cambria Math" w:cs="Cambria Math"/>
          <w:color w:val="8B949E"/>
          <w:sz w:val="21"/>
          <w:szCs w:val="21"/>
        </w:rPr>
        <w:t>𝑛</w:t>
      </w:r>
      <w:r>
        <w:rPr>
          <w:rFonts w:ascii="Consolas" w:hAnsi="Consolas"/>
          <w:color w:val="8B949E"/>
          <w:sz w:val="21"/>
          <w:szCs w:val="21"/>
        </w:rPr>
        <w:t xml:space="preserve"> — загальна кількість подач.</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У другому рядку задано </w:t>
      </w:r>
      <w:r>
        <w:rPr>
          <w:rFonts w:ascii="Cambria Math" w:hAnsi="Cambria Math" w:cs="Cambria Math"/>
          <w:color w:val="8B949E"/>
          <w:sz w:val="21"/>
          <w:szCs w:val="21"/>
        </w:rPr>
        <w:t>𝑛</w:t>
      </w:r>
      <w:r>
        <w:rPr>
          <w:rFonts w:ascii="Consolas" w:hAnsi="Consolas"/>
          <w:color w:val="8B949E"/>
          <w:sz w:val="21"/>
          <w:szCs w:val="21"/>
        </w:rPr>
        <w:t xml:space="preserve"> символів </w:t>
      </w:r>
      <w:r>
        <w:rPr>
          <w:rFonts w:ascii="Cambria Math" w:hAnsi="Cambria Math" w:cs="Cambria Math"/>
          <w:color w:val="8B949E"/>
          <w:sz w:val="21"/>
          <w:szCs w:val="21"/>
        </w:rPr>
        <w:t>𝑐𝑖</w:t>
      </w:r>
      <w:r>
        <w:rPr>
          <w:rFonts w:ascii="Consolas" w:hAnsi="Consolas"/>
          <w:color w:val="8B949E"/>
          <w:sz w:val="21"/>
          <w:szCs w:val="21"/>
        </w:rPr>
        <w:t xml:space="preserve">. </w:t>
      </w:r>
      <w:r>
        <w:rPr>
          <w:rFonts w:ascii="Cambria Math" w:hAnsi="Cambria Math" w:cs="Cambria Math"/>
          <w:color w:val="8B949E"/>
          <w:sz w:val="21"/>
          <w:szCs w:val="21"/>
        </w:rPr>
        <w:t>𝑐𝑖</w:t>
      </w:r>
      <w:r>
        <w:rPr>
          <w:rFonts w:ascii="Consolas" w:hAnsi="Consolas"/>
          <w:color w:val="8B949E"/>
          <w:sz w:val="21"/>
          <w:szCs w:val="21"/>
        </w:rPr>
        <w:t xml:space="preserve"> =</w:t>
      </w:r>
      <w:r>
        <w:rPr>
          <w:rFonts w:ascii="Cambria Math" w:hAnsi="Cambria Math" w:cs="Cambria Math"/>
          <w:color w:val="8B949E"/>
          <w:sz w:val="21"/>
          <w:szCs w:val="21"/>
        </w:rPr>
        <w:t>𝙺</w:t>
      </w:r>
      <w:r>
        <w:rPr>
          <w:rFonts w:ascii="Consolas" w:hAnsi="Consolas"/>
          <w:color w:val="8B949E"/>
          <w:sz w:val="21"/>
          <w:szCs w:val="21"/>
        </w:rPr>
        <w:t xml:space="preserve">, якщо </w:t>
      </w:r>
      <w:r>
        <w:rPr>
          <w:rFonts w:ascii="Cambria Math" w:hAnsi="Cambria Math" w:cs="Cambria Math"/>
          <w:color w:val="8B949E"/>
          <w:sz w:val="21"/>
          <w:szCs w:val="21"/>
        </w:rPr>
        <w:t>𝑖</w:t>
      </w:r>
      <w:r>
        <w:rPr>
          <w:rFonts w:ascii="Consolas" w:hAnsi="Consolas"/>
          <w:color w:val="8B949E"/>
          <w:sz w:val="21"/>
          <w:szCs w:val="21"/>
        </w:rPr>
        <w:t xml:space="preserve">-ту подачу виграв Коля, та </w:t>
      </w:r>
      <w:r>
        <w:rPr>
          <w:rFonts w:ascii="Cambria Math" w:hAnsi="Cambria Math" w:cs="Cambria Math"/>
          <w:color w:val="8B949E"/>
          <w:sz w:val="21"/>
          <w:szCs w:val="21"/>
        </w:rPr>
        <w:t>𝑐𝑖</w:t>
      </w:r>
      <w:r>
        <w:rPr>
          <w:rFonts w:ascii="Consolas" w:hAnsi="Consolas"/>
          <w:color w:val="8B949E"/>
          <w:sz w:val="21"/>
          <w:szCs w:val="21"/>
        </w:rPr>
        <w:t xml:space="preserve"> =</w:t>
      </w:r>
      <w:r>
        <w:rPr>
          <w:rFonts w:ascii="Cambria Math" w:hAnsi="Cambria Math" w:cs="Cambria Math"/>
          <w:color w:val="8B949E"/>
          <w:sz w:val="21"/>
          <w:szCs w:val="21"/>
        </w:rPr>
        <w:t>𝚅</w:t>
      </w:r>
      <w:r>
        <w:rPr>
          <w:rFonts w:ascii="Consolas" w:hAnsi="Consolas"/>
          <w:color w:val="8B949E"/>
          <w:sz w:val="21"/>
          <w:szCs w:val="21"/>
        </w:rPr>
        <w:t xml:space="preserve">, якщо </w:t>
      </w:r>
      <w:r>
        <w:rPr>
          <w:rFonts w:ascii="Cambria Math" w:hAnsi="Cambria Math" w:cs="Cambria Math"/>
          <w:color w:val="8B949E"/>
          <w:sz w:val="21"/>
          <w:szCs w:val="21"/>
        </w:rPr>
        <w:t>𝑖</w:t>
      </w:r>
      <w:r>
        <w:rPr>
          <w:rFonts w:ascii="Consolas" w:hAnsi="Consolas"/>
          <w:color w:val="8B949E"/>
          <w:sz w:val="21"/>
          <w:szCs w:val="21"/>
        </w:rPr>
        <w:t>-ту подачу виграв Вася.</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Вихідні дані</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У першому рядку виведіть загальний рахунок гри по партіях у форматі </w:t>
      </w:r>
      <w:r>
        <w:rPr>
          <w:rFonts w:ascii="Cambria Math" w:hAnsi="Cambria Math" w:cs="Cambria Math"/>
          <w:color w:val="8B949E"/>
          <w:sz w:val="21"/>
          <w:szCs w:val="21"/>
        </w:rPr>
        <w:t>𝑘</w:t>
      </w:r>
      <w:r>
        <w:rPr>
          <w:rFonts w:ascii="Consolas" w:hAnsi="Consolas"/>
          <w:color w:val="8B949E"/>
          <w:sz w:val="21"/>
          <w:szCs w:val="21"/>
        </w:rPr>
        <w:t xml:space="preserve"> :</w:t>
      </w:r>
      <w:r>
        <w:rPr>
          <w:rFonts w:ascii="Cambria Math" w:hAnsi="Cambria Math" w:cs="Cambria Math"/>
          <w:color w:val="8B949E"/>
          <w:sz w:val="21"/>
          <w:szCs w:val="21"/>
        </w:rPr>
        <w:t>𝑣</w:t>
      </w:r>
      <w:r>
        <w:rPr>
          <w:rFonts w:ascii="Consolas" w:hAnsi="Consolas"/>
          <w:color w:val="8B949E"/>
          <w:sz w:val="21"/>
          <w:szCs w:val="21"/>
        </w:rPr>
        <w:t xml:space="preserve">, де </w:t>
      </w:r>
      <w:r>
        <w:rPr>
          <w:rFonts w:ascii="Cambria Math" w:hAnsi="Cambria Math" w:cs="Cambria Math"/>
          <w:color w:val="8B949E"/>
          <w:sz w:val="21"/>
          <w:szCs w:val="21"/>
        </w:rPr>
        <w:t>𝑘</w:t>
      </w:r>
      <w:r>
        <w:rPr>
          <w:rFonts w:ascii="Consolas" w:hAnsi="Consolas"/>
          <w:color w:val="8B949E"/>
          <w:sz w:val="21"/>
          <w:szCs w:val="21"/>
        </w:rPr>
        <w:t xml:space="preserve"> — кількість партій, у яких переміг Коля, а </w:t>
      </w:r>
      <w:r>
        <w:rPr>
          <w:rFonts w:ascii="Cambria Math" w:hAnsi="Cambria Math" w:cs="Cambria Math"/>
          <w:color w:val="8B949E"/>
          <w:sz w:val="21"/>
          <w:szCs w:val="21"/>
        </w:rPr>
        <w:t>𝑣</w:t>
      </w:r>
      <w:r>
        <w:rPr>
          <w:rFonts w:ascii="Consolas" w:hAnsi="Consolas"/>
          <w:color w:val="8B949E"/>
          <w:sz w:val="21"/>
          <w:szCs w:val="21"/>
        </w:rPr>
        <w:t xml:space="preserve"> — кількість партій, у яких переміг Вася.</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Якщо вони не дограли останню партію, то в другому рядку в такому ж форматі виведіть рахунок останньої партії.*/</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586C0"/>
          <w:sz w:val="21"/>
          <w:szCs w:val="21"/>
        </w:rPr>
        <w:t>#</w:t>
      </w:r>
      <w:proofErr w:type="spellStart"/>
      <w:r>
        <w:rPr>
          <w:rFonts w:ascii="Consolas" w:hAnsi="Consolas"/>
          <w:color w:val="C586C0"/>
          <w:sz w:val="21"/>
          <w:szCs w:val="21"/>
        </w:rPr>
        <w:t>include</w:t>
      </w:r>
      <w:proofErr w:type="spellEnd"/>
      <w:r>
        <w:rPr>
          <w:rFonts w:ascii="Consolas" w:hAnsi="Consolas"/>
          <w:color w:val="569CD6"/>
          <w:sz w:val="21"/>
          <w:szCs w:val="21"/>
        </w:rPr>
        <w:t xml:space="preserve"> </w:t>
      </w:r>
      <w:r>
        <w:rPr>
          <w:rFonts w:ascii="Consolas" w:hAnsi="Consolas"/>
          <w:color w:val="A5D6FF"/>
          <w:sz w:val="21"/>
          <w:szCs w:val="21"/>
        </w:rPr>
        <w:t>&lt;</w:t>
      </w:r>
      <w:proofErr w:type="spellStart"/>
      <w:r>
        <w:rPr>
          <w:rFonts w:ascii="Consolas" w:hAnsi="Consolas"/>
          <w:color w:val="A5D6FF"/>
          <w:sz w:val="21"/>
          <w:szCs w:val="21"/>
        </w:rPr>
        <w:t>iostream</w:t>
      </w:r>
      <w:proofErr w:type="spellEnd"/>
      <w:r>
        <w:rPr>
          <w:rFonts w:ascii="Consolas" w:hAnsi="Consolas"/>
          <w:color w:val="A5D6FF"/>
          <w:sz w:val="21"/>
          <w:szCs w:val="21"/>
        </w:rPr>
        <w:t>&gt;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586C0"/>
          <w:sz w:val="21"/>
          <w:szCs w:val="21"/>
        </w:rPr>
        <w:t>#</w:t>
      </w:r>
      <w:proofErr w:type="spellStart"/>
      <w:r>
        <w:rPr>
          <w:rFonts w:ascii="Consolas" w:hAnsi="Consolas"/>
          <w:color w:val="C586C0"/>
          <w:sz w:val="21"/>
          <w:szCs w:val="21"/>
        </w:rPr>
        <w:t>include</w:t>
      </w:r>
      <w:proofErr w:type="spellEnd"/>
      <w:r>
        <w:rPr>
          <w:rFonts w:ascii="Consolas" w:hAnsi="Consolas"/>
          <w:color w:val="569CD6"/>
          <w:sz w:val="21"/>
          <w:szCs w:val="21"/>
        </w:rPr>
        <w:t xml:space="preserve"> </w:t>
      </w:r>
      <w:r>
        <w:rPr>
          <w:rFonts w:ascii="Consolas" w:hAnsi="Consolas"/>
          <w:color w:val="A5D6FF"/>
          <w:sz w:val="21"/>
          <w:szCs w:val="21"/>
        </w:rPr>
        <w:t>&lt;</w:t>
      </w:r>
      <w:proofErr w:type="spellStart"/>
      <w:r>
        <w:rPr>
          <w:rFonts w:ascii="Consolas" w:hAnsi="Consolas"/>
          <w:color w:val="A5D6FF"/>
          <w:sz w:val="21"/>
          <w:szCs w:val="21"/>
        </w:rPr>
        <w:t>cmath</w:t>
      </w:r>
      <w:proofErr w:type="spellEnd"/>
      <w:r>
        <w:rPr>
          <w:rFonts w:ascii="Consolas" w:hAnsi="Consolas"/>
          <w:color w:val="A5D6FF"/>
          <w:sz w:val="21"/>
          <w:szCs w:val="21"/>
        </w:rPr>
        <w:t>&gt;</w:t>
      </w:r>
    </w:p>
    <w:p w:rsidR="00BA42DF" w:rsidRDefault="00BA42DF" w:rsidP="00BA42DF">
      <w:pPr>
        <w:shd w:val="clear" w:color="auto" w:fill="121314"/>
        <w:spacing w:line="285" w:lineRule="atLeast"/>
        <w:rPr>
          <w:rFonts w:ascii="Consolas" w:hAnsi="Consolas"/>
          <w:color w:val="BBBEBF"/>
          <w:sz w:val="21"/>
          <w:szCs w:val="21"/>
        </w:rPr>
      </w:pPr>
      <w:proofErr w:type="spellStart"/>
      <w:r>
        <w:rPr>
          <w:rFonts w:ascii="Consolas" w:hAnsi="Consolas"/>
          <w:color w:val="C586C0"/>
          <w:sz w:val="21"/>
          <w:szCs w:val="21"/>
        </w:rPr>
        <w:t>using</w:t>
      </w:r>
      <w:proofErr w:type="spellEnd"/>
      <w:r>
        <w:rPr>
          <w:rFonts w:ascii="Consolas" w:hAnsi="Consolas"/>
          <w:color w:val="BBBEBF"/>
          <w:sz w:val="21"/>
          <w:szCs w:val="21"/>
        </w:rPr>
        <w:t xml:space="preserve"> </w:t>
      </w:r>
      <w:proofErr w:type="spellStart"/>
      <w:r>
        <w:rPr>
          <w:rFonts w:ascii="Consolas" w:hAnsi="Consolas"/>
          <w:color w:val="FF7B72"/>
          <w:sz w:val="21"/>
          <w:szCs w:val="21"/>
        </w:rPr>
        <w:t>namespace</w:t>
      </w:r>
      <w:proofErr w:type="spellEnd"/>
      <w:r>
        <w:rPr>
          <w:rFonts w:ascii="Consolas" w:hAnsi="Consolas"/>
          <w:color w:val="BBBEBF"/>
          <w:sz w:val="21"/>
          <w:szCs w:val="21"/>
        </w:rPr>
        <w:t xml:space="preserve"> </w:t>
      </w:r>
      <w:proofErr w:type="spellStart"/>
      <w:r>
        <w:rPr>
          <w:rFonts w:ascii="Consolas" w:hAnsi="Consolas"/>
          <w:color w:val="4EC9B0"/>
          <w:sz w:val="21"/>
          <w:szCs w:val="21"/>
        </w:rPr>
        <w:t>std</w:t>
      </w:r>
      <w:proofErr w:type="spellEnd"/>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proofErr w:type="spellStart"/>
      <w:r>
        <w:rPr>
          <w:rFonts w:ascii="Consolas" w:hAnsi="Consolas"/>
          <w:color w:val="FF7B72"/>
          <w:sz w:val="21"/>
          <w:szCs w:val="21"/>
        </w:rPr>
        <w:t>int</w:t>
      </w:r>
      <w:proofErr w:type="spellEnd"/>
      <w:r>
        <w:rPr>
          <w:rFonts w:ascii="Consolas" w:hAnsi="Consolas"/>
          <w:color w:val="BBBEBF"/>
          <w:sz w:val="21"/>
          <w:szCs w:val="21"/>
        </w:rPr>
        <w:t xml:space="preserve"> </w:t>
      </w:r>
      <w:proofErr w:type="spellStart"/>
      <w:r>
        <w:rPr>
          <w:rFonts w:ascii="Consolas" w:hAnsi="Consolas"/>
          <w:color w:val="D2A8FF"/>
          <w:sz w:val="21"/>
          <w:szCs w:val="21"/>
        </w:rPr>
        <w:t>main</w:t>
      </w:r>
      <w:proofErr w:type="spellEnd"/>
      <w:r>
        <w:rPr>
          <w:rFonts w:ascii="Consolas" w:hAnsi="Consolas"/>
          <w:color w:val="BBBEBF"/>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int</w:t>
      </w:r>
      <w:proofErr w:type="spellEnd"/>
      <w:r>
        <w:rPr>
          <w:rFonts w:ascii="Consolas" w:hAnsi="Consolas"/>
          <w:color w:val="BBBEBF"/>
          <w:sz w:val="21"/>
          <w:szCs w:val="21"/>
        </w:rPr>
        <w:t xml:space="preserve"> </w:t>
      </w:r>
      <w:r>
        <w:rPr>
          <w:rFonts w:ascii="Consolas" w:hAnsi="Consolas"/>
          <w:color w:val="C9D1D9"/>
          <w:sz w:val="21"/>
          <w:szCs w:val="21"/>
        </w:rPr>
        <w:t>n</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int</w:t>
      </w:r>
      <w:proofErr w:type="spellEnd"/>
      <w:r>
        <w:rPr>
          <w:rFonts w:ascii="Consolas" w:hAnsi="Consolas"/>
          <w:color w:val="BBBEBF"/>
          <w:sz w:val="21"/>
          <w:szCs w:val="21"/>
        </w:rPr>
        <w:t xml:space="preserve"> </w:t>
      </w:r>
      <w:r>
        <w:rPr>
          <w:rFonts w:ascii="Consolas" w:hAnsi="Consolas"/>
          <w:color w:val="C9D1D9"/>
          <w:sz w:val="21"/>
          <w:szCs w:val="21"/>
        </w:rPr>
        <w:t>k</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C9D1D9"/>
          <w:sz w:val="21"/>
          <w:szCs w:val="21"/>
        </w:rPr>
        <w:t>v</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int</w:t>
      </w:r>
      <w:proofErr w:type="spellEnd"/>
      <w:r>
        <w:rPr>
          <w:rFonts w:ascii="Consolas" w:hAnsi="Consolas"/>
          <w:color w:val="BBBEBF"/>
          <w:sz w:val="21"/>
          <w:szCs w:val="21"/>
        </w:rPr>
        <w:t xml:space="preserve"> </w:t>
      </w:r>
      <w:proofErr w:type="spellStart"/>
      <w:r>
        <w:rPr>
          <w:rFonts w:ascii="Consolas" w:hAnsi="Consolas"/>
          <w:color w:val="C9D1D9"/>
          <w:sz w:val="21"/>
          <w:szCs w:val="21"/>
        </w:rPr>
        <w:t>colia_games</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C9D1D9"/>
          <w:sz w:val="21"/>
          <w:szCs w:val="21"/>
        </w:rPr>
        <w:t>vasia_games</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cin</w:t>
      </w:r>
      <w:proofErr w:type="spellEnd"/>
      <w:r>
        <w:rPr>
          <w:rFonts w:ascii="Consolas" w:hAnsi="Consolas"/>
          <w:color w:val="BBBEBF"/>
          <w:sz w:val="21"/>
          <w:szCs w:val="21"/>
        </w:rPr>
        <w:t xml:space="preserve"> </w:t>
      </w:r>
      <w:r>
        <w:rPr>
          <w:rFonts w:ascii="Consolas" w:hAnsi="Consolas"/>
          <w:color w:val="D4D4D4"/>
          <w:sz w:val="21"/>
          <w:szCs w:val="21"/>
        </w:rPr>
        <w:t>&gt;&gt;</w:t>
      </w:r>
      <w:r>
        <w:rPr>
          <w:rFonts w:ascii="Consolas" w:hAnsi="Consolas"/>
          <w:color w:val="BBBEBF"/>
          <w:sz w:val="21"/>
          <w:szCs w:val="21"/>
        </w:rPr>
        <w:t xml:space="preserve"> </w:t>
      </w:r>
      <w:r>
        <w:rPr>
          <w:rFonts w:ascii="Consolas" w:hAnsi="Consolas"/>
          <w:color w:val="C9D1D9"/>
          <w:sz w:val="21"/>
          <w:szCs w:val="21"/>
        </w:rPr>
        <w:t>n</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string</w:t>
      </w:r>
      <w:proofErr w:type="spellEnd"/>
      <w:r>
        <w:rPr>
          <w:rFonts w:ascii="Consolas" w:hAnsi="Consolas"/>
          <w:color w:val="BBBEBF"/>
          <w:sz w:val="21"/>
          <w:szCs w:val="21"/>
        </w:rPr>
        <w:t xml:space="preserve"> </w:t>
      </w:r>
      <w:r>
        <w:rPr>
          <w:rFonts w:ascii="Consolas" w:hAnsi="Consolas"/>
          <w:color w:val="C9D1D9"/>
          <w:sz w:val="21"/>
          <w:szCs w:val="21"/>
        </w:rPr>
        <w:t>s</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cin</w:t>
      </w:r>
      <w:proofErr w:type="spellEnd"/>
      <w:r>
        <w:rPr>
          <w:rFonts w:ascii="Consolas" w:hAnsi="Consolas"/>
          <w:color w:val="BBBEBF"/>
          <w:sz w:val="21"/>
          <w:szCs w:val="21"/>
        </w:rPr>
        <w:t xml:space="preserve"> </w:t>
      </w:r>
      <w:r>
        <w:rPr>
          <w:rFonts w:ascii="Consolas" w:hAnsi="Consolas"/>
          <w:color w:val="D4D4D4"/>
          <w:sz w:val="21"/>
          <w:szCs w:val="21"/>
        </w:rPr>
        <w:t>&gt;&gt;</w:t>
      </w:r>
      <w:r>
        <w:rPr>
          <w:rFonts w:ascii="Consolas" w:hAnsi="Consolas"/>
          <w:color w:val="BBBEBF"/>
          <w:sz w:val="21"/>
          <w:szCs w:val="21"/>
        </w:rPr>
        <w:t xml:space="preserve"> </w:t>
      </w:r>
      <w:r>
        <w:rPr>
          <w:rFonts w:ascii="Consolas" w:hAnsi="Consolas"/>
          <w:color w:val="C9D1D9"/>
          <w:sz w:val="21"/>
          <w:szCs w:val="21"/>
        </w:rPr>
        <w:t>s</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for</w:t>
      </w:r>
      <w:proofErr w:type="spellEnd"/>
      <w:r>
        <w:rPr>
          <w:rFonts w:ascii="Consolas" w:hAnsi="Consolas"/>
          <w:color w:val="BBBEBF"/>
          <w:sz w:val="21"/>
          <w:szCs w:val="21"/>
        </w:rPr>
        <w:t xml:space="preserve"> (</w:t>
      </w:r>
      <w:proofErr w:type="spellStart"/>
      <w:r>
        <w:rPr>
          <w:rFonts w:ascii="Consolas" w:hAnsi="Consolas"/>
          <w:color w:val="FF7B72"/>
          <w:sz w:val="21"/>
          <w:szCs w:val="21"/>
        </w:rPr>
        <w:t>int</w:t>
      </w:r>
      <w:proofErr w:type="spellEnd"/>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 xml:space="preserve"> </w:t>
      </w:r>
      <w:r>
        <w:rPr>
          <w:rFonts w:ascii="Consolas" w:hAnsi="Consolas"/>
          <w:color w:val="D4D4D4"/>
          <w:sz w:val="21"/>
          <w:szCs w:val="21"/>
        </w:rPr>
        <w:t>&lt;</w:t>
      </w:r>
      <w:r>
        <w:rPr>
          <w:rFonts w:ascii="Consolas" w:hAnsi="Consolas"/>
          <w:color w:val="BBBEBF"/>
          <w:sz w:val="21"/>
          <w:szCs w:val="21"/>
        </w:rPr>
        <w:t xml:space="preserve"> </w:t>
      </w:r>
      <w:r>
        <w:rPr>
          <w:rFonts w:ascii="Consolas" w:hAnsi="Consolas"/>
          <w:color w:val="C9D1D9"/>
          <w:sz w:val="21"/>
          <w:szCs w:val="21"/>
        </w:rPr>
        <w:t>n</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586C0"/>
          <w:sz w:val="21"/>
          <w:szCs w:val="21"/>
        </w:rPr>
        <w:t>if</w:t>
      </w:r>
      <w:proofErr w:type="spellEnd"/>
      <w:r>
        <w:rPr>
          <w:rFonts w:ascii="Consolas" w:hAnsi="Consolas"/>
          <w:color w:val="C9D1D9"/>
          <w:sz w:val="21"/>
          <w:szCs w:val="21"/>
        </w:rPr>
        <w:t xml:space="preserve"> (s[i]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A5D6FF"/>
          <w:sz w:val="21"/>
          <w:szCs w:val="21"/>
        </w:rPr>
        <w:t>'K'</w:t>
      </w: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k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1</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586C0"/>
          <w:sz w:val="21"/>
          <w:szCs w:val="21"/>
        </w:rPr>
        <w:t>else</w:t>
      </w:r>
      <w:proofErr w:type="spellEnd"/>
      <w:r>
        <w:rPr>
          <w:rFonts w:ascii="Consolas" w:hAnsi="Consolas"/>
          <w:color w:val="C9D1D9"/>
          <w:sz w:val="21"/>
          <w:szCs w:val="21"/>
        </w:rPr>
        <w:t xml:space="preserve"> </w:t>
      </w:r>
      <w:proofErr w:type="spellStart"/>
      <w:r>
        <w:rPr>
          <w:rFonts w:ascii="Consolas" w:hAnsi="Consolas"/>
          <w:color w:val="C586C0"/>
          <w:sz w:val="21"/>
          <w:szCs w:val="21"/>
        </w:rPr>
        <w:t>if</w:t>
      </w:r>
      <w:proofErr w:type="spellEnd"/>
      <w:r>
        <w:rPr>
          <w:rFonts w:ascii="Consolas" w:hAnsi="Consolas"/>
          <w:color w:val="C9D1D9"/>
          <w:sz w:val="21"/>
          <w:szCs w:val="21"/>
        </w:rPr>
        <w:t xml:space="preserve"> (s[i]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A5D6FF"/>
          <w:sz w:val="21"/>
          <w:szCs w:val="21"/>
        </w:rPr>
        <w:t>'V'</w:t>
      </w:r>
      <w:r>
        <w:rPr>
          <w:rFonts w:ascii="Consolas" w:hAnsi="Consolas"/>
          <w:color w:val="C9D1D9"/>
          <w:sz w:val="21"/>
          <w:szCs w:val="21"/>
        </w:rPr>
        <w:t xml:space="preserve">) {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v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1</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586C0"/>
          <w:sz w:val="21"/>
          <w:szCs w:val="21"/>
        </w:rPr>
        <w:t>if</w:t>
      </w:r>
      <w:proofErr w:type="spellEnd"/>
      <w:r>
        <w:rPr>
          <w:rFonts w:ascii="Consolas" w:hAnsi="Consolas"/>
          <w:color w:val="C9D1D9"/>
          <w:sz w:val="21"/>
          <w:szCs w:val="21"/>
        </w:rPr>
        <w:t xml:space="preserve"> ((k </w:t>
      </w:r>
      <w:r>
        <w:rPr>
          <w:rFonts w:ascii="Consolas" w:hAnsi="Consolas"/>
          <w:color w:val="D4D4D4"/>
          <w:sz w:val="21"/>
          <w:szCs w:val="21"/>
        </w:rPr>
        <w:t>&gt;=</w:t>
      </w:r>
      <w:r>
        <w:rPr>
          <w:rFonts w:ascii="Consolas" w:hAnsi="Consolas"/>
          <w:color w:val="C9D1D9"/>
          <w:sz w:val="21"/>
          <w:szCs w:val="21"/>
        </w:rPr>
        <w:t xml:space="preserve"> </w:t>
      </w:r>
      <w:r>
        <w:rPr>
          <w:rFonts w:ascii="Consolas" w:hAnsi="Consolas"/>
          <w:color w:val="B5CEA8"/>
          <w:sz w:val="21"/>
          <w:szCs w:val="21"/>
        </w:rPr>
        <w:t>11</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v </w:t>
      </w:r>
      <w:r>
        <w:rPr>
          <w:rFonts w:ascii="Consolas" w:hAnsi="Consolas"/>
          <w:color w:val="D4D4D4"/>
          <w:sz w:val="21"/>
          <w:szCs w:val="21"/>
        </w:rPr>
        <w:t>&gt;=</w:t>
      </w:r>
      <w:r>
        <w:rPr>
          <w:rFonts w:ascii="Consolas" w:hAnsi="Consolas"/>
          <w:color w:val="C9D1D9"/>
          <w:sz w:val="21"/>
          <w:szCs w:val="21"/>
        </w:rPr>
        <w:t xml:space="preserve"> </w:t>
      </w:r>
      <w:r>
        <w:rPr>
          <w:rFonts w:ascii="Consolas" w:hAnsi="Consolas"/>
          <w:color w:val="B5CEA8"/>
          <w:sz w:val="21"/>
          <w:szCs w:val="21"/>
        </w:rPr>
        <w:t>11</w:t>
      </w:r>
      <w:r>
        <w:rPr>
          <w:rFonts w:ascii="Consolas" w:hAnsi="Consolas"/>
          <w:color w:val="C9D1D9"/>
          <w:sz w:val="21"/>
          <w:szCs w:val="21"/>
        </w:rPr>
        <w:t xml:space="preserve">) </w:t>
      </w:r>
      <w:r>
        <w:rPr>
          <w:rFonts w:ascii="Consolas" w:hAnsi="Consolas"/>
          <w:color w:val="D4D4D4"/>
          <w:sz w:val="21"/>
          <w:szCs w:val="21"/>
        </w:rPr>
        <w:t>&amp;&amp;</w:t>
      </w:r>
      <w:r>
        <w:rPr>
          <w:rFonts w:ascii="Consolas" w:hAnsi="Consolas"/>
          <w:color w:val="C9D1D9"/>
          <w:sz w:val="21"/>
          <w:szCs w:val="21"/>
        </w:rPr>
        <w:t xml:space="preserve"> </w:t>
      </w:r>
      <w:proofErr w:type="spellStart"/>
      <w:r>
        <w:rPr>
          <w:rFonts w:ascii="Consolas" w:hAnsi="Consolas"/>
          <w:color w:val="D2A8FF"/>
          <w:sz w:val="21"/>
          <w:szCs w:val="21"/>
        </w:rPr>
        <w:t>abs</w:t>
      </w:r>
      <w:proofErr w:type="spellEnd"/>
      <w:r>
        <w:rPr>
          <w:rFonts w:ascii="Consolas" w:hAnsi="Consolas"/>
          <w:color w:val="C9D1D9"/>
          <w:sz w:val="21"/>
          <w:szCs w:val="21"/>
        </w:rPr>
        <w:t xml:space="preserve">(k </w:t>
      </w:r>
      <w:r>
        <w:rPr>
          <w:rFonts w:ascii="Consolas" w:hAnsi="Consolas"/>
          <w:color w:val="D4D4D4"/>
          <w:sz w:val="21"/>
          <w:szCs w:val="21"/>
        </w:rPr>
        <w:t>-</w:t>
      </w:r>
      <w:r>
        <w:rPr>
          <w:rFonts w:ascii="Consolas" w:hAnsi="Consolas"/>
          <w:color w:val="C9D1D9"/>
          <w:sz w:val="21"/>
          <w:szCs w:val="21"/>
        </w:rPr>
        <w:t xml:space="preserve"> v) </w:t>
      </w:r>
      <w:r>
        <w:rPr>
          <w:rFonts w:ascii="Consolas" w:hAnsi="Consolas"/>
          <w:color w:val="D4D4D4"/>
          <w:sz w:val="21"/>
          <w:szCs w:val="21"/>
        </w:rPr>
        <w:t>&gt;=</w:t>
      </w:r>
      <w:r>
        <w:rPr>
          <w:rFonts w:ascii="Consolas" w:hAnsi="Consolas"/>
          <w:color w:val="C9D1D9"/>
          <w:sz w:val="21"/>
          <w:szCs w:val="21"/>
        </w:rPr>
        <w:t xml:space="preserve"> </w:t>
      </w:r>
      <w:r>
        <w:rPr>
          <w:rFonts w:ascii="Consolas" w:hAnsi="Consolas"/>
          <w:color w:val="B5CEA8"/>
          <w:sz w:val="21"/>
          <w:szCs w:val="21"/>
        </w:rPr>
        <w:t>2</w:t>
      </w: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586C0"/>
          <w:sz w:val="21"/>
          <w:szCs w:val="21"/>
        </w:rPr>
        <w:t>if</w:t>
      </w:r>
      <w:proofErr w:type="spellEnd"/>
      <w:r>
        <w:rPr>
          <w:rFonts w:ascii="Consolas" w:hAnsi="Consolas"/>
          <w:color w:val="C9D1D9"/>
          <w:sz w:val="21"/>
          <w:szCs w:val="21"/>
        </w:rPr>
        <w:t xml:space="preserve"> (k </w:t>
      </w:r>
      <w:r>
        <w:rPr>
          <w:rFonts w:ascii="Consolas" w:hAnsi="Consolas"/>
          <w:color w:val="D4D4D4"/>
          <w:sz w:val="21"/>
          <w:szCs w:val="21"/>
        </w:rPr>
        <w:t>&gt;</w:t>
      </w:r>
      <w:r>
        <w:rPr>
          <w:rFonts w:ascii="Consolas" w:hAnsi="Consolas"/>
          <w:color w:val="C9D1D9"/>
          <w:sz w:val="21"/>
          <w:szCs w:val="21"/>
        </w:rPr>
        <w:t xml:space="preserve"> v)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9D1D9"/>
          <w:sz w:val="21"/>
          <w:szCs w:val="21"/>
        </w:rPr>
        <w:t>colia_games</w:t>
      </w:r>
      <w:proofErr w:type="spellEnd"/>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1</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586C0"/>
          <w:sz w:val="21"/>
          <w:szCs w:val="21"/>
        </w:rPr>
        <w:t>else</w:t>
      </w:r>
      <w:proofErr w:type="spellEnd"/>
      <w:r>
        <w:rPr>
          <w:rFonts w:ascii="Consolas" w:hAnsi="Consolas"/>
          <w:color w:val="C9D1D9"/>
          <w:sz w:val="21"/>
          <w:szCs w:val="21"/>
        </w:rPr>
        <w:t xml:space="preserve">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9D1D9"/>
          <w:sz w:val="21"/>
          <w:szCs w:val="21"/>
        </w:rPr>
        <w:t>vasia_games</w:t>
      </w:r>
      <w:proofErr w:type="spellEnd"/>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1</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k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0</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v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B5CEA8"/>
          <w:sz w:val="21"/>
          <w:szCs w:val="21"/>
        </w:rPr>
        <w:t>0</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lastRenderedPageBreak/>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cout</w:t>
      </w:r>
      <w:proofErr w:type="spellEnd"/>
      <w:r>
        <w:rPr>
          <w:rFonts w:ascii="Consolas" w:hAnsi="Consolas"/>
          <w:color w:val="BBBEBF"/>
          <w:sz w:val="21"/>
          <w:szCs w:val="21"/>
        </w:rPr>
        <w:t xml:space="preserve"> </w:t>
      </w:r>
      <w:r>
        <w:rPr>
          <w:rFonts w:ascii="Consolas" w:hAnsi="Consolas"/>
          <w:color w:val="D4D4D4"/>
          <w:sz w:val="21"/>
          <w:szCs w:val="21"/>
        </w:rPr>
        <w:t>&lt;&lt;</w:t>
      </w:r>
      <w:r>
        <w:rPr>
          <w:rFonts w:ascii="Consolas" w:hAnsi="Consolas"/>
          <w:color w:val="BBBEBF"/>
          <w:sz w:val="21"/>
          <w:szCs w:val="21"/>
        </w:rPr>
        <w:t xml:space="preserve"> </w:t>
      </w:r>
      <w:proofErr w:type="spellStart"/>
      <w:r>
        <w:rPr>
          <w:rFonts w:ascii="Consolas" w:hAnsi="Consolas"/>
          <w:color w:val="C9D1D9"/>
          <w:sz w:val="21"/>
          <w:szCs w:val="21"/>
        </w:rPr>
        <w:t>colia_games</w:t>
      </w:r>
      <w:proofErr w:type="spellEnd"/>
      <w:r>
        <w:rPr>
          <w:rFonts w:ascii="Consolas" w:hAnsi="Consolas"/>
          <w:color w:val="BBBEBF"/>
          <w:sz w:val="21"/>
          <w:szCs w:val="21"/>
        </w:rPr>
        <w:t xml:space="preserve"> </w:t>
      </w:r>
      <w:r>
        <w:rPr>
          <w:rFonts w:ascii="Consolas" w:hAnsi="Consolas"/>
          <w:color w:val="D4D4D4"/>
          <w:sz w:val="21"/>
          <w:szCs w:val="21"/>
        </w:rPr>
        <w:t>&lt;&lt;</w:t>
      </w:r>
      <w:r>
        <w:rPr>
          <w:rFonts w:ascii="Consolas" w:hAnsi="Consolas"/>
          <w:color w:val="BBBEBF"/>
          <w:sz w:val="21"/>
          <w:szCs w:val="21"/>
        </w:rPr>
        <w:t xml:space="preserve"> </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D4D4D4"/>
          <w:sz w:val="21"/>
          <w:szCs w:val="21"/>
        </w:rPr>
        <w:t>&lt;&lt;</w:t>
      </w:r>
      <w:r>
        <w:rPr>
          <w:rFonts w:ascii="Consolas" w:hAnsi="Consolas"/>
          <w:color w:val="BBBEBF"/>
          <w:sz w:val="21"/>
          <w:szCs w:val="21"/>
        </w:rPr>
        <w:t xml:space="preserve"> </w:t>
      </w:r>
      <w:proofErr w:type="spellStart"/>
      <w:r>
        <w:rPr>
          <w:rFonts w:ascii="Consolas" w:hAnsi="Consolas"/>
          <w:color w:val="C9D1D9"/>
          <w:sz w:val="21"/>
          <w:szCs w:val="21"/>
        </w:rPr>
        <w:t>vasia_games</w:t>
      </w:r>
      <w:proofErr w:type="spellEnd"/>
      <w:r>
        <w:rPr>
          <w:rFonts w:ascii="Consolas" w:hAnsi="Consolas"/>
          <w:color w:val="BBBEBF"/>
          <w:sz w:val="21"/>
          <w:szCs w:val="21"/>
        </w:rPr>
        <w:t xml:space="preserve"> </w:t>
      </w:r>
      <w:r>
        <w:rPr>
          <w:rFonts w:ascii="Consolas" w:hAnsi="Consolas"/>
          <w:color w:val="D4D4D4"/>
          <w:sz w:val="21"/>
          <w:szCs w:val="21"/>
        </w:rPr>
        <w:t>&lt;&lt;</w:t>
      </w:r>
      <w:r>
        <w:rPr>
          <w:rFonts w:ascii="Consolas" w:hAnsi="Consolas"/>
          <w:color w:val="BBBEBF"/>
          <w:sz w:val="21"/>
          <w:szCs w:val="21"/>
        </w:rPr>
        <w:t xml:space="preserve"> </w:t>
      </w:r>
      <w:proofErr w:type="spellStart"/>
      <w:r>
        <w:rPr>
          <w:rFonts w:ascii="Consolas" w:hAnsi="Consolas"/>
          <w:color w:val="C9D1D9"/>
          <w:sz w:val="21"/>
          <w:szCs w:val="21"/>
        </w:rPr>
        <w:t>endl</w:t>
      </w:r>
      <w:proofErr w:type="spellEnd"/>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if</w:t>
      </w:r>
      <w:proofErr w:type="spellEnd"/>
      <w:r>
        <w:rPr>
          <w:rFonts w:ascii="Consolas" w:hAnsi="Consolas"/>
          <w:color w:val="BBBEBF"/>
          <w:sz w:val="21"/>
          <w:szCs w:val="21"/>
        </w:rPr>
        <w:t xml:space="preserve"> (</w:t>
      </w:r>
      <w:r>
        <w:rPr>
          <w:rFonts w:ascii="Consolas" w:hAnsi="Consolas"/>
          <w:color w:val="C9D1D9"/>
          <w:sz w:val="21"/>
          <w:szCs w:val="21"/>
        </w:rPr>
        <w:t>k</w:t>
      </w:r>
      <w:r>
        <w:rPr>
          <w:rFonts w:ascii="Consolas" w:hAnsi="Consolas"/>
          <w:color w:val="BBBEBF"/>
          <w:sz w:val="21"/>
          <w:szCs w:val="21"/>
        </w:rPr>
        <w:t xml:space="preserve"> </w:t>
      </w:r>
      <w:r>
        <w:rPr>
          <w:rFonts w:ascii="Consolas" w:hAnsi="Consolas"/>
          <w:color w:val="D4D4D4"/>
          <w:sz w:val="21"/>
          <w:szCs w:val="21"/>
        </w:rPr>
        <w:t>&gt;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v</w:t>
      </w:r>
      <w:r>
        <w:rPr>
          <w:rFonts w:ascii="Consolas" w:hAnsi="Consolas"/>
          <w:color w:val="BBBEBF"/>
          <w:sz w:val="21"/>
          <w:szCs w:val="21"/>
        </w:rPr>
        <w:t xml:space="preserve"> </w:t>
      </w:r>
      <w:r>
        <w:rPr>
          <w:rFonts w:ascii="Consolas" w:hAnsi="Consolas"/>
          <w:color w:val="D4D4D4"/>
          <w:sz w:val="21"/>
          <w:szCs w:val="21"/>
        </w:rPr>
        <w:t>&gt;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9D1D9"/>
          <w:sz w:val="21"/>
          <w:szCs w:val="21"/>
        </w:rPr>
        <w:t>cout</w:t>
      </w:r>
      <w:proofErr w:type="spellEnd"/>
      <w:r>
        <w:rPr>
          <w:rFonts w:ascii="Consolas" w:hAnsi="Consolas"/>
          <w:color w:val="C9D1D9"/>
          <w:sz w:val="21"/>
          <w:szCs w:val="21"/>
        </w:rPr>
        <w:t xml:space="preserve"> </w:t>
      </w:r>
      <w:r>
        <w:rPr>
          <w:rFonts w:ascii="Consolas" w:hAnsi="Consolas"/>
          <w:color w:val="D4D4D4"/>
          <w:sz w:val="21"/>
          <w:szCs w:val="21"/>
        </w:rPr>
        <w:t>&lt;&lt;</w:t>
      </w:r>
      <w:r>
        <w:rPr>
          <w:rFonts w:ascii="Consolas" w:hAnsi="Consolas"/>
          <w:color w:val="C9D1D9"/>
          <w:sz w:val="21"/>
          <w:szCs w:val="21"/>
        </w:rPr>
        <w:t xml:space="preserve"> k </w:t>
      </w:r>
      <w:r>
        <w:rPr>
          <w:rFonts w:ascii="Consolas" w:hAnsi="Consolas"/>
          <w:color w:val="D4D4D4"/>
          <w:sz w:val="21"/>
          <w:szCs w:val="21"/>
        </w:rPr>
        <w:t>&lt;&lt;</w:t>
      </w:r>
      <w:r>
        <w:rPr>
          <w:rFonts w:ascii="Consolas" w:hAnsi="Consolas"/>
          <w:color w:val="C9D1D9"/>
          <w:sz w:val="21"/>
          <w:szCs w:val="21"/>
        </w:rPr>
        <w:t xml:space="preserve"> </w:t>
      </w:r>
      <w:r>
        <w:rPr>
          <w:rFonts w:ascii="Consolas" w:hAnsi="Consolas"/>
          <w:color w:val="A5D6FF"/>
          <w:sz w:val="21"/>
          <w:szCs w:val="21"/>
        </w:rPr>
        <w:t>":"</w:t>
      </w:r>
      <w:r>
        <w:rPr>
          <w:rFonts w:ascii="Consolas" w:hAnsi="Consolas"/>
          <w:color w:val="C9D1D9"/>
          <w:sz w:val="21"/>
          <w:szCs w:val="21"/>
        </w:rPr>
        <w:t xml:space="preserve"> </w:t>
      </w:r>
      <w:r>
        <w:rPr>
          <w:rFonts w:ascii="Consolas" w:hAnsi="Consolas"/>
          <w:color w:val="D4D4D4"/>
          <w:sz w:val="21"/>
          <w:szCs w:val="21"/>
        </w:rPr>
        <w:t>&lt;&lt;</w:t>
      </w:r>
      <w:r>
        <w:rPr>
          <w:rFonts w:ascii="Consolas" w:hAnsi="Consolas"/>
          <w:color w:val="C9D1D9"/>
          <w:sz w:val="21"/>
          <w:szCs w:val="21"/>
        </w:rPr>
        <w:t xml:space="preserve"> v </w:t>
      </w:r>
      <w:r>
        <w:rPr>
          <w:rFonts w:ascii="Consolas" w:hAnsi="Consolas"/>
          <w:color w:val="D4D4D4"/>
          <w:sz w:val="21"/>
          <w:szCs w:val="21"/>
        </w:rPr>
        <w:t>&lt;&lt;</w:t>
      </w:r>
      <w:r>
        <w:rPr>
          <w:rFonts w:ascii="Consolas" w:hAnsi="Consolas"/>
          <w:color w:val="C9D1D9"/>
          <w:sz w:val="21"/>
          <w:szCs w:val="21"/>
        </w:rPr>
        <w:t xml:space="preserve"> </w:t>
      </w:r>
      <w:proofErr w:type="spellStart"/>
      <w:r>
        <w:rPr>
          <w:rFonts w:ascii="Consolas" w:hAnsi="Consolas"/>
          <w:color w:val="C9D1D9"/>
          <w:sz w:val="21"/>
          <w:szCs w:val="21"/>
        </w:rPr>
        <w:t>endl</w:t>
      </w:r>
      <w:proofErr w:type="spellEnd"/>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return</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rPr>
          <w:i/>
          <w:color w:val="000000"/>
          <w:sz w:val="18"/>
          <w:szCs w:val="18"/>
          <w:lang w:val="uk-UA"/>
        </w:rPr>
      </w:pPr>
      <w:r>
        <w:rPr>
          <w:color w:val="000000"/>
          <w:lang w:val="uk-UA"/>
        </w:rPr>
        <w:tab/>
      </w:r>
      <w:r>
        <w:rPr>
          <w:color w:val="000000"/>
          <w:lang w:val="uk-UA"/>
        </w:rPr>
        <w:tab/>
      </w:r>
      <w:r>
        <w:rPr>
          <w:color w:val="000000"/>
          <w:lang w:val="uk-UA"/>
        </w:rPr>
        <w:tab/>
      </w:r>
      <w:r>
        <w:rPr>
          <w:color w:val="000000"/>
          <w:lang w:val="uk-UA"/>
        </w:rPr>
        <w:tab/>
      </w:r>
      <w:r>
        <w:rPr>
          <w:i/>
          <w:color w:val="000000"/>
          <w:sz w:val="18"/>
          <w:szCs w:val="18"/>
          <w:lang w:val="en-US"/>
        </w:rPr>
        <w:t>Code</w:t>
      </w:r>
      <w:r w:rsidRPr="00003183">
        <w:rPr>
          <w:i/>
          <w:color w:val="000000"/>
          <w:sz w:val="18"/>
          <w:szCs w:val="18"/>
        </w:rPr>
        <w:t xml:space="preserve"> #5. </w:t>
      </w:r>
      <w:r>
        <w:rPr>
          <w:i/>
          <w:color w:val="000000"/>
          <w:sz w:val="18"/>
          <w:szCs w:val="18"/>
          <w:lang w:val="uk-UA"/>
        </w:rPr>
        <w:t>Код до задачі Коля, Вася і теніс</w:t>
      </w:r>
    </w:p>
    <w:p w:rsidR="00BA42DF" w:rsidRDefault="00BA42DF" w:rsidP="00BA42DF">
      <w:pPr>
        <w:rPr>
          <w:i/>
          <w:color w:val="000000"/>
          <w:sz w:val="18"/>
          <w:szCs w:val="18"/>
          <w:lang w:val="uk-UA"/>
        </w:rPr>
      </w:pPr>
    </w:p>
    <w:p w:rsidR="00BA42DF" w:rsidRPr="00BA42DF" w:rsidRDefault="00BA42DF" w:rsidP="00BA42DF">
      <w:pPr>
        <w:rPr>
          <w:color w:val="000000"/>
          <w:sz w:val="22"/>
          <w:szCs w:val="22"/>
          <w:lang w:val="uk-UA"/>
        </w:rPr>
      </w:pPr>
      <w:r>
        <w:rPr>
          <w:color w:val="000000"/>
          <w:sz w:val="22"/>
          <w:szCs w:val="22"/>
          <w:lang w:val="uk-UA"/>
        </w:rPr>
        <w:t>Посилання на код у пул-</w:t>
      </w:r>
      <w:proofErr w:type="spellStart"/>
      <w:r>
        <w:rPr>
          <w:color w:val="000000"/>
          <w:sz w:val="22"/>
          <w:szCs w:val="22"/>
          <w:lang w:val="uk-UA"/>
        </w:rPr>
        <w:t>реквесті</w:t>
      </w:r>
      <w:proofErr w:type="spellEnd"/>
      <w:r>
        <w:rPr>
          <w:color w:val="000000"/>
          <w:sz w:val="22"/>
          <w:szCs w:val="22"/>
          <w:lang w:val="uk-UA"/>
        </w:rPr>
        <w:t xml:space="preserve">: </w:t>
      </w:r>
      <w:hyperlink r:id="rId39" w:anchor="diff-83ea87cb04d964f410244caee0047cb2e8c42ad25ff59930e92db6340c31afcc" w:history="1">
        <w:r w:rsidRPr="003B5CED">
          <w:rPr>
            <w:rStyle w:val="a5"/>
            <w:sz w:val="22"/>
            <w:szCs w:val="22"/>
            <w:lang w:val="uk-UA"/>
          </w:rPr>
          <w:t>https://github.com/artificial-intelligence-department/ai_programming_playground_2026/pull/223/changes#diff-83ea87cb04d964f410244caee0047cb2e8c42ad25ff59930e92db6340c31afcc</w:t>
        </w:r>
      </w:hyperlink>
      <w:r>
        <w:rPr>
          <w:color w:val="000000"/>
          <w:sz w:val="22"/>
          <w:szCs w:val="22"/>
          <w:lang w:val="uk-UA"/>
        </w:rPr>
        <w:t xml:space="preserve"> </w:t>
      </w:r>
    </w:p>
    <w:p w:rsidR="00BA42DF" w:rsidRDefault="00BA42DF" w:rsidP="00405A8C">
      <w:pPr>
        <w:pStyle w:val="a3"/>
        <w:spacing w:before="0" w:beforeAutospacing="0" w:after="0" w:afterAutospacing="0"/>
        <w:textAlignment w:val="baseline"/>
        <w:rPr>
          <w:color w:val="000000"/>
          <w:sz w:val="22"/>
          <w:szCs w:val="22"/>
          <w:lang w:val="uk-UA" w:eastAsia="uk-UA"/>
        </w:rPr>
      </w:pPr>
    </w:p>
    <w:p w:rsidR="00BA42DF" w:rsidRDefault="00BA42DF" w:rsidP="00405A8C">
      <w:pPr>
        <w:pStyle w:val="a3"/>
        <w:spacing w:before="0" w:beforeAutospacing="0" w:after="0" w:afterAutospacing="0"/>
        <w:textAlignment w:val="baseline"/>
        <w:rPr>
          <w:color w:val="000000"/>
          <w:sz w:val="22"/>
          <w:szCs w:val="22"/>
          <w:lang w:val="uk-UA" w:eastAsia="uk-UA"/>
        </w:rPr>
      </w:pPr>
    </w:p>
    <w:p w:rsidR="00BA42DF" w:rsidRDefault="00BA42DF" w:rsidP="00BA42DF">
      <w:pPr>
        <w:rPr>
          <w:rFonts w:ascii="Calibri" w:hAnsi="Calibri" w:cs="Calibri"/>
          <w:color w:val="000000"/>
          <w:sz w:val="22"/>
          <w:szCs w:val="22"/>
          <w:lang w:val="uk-UA"/>
        </w:rPr>
      </w:pPr>
      <w:r>
        <w:rPr>
          <w:lang w:val="uk-UA"/>
        </w:rPr>
        <w:t xml:space="preserve">Завдання 7: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programming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Self</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Task</w:t>
      </w:r>
      <w:proofErr w:type="spellEnd"/>
      <w:r>
        <w:rPr>
          <w:rFonts w:ascii="Calibri" w:hAnsi="Calibri" w:cs="Calibri"/>
          <w:color w:val="000000"/>
          <w:sz w:val="22"/>
          <w:szCs w:val="22"/>
          <w:lang w:val="uk-UA"/>
        </w:rPr>
        <w:t>:</w:t>
      </w:r>
    </w:p>
    <w:p w:rsidR="00BA42DF" w:rsidRDefault="00BA42DF" w:rsidP="00BA42DF">
      <w:pPr>
        <w:rPr>
          <w:color w:val="000000"/>
          <w:lang w:val="uk-UA"/>
        </w:rPr>
      </w:pPr>
      <w:r>
        <w:rPr>
          <w:color w:val="000000"/>
          <w:lang w:val="uk-UA"/>
        </w:rPr>
        <w:t>Складний екзамен:</w:t>
      </w:r>
    </w:p>
    <w:p w:rsidR="00BA42DF" w:rsidRDefault="00BA42DF" w:rsidP="00BA42DF">
      <w:pPr>
        <w:shd w:val="clear" w:color="auto" w:fill="121314"/>
        <w:spacing w:line="285" w:lineRule="atLeast"/>
        <w:rPr>
          <w:rFonts w:ascii="Consolas" w:hAnsi="Consolas"/>
          <w:color w:val="BBBEBF"/>
          <w:sz w:val="21"/>
          <w:szCs w:val="21"/>
          <w:lang w:val="uk-UA" w:eastAsia="uk-UA"/>
        </w:rPr>
      </w:pPr>
      <w:r>
        <w:rPr>
          <w:rFonts w:ascii="Consolas" w:hAnsi="Consolas"/>
          <w:color w:val="8B949E"/>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Складний екзамен</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Обмеження: 2 </w:t>
      </w:r>
      <w:proofErr w:type="spellStart"/>
      <w:r>
        <w:rPr>
          <w:rFonts w:ascii="Consolas" w:hAnsi="Consolas"/>
          <w:color w:val="8B949E"/>
          <w:sz w:val="21"/>
          <w:szCs w:val="21"/>
        </w:rPr>
        <w:t>сек</w:t>
      </w:r>
      <w:proofErr w:type="spellEnd"/>
      <w:r>
        <w:rPr>
          <w:rFonts w:ascii="Consolas" w:hAnsi="Consolas"/>
          <w:color w:val="8B949E"/>
          <w:sz w:val="21"/>
          <w:szCs w:val="21"/>
        </w:rPr>
        <w:t xml:space="preserve">., 256 </w:t>
      </w:r>
      <w:proofErr w:type="spellStart"/>
      <w:r>
        <w:rPr>
          <w:rFonts w:ascii="Consolas" w:hAnsi="Consolas"/>
          <w:color w:val="8B949E"/>
          <w:sz w:val="21"/>
          <w:szCs w:val="21"/>
        </w:rPr>
        <w:t>МіБ</w:t>
      </w:r>
      <w:proofErr w:type="spellEnd"/>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У Зеника сьогодні дуже складний екзамен з лінійної алгебри та аналітичної геометрії. Зеник звісно дуже любить цей предмет, але вчити його неймовірно складно.</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Ярослав Михайлович, який викладає алгебру та геометрію, це розуміє, тому допомагає студентам як може. Він ввів правило, що тому хто прийде зі щасливим </w:t>
      </w:r>
      <w:proofErr w:type="spellStart"/>
      <w:r>
        <w:rPr>
          <w:rFonts w:ascii="Consolas" w:hAnsi="Consolas"/>
          <w:color w:val="8B949E"/>
          <w:sz w:val="21"/>
          <w:szCs w:val="21"/>
        </w:rPr>
        <w:t>квиточком</w:t>
      </w:r>
      <w:proofErr w:type="spellEnd"/>
      <w:r>
        <w:rPr>
          <w:rFonts w:ascii="Consolas" w:hAnsi="Consolas"/>
          <w:color w:val="8B949E"/>
          <w:sz w:val="21"/>
          <w:szCs w:val="21"/>
        </w:rPr>
        <w:t xml:space="preserve"> він поставить 5 автоматом. Щасливим вважається квиток який містить в своєму номері 47. Наприклад, квиток з номером 12347568 щасливий, а з номером 12374578 — ні.</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Зеник хотів серйозно підготуватися, але як тут підготуєшся, коли лінь. Тому він вирішив йти спати, а зранку поїхати в університет на тролейбусі. Він надіється, що йому попадеться щасливий квиток.</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Зранку Зенику попався квиток з номером </w:t>
      </w:r>
      <w:r>
        <w:rPr>
          <w:rFonts w:ascii="Cambria Math" w:hAnsi="Cambria Math" w:cs="Cambria Math"/>
          <w:color w:val="8B949E"/>
          <w:sz w:val="21"/>
          <w:szCs w:val="21"/>
        </w:rPr>
        <w:t>𝑛</w:t>
      </w:r>
      <w:r>
        <w:rPr>
          <w:rFonts w:ascii="Consolas" w:hAnsi="Consolas"/>
          <w:color w:val="8B949E"/>
          <w:sz w:val="21"/>
          <w:szCs w:val="21"/>
        </w:rPr>
        <w:t>. Скажіть чи здасть він екзамен, або чи доведеться йому йти на перездачу. Якщо він здасть екзамен виведіть YES, в іншому випадку — NO.</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Вхідні дані</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В єдиному рядку задано одне ціле число </w:t>
      </w:r>
      <w:r>
        <w:rPr>
          <w:rFonts w:ascii="Cambria Math" w:hAnsi="Cambria Math" w:cs="Cambria Math"/>
          <w:color w:val="8B949E"/>
          <w:sz w:val="21"/>
          <w:szCs w:val="21"/>
        </w:rPr>
        <w:t>𝑛</w:t>
      </w:r>
      <w:r>
        <w:rPr>
          <w:rFonts w:ascii="Consolas" w:hAnsi="Consolas"/>
          <w:color w:val="8B949E"/>
          <w:sz w:val="21"/>
          <w:szCs w:val="21"/>
        </w:rPr>
        <w:t xml:space="preserve"> — номер квитка, який купив Зеник.</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Вихідні дані</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В єдиному рядку виведіть YES якщо Зенику попався щасливий квиток. Якщо ж квиток Зеника не </w:t>
      </w:r>
      <w:proofErr w:type="spellStart"/>
      <w:r>
        <w:rPr>
          <w:rFonts w:ascii="Consolas" w:hAnsi="Consolas"/>
          <w:color w:val="8B949E"/>
          <w:sz w:val="21"/>
          <w:szCs w:val="21"/>
        </w:rPr>
        <w:t>щаливий</w:t>
      </w:r>
      <w:proofErr w:type="spellEnd"/>
      <w:r>
        <w:rPr>
          <w:rFonts w:ascii="Consolas" w:hAnsi="Consolas"/>
          <w:color w:val="8B949E"/>
          <w:sz w:val="21"/>
          <w:szCs w:val="21"/>
        </w:rPr>
        <w:t xml:space="preserve"> виведіть NO.</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8B949E"/>
          <w:sz w:val="21"/>
          <w:szCs w:val="21"/>
        </w:rPr>
        <w:t>*/</w:t>
      </w:r>
    </w:p>
    <w:p w:rsidR="00BA42DF" w:rsidRDefault="00BA42DF" w:rsidP="00BA42DF">
      <w:pPr>
        <w:shd w:val="clear" w:color="auto" w:fill="121314"/>
        <w:spacing w:after="240" w:line="285" w:lineRule="atLeast"/>
        <w:rPr>
          <w:rFonts w:ascii="Consolas" w:hAnsi="Consolas"/>
          <w:color w:val="BBBEBF"/>
          <w:sz w:val="21"/>
          <w:szCs w:val="21"/>
        </w:rPr>
      </w:pPr>
    </w:p>
    <w:p w:rsidR="00BA42DF" w:rsidRPr="00E509F9" w:rsidRDefault="00BA42DF" w:rsidP="00BA42DF">
      <w:pPr>
        <w:shd w:val="clear" w:color="auto" w:fill="121314"/>
        <w:spacing w:line="285" w:lineRule="atLeast"/>
        <w:rPr>
          <w:rFonts w:ascii="Consolas" w:hAnsi="Consolas"/>
          <w:color w:val="BBBEBF"/>
          <w:sz w:val="21"/>
          <w:szCs w:val="21"/>
        </w:rPr>
      </w:pPr>
      <w:r>
        <w:rPr>
          <w:rFonts w:ascii="Consolas" w:hAnsi="Consolas"/>
          <w:color w:val="C586C0"/>
          <w:sz w:val="21"/>
          <w:szCs w:val="21"/>
        </w:rPr>
        <w:t>#</w:t>
      </w:r>
      <w:proofErr w:type="spellStart"/>
      <w:r>
        <w:rPr>
          <w:rFonts w:ascii="Consolas" w:hAnsi="Consolas"/>
          <w:color w:val="C586C0"/>
          <w:sz w:val="21"/>
          <w:szCs w:val="21"/>
        </w:rPr>
        <w:t>include</w:t>
      </w:r>
      <w:proofErr w:type="spellEnd"/>
      <w:r>
        <w:rPr>
          <w:rFonts w:ascii="Consolas" w:hAnsi="Consolas"/>
          <w:color w:val="569CD6"/>
          <w:sz w:val="21"/>
          <w:szCs w:val="21"/>
        </w:rPr>
        <w:t xml:space="preserve"> </w:t>
      </w:r>
      <w:r>
        <w:rPr>
          <w:rFonts w:ascii="Consolas" w:hAnsi="Consolas"/>
          <w:color w:val="A5D6FF"/>
          <w:sz w:val="21"/>
          <w:szCs w:val="21"/>
        </w:rPr>
        <w:t>&lt;</w:t>
      </w:r>
      <w:proofErr w:type="spellStart"/>
      <w:r>
        <w:rPr>
          <w:rFonts w:ascii="Consolas" w:hAnsi="Consolas"/>
          <w:color w:val="A5D6FF"/>
          <w:sz w:val="21"/>
          <w:szCs w:val="21"/>
        </w:rPr>
        <w:t>iostream</w:t>
      </w:r>
      <w:proofErr w:type="spellEnd"/>
      <w:r>
        <w:rPr>
          <w:rFonts w:ascii="Consolas" w:hAnsi="Consolas"/>
          <w:color w:val="A5D6FF"/>
          <w:sz w:val="21"/>
          <w:szCs w:val="21"/>
        </w:rPr>
        <w:t>&gt;</w:t>
      </w:r>
    </w:p>
    <w:p w:rsidR="00BA42DF" w:rsidRDefault="00BA42DF" w:rsidP="00BA42DF">
      <w:pPr>
        <w:shd w:val="clear" w:color="auto" w:fill="121314"/>
        <w:spacing w:line="285" w:lineRule="atLeast"/>
        <w:rPr>
          <w:rFonts w:ascii="Consolas" w:hAnsi="Consolas"/>
          <w:color w:val="BBBEBF"/>
          <w:sz w:val="21"/>
          <w:szCs w:val="21"/>
        </w:rPr>
      </w:pPr>
      <w:proofErr w:type="spellStart"/>
      <w:r>
        <w:rPr>
          <w:rFonts w:ascii="Consolas" w:hAnsi="Consolas"/>
          <w:color w:val="C586C0"/>
          <w:sz w:val="21"/>
          <w:szCs w:val="21"/>
        </w:rPr>
        <w:t>using</w:t>
      </w:r>
      <w:proofErr w:type="spellEnd"/>
      <w:r>
        <w:rPr>
          <w:rFonts w:ascii="Consolas" w:hAnsi="Consolas"/>
          <w:color w:val="BBBEBF"/>
          <w:sz w:val="21"/>
          <w:szCs w:val="21"/>
        </w:rPr>
        <w:t xml:space="preserve"> </w:t>
      </w:r>
      <w:proofErr w:type="spellStart"/>
      <w:r>
        <w:rPr>
          <w:rFonts w:ascii="Consolas" w:hAnsi="Consolas"/>
          <w:color w:val="FF7B72"/>
          <w:sz w:val="21"/>
          <w:szCs w:val="21"/>
        </w:rPr>
        <w:t>namespace</w:t>
      </w:r>
      <w:proofErr w:type="spellEnd"/>
      <w:r>
        <w:rPr>
          <w:rFonts w:ascii="Consolas" w:hAnsi="Consolas"/>
          <w:color w:val="BBBEBF"/>
          <w:sz w:val="21"/>
          <w:szCs w:val="21"/>
        </w:rPr>
        <w:t xml:space="preserve"> </w:t>
      </w:r>
      <w:proofErr w:type="spellStart"/>
      <w:r>
        <w:rPr>
          <w:rFonts w:ascii="Consolas" w:hAnsi="Consolas"/>
          <w:color w:val="4EC9B0"/>
          <w:sz w:val="21"/>
          <w:szCs w:val="21"/>
        </w:rPr>
        <w:t>std</w:t>
      </w:r>
      <w:proofErr w:type="spellEnd"/>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proofErr w:type="spellStart"/>
      <w:r>
        <w:rPr>
          <w:rFonts w:ascii="Consolas" w:hAnsi="Consolas"/>
          <w:color w:val="FF7B72"/>
          <w:sz w:val="21"/>
          <w:szCs w:val="21"/>
        </w:rPr>
        <w:t>int</w:t>
      </w:r>
      <w:proofErr w:type="spellEnd"/>
      <w:r>
        <w:rPr>
          <w:rFonts w:ascii="Consolas" w:hAnsi="Consolas"/>
          <w:color w:val="BBBEBF"/>
          <w:sz w:val="21"/>
          <w:szCs w:val="21"/>
        </w:rPr>
        <w:t xml:space="preserve"> </w:t>
      </w:r>
      <w:proofErr w:type="spellStart"/>
      <w:r>
        <w:rPr>
          <w:rFonts w:ascii="Consolas" w:hAnsi="Consolas"/>
          <w:color w:val="D2A8FF"/>
          <w:sz w:val="21"/>
          <w:szCs w:val="21"/>
        </w:rPr>
        <w:t>main</w:t>
      </w:r>
      <w:proofErr w:type="spellEnd"/>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string</w:t>
      </w:r>
      <w:proofErr w:type="spellEnd"/>
      <w:r>
        <w:rPr>
          <w:rFonts w:ascii="Consolas" w:hAnsi="Consolas"/>
          <w:color w:val="BBBEBF"/>
          <w:sz w:val="21"/>
          <w:szCs w:val="21"/>
        </w:rPr>
        <w:t xml:space="preserve"> </w:t>
      </w:r>
      <w:r>
        <w:rPr>
          <w:rFonts w:ascii="Consolas" w:hAnsi="Consolas"/>
          <w:color w:val="C9D1D9"/>
          <w:sz w:val="21"/>
          <w:szCs w:val="21"/>
        </w:rPr>
        <w:t>n</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cin</w:t>
      </w:r>
      <w:proofErr w:type="spellEnd"/>
      <w:r>
        <w:rPr>
          <w:rFonts w:ascii="Consolas" w:hAnsi="Consolas"/>
          <w:color w:val="BBBEBF"/>
          <w:sz w:val="21"/>
          <w:szCs w:val="21"/>
        </w:rPr>
        <w:t xml:space="preserve"> </w:t>
      </w:r>
      <w:r>
        <w:rPr>
          <w:rFonts w:ascii="Consolas" w:hAnsi="Consolas"/>
          <w:color w:val="D2A8FF"/>
          <w:sz w:val="21"/>
          <w:szCs w:val="21"/>
        </w:rPr>
        <w:t>&gt;&gt;</w:t>
      </w:r>
      <w:r>
        <w:rPr>
          <w:rFonts w:ascii="Consolas" w:hAnsi="Consolas"/>
          <w:color w:val="BBBEBF"/>
          <w:sz w:val="21"/>
          <w:szCs w:val="21"/>
        </w:rPr>
        <w:t xml:space="preserve"> </w:t>
      </w:r>
      <w:r>
        <w:rPr>
          <w:rFonts w:ascii="Consolas" w:hAnsi="Consolas"/>
          <w:color w:val="C9D1D9"/>
          <w:sz w:val="21"/>
          <w:szCs w:val="21"/>
        </w:rPr>
        <w:t>n</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for</w:t>
      </w:r>
      <w:proofErr w:type="spellEnd"/>
      <w:r>
        <w:rPr>
          <w:rFonts w:ascii="Consolas" w:hAnsi="Consolas"/>
          <w:color w:val="BBBEBF"/>
          <w:sz w:val="21"/>
          <w:szCs w:val="21"/>
        </w:rPr>
        <w:t xml:space="preserve"> (</w:t>
      </w:r>
      <w:proofErr w:type="spellStart"/>
      <w:r>
        <w:rPr>
          <w:rFonts w:ascii="Consolas" w:hAnsi="Consolas"/>
          <w:color w:val="FF7B72"/>
          <w:sz w:val="21"/>
          <w:szCs w:val="21"/>
        </w:rPr>
        <w:t>int</w:t>
      </w:r>
      <w:proofErr w:type="spellEnd"/>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 xml:space="preserve"> </w:t>
      </w:r>
      <w:r>
        <w:rPr>
          <w:rFonts w:ascii="Consolas" w:hAnsi="Consolas"/>
          <w:color w:val="D4D4D4"/>
          <w:sz w:val="21"/>
          <w:szCs w:val="21"/>
        </w:rPr>
        <w:t>&lt;</w:t>
      </w:r>
      <w:r>
        <w:rPr>
          <w:rFonts w:ascii="Consolas" w:hAnsi="Consolas"/>
          <w:color w:val="BBBEBF"/>
          <w:sz w:val="21"/>
          <w:szCs w:val="21"/>
        </w:rPr>
        <w:t xml:space="preserve"> </w:t>
      </w:r>
      <w:proofErr w:type="spellStart"/>
      <w:r>
        <w:rPr>
          <w:rFonts w:ascii="Consolas" w:hAnsi="Consolas"/>
          <w:color w:val="C9D1D9"/>
          <w:sz w:val="21"/>
          <w:szCs w:val="21"/>
        </w:rPr>
        <w:t>n</w:t>
      </w:r>
      <w:r>
        <w:rPr>
          <w:rFonts w:ascii="Consolas" w:hAnsi="Consolas"/>
          <w:color w:val="BBBEBF"/>
          <w:sz w:val="21"/>
          <w:szCs w:val="21"/>
        </w:rPr>
        <w:t>.</w:t>
      </w:r>
      <w:r>
        <w:rPr>
          <w:rFonts w:ascii="Consolas" w:hAnsi="Consolas"/>
          <w:color w:val="D2A8FF"/>
          <w:sz w:val="21"/>
          <w:szCs w:val="21"/>
        </w:rPr>
        <w:t>length</w:t>
      </w:r>
      <w:proofErr w:type="spellEnd"/>
      <w:r>
        <w:rPr>
          <w:rFonts w:ascii="Consolas" w:hAnsi="Consolas"/>
          <w:color w:val="BBBEBF"/>
          <w:sz w:val="21"/>
          <w:szCs w:val="21"/>
        </w:rPr>
        <w:t xml:space="preserve">(); </w:t>
      </w:r>
      <w:r>
        <w:rPr>
          <w:rFonts w:ascii="Consolas" w:hAnsi="Consolas"/>
          <w:color w:val="C9D1D9"/>
          <w:sz w:val="21"/>
          <w:szCs w:val="21"/>
        </w:rPr>
        <w:t>i</w:t>
      </w:r>
      <w:r>
        <w:rPr>
          <w:rFonts w:ascii="Consolas" w:hAnsi="Consolas"/>
          <w:color w:val="D4D4D4"/>
          <w:sz w:val="21"/>
          <w:szCs w:val="21"/>
        </w:rPr>
        <w:t>++</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586C0"/>
          <w:sz w:val="21"/>
          <w:szCs w:val="21"/>
        </w:rPr>
        <w:t>if</w:t>
      </w:r>
      <w:proofErr w:type="spellEnd"/>
      <w:r>
        <w:rPr>
          <w:rFonts w:ascii="Consolas" w:hAnsi="Consolas"/>
          <w:color w:val="C9D1D9"/>
          <w:sz w:val="21"/>
          <w:szCs w:val="21"/>
        </w:rPr>
        <w:t>(n</w:t>
      </w:r>
      <w:r>
        <w:rPr>
          <w:rFonts w:ascii="Consolas" w:hAnsi="Consolas"/>
          <w:color w:val="D2A8FF"/>
          <w:sz w:val="21"/>
          <w:szCs w:val="21"/>
        </w:rPr>
        <w:t>[</w:t>
      </w:r>
      <w:r>
        <w:rPr>
          <w:rFonts w:ascii="Consolas" w:hAnsi="Consolas"/>
          <w:color w:val="C9D1D9"/>
          <w:sz w:val="21"/>
          <w:szCs w:val="21"/>
        </w:rPr>
        <w:t>i</w:t>
      </w:r>
      <w:r>
        <w:rPr>
          <w:rFonts w:ascii="Consolas" w:hAnsi="Consolas"/>
          <w:color w:val="D2A8FF"/>
          <w:sz w:val="21"/>
          <w:szCs w:val="21"/>
        </w:rPr>
        <w:t>]</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A5D6FF"/>
          <w:sz w:val="21"/>
          <w:szCs w:val="21"/>
        </w:rPr>
        <w:t>'4'</w:t>
      </w:r>
      <w:r>
        <w:rPr>
          <w:rFonts w:ascii="Consolas" w:hAnsi="Consolas"/>
          <w:color w:val="C9D1D9"/>
          <w:sz w:val="21"/>
          <w:szCs w:val="21"/>
        </w:rPr>
        <w:t xml:space="preserve"> </w:t>
      </w:r>
      <w:r>
        <w:rPr>
          <w:rFonts w:ascii="Consolas" w:hAnsi="Consolas"/>
          <w:color w:val="D4D4D4"/>
          <w:sz w:val="21"/>
          <w:szCs w:val="21"/>
        </w:rPr>
        <w:t>&amp;&amp;</w:t>
      </w:r>
      <w:r>
        <w:rPr>
          <w:rFonts w:ascii="Consolas" w:hAnsi="Consolas"/>
          <w:color w:val="C9D1D9"/>
          <w:sz w:val="21"/>
          <w:szCs w:val="21"/>
        </w:rPr>
        <w:t xml:space="preserve"> n</w:t>
      </w:r>
      <w:r>
        <w:rPr>
          <w:rFonts w:ascii="Consolas" w:hAnsi="Consolas"/>
          <w:color w:val="D2A8FF"/>
          <w:sz w:val="21"/>
          <w:szCs w:val="21"/>
        </w:rPr>
        <w:t>[</w:t>
      </w:r>
      <w:r>
        <w:rPr>
          <w:rFonts w:ascii="Consolas" w:hAnsi="Consolas"/>
          <w:color w:val="C9D1D9"/>
          <w:sz w:val="21"/>
          <w:szCs w:val="21"/>
        </w:rPr>
        <w:t>i</w:t>
      </w:r>
      <w:r>
        <w:rPr>
          <w:rFonts w:ascii="Consolas" w:hAnsi="Consolas"/>
          <w:color w:val="D4D4D4"/>
          <w:sz w:val="21"/>
          <w:szCs w:val="21"/>
        </w:rPr>
        <w:t>+</w:t>
      </w:r>
      <w:r>
        <w:rPr>
          <w:rFonts w:ascii="Consolas" w:hAnsi="Consolas"/>
          <w:color w:val="B5CEA8"/>
          <w:sz w:val="21"/>
          <w:szCs w:val="21"/>
        </w:rPr>
        <w:t>1</w:t>
      </w:r>
      <w:r>
        <w:rPr>
          <w:rFonts w:ascii="Consolas" w:hAnsi="Consolas"/>
          <w:color w:val="D2A8FF"/>
          <w:sz w:val="21"/>
          <w:szCs w:val="21"/>
        </w:rPr>
        <w:t>]</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A5D6FF"/>
          <w:sz w:val="21"/>
          <w:szCs w:val="21"/>
        </w:rPr>
        <w:t>'7'</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lastRenderedPageBreak/>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9D1D9"/>
          <w:sz w:val="21"/>
          <w:szCs w:val="21"/>
        </w:rPr>
        <w:t>cout</w:t>
      </w:r>
      <w:proofErr w:type="spellEnd"/>
      <w:r>
        <w:rPr>
          <w:rFonts w:ascii="Consolas" w:hAnsi="Consolas"/>
          <w:color w:val="C9D1D9"/>
          <w:sz w:val="21"/>
          <w:szCs w:val="21"/>
        </w:rPr>
        <w:t xml:space="preserve"> </w:t>
      </w:r>
      <w:r>
        <w:rPr>
          <w:rFonts w:ascii="Consolas" w:hAnsi="Consolas"/>
          <w:color w:val="D2A8FF"/>
          <w:sz w:val="21"/>
          <w:szCs w:val="21"/>
        </w:rPr>
        <w:t>&lt;&lt;</w:t>
      </w:r>
      <w:r>
        <w:rPr>
          <w:rFonts w:ascii="Consolas" w:hAnsi="Consolas"/>
          <w:color w:val="C9D1D9"/>
          <w:sz w:val="21"/>
          <w:szCs w:val="21"/>
        </w:rPr>
        <w:t xml:space="preserve"> </w:t>
      </w:r>
      <w:r>
        <w:rPr>
          <w:rFonts w:ascii="Consolas" w:hAnsi="Consolas"/>
          <w:color w:val="A5D6FF"/>
          <w:sz w:val="21"/>
          <w:szCs w:val="21"/>
        </w:rPr>
        <w:t>"YES"</w:t>
      </w:r>
      <w:r>
        <w:rPr>
          <w:rFonts w:ascii="Consolas" w:hAnsi="Consolas"/>
          <w:color w:val="C9D1D9"/>
          <w:sz w:val="21"/>
          <w:szCs w:val="21"/>
        </w:rPr>
        <w:t xml:space="preserve"> </w:t>
      </w:r>
      <w:r>
        <w:rPr>
          <w:rFonts w:ascii="Consolas" w:hAnsi="Consolas"/>
          <w:color w:val="D2A8FF"/>
          <w:sz w:val="21"/>
          <w:szCs w:val="21"/>
        </w:rPr>
        <w:t>&lt;&lt;</w:t>
      </w:r>
      <w:r>
        <w:rPr>
          <w:rFonts w:ascii="Consolas" w:hAnsi="Consolas"/>
          <w:color w:val="C9D1D9"/>
          <w:sz w:val="21"/>
          <w:szCs w:val="21"/>
        </w:rPr>
        <w:t xml:space="preserve"> </w:t>
      </w:r>
      <w:proofErr w:type="spellStart"/>
      <w:r>
        <w:rPr>
          <w:rFonts w:ascii="Consolas" w:hAnsi="Consolas"/>
          <w:color w:val="D2A8FF"/>
          <w:sz w:val="21"/>
          <w:szCs w:val="21"/>
        </w:rPr>
        <w:t>endl</w:t>
      </w:r>
      <w:proofErr w:type="spellEnd"/>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xml:space="preserve">            </w:t>
      </w:r>
      <w:proofErr w:type="spellStart"/>
      <w:r>
        <w:rPr>
          <w:rFonts w:ascii="Consolas" w:hAnsi="Consolas"/>
          <w:color w:val="C586C0"/>
          <w:sz w:val="21"/>
          <w:szCs w:val="21"/>
        </w:rPr>
        <w:t>return</w:t>
      </w:r>
      <w:proofErr w:type="spellEnd"/>
      <w:r>
        <w:rPr>
          <w:rFonts w:ascii="Consolas" w:hAnsi="Consolas"/>
          <w:color w:val="C9D1D9"/>
          <w:sz w:val="21"/>
          <w:szCs w:val="21"/>
        </w:rPr>
        <w:t xml:space="preserve"> </w:t>
      </w:r>
      <w:r>
        <w:rPr>
          <w:rFonts w:ascii="Consolas" w:hAnsi="Consolas"/>
          <w:color w:val="B5CEA8"/>
          <w:sz w:val="21"/>
          <w:szCs w:val="21"/>
        </w:rPr>
        <w:t>0</w:t>
      </w:r>
      <w:r>
        <w:rPr>
          <w:rFonts w:ascii="Consolas" w:hAnsi="Consolas"/>
          <w:color w:val="C9D1D9"/>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C9D1D9"/>
          <w:sz w:val="21"/>
          <w:szCs w:val="21"/>
        </w:rPr>
        <w:t>    }</w:t>
      </w:r>
    </w:p>
    <w:p w:rsidR="00BA42DF" w:rsidRDefault="00BA42DF" w:rsidP="00BA42DF">
      <w:pPr>
        <w:shd w:val="clear" w:color="auto" w:fill="121314"/>
        <w:spacing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cout</w:t>
      </w:r>
      <w:proofErr w:type="spellEnd"/>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r>
        <w:rPr>
          <w:rFonts w:ascii="Consolas" w:hAnsi="Consolas"/>
          <w:color w:val="A5D6FF"/>
          <w:sz w:val="21"/>
          <w:szCs w:val="21"/>
        </w:rPr>
        <w:t>"NO"</w:t>
      </w:r>
      <w:r>
        <w:rPr>
          <w:rFonts w:ascii="Consolas" w:hAnsi="Consolas"/>
          <w:color w:val="BBBEBF"/>
          <w:sz w:val="21"/>
          <w:szCs w:val="21"/>
        </w:rPr>
        <w:t xml:space="preserve"> </w:t>
      </w:r>
      <w:r>
        <w:rPr>
          <w:rFonts w:ascii="Consolas" w:hAnsi="Consolas"/>
          <w:color w:val="D2A8FF"/>
          <w:sz w:val="21"/>
          <w:szCs w:val="21"/>
        </w:rPr>
        <w:t>&lt;&lt;</w:t>
      </w:r>
      <w:r>
        <w:rPr>
          <w:rFonts w:ascii="Consolas" w:hAnsi="Consolas"/>
          <w:color w:val="BBBEBF"/>
          <w:sz w:val="21"/>
          <w:szCs w:val="21"/>
        </w:rPr>
        <w:t xml:space="preserve"> </w:t>
      </w:r>
      <w:proofErr w:type="spellStart"/>
      <w:r>
        <w:rPr>
          <w:rFonts w:ascii="Consolas" w:hAnsi="Consolas"/>
          <w:color w:val="D2A8FF"/>
          <w:sz w:val="21"/>
          <w:szCs w:val="21"/>
        </w:rPr>
        <w:t>endl</w:t>
      </w:r>
      <w:proofErr w:type="spellEnd"/>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rsidR="00BA42DF" w:rsidRDefault="00BA42DF" w:rsidP="00BA42DF">
      <w:pPr>
        <w:shd w:val="clear" w:color="auto" w:fill="121314"/>
        <w:spacing w:after="240" w:line="285" w:lineRule="atLeast"/>
        <w:rPr>
          <w:rFonts w:ascii="Consolas" w:hAnsi="Consolas"/>
          <w:color w:val="BBBEBF"/>
          <w:sz w:val="21"/>
          <w:szCs w:val="21"/>
        </w:rPr>
      </w:pP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return</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rsidR="00BA42DF" w:rsidRDefault="00BA42DF" w:rsidP="00BA42DF">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rsidR="00BA42DF" w:rsidRDefault="000511E6" w:rsidP="00BA42DF">
      <w:pPr>
        <w:rPr>
          <w:i/>
          <w:color w:val="000000"/>
          <w:sz w:val="18"/>
          <w:szCs w:val="18"/>
          <w:lang w:val="uk-UA"/>
        </w:rPr>
      </w:pPr>
      <w:r>
        <w:rPr>
          <w:color w:val="000000"/>
          <w:lang w:val="uk-UA"/>
        </w:rPr>
        <w:tab/>
      </w:r>
      <w:r>
        <w:rPr>
          <w:color w:val="000000"/>
          <w:lang w:val="uk-UA"/>
        </w:rPr>
        <w:tab/>
      </w:r>
      <w:r>
        <w:rPr>
          <w:color w:val="000000"/>
          <w:lang w:val="uk-UA"/>
        </w:rPr>
        <w:tab/>
      </w:r>
      <w:r>
        <w:rPr>
          <w:color w:val="000000"/>
          <w:lang w:val="uk-UA"/>
        </w:rPr>
        <w:tab/>
      </w:r>
      <w:r>
        <w:rPr>
          <w:i/>
          <w:color w:val="000000"/>
          <w:sz w:val="18"/>
          <w:szCs w:val="18"/>
          <w:lang w:val="en-US"/>
        </w:rPr>
        <w:t>Code</w:t>
      </w:r>
      <w:r w:rsidRPr="000511E6">
        <w:rPr>
          <w:i/>
          <w:color w:val="000000"/>
          <w:sz w:val="18"/>
          <w:szCs w:val="18"/>
          <w:lang w:val="ru-RU"/>
        </w:rPr>
        <w:t xml:space="preserve"> #6. </w:t>
      </w:r>
      <w:r>
        <w:rPr>
          <w:i/>
          <w:color w:val="000000"/>
          <w:sz w:val="18"/>
          <w:szCs w:val="18"/>
          <w:lang w:val="uk-UA"/>
        </w:rPr>
        <w:t xml:space="preserve">Код до задачі </w:t>
      </w:r>
      <w:proofErr w:type="spellStart"/>
      <w:r>
        <w:rPr>
          <w:i/>
          <w:color w:val="000000"/>
          <w:sz w:val="18"/>
          <w:szCs w:val="18"/>
          <w:lang w:val="uk-UA"/>
        </w:rPr>
        <w:t>Скалдний</w:t>
      </w:r>
      <w:proofErr w:type="spellEnd"/>
      <w:r>
        <w:rPr>
          <w:i/>
          <w:color w:val="000000"/>
          <w:sz w:val="18"/>
          <w:szCs w:val="18"/>
          <w:lang w:val="uk-UA"/>
        </w:rPr>
        <w:t xml:space="preserve"> екзамен</w:t>
      </w:r>
    </w:p>
    <w:p w:rsidR="000511E6" w:rsidRDefault="000511E6" w:rsidP="00BA42DF">
      <w:pPr>
        <w:rPr>
          <w:i/>
          <w:color w:val="000000"/>
          <w:sz w:val="18"/>
          <w:szCs w:val="18"/>
          <w:lang w:val="uk-UA"/>
        </w:rPr>
      </w:pPr>
    </w:p>
    <w:p w:rsidR="000511E6" w:rsidRDefault="000511E6" w:rsidP="00BA42DF">
      <w:pPr>
        <w:rPr>
          <w:color w:val="000000"/>
          <w:lang w:val="uk-UA"/>
        </w:rPr>
      </w:pPr>
      <w:r>
        <w:rPr>
          <w:color w:val="000000"/>
          <w:lang w:val="uk-UA"/>
        </w:rPr>
        <w:t>Посилання на код у пул-</w:t>
      </w:r>
      <w:proofErr w:type="spellStart"/>
      <w:r>
        <w:rPr>
          <w:color w:val="000000"/>
          <w:lang w:val="uk-UA"/>
        </w:rPr>
        <w:t>реквесті</w:t>
      </w:r>
      <w:proofErr w:type="spellEnd"/>
      <w:r>
        <w:rPr>
          <w:color w:val="000000"/>
          <w:lang w:val="uk-UA"/>
        </w:rPr>
        <w:t>:</w:t>
      </w:r>
      <w:r w:rsidRPr="000511E6">
        <w:t xml:space="preserve"> </w:t>
      </w:r>
      <w:hyperlink r:id="rId40" w:anchor="diff-5f1b57d2ccd7a828c9ac5ec7661ef7ed74f0f8378fbbe0eb2fac9852cfcf7d9a" w:history="1">
        <w:r w:rsidRPr="003B5CED">
          <w:rPr>
            <w:rStyle w:val="a5"/>
            <w:lang w:val="uk-UA"/>
          </w:rPr>
          <w:t>https://github.com/artificial-intelligence-department/ai_programming_playground_2026/pull/223/changes#diff-5f1b57d2ccd7a828c9ac5ec7661ef7ed74f0f8378fbbe0eb2fac9852cfcf7d9a</w:t>
        </w:r>
      </w:hyperlink>
      <w:r>
        <w:rPr>
          <w:color w:val="000000"/>
          <w:lang w:val="uk-UA"/>
        </w:rPr>
        <w:t xml:space="preserve"> </w:t>
      </w:r>
    </w:p>
    <w:p w:rsidR="000511E6" w:rsidRDefault="000511E6" w:rsidP="00BA42DF">
      <w:pPr>
        <w:rPr>
          <w:color w:val="000000"/>
          <w:lang w:val="uk-UA"/>
        </w:rPr>
      </w:pPr>
    </w:p>
    <w:p w:rsidR="000511E6" w:rsidRDefault="000511E6" w:rsidP="000511E6">
      <w:pPr>
        <w:pStyle w:val="2"/>
        <w:rPr>
          <w:rFonts w:ascii="Times New Roman" w:eastAsia="Times New Roman" w:hAnsi="Times New Roman" w:cs="Times New Roman"/>
          <w:b/>
          <w:bCs/>
          <w:color w:val="000000"/>
        </w:rPr>
      </w:pPr>
      <w:r>
        <w:rPr>
          <w:rFonts w:ascii="Times New Roman" w:eastAsia="Times New Roman" w:hAnsi="Times New Roman" w:cs="Times New Roman"/>
          <w:b/>
          <w:bCs/>
          <w:color w:val="000000"/>
          <w:lang w:val="uk-UA"/>
        </w:rPr>
        <w:t>4</w:t>
      </w:r>
      <w:r w:rsidRPr="00C32652">
        <w:rPr>
          <w:rFonts w:ascii="Times New Roman" w:eastAsia="Times New Roman" w:hAnsi="Times New Roman" w:cs="Times New Roman"/>
          <w:b/>
          <w:bCs/>
          <w:color w:val="000000"/>
        </w:rPr>
        <w:t>.</w:t>
      </w:r>
      <w:r w:rsidRPr="00C32652">
        <w:rPr>
          <w:rFonts w:ascii="Times New Roman" w:eastAsia="Times New Roman" w:hAnsi="Times New Roman" w:cs="Times New Roman"/>
          <w:b/>
          <w:bCs/>
          <w:color w:val="000000"/>
        </w:rPr>
        <w:tab/>
        <w:t>Результати виконання завдань, тестування та фактично затрачений час:</w:t>
      </w:r>
    </w:p>
    <w:p w:rsidR="00FF4114" w:rsidRDefault="00FF4114" w:rsidP="00FF4114">
      <w:r w:rsidRPr="00C32652">
        <w:rPr>
          <w:sz w:val="28"/>
          <w:szCs w:val="28"/>
        </w:rPr>
        <w:t>Завдання №</w:t>
      </w:r>
      <w:r>
        <w:rPr>
          <w:sz w:val="28"/>
          <w:szCs w:val="28"/>
          <w:lang w:val="uk-UA"/>
        </w:rPr>
        <w:t>1</w:t>
      </w:r>
      <w:r w:rsidRPr="00C32652">
        <w:rPr>
          <w:sz w:val="28"/>
          <w:szCs w:val="28"/>
          <w:lang w:val="uk-UA"/>
        </w:rPr>
        <w:t xml:space="preserve"> </w:t>
      </w:r>
      <w:proofErr w:type="spellStart"/>
      <w:r w:rsidRPr="00C32652">
        <w:t>Practice</w:t>
      </w:r>
      <w:proofErr w:type="spellEnd"/>
      <w:r w:rsidRPr="00C32652">
        <w:t xml:space="preserve"># </w:t>
      </w:r>
      <w:proofErr w:type="spellStart"/>
      <w:r w:rsidRPr="00C32652">
        <w:t>programming</w:t>
      </w:r>
      <w:proofErr w:type="spellEnd"/>
      <w:r w:rsidRPr="00C32652">
        <w:t xml:space="preserve">: </w:t>
      </w:r>
      <w:proofErr w:type="spellStart"/>
      <w:r w:rsidRPr="00C32652">
        <w:t>Class</w:t>
      </w:r>
      <w:proofErr w:type="spellEnd"/>
      <w:r w:rsidRPr="00C32652">
        <w:t xml:space="preserve"> </w:t>
      </w:r>
      <w:proofErr w:type="spellStart"/>
      <w:r w:rsidRPr="00C32652">
        <w:t>Practice</w:t>
      </w:r>
      <w:proofErr w:type="spellEnd"/>
      <w:r w:rsidRPr="00C32652">
        <w:t xml:space="preserve"> </w:t>
      </w:r>
      <w:proofErr w:type="spellStart"/>
      <w:r w:rsidRPr="00C32652">
        <w:t>Task</w:t>
      </w:r>
      <w:proofErr w:type="spellEnd"/>
    </w:p>
    <w:p w:rsidR="00FF4114" w:rsidRPr="00FF4114" w:rsidRDefault="00FF4114" w:rsidP="00FF4114"/>
    <w:p w:rsidR="000511E6" w:rsidRDefault="00FF4114" w:rsidP="000511E6">
      <w:r w:rsidRPr="00FF4114">
        <w:rPr>
          <w:noProof/>
          <w:lang w:val="uk-UA" w:eastAsia="uk-UA"/>
        </w:rPr>
        <w:drawing>
          <wp:inline distT="0" distB="0" distL="0" distR="0" wp14:anchorId="1F7C666F" wp14:editId="15E517DA">
            <wp:extent cx="5121084" cy="5159187"/>
            <wp:effectExtent l="0" t="0" r="3810"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21084" cy="5159187"/>
                    </a:xfrm>
                    <a:prstGeom prst="rect">
                      <a:avLst/>
                    </a:prstGeom>
                  </pic:spPr>
                </pic:pic>
              </a:graphicData>
            </a:graphic>
          </wp:inline>
        </w:drawing>
      </w:r>
    </w:p>
    <w:p w:rsidR="00FF4114" w:rsidRDefault="00FF4114" w:rsidP="000511E6">
      <w:pPr>
        <w:rPr>
          <w:i/>
          <w:sz w:val="18"/>
          <w:szCs w:val="18"/>
          <w:lang w:val="uk-UA"/>
        </w:rPr>
      </w:pPr>
      <w:r>
        <w:tab/>
      </w:r>
      <w:r>
        <w:tab/>
      </w:r>
      <w:r>
        <w:rPr>
          <w:i/>
          <w:sz w:val="18"/>
          <w:szCs w:val="18"/>
          <w:lang w:val="uk-UA"/>
        </w:rPr>
        <w:t xml:space="preserve">Рис </w:t>
      </w:r>
      <w:r w:rsidR="009C1BC0">
        <w:rPr>
          <w:i/>
          <w:sz w:val="18"/>
          <w:szCs w:val="18"/>
          <w:lang w:val="uk-UA"/>
        </w:rPr>
        <w:t>15</w:t>
      </w:r>
      <w:r>
        <w:rPr>
          <w:i/>
          <w:sz w:val="18"/>
          <w:szCs w:val="18"/>
          <w:lang w:val="uk-UA"/>
        </w:rPr>
        <w:t>.Виконання програми Аналізатор місячного паролю</w:t>
      </w:r>
    </w:p>
    <w:p w:rsidR="00FF4114" w:rsidRDefault="00FF4114" w:rsidP="000511E6">
      <w:pPr>
        <w:rPr>
          <w:i/>
          <w:sz w:val="18"/>
          <w:szCs w:val="18"/>
          <w:lang w:val="uk-UA"/>
        </w:rPr>
      </w:pPr>
    </w:p>
    <w:p w:rsidR="00FF4114" w:rsidRPr="00FF4114" w:rsidRDefault="00FF4114" w:rsidP="000511E6">
      <w:pPr>
        <w:rPr>
          <w:i/>
          <w:sz w:val="18"/>
          <w:szCs w:val="18"/>
          <w:lang w:val="uk-UA"/>
        </w:rPr>
      </w:pPr>
    </w:p>
    <w:p w:rsidR="000511E6" w:rsidRDefault="00FF4114" w:rsidP="00BA42DF">
      <w:pPr>
        <w:rPr>
          <w:color w:val="000000"/>
          <w:lang w:val="uk-UA"/>
        </w:rPr>
      </w:pPr>
      <w:r>
        <w:rPr>
          <w:color w:val="000000"/>
          <w:lang w:val="uk-UA"/>
        </w:rPr>
        <w:lastRenderedPageBreak/>
        <w:t>Час, затрачений на виконання завдання: 2.5 години</w:t>
      </w:r>
    </w:p>
    <w:p w:rsidR="00FF4114" w:rsidRDefault="00FF4114" w:rsidP="00BA42DF">
      <w:pPr>
        <w:rPr>
          <w:color w:val="000000"/>
          <w:lang w:val="uk-UA"/>
        </w:rPr>
      </w:pPr>
    </w:p>
    <w:p w:rsidR="00FF4114" w:rsidRPr="00FF4114" w:rsidRDefault="00FF4114" w:rsidP="00BA42DF">
      <w:pPr>
        <w:rPr>
          <w:color w:val="000000"/>
          <w:lang w:val="uk-UA"/>
        </w:rPr>
      </w:pPr>
    </w:p>
    <w:p w:rsidR="00FF4114" w:rsidRDefault="00FF4114" w:rsidP="00FF4114">
      <w:pPr>
        <w:rPr>
          <w:lang w:val="uk-UA"/>
        </w:rPr>
      </w:pPr>
      <w:r>
        <w:rPr>
          <w:sz w:val="28"/>
          <w:szCs w:val="28"/>
        </w:rPr>
        <w:t>Завдання №</w:t>
      </w:r>
      <w:r>
        <w:rPr>
          <w:sz w:val="28"/>
          <w:szCs w:val="28"/>
          <w:lang w:val="uk-UA"/>
        </w:rPr>
        <w:t>2</w:t>
      </w:r>
      <w:r w:rsidRPr="00C32652">
        <w:rPr>
          <w:sz w:val="28"/>
          <w:szCs w:val="28"/>
          <w:lang w:val="uk-UA"/>
        </w:rPr>
        <w:t xml:space="preserve"> </w:t>
      </w:r>
      <w:proofErr w:type="spellStart"/>
      <w:r>
        <w:t>Lab</w:t>
      </w:r>
      <w:proofErr w:type="spellEnd"/>
      <w:r>
        <w:t xml:space="preserve"># </w:t>
      </w:r>
      <w:proofErr w:type="spellStart"/>
      <w:r>
        <w:t>programming</w:t>
      </w:r>
      <w:proofErr w:type="spellEnd"/>
      <w:r>
        <w:t xml:space="preserve">: </w:t>
      </w:r>
      <w:proofErr w:type="spellStart"/>
      <w:r>
        <w:t>Lab</w:t>
      </w:r>
      <w:proofErr w:type="spellEnd"/>
      <w:r>
        <w:t xml:space="preserve"> </w:t>
      </w:r>
      <w:r>
        <w:rPr>
          <w:lang w:val="uk-UA"/>
        </w:rPr>
        <w:t>2</w:t>
      </w:r>
    </w:p>
    <w:p w:rsidR="00FF4114" w:rsidRDefault="00FF4114" w:rsidP="00FF4114">
      <w:pPr>
        <w:rPr>
          <w:lang w:val="uk-UA"/>
        </w:rPr>
      </w:pPr>
      <w:r w:rsidRPr="00FF4114">
        <w:rPr>
          <w:noProof/>
          <w:lang w:val="uk-UA" w:eastAsia="uk-UA"/>
        </w:rPr>
        <w:drawing>
          <wp:inline distT="0" distB="0" distL="0" distR="0" wp14:anchorId="66BDB20A" wp14:editId="1883CC80">
            <wp:extent cx="2293819" cy="3505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293819" cy="350550"/>
                    </a:xfrm>
                    <a:prstGeom prst="rect">
                      <a:avLst/>
                    </a:prstGeom>
                  </pic:spPr>
                </pic:pic>
              </a:graphicData>
            </a:graphic>
          </wp:inline>
        </w:drawing>
      </w:r>
    </w:p>
    <w:p w:rsidR="00BA42DF" w:rsidRDefault="00FF4114" w:rsidP="00405A8C">
      <w:pPr>
        <w:pStyle w:val="a3"/>
        <w:spacing w:before="0" w:beforeAutospacing="0" w:after="0" w:afterAutospacing="0"/>
        <w:textAlignment w:val="baseline"/>
        <w:rPr>
          <w:i/>
          <w:sz w:val="18"/>
          <w:szCs w:val="18"/>
          <w:lang w:val="uk-UA"/>
        </w:rPr>
      </w:pPr>
      <w:r>
        <w:rPr>
          <w:i/>
          <w:sz w:val="18"/>
          <w:szCs w:val="18"/>
          <w:lang w:val="uk-UA"/>
        </w:rPr>
        <w:t>Рис 1</w:t>
      </w:r>
      <w:r w:rsidR="009C1BC0">
        <w:rPr>
          <w:i/>
          <w:sz w:val="18"/>
          <w:szCs w:val="18"/>
          <w:lang w:val="uk-UA"/>
        </w:rPr>
        <w:t>6</w:t>
      </w:r>
      <w:r>
        <w:rPr>
          <w:i/>
          <w:sz w:val="18"/>
          <w:szCs w:val="18"/>
          <w:lang w:val="uk-UA"/>
        </w:rPr>
        <w:t>.Виконання лабораторної 2</w:t>
      </w:r>
    </w:p>
    <w:p w:rsidR="00FF4114" w:rsidRDefault="00FF4114" w:rsidP="00405A8C">
      <w:pPr>
        <w:pStyle w:val="a3"/>
        <w:spacing w:before="0" w:beforeAutospacing="0" w:after="0" w:afterAutospacing="0"/>
        <w:textAlignment w:val="baseline"/>
        <w:rPr>
          <w:i/>
          <w:sz w:val="18"/>
          <w:szCs w:val="18"/>
          <w:lang w:val="uk-UA"/>
        </w:rPr>
      </w:pPr>
      <w:r>
        <w:rPr>
          <w:noProof/>
          <w:lang w:val="uk-UA" w:eastAsia="uk-UA"/>
        </w:rPr>
        <w:drawing>
          <wp:inline distT="0" distB="0" distL="0" distR="0" wp14:anchorId="5AD0CAF8" wp14:editId="58A411B6">
            <wp:extent cx="4227830" cy="9612630"/>
            <wp:effectExtent l="0" t="635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rot="16200000">
                      <a:off x="0" y="0"/>
                      <a:ext cx="4227830" cy="9612630"/>
                    </a:xfrm>
                    <a:prstGeom prst="rect">
                      <a:avLst/>
                    </a:prstGeom>
                  </pic:spPr>
                </pic:pic>
              </a:graphicData>
            </a:graphic>
          </wp:inline>
        </w:drawing>
      </w:r>
    </w:p>
    <w:p w:rsidR="00FF4114" w:rsidRDefault="00FF4114" w:rsidP="00405A8C">
      <w:pPr>
        <w:pStyle w:val="a3"/>
        <w:spacing w:before="0" w:beforeAutospacing="0" w:after="0" w:afterAutospacing="0"/>
        <w:textAlignment w:val="baseline"/>
        <w:rPr>
          <w:i/>
          <w:sz w:val="18"/>
          <w:szCs w:val="18"/>
          <w:lang w:val="uk-UA"/>
        </w:rPr>
      </w:pPr>
    </w:p>
    <w:p w:rsidR="00FF4114" w:rsidRDefault="009C1BC0" w:rsidP="00405A8C">
      <w:pPr>
        <w:pStyle w:val="a3"/>
        <w:spacing w:before="0" w:beforeAutospacing="0" w:after="0" w:afterAutospacing="0"/>
        <w:textAlignment w:val="baseline"/>
        <w:rPr>
          <w:i/>
          <w:sz w:val="18"/>
          <w:szCs w:val="18"/>
          <w:lang w:val="uk-UA"/>
        </w:rPr>
      </w:pPr>
      <w:r>
        <w:rPr>
          <w:i/>
          <w:sz w:val="18"/>
          <w:szCs w:val="18"/>
          <w:lang w:val="uk-UA"/>
        </w:rPr>
        <w:tab/>
      </w:r>
      <w:r>
        <w:rPr>
          <w:i/>
          <w:sz w:val="18"/>
          <w:szCs w:val="18"/>
          <w:lang w:val="uk-UA"/>
        </w:rPr>
        <w:tab/>
      </w:r>
      <w:r>
        <w:rPr>
          <w:i/>
          <w:sz w:val="18"/>
          <w:szCs w:val="18"/>
          <w:lang w:val="uk-UA"/>
        </w:rPr>
        <w:tab/>
        <w:t>Рис 17</w:t>
      </w:r>
      <w:r w:rsidR="00FF4114">
        <w:rPr>
          <w:i/>
          <w:sz w:val="18"/>
          <w:szCs w:val="18"/>
          <w:lang w:val="uk-UA"/>
        </w:rPr>
        <w:t xml:space="preserve">.Розрахунок формули рекурентного вигляду </w:t>
      </w:r>
    </w:p>
    <w:p w:rsidR="00FF4114" w:rsidRDefault="00FF4114" w:rsidP="00405A8C">
      <w:pPr>
        <w:pStyle w:val="a3"/>
        <w:spacing w:before="0" w:beforeAutospacing="0" w:after="0" w:afterAutospacing="0"/>
        <w:textAlignment w:val="baseline"/>
        <w:rPr>
          <w:i/>
          <w:sz w:val="18"/>
          <w:szCs w:val="18"/>
          <w:lang w:val="uk-UA"/>
        </w:rPr>
      </w:pPr>
    </w:p>
    <w:p w:rsidR="00FF4114" w:rsidRDefault="00FF4114" w:rsidP="00FF4114">
      <w:pPr>
        <w:rPr>
          <w:color w:val="000000"/>
          <w:lang w:val="uk-UA"/>
        </w:rPr>
      </w:pPr>
      <w:r>
        <w:rPr>
          <w:color w:val="000000"/>
          <w:lang w:val="uk-UA"/>
        </w:rPr>
        <w:t xml:space="preserve">Час, затрачений на виконання завдання: 25хв </w:t>
      </w:r>
    </w:p>
    <w:p w:rsidR="00FF4114" w:rsidRDefault="00FF4114" w:rsidP="00FF4114">
      <w:pPr>
        <w:rPr>
          <w:color w:val="000000"/>
          <w:lang w:val="uk-UA"/>
        </w:rPr>
      </w:pPr>
    </w:p>
    <w:p w:rsidR="00FF4114" w:rsidRDefault="00FF4114" w:rsidP="00FF4114">
      <w:pPr>
        <w:rPr>
          <w:lang w:val="uk-UA"/>
        </w:rPr>
      </w:pPr>
      <w:r>
        <w:rPr>
          <w:sz w:val="28"/>
          <w:szCs w:val="28"/>
        </w:rPr>
        <w:t>Завдання №</w:t>
      </w:r>
      <w:r>
        <w:rPr>
          <w:sz w:val="28"/>
          <w:szCs w:val="28"/>
          <w:lang w:val="uk-UA"/>
        </w:rPr>
        <w:t>3</w:t>
      </w:r>
      <w:r w:rsidRPr="00C32652">
        <w:rPr>
          <w:sz w:val="28"/>
          <w:szCs w:val="28"/>
          <w:lang w:val="uk-UA"/>
        </w:rPr>
        <w:t xml:space="preserve"> </w:t>
      </w:r>
      <w:proofErr w:type="spellStart"/>
      <w:r>
        <w:t>Lab</w:t>
      </w:r>
      <w:proofErr w:type="spellEnd"/>
      <w:r>
        <w:t xml:space="preserve"># </w:t>
      </w:r>
      <w:proofErr w:type="spellStart"/>
      <w:r>
        <w:t>programming</w:t>
      </w:r>
      <w:proofErr w:type="spellEnd"/>
      <w:r>
        <w:t xml:space="preserve">: </w:t>
      </w:r>
      <w:proofErr w:type="spellStart"/>
      <w:r>
        <w:t>Lab</w:t>
      </w:r>
      <w:proofErr w:type="spellEnd"/>
      <w:r>
        <w:t xml:space="preserve"> </w:t>
      </w:r>
      <w:r>
        <w:rPr>
          <w:lang w:val="uk-UA"/>
        </w:rPr>
        <w:t>3</w:t>
      </w:r>
    </w:p>
    <w:p w:rsidR="00FF4114" w:rsidRDefault="00FF4114" w:rsidP="00FF4114">
      <w:pPr>
        <w:rPr>
          <w:lang w:val="uk-UA"/>
        </w:rPr>
      </w:pPr>
      <w:r w:rsidRPr="00FF4114">
        <w:rPr>
          <w:noProof/>
          <w:lang w:val="uk-UA" w:eastAsia="uk-UA"/>
        </w:rPr>
        <w:drawing>
          <wp:inline distT="0" distB="0" distL="0" distR="0" wp14:anchorId="4D791DF0" wp14:editId="03005CE4">
            <wp:extent cx="3939881" cy="2004234"/>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39881" cy="2004234"/>
                    </a:xfrm>
                    <a:prstGeom prst="rect">
                      <a:avLst/>
                    </a:prstGeom>
                  </pic:spPr>
                </pic:pic>
              </a:graphicData>
            </a:graphic>
          </wp:inline>
        </w:drawing>
      </w:r>
    </w:p>
    <w:p w:rsidR="00FF4114" w:rsidRDefault="00FF4114" w:rsidP="00FF4114">
      <w:pPr>
        <w:rPr>
          <w:i/>
          <w:sz w:val="18"/>
          <w:szCs w:val="18"/>
          <w:lang w:val="uk-UA"/>
        </w:rPr>
      </w:pPr>
      <w:r>
        <w:rPr>
          <w:lang w:val="uk-UA"/>
        </w:rPr>
        <w:tab/>
      </w:r>
      <w:r w:rsidR="009C1BC0">
        <w:rPr>
          <w:i/>
          <w:sz w:val="18"/>
          <w:szCs w:val="18"/>
          <w:lang w:val="uk-UA"/>
        </w:rPr>
        <w:t>Рис 18</w:t>
      </w:r>
      <w:r>
        <w:rPr>
          <w:i/>
          <w:sz w:val="18"/>
          <w:szCs w:val="18"/>
          <w:lang w:val="uk-UA"/>
        </w:rPr>
        <w:t>. Виконання Лабораторної 3</w:t>
      </w:r>
    </w:p>
    <w:p w:rsidR="00FF4114" w:rsidRDefault="00FF4114" w:rsidP="00FF4114">
      <w:pPr>
        <w:rPr>
          <w:i/>
          <w:sz w:val="18"/>
          <w:szCs w:val="18"/>
          <w:lang w:val="uk-UA"/>
        </w:rPr>
      </w:pPr>
    </w:p>
    <w:p w:rsidR="00FF4114" w:rsidRDefault="00FF4114" w:rsidP="00FF4114">
      <w:pPr>
        <w:rPr>
          <w:lang w:val="uk-UA"/>
        </w:rPr>
      </w:pPr>
      <w:r>
        <w:rPr>
          <w:noProof/>
          <w:lang w:val="uk-UA" w:eastAsia="uk-UA"/>
        </w:rPr>
        <w:lastRenderedPageBreak/>
        <w:drawing>
          <wp:inline distT="0" distB="0" distL="0" distR="0" wp14:anchorId="6C8FD6FF" wp14:editId="515CFB35">
            <wp:extent cx="4184650" cy="5579967"/>
            <wp:effectExtent l="7302"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rot="16200000">
                      <a:off x="0" y="0"/>
                      <a:ext cx="4187363" cy="5583585"/>
                    </a:xfrm>
                    <a:prstGeom prst="rect">
                      <a:avLst/>
                    </a:prstGeom>
                  </pic:spPr>
                </pic:pic>
              </a:graphicData>
            </a:graphic>
          </wp:inline>
        </w:drawing>
      </w:r>
    </w:p>
    <w:p w:rsidR="00FF4114" w:rsidRPr="00FF4114" w:rsidRDefault="00FF4114" w:rsidP="00FF4114">
      <w:pPr>
        <w:rPr>
          <w:i/>
          <w:sz w:val="18"/>
          <w:szCs w:val="18"/>
          <w:lang w:val="ru-RU"/>
        </w:rPr>
      </w:pPr>
      <w:r>
        <w:rPr>
          <w:lang w:val="uk-UA"/>
        </w:rPr>
        <w:tab/>
      </w:r>
      <w:r>
        <w:rPr>
          <w:lang w:val="uk-UA"/>
        </w:rPr>
        <w:tab/>
      </w:r>
      <w:r w:rsidR="009C1BC0">
        <w:rPr>
          <w:i/>
          <w:sz w:val="18"/>
          <w:szCs w:val="18"/>
          <w:lang w:val="uk-UA"/>
        </w:rPr>
        <w:t>Рис 19</w:t>
      </w:r>
      <w:r>
        <w:rPr>
          <w:i/>
          <w:sz w:val="18"/>
          <w:szCs w:val="18"/>
          <w:lang w:val="uk-UA"/>
        </w:rPr>
        <w:t xml:space="preserve">. Розрахунок загального члена послідовності, вираження його через </w:t>
      </w:r>
      <w:r>
        <w:rPr>
          <w:i/>
          <w:sz w:val="18"/>
          <w:szCs w:val="18"/>
          <w:lang w:val="en-US"/>
        </w:rPr>
        <w:t>an</w:t>
      </w:r>
      <w:r w:rsidRPr="00FF4114">
        <w:rPr>
          <w:i/>
          <w:sz w:val="18"/>
          <w:szCs w:val="18"/>
          <w:lang w:val="ru-RU"/>
        </w:rPr>
        <w:t xml:space="preserve"> + 1</w:t>
      </w:r>
    </w:p>
    <w:p w:rsidR="00FF4114" w:rsidRDefault="00FF4114" w:rsidP="00FF4114">
      <w:pPr>
        <w:rPr>
          <w:lang w:val="uk-UA"/>
        </w:rPr>
      </w:pPr>
    </w:p>
    <w:p w:rsidR="00B37C80" w:rsidRDefault="00B37C80" w:rsidP="00B37C80">
      <w:pPr>
        <w:rPr>
          <w:color w:val="000000"/>
          <w:lang w:val="uk-UA"/>
        </w:rPr>
      </w:pPr>
      <w:r>
        <w:rPr>
          <w:color w:val="000000"/>
        </w:rPr>
        <w:t xml:space="preserve">Час, затрачений на виконання завдання: </w:t>
      </w:r>
      <w:r>
        <w:rPr>
          <w:color w:val="000000"/>
          <w:lang w:val="uk-UA"/>
        </w:rPr>
        <w:t>1</w:t>
      </w:r>
      <w:r>
        <w:rPr>
          <w:color w:val="000000"/>
        </w:rPr>
        <w:t xml:space="preserve"> годин</w:t>
      </w:r>
      <w:r>
        <w:rPr>
          <w:color w:val="000000"/>
          <w:lang w:val="uk-UA"/>
        </w:rPr>
        <w:t>а</w:t>
      </w:r>
    </w:p>
    <w:p w:rsidR="00B37C80" w:rsidRDefault="00B37C80" w:rsidP="00B37C80">
      <w:pPr>
        <w:rPr>
          <w:color w:val="000000"/>
          <w:lang w:val="uk-UA"/>
        </w:rPr>
      </w:pPr>
    </w:p>
    <w:p w:rsidR="00B37C80" w:rsidRDefault="00B37C80" w:rsidP="00B37C80">
      <w:pPr>
        <w:rPr>
          <w:rFonts w:ascii="Calibri" w:hAnsi="Calibri" w:cs="Calibri"/>
          <w:color w:val="000000"/>
          <w:sz w:val="22"/>
          <w:szCs w:val="22"/>
          <w:lang w:val="uk-UA"/>
        </w:rPr>
      </w:pPr>
      <w:r>
        <w:rPr>
          <w:lang w:val="uk-UA"/>
        </w:rPr>
        <w:t xml:space="preserve">Завдання 6: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programming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Self</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Task</w:t>
      </w:r>
      <w:proofErr w:type="spellEnd"/>
      <w:r>
        <w:rPr>
          <w:rFonts w:ascii="Calibri" w:hAnsi="Calibri" w:cs="Calibri"/>
          <w:color w:val="000000"/>
          <w:sz w:val="22"/>
          <w:szCs w:val="22"/>
          <w:lang w:val="uk-UA"/>
        </w:rPr>
        <w:t>:</w:t>
      </w:r>
    </w:p>
    <w:p w:rsidR="00B37C80" w:rsidRDefault="00B37C80" w:rsidP="00B37C80">
      <w:pPr>
        <w:rPr>
          <w:rFonts w:ascii="Calibri" w:hAnsi="Calibri" w:cs="Calibri"/>
          <w:color w:val="000000"/>
          <w:sz w:val="22"/>
          <w:szCs w:val="22"/>
          <w:lang w:val="uk-UA"/>
        </w:rPr>
      </w:pPr>
    </w:p>
    <w:p w:rsidR="00B37C80" w:rsidRDefault="00B37C80" w:rsidP="00B37C80">
      <w:pPr>
        <w:rPr>
          <w:rFonts w:ascii="Calibri" w:hAnsi="Calibri" w:cs="Calibri"/>
          <w:color w:val="000000"/>
          <w:sz w:val="22"/>
          <w:szCs w:val="22"/>
          <w:lang w:val="uk-UA"/>
        </w:rPr>
      </w:pPr>
      <w:r>
        <w:rPr>
          <w:rFonts w:ascii="Calibri" w:hAnsi="Calibri" w:cs="Calibri"/>
          <w:color w:val="000000"/>
          <w:sz w:val="22"/>
          <w:szCs w:val="22"/>
          <w:lang w:val="uk-UA"/>
        </w:rPr>
        <w:t>Марічка і печиво:</w:t>
      </w:r>
    </w:p>
    <w:p w:rsidR="00B37C80" w:rsidRDefault="00B37C80" w:rsidP="00B37C80">
      <w:pPr>
        <w:rPr>
          <w:rFonts w:ascii="Calibri" w:hAnsi="Calibri" w:cs="Calibri"/>
          <w:color w:val="000000"/>
          <w:sz w:val="22"/>
          <w:szCs w:val="22"/>
          <w:lang w:val="uk-UA"/>
        </w:rPr>
      </w:pPr>
      <w:r>
        <w:rPr>
          <w:noProof/>
          <w:lang w:val="uk-UA" w:eastAsia="uk-UA"/>
        </w:rPr>
        <w:drawing>
          <wp:inline distT="0" distB="0" distL="0" distR="0" wp14:anchorId="0271D519" wp14:editId="776940BB">
            <wp:extent cx="6120765" cy="758825"/>
            <wp:effectExtent l="0" t="0" r="0" b="317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765" cy="758825"/>
                    </a:xfrm>
                    <a:prstGeom prst="rect">
                      <a:avLst/>
                    </a:prstGeom>
                  </pic:spPr>
                </pic:pic>
              </a:graphicData>
            </a:graphic>
          </wp:inline>
        </w:drawing>
      </w:r>
    </w:p>
    <w:p w:rsidR="00FF4114" w:rsidRDefault="00B37C80" w:rsidP="00FF4114">
      <w:pPr>
        <w:rPr>
          <w:i/>
          <w:sz w:val="18"/>
          <w:szCs w:val="18"/>
          <w:lang w:val="uk-UA"/>
        </w:rPr>
      </w:pPr>
      <w:r>
        <w:rPr>
          <w:color w:val="000000"/>
          <w:lang w:val="uk-UA"/>
        </w:rPr>
        <w:tab/>
      </w:r>
      <w:r>
        <w:rPr>
          <w:color w:val="000000"/>
          <w:lang w:val="uk-UA"/>
        </w:rPr>
        <w:tab/>
      </w:r>
      <w:r>
        <w:rPr>
          <w:color w:val="000000"/>
          <w:lang w:val="uk-UA"/>
        </w:rPr>
        <w:tab/>
      </w:r>
      <w:r w:rsidR="009C1BC0">
        <w:rPr>
          <w:i/>
          <w:sz w:val="18"/>
          <w:szCs w:val="18"/>
          <w:lang w:val="uk-UA"/>
        </w:rPr>
        <w:t>Рис 20</w:t>
      </w:r>
      <w:r>
        <w:rPr>
          <w:i/>
          <w:sz w:val="18"/>
          <w:szCs w:val="18"/>
          <w:lang w:val="uk-UA"/>
        </w:rPr>
        <w:t>. Виконання роботи програми Марічка і печиво</w:t>
      </w:r>
    </w:p>
    <w:p w:rsidR="00B37C80" w:rsidRDefault="00B37C80" w:rsidP="00FF4114">
      <w:pPr>
        <w:rPr>
          <w:i/>
          <w:sz w:val="18"/>
          <w:szCs w:val="18"/>
          <w:lang w:val="uk-UA"/>
        </w:rPr>
      </w:pPr>
    </w:p>
    <w:p w:rsidR="00B37C80" w:rsidRDefault="00B37C80" w:rsidP="00FF4114">
      <w:pPr>
        <w:rPr>
          <w:color w:val="000000"/>
          <w:lang w:val="uk-UA"/>
        </w:rPr>
      </w:pPr>
      <w:r w:rsidRPr="00B37C80">
        <w:rPr>
          <w:noProof/>
          <w:color w:val="000000"/>
          <w:lang w:val="uk-UA" w:eastAsia="uk-UA"/>
        </w:rPr>
        <w:drawing>
          <wp:inline distT="0" distB="0" distL="0" distR="0" wp14:anchorId="0CDD778B" wp14:editId="61DB3474">
            <wp:extent cx="6120765" cy="437515"/>
            <wp:effectExtent l="0" t="0" r="0"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765" cy="437515"/>
                    </a:xfrm>
                    <a:prstGeom prst="rect">
                      <a:avLst/>
                    </a:prstGeom>
                  </pic:spPr>
                </pic:pic>
              </a:graphicData>
            </a:graphic>
          </wp:inline>
        </w:drawing>
      </w:r>
    </w:p>
    <w:p w:rsidR="00B37C80" w:rsidRDefault="009C1BC0" w:rsidP="00B37C80">
      <w:pPr>
        <w:ind w:left="1416" w:firstLine="708"/>
        <w:rPr>
          <w:i/>
          <w:sz w:val="18"/>
          <w:szCs w:val="18"/>
          <w:lang w:val="uk-UA"/>
        </w:rPr>
      </w:pPr>
      <w:r>
        <w:rPr>
          <w:i/>
          <w:sz w:val="18"/>
          <w:szCs w:val="18"/>
          <w:lang w:val="uk-UA"/>
        </w:rPr>
        <w:t>Рис 21</w:t>
      </w:r>
      <w:r w:rsidR="00B37C80">
        <w:rPr>
          <w:i/>
          <w:sz w:val="18"/>
          <w:szCs w:val="18"/>
          <w:lang w:val="uk-UA"/>
        </w:rPr>
        <w:t xml:space="preserve">. Зарахування задачі системою </w:t>
      </w:r>
      <w:proofErr w:type="spellStart"/>
      <w:r w:rsidR="00B37C80">
        <w:rPr>
          <w:i/>
          <w:sz w:val="18"/>
          <w:szCs w:val="18"/>
          <w:lang w:val="uk-UA"/>
        </w:rPr>
        <w:t>Алготестеру</w:t>
      </w:r>
      <w:proofErr w:type="spellEnd"/>
    </w:p>
    <w:p w:rsidR="00BD2243" w:rsidRPr="00C32652" w:rsidRDefault="00BD2243" w:rsidP="00BD2243">
      <w:pPr>
        <w:rPr>
          <w:shd w:val="clear" w:color="auto" w:fill="FFF2CC"/>
          <w:lang w:val="uk-UA"/>
        </w:rPr>
      </w:pPr>
      <w:r w:rsidRPr="00C32652">
        <w:t>Час затрачений на виконання завдання:</w:t>
      </w:r>
      <w:r w:rsidRPr="00C32652">
        <w:rPr>
          <w:lang w:val="uk-UA"/>
        </w:rPr>
        <w:t xml:space="preserve"> </w:t>
      </w:r>
      <w:r w:rsidRPr="00F431BF">
        <w:rPr>
          <w:lang w:val="ru-RU"/>
        </w:rPr>
        <w:t xml:space="preserve"> </w:t>
      </w:r>
      <w:r>
        <w:rPr>
          <w:lang w:val="ru-RU"/>
        </w:rPr>
        <w:t xml:space="preserve">10 </w:t>
      </w:r>
      <w:r w:rsidRPr="00C32652">
        <w:rPr>
          <w:lang w:val="uk-UA"/>
        </w:rPr>
        <w:t>хвилин</w:t>
      </w:r>
    </w:p>
    <w:p w:rsidR="00B37C80" w:rsidRDefault="00B37C80" w:rsidP="00BD2243">
      <w:pPr>
        <w:rPr>
          <w:i/>
          <w:sz w:val="18"/>
          <w:szCs w:val="18"/>
          <w:lang w:val="uk-UA"/>
        </w:rPr>
      </w:pPr>
    </w:p>
    <w:p w:rsidR="00B37C80" w:rsidRDefault="00B37C80" w:rsidP="00B37C80">
      <w:pPr>
        <w:ind w:left="1416" w:firstLine="708"/>
        <w:rPr>
          <w:i/>
          <w:sz w:val="18"/>
          <w:szCs w:val="18"/>
          <w:lang w:val="uk-UA"/>
        </w:rPr>
      </w:pPr>
    </w:p>
    <w:p w:rsidR="00B37C80" w:rsidRDefault="00B37C80" w:rsidP="00B37C80">
      <w:pPr>
        <w:rPr>
          <w:rFonts w:ascii="Calibri" w:hAnsi="Calibri" w:cs="Calibri"/>
          <w:color w:val="000000"/>
          <w:sz w:val="22"/>
          <w:szCs w:val="22"/>
          <w:lang w:val="uk-UA"/>
        </w:rPr>
      </w:pPr>
      <w:r>
        <w:rPr>
          <w:lang w:val="uk-UA"/>
        </w:rPr>
        <w:t xml:space="preserve">Завдання 7: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programming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Self</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Task</w:t>
      </w:r>
      <w:proofErr w:type="spellEnd"/>
      <w:r>
        <w:rPr>
          <w:rFonts w:ascii="Calibri" w:hAnsi="Calibri" w:cs="Calibri"/>
          <w:color w:val="000000"/>
          <w:sz w:val="22"/>
          <w:szCs w:val="22"/>
          <w:lang w:val="uk-UA"/>
        </w:rPr>
        <w:t>:</w:t>
      </w:r>
    </w:p>
    <w:p w:rsidR="00B37C80" w:rsidRDefault="00B37C80" w:rsidP="00B37C80">
      <w:pPr>
        <w:rPr>
          <w:rFonts w:ascii="Calibri" w:hAnsi="Calibri" w:cs="Calibri"/>
          <w:color w:val="000000"/>
          <w:sz w:val="22"/>
          <w:szCs w:val="22"/>
          <w:lang w:val="uk-UA"/>
        </w:rPr>
      </w:pPr>
    </w:p>
    <w:p w:rsidR="00B37C80" w:rsidRDefault="00B37C80" w:rsidP="00B37C80">
      <w:pPr>
        <w:rPr>
          <w:rFonts w:ascii="Calibri" w:hAnsi="Calibri" w:cs="Calibri"/>
          <w:color w:val="000000"/>
          <w:sz w:val="22"/>
          <w:szCs w:val="22"/>
          <w:lang w:val="uk-UA"/>
        </w:rPr>
      </w:pPr>
      <w:r>
        <w:rPr>
          <w:rFonts w:ascii="Calibri" w:hAnsi="Calibri" w:cs="Calibri"/>
          <w:color w:val="000000"/>
          <w:sz w:val="22"/>
          <w:szCs w:val="22"/>
          <w:lang w:val="uk-UA"/>
        </w:rPr>
        <w:t>Коля Вася і теніс:</w:t>
      </w:r>
    </w:p>
    <w:p w:rsidR="00B37C80" w:rsidRDefault="00B37C80" w:rsidP="00B37C80">
      <w:pPr>
        <w:rPr>
          <w:i/>
          <w:sz w:val="18"/>
          <w:szCs w:val="18"/>
          <w:lang w:val="uk-UA"/>
        </w:rPr>
      </w:pPr>
      <w:r w:rsidRPr="00B37C80">
        <w:rPr>
          <w:noProof/>
          <w:color w:val="000000"/>
          <w:lang w:val="uk-UA" w:eastAsia="uk-UA"/>
        </w:rPr>
        <w:drawing>
          <wp:inline distT="0" distB="0" distL="0" distR="0" wp14:anchorId="07DA7250" wp14:editId="099FE629">
            <wp:extent cx="6120765" cy="1099820"/>
            <wp:effectExtent l="0" t="0" r="0" b="508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765" cy="1099820"/>
                    </a:xfrm>
                    <a:prstGeom prst="rect">
                      <a:avLst/>
                    </a:prstGeom>
                  </pic:spPr>
                </pic:pic>
              </a:graphicData>
            </a:graphic>
          </wp:inline>
        </w:drawing>
      </w:r>
      <w:r>
        <w:rPr>
          <w:color w:val="000000"/>
          <w:lang w:val="uk-UA"/>
        </w:rPr>
        <w:tab/>
      </w:r>
      <w:r>
        <w:rPr>
          <w:color w:val="000000"/>
          <w:lang w:val="uk-UA"/>
        </w:rPr>
        <w:tab/>
      </w:r>
      <w:r>
        <w:rPr>
          <w:color w:val="000000"/>
          <w:lang w:val="uk-UA"/>
        </w:rPr>
        <w:tab/>
      </w:r>
      <w:r w:rsidR="009C1BC0">
        <w:rPr>
          <w:i/>
          <w:sz w:val="18"/>
          <w:szCs w:val="18"/>
          <w:lang w:val="uk-UA"/>
        </w:rPr>
        <w:t>Рис 22</w:t>
      </w:r>
      <w:r>
        <w:rPr>
          <w:i/>
          <w:sz w:val="18"/>
          <w:szCs w:val="18"/>
          <w:lang w:val="uk-UA"/>
        </w:rPr>
        <w:t>. Виконання роботи програми Коля Вася і теніс</w:t>
      </w:r>
    </w:p>
    <w:p w:rsidR="00B37C80" w:rsidRDefault="00B37C80" w:rsidP="00B37C80">
      <w:pPr>
        <w:rPr>
          <w:color w:val="000000"/>
          <w:lang w:val="uk-UA"/>
        </w:rPr>
      </w:pPr>
    </w:p>
    <w:p w:rsidR="00B37C80" w:rsidRDefault="00B37C80" w:rsidP="00B37C80">
      <w:pPr>
        <w:rPr>
          <w:color w:val="000000"/>
          <w:lang w:val="uk-UA"/>
        </w:rPr>
      </w:pPr>
      <w:r w:rsidRPr="00B37C80">
        <w:rPr>
          <w:noProof/>
          <w:color w:val="000000"/>
          <w:lang w:val="uk-UA" w:eastAsia="uk-UA"/>
        </w:rPr>
        <w:lastRenderedPageBreak/>
        <w:drawing>
          <wp:inline distT="0" distB="0" distL="0" distR="0" wp14:anchorId="51F8F566" wp14:editId="56EB2CCF">
            <wp:extent cx="6120765" cy="57213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765" cy="572135"/>
                    </a:xfrm>
                    <a:prstGeom prst="rect">
                      <a:avLst/>
                    </a:prstGeom>
                  </pic:spPr>
                </pic:pic>
              </a:graphicData>
            </a:graphic>
          </wp:inline>
        </w:drawing>
      </w:r>
    </w:p>
    <w:p w:rsidR="00B37C80" w:rsidRDefault="009C1BC0" w:rsidP="00B37C80">
      <w:pPr>
        <w:ind w:left="1416" w:firstLine="708"/>
        <w:rPr>
          <w:i/>
          <w:sz w:val="18"/>
          <w:szCs w:val="18"/>
          <w:lang w:val="uk-UA"/>
        </w:rPr>
      </w:pPr>
      <w:r>
        <w:rPr>
          <w:i/>
          <w:sz w:val="18"/>
          <w:szCs w:val="18"/>
          <w:lang w:val="uk-UA"/>
        </w:rPr>
        <w:t>Рис 23</w:t>
      </w:r>
      <w:r w:rsidR="00B37C80">
        <w:rPr>
          <w:i/>
          <w:sz w:val="18"/>
          <w:szCs w:val="18"/>
          <w:lang w:val="uk-UA"/>
        </w:rPr>
        <w:t xml:space="preserve">. Зарахування задачі системою </w:t>
      </w:r>
      <w:proofErr w:type="spellStart"/>
      <w:r w:rsidR="00B37C80">
        <w:rPr>
          <w:i/>
          <w:sz w:val="18"/>
          <w:szCs w:val="18"/>
          <w:lang w:val="uk-UA"/>
        </w:rPr>
        <w:t>Алготестеру</w:t>
      </w:r>
      <w:proofErr w:type="spellEnd"/>
    </w:p>
    <w:p w:rsidR="00BD2243" w:rsidRDefault="00BD2243" w:rsidP="00B37C80">
      <w:pPr>
        <w:ind w:left="1416" w:firstLine="708"/>
        <w:rPr>
          <w:i/>
          <w:sz w:val="18"/>
          <w:szCs w:val="18"/>
          <w:lang w:val="uk-UA"/>
        </w:rPr>
      </w:pPr>
    </w:p>
    <w:p w:rsidR="00BD2243" w:rsidRPr="00C32652" w:rsidRDefault="00BD2243" w:rsidP="00BD2243">
      <w:pPr>
        <w:rPr>
          <w:shd w:val="clear" w:color="auto" w:fill="FFF2CC"/>
          <w:lang w:val="uk-UA"/>
        </w:rPr>
      </w:pPr>
      <w:r w:rsidRPr="00C32652">
        <w:t>Час затрачений на виконання завдання:</w:t>
      </w:r>
      <w:r w:rsidRPr="00C32652">
        <w:rPr>
          <w:lang w:val="uk-UA"/>
        </w:rPr>
        <w:t xml:space="preserve"> </w:t>
      </w:r>
      <w:r w:rsidRPr="00F431BF">
        <w:rPr>
          <w:lang w:val="ru-RU"/>
        </w:rPr>
        <w:t xml:space="preserve"> 25 </w:t>
      </w:r>
      <w:r w:rsidRPr="00C32652">
        <w:rPr>
          <w:lang w:val="uk-UA"/>
        </w:rPr>
        <w:t>хвилин</w:t>
      </w:r>
    </w:p>
    <w:p w:rsidR="00BD2243" w:rsidRDefault="00BD2243" w:rsidP="00BD2243">
      <w:pPr>
        <w:rPr>
          <w:i/>
          <w:sz w:val="18"/>
          <w:szCs w:val="18"/>
          <w:lang w:val="uk-UA"/>
        </w:rPr>
      </w:pPr>
    </w:p>
    <w:p w:rsidR="00B37C80" w:rsidRDefault="00B37C80" w:rsidP="00B37C80">
      <w:pPr>
        <w:rPr>
          <w:color w:val="000000"/>
          <w:lang w:val="uk-UA"/>
        </w:rPr>
      </w:pPr>
    </w:p>
    <w:p w:rsidR="00B37C80" w:rsidRDefault="00B37C80" w:rsidP="00B37C80">
      <w:pPr>
        <w:rPr>
          <w:rFonts w:ascii="Calibri" w:hAnsi="Calibri" w:cs="Calibri"/>
          <w:color w:val="000000"/>
          <w:sz w:val="22"/>
          <w:szCs w:val="22"/>
          <w:lang w:val="uk-UA"/>
        </w:rPr>
      </w:pPr>
      <w:r>
        <w:rPr>
          <w:lang w:val="uk-UA"/>
        </w:rPr>
        <w:t xml:space="preserve">Завдання </w:t>
      </w:r>
      <w:r>
        <w:rPr>
          <w:lang w:val="en-US"/>
        </w:rPr>
        <w:t>8</w:t>
      </w:r>
      <w:r>
        <w:rPr>
          <w:lang w:val="uk-UA"/>
        </w:rPr>
        <w:t xml:space="preserve">: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programming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Self</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Practice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Task</w:t>
      </w:r>
      <w:proofErr w:type="spellEnd"/>
      <w:r>
        <w:rPr>
          <w:rFonts w:ascii="Calibri" w:hAnsi="Calibri" w:cs="Calibri"/>
          <w:color w:val="000000"/>
          <w:sz w:val="22"/>
          <w:szCs w:val="22"/>
          <w:lang w:val="uk-UA"/>
        </w:rPr>
        <w:t>:</w:t>
      </w:r>
    </w:p>
    <w:p w:rsidR="00B37C80" w:rsidRDefault="00B37C80" w:rsidP="00B37C80">
      <w:pPr>
        <w:rPr>
          <w:rFonts w:ascii="Calibri" w:hAnsi="Calibri" w:cs="Calibri"/>
          <w:color w:val="000000"/>
          <w:sz w:val="22"/>
          <w:szCs w:val="22"/>
          <w:lang w:val="uk-UA"/>
        </w:rPr>
      </w:pPr>
    </w:p>
    <w:p w:rsidR="00B37C80" w:rsidRDefault="00B37C80" w:rsidP="00B37C80">
      <w:pPr>
        <w:rPr>
          <w:rFonts w:ascii="Calibri" w:hAnsi="Calibri" w:cs="Calibri"/>
          <w:color w:val="000000"/>
          <w:sz w:val="22"/>
          <w:szCs w:val="22"/>
          <w:lang w:val="uk-UA"/>
        </w:rPr>
      </w:pPr>
      <w:r>
        <w:rPr>
          <w:rFonts w:ascii="Calibri" w:hAnsi="Calibri" w:cs="Calibri"/>
          <w:color w:val="000000"/>
          <w:sz w:val="22"/>
          <w:szCs w:val="22"/>
          <w:lang w:val="uk-UA"/>
        </w:rPr>
        <w:t>Складний екзамен:</w:t>
      </w:r>
    </w:p>
    <w:p w:rsidR="00B37C80" w:rsidRDefault="00B37C80" w:rsidP="00B37C80">
      <w:pPr>
        <w:rPr>
          <w:rFonts w:ascii="Calibri" w:hAnsi="Calibri" w:cs="Calibri"/>
          <w:color w:val="000000"/>
          <w:sz w:val="22"/>
          <w:szCs w:val="22"/>
          <w:lang w:val="uk-UA"/>
        </w:rPr>
      </w:pPr>
      <w:r w:rsidRPr="00B37C80">
        <w:rPr>
          <w:rFonts w:ascii="Calibri" w:hAnsi="Calibri" w:cs="Calibri"/>
          <w:noProof/>
          <w:color w:val="000000"/>
          <w:sz w:val="22"/>
          <w:szCs w:val="22"/>
          <w:lang w:val="uk-UA" w:eastAsia="uk-UA"/>
        </w:rPr>
        <w:drawing>
          <wp:inline distT="0" distB="0" distL="0" distR="0" wp14:anchorId="13223CC0" wp14:editId="57093CE6">
            <wp:extent cx="4991533" cy="929721"/>
            <wp:effectExtent l="0" t="0" r="0"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91533" cy="929721"/>
                    </a:xfrm>
                    <a:prstGeom prst="rect">
                      <a:avLst/>
                    </a:prstGeom>
                  </pic:spPr>
                </pic:pic>
              </a:graphicData>
            </a:graphic>
          </wp:inline>
        </w:drawing>
      </w:r>
    </w:p>
    <w:p w:rsidR="00B37C80" w:rsidRDefault="00B37C80" w:rsidP="00B37C80">
      <w:pPr>
        <w:rPr>
          <w:i/>
          <w:sz w:val="18"/>
          <w:szCs w:val="18"/>
          <w:lang w:val="uk-UA"/>
        </w:rPr>
      </w:pPr>
      <w:r>
        <w:rPr>
          <w:rFonts w:ascii="Calibri" w:hAnsi="Calibri" w:cs="Calibri"/>
          <w:color w:val="000000"/>
          <w:sz w:val="22"/>
          <w:szCs w:val="22"/>
          <w:lang w:val="uk-UA"/>
        </w:rPr>
        <w:tab/>
      </w:r>
      <w:r>
        <w:rPr>
          <w:rFonts w:ascii="Calibri" w:hAnsi="Calibri" w:cs="Calibri"/>
          <w:color w:val="000000"/>
          <w:sz w:val="22"/>
          <w:szCs w:val="22"/>
          <w:lang w:val="uk-UA"/>
        </w:rPr>
        <w:tab/>
      </w:r>
      <w:r w:rsidR="000A62BA">
        <w:rPr>
          <w:i/>
          <w:sz w:val="18"/>
          <w:szCs w:val="18"/>
          <w:lang w:val="uk-UA"/>
        </w:rPr>
        <w:t>Рис 24</w:t>
      </w:r>
      <w:r>
        <w:rPr>
          <w:i/>
          <w:sz w:val="18"/>
          <w:szCs w:val="18"/>
          <w:lang w:val="uk-UA"/>
        </w:rPr>
        <w:t>. Виконання роботи програми Складний екзамен</w:t>
      </w:r>
    </w:p>
    <w:p w:rsidR="00B37C80" w:rsidRDefault="00B37C80" w:rsidP="00B37C80">
      <w:pPr>
        <w:rPr>
          <w:i/>
          <w:sz w:val="18"/>
          <w:szCs w:val="18"/>
          <w:lang w:val="uk-UA"/>
        </w:rPr>
      </w:pPr>
      <w:r w:rsidRPr="00B37C80">
        <w:rPr>
          <w:i/>
          <w:noProof/>
          <w:sz w:val="18"/>
          <w:szCs w:val="18"/>
          <w:lang w:val="uk-UA" w:eastAsia="uk-UA"/>
        </w:rPr>
        <w:drawing>
          <wp:inline distT="0" distB="0" distL="0" distR="0" wp14:anchorId="0F2CA6FF" wp14:editId="270CF6A6">
            <wp:extent cx="6120765" cy="70548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765" cy="705485"/>
                    </a:xfrm>
                    <a:prstGeom prst="rect">
                      <a:avLst/>
                    </a:prstGeom>
                  </pic:spPr>
                </pic:pic>
              </a:graphicData>
            </a:graphic>
          </wp:inline>
        </w:drawing>
      </w:r>
    </w:p>
    <w:p w:rsidR="00B37C80" w:rsidRDefault="000A62BA" w:rsidP="00B37C80">
      <w:pPr>
        <w:ind w:left="1416" w:firstLine="708"/>
        <w:rPr>
          <w:i/>
          <w:sz w:val="18"/>
          <w:szCs w:val="18"/>
          <w:lang w:val="uk-UA"/>
        </w:rPr>
      </w:pPr>
      <w:r>
        <w:rPr>
          <w:i/>
          <w:sz w:val="18"/>
          <w:szCs w:val="18"/>
          <w:lang w:val="uk-UA"/>
        </w:rPr>
        <w:t>Рис 25</w:t>
      </w:r>
      <w:r w:rsidR="00B37C80">
        <w:rPr>
          <w:i/>
          <w:sz w:val="18"/>
          <w:szCs w:val="18"/>
          <w:lang w:val="uk-UA"/>
        </w:rPr>
        <w:t xml:space="preserve">. Зарахування задачі системою </w:t>
      </w:r>
      <w:proofErr w:type="spellStart"/>
      <w:r w:rsidR="00B37C80">
        <w:rPr>
          <w:i/>
          <w:sz w:val="18"/>
          <w:szCs w:val="18"/>
          <w:lang w:val="uk-UA"/>
        </w:rPr>
        <w:t>Алготестеру</w:t>
      </w:r>
      <w:proofErr w:type="spellEnd"/>
    </w:p>
    <w:p w:rsidR="00BD2243" w:rsidRDefault="00BD2243" w:rsidP="00B37C80">
      <w:pPr>
        <w:ind w:left="1416" w:firstLine="708"/>
        <w:rPr>
          <w:i/>
          <w:sz w:val="18"/>
          <w:szCs w:val="18"/>
          <w:lang w:val="uk-UA"/>
        </w:rPr>
      </w:pPr>
    </w:p>
    <w:p w:rsidR="00B37C80" w:rsidRDefault="00B37C80" w:rsidP="00B37C80">
      <w:pPr>
        <w:rPr>
          <w:i/>
          <w:sz w:val="18"/>
          <w:szCs w:val="18"/>
          <w:lang w:val="uk-UA"/>
        </w:rPr>
      </w:pPr>
    </w:p>
    <w:p w:rsidR="00B37C80" w:rsidRDefault="00B37C80" w:rsidP="00B37C80">
      <w:pPr>
        <w:rPr>
          <w:rFonts w:ascii="Calibri" w:hAnsi="Calibri" w:cs="Calibri"/>
          <w:color w:val="000000"/>
          <w:sz w:val="22"/>
          <w:szCs w:val="22"/>
          <w:lang w:val="uk-UA"/>
        </w:rPr>
      </w:pPr>
    </w:p>
    <w:p w:rsidR="00BD2243" w:rsidRPr="00C32652" w:rsidRDefault="00BD2243" w:rsidP="00BD2243">
      <w:pPr>
        <w:rPr>
          <w:shd w:val="clear" w:color="auto" w:fill="FFF2CC"/>
          <w:lang w:val="uk-UA"/>
        </w:rPr>
      </w:pPr>
      <w:r w:rsidRPr="00C32652">
        <w:t>Час затрачений на виконання завдання:</w:t>
      </w:r>
      <w:r w:rsidRPr="00C32652">
        <w:rPr>
          <w:lang w:val="uk-UA"/>
        </w:rPr>
        <w:t xml:space="preserve"> </w:t>
      </w:r>
      <w:r>
        <w:rPr>
          <w:lang w:val="ru-RU"/>
        </w:rPr>
        <w:t xml:space="preserve"> 10</w:t>
      </w:r>
      <w:r w:rsidRPr="00F431BF">
        <w:rPr>
          <w:lang w:val="ru-RU"/>
        </w:rPr>
        <w:t xml:space="preserve"> </w:t>
      </w:r>
      <w:r w:rsidRPr="00C32652">
        <w:rPr>
          <w:lang w:val="uk-UA"/>
        </w:rPr>
        <w:t>хвилин</w:t>
      </w:r>
    </w:p>
    <w:p w:rsidR="00B37C80" w:rsidRDefault="00B37C80" w:rsidP="00B37C80">
      <w:pPr>
        <w:rPr>
          <w:color w:val="000000"/>
          <w:lang w:val="uk-UA"/>
        </w:rPr>
      </w:pPr>
    </w:p>
    <w:p w:rsidR="00BD2243" w:rsidRDefault="00BD2243" w:rsidP="00B37C80">
      <w:pPr>
        <w:rPr>
          <w:color w:val="000000"/>
          <w:lang w:val="uk-UA"/>
        </w:rPr>
      </w:pPr>
    </w:p>
    <w:p w:rsidR="00BD2243" w:rsidRPr="00C32652" w:rsidRDefault="00BD2243" w:rsidP="00BD2243">
      <w:pPr>
        <w:pStyle w:val="2"/>
        <w:rPr>
          <w:rFonts w:ascii="Times New Roman" w:eastAsia="Times New Roman" w:hAnsi="Times New Roman" w:cs="Times New Roman"/>
          <w:b/>
          <w:bCs/>
          <w:color w:val="000000"/>
          <w:lang w:val="uk-UA"/>
        </w:rPr>
      </w:pPr>
      <w:r>
        <w:rPr>
          <w:rFonts w:ascii="Times New Roman" w:eastAsia="Times New Roman" w:hAnsi="Times New Roman" w:cs="Times New Roman"/>
          <w:b/>
          <w:bCs/>
          <w:color w:val="000000"/>
          <w:lang w:val="uk-UA"/>
        </w:rPr>
        <w:t>5</w:t>
      </w:r>
      <w:r w:rsidRPr="00C32652">
        <w:rPr>
          <w:rFonts w:ascii="Times New Roman" w:eastAsia="Times New Roman" w:hAnsi="Times New Roman" w:cs="Times New Roman"/>
          <w:b/>
          <w:bCs/>
          <w:color w:val="000000"/>
        </w:rPr>
        <w:t>.</w:t>
      </w:r>
      <w:r w:rsidRPr="00C32652">
        <w:rPr>
          <w:rFonts w:ascii="Times New Roman" w:eastAsia="Times New Roman" w:hAnsi="Times New Roman" w:cs="Times New Roman"/>
          <w:b/>
          <w:bCs/>
          <w:color w:val="000000"/>
        </w:rPr>
        <w:tab/>
        <w:t>Кооперація з командою:</w:t>
      </w:r>
    </w:p>
    <w:p w:rsidR="00BD2243" w:rsidRDefault="00BD2243" w:rsidP="00B37C80">
      <w:pPr>
        <w:rPr>
          <w:color w:val="000000"/>
          <w:lang w:val="uk-UA"/>
        </w:rPr>
      </w:pPr>
      <w:r>
        <w:rPr>
          <w:color w:val="000000"/>
          <w:lang w:val="uk-UA"/>
        </w:rPr>
        <w:t xml:space="preserve">- Зустріч 12.10 , обговорили деталі епіку, зробили </w:t>
      </w:r>
      <w:proofErr w:type="spellStart"/>
      <w:r>
        <w:rPr>
          <w:color w:val="000000"/>
          <w:lang w:val="uk-UA"/>
        </w:rPr>
        <w:t>рев’ю</w:t>
      </w:r>
      <w:proofErr w:type="spellEnd"/>
      <w:r>
        <w:rPr>
          <w:color w:val="000000"/>
          <w:lang w:val="uk-UA"/>
        </w:rPr>
        <w:t xml:space="preserve"> коду, підготувались до захисту, перевірили знання один одного.</w:t>
      </w:r>
    </w:p>
    <w:p w:rsidR="00BD2243" w:rsidRDefault="00BD2243" w:rsidP="00B37C80">
      <w:pPr>
        <w:rPr>
          <w:color w:val="000000"/>
          <w:lang w:val="uk-UA"/>
        </w:rPr>
      </w:pPr>
      <w:r>
        <w:rPr>
          <w:noProof/>
          <w:lang w:val="uk-UA" w:eastAsia="uk-UA"/>
        </w:rPr>
        <w:drawing>
          <wp:inline distT="0" distB="0" distL="0" distR="0" wp14:anchorId="128B48F2" wp14:editId="1636B36C">
            <wp:extent cx="4756785" cy="3567465"/>
            <wp:effectExtent l="0" t="0" r="571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56965" cy="3567600"/>
                    </a:xfrm>
                    <a:prstGeom prst="rect">
                      <a:avLst/>
                    </a:prstGeom>
                  </pic:spPr>
                </pic:pic>
              </a:graphicData>
            </a:graphic>
          </wp:inline>
        </w:drawing>
      </w:r>
    </w:p>
    <w:p w:rsidR="00BD2243" w:rsidRDefault="000A62BA" w:rsidP="00BD2243">
      <w:pPr>
        <w:ind w:left="708" w:firstLine="708"/>
        <w:rPr>
          <w:i/>
          <w:sz w:val="18"/>
          <w:szCs w:val="18"/>
          <w:lang w:val="uk-UA"/>
        </w:rPr>
      </w:pPr>
      <w:r>
        <w:rPr>
          <w:i/>
          <w:sz w:val="18"/>
          <w:szCs w:val="18"/>
          <w:lang w:val="uk-UA"/>
        </w:rPr>
        <w:t>Рис 26</w:t>
      </w:r>
      <w:r w:rsidR="00BD2243">
        <w:rPr>
          <w:i/>
          <w:sz w:val="18"/>
          <w:szCs w:val="18"/>
          <w:lang w:val="uk-UA"/>
        </w:rPr>
        <w:t>. Зустріч з командою</w:t>
      </w:r>
    </w:p>
    <w:p w:rsidR="00BD2243" w:rsidRDefault="00BD2243" w:rsidP="00B37C80">
      <w:pPr>
        <w:rPr>
          <w:color w:val="000000"/>
          <w:lang w:val="uk-UA"/>
        </w:rPr>
      </w:pPr>
    </w:p>
    <w:p w:rsidR="00E509F9" w:rsidRDefault="00E509F9" w:rsidP="00B37C80">
      <w:pPr>
        <w:rPr>
          <w:color w:val="000000"/>
          <w:lang w:val="uk-UA"/>
        </w:rPr>
      </w:pPr>
    </w:p>
    <w:p w:rsidR="00E509F9" w:rsidRDefault="00E509F9" w:rsidP="00B37C80">
      <w:pPr>
        <w:rPr>
          <w:color w:val="000000"/>
          <w:lang w:val="uk-UA"/>
        </w:rPr>
      </w:pPr>
      <w:r w:rsidRPr="00E509F9">
        <w:rPr>
          <w:noProof/>
          <w:color w:val="000000"/>
          <w:lang w:val="uk-UA" w:eastAsia="uk-UA"/>
        </w:rPr>
        <w:lastRenderedPageBreak/>
        <w:drawing>
          <wp:inline distT="0" distB="0" distL="0" distR="0" wp14:anchorId="4566C1F8" wp14:editId="79113716">
            <wp:extent cx="6120765" cy="2889885"/>
            <wp:effectExtent l="0" t="0" r="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765" cy="2889885"/>
                    </a:xfrm>
                    <a:prstGeom prst="rect">
                      <a:avLst/>
                    </a:prstGeom>
                  </pic:spPr>
                </pic:pic>
              </a:graphicData>
            </a:graphic>
          </wp:inline>
        </w:drawing>
      </w:r>
    </w:p>
    <w:p w:rsidR="00E509F9" w:rsidRDefault="00E509F9" w:rsidP="00E509F9">
      <w:pPr>
        <w:ind w:left="708" w:firstLine="708"/>
        <w:rPr>
          <w:color w:val="000000"/>
          <w:lang w:val="uk-UA"/>
        </w:rPr>
      </w:pPr>
      <w:r>
        <w:rPr>
          <w:color w:val="000000"/>
          <w:lang w:val="uk-UA"/>
        </w:rPr>
        <w:tab/>
      </w:r>
      <w:r>
        <w:rPr>
          <w:color w:val="000000"/>
          <w:lang w:val="uk-UA"/>
        </w:rPr>
        <w:tab/>
      </w:r>
      <w:r>
        <w:rPr>
          <w:color w:val="000000"/>
          <w:lang w:val="uk-UA"/>
        </w:rPr>
        <w:tab/>
      </w:r>
      <w:r>
        <w:rPr>
          <w:i/>
          <w:sz w:val="18"/>
          <w:szCs w:val="18"/>
          <w:lang w:val="uk-UA"/>
        </w:rPr>
        <w:t>Рис 2</w:t>
      </w:r>
      <w:r w:rsidR="000A62BA">
        <w:rPr>
          <w:i/>
          <w:sz w:val="18"/>
          <w:szCs w:val="18"/>
          <w:lang w:val="ru-RU"/>
        </w:rPr>
        <w:t>7</w:t>
      </w:r>
      <w:r>
        <w:rPr>
          <w:i/>
          <w:sz w:val="18"/>
          <w:szCs w:val="18"/>
          <w:lang w:val="uk-UA"/>
        </w:rPr>
        <w:t xml:space="preserve">. </w:t>
      </w:r>
      <w:proofErr w:type="spellStart"/>
      <w:r>
        <w:rPr>
          <w:i/>
          <w:sz w:val="18"/>
          <w:szCs w:val="18"/>
          <w:lang w:val="uk-UA"/>
        </w:rPr>
        <w:t>Трекання</w:t>
      </w:r>
      <w:proofErr w:type="spellEnd"/>
      <w:r>
        <w:rPr>
          <w:i/>
          <w:sz w:val="18"/>
          <w:szCs w:val="18"/>
          <w:lang w:val="uk-UA"/>
        </w:rPr>
        <w:t xml:space="preserve"> прогресу в </w:t>
      </w:r>
      <w:proofErr w:type="spellStart"/>
      <w:r>
        <w:rPr>
          <w:i/>
          <w:sz w:val="18"/>
          <w:szCs w:val="18"/>
          <w:lang w:val="uk-UA"/>
        </w:rPr>
        <w:t>Трелло</w:t>
      </w:r>
      <w:proofErr w:type="spellEnd"/>
    </w:p>
    <w:p w:rsidR="00E509F9" w:rsidRDefault="00E509F9" w:rsidP="00B37C80">
      <w:pPr>
        <w:rPr>
          <w:color w:val="000000"/>
          <w:lang w:val="uk-UA"/>
        </w:rPr>
      </w:pPr>
    </w:p>
    <w:p w:rsidR="00E509F9" w:rsidRDefault="00E509F9" w:rsidP="00B37C80">
      <w:pPr>
        <w:rPr>
          <w:color w:val="000000"/>
          <w:lang w:val="uk-UA"/>
        </w:rPr>
      </w:pPr>
    </w:p>
    <w:p w:rsidR="00BD2243" w:rsidRDefault="00BD2243" w:rsidP="00B37C80">
      <w:pPr>
        <w:rPr>
          <w:color w:val="000000"/>
          <w:lang w:val="uk-UA"/>
        </w:rPr>
      </w:pPr>
      <w:r>
        <w:rPr>
          <w:color w:val="000000"/>
          <w:lang w:val="uk-UA"/>
        </w:rPr>
        <w:t>Висновок:</w:t>
      </w:r>
    </w:p>
    <w:p w:rsidR="00BD2243" w:rsidRPr="00BD2243" w:rsidRDefault="00BD2243" w:rsidP="00B37C80">
      <w:pPr>
        <w:rPr>
          <w:b/>
          <w:color w:val="000000"/>
          <w:lang w:val="uk-UA"/>
        </w:rPr>
      </w:pPr>
      <w:r>
        <w:rPr>
          <w:color w:val="000000"/>
          <w:lang w:val="uk-UA"/>
        </w:rPr>
        <w:tab/>
        <w:t xml:space="preserve">Під час виконання 3 епіку, мною були засвоєні фундаментальні знання із роботою з функція, циклами, одновимірними масивами, методами сортування та змінними </w:t>
      </w:r>
      <w:proofErr w:type="spellStart"/>
      <w:r>
        <w:rPr>
          <w:color w:val="000000"/>
          <w:lang w:val="uk-UA"/>
        </w:rPr>
        <w:t>посиланнями.Це</w:t>
      </w:r>
      <w:proofErr w:type="spellEnd"/>
      <w:r>
        <w:rPr>
          <w:color w:val="000000"/>
          <w:lang w:val="uk-UA"/>
        </w:rPr>
        <w:t xml:space="preserve"> дає змогу в подальшому ефективніше писати код, розуміти складні записи сортування.</w:t>
      </w:r>
      <w:r w:rsidRPr="00BD2243">
        <w:rPr>
          <w:lang w:val="uk-UA"/>
        </w:rPr>
        <w:t xml:space="preserve"> </w:t>
      </w:r>
      <w:r w:rsidRPr="00B6720D">
        <w:rPr>
          <w:lang w:val="uk-UA"/>
        </w:rPr>
        <w:t>Застосовано всі три типи ц</w:t>
      </w:r>
      <w:r>
        <w:rPr>
          <w:lang w:val="uk-UA"/>
        </w:rPr>
        <w:t xml:space="preserve">иклів, оператори </w:t>
      </w:r>
      <w:proofErr w:type="spellStart"/>
      <w:r>
        <w:rPr>
          <w:lang w:val="uk-UA"/>
        </w:rPr>
        <w:t>break</w:t>
      </w:r>
      <w:proofErr w:type="spellEnd"/>
      <w:r>
        <w:rPr>
          <w:lang w:val="uk-UA"/>
        </w:rPr>
        <w:t>/</w:t>
      </w:r>
      <w:proofErr w:type="spellStart"/>
      <w:r>
        <w:rPr>
          <w:lang w:val="uk-UA"/>
        </w:rPr>
        <w:t>continue.Також</w:t>
      </w:r>
      <w:proofErr w:type="spellEnd"/>
      <w:r>
        <w:rPr>
          <w:lang w:val="uk-UA"/>
        </w:rPr>
        <w:t xml:space="preserve"> розібрався із поняттям рекурсії, вивчив вбудовані функції, типу </w:t>
      </w:r>
      <w:proofErr w:type="spellStart"/>
      <w:r>
        <w:rPr>
          <w:lang w:val="en-US"/>
        </w:rPr>
        <w:t>fabs</w:t>
      </w:r>
      <w:proofErr w:type="spellEnd"/>
      <w:r w:rsidRPr="00BD2243">
        <w:rPr>
          <w:lang w:val="uk-UA"/>
        </w:rPr>
        <w:t>,</w:t>
      </w:r>
      <w:r>
        <w:rPr>
          <w:lang w:val="en-US"/>
        </w:rPr>
        <w:t>abs</w:t>
      </w:r>
      <w:r w:rsidRPr="00BD2243">
        <w:rPr>
          <w:lang w:val="uk-UA"/>
        </w:rPr>
        <w:t>,</w:t>
      </w:r>
      <w:proofErr w:type="spellStart"/>
      <w:r>
        <w:rPr>
          <w:lang w:val="en-US"/>
        </w:rPr>
        <w:t>exp</w:t>
      </w:r>
      <w:proofErr w:type="spellEnd"/>
      <w:r w:rsidRPr="00BD2243">
        <w:rPr>
          <w:lang w:val="uk-UA"/>
        </w:rPr>
        <w:t xml:space="preserve">, </w:t>
      </w:r>
      <w:proofErr w:type="spellStart"/>
      <w:r>
        <w:rPr>
          <w:lang w:val="en-US"/>
        </w:rPr>
        <w:t>setprecision</w:t>
      </w:r>
      <w:proofErr w:type="spellEnd"/>
      <w:r w:rsidRPr="00BD2243">
        <w:rPr>
          <w:lang w:val="uk-UA"/>
        </w:rPr>
        <w:t xml:space="preserve"> </w:t>
      </w:r>
      <w:r>
        <w:rPr>
          <w:lang w:val="uk-UA"/>
        </w:rPr>
        <w:t xml:space="preserve">із доступних </w:t>
      </w:r>
      <w:proofErr w:type="spellStart"/>
      <w:r>
        <w:rPr>
          <w:lang w:val="uk-UA"/>
        </w:rPr>
        <w:t>бібліотек.Також</w:t>
      </w:r>
      <w:proofErr w:type="spellEnd"/>
      <w:r>
        <w:rPr>
          <w:lang w:val="uk-UA"/>
        </w:rPr>
        <w:t xml:space="preserve"> </w:t>
      </w:r>
      <w:proofErr w:type="spellStart"/>
      <w:r>
        <w:rPr>
          <w:lang w:val="uk-UA"/>
        </w:rPr>
        <w:t>попрактикував</w:t>
      </w:r>
      <w:proofErr w:type="spellEnd"/>
      <w:r>
        <w:rPr>
          <w:lang w:val="uk-UA"/>
        </w:rPr>
        <w:t xml:space="preserve"> свої знання у написанні рекурентних формул та вираженню загального члена через наступний.</w:t>
      </w:r>
    </w:p>
    <w:sectPr w:rsidR="00BD2243" w:rsidRPr="00BD224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621CC"/>
    <w:multiLevelType w:val="hybridMultilevel"/>
    <w:tmpl w:val="62F4A12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BB54605"/>
    <w:multiLevelType w:val="multilevel"/>
    <w:tmpl w:val="92762718"/>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B77267"/>
    <w:multiLevelType w:val="multilevel"/>
    <w:tmpl w:val="659C6CF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1D43720"/>
    <w:multiLevelType w:val="multilevel"/>
    <w:tmpl w:val="D66EC6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E21033"/>
    <w:multiLevelType w:val="multilevel"/>
    <w:tmpl w:val="2F08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7932E1"/>
    <w:multiLevelType w:val="multilevel"/>
    <w:tmpl w:val="2F08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569F4"/>
    <w:multiLevelType w:val="multilevel"/>
    <w:tmpl w:val="12AE14E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3"/>
  </w:num>
  <w:num w:numId="3">
    <w:abstractNumId w:val="6"/>
  </w:num>
  <w:num w:numId="4">
    <w:abstractNumId w:val="0"/>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652"/>
    <w:rsid w:val="00003183"/>
    <w:rsid w:val="000511E6"/>
    <w:rsid w:val="000535C1"/>
    <w:rsid w:val="000A62BA"/>
    <w:rsid w:val="000C634E"/>
    <w:rsid w:val="00134335"/>
    <w:rsid w:val="00146CE4"/>
    <w:rsid w:val="001D1D4B"/>
    <w:rsid w:val="00237004"/>
    <w:rsid w:val="00270535"/>
    <w:rsid w:val="0027463A"/>
    <w:rsid w:val="002841A1"/>
    <w:rsid w:val="002F06D6"/>
    <w:rsid w:val="003E3D53"/>
    <w:rsid w:val="00405A8C"/>
    <w:rsid w:val="00406EB0"/>
    <w:rsid w:val="00423494"/>
    <w:rsid w:val="00424D8A"/>
    <w:rsid w:val="0049045F"/>
    <w:rsid w:val="005817E0"/>
    <w:rsid w:val="00586694"/>
    <w:rsid w:val="00594202"/>
    <w:rsid w:val="00604192"/>
    <w:rsid w:val="0063394A"/>
    <w:rsid w:val="00642B8A"/>
    <w:rsid w:val="006908EF"/>
    <w:rsid w:val="007C0439"/>
    <w:rsid w:val="00883189"/>
    <w:rsid w:val="008D4455"/>
    <w:rsid w:val="008E0DAF"/>
    <w:rsid w:val="009A0B1F"/>
    <w:rsid w:val="009C1BC0"/>
    <w:rsid w:val="00A36E90"/>
    <w:rsid w:val="00A52D41"/>
    <w:rsid w:val="00AB3B78"/>
    <w:rsid w:val="00AC286B"/>
    <w:rsid w:val="00B37C80"/>
    <w:rsid w:val="00B936AC"/>
    <w:rsid w:val="00BA42DF"/>
    <w:rsid w:val="00BC08F5"/>
    <w:rsid w:val="00BD2243"/>
    <w:rsid w:val="00BF44E3"/>
    <w:rsid w:val="00D04BF0"/>
    <w:rsid w:val="00D269CD"/>
    <w:rsid w:val="00DC34C2"/>
    <w:rsid w:val="00DC7AF5"/>
    <w:rsid w:val="00DE6652"/>
    <w:rsid w:val="00E509F9"/>
    <w:rsid w:val="00EE0D73"/>
    <w:rsid w:val="00F40916"/>
    <w:rsid w:val="00FD39D8"/>
    <w:rsid w:val="00FF411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4ABA46-0A42-42C3-8616-76FAA8403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09F9"/>
    <w:pPr>
      <w:spacing w:after="0" w:line="240" w:lineRule="auto"/>
    </w:pPr>
    <w:rPr>
      <w:rFonts w:ascii="Times New Roman" w:eastAsia="Times New Roman" w:hAnsi="Times New Roman" w:cs="Times New Roman"/>
      <w:sz w:val="24"/>
      <w:szCs w:val="24"/>
      <w:lang w:val="uk" w:eastAsia="en-GB"/>
    </w:rPr>
  </w:style>
  <w:style w:type="paragraph" w:styleId="1">
    <w:name w:val="heading 1"/>
    <w:basedOn w:val="a"/>
    <w:next w:val="a"/>
    <w:link w:val="10"/>
    <w:uiPriority w:val="9"/>
    <w:qFormat/>
    <w:rsid w:val="00EE0D73"/>
    <w:pPr>
      <w:keepNext/>
      <w:keepLines/>
      <w:spacing w:before="400" w:after="120" w:line="276" w:lineRule="auto"/>
      <w:outlineLvl w:val="0"/>
    </w:pPr>
    <w:rPr>
      <w:rFonts w:ascii="Arial" w:eastAsia="Arial" w:hAnsi="Arial" w:cs="Arial"/>
      <w:sz w:val="40"/>
      <w:szCs w:val="40"/>
    </w:rPr>
  </w:style>
  <w:style w:type="paragraph" w:styleId="2">
    <w:name w:val="heading 2"/>
    <w:basedOn w:val="a"/>
    <w:next w:val="a"/>
    <w:link w:val="20"/>
    <w:uiPriority w:val="9"/>
    <w:semiHidden/>
    <w:unhideWhenUsed/>
    <w:qFormat/>
    <w:rsid w:val="00A36E9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E0D73"/>
    <w:pPr>
      <w:spacing w:before="100" w:beforeAutospacing="1" w:after="100" w:afterAutospacing="1"/>
    </w:pPr>
  </w:style>
  <w:style w:type="character" w:customStyle="1" w:styleId="10">
    <w:name w:val="Заголовок 1 Знак"/>
    <w:basedOn w:val="a0"/>
    <w:link w:val="1"/>
    <w:uiPriority w:val="9"/>
    <w:rsid w:val="00EE0D73"/>
    <w:rPr>
      <w:rFonts w:ascii="Arial" w:eastAsia="Arial" w:hAnsi="Arial" w:cs="Arial"/>
      <w:sz w:val="40"/>
      <w:szCs w:val="40"/>
      <w:lang w:val="uk" w:eastAsia="en-GB"/>
    </w:rPr>
  </w:style>
  <w:style w:type="paragraph" w:styleId="a4">
    <w:name w:val="List Paragraph"/>
    <w:basedOn w:val="a"/>
    <w:uiPriority w:val="34"/>
    <w:qFormat/>
    <w:rsid w:val="00EE0D73"/>
    <w:pPr>
      <w:ind w:left="720"/>
      <w:contextualSpacing/>
    </w:pPr>
  </w:style>
  <w:style w:type="character" w:styleId="a5">
    <w:name w:val="Hyperlink"/>
    <w:basedOn w:val="a0"/>
    <w:uiPriority w:val="99"/>
    <w:unhideWhenUsed/>
    <w:rsid w:val="00BC08F5"/>
    <w:rPr>
      <w:color w:val="0563C1" w:themeColor="hyperlink"/>
      <w:u w:val="single"/>
    </w:rPr>
  </w:style>
  <w:style w:type="character" w:customStyle="1" w:styleId="20">
    <w:name w:val="Заголовок 2 Знак"/>
    <w:basedOn w:val="a0"/>
    <w:link w:val="2"/>
    <w:uiPriority w:val="9"/>
    <w:semiHidden/>
    <w:rsid w:val="00A36E90"/>
    <w:rPr>
      <w:rFonts w:asciiTheme="majorHAnsi" w:eastAsiaTheme="majorEastAsia" w:hAnsiTheme="majorHAnsi" w:cstheme="majorBidi"/>
      <w:color w:val="2E74B5" w:themeColor="accent1" w:themeShade="BF"/>
      <w:sz w:val="26"/>
      <w:szCs w:val="26"/>
      <w:lang w:val="u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015642">
      <w:bodyDiv w:val="1"/>
      <w:marLeft w:val="0"/>
      <w:marRight w:val="0"/>
      <w:marTop w:val="0"/>
      <w:marBottom w:val="0"/>
      <w:divBdr>
        <w:top w:val="none" w:sz="0" w:space="0" w:color="auto"/>
        <w:left w:val="none" w:sz="0" w:space="0" w:color="auto"/>
        <w:bottom w:val="none" w:sz="0" w:space="0" w:color="auto"/>
        <w:right w:val="none" w:sz="0" w:space="0" w:color="auto"/>
      </w:divBdr>
      <w:divsChild>
        <w:div w:id="452485791">
          <w:marLeft w:val="0"/>
          <w:marRight w:val="0"/>
          <w:marTop w:val="0"/>
          <w:marBottom w:val="0"/>
          <w:divBdr>
            <w:top w:val="none" w:sz="0" w:space="0" w:color="auto"/>
            <w:left w:val="none" w:sz="0" w:space="0" w:color="auto"/>
            <w:bottom w:val="none" w:sz="0" w:space="0" w:color="auto"/>
            <w:right w:val="none" w:sz="0" w:space="0" w:color="auto"/>
          </w:divBdr>
          <w:divsChild>
            <w:div w:id="1962029982">
              <w:marLeft w:val="0"/>
              <w:marRight w:val="0"/>
              <w:marTop w:val="0"/>
              <w:marBottom w:val="0"/>
              <w:divBdr>
                <w:top w:val="none" w:sz="0" w:space="0" w:color="auto"/>
                <w:left w:val="none" w:sz="0" w:space="0" w:color="auto"/>
                <w:bottom w:val="none" w:sz="0" w:space="0" w:color="auto"/>
                <w:right w:val="none" w:sz="0" w:space="0" w:color="auto"/>
              </w:divBdr>
            </w:div>
            <w:div w:id="1390416075">
              <w:marLeft w:val="0"/>
              <w:marRight w:val="0"/>
              <w:marTop w:val="0"/>
              <w:marBottom w:val="0"/>
              <w:divBdr>
                <w:top w:val="none" w:sz="0" w:space="0" w:color="auto"/>
                <w:left w:val="none" w:sz="0" w:space="0" w:color="auto"/>
                <w:bottom w:val="none" w:sz="0" w:space="0" w:color="auto"/>
                <w:right w:val="none" w:sz="0" w:space="0" w:color="auto"/>
              </w:divBdr>
            </w:div>
            <w:div w:id="1281571967">
              <w:marLeft w:val="0"/>
              <w:marRight w:val="0"/>
              <w:marTop w:val="0"/>
              <w:marBottom w:val="0"/>
              <w:divBdr>
                <w:top w:val="none" w:sz="0" w:space="0" w:color="auto"/>
                <w:left w:val="none" w:sz="0" w:space="0" w:color="auto"/>
                <w:bottom w:val="none" w:sz="0" w:space="0" w:color="auto"/>
                <w:right w:val="none" w:sz="0" w:space="0" w:color="auto"/>
              </w:divBdr>
            </w:div>
            <w:div w:id="1868060634">
              <w:marLeft w:val="0"/>
              <w:marRight w:val="0"/>
              <w:marTop w:val="0"/>
              <w:marBottom w:val="0"/>
              <w:divBdr>
                <w:top w:val="none" w:sz="0" w:space="0" w:color="auto"/>
                <w:left w:val="none" w:sz="0" w:space="0" w:color="auto"/>
                <w:bottom w:val="none" w:sz="0" w:space="0" w:color="auto"/>
                <w:right w:val="none" w:sz="0" w:space="0" w:color="auto"/>
              </w:divBdr>
            </w:div>
            <w:div w:id="1934629668">
              <w:marLeft w:val="0"/>
              <w:marRight w:val="0"/>
              <w:marTop w:val="0"/>
              <w:marBottom w:val="0"/>
              <w:divBdr>
                <w:top w:val="none" w:sz="0" w:space="0" w:color="auto"/>
                <w:left w:val="none" w:sz="0" w:space="0" w:color="auto"/>
                <w:bottom w:val="none" w:sz="0" w:space="0" w:color="auto"/>
                <w:right w:val="none" w:sz="0" w:space="0" w:color="auto"/>
              </w:divBdr>
            </w:div>
            <w:div w:id="1445810920">
              <w:marLeft w:val="0"/>
              <w:marRight w:val="0"/>
              <w:marTop w:val="0"/>
              <w:marBottom w:val="0"/>
              <w:divBdr>
                <w:top w:val="none" w:sz="0" w:space="0" w:color="auto"/>
                <w:left w:val="none" w:sz="0" w:space="0" w:color="auto"/>
                <w:bottom w:val="none" w:sz="0" w:space="0" w:color="auto"/>
                <w:right w:val="none" w:sz="0" w:space="0" w:color="auto"/>
              </w:divBdr>
            </w:div>
            <w:div w:id="526136785">
              <w:marLeft w:val="0"/>
              <w:marRight w:val="0"/>
              <w:marTop w:val="0"/>
              <w:marBottom w:val="0"/>
              <w:divBdr>
                <w:top w:val="none" w:sz="0" w:space="0" w:color="auto"/>
                <w:left w:val="none" w:sz="0" w:space="0" w:color="auto"/>
                <w:bottom w:val="none" w:sz="0" w:space="0" w:color="auto"/>
                <w:right w:val="none" w:sz="0" w:space="0" w:color="auto"/>
              </w:divBdr>
            </w:div>
            <w:div w:id="567695111">
              <w:marLeft w:val="0"/>
              <w:marRight w:val="0"/>
              <w:marTop w:val="0"/>
              <w:marBottom w:val="0"/>
              <w:divBdr>
                <w:top w:val="none" w:sz="0" w:space="0" w:color="auto"/>
                <w:left w:val="none" w:sz="0" w:space="0" w:color="auto"/>
                <w:bottom w:val="none" w:sz="0" w:space="0" w:color="auto"/>
                <w:right w:val="none" w:sz="0" w:space="0" w:color="auto"/>
              </w:divBdr>
            </w:div>
            <w:div w:id="1098677633">
              <w:marLeft w:val="0"/>
              <w:marRight w:val="0"/>
              <w:marTop w:val="0"/>
              <w:marBottom w:val="0"/>
              <w:divBdr>
                <w:top w:val="none" w:sz="0" w:space="0" w:color="auto"/>
                <w:left w:val="none" w:sz="0" w:space="0" w:color="auto"/>
                <w:bottom w:val="none" w:sz="0" w:space="0" w:color="auto"/>
                <w:right w:val="none" w:sz="0" w:space="0" w:color="auto"/>
              </w:divBdr>
            </w:div>
            <w:div w:id="1728331504">
              <w:marLeft w:val="0"/>
              <w:marRight w:val="0"/>
              <w:marTop w:val="0"/>
              <w:marBottom w:val="0"/>
              <w:divBdr>
                <w:top w:val="none" w:sz="0" w:space="0" w:color="auto"/>
                <w:left w:val="none" w:sz="0" w:space="0" w:color="auto"/>
                <w:bottom w:val="none" w:sz="0" w:space="0" w:color="auto"/>
                <w:right w:val="none" w:sz="0" w:space="0" w:color="auto"/>
              </w:divBdr>
            </w:div>
            <w:div w:id="313877152">
              <w:marLeft w:val="0"/>
              <w:marRight w:val="0"/>
              <w:marTop w:val="0"/>
              <w:marBottom w:val="0"/>
              <w:divBdr>
                <w:top w:val="none" w:sz="0" w:space="0" w:color="auto"/>
                <w:left w:val="none" w:sz="0" w:space="0" w:color="auto"/>
                <w:bottom w:val="none" w:sz="0" w:space="0" w:color="auto"/>
                <w:right w:val="none" w:sz="0" w:space="0" w:color="auto"/>
              </w:divBdr>
            </w:div>
            <w:div w:id="730664009">
              <w:marLeft w:val="0"/>
              <w:marRight w:val="0"/>
              <w:marTop w:val="0"/>
              <w:marBottom w:val="0"/>
              <w:divBdr>
                <w:top w:val="none" w:sz="0" w:space="0" w:color="auto"/>
                <w:left w:val="none" w:sz="0" w:space="0" w:color="auto"/>
                <w:bottom w:val="none" w:sz="0" w:space="0" w:color="auto"/>
                <w:right w:val="none" w:sz="0" w:space="0" w:color="auto"/>
              </w:divBdr>
            </w:div>
            <w:div w:id="1419980504">
              <w:marLeft w:val="0"/>
              <w:marRight w:val="0"/>
              <w:marTop w:val="0"/>
              <w:marBottom w:val="0"/>
              <w:divBdr>
                <w:top w:val="none" w:sz="0" w:space="0" w:color="auto"/>
                <w:left w:val="none" w:sz="0" w:space="0" w:color="auto"/>
                <w:bottom w:val="none" w:sz="0" w:space="0" w:color="auto"/>
                <w:right w:val="none" w:sz="0" w:space="0" w:color="auto"/>
              </w:divBdr>
            </w:div>
            <w:div w:id="849610526">
              <w:marLeft w:val="0"/>
              <w:marRight w:val="0"/>
              <w:marTop w:val="0"/>
              <w:marBottom w:val="0"/>
              <w:divBdr>
                <w:top w:val="none" w:sz="0" w:space="0" w:color="auto"/>
                <w:left w:val="none" w:sz="0" w:space="0" w:color="auto"/>
                <w:bottom w:val="none" w:sz="0" w:space="0" w:color="auto"/>
                <w:right w:val="none" w:sz="0" w:space="0" w:color="auto"/>
              </w:divBdr>
            </w:div>
            <w:div w:id="186217523">
              <w:marLeft w:val="0"/>
              <w:marRight w:val="0"/>
              <w:marTop w:val="0"/>
              <w:marBottom w:val="0"/>
              <w:divBdr>
                <w:top w:val="none" w:sz="0" w:space="0" w:color="auto"/>
                <w:left w:val="none" w:sz="0" w:space="0" w:color="auto"/>
                <w:bottom w:val="none" w:sz="0" w:space="0" w:color="auto"/>
                <w:right w:val="none" w:sz="0" w:space="0" w:color="auto"/>
              </w:divBdr>
            </w:div>
            <w:div w:id="2093432493">
              <w:marLeft w:val="0"/>
              <w:marRight w:val="0"/>
              <w:marTop w:val="0"/>
              <w:marBottom w:val="0"/>
              <w:divBdr>
                <w:top w:val="none" w:sz="0" w:space="0" w:color="auto"/>
                <w:left w:val="none" w:sz="0" w:space="0" w:color="auto"/>
                <w:bottom w:val="none" w:sz="0" w:space="0" w:color="auto"/>
                <w:right w:val="none" w:sz="0" w:space="0" w:color="auto"/>
              </w:divBdr>
            </w:div>
            <w:div w:id="537396537">
              <w:marLeft w:val="0"/>
              <w:marRight w:val="0"/>
              <w:marTop w:val="0"/>
              <w:marBottom w:val="0"/>
              <w:divBdr>
                <w:top w:val="none" w:sz="0" w:space="0" w:color="auto"/>
                <w:left w:val="none" w:sz="0" w:space="0" w:color="auto"/>
                <w:bottom w:val="none" w:sz="0" w:space="0" w:color="auto"/>
                <w:right w:val="none" w:sz="0" w:space="0" w:color="auto"/>
              </w:divBdr>
            </w:div>
            <w:div w:id="1667974232">
              <w:marLeft w:val="0"/>
              <w:marRight w:val="0"/>
              <w:marTop w:val="0"/>
              <w:marBottom w:val="0"/>
              <w:divBdr>
                <w:top w:val="none" w:sz="0" w:space="0" w:color="auto"/>
                <w:left w:val="none" w:sz="0" w:space="0" w:color="auto"/>
                <w:bottom w:val="none" w:sz="0" w:space="0" w:color="auto"/>
                <w:right w:val="none" w:sz="0" w:space="0" w:color="auto"/>
              </w:divBdr>
            </w:div>
            <w:div w:id="2067951447">
              <w:marLeft w:val="0"/>
              <w:marRight w:val="0"/>
              <w:marTop w:val="0"/>
              <w:marBottom w:val="0"/>
              <w:divBdr>
                <w:top w:val="none" w:sz="0" w:space="0" w:color="auto"/>
                <w:left w:val="none" w:sz="0" w:space="0" w:color="auto"/>
                <w:bottom w:val="none" w:sz="0" w:space="0" w:color="auto"/>
                <w:right w:val="none" w:sz="0" w:space="0" w:color="auto"/>
              </w:divBdr>
            </w:div>
            <w:div w:id="58137849">
              <w:marLeft w:val="0"/>
              <w:marRight w:val="0"/>
              <w:marTop w:val="0"/>
              <w:marBottom w:val="0"/>
              <w:divBdr>
                <w:top w:val="none" w:sz="0" w:space="0" w:color="auto"/>
                <w:left w:val="none" w:sz="0" w:space="0" w:color="auto"/>
                <w:bottom w:val="none" w:sz="0" w:space="0" w:color="auto"/>
                <w:right w:val="none" w:sz="0" w:space="0" w:color="auto"/>
              </w:divBdr>
            </w:div>
            <w:div w:id="364407637">
              <w:marLeft w:val="0"/>
              <w:marRight w:val="0"/>
              <w:marTop w:val="0"/>
              <w:marBottom w:val="0"/>
              <w:divBdr>
                <w:top w:val="none" w:sz="0" w:space="0" w:color="auto"/>
                <w:left w:val="none" w:sz="0" w:space="0" w:color="auto"/>
                <w:bottom w:val="none" w:sz="0" w:space="0" w:color="auto"/>
                <w:right w:val="none" w:sz="0" w:space="0" w:color="auto"/>
              </w:divBdr>
            </w:div>
            <w:div w:id="898589704">
              <w:marLeft w:val="0"/>
              <w:marRight w:val="0"/>
              <w:marTop w:val="0"/>
              <w:marBottom w:val="0"/>
              <w:divBdr>
                <w:top w:val="none" w:sz="0" w:space="0" w:color="auto"/>
                <w:left w:val="none" w:sz="0" w:space="0" w:color="auto"/>
                <w:bottom w:val="none" w:sz="0" w:space="0" w:color="auto"/>
                <w:right w:val="none" w:sz="0" w:space="0" w:color="auto"/>
              </w:divBdr>
            </w:div>
            <w:div w:id="660498717">
              <w:marLeft w:val="0"/>
              <w:marRight w:val="0"/>
              <w:marTop w:val="0"/>
              <w:marBottom w:val="0"/>
              <w:divBdr>
                <w:top w:val="none" w:sz="0" w:space="0" w:color="auto"/>
                <w:left w:val="none" w:sz="0" w:space="0" w:color="auto"/>
                <w:bottom w:val="none" w:sz="0" w:space="0" w:color="auto"/>
                <w:right w:val="none" w:sz="0" w:space="0" w:color="auto"/>
              </w:divBdr>
            </w:div>
            <w:div w:id="511146757">
              <w:marLeft w:val="0"/>
              <w:marRight w:val="0"/>
              <w:marTop w:val="0"/>
              <w:marBottom w:val="0"/>
              <w:divBdr>
                <w:top w:val="none" w:sz="0" w:space="0" w:color="auto"/>
                <w:left w:val="none" w:sz="0" w:space="0" w:color="auto"/>
                <w:bottom w:val="none" w:sz="0" w:space="0" w:color="auto"/>
                <w:right w:val="none" w:sz="0" w:space="0" w:color="auto"/>
              </w:divBdr>
            </w:div>
            <w:div w:id="623733978">
              <w:marLeft w:val="0"/>
              <w:marRight w:val="0"/>
              <w:marTop w:val="0"/>
              <w:marBottom w:val="0"/>
              <w:divBdr>
                <w:top w:val="none" w:sz="0" w:space="0" w:color="auto"/>
                <w:left w:val="none" w:sz="0" w:space="0" w:color="auto"/>
                <w:bottom w:val="none" w:sz="0" w:space="0" w:color="auto"/>
                <w:right w:val="none" w:sz="0" w:space="0" w:color="auto"/>
              </w:divBdr>
            </w:div>
            <w:div w:id="523597532">
              <w:marLeft w:val="0"/>
              <w:marRight w:val="0"/>
              <w:marTop w:val="0"/>
              <w:marBottom w:val="0"/>
              <w:divBdr>
                <w:top w:val="none" w:sz="0" w:space="0" w:color="auto"/>
                <w:left w:val="none" w:sz="0" w:space="0" w:color="auto"/>
                <w:bottom w:val="none" w:sz="0" w:space="0" w:color="auto"/>
                <w:right w:val="none" w:sz="0" w:space="0" w:color="auto"/>
              </w:divBdr>
            </w:div>
            <w:div w:id="1849952008">
              <w:marLeft w:val="0"/>
              <w:marRight w:val="0"/>
              <w:marTop w:val="0"/>
              <w:marBottom w:val="0"/>
              <w:divBdr>
                <w:top w:val="none" w:sz="0" w:space="0" w:color="auto"/>
                <w:left w:val="none" w:sz="0" w:space="0" w:color="auto"/>
                <w:bottom w:val="none" w:sz="0" w:space="0" w:color="auto"/>
                <w:right w:val="none" w:sz="0" w:space="0" w:color="auto"/>
              </w:divBdr>
            </w:div>
            <w:div w:id="1322738759">
              <w:marLeft w:val="0"/>
              <w:marRight w:val="0"/>
              <w:marTop w:val="0"/>
              <w:marBottom w:val="0"/>
              <w:divBdr>
                <w:top w:val="none" w:sz="0" w:space="0" w:color="auto"/>
                <w:left w:val="none" w:sz="0" w:space="0" w:color="auto"/>
                <w:bottom w:val="none" w:sz="0" w:space="0" w:color="auto"/>
                <w:right w:val="none" w:sz="0" w:space="0" w:color="auto"/>
              </w:divBdr>
            </w:div>
            <w:div w:id="818612252">
              <w:marLeft w:val="0"/>
              <w:marRight w:val="0"/>
              <w:marTop w:val="0"/>
              <w:marBottom w:val="0"/>
              <w:divBdr>
                <w:top w:val="none" w:sz="0" w:space="0" w:color="auto"/>
                <w:left w:val="none" w:sz="0" w:space="0" w:color="auto"/>
                <w:bottom w:val="none" w:sz="0" w:space="0" w:color="auto"/>
                <w:right w:val="none" w:sz="0" w:space="0" w:color="auto"/>
              </w:divBdr>
            </w:div>
            <w:div w:id="814300297">
              <w:marLeft w:val="0"/>
              <w:marRight w:val="0"/>
              <w:marTop w:val="0"/>
              <w:marBottom w:val="0"/>
              <w:divBdr>
                <w:top w:val="none" w:sz="0" w:space="0" w:color="auto"/>
                <w:left w:val="none" w:sz="0" w:space="0" w:color="auto"/>
                <w:bottom w:val="none" w:sz="0" w:space="0" w:color="auto"/>
                <w:right w:val="none" w:sz="0" w:space="0" w:color="auto"/>
              </w:divBdr>
            </w:div>
            <w:div w:id="1814446241">
              <w:marLeft w:val="0"/>
              <w:marRight w:val="0"/>
              <w:marTop w:val="0"/>
              <w:marBottom w:val="0"/>
              <w:divBdr>
                <w:top w:val="none" w:sz="0" w:space="0" w:color="auto"/>
                <w:left w:val="none" w:sz="0" w:space="0" w:color="auto"/>
                <w:bottom w:val="none" w:sz="0" w:space="0" w:color="auto"/>
                <w:right w:val="none" w:sz="0" w:space="0" w:color="auto"/>
              </w:divBdr>
            </w:div>
            <w:div w:id="204680674">
              <w:marLeft w:val="0"/>
              <w:marRight w:val="0"/>
              <w:marTop w:val="0"/>
              <w:marBottom w:val="0"/>
              <w:divBdr>
                <w:top w:val="none" w:sz="0" w:space="0" w:color="auto"/>
                <w:left w:val="none" w:sz="0" w:space="0" w:color="auto"/>
                <w:bottom w:val="none" w:sz="0" w:space="0" w:color="auto"/>
                <w:right w:val="none" w:sz="0" w:space="0" w:color="auto"/>
              </w:divBdr>
            </w:div>
            <w:div w:id="1326319680">
              <w:marLeft w:val="0"/>
              <w:marRight w:val="0"/>
              <w:marTop w:val="0"/>
              <w:marBottom w:val="0"/>
              <w:divBdr>
                <w:top w:val="none" w:sz="0" w:space="0" w:color="auto"/>
                <w:left w:val="none" w:sz="0" w:space="0" w:color="auto"/>
                <w:bottom w:val="none" w:sz="0" w:space="0" w:color="auto"/>
                <w:right w:val="none" w:sz="0" w:space="0" w:color="auto"/>
              </w:divBdr>
            </w:div>
            <w:div w:id="2001351170">
              <w:marLeft w:val="0"/>
              <w:marRight w:val="0"/>
              <w:marTop w:val="0"/>
              <w:marBottom w:val="0"/>
              <w:divBdr>
                <w:top w:val="none" w:sz="0" w:space="0" w:color="auto"/>
                <w:left w:val="none" w:sz="0" w:space="0" w:color="auto"/>
                <w:bottom w:val="none" w:sz="0" w:space="0" w:color="auto"/>
                <w:right w:val="none" w:sz="0" w:space="0" w:color="auto"/>
              </w:divBdr>
            </w:div>
            <w:div w:id="41634188">
              <w:marLeft w:val="0"/>
              <w:marRight w:val="0"/>
              <w:marTop w:val="0"/>
              <w:marBottom w:val="0"/>
              <w:divBdr>
                <w:top w:val="none" w:sz="0" w:space="0" w:color="auto"/>
                <w:left w:val="none" w:sz="0" w:space="0" w:color="auto"/>
                <w:bottom w:val="none" w:sz="0" w:space="0" w:color="auto"/>
                <w:right w:val="none" w:sz="0" w:space="0" w:color="auto"/>
              </w:divBdr>
            </w:div>
            <w:div w:id="354309752">
              <w:marLeft w:val="0"/>
              <w:marRight w:val="0"/>
              <w:marTop w:val="0"/>
              <w:marBottom w:val="0"/>
              <w:divBdr>
                <w:top w:val="none" w:sz="0" w:space="0" w:color="auto"/>
                <w:left w:val="none" w:sz="0" w:space="0" w:color="auto"/>
                <w:bottom w:val="none" w:sz="0" w:space="0" w:color="auto"/>
                <w:right w:val="none" w:sz="0" w:space="0" w:color="auto"/>
              </w:divBdr>
            </w:div>
            <w:div w:id="1655403925">
              <w:marLeft w:val="0"/>
              <w:marRight w:val="0"/>
              <w:marTop w:val="0"/>
              <w:marBottom w:val="0"/>
              <w:divBdr>
                <w:top w:val="none" w:sz="0" w:space="0" w:color="auto"/>
                <w:left w:val="none" w:sz="0" w:space="0" w:color="auto"/>
                <w:bottom w:val="none" w:sz="0" w:space="0" w:color="auto"/>
                <w:right w:val="none" w:sz="0" w:space="0" w:color="auto"/>
              </w:divBdr>
            </w:div>
            <w:div w:id="1854029888">
              <w:marLeft w:val="0"/>
              <w:marRight w:val="0"/>
              <w:marTop w:val="0"/>
              <w:marBottom w:val="0"/>
              <w:divBdr>
                <w:top w:val="none" w:sz="0" w:space="0" w:color="auto"/>
                <w:left w:val="none" w:sz="0" w:space="0" w:color="auto"/>
                <w:bottom w:val="none" w:sz="0" w:space="0" w:color="auto"/>
                <w:right w:val="none" w:sz="0" w:space="0" w:color="auto"/>
              </w:divBdr>
            </w:div>
            <w:div w:id="1837498560">
              <w:marLeft w:val="0"/>
              <w:marRight w:val="0"/>
              <w:marTop w:val="0"/>
              <w:marBottom w:val="0"/>
              <w:divBdr>
                <w:top w:val="none" w:sz="0" w:space="0" w:color="auto"/>
                <w:left w:val="none" w:sz="0" w:space="0" w:color="auto"/>
                <w:bottom w:val="none" w:sz="0" w:space="0" w:color="auto"/>
                <w:right w:val="none" w:sz="0" w:space="0" w:color="auto"/>
              </w:divBdr>
            </w:div>
            <w:div w:id="1292441760">
              <w:marLeft w:val="0"/>
              <w:marRight w:val="0"/>
              <w:marTop w:val="0"/>
              <w:marBottom w:val="0"/>
              <w:divBdr>
                <w:top w:val="none" w:sz="0" w:space="0" w:color="auto"/>
                <w:left w:val="none" w:sz="0" w:space="0" w:color="auto"/>
                <w:bottom w:val="none" w:sz="0" w:space="0" w:color="auto"/>
                <w:right w:val="none" w:sz="0" w:space="0" w:color="auto"/>
              </w:divBdr>
            </w:div>
            <w:div w:id="780496993">
              <w:marLeft w:val="0"/>
              <w:marRight w:val="0"/>
              <w:marTop w:val="0"/>
              <w:marBottom w:val="0"/>
              <w:divBdr>
                <w:top w:val="none" w:sz="0" w:space="0" w:color="auto"/>
                <w:left w:val="none" w:sz="0" w:space="0" w:color="auto"/>
                <w:bottom w:val="none" w:sz="0" w:space="0" w:color="auto"/>
                <w:right w:val="none" w:sz="0" w:space="0" w:color="auto"/>
              </w:divBdr>
            </w:div>
            <w:div w:id="1828548235">
              <w:marLeft w:val="0"/>
              <w:marRight w:val="0"/>
              <w:marTop w:val="0"/>
              <w:marBottom w:val="0"/>
              <w:divBdr>
                <w:top w:val="none" w:sz="0" w:space="0" w:color="auto"/>
                <w:left w:val="none" w:sz="0" w:space="0" w:color="auto"/>
                <w:bottom w:val="none" w:sz="0" w:space="0" w:color="auto"/>
                <w:right w:val="none" w:sz="0" w:space="0" w:color="auto"/>
              </w:divBdr>
            </w:div>
            <w:div w:id="2005206078">
              <w:marLeft w:val="0"/>
              <w:marRight w:val="0"/>
              <w:marTop w:val="0"/>
              <w:marBottom w:val="0"/>
              <w:divBdr>
                <w:top w:val="none" w:sz="0" w:space="0" w:color="auto"/>
                <w:left w:val="none" w:sz="0" w:space="0" w:color="auto"/>
                <w:bottom w:val="none" w:sz="0" w:space="0" w:color="auto"/>
                <w:right w:val="none" w:sz="0" w:space="0" w:color="auto"/>
              </w:divBdr>
            </w:div>
            <w:div w:id="1139147039">
              <w:marLeft w:val="0"/>
              <w:marRight w:val="0"/>
              <w:marTop w:val="0"/>
              <w:marBottom w:val="0"/>
              <w:divBdr>
                <w:top w:val="none" w:sz="0" w:space="0" w:color="auto"/>
                <w:left w:val="none" w:sz="0" w:space="0" w:color="auto"/>
                <w:bottom w:val="none" w:sz="0" w:space="0" w:color="auto"/>
                <w:right w:val="none" w:sz="0" w:space="0" w:color="auto"/>
              </w:divBdr>
            </w:div>
            <w:div w:id="2061899329">
              <w:marLeft w:val="0"/>
              <w:marRight w:val="0"/>
              <w:marTop w:val="0"/>
              <w:marBottom w:val="0"/>
              <w:divBdr>
                <w:top w:val="none" w:sz="0" w:space="0" w:color="auto"/>
                <w:left w:val="none" w:sz="0" w:space="0" w:color="auto"/>
                <w:bottom w:val="none" w:sz="0" w:space="0" w:color="auto"/>
                <w:right w:val="none" w:sz="0" w:space="0" w:color="auto"/>
              </w:divBdr>
            </w:div>
            <w:div w:id="1549105348">
              <w:marLeft w:val="0"/>
              <w:marRight w:val="0"/>
              <w:marTop w:val="0"/>
              <w:marBottom w:val="0"/>
              <w:divBdr>
                <w:top w:val="none" w:sz="0" w:space="0" w:color="auto"/>
                <w:left w:val="none" w:sz="0" w:space="0" w:color="auto"/>
                <w:bottom w:val="none" w:sz="0" w:space="0" w:color="auto"/>
                <w:right w:val="none" w:sz="0" w:space="0" w:color="auto"/>
              </w:divBdr>
            </w:div>
            <w:div w:id="349066082">
              <w:marLeft w:val="0"/>
              <w:marRight w:val="0"/>
              <w:marTop w:val="0"/>
              <w:marBottom w:val="0"/>
              <w:divBdr>
                <w:top w:val="none" w:sz="0" w:space="0" w:color="auto"/>
                <w:left w:val="none" w:sz="0" w:space="0" w:color="auto"/>
                <w:bottom w:val="none" w:sz="0" w:space="0" w:color="auto"/>
                <w:right w:val="none" w:sz="0" w:space="0" w:color="auto"/>
              </w:divBdr>
            </w:div>
            <w:div w:id="126751500">
              <w:marLeft w:val="0"/>
              <w:marRight w:val="0"/>
              <w:marTop w:val="0"/>
              <w:marBottom w:val="0"/>
              <w:divBdr>
                <w:top w:val="none" w:sz="0" w:space="0" w:color="auto"/>
                <w:left w:val="none" w:sz="0" w:space="0" w:color="auto"/>
                <w:bottom w:val="none" w:sz="0" w:space="0" w:color="auto"/>
                <w:right w:val="none" w:sz="0" w:space="0" w:color="auto"/>
              </w:divBdr>
            </w:div>
            <w:div w:id="928735517">
              <w:marLeft w:val="0"/>
              <w:marRight w:val="0"/>
              <w:marTop w:val="0"/>
              <w:marBottom w:val="0"/>
              <w:divBdr>
                <w:top w:val="none" w:sz="0" w:space="0" w:color="auto"/>
                <w:left w:val="none" w:sz="0" w:space="0" w:color="auto"/>
                <w:bottom w:val="none" w:sz="0" w:space="0" w:color="auto"/>
                <w:right w:val="none" w:sz="0" w:space="0" w:color="auto"/>
              </w:divBdr>
            </w:div>
            <w:div w:id="1144853071">
              <w:marLeft w:val="0"/>
              <w:marRight w:val="0"/>
              <w:marTop w:val="0"/>
              <w:marBottom w:val="0"/>
              <w:divBdr>
                <w:top w:val="none" w:sz="0" w:space="0" w:color="auto"/>
                <w:left w:val="none" w:sz="0" w:space="0" w:color="auto"/>
                <w:bottom w:val="none" w:sz="0" w:space="0" w:color="auto"/>
                <w:right w:val="none" w:sz="0" w:space="0" w:color="auto"/>
              </w:divBdr>
            </w:div>
            <w:div w:id="1661956389">
              <w:marLeft w:val="0"/>
              <w:marRight w:val="0"/>
              <w:marTop w:val="0"/>
              <w:marBottom w:val="0"/>
              <w:divBdr>
                <w:top w:val="none" w:sz="0" w:space="0" w:color="auto"/>
                <w:left w:val="none" w:sz="0" w:space="0" w:color="auto"/>
                <w:bottom w:val="none" w:sz="0" w:space="0" w:color="auto"/>
                <w:right w:val="none" w:sz="0" w:space="0" w:color="auto"/>
              </w:divBdr>
            </w:div>
            <w:div w:id="1237471769">
              <w:marLeft w:val="0"/>
              <w:marRight w:val="0"/>
              <w:marTop w:val="0"/>
              <w:marBottom w:val="0"/>
              <w:divBdr>
                <w:top w:val="none" w:sz="0" w:space="0" w:color="auto"/>
                <w:left w:val="none" w:sz="0" w:space="0" w:color="auto"/>
                <w:bottom w:val="none" w:sz="0" w:space="0" w:color="auto"/>
                <w:right w:val="none" w:sz="0" w:space="0" w:color="auto"/>
              </w:divBdr>
            </w:div>
            <w:div w:id="699357941">
              <w:marLeft w:val="0"/>
              <w:marRight w:val="0"/>
              <w:marTop w:val="0"/>
              <w:marBottom w:val="0"/>
              <w:divBdr>
                <w:top w:val="none" w:sz="0" w:space="0" w:color="auto"/>
                <w:left w:val="none" w:sz="0" w:space="0" w:color="auto"/>
                <w:bottom w:val="none" w:sz="0" w:space="0" w:color="auto"/>
                <w:right w:val="none" w:sz="0" w:space="0" w:color="auto"/>
              </w:divBdr>
            </w:div>
            <w:div w:id="131675495">
              <w:marLeft w:val="0"/>
              <w:marRight w:val="0"/>
              <w:marTop w:val="0"/>
              <w:marBottom w:val="0"/>
              <w:divBdr>
                <w:top w:val="none" w:sz="0" w:space="0" w:color="auto"/>
                <w:left w:val="none" w:sz="0" w:space="0" w:color="auto"/>
                <w:bottom w:val="none" w:sz="0" w:space="0" w:color="auto"/>
                <w:right w:val="none" w:sz="0" w:space="0" w:color="auto"/>
              </w:divBdr>
            </w:div>
            <w:div w:id="991444817">
              <w:marLeft w:val="0"/>
              <w:marRight w:val="0"/>
              <w:marTop w:val="0"/>
              <w:marBottom w:val="0"/>
              <w:divBdr>
                <w:top w:val="none" w:sz="0" w:space="0" w:color="auto"/>
                <w:left w:val="none" w:sz="0" w:space="0" w:color="auto"/>
                <w:bottom w:val="none" w:sz="0" w:space="0" w:color="auto"/>
                <w:right w:val="none" w:sz="0" w:space="0" w:color="auto"/>
              </w:divBdr>
            </w:div>
            <w:div w:id="449590727">
              <w:marLeft w:val="0"/>
              <w:marRight w:val="0"/>
              <w:marTop w:val="0"/>
              <w:marBottom w:val="0"/>
              <w:divBdr>
                <w:top w:val="none" w:sz="0" w:space="0" w:color="auto"/>
                <w:left w:val="none" w:sz="0" w:space="0" w:color="auto"/>
                <w:bottom w:val="none" w:sz="0" w:space="0" w:color="auto"/>
                <w:right w:val="none" w:sz="0" w:space="0" w:color="auto"/>
              </w:divBdr>
            </w:div>
            <w:div w:id="727462609">
              <w:marLeft w:val="0"/>
              <w:marRight w:val="0"/>
              <w:marTop w:val="0"/>
              <w:marBottom w:val="0"/>
              <w:divBdr>
                <w:top w:val="none" w:sz="0" w:space="0" w:color="auto"/>
                <w:left w:val="none" w:sz="0" w:space="0" w:color="auto"/>
                <w:bottom w:val="none" w:sz="0" w:space="0" w:color="auto"/>
                <w:right w:val="none" w:sz="0" w:space="0" w:color="auto"/>
              </w:divBdr>
            </w:div>
            <w:div w:id="236328929">
              <w:marLeft w:val="0"/>
              <w:marRight w:val="0"/>
              <w:marTop w:val="0"/>
              <w:marBottom w:val="0"/>
              <w:divBdr>
                <w:top w:val="none" w:sz="0" w:space="0" w:color="auto"/>
                <w:left w:val="none" w:sz="0" w:space="0" w:color="auto"/>
                <w:bottom w:val="none" w:sz="0" w:space="0" w:color="auto"/>
                <w:right w:val="none" w:sz="0" w:space="0" w:color="auto"/>
              </w:divBdr>
            </w:div>
            <w:div w:id="862018595">
              <w:marLeft w:val="0"/>
              <w:marRight w:val="0"/>
              <w:marTop w:val="0"/>
              <w:marBottom w:val="0"/>
              <w:divBdr>
                <w:top w:val="none" w:sz="0" w:space="0" w:color="auto"/>
                <w:left w:val="none" w:sz="0" w:space="0" w:color="auto"/>
                <w:bottom w:val="none" w:sz="0" w:space="0" w:color="auto"/>
                <w:right w:val="none" w:sz="0" w:space="0" w:color="auto"/>
              </w:divBdr>
            </w:div>
            <w:div w:id="1582833280">
              <w:marLeft w:val="0"/>
              <w:marRight w:val="0"/>
              <w:marTop w:val="0"/>
              <w:marBottom w:val="0"/>
              <w:divBdr>
                <w:top w:val="none" w:sz="0" w:space="0" w:color="auto"/>
                <w:left w:val="none" w:sz="0" w:space="0" w:color="auto"/>
                <w:bottom w:val="none" w:sz="0" w:space="0" w:color="auto"/>
                <w:right w:val="none" w:sz="0" w:space="0" w:color="auto"/>
              </w:divBdr>
            </w:div>
            <w:div w:id="462579659">
              <w:marLeft w:val="0"/>
              <w:marRight w:val="0"/>
              <w:marTop w:val="0"/>
              <w:marBottom w:val="0"/>
              <w:divBdr>
                <w:top w:val="none" w:sz="0" w:space="0" w:color="auto"/>
                <w:left w:val="none" w:sz="0" w:space="0" w:color="auto"/>
                <w:bottom w:val="none" w:sz="0" w:space="0" w:color="auto"/>
                <w:right w:val="none" w:sz="0" w:space="0" w:color="auto"/>
              </w:divBdr>
            </w:div>
            <w:div w:id="27217215">
              <w:marLeft w:val="0"/>
              <w:marRight w:val="0"/>
              <w:marTop w:val="0"/>
              <w:marBottom w:val="0"/>
              <w:divBdr>
                <w:top w:val="none" w:sz="0" w:space="0" w:color="auto"/>
                <w:left w:val="none" w:sz="0" w:space="0" w:color="auto"/>
                <w:bottom w:val="none" w:sz="0" w:space="0" w:color="auto"/>
                <w:right w:val="none" w:sz="0" w:space="0" w:color="auto"/>
              </w:divBdr>
            </w:div>
            <w:div w:id="28997366">
              <w:marLeft w:val="0"/>
              <w:marRight w:val="0"/>
              <w:marTop w:val="0"/>
              <w:marBottom w:val="0"/>
              <w:divBdr>
                <w:top w:val="none" w:sz="0" w:space="0" w:color="auto"/>
                <w:left w:val="none" w:sz="0" w:space="0" w:color="auto"/>
                <w:bottom w:val="none" w:sz="0" w:space="0" w:color="auto"/>
                <w:right w:val="none" w:sz="0" w:space="0" w:color="auto"/>
              </w:divBdr>
            </w:div>
            <w:div w:id="1540430845">
              <w:marLeft w:val="0"/>
              <w:marRight w:val="0"/>
              <w:marTop w:val="0"/>
              <w:marBottom w:val="0"/>
              <w:divBdr>
                <w:top w:val="none" w:sz="0" w:space="0" w:color="auto"/>
                <w:left w:val="none" w:sz="0" w:space="0" w:color="auto"/>
                <w:bottom w:val="none" w:sz="0" w:space="0" w:color="auto"/>
                <w:right w:val="none" w:sz="0" w:space="0" w:color="auto"/>
              </w:divBdr>
            </w:div>
            <w:div w:id="1528908882">
              <w:marLeft w:val="0"/>
              <w:marRight w:val="0"/>
              <w:marTop w:val="0"/>
              <w:marBottom w:val="0"/>
              <w:divBdr>
                <w:top w:val="none" w:sz="0" w:space="0" w:color="auto"/>
                <w:left w:val="none" w:sz="0" w:space="0" w:color="auto"/>
                <w:bottom w:val="none" w:sz="0" w:space="0" w:color="auto"/>
                <w:right w:val="none" w:sz="0" w:space="0" w:color="auto"/>
              </w:divBdr>
            </w:div>
            <w:div w:id="248470019">
              <w:marLeft w:val="0"/>
              <w:marRight w:val="0"/>
              <w:marTop w:val="0"/>
              <w:marBottom w:val="0"/>
              <w:divBdr>
                <w:top w:val="none" w:sz="0" w:space="0" w:color="auto"/>
                <w:left w:val="none" w:sz="0" w:space="0" w:color="auto"/>
                <w:bottom w:val="none" w:sz="0" w:space="0" w:color="auto"/>
                <w:right w:val="none" w:sz="0" w:space="0" w:color="auto"/>
              </w:divBdr>
            </w:div>
            <w:div w:id="895699302">
              <w:marLeft w:val="0"/>
              <w:marRight w:val="0"/>
              <w:marTop w:val="0"/>
              <w:marBottom w:val="0"/>
              <w:divBdr>
                <w:top w:val="none" w:sz="0" w:space="0" w:color="auto"/>
                <w:left w:val="none" w:sz="0" w:space="0" w:color="auto"/>
                <w:bottom w:val="none" w:sz="0" w:space="0" w:color="auto"/>
                <w:right w:val="none" w:sz="0" w:space="0" w:color="auto"/>
              </w:divBdr>
            </w:div>
            <w:div w:id="1667434284">
              <w:marLeft w:val="0"/>
              <w:marRight w:val="0"/>
              <w:marTop w:val="0"/>
              <w:marBottom w:val="0"/>
              <w:divBdr>
                <w:top w:val="none" w:sz="0" w:space="0" w:color="auto"/>
                <w:left w:val="none" w:sz="0" w:space="0" w:color="auto"/>
                <w:bottom w:val="none" w:sz="0" w:space="0" w:color="auto"/>
                <w:right w:val="none" w:sz="0" w:space="0" w:color="auto"/>
              </w:divBdr>
            </w:div>
            <w:div w:id="682511049">
              <w:marLeft w:val="0"/>
              <w:marRight w:val="0"/>
              <w:marTop w:val="0"/>
              <w:marBottom w:val="0"/>
              <w:divBdr>
                <w:top w:val="none" w:sz="0" w:space="0" w:color="auto"/>
                <w:left w:val="none" w:sz="0" w:space="0" w:color="auto"/>
                <w:bottom w:val="none" w:sz="0" w:space="0" w:color="auto"/>
                <w:right w:val="none" w:sz="0" w:space="0" w:color="auto"/>
              </w:divBdr>
            </w:div>
            <w:div w:id="362098156">
              <w:marLeft w:val="0"/>
              <w:marRight w:val="0"/>
              <w:marTop w:val="0"/>
              <w:marBottom w:val="0"/>
              <w:divBdr>
                <w:top w:val="none" w:sz="0" w:space="0" w:color="auto"/>
                <w:left w:val="none" w:sz="0" w:space="0" w:color="auto"/>
                <w:bottom w:val="none" w:sz="0" w:space="0" w:color="auto"/>
                <w:right w:val="none" w:sz="0" w:space="0" w:color="auto"/>
              </w:divBdr>
            </w:div>
            <w:div w:id="1390106289">
              <w:marLeft w:val="0"/>
              <w:marRight w:val="0"/>
              <w:marTop w:val="0"/>
              <w:marBottom w:val="0"/>
              <w:divBdr>
                <w:top w:val="none" w:sz="0" w:space="0" w:color="auto"/>
                <w:left w:val="none" w:sz="0" w:space="0" w:color="auto"/>
                <w:bottom w:val="none" w:sz="0" w:space="0" w:color="auto"/>
                <w:right w:val="none" w:sz="0" w:space="0" w:color="auto"/>
              </w:divBdr>
            </w:div>
            <w:div w:id="1517186761">
              <w:marLeft w:val="0"/>
              <w:marRight w:val="0"/>
              <w:marTop w:val="0"/>
              <w:marBottom w:val="0"/>
              <w:divBdr>
                <w:top w:val="none" w:sz="0" w:space="0" w:color="auto"/>
                <w:left w:val="none" w:sz="0" w:space="0" w:color="auto"/>
                <w:bottom w:val="none" w:sz="0" w:space="0" w:color="auto"/>
                <w:right w:val="none" w:sz="0" w:space="0" w:color="auto"/>
              </w:divBdr>
            </w:div>
            <w:div w:id="833836181">
              <w:marLeft w:val="0"/>
              <w:marRight w:val="0"/>
              <w:marTop w:val="0"/>
              <w:marBottom w:val="0"/>
              <w:divBdr>
                <w:top w:val="none" w:sz="0" w:space="0" w:color="auto"/>
                <w:left w:val="none" w:sz="0" w:space="0" w:color="auto"/>
                <w:bottom w:val="none" w:sz="0" w:space="0" w:color="auto"/>
                <w:right w:val="none" w:sz="0" w:space="0" w:color="auto"/>
              </w:divBdr>
            </w:div>
            <w:div w:id="1836385126">
              <w:marLeft w:val="0"/>
              <w:marRight w:val="0"/>
              <w:marTop w:val="0"/>
              <w:marBottom w:val="0"/>
              <w:divBdr>
                <w:top w:val="none" w:sz="0" w:space="0" w:color="auto"/>
                <w:left w:val="none" w:sz="0" w:space="0" w:color="auto"/>
                <w:bottom w:val="none" w:sz="0" w:space="0" w:color="auto"/>
                <w:right w:val="none" w:sz="0" w:space="0" w:color="auto"/>
              </w:divBdr>
            </w:div>
            <w:div w:id="1829591639">
              <w:marLeft w:val="0"/>
              <w:marRight w:val="0"/>
              <w:marTop w:val="0"/>
              <w:marBottom w:val="0"/>
              <w:divBdr>
                <w:top w:val="none" w:sz="0" w:space="0" w:color="auto"/>
                <w:left w:val="none" w:sz="0" w:space="0" w:color="auto"/>
                <w:bottom w:val="none" w:sz="0" w:space="0" w:color="auto"/>
                <w:right w:val="none" w:sz="0" w:space="0" w:color="auto"/>
              </w:divBdr>
            </w:div>
            <w:div w:id="1887524850">
              <w:marLeft w:val="0"/>
              <w:marRight w:val="0"/>
              <w:marTop w:val="0"/>
              <w:marBottom w:val="0"/>
              <w:divBdr>
                <w:top w:val="none" w:sz="0" w:space="0" w:color="auto"/>
                <w:left w:val="none" w:sz="0" w:space="0" w:color="auto"/>
                <w:bottom w:val="none" w:sz="0" w:space="0" w:color="auto"/>
                <w:right w:val="none" w:sz="0" w:space="0" w:color="auto"/>
              </w:divBdr>
            </w:div>
            <w:div w:id="15231205">
              <w:marLeft w:val="0"/>
              <w:marRight w:val="0"/>
              <w:marTop w:val="0"/>
              <w:marBottom w:val="0"/>
              <w:divBdr>
                <w:top w:val="none" w:sz="0" w:space="0" w:color="auto"/>
                <w:left w:val="none" w:sz="0" w:space="0" w:color="auto"/>
                <w:bottom w:val="none" w:sz="0" w:space="0" w:color="auto"/>
                <w:right w:val="none" w:sz="0" w:space="0" w:color="auto"/>
              </w:divBdr>
            </w:div>
            <w:div w:id="1255439112">
              <w:marLeft w:val="0"/>
              <w:marRight w:val="0"/>
              <w:marTop w:val="0"/>
              <w:marBottom w:val="0"/>
              <w:divBdr>
                <w:top w:val="none" w:sz="0" w:space="0" w:color="auto"/>
                <w:left w:val="none" w:sz="0" w:space="0" w:color="auto"/>
                <w:bottom w:val="none" w:sz="0" w:space="0" w:color="auto"/>
                <w:right w:val="none" w:sz="0" w:space="0" w:color="auto"/>
              </w:divBdr>
            </w:div>
            <w:div w:id="360672562">
              <w:marLeft w:val="0"/>
              <w:marRight w:val="0"/>
              <w:marTop w:val="0"/>
              <w:marBottom w:val="0"/>
              <w:divBdr>
                <w:top w:val="none" w:sz="0" w:space="0" w:color="auto"/>
                <w:left w:val="none" w:sz="0" w:space="0" w:color="auto"/>
                <w:bottom w:val="none" w:sz="0" w:space="0" w:color="auto"/>
                <w:right w:val="none" w:sz="0" w:space="0" w:color="auto"/>
              </w:divBdr>
            </w:div>
            <w:div w:id="1125808195">
              <w:marLeft w:val="0"/>
              <w:marRight w:val="0"/>
              <w:marTop w:val="0"/>
              <w:marBottom w:val="0"/>
              <w:divBdr>
                <w:top w:val="none" w:sz="0" w:space="0" w:color="auto"/>
                <w:left w:val="none" w:sz="0" w:space="0" w:color="auto"/>
                <w:bottom w:val="none" w:sz="0" w:space="0" w:color="auto"/>
                <w:right w:val="none" w:sz="0" w:space="0" w:color="auto"/>
              </w:divBdr>
            </w:div>
            <w:div w:id="1536044871">
              <w:marLeft w:val="0"/>
              <w:marRight w:val="0"/>
              <w:marTop w:val="0"/>
              <w:marBottom w:val="0"/>
              <w:divBdr>
                <w:top w:val="none" w:sz="0" w:space="0" w:color="auto"/>
                <w:left w:val="none" w:sz="0" w:space="0" w:color="auto"/>
                <w:bottom w:val="none" w:sz="0" w:space="0" w:color="auto"/>
                <w:right w:val="none" w:sz="0" w:space="0" w:color="auto"/>
              </w:divBdr>
            </w:div>
            <w:div w:id="1584993883">
              <w:marLeft w:val="0"/>
              <w:marRight w:val="0"/>
              <w:marTop w:val="0"/>
              <w:marBottom w:val="0"/>
              <w:divBdr>
                <w:top w:val="none" w:sz="0" w:space="0" w:color="auto"/>
                <w:left w:val="none" w:sz="0" w:space="0" w:color="auto"/>
                <w:bottom w:val="none" w:sz="0" w:space="0" w:color="auto"/>
                <w:right w:val="none" w:sz="0" w:space="0" w:color="auto"/>
              </w:divBdr>
            </w:div>
            <w:div w:id="548227581">
              <w:marLeft w:val="0"/>
              <w:marRight w:val="0"/>
              <w:marTop w:val="0"/>
              <w:marBottom w:val="0"/>
              <w:divBdr>
                <w:top w:val="none" w:sz="0" w:space="0" w:color="auto"/>
                <w:left w:val="none" w:sz="0" w:space="0" w:color="auto"/>
                <w:bottom w:val="none" w:sz="0" w:space="0" w:color="auto"/>
                <w:right w:val="none" w:sz="0" w:space="0" w:color="auto"/>
              </w:divBdr>
            </w:div>
            <w:div w:id="2069495969">
              <w:marLeft w:val="0"/>
              <w:marRight w:val="0"/>
              <w:marTop w:val="0"/>
              <w:marBottom w:val="0"/>
              <w:divBdr>
                <w:top w:val="none" w:sz="0" w:space="0" w:color="auto"/>
                <w:left w:val="none" w:sz="0" w:space="0" w:color="auto"/>
                <w:bottom w:val="none" w:sz="0" w:space="0" w:color="auto"/>
                <w:right w:val="none" w:sz="0" w:space="0" w:color="auto"/>
              </w:divBdr>
            </w:div>
            <w:div w:id="906303501">
              <w:marLeft w:val="0"/>
              <w:marRight w:val="0"/>
              <w:marTop w:val="0"/>
              <w:marBottom w:val="0"/>
              <w:divBdr>
                <w:top w:val="none" w:sz="0" w:space="0" w:color="auto"/>
                <w:left w:val="none" w:sz="0" w:space="0" w:color="auto"/>
                <w:bottom w:val="none" w:sz="0" w:space="0" w:color="auto"/>
                <w:right w:val="none" w:sz="0" w:space="0" w:color="auto"/>
              </w:divBdr>
            </w:div>
            <w:div w:id="714474263">
              <w:marLeft w:val="0"/>
              <w:marRight w:val="0"/>
              <w:marTop w:val="0"/>
              <w:marBottom w:val="0"/>
              <w:divBdr>
                <w:top w:val="none" w:sz="0" w:space="0" w:color="auto"/>
                <w:left w:val="none" w:sz="0" w:space="0" w:color="auto"/>
                <w:bottom w:val="none" w:sz="0" w:space="0" w:color="auto"/>
                <w:right w:val="none" w:sz="0" w:space="0" w:color="auto"/>
              </w:divBdr>
            </w:div>
            <w:div w:id="260794501">
              <w:marLeft w:val="0"/>
              <w:marRight w:val="0"/>
              <w:marTop w:val="0"/>
              <w:marBottom w:val="0"/>
              <w:divBdr>
                <w:top w:val="none" w:sz="0" w:space="0" w:color="auto"/>
                <w:left w:val="none" w:sz="0" w:space="0" w:color="auto"/>
                <w:bottom w:val="none" w:sz="0" w:space="0" w:color="auto"/>
                <w:right w:val="none" w:sz="0" w:space="0" w:color="auto"/>
              </w:divBdr>
            </w:div>
            <w:div w:id="1693340681">
              <w:marLeft w:val="0"/>
              <w:marRight w:val="0"/>
              <w:marTop w:val="0"/>
              <w:marBottom w:val="0"/>
              <w:divBdr>
                <w:top w:val="none" w:sz="0" w:space="0" w:color="auto"/>
                <w:left w:val="none" w:sz="0" w:space="0" w:color="auto"/>
                <w:bottom w:val="none" w:sz="0" w:space="0" w:color="auto"/>
                <w:right w:val="none" w:sz="0" w:space="0" w:color="auto"/>
              </w:divBdr>
            </w:div>
            <w:div w:id="2144299803">
              <w:marLeft w:val="0"/>
              <w:marRight w:val="0"/>
              <w:marTop w:val="0"/>
              <w:marBottom w:val="0"/>
              <w:divBdr>
                <w:top w:val="none" w:sz="0" w:space="0" w:color="auto"/>
                <w:left w:val="none" w:sz="0" w:space="0" w:color="auto"/>
                <w:bottom w:val="none" w:sz="0" w:space="0" w:color="auto"/>
                <w:right w:val="none" w:sz="0" w:space="0" w:color="auto"/>
              </w:divBdr>
            </w:div>
            <w:div w:id="636691684">
              <w:marLeft w:val="0"/>
              <w:marRight w:val="0"/>
              <w:marTop w:val="0"/>
              <w:marBottom w:val="0"/>
              <w:divBdr>
                <w:top w:val="none" w:sz="0" w:space="0" w:color="auto"/>
                <w:left w:val="none" w:sz="0" w:space="0" w:color="auto"/>
                <w:bottom w:val="none" w:sz="0" w:space="0" w:color="auto"/>
                <w:right w:val="none" w:sz="0" w:space="0" w:color="auto"/>
              </w:divBdr>
            </w:div>
            <w:div w:id="1486505451">
              <w:marLeft w:val="0"/>
              <w:marRight w:val="0"/>
              <w:marTop w:val="0"/>
              <w:marBottom w:val="0"/>
              <w:divBdr>
                <w:top w:val="none" w:sz="0" w:space="0" w:color="auto"/>
                <w:left w:val="none" w:sz="0" w:space="0" w:color="auto"/>
                <w:bottom w:val="none" w:sz="0" w:space="0" w:color="auto"/>
                <w:right w:val="none" w:sz="0" w:space="0" w:color="auto"/>
              </w:divBdr>
            </w:div>
            <w:div w:id="1827042134">
              <w:marLeft w:val="0"/>
              <w:marRight w:val="0"/>
              <w:marTop w:val="0"/>
              <w:marBottom w:val="0"/>
              <w:divBdr>
                <w:top w:val="none" w:sz="0" w:space="0" w:color="auto"/>
                <w:left w:val="none" w:sz="0" w:space="0" w:color="auto"/>
                <w:bottom w:val="none" w:sz="0" w:space="0" w:color="auto"/>
                <w:right w:val="none" w:sz="0" w:space="0" w:color="auto"/>
              </w:divBdr>
            </w:div>
            <w:div w:id="1207991028">
              <w:marLeft w:val="0"/>
              <w:marRight w:val="0"/>
              <w:marTop w:val="0"/>
              <w:marBottom w:val="0"/>
              <w:divBdr>
                <w:top w:val="none" w:sz="0" w:space="0" w:color="auto"/>
                <w:left w:val="none" w:sz="0" w:space="0" w:color="auto"/>
                <w:bottom w:val="none" w:sz="0" w:space="0" w:color="auto"/>
                <w:right w:val="none" w:sz="0" w:space="0" w:color="auto"/>
              </w:divBdr>
            </w:div>
            <w:div w:id="2097940222">
              <w:marLeft w:val="0"/>
              <w:marRight w:val="0"/>
              <w:marTop w:val="0"/>
              <w:marBottom w:val="0"/>
              <w:divBdr>
                <w:top w:val="none" w:sz="0" w:space="0" w:color="auto"/>
                <w:left w:val="none" w:sz="0" w:space="0" w:color="auto"/>
                <w:bottom w:val="none" w:sz="0" w:space="0" w:color="auto"/>
                <w:right w:val="none" w:sz="0" w:space="0" w:color="auto"/>
              </w:divBdr>
            </w:div>
            <w:div w:id="901406069">
              <w:marLeft w:val="0"/>
              <w:marRight w:val="0"/>
              <w:marTop w:val="0"/>
              <w:marBottom w:val="0"/>
              <w:divBdr>
                <w:top w:val="none" w:sz="0" w:space="0" w:color="auto"/>
                <w:left w:val="none" w:sz="0" w:space="0" w:color="auto"/>
                <w:bottom w:val="none" w:sz="0" w:space="0" w:color="auto"/>
                <w:right w:val="none" w:sz="0" w:space="0" w:color="auto"/>
              </w:divBdr>
            </w:div>
            <w:div w:id="50807950">
              <w:marLeft w:val="0"/>
              <w:marRight w:val="0"/>
              <w:marTop w:val="0"/>
              <w:marBottom w:val="0"/>
              <w:divBdr>
                <w:top w:val="none" w:sz="0" w:space="0" w:color="auto"/>
                <w:left w:val="none" w:sz="0" w:space="0" w:color="auto"/>
                <w:bottom w:val="none" w:sz="0" w:space="0" w:color="auto"/>
                <w:right w:val="none" w:sz="0" w:space="0" w:color="auto"/>
              </w:divBdr>
            </w:div>
            <w:div w:id="343481469">
              <w:marLeft w:val="0"/>
              <w:marRight w:val="0"/>
              <w:marTop w:val="0"/>
              <w:marBottom w:val="0"/>
              <w:divBdr>
                <w:top w:val="none" w:sz="0" w:space="0" w:color="auto"/>
                <w:left w:val="none" w:sz="0" w:space="0" w:color="auto"/>
                <w:bottom w:val="none" w:sz="0" w:space="0" w:color="auto"/>
                <w:right w:val="none" w:sz="0" w:space="0" w:color="auto"/>
              </w:divBdr>
            </w:div>
            <w:div w:id="1974939946">
              <w:marLeft w:val="0"/>
              <w:marRight w:val="0"/>
              <w:marTop w:val="0"/>
              <w:marBottom w:val="0"/>
              <w:divBdr>
                <w:top w:val="none" w:sz="0" w:space="0" w:color="auto"/>
                <w:left w:val="none" w:sz="0" w:space="0" w:color="auto"/>
                <w:bottom w:val="none" w:sz="0" w:space="0" w:color="auto"/>
                <w:right w:val="none" w:sz="0" w:space="0" w:color="auto"/>
              </w:divBdr>
            </w:div>
            <w:div w:id="592126885">
              <w:marLeft w:val="0"/>
              <w:marRight w:val="0"/>
              <w:marTop w:val="0"/>
              <w:marBottom w:val="0"/>
              <w:divBdr>
                <w:top w:val="none" w:sz="0" w:space="0" w:color="auto"/>
                <w:left w:val="none" w:sz="0" w:space="0" w:color="auto"/>
                <w:bottom w:val="none" w:sz="0" w:space="0" w:color="auto"/>
                <w:right w:val="none" w:sz="0" w:space="0" w:color="auto"/>
              </w:divBdr>
            </w:div>
            <w:div w:id="58480349">
              <w:marLeft w:val="0"/>
              <w:marRight w:val="0"/>
              <w:marTop w:val="0"/>
              <w:marBottom w:val="0"/>
              <w:divBdr>
                <w:top w:val="none" w:sz="0" w:space="0" w:color="auto"/>
                <w:left w:val="none" w:sz="0" w:space="0" w:color="auto"/>
                <w:bottom w:val="none" w:sz="0" w:space="0" w:color="auto"/>
                <w:right w:val="none" w:sz="0" w:space="0" w:color="auto"/>
              </w:divBdr>
            </w:div>
            <w:div w:id="93599185">
              <w:marLeft w:val="0"/>
              <w:marRight w:val="0"/>
              <w:marTop w:val="0"/>
              <w:marBottom w:val="0"/>
              <w:divBdr>
                <w:top w:val="none" w:sz="0" w:space="0" w:color="auto"/>
                <w:left w:val="none" w:sz="0" w:space="0" w:color="auto"/>
                <w:bottom w:val="none" w:sz="0" w:space="0" w:color="auto"/>
                <w:right w:val="none" w:sz="0" w:space="0" w:color="auto"/>
              </w:divBdr>
            </w:div>
            <w:div w:id="1012143820">
              <w:marLeft w:val="0"/>
              <w:marRight w:val="0"/>
              <w:marTop w:val="0"/>
              <w:marBottom w:val="0"/>
              <w:divBdr>
                <w:top w:val="none" w:sz="0" w:space="0" w:color="auto"/>
                <w:left w:val="none" w:sz="0" w:space="0" w:color="auto"/>
                <w:bottom w:val="none" w:sz="0" w:space="0" w:color="auto"/>
                <w:right w:val="none" w:sz="0" w:space="0" w:color="auto"/>
              </w:divBdr>
            </w:div>
            <w:div w:id="673190398">
              <w:marLeft w:val="0"/>
              <w:marRight w:val="0"/>
              <w:marTop w:val="0"/>
              <w:marBottom w:val="0"/>
              <w:divBdr>
                <w:top w:val="none" w:sz="0" w:space="0" w:color="auto"/>
                <w:left w:val="none" w:sz="0" w:space="0" w:color="auto"/>
                <w:bottom w:val="none" w:sz="0" w:space="0" w:color="auto"/>
                <w:right w:val="none" w:sz="0" w:space="0" w:color="auto"/>
              </w:divBdr>
            </w:div>
            <w:div w:id="1238780759">
              <w:marLeft w:val="0"/>
              <w:marRight w:val="0"/>
              <w:marTop w:val="0"/>
              <w:marBottom w:val="0"/>
              <w:divBdr>
                <w:top w:val="none" w:sz="0" w:space="0" w:color="auto"/>
                <w:left w:val="none" w:sz="0" w:space="0" w:color="auto"/>
                <w:bottom w:val="none" w:sz="0" w:space="0" w:color="auto"/>
                <w:right w:val="none" w:sz="0" w:space="0" w:color="auto"/>
              </w:divBdr>
            </w:div>
            <w:div w:id="1948660599">
              <w:marLeft w:val="0"/>
              <w:marRight w:val="0"/>
              <w:marTop w:val="0"/>
              <w:marBottom w:val="0"/>
              <w:divBdr>
                <w:top w:val="none" w:sz="0" w:space="0" w:color="auto"/>
                <w:left w:val="none" w:sz="0" w:space="0" w:color="auto"/>
                <w:bottom w:val="none" w:sz="0" w:space="0" w:color="auto"/>
                <w:right w:val="none" w:sz="0" w:space="0" w:color="auto"/>
              </w:divBdr>
            </w:div>
            <w:div w:id="1656108132">
              <w:marLeft w:val="0"/>
              <w:marRight w:val="0"/>
              <w:marTop w:val="0"/>
              <w:marBottom w:val="0"/>
              <w:divBdr>
                <w:top w:val="none" w:sz="0" w:space="0" w:color="auto"/>
                <w:left w:val="none" w:sz="0" w:space="0" w:color="auto"/>
                <w:bottom w:val="none" w:sz="0" w:space="0" w:color="auto"/>
                <w:right w:val="none" w:sz="0" w:space="0" w:color="auto"/>
              </w:divBdr>
            </w:div>
            <w:div w:id="1831632080">
              <w:marLeft w:val="0"/>
              <w:marRight w:val="0"/>
              <w:marTop w:val="0"/>
              <w:marBottom w:val="0"/>
              <w:divBdr>
                <w:top w:val="none" w:sz="0" w:space="0" w:color="auto"/>
                <w:left w:val="none" w:sz="0" w:space="0" w:color="auto"/>
                <w:bottom w:val="none" w:sz="0" w:space="0" w:color="auto"/>
                <w:right w:val="none" w:sz="0" w:space="0" w:color="auto"/>
              </w:divBdr>
            </w:div>
            <w:div w:id="1458908753">
              <w:marLeft w:val="0"/>
              <w:marRight w:val="0"/>
              <w:marTop w:val="0"/>
              <w:marBottom w:val="0"/>
              <w:divBdr>
                <w:top w:val="none" w:sz="0" w:space="0" w:color="auto"/>
                <w:left w:val="none" w:sz="0" w:space="0" w:color="auto"/>
                <w:bottom w:val="none" w:sz="0" w:space="0" w:color="auto"/>
                <w:right w:val="none" w:sz="0" w:space="0" w:color="auto"/>
              </w:divBdr>
            </w:div>
            <w:div w:id="1918661082">
              <w:marLeft w:val="0"/>
              <w:marRight w:val="0"/>
              <w:marTop w:val="0"/>
              <w:marBottom w:val="0"/>
              <w:divBdr>
                <w:top w:val="none" w:sz="0" w:space="0" w:color="auto"/>
                <w:left w:val="none" w:sz="0" w:space="0" w:color="auto"/>
                <w:bottom w:val="none" w:sz="0" w:space="0" w:color="auto"/>
                <w:right w:val="none" w:sz="0" w:space="0" w:color="auto"/>
              </w:divBdr>
            </w:div>
            <w:div w:id="1805583500">
              <w:marLeft w:val="0"/>
              <w:marRight w:val="0"/>
              <w:marTop w:val="0"/>
              <w:marBottom w:val="0"/>
              <w:divBdr>
                <w:top w:val="none" w:sz="0" w:space="0" w:color="auto"/>
                <w:left w:val="none" w:sz="0" w:space="0" w:color="auto"/>
                <w:bottom w:val="none" w:sz="0" w:space="0" w:color="auto"/>
                <w:right w:val="none" w:sz="0" w:space="0" w:color="auto"/>
              </w:divBdr>
            </w:div>
            <w:div w:id="2114089213">
              <w:marLeft w:val="0"/>
              <w:marRight w:val="0"/>
              <w:marTop w:val="0"/>
              <w:marBottom w:val="0"/>
              <w:divBdr>
                <w:top w:val="none" w:sz="0" w:space="0" w:color="auto"/>
                <w:left w:val="none" w:sz="0" w:space="0" w:color="auto"/>
                <w:bottom w:val="none" w:sz="0" w:space="0" w:color="auto"/>
                <w:right w:val="none" w:sz="0" w:space="0" w:color="auto"/>
              </w:divBdr>
            </w:div>
            <w:div w:id="1175993912">
              <w:marLeft w:val="0"/>
              <w:marRight w:val="0"/>
              <w:marTop w:val="0"/>
              <w:marBottom w:val="0"/>
              <w:divBdr>
                <w:top w:val="none" w:sz="0" w:space="0" w:color="auto"/>
                <w:left w:val="none" w:sz="0" w:space="0" w:color="auto"/>
                <w:bottom w:val="none" w:sz="0" w:space="0" w:color="auto"/>
                <w:right w:val="none" w:sz="0" w:space="0" w:color="auto"/>
              </w:divBdr>
            </w:div>
            <w:div w:id="1991909258">
              <w:marLeft w:val="0"/>
              <w:marRight w:val="0"/>
              <w:marTop w:val="0"/>
              <w:marBottom w:val="0"/>
              <w:divBdr>
                <w:top w:val="none" w:sz="0" w:space="0" w:color="auto"/>
                <w:left w:val="none" w:sz="0" w:space="0" w:color="auto"/>
                <w:bottom w:val="none" w:sz="0" w:space="0" w:color="auto"/>
                <w:right w:val="none" w:sz="0" w:space="0" w:color="auto"/>
              </w:divBdr>
            </w:div>
            <w:div w:id="307129867">
              <w:marLeft w:val="0"/>
              <w:marRight w:val="0"/>
              <w:marTop w:val="0"/>
              <w:marBottom w:val="0"/>
              <w:divBdr>
                <w:top w:val="none" w:sz="0" w:space="0" w:color="auto"/>
                <w:left w:val="none" w:sz="0" w:space="0" w:color="auto"/>
                <w:bottom w:val="none" w:sz="0" w:space="0" w:color="auto"/>
                <w:right w:val="none" w:sz="0" w:space="0" w:color="auto"/>
              </w:divBdr>
            </w:div>
            <w:div w:id="1000039183">
              <w:marLeft w:val="0"/>
              <w:marRight w:val="0"/>
              <w:marTop w:val="0"/>
              <w:marBottom w:val="0"/>
              <w:divBdr>
                <w:top w:val="none" w:sz="0" w:space="0" w:color="auto"/>
                <w:left w:val="none" w:sz="0" w:space="0" w:color="auto"/>
                <w:bottom w:val="none" w:sz="0" w:space="0" w:color="auto"/>
                <w:right w:val="none" w:sz="0" w:space="0" w:color="auto"/>
              </w:divBdr>
            </w:div>
            <w:div w:id="1364331594">
              <w:marLeft w:val="0"/>
              <w:marRight w:val="0"/>
              <w:marTop w:val="0"/>
              <w:marBottom w:val="0"/>
              <w:divBdr>
                <w:top w:val="none" w:sz="0" w:space="0" w:color="auto"/>
                <w:left w:val="none" w:sz="0" w:space="0" w:color="auto"/>
                <w:bottom w:val="none" w:sz="0" w:space="0" w:color="auto"/>
                <w:right w:val="none" w:sz="0" w:space="0" w:color="auto"/>
              </w:divBdr>
            </w:div>
            <w:div w:id="2061978190">
              <w:marLeft w:val="0"/>
              <w:marRight w:val="0"/>
              <w:marTop w:val="0"/>
              <w:marBottom w:val="0"/>
              <w:divBdr>
                <w:top w:val="none" w:sz="0" w:space="0" w:color="auto"/>
                <w:left w:val="none" w:sz="0" w:space="0" w:color="auto"/>
                <w:bottom w:val="none" w:sz="0" w:space="0" w:color="auto"/>
                <w:right w:val="none" w:sz="0" w:space="0" w:color="auto"/>
              </w:divBdr>
            </w:div>
            <w:div w:id="560333380">
              <w:marLeft w:val="0"/>
              <w:marRight w:val="0"/>
              <w:marTop w:val="0"/>
              <w:marBottom w:val="0"/>
              <w:divBdr>
                <w:top w:val="none" w:sz="0" w:space="0" w:color="auto"/>
                <w:left w:val="none" w:sz="0" w:space="0" w:color="auto"/>
                <w:bottom w:val="none" w:sz="0" w:space="0" w:color="auto"/>
                <w:right w:val="none" w:sz="0" w:space="0" w:color="auto"/>
              </w:divBdr>
            </w:div>
            <w:div w:id="2051296991">
              <w:marLeft w:val="0"/>
              <w:marRight w:val="0"/>
              <w:marTop w:val="0"/>
              <w:marBottom w:val="0"/>
              <w:divBdr>
                <w:top w:val="none" w:sz="0" w:space="0" w:color="auto"/>
                <w:left w:val="none" w:sz="0" w:space="0" w:color="auto"/>
                <w:bottom w:val="none" w:sz="0" w:space="0" w:color="auto"/>
                <w:right w:val="none" w:sz="0" w:space="0" w:color="auto"/>
              </w:divBdr>
            </w:div>
            <w:div w:id="1419210705">
              <w:marLeft w:val="0"/>
              <w:marRight w:val="0"/>
              <w:marTop w:val="0"/>
              <w:marBottom w:val="0"/>
              <w:divBdr>
                <w:top w:val="none" w:sz="0" w:space="0" w:color="auto"/>
                <w:left w:val="none" w:sz="0" w:space="0" w:color="auto"/>
                <w:bottom w:val="none" w:sz="0" w:space="0" w:color="auto"/>
                <w:right w:val="none" w:sz="0" w:space="0" w:color="auto"/>
              </w:divBdr>
            </w:div>
            <w:div w:id="1579362299">
              <w:marLeft w:val="0"/>
              <w:marRight w:val="0"/>
              <w:marTop w:val="0"/>
              <w:marBottom w:val="0"/>
              <w:divBdr>
                <w:top w:val="none" w:sz="0" w:space="0" w:color="auto"/>
                <w:left w:val="none" w:sz="0" w:space="0" w:color="auto"/>
                <w:bottom w:val="none" w:sz="0" w:space="0" w:color="auto"/>
                <w:right w:val="none" w:sz="0" w:space="0" w:color="auto"/>
              </w:divBdr>
            </w:div>
            <w:div w:id="1435781794">
              <w:marLeft w:val="0"/>
              <w:marRight w:val="0"/>
              <w:marTop w:val="0"/>
              <w:marBottom w:val="0"/>
              <w:divBdr>
                <w:top w:val="none" w:sz="0" w:space="0" w:color="auto"/>
                <w:left w:val="none" w:sz="0" w:space="0" w:color="auto"/>
                <w:bottom w:val="none" w:sz="0" w:space="0" w:color="auto"/>
                <w:right w:val="none" w:sz="0" w:space="0" w:color="auto"/>
              </w:divBdr>
            </w:div>
            <w:div w:id="876042524">
              <w:marLeft w:val="0"/>
              <w:marRight w:val="0"/>
              <w:marTop w:val="0"/>
              <w:marBottom w:val="0"/>
              <w:divBdr>
                <w:top w:val="none" w:sz="0" w:space="0" w:color="auto"/>
                <w:left w:val="none" w:sz="0" w:space="0" w:color="auto"/>
                <w:bottom w:val="none" w:sz="0" w:space="0" w:color="auto"/>
                <w:right w:val="none" w:sz="0" w:space="0" w:color="auto"/>
              </w:divBdr>
            </w:div>
            <w:div w:id="620310730">
              <w:marLeft w:val="0"/>
              <w:marRight w:val="0"/>
              <w:marTop w:val="0"/>
              <w:marBottom w:val="0"/>
              <w:divBdr>
                <w:top w:val="none" w:sz="0" w:space="0" w:color="auto"/>
                <w:left w:val="none" w:sz="0" w:space="0" w:color="auto"/>
                <w:bottom w:val="none" w:sz="0" w:space="0" w:color="auto"/>
                <w:right w:val="none" w:sz="0" w:space="0" w:color="auto"/>
              </w:divBdr>
            </w:div>
            <w:div w:id="1458794478">
              <w:marLeft w:val="0"/>
              <w:marRight w:val="0"/>
              <w:marTop w:val="0"/>
              <w:marBottom w:val="0"/>
              <w:divBdr>
                <w:top w:val="none" w:sz="0" w:space="0" w:color="auto"/>
                <w:left w:val="none" w:sz="0" w:space="0" w:color="auto"/>
                <w:bottom w:val="none" w:sz="0" w:space="0" w:color="auto"/>
                <w:right w:val="none" w:sz="0" w:space="0" w:color="auto"/>
              </w:divBdr>
            </w:div>
            <w:div w:id="585649093">
              <w:marLeft w:val="0"/>
              <w:marRight w:val="0"/>
              <w:marTop w:val="0"/>
              <w:marBottom w:val="0"/>
              <w:divBdr>
                <w:top w:val="none" w:sz="0" w:space="0" w:color="auto"/>
                <w:left w:val="none" w:sz="0" w:space="0" w:color="auto"/>
                <w:bottom w:val="none" w:sz="0" w:space="0" w:color="auto"/>
                <w:right w:val="none" w:sz="0" w:space="0" w:color="auto"/>
              </w:divBdr>
            </w:div>
            <w:div w:id="1787457180">
              <w:marLeft w:val="0"/>
              <w:marRight w:val="0"/>
              <w:marTop w:val="0"/>
              <w:marBottom w:val="0"/>
              <w:divBdr>
                <w:top w:val="none" w:sz="0" w:space="0" w:color="auto"/>
                <w:left w:val="none" w:sz="0" w:space="0" w:color="auto"/>
                <w:bottom w:val="none" w:sz="0" w:space="0" w:color="auto"/>
                <w:right w:val="none" w:sz="0" w:space="0" w:color="auto"/>
              </w:divBdr>
            </w:div>
            <w:div w:id="2075929229">
              <w:marLeft w:val="0"/>
              <w:marRight w:val="0"/>
              <w:marTop w:val="0"/>
              <w:marBottom w:val="0"/>
              <w:divBdr>
                <w:top w:val="none" w:sz="0" w:space="0" w:color="auto"/>
                <w:left w:val="none" w:sz="0" w:space="0" w:color="auto"/>
                <w:bottom w:val="none" w:sz="0" w:space="0" w:color="auto"/>
                <w:right w:val="none" w:sz="0" w:space="0" w:color="auto"/>
              </w:divBdr>
            </w:div>
            <w:div w:id="1740862856">
              <w:marLeft w:val="0"/>
              <w:marRight w:val="0"/>
              <w:marTop w:val="0"/>
              <w:marBottom w:val="0"/>
              <w:divBdr>
                <w:top w:val="none" w:sz="0" w:space="0" w:color="auto"/>
                <w:left w:val="none" w:sz="0" w:space="0" w:color="auto"/>
                <w:bottom w:val="none" w:sz="0" w:space="0" w:color="auto"/>
                <w:right w:val="none" w:sz="0" w:space="0" w:color="auto"/>
              </w:divBdr>
            </w:div>
            <w:div w:id="321276044">
              <w:marLeft w:val="0"/>
              <w:marRight w:val="0"/>
              <w:marTop w:val="0"/>
              <w:marBottom w:val="0"/>
              <w:divBdr>
                <w:top w:val="none" w:sz="0" w:space="0" w:color="auto"/>
                <w:left w:val="none" w:sz="0" w:space="0" w:color="auto"/>
                <w:bottom w:val="none" w:sz="0" w:space="0" w:color="auto"/>
                <w:right w:val="none" w:sz="0" w:space="0" w:color="auto"/>
              </w:divBdr>
            </w:div>
            <w:div w:id="1347708290">
              <w:marLeft w:val="0"/>
              <w:marRight w:val="0"/>
              <w:marTop w:val="0"/>
              <w:marBottom w:val="0"/>
              <w:divBdr>
                <w:top w:val="none" w:sz="0" w:space="0" w:color="auto"/>
                <w:left w:val="none" w:sz="0" w:space="0" w:color="auto"/>
                <w:bottom w:val="none" w:sz="0" w:space="0" w:color="auto"/>
                <w:right w:val="none" w:sz="0" w:space="0" w:color="auto"/>
              </w:divBdr>
            </w:div>
            <w:div w:id="1390760287">
              <w:marLeft w:val="0"/>
              <w:marRight w:val="0"/>
              <w:marTop w:val="0"/>
              <w:marBottom w:val="0"/>
              <w:divBdr>
                <w:top w:val="none" w:sz="0" w:space="0" w:color="auto"/>
                <w:left w:val="none" w:sz="0" w:space="0" w:color="auto"/>
                <w:bottom w:val="none" w:sz="0" w:space="0" w:color="auto"/>
                <w:right w:val="none" w:sz="0" w:space="0" w:color="auto"/>
              </w:divBdr>
            </w:div>
            <w:div w:id="1412312788">
              <w:marLeft w:val="0"/>
              <w:marRight w:val="0"/>
              <w:marTop w:val="0"/>
              <w:marBottom w:val="0"/>
              <w:divBdr>
                <w:top w:val="none" w:sz="0" w:space="0" w:color="auto"/>
                <w:left w:val="none" w:sz="0" w:space="0" w:color="auto"/>
                <w:bottom w:val="none" w:sz="0" w:space="0" w:color="auto"/>
                <w:right w:val="none" w:sz="0" w:space="0" w:color="auto"/>
              </w:divBdr>
            </w:div>
            <w:div w:id="383719017">
              <w:marLeft w:val="0"/>
              <w:marRight w:val="0"/>
              <w:marTop w:val="0"/>
              <w:marBottom w:val="0"/>
              <w:divBdr>
                <w:top w:val="none" w:sz="0" w:space="0" w:color="auto"/>
                <w:left w:val="none" w:sz="0" w:space="0" w:color="auto"/>
                <w:bottom w:val="none" w:sz="0" w:space="0" w:color="auto"/>
                <w:right w:val="none" w:sz="0" w:space="0" w:color="auto"/>
              </w:divBdr>
            </w:div>
            <w:div w:id="1337466527">
              <w:marLeft w:val="0"/>
              <w:marRight w:val="0"/>
              <w:marTop w:val="0"/>
              <w:marBottom w:val="0"/>
              <w:divBdr>
                <w:top w:val="none" w:sz="0" w:space="0" w:color="auto"/>
                <w:left w:val="none" w:sz="0" w:space="0" w:color="auto"/>
                <w:bottom w:val="none" w:sz="0" w:space="0" w:color="auto"/>
                <w:right w:val="none" w:sz="0" w:space="0" w:color="auto"/>
              </w:divBdr>
            </w:div>
            <w:div w:id="1459059949">
              <w:marLeft w:val="0"/>
              <w:marRight w:val="0"/>
              <w:marTop w:val="0"/>
              <w:marBottom w:val="0"/>
              <w:divBdr>
                <w:top w:val="none" w:sz="0" w:space="0" w:color="auto"/>
                <w:left w:val="none" w:sz="0" w:space="0" w:color="auto"/>
                <w:bottom w:val="none" w:sz="0" w:space="0" w:color="auto"/>
                <w:right w:val="none" w:sz="0" w:space="0" w:color="auto"/>
              </w:divBdr>
            </w:div>
            <w:div w:id="896478161">
              <w:marLeft w:val="0"/>
              <w:marRight w:val="0"/>
              <w:marTop w:val="0"/>
              <w:marBottom w:val="0"/>
              <w:divBdr>
                <w:top w:val="none" w:sz="0" w:space="0" w:color="auto"/>
                <w:left w:val="none" w:sz="0" w:space="0" w:color="auto"/>
                <w:bottom w:val="none" w:sz="0" w:space="0" w:color="auto"/>
                <w:right w:val="none" w:sz="0" w:space="0" w:color="auto"/>
              </w:divBdr>
            </w:div>
            <w:div w:id="135145242">
              <w:marLeft w:val="0"/>
              <w:marRight w:val="0"/>
              <w:marTop w:val="0"/>
              <w:marBottom w:val="0"/>
              <w:divBdr>
                <w:top w:val="none" w:sz="0" w:space="0" w:color="auto"/>
                <w:left w:val="none" w:sz="0" w:space="0" w:color="auto"/>
                <w:bottom w:val="none" w:sz="0" w:space="0" w:color="auto"/>
                <w:right w:val="none" w:sz="0" w:space="0" w:color="auto"/>
              </w:divBdr>
            </w:div>
            <w:div w:id="500513270">
              <w:marLeft w:val="0"/>
              <w:marRight w:val="0"/>
              <w:marTop w:val="0"/>
              <w:marBottom w:val="0"/>
              <w:divBdr>
                <w:top w:val="none" w:sz="0" w:space="0" w:color="auto"/>
                <w:left w:val="none" w:sz="0" w:space="0" w:color="auto"/>
                <w:bottom w:val="none" w:sz="0" w:space="0" w:color="auto"/>
                <w:right w:val="none" w:sz="0" w:space="0" w:color="auto"/>
              </w:divBdr>
            </w:div>
            <w:div w:id="508376925">
              <w:marLeft w:val="0"/>
              <w:marRight w:val="0"/>
              <w:marTop w:val="0"/>
              <w:marBottom w:val="0"/>
              <w:divBdr>
                <w:top w:val="none" w:sz="0" w:space="0" w:color="auto"/>
                <w:left w:val="none" w:sz="0" w:space="0" w:color="auto"/>
                <w:bottom w:val="none" w:sz="0" w:space="0" w:color="auto"/>
                <w:right w:val="none" w:sz="0" w:space="0" w:color="auto"/>
              </w:divBdr>
            </w:div>
            <w:div w:id="319847129">
              <w:marLeft w:val="0"/>
              <w:marRight w:val="0"/>
              <w:marTop w:val="0"/>
              <w:marBottom w:val="0"/>
              <w:divBdr>
                <w:top w:val="none" w:sz="0" w:space="0" w:color="auto"/>
                <w:left w:val="none" w:sz="0" w:space="0" w:color="auto"/>
                <w:bottom w:val="none" w:sz="0" w:space="0" w:color="auto"/>
                <w:right w:val="none" w:sz="0" w:space="0" w:color="auto"/>
              </w:divBdr>
            </w:div>
            <w:div w:id="29306110">
              <w:marLeft w:val="0"/>
              <w:marRight w:val="0"/>
              <w:marTop w:val="0"/>
              <w:marBottom w:val="0"/>
              <w:divBdr>
                <w:top w:val="none" w:sz="0" w:space="0" w:color="auto"/>
                <w:left w:val="none" w:sz="0" w:space="0" w:color="auto"/>
                <w:bottom w:val="none" w:sz="0" w:space="0" w:color="auto"/>
                <w:right w:val="none" w:sz="0" w:space="0" w:color="auto"/>
              </w:divBdr>
            </w:div>
            <w:div w:id="660817146">
              <w:marLeft w:val="0"/>
              <w:marRight w:val="0"/>
              <w:marTop w:val="0"/>
              <w:marBottom w:val="0"/>
              <w:divBdr>
                <w:top w:val="none" w:sz="0" w:space="0" w:color="auto"/>
                <w:left w:val="none" w:sz="0" w:space="0" w:color="auto"/>
                <w:bottom w:val="none" w:sz="0" w:space="0" w:color="auto"/>
                <w:right w:val="none" w:sz="0" w:space="0" w:color="auto"/>
              </w:divBdr>
            </w:div>
            <w:div w:id="1409615795">
              <w:marLeft w:val="0"/>
              <w:marRight w:val="0"/>
              <w:marTop w:val="0"/>
              <w:marBottom w:val="0"/>
              <w:divBdr>
                <w:top w:val="none" w:sz="0" w:space="0" w:color="auto"/>
                <w:left w:val="none" w:sz="0" w:space="0" w:color="auto"/>
                <w:bottom w:val="none" w:sz="0" w:space="0" w:color="auto"/>
                <w:right w:val="none" w:sz="0" w:space="0" w:color="auto"/>
              </w:divBdr>
            </w:div>
            <w:div w:id="1529903205">
              <w:marLeft w:val="0"/>
              <w:marRight w:val="0"/>
              <w:marTop w:val="0"/>
              <w:marBottom w:val="0"/>
              <w:divBdr>
                <w:top w:val="none" w:sz="0" w:space="0" w:color="auto"/>
                <w:left w:val="none" w:sz="0" w:space="0" w:color="auto"/>
                <w:bottom w:val="none" w:sz="0" w:space="0" w:color="auto"/>
                <w:right w:val="none" w:sz="0" w:space="0" w:color="auto"/>
              </w:divBdr>
            </w:div>
            <w:div w:id="1682077750">
              <w:marLeft w:val="0"/>
              <w:marRight w:val="0"/>
              <w:marTop w:val="0"/>
              <w:marBottom w:val="0"/>
              <w:divBdr>
                <w:top w:val="none" w:sz="0" w:space="0" w:color="auto"/>
                <w:left w:val="none" w:sz="0" w:space="0" w:color="auto"/>
                <w:bottom w:val="none" w:sz="0" w:space="0" w:color="auto"/>
                <w:right w:val="none" w:sz="0" w:space="0" w:color="auto"/>
              </w:divBdr>
            </w:div>
            <w:div w:id="1665553114">
              <w:marLeft w:val="0"/>
              <w:marRight w:val="0"/>
              <w:marTop w:val="0"/>
              <w:marBottom w:val="0"/>
              <w:divBdr>
                <w:top w:val="none" w:sz="0" w:space="0" w:color="auto"/>
                <w:left w:val="none" w:sz="0" w:space="0" w:color="auto"/>
                <w:bottom w:val="none" w:sz="0" w:space="0" w:color="auto"/>
                <w:right w:val="none" w:sz="0" w:space="0" w:color="auto"/>
              </w:divBdr>
            </w:div>
            <w:div w:id="377360763">
              <w:marLeft w:val="0"/>
              <w:marRight w:val="0"/>
              <w:marTop w:val="0"/>
              <w:marBottom w:val="0"/>
              <w:divBdr>
                <w:top w:val="none" w:sz="0" w:space="0" w:color="auto"/>
                <w:left w:val="none" w:sz="0" w:space="0" w:color="auto"/>
                <w:bottom w:val="none" w:sz="0" w:space="0" w:color="auto"/>
                <w:right w:val="none" w:sz="0" w:space="0" w:color="auto"/>
              </w:divBdr>
            </w:div>
            <w:div w:id="823014592">
              <w:marLeft w:val="0"/>
              <w:marRight w:val="0"/>
              <w:marTop w:val="0"/>
              <w:marBottom w:val="0"/>
              <w:divBdr>
                <w:top w:val="none" w:sz="0" w:space="0" w:color="auto"/>
                <w:left w:val="none" w:sz="0" w:space="0" w:color="auto"/>
                <w:bottom w:val="none" w:sz="0" w:space="0" w:color="auto"/>
                <w:right w:val="none" w:sz="0" w:space="0" w:color="auto"/>
              </w:divBdr>
            </w:div>
            <w:div w:id="1001667305">
              <w:marLeft w:val="0"/>
              <w:marRight w:val="0"/>
              <w:marTop w:val="0"/>
              <w:marBottom w:val="0"/>
              <w:divBdr>
                <w:top w:val="none" w:sz="0" w:space="0" w:color="auto"/>
                <w:left w:val="none" w:sz="0" w:space="0" w:color="auto"/>
                <w:bottom w:val="none" w:sz="0" w:space="0" w:color="auto"/>
                <w:right w:val="none" w:sz="0" w:space="0" w:color="auto"/>
              </w:divBdr>
            </w:div>
            <w:div w:id="130682799">
              <w:marLeft w:val="0"/>
              <w:marRight w:val="0"/>
              <w:marTop w:val="0"/>
              <w:marBottom w:val="0"/>
              <w:divBdr>
                <w:top w:val="none" w:sz="0" w:space="0" w:color="auto"/>
                <w:left w:val="none" w:sz="0" w:space="0" w:color="auto"/>
                <w:bottom w:val="none" w:sz="0" w:space="0" w:color="auto"/>
                <w:right w:val="none" w:sz="0" w:space="0" w:color="auto"/>
              </w:divBdr>
            </w:div>
            <w:div w:id="950623111">
              <w:marLeft w:val="0"/>
              <w:marRight w:val="0"/>
              <w:marTop w:val="0"/>
              <w:marBottom w:val="0"/>
              <w:divBdr>
                <w:top w:val="none" w:sz="0" w:space="0" w:color="auto"/>
                <w:left w:val="none" w:sz="0" w:space="0" w:color="auto"/>
                <w:bottom w:val="none" w:sz="0" w:space="0" w:color="auto"/>
                <w:right w:val="none" w:sz="0" w:space="0" w:color="auto"/>
              </w:divBdr>
            </w:div>
            <w:div w:id="1745837387">
              <w:marLeft w:val="0"/>
              <w:marRight w:val="0"/>
              <w:marTop w:val="0"/>
              <w:marBottom w:val="0"/>
              <w:divBdr>
                <w:top w:val="none" w:sz="0" w:space="0" w:color="auto"/>
                <w:left w:val="none" w:sz="0" w:space="0" w:color="auto"/>
                <w:bottom w:val="none" w:sz="0" w:space="0" w:color="auto"/>
                <w:right w:val="none" w:sz="0" w:space="0" w:color="auto"/>
              </w:divBdr>
            </w:div>
            <w:div w:id="437799786">
              <w:marLeft w:val="0"/>
              <w:marRight w:val="0"/>
              <w:marTop w:val="0"/>
              <w:marBottom w:val="0"/>
              <w:divBdr>
                <w:top w:val="none" w:sz="0" w:space="0" w:color="auto"/>
                <w:left w:val="none" w:sz="0" w:space="0" w:color="auto"/>
                <w:bottom w:val="none" w:sz="0" w:space="0" w:color="auto"/>
                <w:right w:val="none" w:sz="0" w:space="0" w:color="auto"/>
              </w:divBdr>
            </w:div>
            <w:div w:id="1195852285">
              <w:marLeft w:val="0"/>
              <w:marRight w:val="0"/>
              <w:marTop w:val="0"/>
              <w:marBottom w:val="0"/>
              <w:divBdr>
                <w:top w:val="none" w:sz="0" w:space="0" w:color="auto"/>
                <w:left w:val="none" w:sz="0" w:space="0" w:color="auto"/>
                <w:bottom w:val="none" w:sz="0" w:space="0" w:color="auto"/>
                <w:right w:val="none" w:sz="0" w:space="0" w:color="auto"/>
              </w:divBdr>
            </w:div>
            <w:div w:id="782576159">
              <w:marLeft w:val="0"/>
              <w:marRight w:val="0"/>
              <w:marTop w:val="0"/>
              <w:marBottom w:val="0"/>
              <w:divBdr>
                <w:top w:val="none" w:sz="0" w:space="0" w:color="auto"/>
                <w:left w:val="none" w:sz="0" w:space="0" w:color="auto"/>
                <w:bottom w:val="none" w:sz="0" w:space="0" w:color="auto"/>
                <w:right w:val="none" w:sz="0" w:space="0" w:color="auto"/>
              </w:divBdr>
            </w:div>
            <w:div w:id="58479784">
              <w:marLeft w:val="0"/>
              <w:marRight w:val="0"/>
              <w:marTop w:val="0"/>
              <w:marBottom w:val="0"/>
              <w:divBdr>
                <w:top w:val="none" w:sz="0" w:space="0" w:color="auto"/>
                <w:left w:val="none" w:sz="0" w:space="0" w:color="auto"/>
                <w:bottom w:val="none" w:sz="0" w:space="0" w:color="auto"/>
                <w:right w:val="none" w:sz="0" w:space="0" w:color="auto"/>
              </w:divBdr>
            </w:div>
            <w:div w:id="1327368262">
              <w:marLeft w:val="0"/>
              <w:marRight w:val="0"/>
              <w:marTop w:val="0"/>
              <w:marBottom w:val="0"/>
              <w:divBdr>
                <w:top w:val="none" w:sz="0" w:space="0" w:color="auto"/>
                <w:left w:val="none" w:sz="0" w:space="0" w:color="auto"/>
                <w:bottom w:val="none" w:sz="0" w:space="0" w:color="auto"/>
                <w:right w:val="none" w:sz="0" w:space="0" w:color="auto"/>
              </w:divBdr>
            </w:div>
            <w:div w:id="1814716197">
              <w:marLeft w:val="0"/>
              <w:marRight w:val="0"/>
              <w:marTop w:val="0"/>
              <w:marBottom w:val="0"/>
              <w:divBdr>
                <w:top w:val="none" w:sz="0" w:space="0" w:color="auto"/>
                <w:left w:val="none" w:sz="0" w:space="0" w:color="auto"/>
                <w:bottom w:val="none" w:sz="0" w:space="0" w:color="auto"/>
                <w:right w:val="none" w:sz="0" w:space="0" w:color="auto"/>
              </w:divBdr>
            </w:div>
            <w:div w:id="794181450">
              <w:marLeft w:val="0"/>
              <w:marRight w:val="0"/>
              <w:marTop w:val="0"/>
              <w:marBottom w:val="0"/>
              <w:divBdr>
                <w:top w:val="none" w:sz="0" w:space="0" w:color="auto"/>
                <w:left w:val="none" w:sz="0" w:space="0" w:color="auto"/>
                <w:bottom w:val="none" w:sz="0" w:space="0" w:color="auto"/>
                <w:right w:val="none" w:sz="0" w:space="0" w:color="auto"/>
              </w:divBdr>
            </w:div>
            <w:div w:id="643660231">
              <w:marLeft w:val="0"/>
              <w:marRight w:val="0"/>
              <w:marTop w:val="0"/>
              <w:marBottom w:val="0"/>
              <w:divBdr>
                <w:top w:val="none" w:sz="0" w:space="0" w:color="auto"/>
                <w:left w:val="none" w:sz="0" w:space="0" w:color="auto"/>
                <w:bottom w:val="none" w:sz="0" w:space="0" w:color="auto"/>
                <w:right w:val="none" w:sz="0" w:space="0" w:color="auto"/>
              </w:divBdr>
            </w:div>
            <w:div w:id="1964967757">
              <w:marLeft w:val="0"/>
              <w:marRight w:val="0"/>
              <w:marTop w:val="0"/>
              <w:marBottom w:val="0"/>
              <w:divBdr>
                <w:top w:val="none" w:sz="0" w:space="0" w:color="auto"/>
                <w:left w:val="none" w:sz="0" w:space="0" w:color="auto"/>
                <w:bottom w:val="none" w:sz="0" w:space="0" w:color="auto"/>
                <w:right w:val="none" w:sz="0" w:space="0" w:color="auto"/>
              </w:divBdr>
            </w:div>
            <w:div w:id="229656362">
              <w:marLeft w:val="0"/>
              <w:marRight w:val="0"/>
              <w:marTop w:val="0"/>
              <w:marBottom w:val="0"/>
              <w:divBdr>
                <w:top w:val="none" w:sz="0" w:space="0" w:color="auto"/>
                <w:left w:val="none" w:sz="0" w:space="0" w:color="auto"/>
                <w:bottom w:val="none" w:sz="0" w:space="0" w:color="auto"/>
                <w:right w:val="none" w:sz="0" w:space="0" w:color="auto"/>
              </w:divBdr>
            </w:div>
            <w:div w:id="665674557">
              <w:marLeft w:val="0"/>
              <w:marRight w:val="0"/>
              <w:marTop w:val="0"/>
              <w:marBottom w:val="0"/>
              <w:divBdr>
                <w:top w:val="none" w:sz="0" w:space="0" w:color="auto"/>
                <w:left w:val="none" w:sz="0" w:space="0" w:color="auto"/>
                <w:bottom w:val="none" w:sz="0" w:space="0" w:color="auto"/>
                <w:right w:val="none" w:sz="0" w:space="0" w:color="auto"/>
              </w:divBdr>
            </w:div>
            <w:div w:id="904611234">
              <w:marLeft w:val="0"/>
              <w:marRight w:val="0"/>
              <w:marTop w:val="0"/>
              <w:marBottom w:val="0"/>
              <w:divBdr>
                <w:top w:val="none" w:sz="0" w:space="0" w:color="auto"/>
                <w:left w:val="none" w:sz="0" w:space="0" w:color="auto"/>
                <w:bottom w:val="none" w:sz="0" w:space="0" w:color="auto"/>
                <w:right w:val="none" w:sz="0" w:space="0" w:color="auto"/>
              </w:divBdr>
            </w:div>
            <w:div w:id="1801191969">
              <w:marLeft w:val="0"/>
              <w:marRight w:val="0"/>
              <w:marTop w:val="0"/>
              <w:marBottom w:val="0"/>
              <w:divBdr>
                <w:top w:val="none" w:sz="0" w:space="0" w:color="auto"/>
                <w:left w:val="none" w:sz="0" w:space="0" w:color="auto"/>
                <w:bottom w:val="none" w:sz="0" w:space="0" w:color="auto"/>
                <w:right w:val="none" w:sz="0" w:space="0" w:color="auto"/>
              </w:divBdr>
            </w:div>
            <w:div w:id="831991502">
              <w:marLeft w:val="0"/>
              <w:marRight w:val="0"/>
              <w:marTop w:val="0"/>
              <w:marBottom w:val="0"/>
              <w:divBdr>
                <w:top w:val="none" w:sz="0" w:space="0" w:color="auto"/>
                <w:left w:val="none" w:sz="0" w:space="0" w:color="auto"/>
                <w:bottom w:val="none" w:sz="0" w:space="0" w:color="auto"/>
                <w:right w:val="none" w:sz="0" w:space="0" w:color="auto"/>
              </w:divBdr>
            </w:div>
            <w:div w:id="705638155">
              <w:marLeft w:val="0"/>
              <w:marRight w:val="0"/>
              <w:marTop w:val="0"/>
              <w:marBottom w:val="0"/>
              <w:divBdr>
                <w:top w:val="none" w:sz="0" w:space="0" w:color="auto"/>
                <w:left w:val="none" w:sz="0" w:space="0" w:color="auto"/>
                <w:bottom w:val="none" w:sz="0" w:space="0" w:color="auto"/>
                <w:right w:val="none" w:sz="0" w:space="0" w:color="auto"/>
              </w:divBdr>
            </w:div>
            <w:div w:id="1306164301">
              <w:marLeft w:val="0"/>
              <w:marRight w:val="0"/>
              <w:marTop w:val="0"/>
              <w:marBottom w:val="0"/>
              <w:divBdr>
                <w:top w:val="none" w:sz="0" w:space="0" w:color="auto"/>
                <w:left w:val="none" w:sz="0" w:space="0" w:color="auto"/>
                <w:bottom w:val="none" w:sz="0" w:space="0" w:color="auto"/>
                <w:right w:val="none" w:sz="0" w:space="0" w:color="auto"/>
              </w:divBdr>
            </w:div>
            <w:div w:id="1414164044">
              <w:marLeft w:val="0"/>
              <w:marRight w:val="0"/>
              <w:marTop w:val="0"/>
              <w:marBottom w:val="0"/>
              <w:divBdr>
                <w:top w:val="none" w:sz="0" w:space="0" w:color="auto"/>
                <w:left w:val="none" w:sz="0" w:space="0" w:color="auto"/>
                <w:bottom w:val="none" w:sz="0" w:space="0" w:color="auto"/>
                <w:right w:val="none" w:sz="0" w:space="0" w:color="auto"/>
              </w:divBdr>
            </w:div>
            <w:div w:id="2064210570">
              <w:marLeft w:val="0"/>
              <w:marRight w:val="0"/>
              <w:marTop w:val="0"/>
              <w:marBottom w:val="0"/>
              <w:divBdr>
                <w:top w:val="none" w:sz="0" w:space="0" w:color="auto"/>
                <w:left w:val="none" w:sz="0" w:space="0" w:color="auto"/>
                <w:bottom w:val="none" w:sz="0" w:space="0" w:color="auto"/>
                <w:right w:val="none" w:sz="0" w:space="0" w:color="auto"/>
              </w:divBdr>
            </w:div>
            <w:div w:id="195772905">
              <w:marLeft w:val="0"/>
              <w:marRight w:val="0"/>
              <w:marTop w:val="0"/>
              <w:marBottom w:val="0"/>
              <w:divBdr>
                <w:top w:val="none" w:sz="0" w:space="0" w:color="auto"/>
                <w:left w:val="none" w:sz="0" w:space="0" w:color="auto"/>
                <w:bottom w:val="none" w:sz="0" w:space="0" w:color="auto"/>
                <w:right w:val="none" w:sz="0" w:space="0" w:color="auto"/>
              </w:divBdr>
            </w:div>
            <w:div w:id="623578666">
              <w:marLeft w:val="0"/>
              <w:marRight w:val="0"/>
              <w:marTop w:val="0"/>
              <w:marBottom w:val="0"/>
              <w:divBdr>
                <w:top w:val="none" w:sz="0" w:space="0" w:color="auto"/>
                <w:left w:val="none" w:sz="0" w:space="0" w:color="auto"/>
                <w:bottom w:val="none" w:sz="0" w:space="0" w:color="auto"/>
                <w:right w:val="none" w:sz="0" w:space="0" w:color="auto"/>
              </w:divBdr>
            </w:div>
            <w:div w:id="1806117463">
              <w:marLeft w:val="0"/>
              <w:marRight w:val="0"/>
              <w:marTop w:val="0"/>
              <w:marBottom w:val="0"/>
              <w:divBdr>
                <w:top w:val="none" w:sz="0" w:space="0" w:color="auto"/>
                <w:left w:val="none" w:sz="0" w:space="0" w:color="auto"/>
                <w:bottom w:val="none" w:sz="0" w:space="0" w:color="auto"/>
                <w:right w:val="none" w:sz="0" w:space="0" w:color="auto"/>
              </w:divBdr>
            </w:div>
            <w:div w:id="1326083372">
              <w:marLeft w:val="0"/>
              <w:marRight w:val="0"/>
              <w:marTop w:val="0"/>
              <w:marBottom w:val="0"/>
              <w:divBdr>
                <w:top w:val="none" w:sz="0" w:space="0" w:color="auto"/>
                <w:left w:val="none" w:sz="0" w:space="0" w:color="auto"/>
                <w:bottom w:val="none" w:sz="0" w:space="0" w:color="auto"/>
                <w:right w:val="none" w:sz="0" w:space="0" w:color="auto"/>
              </w:divBdr>
            </w:div>
            <w:div w:id="1316689063">
              <w:marLeft w:val="0"/>
              <w:marRight w:val="0"/>
              <w:marTop w:val="0"/>
              <w:marBottom w:val="0"/>
              <w:divBdr>
                <w:top w:val="none" w:sz="0" w:space="0" w:color="auto"/>
                <w:left w:val="none" w:sz="0" w:space="0" w:color="auto"/>
                <w:bottom w:val="none" w:sz="0" w:space="0" w:color="auto"/>
                <w:right w:val="none" w:sz="0" w:space="0" w:color="auto"/>
              </w:divBdr>
            </w:div>
            <w:div w:id="1712459012">
              <w:marLeft w:val="0"/>
              <w:marRight w:val="0"/>
              <w:marTop w:val="0"/>
              <w:marBottom w:val="0"/>
              <w:divBdr>
                <w:top w:val="none" w:sz="0" w:space="0" w:color="auto"/>
                <w:left w:val="none" w:sz="0" w:space="0" w:color="auto"/>
                <w:bottom w:val="none" w:sz="0" w:space="0" w:color="auto"/>
                <w:right w:val="none" w:sz="0" w:space="0" w:color="auto"/>
              </w:divBdr>
            </w:div>
            <w:div w:id="1466850231">
              <w:marLeft w:val="0"/>
              <w:marRight w:val="0"/>
              <w:marTop w:val="0"/>
              <w:marBottom w:val="0"/>
              <w:divBdr>
                <w:top w:val="none" w:sz="0" w:space="0" w:color="auto"/>
                <w:left w:val="none" w:sz="0" w:space="0" w:color="auto"/>
                <w:bottom w:val="none" w:sz="0" w:space="0" w:color="auto"/>
                <w:right w:val="none" w:sz="0" w:space="0" w:color="auto"/>
              </w:divBdr>
            </w:div>
            <w:div w:id="674763899">
              <w:marLeft w:val="0"/>
              <w:marRight w:val="0"/>
              <w:marTop w:val="0"/>
              <w:marBottom w:val="0"/>
              <w:divBdr>
                <w:top w:val="none" w:sz="0" w:space="0" w:color="auto"/>
                <w:left w:val="none" w:sz="0" w:space="0" w:color="auto"/>
                <w:bottom w:val="none" w:sz="0" w:space="0" w:color="auto"/>
                <w:right w:val="none" w:sz="0" w:space="0" w:color="auto"/>
              </w:divBdr>
            </w:div>
            <w:div w:id="1041787145">
              <w:marLeft w:val="0"/>
              <w:marRight w:val="0"/>
              <w:marTop w:val="0"/>
              <w:marBottom w:val="0"/>
              <w:divBdr>
                <w:top w:val="none" w:sz="0" w:space="0" w:color="auto"/>
                <w:left w:val="none" w:sz="0" w:space="0" w:color="auto"/>
                <w:bottom w:val="none" w:sz="0" w:space="0" w:color="auto"/>
                <w:right w:val="none" w:sz="0" w:space="0" w:color="auto"/>
              </w:divBdr>
            </w:div>
            <w:div w:id="422576424">
              <w:marLeft w:val="0"/>
              <w:marRight w:val="0"/>
              <w:marTop w:val="0"/>
              <w:marBottom w:val="0"/>
              <w:divBdr>
                <w:top w:val="none" w:sz="0" w:space="0" w:color="auto"/>
                <w:left w:val="none" w:sz="0" w:space="0" w:color="auto"/>
                <w:bottom w:val="none" w:sz="0" w:space="0" w:color="auto"/>
                <w:right w:val="none" w:sz="0" w:space="0" w:color="auto"/>
              </w:divBdr>
            </w:div>
            <w:div w:id="1504852529">
              <w:marLeft w:val="0"/>
              <w:marRight w:val="0"/>
              <w:marTop w:val="0"/>
              <w:marBottom w:val="0"/>
              <w:divBdr>
                <w:top w:val="none" w:sz="0" w:space="0" w:color="auto"/>
                <w:left w:val="none" w:sz="0" w:space="0" w:color="auto"/>
                <w:bottom w:val="none" w:sz="0" w:space="0" w:color="auto"/>
                <w:right w:val="none" w:sz="0" w:space="0" w:color="auto"/>
              </w:divBdr>
            </w:div>
            <w:div w:id="176040467">
              <w:marLeft w:val="0"/>
              <w:marRight w:val="0"/>
              <w:marTop w:val="0"/>
              <w:marBottom w:val="0"/>
              <w:divBdr>
                <w:top w:val="none" w:sz="0" w:space="0" w:color="auto"/>
                <w:left w:val="none" w:sz="0" w:space="0" w:color="auto"/>
                <w:bottom w:val="none" w:sz="0" w:space="0" w:color="auto"/>
                <w:right w:val="none" w:sz="0" w:space="0" w:color="auto"/>
              </w:divBdr>
            </w:div>
            <w:div w:id="595944661">
              <w:marLeft w:val="0"/>
              <w:marRight w:val="0"/>
              <w:marTop w:val="0"/>
              <w:marBottom w:val="0"/>
              <w:divBdr>
                <w:top w:val="none" w:sz="0" w:space="0" w:color="auto"/>
                <w:left w:val="none" w:sz="0" w:space="0" w:color="auto"/>
                <w:bottom w:val="none" w:sz="0" w:space="0" w:color="auto"/>
                <w:right w:val="none" w:sz="0" w:space="0" w:color="auto"/>
              </w:divBdr>
            </w:div>
            <w:div w:id="1802923562">
              <w:marLeft w:val="0"/>
              <w:marRight w:val="0"/>
              <w:marTop w:val="0"/>
              <w:marBottom w:val="0"/>
              <w:divBdr>
                <w:top w:val="none" w:sz="0" w:space="0" w:color="auto"/>
                <w:left w:val="none" w:sz="0" w:space="0" w:color="auto"/>
                <w:bottom w:val="none" w:sz="0" w:space="0" w:color="auto"/>
                <w:right w:val="none" w:sz="0" w:space="0" w:color="auto"/>
              </w:divBdr>
            </w:div>
            <w:div w:id="1811090736">
              <w:marLeft w:val="0"/>
              <w:marRight w:val="0"/>
              <w:marTop w:val="0"/>
              <w:marBottom w:val="0"/>
              <w:divBdr>
                <w:top w:val="none" w:sz="0" w:space="0" w:color="auto"/>
                <w:left w:val="none" w:sz="0" w:space="0" w:color="auto"/>
                <w:bottom w:val="none" w:sz="0" w:space="0" w:color="auto"/>
                <w:right w:val="none" w:sz="0" w:space="0" w:color="auto"/>
              </w:divBdr>
            </w:div>
            <w:div w:id="21054650">
              <w:marLeft w:val="0"/>
              <w:marRight w:val="0"/>
              <w:marTop w:val="0"/>
              <w:marBottom w:val="0"/>
              <w:divBdr>
                <w:top w:val="none" w:sz="0" w:space="0" w:color="auto"/>
                <w:left w:val="none" w:sz="0" w:space="0" w:color="auto"/>
                <w:bottom w:val="none" w:sz="0" w:space="0" w:color="auto"/>
                <w:right w:val="none" w:sz="0" w:space="0" w:color="auto"/>
              </w:divBdr>
            </w:div>
            <w:div w:id="726879891">
              <w:marLeft w:val="0"/>
              <w:marRight w:val="0"/>
              <w:marTop w:val="0"/>
              <w:marBottom w:val="0"/>
              <w:divBdr>
                <w:top w:val="none" w:sz="0" w:space="0" w:color="auto"/>
                <w:left w:val="none" w:sz="0" w:space="0" w:color="auto"/>
                <w:bottom w:val="none" w:sz="0" w:space="0" w:color="auto"/>
                <w:right w:val="none" w:sz="0" w:space="0" w:color="auto"/>
              </w:divBdr>
            </w:div>
            <w:div w:id="202443868">
              <w:marLeft w:val="0"/>
              <w:marRight w:val="0"/>
              <w:marTop w:val="0"/>
              <w:marBottom w:val="0"/>
              <w:divBdr>
                <w:top w:val="none" w:sz="0" w:space="0" w:color="auto"/>
                <w:left w:val="none" w:sz="0" w:space="0" w:color="auto"/>
                <w:bottom w:val="none" w:sz="0" w:space="0" w:color="auto"/>
                <w:right w:val="none" w:sz="0" w:space="0" w:color="auto"/>
              </w:divBdr>
            </w:div>
            <w:div w:id="988048015">
              <w:marLeft w:val="0"/>
              <w:marRight w:val="0"/>
              <w:marTop w:val="0"/>
              <w:marBottom w:val="0"/>
              <w:divBdr>
                <w:top w:val="none" w:sz="0" w:space="0" w:color="auto"/>
                <w:left w:val="none" w:sz="0" w:space="0" w:color="auto"/>
                <w:bottom w:val="none" w:sz="0" w:space="0" w:color="auto"/>
                <w:right w:val="none" w:sz="0" w:space="0" w:color="auto"/>
              </w:divBdr>
            </w:div>
            <w:div w:id="84620643">
              <w:marLeft w:val="0"/>
              <w:marRight w:val="0"/>
              <w:marTop w:val="0"/>
              <w:marBottom w:val="0"/>
              <w:divBdr>
                <w:top w:val="none" w:sz="0" w:space="0" w:color="auto"/>
                <w:left w:val="none" w:sz="0" w:space="0" w:color="auto"/>
                <w:bottom w:val="none" w:sz="0" w:space="0" w:color="auto"/>
                <w:right w:val="none" w:sz="0" w:space="0" w:color="auto"/>
              </w:divBdr>
            </w:div>
            <w:div w:id="543564745">
              <w:marLeft w:val="0"/>
              <w:marRight w:val="0"/>
              <w:marTop w:val="0"/>
              <w:marBottom w:val="0"/>
              <w:divBdr>
                <w:top w:val="none" w:sz="0" w:space="0" w:color="auto"/>
                <w:left w:val="none" w:sz="0" w:space="0" w:color="auto"/>
                <w:bottom w:val="none" w:sz="0" w:space="0" w:color="auto"/>
                <w:right w:val="none" w:sz="0" w:space="0" w:color="auto"/>
              </w:divBdr>
            </w:div>
            <w:div w:id="1608342425">
              <w:marLeft w:val="0"/>
              <w:marRight w:val="0"/>
              <w:marTop w:val="0"/>
              <w:marBottom w:val="0"/>
              <w:divBdr>
                <w:top w:val="none" w:sz="0" w:space="0" w:color="auto"/>
                <w:left w:val="none" w:sz="0" w:space="0" w:color="auto"/>
                <w:bottom w:val="none" w:sz="0" w:space="0" w:color="auto"/>
                <w:right w:val="none" w:sz="0" w:space="0" w:color="auto"/>
              </w:divBdr>
            </w:div>
            <w:div w:id="454905523">
              <w:marLeft w:val="0"/>
              <w:marRight w:val="0"/>
              <w:marTop w:val="0"/>
              <w:marBottom w:val="0"/>
              <w:divBdr>
                <w:top w:val="none" w:sz="0" w:space="0" w:color="auto"/>
                <w:left w:val="none" w:sz="0" w:space="0" w:color="auto"/>
                <w:bottom w:val="none" w:sz="0" w:space="0" w:color="auto"/>
                <w:right w:val="none" w:sz="0" w:space="0" w:color="auto"/>
              </w:divBdr>
            </w:div>
            <w:div w:id="1033387722">
              <w:marLeft w:val="0"/>
              <w:marRight w:val="0"/>
              <w:marTop w:val="0"/>
              <w:marBottom w:val="0"/>
              <w:divBdr>
                <w:top w:val="none" w:sz="0" w:space="0" w:color="auto"/>
                <w:left w:val="none" w:sz="0" w:space="0" w:color="auto"/>
                <w:bottom w:val="none" w:sz="0" w:space="0" w:color="auto"/>
                <w:right w:val="none" w:sz="0" w:space="0" w:color="auto"/>
              </w:divBdr>
            </w:div>
            <w:div w:id="1604071257">
              <w:marLeft w:val="0"/>
              <w:marRight w:val="0"/>
              <w:marTop w:val="0"/>
              <w:marBottom w:val="0"/>
              <w:divBdr>
                <w:top w:val="none" w:sz="0" w:space="0" w:color="auto"/>
                <w:left w:val="none" w:sz="0" w:space="0" w:color="auto"/>
                <w:bottom w:val="none" w:sz="0" w:space="0" w:color="auto"/>
                <w:right w:val="none" w:sz="0" w:space="0" w:color="auto"/>
              </w:divBdr>
            </w:div>
            <w:div w:id="2133404707">
              <w:marLeft w:val="0"/>
              <w:marRight w:val="0"/>
              <w:marTop w:val="0"/>
              <w:marBottom w:val="0"/>
              <w:divBdr>
                <w:top w:val="none" w:sz="0" w:space="0" w:color="auto"/>
                <w:left w:val="none" w:sz="0" w:space="0" w:color="auto"/>
                <w:bottom w:val="none" w:sz="0" w:space="0" w:color="auto"/>
                <w:right w:val="none" w:sz="0" w:space="0" w:color="auto"/>
              </w:divBdr>
            </w:div>
            <w:div w:id="1342777016">
              <w:marLeft w:val="0"/>
              <w:marRight w:val="0"/>
              <w:marTop w:val="0"/>
              <w:marBottom w:val="0"/>
              <w:divBdr>
                <w:top w:val="none" w:sz="0" w:space="0" w:color="auto"/>
                <w:left w:val="none" w:sz="0" w:space="0" w:color="auto"/>
                <w:bottom w:val="none" w:sz="0" w:space="0" w:color="auto"/>
                <w:right w:val="none" w:sz="0" w:space="0" w:color="auto"/>
              </w:divBdr>
            </w:div>
            <w:div w:id="1821384121">
              <w:marLeft w:val="0"/>
              <w:marRight w:val="0"/>
              <w:marTop w:val="0"/>
              <w:marBottom w:val="0"/>
              <w:divBdr>
                <w:top w:val="none" w:sz="0" w:space="0" w:color="auto"/>
                <w:left w:val="none" w:sz="0" w:space="0" w:color="auto"/>
                <w:bottom w:val="none" w:sz="0" w:space="0" w:color="auto"/>
                <w:right w:val="none" w:sz="0" w:space="0" w:color="auto"/>
              </w:divBdr>
            </w:div>
            <w:div w:id="1647398752">
              <w:marLeft w:val="0"/>
              <w:marRight w:val="0"/>
              <w:marTop w:val="0"/>
              <w:marBottom w:val="0"/>
              <w:divBdr>
                <w:top w:val="none" w:sz="0" w:space="0" w:color="auto"/>
                <w:left w:val="none" w:sz="0" w:space="0" w:color="auto"/>
                <w:bottom w:val="none" w:sz="0" w:space="0" w:color="auto"/>
                <w:right w:val="none" w:sz="0" w:space="0" w:color="auto"/>
              </w:divBdr>
            </w:div>
            <w:div w:id="619922078">
              <w:marLeft w:val="0"/>
              <w:marRight w:val="0"/>
              <w:marTop w:val="0"/>
              <w:marBottom w:val="0"/>
              <w:divBdr>
                <w:top w:val="none" w:sz="0" w:space="0" w:color="auto"/>
                <w:left w:val="none" w:sz="0" w:space="0" w:color="auto"/>
                <w:bottom w:val="none" w:sz="0" w:space="0" w:color="auto"/>
                <w:right w:val="none" w:sz="0" w:space="0" w:color="auto"/>
              </w:divBdr>
            </w:div>
            <w:div w:id="1376588263">
              <w:marLeft w:val="0"/>
              <w:marRight w:val="0"/>
              <w:marTop w:val="0"/>
              <w:marBottom w:val="0"/>
              <w:divBdr>
                <w:top w:val="none" w:sz="0" w:space="0" w:color="auto"/>
                <w:left w:val="none" w:sz="0" w:space="0" w:color="auto"/>
                <w:bottom w:val="none" w:sz="0" w:space="0" w:color="auto"/>
                <w:right w:val="none" w:sz="0" w:space="0" w:color="auto"/>
              </w:divBdr>
            </w:div>
            <w:div w:id="1628510919">
              <w:marLeft w:val="0"/>
              <w:marRight w:val="0"/>
              <w:marTop w:val="0"/>
              <w:marBottom w:val="0"/>
              <w:divBdr>
                <w:top w:val="none" w:sz="0" w:space="0" w:color="auto"/>
                <w:left w:val="none" w:sz="0" w:space="0" w:color="auto"/>
                <w:bottom w:val="none" w:sz="0" w:space="0" w:color="auto"/>
                <w:right w:val="none" w:sz="0" w:space="0" w:color="auto"/>
              </w:divBdr>
            </w:div>
            <w:div w:id="1298872947">
              <w:marLeft w:val="0"/>
              <w:marRight w:val="0"/>
              <w:marTop w:val="0"/>
              <w:marBottom w:val="0"/>
              <w:divBdr>
                <w:top w:val="none" w:sz="0" w:space="0" w:color="auto"/>
                <w:left w:val="none" w:sz="0" w:space="0" w:color="auto"/>
                <w:bottom w:val="none" w:sz="0" w:space="0" w:color="auto"/>
                <w:right w:val="none" w:sz="0" w:space="0" w:color="auto"/>
              </w:divBdr>
            </w:div>
            <w:div w:id="1679430620">
              <w:marLeft w:val="0"/>
              <w:marRight w:val="0"/>
              <w:marTop w:val="0"/>
              <w:marBottom w:val="0"/>
              <w:divBdr>
                <w:top w:val="none" w:sz="0" w:space="0" w:color="auto"/>
                <w:left w:val="none" w:sz="0" w:space="0" w:color="auto"/>
                <w:bottom w:val="none" w:sz="0" w:space="0" w:color="auto"/>
                <w:right w:val="none" w:sz="0" w:space="0" w:color="auto"/>
              </w:divBdr>
            </w:div>
            <w:div w:id="2024670861">
              <w:marLeft w:val="0"/>
              <w:marRight w:val="0"/>
              <w:marTop w:val="0"/>
              <w:marBottom w:val="0"/>
              <w:divBdr>
                <w:top w:val="none" w:sz="0" w:space="0" w:color="auto"/>
                <w:left w:val="none" w:sz="0" w:space="0" w:color="auto"/>
                <w:bottom w:val="none" w:sz="0" w:space="0" w:color="auto"/>
                <w:right w:val="none" w:sz="0" w:space="0" w:color="auto"/>
              </w:divBdr>
            </w:div>
            <w:div w:id="1477184170">
              <w:marLeft w:val="0"/>
              <w:marRight w:val="0"/>
              <w:marTop w:val="0"/>
              <w:marBottom w:val="0"/>
              <w:divBdr>
                <w:top w:val="none" w:sz="0" w:space="0" w:color="auto"/>
                <w:left w:val="none" w:sz="0" w:space="0" w:color="auto"/>
                <w:bottom w:val="none" w:sz="0" w:space="0" w:color="auto"/>
                <w:right w:val="none" w:sz="0" w:space="0" w:color="auto"/>
              </w:divBdr>
            </w:div>
            <w:div w:id="379596685">
              <w:marLeft w:val="0"/>
              <w:marRight w:val="0"/>
              <w:marTop w:val="0"/>
              <w:marBottom w:val="0"/>
              <w:divBdr>
                <w:top w:val="none" w:sz="0" w:space="0" w:color="auto"/>
                <w:left w:val="none" w:sz="0" w:space="0" w:color="auto"/>
                <w:bottom w:val="none" w:sz="0" w:space="0" w:color="auto"/>
                <w:right w:val="none" w:sz="0" w:space="0" w:color="auto"/>
              </w:divBdr>
            </w:div>
            <w:div w:id="1047876685">
              <w:marLeft w:val="0"/>
              <w:marRight w:val="0"/>
              <w:marTop w:val="0"/>
              <w:marBottom w:val="0"/>
              <w:divBdr>
                <w:top w:val="none" w:sz="0" w:space="0" w:color="auto"/>
                <w:left w:val="none" w:sz="0" w:space="0" w:color="auto"/>
                <w:bottom w:val="none" w:sz="0" w:space="0" w:color="auto"/>
                <w:right w:val="none" w:sz="0" w:space="0" w:color="auto"/>
              </w:divBdr>
            </w:div>
            <w:div w:id="1074012187">
              <w:marLeft w:val="0"/>
              <w:marRight w:val="0"/>
              <w:marTop w:val="0"/>
              <w:marBottom w:val="0"/>
              <w:divBdr>
                <w:top w:val="none" w:sz="0" w:space="0" w:color="auto"/>
                <w:left w:val="none" w:sz="0" w:space="0" w:color="auto"/>
                <w:bottom w:val="none" w:sz="0" w:space="0" w:color="auto"/>
                <w:right w:val="none" w:sz="0" w:space="0" w:color="auto"/>
              </w:divBdr>
            </w:div>
            <w:div w:id="991065225">
              <w:marLeft w:val="0"/>
              <w:marRight w:val="0"/>
              <w:marTop w:val="0"/>
              <w:marBottom w:val="0"/>
              <w:divBdr>
                <w:top w:val="none" w:sz="0" w:space="0" w:color="auto"/>
                <w:left w:val="none" w:sz="0" w:space="0" w:color="auto"/>
                <w:bottom w:val="none" w:sz="0" w:space="0" w:color="auto"/>
                <w:right w:val="none" w:sz="0" w:space="0" w:color="auto"/>
              </w:divBdr>
            </w:div>
            <w:div w:id="1284462054">
              <w:marLeft w:val="0"/>
              <w:marRight w:val="0"/>
              <w:marTop w:val="0"/>
              <w:marBottom w:val="0"/>
              <w:divBdr>
                <w:top w:val="none" w:sz="0" w:space="0" w:color="auto"/>
                <w:left w:val="none" w:sz="0" w:space="0" w:color="auto"/>
                <w:bottom w:val="none" w:sz="0" w:space="0" w:color="auto"/>
                <w:right w:val="none" w:sz="0" w:space="0" w:color="auto"/>
              </w:divBdr>
            </w:div>
            <w:div w:id="1731033750">
              <w:marLeft w:val="0"/>
              <w:marRight w:val="0"/>
              <w:marTop w:val="0"/>
              <w:marBottom w:val="0"/>
              <w:divBdr>
                <w:top w:val="none" w:sz="0" w:space="0" w:color="auto"/>
                <w:left w:val="none" w:sz="0" w:space="0" w:color="auto"/>
                <w:bottom w:val="none" w:sz="0" w:space="0" w:color="auto"/>
                <w:right w:val="none" w:sz="0" w:space="0" w:color="auto"/>
              </w:divBdr>
            </w:div>
            <w:div w:id="1844587139">
              <w:marLeft w:val="0"/>
              <w:marRight w:val="0"/>
              <w:marTop w:val="0"/>
              <w:marBottom w:val="0"/>
              <w:divBdr>
                <w:top w:val="none" w:sz="0" w:space="0" w:color="auto"/>
                <w:left w:val="none" w:sz="0" w:space="0" w:color="auto"/>
                <w:bottom w:val="none" w:sz="0" w:space="0" w:color="auto"/>
                <w:right w:val="none" w:sz="0" w:space="0" w:color="auto"/>
              </w:divBdr>
            </w:div>
            <w:div w:id="14504357">
              <w:marLeft w:val="0"/>
              <w:marRight w:val="0"/>
              <w:marTop w:val="0"/>
              <w:marBottom w:val="0"/>
              <w:divBdr>
                <w:top w:val="none" w:sz="0" w:space="0" w:color="auto"/>
                <w:left w:val="none" w:sz="0" w:space="0" w:color="auto"/>
                <w:bottom w:val="none" w:sz="0" w:space="0" w:color="auto"/>
                <w:right w:val="none" w:sz="0" w:space="0" w:color="auto"/>
              </w:divBdr>
            </w:div>
            <w:div w:id="1382444201">
              <w:marLeft w:val="0"/>
              <w:marRight w:val="0"/>
              <w:marTop w:val="0"/>
              <w:marBottom w:val="0"/>
              <w:divBdr>
                <w:top w:val="none" w:sz="0" w:space="0" w:color="auto"/>
                <w:left w:val="none" w:sz="0" w:space="0" w:color="auto"/>
                <w:bottom w:val="none" w:sz="0" w:space="0" w:color="auto"/>
                <w:right w:val="none" w:sz="0" w:space="0" w:color="auto"/>
              </w:divBdr>
            </w:div>
            <w:div w:id="977805292">
              <w:marLeft w:val="0"/>
              <w:marRight w:val="0"/>
              <w:marTop w:val="0"/>
              <w:marBottom w:val="0"/>
              <w:divBdr>
                <w:top w:val="none" w:sz="0" w:space="0" w:color="auto"/>
                <w:left w:val="none" w:sz="0" w:space="0" w:color="auto"/>
                <w:bottom w:val="none" w:sz="0" w:space="0" w:color="auto"/>
                <w:right w:val="none" w:sz="0" w:space="0" w:color="auto"/>
              </w:divBdr>
            </w:div>
            <w:div w:id="662659191">
              <w:marLeft w:val="0"/>
              <w:marRight w:val="0"/>
              <w:marTop w:val="0"/>
              <w:marBottom w:val="0"/>
              <w:divBdr>
                <w:top w:val="none" w:sz="0" w:space="0" w:color="auto"/>
                <w:left w:val="none" w:sz="0" w:space="0" w:color="auto"/>
                <w:bottom w:val="none" w:sz="0" w:space="0" w:color="auto"/>
                <w:right w:val="none" w:sz="0" w:space="0" w:color="auto"/>
              </w:divBdr>
            </w:div>
            <w:div w:id="1498227031">
              <w:marLeft w:val="0"/>
              <w:marRight w:val="0"/>
              <w:marTop w:val="0"/>
              <w:marBottom w:val="0"/>
              <w:divBdr>
                <w:top w:val="none" w:sz="0" w:space="0" w:color="auto"/>
                <w:left w:val="none" w:sz="0" w:space="0" w:color="auto"/>
                <w:bottom w:val="none" w:sz="0" w:space="0" w:color="auto"/>
                <w:right w:val="none" w:sz="0" w:space="0" w:color="auto"/>
              </w:divBdr>
            </w:div>
            <w:div w:id="497581361">
              <w:marLeft w:val="0"/>
              <w:marRight w:val="0"/>
              <w:marTop w:val="0"/>
              <w:marBottom w:val="0"/>
              <w:divBdr>
                <w:top w:val="none" w:sz="0" w:space="0" w:color="auto"/>
                <w:left w:val="none" w:sz="0" w:space="0" w:color="auto"/>
                <w:bottom w:val="none" w:sz="0" w:space="0" w:color="auto"/>
                <w:right w:val="none" w:sz="0" w:space="0" w:color="auto"/>
              </w:divBdr>
            </w:div>
            <w:div w:id="1651984553">
              <w:marLeft w:val="0"/>
              <w:marRight w:val="0"/>
              <w:marTop w:val="0"/>
              <w:marBottom w:val="0"/>
              <w:divBdr>
                <w:top w:val="none" w:sz="0" w:space="0" w:color="auto"/>
                <w:left w:val="none" w:sz="0" w:space="0" w:color="auto"/>
                <w:bottom w:val="none" w:sz="0" w:space="0" w:color="auto"/>
                <w:right w:val="none" w:sz="0" w:space="0" w:color="auto"/>
              </w:divBdr>
            </w:div>
            <w:div w:id="100691164">
              <w:marLeft w:val="0"/>
              <w:marRight w:val="0"/>
              <w:marTop w:val="0"/>
              <w:marBottom w:val="0"/>
              <w:divBdr>
                <w:top w:val="none" w:sz="0" w:space="0" w:color="auto"/>
                <w:left w:val="none" w:sz="0" w:space="0" w:color="auto"/>
                <w:bottom w:val="none" w:sz="0" w:space="0" w:color="auto"/>
                <w:right w:val="none" w:sz="0" w:space="0" w:color="auto"/>
              </w:divBdr>
            </w:div>
            <w:div w:id="1368065217">
              <w:marLeft w:val="0"/>
              <w:marRight w:val="0"/>
              <w:marTop w:val="0"/>
              <w:marBottom w:val="0"/>
              <w:divBdr>
                <w:top w:val="none" w:sz="0" w:space="0" w:color="auto"/>
                <w:left w:val="none" w:sz="0" w:space="0" w:color="auto"/>
                <w:bottom w:val="none" w:sz="0" w:space="0" w:color="auto"/>
                <w:right w:val="none" w:sz="0" w:space="0" w:color="auto"/>
              </w:divBdr>
            </w:div>
            <w:div w:id="1727799403">
              <w:marLeft w:val="0"/>
              <w:marRight w:val="0"/>
              <w:marTop w:val="0"/>
              <w:marBottom w:val="0"/>
              <w:divBdr>
                <w:top w:val="none" w:sz="0" w:space="0" w:color="auto"/>
                <w:left w:val="none" w:sz="0" w:space="0" w:color="auto"/>
                <w:bottom w:val="none" w:sz="0" w:space="0" w:color="auto"/>
                <w:right w:val="none" w:sz="0" w:space="0" w:color="auto"/>
              </w:divBdr>
            </w:div>
            <w:div w:id="1074010695">
              <w:marLeft w:val="0"/>
              <w:marRight w:val="0"/>
              <w:marTop w:val="0"/>
              <w:marBottom w:val="0"/>
              <w:divBdr>
                <w:top w:val="none" w:sz="0" w:space="0" w:color="auto"/>
                <w:left w:val="none" w:sz="0" w:space="0" w:color="auto"/>
                <w:bottom w:val="none" w:sz="0" w:space="0" w:color="auto"/>
                <w:right w:val="none" w:sz="0" w:space="0" w:color="auto"/>
              </w:divBdr>
            </w:div>
            <w:div w:id="680277341">
              <w:marLeft w:val="0"/>
              <w:marRight w:val="0"/>
              <w:marTop w:val="0"/>
              <w:marBottom w:val="0"/>
              <w:divBdr>
                <w:top w:val="none" w:sz="0" w:space="0" w:color="auto"/>
                <w:left w:val="none" w:sz="0" w:space="0" w:color="auto"/>
                <w:bottom w:val="none" w:sz="0" w:space="0" w:color="auto"/>
                <w:right w:val="none" w:sz="0" w:space="0" w:color="auto"/>
              </w:divBdr>
            </w:div>
            <w:div w:id="1398896463">
              <w:marLeft w:val="0"/>
              <w:marRight w:val="0"/>
              <w:marTop w:val="0"/>
              <w:marBottom w:val="0"/>
              <w:divBdr>
                <w:top w:val="none" w:sz="0" w:space="0" w:color="auto"/>
                <w:left w:val="none" w:sz="0" w:space="0" w:color="auto"/>
                <w:bottom w:val="none" w:sz="0" w:space="0" w:color="auto"/>
                <w:right w:val="none" w:sz="0" w:space="0" w:color="auto"/>
              </w:divBdr>
            </w:div>
            <w:div w:id="821848249">
              <w:marLeft w:val="0"/>
              <w:marRight w:val="0"/>
              <w:marTop w:val="0"/>
              <w:marBottom w:val="0"/>
              <w:divBdr>
                <w:top w:val="none" w:sz="0" w:space="0" w:color="auto"/>
                <w:left w:val="none" w:sz="0" w:space="0" w:color="auto"/>
                <w:bottom w:val="none" w:sz="0" w:space="0" w:color="auto"/>
                <w:right w:val="none" w:sz="0" w:space="0" w:color="auto"/>
              </w:divBdr>
            </w:div>
            <w:div w:id="849953918">
              <w:marLeft w:val="0"/>
              <w:marRight w:val="0"/>
              <w:marTop w:val="0"/>
              <w:marBottom w:val="0"/>
              <w:divBdr>
                <w:top w:val="none" w:sz="0" w:space="0" w:color="auto"/>
                <w:left w:val="none" w:sz="0" w:space="0" w:color="auto"/>
                <w:bottom w:val="none" w:sz="0" w:space="0" w:color="auto"/>
                <w:right w:val="none" w:sz="0" w:space="0" w:color="auto"/>
              </w:divBdr>
            </w:div>
            <w:div w:id="608702560">
              <w:marLeft w:val="0"/>
              <w:marRight w:val="0"/>
              <w:marTop w:val="0"/>
              <w:marBottom w:val="0"/>
              <w:divBdr>
                <w:top w:val="none" w:sz="0" w:space="0" w:color="auto"/>
                <w:left w:val="none" w:sz="0" w:space="0" w:color="auto"/>
                <w:bottom w:val="none" w:sz="0" w:space="0" w:color="auto"/>
                <w:right w:val="none" w:sz="0" w:space="0" w:color="auto"/>
              </w:divBdr>
            </w:div>
            <w:div w:id="1382287625">
              <w:marLeft w:val="0"/>
              <w:marRight w:val="0"/>
              <w:marTop w:val="0"/>
              <w:marBottom w:val="0"/>
              <w:divBdr>
                <w:top w:val="none" w:sz="0" w:space="0" w:color="auto"/>
                <w:left w:val="none" w:sz="0" w:space="0" w:color="auto"/>
                <w:bottom w:val="none" w:sz="0" w:space="0" w:color="auto"/>
                <w:right w:val="none" w:sz="0" w:space="0" w:color="auto"/>
              </w:divBdr>
            </w:div>
            <w:div w:id="408893309">
              <w:marLeft w:val="0"/>
              <w:marRight w:val="0"/>
              <w:marTop w:val="0"/>
              <w:marBottom w:val="0"/>
              <w:divBdr>
                <w:top w:val="none" w:sz="0" w:space="0" w:color="auto"/>
                <w:left w:val="none" w:sz="0" w:space="0" w:color="auto"/>
                <w:bottom w:val="none" w:sz="0" w:space="0" w:color="auto"/>
                <w:right w:val="none" w:sz="0" w:space="0" w:color="auto"/>
              </w:divBdr>
            </w:div>
            <w:div w:id="1020473742">
              <w:marLeft w:val="0"/>
              <w:marRight w:val="0"/>
              <w:marTop w:val="0"/>
              <w:marBottom w:val="0"/>
              <w:divBdr>
                <w:top w:val="none" w:sz="0" w:space="0" w:color="auto"/>
                <w:left w:val="none" w:sz="0" w:space="0" w:color="auto"/>
                <w:bottom w:val="none" w:sz="0" w:space="0" w:color="auto"/>
                <w:right w:val="none" w:sz="0" w:space="0" w:color="auto"/>
              </w:divBdr>
            </w:div>
            <w:div w:id="604966785">
              <w:marLeft w:val="0"/>
              <w:marRight w:val="0"/>
              <w:marTop w:val="0"/>
              <w:marBottom w:val="0"/>
              <w:divBdr>
                <w:top w:val="none" w:sz="0" w:space="0" w:color="auto"/>
                <w:left w:val="none" w:sz="0" w:space="0" w:color="auto"/>
                <w:bottom w:val="none" w:sz="0" w:space="0" w:color="auto"/>
                <w:right w:val="none" w:sz="0" w:space="0" w:color="auto"/>
              </w:divBdr>
            </w:div>
            <w:div w:id="1243180493">
              <w:marLeft w:val="0"/>
              <w:marRight w:val="0"/>
              <w:marTop w:val="0"/>
              <w:marBottom w:val="0"/>
              <w:divBdr>
                <w:top w:val="none" w:sz="0" w:space="0" w:color="auto"/>
                <w:left w:val="none" w:sz="0" w:space="0" w:color="auto"/>
                <w:bottom w:val="none" w:sz="0" w:space="0" w:color="auto"/>
                <w:right w:val="none" w:sz="0" w:space="0" w:color="auto"/>
              </w:divBdr>
            </w:div>
            <w:div w:id="156846829">
              <w:marLeft w:val="0"/>
              <w:marRight w:val="0"/>
              <w:marTop w:val="0"/>
              <w:marBottom w:val="0"/>
              <w:divBdr>
                <w:top w:val="none" w:sz="0" w:space="0" w:color="auto"/>
                <w:left w:val="none" w:sz="0" w:space="0" w:color="auto"/>
                <w:bottom w:val="none" w:sz="0" w:space="0" w:color="auto"/>
                <w:right w:val="none" w:sz="0" w:space="0" w:color="auto"/>
              </w:divBdr>
            </w:div>
            <w:div w:id="305090620">
              <w:marLeft w:val="0"/>
              <w:marRight w:val="0"/>
              <w:marTop w:val="0"/>
              <w:marBottom w:val="0"/>
              <w:divBdr>
                <w:top w:val="none" w:sz="0" w:space="0" w:color="auto"/>
                <w:left w:val="none" w:sz="0" w:space="0" w:color="auto"/>
                <w:bottom w:val="none" w:sz="0" w:space="0" w:color="auto"/>
                <w:right w:val="none" w:sz="0" w:space="0" w:color="auto"/>
              </w:divBdr>
            </w:div>
            <w:div w:id="510031430">
              <w:marLeft w:val="0"/>
              <w:marRight w:val="0"/>
              <w:marTop w:val="0"/>
              <w:marBottom w:val="0"/>
              <w:divBdr>
                <w:top w:val="none" w:sz="0" w:space="0" w:color="auto"/>
                <w:left w:val="none" w:sz="0" w:space="0" w:color="auto"/>
                <w:bottom w:val="none" w:sz="0" w:space="0" w:color="auto"/>
                <w:right w:val="none" w:sz="0" w:space="0" w:color="auto"/>
              </w:divBdr>
            </w:div>
            <w:div w:id="2012291667">
              <w:marLeft w:val="0"/>
              <w:marRight w:val="0"/>
              <w:marTop w:val="0"/>
              <w:marBottom w:val="0"/>
              <w:divBdr>
                <w:top w:val="none" w:sz="0" w:space="0" w:color="auto"/>
                <w:left w:val="none" w:sz="0" w:space="0" w:color="auto"/>
                <w:bottom w:val="none" w:sz="0" w:space="0" w:color="auto"/>
                <w:right w:val="none" w:sz="0" w:space="0" w:color="auto"/>
              </w:divBdr>
            </w:div>
            <w:div w:id="1771244539">
              <w:marLeft w:val="0"/>
              <w:marRight w:val="0"/>
              <w:marTop w:val="0"/>
              <w:marBottom w:val="0"/>
              <w:divBdr>
                <w:top w:val="none" w:sz="0" w:space="0" w:color="auto"/>
                <w:left w:val="none" w:sz="0" w:space="0" w:color="auto"/>
                <w:bottom w:val="none" w:sz="0" w:space="0" w:color="auto"/>
                <w:right w:val="none" w:sz="0" w:space="0" w:color="auto"/>
              </w:divBdr>
            </w:div>
            <w:div w:id="695623111">
              <w:marLeft w:val="0"/>
              <w:marRight w:val="0"/>
              <w:marTop w:val="0"/>
              <w:marBottom w:val="0"/>
              <w:divBdr>
                <w:top w:val="none" w:sz="0" w:space="0" w:color="auto"/>
                <w:left w:val="none" w:sz="0" w:space="0" w:color="auto"/>
                <w:bottom w:val="none" w:sz="0" w:space="0" w:color="auto"/>
                <w:right w:val="none" w:sz="0" w:space="0" w:color="auto"/>
              </w:divBdr>
            </w:div>
            <w:div w:id="1306860160">
              <w:marLeft w:val="0"/>
              <w:marRight w:val="0"/>
              <w:marTop w:val="0"/>
              <w:marBottom w:val="0"/>
              <w:divBdr>
                <w:top w:val="none" w:sz="0" w:space="0" w:color="auto"/>
                <w:left w:val="none" w:sz="0" w:space="0" w:color="auto"/>
                <w:bottom w:val="none" w:sz="0" w:space="0" w:color="auto"/>
                <w:right w:val="none" w:sz="0" w:space="0" w:color="auto"/>
              </w:divBdr>
            </w:div>
            <w:div w:id="1121992915">
              <w:marLeft w:val="0"/>
              <w:marRight w:val="0"/>
              <w:marTop w:val="0"/>
              <w:marBottom w:val="0"/>
              <w:divBdr>
                <w:top w:val="none" w:sz="0" w:space="0" w:color="auto"/>
                <w:left w:val="none" w:sz="0" w:space="0" w:color="auto"/>
                <w:bottom w:val="none" w:sz="0" w:space="0" w:color="auto"/>
                <w:right w:val="none" w:sz="0" w:space="0" w:color="auto"/>
              </w:divBdr>
            </w:div>
            <w:div w:id="1999267671">
              <w:marLeft w:val="0"/>
              <w:marRight w:val="0"/>
              <w:marTop w:val="0"/>
              <w:marBottom w:val="0"/>
              <w:divBdr>
                <w:top w:val="none" w:sz="0" w:space="0" w:color="auto"/>
                <w:left w:val="none" w:sz="0" w:space="0" w:color="auto"/>
                <w:bottom w:val="none" w:sz="0" w:space="0" w:color="auto"/>
                <w:right w:val="none" w:sz="0" w:space="0" w:color="auto"/>
              </w:divBdr>
            </w:div>
            <w:div w:id="171991361">
              <w:marLeft w:val="0"/>
              <w:marRight w:val="0"/>
              <w:marTop w:val="0"/>
              <w:marBottom w:val="0"/>
              <w:divBdr>
                <w:top w:val="none" w:sz="0" w:space="0" w:color="auto"/>
                <w:left w:val="none" w:sz="0" w:space="0" w:color="auto"/>
                <w:bottom w:val="none" w:sz="0" w:space="0" w:color="auto"/>
                <w:right w:val="none" w:sz="0" w:space="0" w:color="auto"/>
              </w:divBdr>
            </w:div>
            <w:div w:id="239675410">
              <w:marLeft w:val="0"/>
              <w:marRight w:val="0"/>
              <w:marTop w:val="0"/>
              <w:marBottom w:val="0"/>
              <w:divBdr>
                <w:top w:val="none" w:sz="0" w:space="0" w:color="auto"/>
                <w:left w:val="none" w:sz="0" w:space="0" w:color="auto"/>
                <w:bottom w:val="none" w:sz="0" w:space="0" w:color="auto"/>
                <w:right w:val="none" w:sz="0" w:space="0" w:color="auto"/>
              </w:divBdr>
            </w:div>
            <w:div w:id="1098480154">
              <w:marLeft w:val="0"/>
              <w:marRight w:val="0"/>
              <w:marTop w:val="0"/>
              <w:marBottom w:val="0"/>
              <w:divBdr>
                <w:top w:val="none" w:sz="0" w:space="0" w:color="auto"/>
                <w:left w:val="none" w:sz="0" w:space="0" w:color="auto"/>
                <w:bottom w:val="none" w:sz="0" w:space="0" w:color="auto"/>
                <w:right w:val="none" w:sz="0" w:space="0" w:color="auto"/>
              </w:divBdr>
            </w:div>
            <w:div w:id="1734617476">
              <w:marLeft w:val="0"/>
              <w:marRight w:val="0"/>
              <w:marTop w:val="0"/>
              <w:marBottom w:val="0"/>
              <w:divBdr>
                <w:top w:val="none" w:sz="0" w:space="0" w:color="auto"/>
                <w:left w:val="none" w:sz="0" w:space="0" w:color="auto"/>
                <w:bottom w:val="none" w:sz="0" w:space="0" w:color="auto"/>
                <w:right w:val="none" w:sz="0" w:space="0" w:color="auto"/>
              </w:divBdr>
            </w:div>
            <w:div w:id="104930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0640">
      <w:bodyDiv w:val="1"/>
      <w:marLeft w:val="0"/>
      <w:marRight w:val="0"/>
      <w:marTop w:val="0"/>
      <w:marBottom w:val="0"/>
      <w:divBdr>
        <w:top w:val="none" w:sz="0" w:space="0" w:color="auto"/>
        <w:left w:val="none" w:sz="0" w:space="0" w:color="auto"/>
        <w:bottom w:val="none" w:sz="0" w:space="0" w:color="auto"/>
        <w:right w:val="none" w:sz="0" w:space="0" w:color="auto"/>
      </w:divBdr>
      <w:divsChild>
        <w:div w:id="996149035">
          <w:marLeft w:val="0"/>
          <w:marRight w:val="0"/>
          <w:marTop w:val="0"/>
          <w:marBottom w:val="0"/>
          <w:divBdr>
            <w:top w:val="none" w:sz="0" w:space="0" w:color="auto"/>
            <w:left w:val="none" w:sz="0" w:space="0" w:color="auto"/>
            <w:bottom w:val="none" w:sz="0" w:space="0" w:color="auto"/>
            <w:right w:val="none" w:sz="0" w:space="0" w:color="auto"/>
          </w:divBdr>
          <w:divsChild>
            <w:div w:id="1559394511">
              <w:marLeft w:val="0"/>
              <w:marRight w:val="0"/>
              <w:marTop w:val="0"/>
              <w:marBottom w:val="0"/>
              <w:divBdr>
                <w:top w:val="none" w:sz="0" w:space="0" w:color="auto"/>
                <w:left w:val="none" w:sz="0" w:space="0" w:color="auto"/>
                <w:bottom w:val="none" w:sz="0" w:space="0" w:color="auto"/>
                <w:right w:val="none" w:sz="0" w:space="0" w:color="auto"/>
              </w:divBdr>
            </w:div>
            <w:div w:id="1126583737">
              <w:marLeft w:val="0"/>
              <w:marRight w:val="0"/>
              <w:marTop w:val="0"/>
              <w:marBottom w:val="0"/>
              <w:divBdr>
                <w:top w:val="none" w:sz="0" w:space="0" w:color="auto"/>
                <w:left w:val="none" w:sz="0" w:space="0" w:color="auto"/>
                <w:bottom w:val="none" w:sz="0" w:space="0" w:color="auto"/>
                <w:right w:val="none" w:sz="0" w:space="0" w:color="auto"/>
              </w:divBdr>
            </w:div>
            <w:div w:id="1345863628">
              <w:marLeft w:val="0"/>
              <w:marRight w:val="0"/>
              <w:marTop w:val="0"/>
              <w:marBottom w:val="0"/>
              <w:divBdr>
                <w:top w:val="none" w:sz="0" w:space="0" w:color="auto"/>
                <w:left w:val="none" w:sz="0" w:space="0" w:color="auto"/>
                <w:bottom w:val="none" w:sz="0" w:space="0" w:color="auto"/>
                <w:right w:val="none" w:sz="0" w:space="0" w:color="auto"/>
              </w:divBdr>
            </w:div>
            <w:div w:id="113914852">
              <w:marLeft w:val="0"/>
              <w:marRight w:val="0"/>
              <w:marTop w:val="0"/>
              <w:marBottom w:val="0"/>
              <w:divBdr>
                <w:top w:val="none" w:sz="0" w:space="0" w:color="auto"/>
                <w:left w:val="none" w:sz="0" w:space="0" w:color="auto"/>
                <w:bottom w:val="none" w:sz="0" w:space="0" w:color="auto"/>
                <w:right w:val="none" w:sz="0" w:space="0" w:color="auto"/>
              </w:divBdr>
            </w:div>
            <w:div w:id="1267536493">
              <w:marLeft w:val="0"/>
              <w:marRight w:val="0"/>
              <w:marTop w:val="0"/>
              <w:marBottom w:val="0"/>
              <w:divBdr>
                <w:top w:val="none" w:sz="0" w:space="0" w:color="auto"/>
                <w:left w:val="none" w:sz="0" w:space="0" w:color="auto"/>
                <w:bottom w:val="none" w:sz="0" w:space="0" w:color="auto"/>
                <w:right w:val="none" w:sz="0" w:space="0" w:color="auto"/>
              </w:divBdr>
            </w:div>
            <w:div w:id="1758138290">
              <w:marLeft w:val="0"/>
              <w:marRight w:val="0"/>
              <w:marTop w:val="0"/>
              <w:marBottom w:val="0"/>
              <w:divBdr>
                <w:top w:val="none" w:sz="0" w:space="0" w:color="auto"/>
                <w:left w:val="none" w:sz="0" w:space="0" w:color="auto"/>
                <w:bottom w:val="none" w:sz="0" w:space="0" w:color="auto"/>
                <w:right w:val="none" w:sz="0" w:space="0" w:color="auto"/>
              </w:divBdr>
            </w:div>
            <w:div w:id="1044672300">
              <w:marLeft w:val="0"/>
              <w:marRight w:val="0"/>
              <w:marTop w:val="0"/>
              <w:marBottom w:val="0"/>
              <w:divBdr>
                <w:top w:val="none" w:sz="0" w:space="0" w:color="auto"/>
                <w:left w:val="none" w:sz="0" w:space="0" w:color="auto"/>
                <w:bottom w:val="none" w:sz="0" w:space="0" w:color="auto"/>
                <w:right w:val="none" w:sz="0" w:space="0" w:color="auto"/>
              </w:divBdr>
            </w:div>
            <w:div w:id="91323992">
              <w:marLeft w:val="0"/>
              <w:marRight w:val="0"/>
              <w:marTop w:val="0"/>
              <w:marBottom w:val="0"/>
              <w:divBdr>
                <w:top w:val="none" w:sz="0" w:space="0" w:color="auto"/>
                <w:left w:val="none" w:sz="0" w:space="0" w:color="auto"/>
                <w:bottom w:val="none" w:sz="0" w:space="0" w:color="auto"/>
                <w:right w:val="none" w:sz="0" w:space="0" w:color="auto"/>
              </w:divBdr>
            </w:div>
            <w:div w:id="770470821">
              <w:marLeft w:val="0"/>
              <w:marRight w:val="0"/>
              <w:marTop w:val="0"/>
              <w:marBottom w:val="0"/>
              <w:divBdr>
                <w:top w:val="none" w:sz="0" w:space="0" w:color="auto"/>
                <w:left w:val="none" w:sz="0" w:space="0" w:color="auto"/>
                <w:bottom w:val="none" w:sz="0" w:space="0" w:color="auto"/>
                <w:right w:val="none" w:sz="0" w:space="0" w:color="auto"/>
              </w:divBdr>
            </w:div>
            <w:div w:id="840120447">
              <w:marLeft w:val="0"/>
              <w:marRight w:val="0"/>
              <w:marTop w:val="0"/>
              <w:marBottom w:val="0"/>
              <w:divBdr>
                <w:top w:val="none" w:sz="0" w:space="0" w:color="auto"/>
                <w:left w:val="none" w:sz="0" w:space="0" w:color="auto"/>
                <w:bottom w:val="none" w:sz="0" w:space="0" w:color="auto"/>
                <w:right w:val="none" w:sz="0" w:space="0" w:color="auto"/>
              </w:divBdr>
            </w:div>
            <w:div w:id="2062047028">
              <w:marLeft w:val="0"/>
              <w:marRight w:val="0"/>
              <w:marTop w:val="0"/>
              <w:marBottom w:val="0"/>
              <w:divBdr>
                <w:top w:val="none" w:sz="0" w:space="0" w:color="auto"/>
                <w:left w:val="none" w:sz="0" w:space="0" w:color="auto"/>
                <w:bottom w:val="none" w:sz="0" w:space="0" w:color="auto"/>
                <w:right w:val="none" w:sz="0" w:space="0" w:color="auto"/>
              </w:divBdr>
            </w:div>
            <w:div w:id="212471789">
              <w:marLeft w:val="0"/>
              <w:marRight w:val="0"/>
              <w:marTop w:val="0"/>
              <w:marBottom w:val="0"/>
              <w:divBdr>
                <w:top w:val="none" w:sz="0" w:space="0" w:color="auto"/>
                <w:left w:val="none" w:sz="0" w:space="0" w:color="auto"/>
                <w:bottom w:val="none" w:sz="0" w:space="0" w:color="auto"/>
                <w:right w:val="none" w:sz="0" w:space="0" w:color="auto"/>
              </w:divBdr>
            </w:div>
            <w:div w:id="1969890558">
              <w:marLeft w:val="0"/>
              <w:marRight w:val="0"/>
              <w:marTop w:val="0"/>
              <w:marBottom w:val="0"/>
              <w:divBdr>
                <w:top w:val="none" w:sz="0" w:space="0" w:color="auto"/>
                <w:left w:val="none" w:sz="0" w:space="0" w:color="auto"/>
                <w:bottom w:val="none" w:sz="0" w:space="0" w:color="auto"/>
                <w:right w:val="none" w:sz="0" w:space="0" w:color="auto"/>
              </w:divBdr>
            </w:div>
            <w:div w:id="937060316">
              <w:marLeft w:val="0"/>
              <w:marRight w:val="0"/>
              <w:marTop w:val="0"/>
              <w:marBottom w:val="0"/>
              <w:divBdr>
                <w:top w:val="none" w:sz="0" w:space="0" w:color="auto"/>
                <w:left w:val="none" w:sz="0" w:space="0" w:color="auto"/>
                <w:bottom w:val="none" w:sz="0" w:space="0" w:color="auto"/>
                <w:right w:val="none" w:sz="0" w:space="0" w:color="auto"/>
              </w:divBdr>
            </w:div>
            <w:div w:id="419448182">
              <w:marLeft w:val="0"/>
              <w:marRight w:val="0"/>
              <w:marTop w:val="0"/>
              <w:marBottom w:val="0"/>
              <w:divBdr>
                <w:top w:val="none" w:sz="0" w:space="0" w:color="auto"/>
                <w:left w:val="none" w:sz="0" w:space="0" w:color="auto"/>
                <w:bottom w:val="none" w:sz="0" w:space="0" w:color="auto"/>
                <w:right w:val="none" w:sz="0" w:space="0" w:color="auto"/>
              </w:divBdr>
            </w:div>
            <w:div w:id="1678461602">
              <w:marLeft w:val="0"/>
              <w:marRight w:val="0"/>
              <w:marTop w:val="0"/>
              <w:marBottom w:val="0"/>
              <w:divBdr>
                <w:top w:val="none" w:sz="0" w:space="0" w:color="auto"/>
                <w:left w:val="none" w:sz="0" w:space="0" w:color="auto"/>
                <w:bottom w:val="none" w:sz="0" w:space="0" w:color="auto"/>
                <w:right w:val="none" w:sz="0" w:space="0" w:color="auto"/>
              </w:divBdr>
            </w:div>
            <w:div w:id="995646791">
              <w:marLeft w:val="0"/>
              <w:marRight w:val="0"/>
              <w:marTop w:val="0"/>
              <w:marBottom w:val="0"/>
              <w:divBdr>
                <w:top w:val="none" w:sz="0" w:space="0" w:color="auto"/>
                <w:left w:val="none" w:sz="0" w:space="0" w:color="auto"/>
                <w:bottom w:val="none" w:sz="0" w:space="0" w:color="auto"/>
                <w:right w:val="none" w:sz="0" w:space="0" w:color="auto"/>
              </w:divBdr>
            </w:div>
            <w:div w:id="88046211">
              <w:marLeft w:val="0"/>
              <w:marRight w:val="0"/>
              <w:marTop w:val="0"/>
              <w:marBottom w:val="0"/>
              <w:divBdr>
                <w:top w:val="none" w:sz="0" w:space="0" w:color="auto"/>
                <w:left w:val="none" w:sz="0" w:space="0" w:color="auto"/>
                <w:bottom w:val="none" w:sz="0" w:space="0" w:color="auto"/>
                <w:right w:val="none" w:sz="0" w:space="0" w:color="auto"/>
              </w:divBdr>
            </w:div>
            <w:div w:id="290135199">
              <w:marLeft w:val="0"/>
              <w:marRight w:val="0"/>
              <w:marTop w:val="0"/>
              <w:marBottom w:val="0"/>
              <w:divBdr>
                <w:top w:val="none" w:sz="0" w:space="0" w:color="auto"/>
                <w:left w:val="none" w:sz="0" w:space="0" w:color="auto"/>
                <w:bottom w:val="none" w:sz="0" w:space="0" w:color="auto"/>
                <w:right w:val="none" w:sz="0" w:space="0" w:color="auto"/>
              </w:divBdr>
            </w:div>
            <w:div w:id="39935995">
              <w:marLeft w:val="0"/>
              <w:marRight w:val="0"/>
              <w:marTop w:val="0"/>
              <w:marBottom w:val="0"/>
              <w:divBdr>
                <w:top w:val="none" w:sz="0" w:space="0" w:color="auto"/>
                <w:left w:val="none" w:sz="0" w:space="0" w:color="auto"/>
                <w:bottom w:val="none" w:sz="0" w:space="0" w:color="auto"/>
                <w:right w:val="none" w:sz="0" w:space="0" w:color="auto"/>
              </w:divBdr>
            </w:div>
            <w:div w:id="1323510316">
              <w:marLeft w:val="0"/>
              <w:marRight w:val="0"/>
              <w:marTop w:val="0"/>
              <w:marBottom w:val="0"/>
              <w:divBdr>
                <w:top w:val="none" w:sz="0" w:space="0" w:color="auto"/>
                <w:left w:val="none" w:sz="0" w:space="0" w:color="auto"/>
                <w:bottom w:val="none" w:sz="0" w:space="0" w:color="auto"/>
                <w:right w:val="none" w:sz="0" w:space="0" w:color="auto"/>
              </w:divBdr>
            </w:div>
            <w:div w:id="1626427694">
              <w:marLeft w:val="0"/>
              <w:marRight w:val="0"/>
              <w:marTop w:val="0"/>
              <w:marBottom w:val="0"/>
              <w:divBdr>
                <w:top w:val="none" w:sz="0" w:space="0" w:color="auto"/>
                <w:left w:val="none" w:sz="0" w:space="0" w:color="auto"/>
                <w:bottom w:val="none" w:sz="0" w:space="0" w:color="auto"/>
                <w:right w:val="none" w:sz="0" w:space="0" w:color="auto"/>
              </w:divBdr>
            </w:div>
            <w:div w:id="1880819616">
              <w:marLeft w:val="0"/>
              <w:marRight w:val="0"/>
              <w:marTop w:val="0"/>
              <w:marBottom w:val="0"/>
              <w:divBdr>
                <w:top w:val="none" w:sz="0" w:space="0" w:color="auto"/>
                <w:left w:val="none" w:sz="0" w:space="0" w:color="auto"/>
                <w:bottom w:val="none" w:sz="0" w:space="0" w:color="auto"/>
                <w:right w:val="none" w:sz="0" w:space="0" w:color="auto"/>
              </w:divBdr>
            </w:div>
            <w:div w:id="35858298">
              <w:marLeft w:val="0"/>
              <w:marRight w:val="0"/>
              <w:marTop w:val="0"/>
              <w:marBottom w:val="0"/>
              <w:divBdr>
                <w:top w:val="none" w:sz="0" w:space="0" w:color="auto"/>
                <w:left w:val="none" w:sz="0" w:space="0" w:color="auto"/>
                <w:bottom w:val="none" w:sz="0" w:space="0" w:color="auto"/>
                <w:right w:val="none" w:sz="0" w:space="0" w:color="auto"/>
              </w:divBdr>
            </w:div>
            <w:div w:id="3019544">
              <w:marLeft w:val="0"/>
              <w:marRight w:val="0"/>
              <w:marTop w:val="0"/>
              <w:marBottom w:val="0"/>
              <w:divBdr>
                <w:top w:val="none" w:sz="0" w:space="0" w:color="auto"/>
                <w:left w:val="none" w:sz="0" w:space="0" w:color="auto"/>
                <w:bottom w:val="none" w:sz="0" w:space="0" w:color="auto"/>
                <w:right w:val="none" w:sz="0" w:space="0" w:color="auto"/>
              </w:divBdr>
            </w:div>
            <w:div w:id="528876524">
              <w:marLeft w:val="0"/>
              <w:marRight w:val="0"/>
              <w:marTop w:val="0"/>
              <w:marBottom w:val="0"/>
              <w:divBdr>
                <w:top w:val="none" w:sz="0" w:space="0" w:color="auto"/>
                <w:left w:val="none" w:sz="0" w:space="0" w:color="auto"/>
                <w:bottom w:val="none" w:sz="0" w:space="0" w:color="auto"/>
                <w:right w:val="none" w:sz="0" w:space="0" w:color="auto"/>
              </w:divBdr>
            </w:div>
            <w:div w:id="254675066">
              <w:marLeft w:val="0"/>
              <w:marRight w:val="0"/>
              <w:marTop w:val="0"/>
              <w:marBottom w:val="0"/>
              <w:divBdr>
                <w:top w:val="none" w:sz="0" w:space="0" w:color="auto"/>
                <w:left w:val="none" w:sz="0" w:space="0" w:color="auto"/>
                <w:bottom w:val="none" w:sz="0" w:space="0" w:color="auto"/>
                <w:right w:val="none" w:sz="0" w:space="0" w:color="auto"/>
              </w:divBdr>
            </w:div>
            <w:div w:id="888148141">
              <w:marLeft w:val="0"/>
              <w:marRight w:val="0"/>
              <w:marTop w:val="0"/>
              <w:marBottom w:val="0"/>
              <w:divBdr>
                <w:top w:val="none" w:sz="0" w:space="0" w:color="auto"/>
                <w:left w:val="none" w:sz="0" w:space="0" w:color="auto"/>
                <w:bottom w:val="none" w:sz="0" w:space="0" w:color="auto"/>
                <w:right w:val="none" w:sz="0" w:space="0" w:color="auto"/>
              </w:divBdr>
            </w:div>
            <w:div w:id="1355303654">
              <w:marLeft w:val="0"/>
              <w:marRight w:val="0"/>
              <w:marTop w:val="0"/>
              <w:marBottom w:val="0"/>
              <w:divBdr>
                <w:top w:val="none" w:sz="0" w:space="0" w:color="auto"/>
                <w:left w:val="none" w:sz="0" w:space="0" w:color="auto"/>
                <w:bottom w:val="none" w:sz="0" w:space="0" w:color="auto"/>
                <w:right w:val="none" w:sz="0" w:space="0" w:color="auto"/>
              </w:divBdr>
            </w:div>
            <w:div w:id="42485691">
              <w:marLeft w:val="0"/>
              <w:marRight w:val="0"/>
              <w:marTop w:val="0"/>
              <w:marBottom w:val="0"/>
              <w:divBdr>
                <w:top w:val="none" w:sz="0" w:space="0" w:color="auto"/>
                <w:left w:val="none" w:sz="0" w:space="0" w:color="auto"/>
                <w:bottom w:val="none" w:sz="0" w:space="0" w:color="auto"/>
                <w:right w:val="none" w:sz="0" w:space="0" w:color="auto"/>
              </w:divBdr>
            </w:div>
            <w:div w:id="1916159772">
              <w:marLeft w:val="0"/>
              <w:marRight w:val="0"/>
              <w:marTop w:val="0"/>
              <w:marBottom w:val="0"/>
              <w:divBdr>
                <w:top w:val="none" w:sz="0" w:space="0" w:color="auto"/>
                <w:left w:val="none" w:sz="0" w:space="0" w:color="auto"/>
                <w:bottom w:val="none" w:sz="0" w:space="0" w:color="auto"/>
                <w:right w:val="none" w:sz="0" w:space="0" w:color="auto"/>
              </w:divBdr>
            </w:div>
            <w:div w:id="282002361">
              <w:marLeft w:val="0"/>
              <w:marRight w:val="0"/>
              <w:marTop w:val="0"/>
              <w:marBottom w:val="0"/>
              <w:divBdr>
                <w:top w:val="none" w:sz="0" w:space="0" w:color="auto"/>
                <w:left w:val="none" w:sz="0" w:space="0" w:color="auto"/>
                <w:bottom w:val="none" w:sz="0" w:space="0" w:color="auto"/>
                <w:right w:val="none" w:sz="0" w:space="0" w:color="auto"/>
              </w:divBdr>
            </w:div>
            <w:div w:id="1590852342">
              <w:marLeft w:val="0"/>
              <w:marRight w:val="0"/>
              <w:marTop w:val="0"/>
              <w:marBottom w:val="0"/>
              <w:divBdr>
                <w:top w:val="none" w:sz="0" w:space="0" w:color="auto"/>
                <w:left w:val="none" w:sz="0" w:space="0" w:color="auto"/>
                <w:bottom w:val="none" w:sz="0" w:space="0" w:color="auto"/>
                <w:right w:val="none" w:sz="0" w:space="0" w:color="auto"/>
              </w:divBdr>
            </w:div>
            <w:div w:id="1235357269">
              <w:marLeft w:val="0"/>
              <w:marRight w:val="0"/>
              <w:marTop w:val="0"/>
              <w:marBottom w:val="0"/>
              <w:divBdr>
                <w:top w:val="none" w:sz="0" w:space="0" w:color="auto"/>
                <w:left w:val="none" w:sz="0" w:space="0" w:color="auto"/>
                <w:bottom w:val="none" w:sz="0" w:space="0" w:color="auto"/>
                <w:right w:val="none" w:sz="0" w:space="0" w:color="auto"/>
              </w:divBdr>
            </w:div>
            <w:div w:id="1370833437">
              <w:marLeft w:val="0"/>
              <w:marRight w:val="0"/>
              <w:marTop w:val="0"/>
              <w:marBottom w:val="0"/>
              <w:divBdr>
                <w:top w:val="none" w:sz="0" w:space="0" w:color="auto"/>
                <w:left w:val="none" w:sz="0" w:space="0" w:color="auto"/>
                <w:bottom w:val="none" w:sz="0" w:space="0" w:color="auto"/>
                <w:right w:val="none" w:sz="0" w:space="0" w:color="auto"/>
              </w:divBdr>
            </w:div>
            <w:div w:id="2076851038">
              <w:marLeft w:val="0"/>
              <w:marRight w:val="0"/>
              <w:marTop w:val="0"/>
              <w:marBottom w:val="0"/>
              <w:divBdr>
                <w:top w:val="none" w:sz="0" w:space="0" w:color="auto"/>
                <w:left w:val="none" w:sz="0" w:space="0" w:color="auto"/>
                <w:bottom w:val="none" w:sz="0" w:space="0" w:color="auto"/>
                <w:right w:val="none" w:sz="0" w:space="0" w:color="auto"/>
              </w:divBdr>
            </w:div>
            <w:div w:id="728302392">
              <w:marLeft w:val="0"/>
              <w:marRight w:val="0"/>
              <w:marTop w:val="0"/>
              <w:marBottom w:val="0"/>
              <w:divBdr>
                <w:top w:val="none" w:sz="0" w:space="0" w:color="auto"/>
                <w:left w:val="none" w:sz="0" w:space="0" w:color="auto"/>
                <w:bottom w:val="none" w:sz="0" w:space="0" w:color="auto"/>
                <w:right w:val="none" w:sz="0" w:space="0" w:color="auto"/>
              </w:divBdr>
            </w:div>
            <w:div w:id="2710905">
              <w:marLeft w:val="0"/>
              <w:marRight w:val="0"/>
              <w:marTop w:val="0"/>
              <w:marBottom w:val="0"/>
              <w:divBdr>
                <w:top w:val="none" w:sz="0" w:space="0" w:color="auto"/>
                <w:left w:val="none" w:sz="0" w:space="0" w:color="auto"/>
                <w:bottom w:val="none" w:sz="0" w:space="0" w:color="auto"/>
                <w:right w:val="none" w:sz="0" w:space="0" w:color="auto"/>
              </w:divBdr>
            </w:div>
            <w:div w:id="358046787">
              <w:marLeft w:val="0"/>
              <w:marRight w:val="0"/>
              <w:marTop w:val="0"/>
              <w:marBottom w:val="0"/>
              <w:divBdr>
                <w:top w:val="none" w:sz="0" w:space="0" w:color="auto"/>
                <w:left w:val="none" w:sz="0" w:space="0" w:color="auto"/>
                <w:bottom w:val="none" w:sz="0" w:space="0" w:color="auto"/>
                <w:right w:val="none" w:sz="0" w:space="0" w:color="auto"/>
              </w:divBdr>
            </w:div>
            <w:div w:id="276182162">
              <w:marLeft w:val="0"/>
              <w:marRight w:val="0"/>
              <w:marTop w:val="0"/>
              <w:marBottom w:val="0"/>
              <w:divBdr>
                <w:top w:val="none" w:sz="0" w:space="0" w:color="auto"/>
                <w:left w:val="none" w:sz="0" w:space="0" w:color="auto"/>
                <w:bottom w:val="none" w:sz="0" w:space="0" w:color="auto"/>
                <w:right w:val="none" w:sz="0" w:space="0" w:color="auto"/>
              </w:divBdr>
            </w:div>
            <w:div w:id="1419474842">
              <w:marLeft w:val="0"/>
              <w:marRight w:val="0"/>
              <w:marTop w:val="0"/>
              <w:marBottom w:val="0"/>
              <w:divBdr>
                <w:top w:val="none" w:sz="0" w:space="0" w:color="auto"/>
                <w:left w:val="none" w:sz="0" w:space="0" w:color="auto"/>
                <w:bottom w:val="none" w:sz="0" w:space="0" w:color="auto"/>
                <w:right w:val="none" w:sz="0" w:space="0" w:color="auto"/>
              </w:divBdr>
            </w:div>
            <w:div w:id="228343178">
              <w:marLeft w:val="0"/>
              <w:marRight w:val="0"/>
              <w:marTop w:val="0"/>
              <w:marBottom w:val="0"/>
              <w:divBdr>
                <w:top w:val="none" w:sz="0" w:space="0" w:color="auto"/>
                <w:left w:val="none" w:sz="0" w:space="0" w:color="auto"/>
                <w:bottom w:val="none" w:sz="0" w:space="0" w:color="auto"/>
                <w:right w:val="none" w:sz="0" w:space="0" w:color="auto"/>
              </w:divBdr>
            </w:div>
            <w:div w:id="2119785860">
              <w:marLeft w:val="0"/>
              <w:marRight w:val="0"/>
              <w:marTop w:val="0"/>
              <w:marBottom w:val="0"/>
              <w:divBdr>
                <w:top w:val="none" w:sz="0" w:space="0" w:color="auto"/>
                <w:left w:val="none" w:sz="0" w:space="0" w:color="auto"/>
                <w:bottom w:val="none" w:sz="0" w:space="0" w:color="auto"/>
                <w:right w:val="none" w:sz="0" w:space="0" w:color="auto"/>
              </w:divBdr>
            </w:div>
            <w:div w:id="913784145">
              <w:marLeft w:val="0"/>
              <w:marRight w:val="0"/>
              <w:marTop w:val="0"/>
              <w:marBottom w:val="0"/>
              <w:divBdr>
                <w:top w:val="none" w:sz="0" w:space="0" w:color="auto"/>
                <w:left w:val="none" w:sz="0" w:space="0" w:color="auto"/>
                <w:bottom w:val="none" w:sz="0" w:space="0" w:color="auto"/>
                <w:right w:val="none" w:sz="0" w:space="0" w:color="auto"/>
              </w:divBdr>
            </w:div>
            <w:div w:id="1756125313">
              <w:marLeft w:val="0"/>
              <w:marRight w:val="0"/>
              <w:marTop w:val="0"/>
              <w:marBottom w:val="0"/>
              <w:divBdr>
                <w:top w:val="none" w:sz="0" w:space="0" w:color="auto"/>
                <w:left w:val="none" w:sz="0" w:space="0" w:color="auto"/>
                <w:bottom w:val="none" w:sz="0" w:space="0" w:color="auto"/>
                <w:right w:val="none" w:sz="0" w:space="0" w:color="auto"/>
              </w:divBdr>
            </w:div>
            <w:div w:id="1643659510">
              <w:marLeft w:val="0"/>
              <w:marRight w:val="0"/>
              <w:marTop w:val="0"/>
              <w:marBottom w:val="0"/>
              <w:divBdr>
                <w:top w:val="none" w:sz="0" w:space="0" w:color="auto"/>
                <w:left w:val="none" w:sz="0" w:space="0" w:color="auto"/>
                <w:bottom w:val="none" w:sz="0" w:space="0" w:color="auto"/>
                <w:right w:val="none" w:sz="0" w:space="0" w:color="auto"/>
              </w:divBdr>
            </w:div>
            <w:div w:id="947542096">
              <w:marLeft w:val="0"/>
              <w:marRight w:val="0"/>
              <w:marTop w:val="0"/>
              <w:marBottom w:val="0"/>
              <w:divBdr>
                <w:top w:val="none" w:sz="0" w:space="0" w:color="auto"/>
                <w:left w:val="none" w:sz="0" w:space="0" w:color="auto"/>
                <w:bottom w:val="none" w:sz="0" w:space="0" w:color="auto"/>
                <w:right w:val="none" w:sz="0" w:space="0" w:color="auto"/>
              </w:divBdr>
            </w:div>
            <w:div w:id="541134888">
              <w:marLeft w:val="0"/>
              <w:marRight w:val="0"/>
              <w:marTop w:val="0"/>
              <w:marBottom w:val="0"/>
              <w:divBdr>
                <w:top w:val="none" w:sz="0" w:space="0" w:color="auto"/>
                <w:left w:val="none" w:sz="0" w:space="0" w:color="auto"/>
                <w:bottom w:val="none" w:sz="0" w:space="0" w:color="auto"/>
                <w:right w:val="none" w:sz="0" w:space="0" w:color="auto"/>
              </w:divBdr>
            </w:div>
            <w:div w:id="1445265501">
              <w:marLeft w:val="0"/>
              <w:marRight w:val="0"/>
              <w:marTop w:val="0"/>
              <w:marBottom w:val="0"/>
              <w:divBdr>
                <w:top w:val="none" w:sz="0" w:space="0" w:color="auto"/>
                <w:left w:val="none" w:sz="0" w:space="0" w:color="auto"/>
                <w:bottom w:val="none" w:sz="0" w:space="0" w:color="auto"/>
                <w:right w:val="none" w:sz="0" w:space="0" w:color="auto"/>
              </w:divBdr>
            </w:div>
            <w:div w:id="1950551437">
              <w:marLeft w:val="0"/>
              <w:marRight w:val="0"/>
              <w:marTop w:val="0"/>
              <w:marBottom w:val="0"/>
              <w:divBdr>
                <w:top w:val="none" w:sz="0" w:space="0" w:color="auto"/>
                <w:left w:val="none" w:sz="0" w:space="0" w:color="auto"/>
                <w:bottom w:val="none" w:sz="0" w:space="0" w:color="auto"/>
                <w:right w:val="none" w:sz="0" w:space="0" w:color="auto"/>
              </w:divBdr>
            </w:div>
            <w:div w:id="1531987599">
              <w:marLeft w:val="0"/>
              <w:marRight w:val="0"/>
              <w:marTop w:val="0"/>
              <w:marBottom w:val="0"/>
              <w:divBdr>
                <w:top w:val="none" w:sz="0" w:space="0" w:color="auto"/>
                <w:left w:val="none" w:sz="0" w:space="0" w:color="auto"/>
                <w:bottom w:val="none" w:sz="0" w:space="0" w:color="auto"/>
                <w:right w:val="none" w:sz="0" w:space="0" w:color="auto"/>
              </w:divBdr>
            </w:div>
            <w:div w:id="2101294576">
              <w:marLeft w:val="0"/>
              <w:marRight w:val="0"/>
              <w:marTop w:val="0"/>
              <w:marBottom w:val="0"/>
              <w:divBdr>
                <w:top w:val="none" w:sz="0" w:space="0" w:color="auto"/>
                <w:left w:val="none" w:sz="0" w:space="0" w:color="auto"/>
                <w:bottom w:val="none" w:sz="0" w:space="0" w:color="auto"/>
                <w:right w:val="none" w:sz="0" w:space="0" w:color="auto"/>
              </w:divBdr>
            </w:div>
            <w:div w:id="1120998311">
              <w:marLeft w:val="0"/>
              <w:marRight w:val="0"/>
              <w:marTop w:val="0"/>
              <w:marBottom w:val="0"/>
              <w:divBdr>
                <w:top w:val="none" w:sz="0" w:space="0" w:color="auto"/>
                <w:left w:val="none" w:sz="0" w:space="0" w:color="auto"/>
                <w:bottom w:val="none" w:sz="0" w:space="0" w:color="auto"/>
                <w:right w:val="none" w:sz="0" w:space="0" w:color="auto"/>
              </w:divBdr>
            </w:div>
            <w:div w:id="1770656242">
              <w:marLeft w:val="0"/>
              <w:marRight w:val="0"/>
              <w:marTop w:val="0"/>
              <w:marBottom w:val="0"/>
              <w:divBdr>
                <w:top w:val="none" w:sz="0" w:space="0" w:color="auto"/>
                <w:left w:val="none" w:sz="0" w:space="0" w:color="auto"/>
                <w:bottom w:val="none" w:sz="0" w:space="0" w:color="auto"/>
                <w:right w:val="none" w:sz="0" w:space="0" w:color="auto"/>
              </w:divBdr>
            </w:div>
            <w:div w:id="1800223852">
              <w:marLeft w:val="0"/>
              <w:marRight w:val="0"/>
              <w:marTop w:val="0"/>
              <w:marBottom w:val="0"/>
              <w:divBdr>
                <w:top w:val="none" w:sz="0" w:space="0" w:color="auto"/>
                <w:left w:val="none" w:sz="0" w:space="0" w:color="auto"/>
                <w:bottom w:val="none" w:sz="0" w:space="0" w:color="auto"/>
                <w:right w:val="none" w:sz="0" w:space="0" w:color="auto"/>
              </w:divBdr>
            </w:div>
            <w:div w:id="276256391">
              <w:marLeft w:val="0"/>
              <w:marRight w:val="0"/>
              <w:marTop w:val="0"/>
              <w:marBottom w:val="0"/>
              <w:divBdr>
                <w:top w:val="none" w:sz="0" w:space="0" w:color="auto"/>
                <w:left w:val="none" w:sz="0" w:space="0" w:color="auto"/>
                <w:bottom w:val="none" w:sz="0" w:space="0" w:color="auto"/>
                <w:right w:val="none" w:sz="0" w:space="0" w:color="auto"/>
              </w:divBdr>
            </w:div>
            <w:div w:id="237401236">
              <w:marLeft w:val="0"/>
              <w:marRight w:val="0"/>
              <w:marTop w:val="0"/>
              <w:marBottom w:val="0"/>
              <w:divBdr>
                <w:top w:val="none" w:sz="0" w:space="0" w:color="auto"/>
                <w:left w:val="none" w:sz="0" w:space="0" w:color="auto"/>
                <w:bottom w:val="none" w:sz="0" w:space="0" w:color="auto"/>
                <w:right w:val="none" w:sz="0" w:space="0" w:color="auto"/>
              </w:divBdr>
            </w:div>
            <w:div w:id="1845127180">
              <w:marLeft w:val="0"/>
              <w:marRight w:val="0"/>
              <w:marTop w:val="0"/>
              <w:marBottom w:val="0"/>
              <w:divBdr>
                <w:top w:val="none" w:sz="0" w:space="0" w:color="auto"/>
                <w:left w:val="none" w:sz="0" w:space="0" w:color="auto"/>
                <w:bottom w:val="none" w:sz="0" w:space="0" w:color="auto"/>
                <w:right w:val="none" w:sz="0" w:space="0" w:color="auto"/>
              </w:divBdr>
            </w:div>
            <w:div w:id="949971149">
              <w:marLeft w:val="0"/>
              <w:marRight w:val="0"/>
              <w:marTop w:val="0"/>
              <w:marBottom w:val="0"/>
              <w:divBdr>
                <w:top w:val="none" w:sz="0" w:space="0" w:color="auto"/>
                <w:left w:val="none" w:sz="0" w:space="0" w:color="auto"/>
                <w:bottom w:val="none" w:sz="0" w:space="0" w:color="auto"/>
                <w:right w:val="none" w:sz="0" w:space="0" w:color="auto"/>
              </w:divBdr>
            </w:div>
            <w:div w:id="581916199">
              <w:marLeft w:val="0"/>
              <w:marRight w:val="0"/>
              <w:marTop w:val="0"/>
              <w:marBottom w:val="0"/>
              <w:divBdr>
                <w:top w:val="none" w:sz="0" w:space="0" w:color="auto"/>
                <w:left w:val="none" w:sz="0" w:space="0" w:color="auto"/>
                <w:bottom w:val="none" w:sz="0" w:space="0" w:color="auto"/>
                <w:right w:val="none" w:sz="0" w:space="0" w:color="auto"/>
              </w:divBdr>
            </w:div>
            <w:div w:id="719596390">
              <w:marLeft w:val="0"/>
              <w:marRight w:val="0"/>
              <w:marTop w:val="0"/>
              <w:marBottom w:val="0"/>
              <w:divBdr>
                <w:top w:val="none" w:sz="0" w:space="0" w:color="auto"/>
                <w:left w:val="none" w:sz="0" w:space="0" w:color="auto"/>
                <w:bottom w:val="none" w:sz="0" w:space="0" w:color="auto"/>
                <w:right w:val="none" w:sz="0" w:space="0" w:color="auto"/>
              </w:divBdr>
            </w:div>
            <w:div w:id="1959608482">
              <w:marLeft w:val="0"/>
              <w:marRight w:val="0"/>
              <w:marTop w:val="0"/>
              <w:marBottom w:val="0"/>
              <w:divBdr>
                <w:top w:val="none" w:sz="0" w:space="0" w:color="auto"/>
                <w:left w:val="none" w:sz="0" w:space="0" w:color="auto"/>
                <w:bottom w:val="none" w:sz="0" w:space="0" w:color="auto"/>
                <w:right w:val="none" w:sz="0" w:space="0" w:color="auto"/>
              </w:divBdr>
            </w:div>
            <w:div w:id="677192914">
              <w:marLeft w:val="0"/>
              <w:marRight w:val="0"/>
              <w:marTop w:val="0"/>
              <w:marBottom w:val="0"/>
              <w:divBdr>
                <w:top w:val="none" w:sz="0" w:space="0" w:color="auto"/>
                <w:left w:val="none" w:sz="0" w:space="0" w:color="auto"/>
                <w:bottom w:val="none" w:sz="0" w:space="0" w:color="auto"/>
                <w:right w:val="none" w:sz="0" w:space="0" w:color="auto"/>
              </w:divBdr>
            </w:div>
            <w:div w:id="664820905">
              <w:marLeft w:val="0"/>
              <w:marRight w:val="0"/>
              <w:marTop w:val="0"/>
              <w:marBottom w:val="0"/>
              <w:divBdr>
                <w:top w:val="none" w:sz="0" w:space="0" w:color="auto"/>
                <w:left w:val="none" w:sz="0" w:space="0" w:color="auto"/>
                <w:bottom w:val="none" w:sz="0" w:space="0" w:color="auto"/>
                <w:right w:val="none" w:sz="0" w:space="0" w:color="auto"/>
              </w:divBdr>
            </w:div>
            <w:div w:id="1571228850">
              <w:marLeft w:val="0"/>
              <w:marRight w:val="0"/>
              <w:marTop w:val="0"/>
              <w:marBottom w:val="0"/>
              <w:divBdr>
                <w:top w:val="none" w:sz="0" w:space="0" w:color="auto"/>
                <w:left w:val="none" w:sz="0" w:space="0" w:color="auto"/>
                <w:bottom w:val="none" w:sz="0" w:space="0" w:color="auto"/>
                <w:right w:val="none" w:sz="0" w:space="0" w:color="auto"/>
              </w:divBdr>
            </w:div>
            <w:div w:id="304510552">
              <w:marLeft w:val="0"/>
              <w:marRight w:val="0"/>
              <w:marTop w:val="0"/>
              <w:marBottom w:val="0"/>
              <w:divBdr>
                <w:top w:val="none" w:sz="0" w:space="0" w:color="auto"/>
                <w:left w:val="none" w:sz="0" w:space="0" w:color="auto"/>
                <w:bottom w:val="none" w:sz="0" w:space="0" w:color="auto"/>
                <w:right w:val="none" w:sz="0" w:space="0" w:color="auto"/>
              </w:divBdr>
            </w:div>
            <w:div w:id="847211618">
              <w:marLeft w:val="0"/>
              <w:marRight w:val="0"/>
              <w:marTop w:val="0"/>
              <w:marBottom w:val="0"/>
              <w:divBdr>
                <w:top w:val="none" w:sz="0" w:space="0" w:color="auto"/>
                <w:left w:val="none" w:sz="0" w:space="0" w:color="auto"/>
                <w:bottom w:val="none" w:sz="0" w:space="0" w:color="auto"/>
                <w:right w:val="none" w:sz="0" w:space="0" w:color="auto"/>
              </w:divBdr>
            </w:div>
            <w:div w:id="76247870">
              <w:marLeft w:val="0"/>
              <w:marRight w:val="0"/>
              <w:marTop w:val="0"/>
              <w:marBottom w:val="0"/>
              <w:divBdr>
                <w:top w:val="none" w:sz="0" w:space="0" w:color="auto"/>
                <w:left w:val="none" w:sz="0" w:space="0" w:color="auto"/>
                <w:bottom w:val="none" w:sz="0" w:space="0" w:color="auto"/>
                <w:right w:val="none" w:sz="0" w:space="0" w:color="auto"/>
              </w:divBdr>
            </w:div>
            <w:div w:id="792745550">
              <w:marLeft w:val="0"/>
              <w:marRight w:val="0"/>
              <w:marTop w:val="0"/>
              <w:marBottom w:val="0"/>
              <w:divBdr>
                <w:top w:val="none" w:sz="0" w:space="0" w:color="auto"/>
                <w:left w:val="none" w:sz="0" w:space="0" w:color="auto"/>
                <w:bottom w:val="none" w:sz="0" w:space="0" w:color="auto"/>
                <w:right w:val="none" w:sz="0" w:space="0" w:color="auto"/>
              </w:divBdr>
            </w:div>
            <w:div w:id="264730143">
              <w:marLeft w:val="0"/>
              <w:marRight w:val="0"/>
              <w:marTop w:val="0"/>
              <w:marBottom w:val="0"/>
              <w:divBdr>
                <w:top w:val="none" w:sz="0" w:space="0" w:color="auto"/>
                <w:left w:val="none" w:sz="0" w:space="0" w:color="auto"/>
                <w:bottom w:val="none" w:sz="0" w:space="0" w:color="auto"/>
                <w:right w:val="none" w:sz="0" w:space="0" w:color="auto"/>
              </w:divBdr>
            </w:div>
            <w:div w:id="527716112">
              <w:marLeft w:val="0"/>
              <w:marRight w:val="0"/>
              <w:marTop w:val="0"/>
              <w:marBottom w:val="0"/>
              <w:divBdr>
                <w:top w:val="none" w:sz="0" w:space="0" w:color="auto"/>
                <w:left w:val="none" w:sz="0" w:space="0" w:color="auto"/>
                <w:bottom w:val="none" w:sz="0" w:space="0" w:color="auto"/>
                <w:right w:val="none" w:sz="0" w:space="0" w:color="auto"/>
              </w:divBdr>
            </w:div>
            <w:div w:id="759526199">
              <w:marLeft w:val="0"/>
              <w:marRight w:val="0"/>
              <w:marTop w:val="0"/>
              <w:marBottom w:val="0"/>
              <w:divBdr>
                <w:top w:val="none" w:sz="0" w:space="0" w:color="auto"/>
                <w:left w:val="none" w:sz="0" w:space="0" w:color="auto"/>
                <w:bottom w:val="none" w:sz="0" w:space="0" w:color="auto"/>
                <w:right w:val="none" w:sz="0" w:space="0" w:color="auto"/>
              </w:divBdr>
            </w:div>
            <w:div w:id="481973116">
              <w:marLeft w:val="0"/>
              <w:marRight w:val="0"/>
              <w:marTop w:val="0"/>
              <w:marBottom w:val="0"/>
              <w:divBdr>
                <w:top w:val="none" w:sz="0" w:space="0" w:color="auto"/>
                <w:left w:val="none" w:sz="0" w:space="0" w:color="auto"/>
                <w:bottom w:val="none" w:sz="0" w:space="0" w:color="auto"/>
                <w:right w:val="none" w:sz="0" w:space="0" w:color="auto"/>
              </w:divBdr>
            </w:div>
            <w:div w:id="1565137096">
              <w:marLeft w:val="0"/>
              <w:marRight w:val="0"/>
              <w:marTop w:val="0"/>
              <w:marBottom w:val="0"/>
              <w:divBdr>
                <w:top w:val="none" w:sz="0" w:space="0" w:color="auto"/>
                <w:left w:val="none" w:sz="0" w:space="0" w:color="auto"/>
                <w:bottom w:val="none" w:sz="0" w:space="0" w:color="auto"/>
                <w:right w:val="none" w:sz="0" w:space="0" w:color="auto"/>
              </w:divBdr>
            </w:div>
            <w:div w:id="1072196385">
              <w:marLeft w:val="0"/>
              <w:marRight w:val="0"/>
              <w:marTop w:val="0"/>
              <w:marBottom w:val="0"/>
              <w:divBdr>
                <w:top w:val="none" w:sz="0" w:space="0" w:color="auto"/>
                <w:left w:val="none" w:sz="0" w:space="0" w:color="auto"/>
                <w:bottom w:val="none" w:sz="0" w:space="0" w:color="auto"/>
                <w:right w:val="none" w:sz="0" w:space="0" w:color="auto"/>
              </w:divBdr>
            </w:div>
            <w:div w:id="1738016637">
              <w:marLeft w:val="0"/>
              <w:marRight w:val="0"/>
              <w:marTop w:val="0"/>
              <w:marBottom w:val="0"/>
              <w:divBdr>
                <w:top w:val="none" w:sz="0" w:space="0" w:color="auto"/>
                <w:left w:val="none" w:sz="0" w:space="0" w:color="auto"/>
                <w:bottom w:val="none" w:sz="0" w:space="0" w:color="auto"/>
                <w:right w:val="none" w:sz="0" w:space="0" w:color="auto"/>
              </w:divBdr>
            </w:div>
            <w:div w:id="1507553392">
              <w:marLeft w:val="0"/>
              <w:marRight w:val="0"/>
              <w:marTop w:val="0"/>
              <w:marBottom w:val="0"/>
              <w:divBdr>
                <w:top w:val="none" w:sz="0" w:space="0" w:color="auto"/>
                <w:left w:val="none" w:sz="0" w:space="0" w:color="auto"/>
                <w:bottom w:val="none" w:sz="0" w:space="0" w:color="auto"/>
                <w:right w:val="none" w:sz="0" w:space="0" w:color="auto"/>
              </w:divBdr>
            </w:div>
            <w:div w:id="423764661">
              <w:marLeft w:val="0"/>
              <w:marRight w:val="0"/>
              <w:marTop w:val="0"/>
              <w:marBottom w:val="0"/>
              <w:divBdr>
                <w:top w:val="none" w:sz="0" w:space="0" w:color="auto"/>
                <w:left w:val="none" w:sz="0" w:space="0" w:color="auto"/>
                <w:bottom w:val="none" w:sz="0" w:space="0" w:color="auto"/>
                <w:right w:val="none" w:sz="0" w:space="0" w:color="auto"/>
              </w:divBdr>
            </w:div>
            <w:div w:id="346518106">
              <w:marLeft w:val="0"/>
              <w:marRight w:val="0"/>
              <w:marTop w:val="0"/>
              <w:marBottom w:val="0"/>
              <w:divBdr>
                <w:top w:val="none" w:sz="0" w:space="0" w:color="auto"/>
                <w:left w:val="none" w:sz="0" w:space="0" w:color="auto"/>
                <w:bottom w:val="none" w:sz="0" w:space="0" w:color="auto"/>
                <w:right w:val="none" w:sz="0" w:space="0" w:color="auto"/>
              </w:divBdr>
            </w:div>
            <w:div w:id="18552810">
              <w:marLeft w:val="0"/>
              <w:marRight w:val="0"/>
              <w:marTop w:val="0"/>
              <w:marBottom w:val="0"/>
              <w:divBdr>
                <w:top w:val="none" w:sz="0" w:space="0" w:color="auto"/>
                <w:left w:val="none" w:sz="0" w:space="0" w:color="auto"/>
                <w:bottom w:val="none" w:sz="0" w:space="0" w:color="auto"/>
                <w:right w:val="none" w:sz="0" w:space="0" w:color="auto"/>
              </w:divBdr>
            </w:div>
            <w:div w:id="214199583">
              <w:marLeft w:val="0"/>
              <w:marRight w:val="0"/>
              <w:marTop w:val="0"/>
              <w:marBottom w:val="0"/>
              <w:divBdr>
                <w:top w:val="none" w:sz="0" w:space="0" w:color="auto"/>
                <w:left w:val="none" w:sz="0" w:space="0" w:color="auto"/>
                <w:bottom w:val="none" w:sz="0" w:space="0" w:color="auto"/>
                <w:right w:val="none" w:sz="0" w:space="0" w:color="auto"/>
              </w:divBdr>
            </w:div>
            <w:div w:id="1546523852">
              <w:marLeft w:val="0"/>
              <w:marRight w:val="0"/>
              <w:marTop w:val="0"/>
              <w:marBottom w:val="0"/>
              <w:divBdr>
                <w:top w:val="none" w:sz="0" w:space="0" w:color="auto"/>
                <w:left w:val="none" w:sz="0" w:space="0" w:color="auto"/>
                <w:bottom w:val="none" w:sz="0" w:space="0" w:color="auto"/>
                <w:right w:val="none" w:sz="0" w:space="0" w:color="auto"/>
              </w:divBdr>
            </w:div>
            <w:div w:id="1785035928">
              <w:marLeft w:val="0"/>
              <w:marRight w:val="0"/>
              <w:marTop w:val="0"/>
              <w:marBottom w:val="0"/>
              <w:divBdr>
                <w:top w:val="none" w:sz="0" w:space="0" w:color="auto"/>
                <w:left w:val="none" w:sz="0" w:space="0" w:color="auto"/>
                <w:bottom w:val="none" w:sz="0" w:space="0" w:color="auto"/>
                <w:right w:val="none" w:sz="0" w:space="0" w:color="auto"/>
              </w:divBdr>
            </w:div>
            <w:div w:id="1961916841">
              <w:marLeft w:val="0"/>
              <w:marRight w:val="0"/>
              <w:marTop w:val="0"/>
              <w:marBottom w:val="0"/>
              <w:divBdr>
                <w:top w:val="none" w:sz="0" w:space="0" w:color="auto"/>
                <w:left w:val="none" w:sz="0" w:space="0" w:color="auto"/>
                <w:bottom w:val="none" w:sz="0" w:space="0" w:color="auto"/>
                <w:right w:val="none" w:sz="0" w:space="0" w:color="auto"/>
              </w:divBdr>
            </w:div>
            <w:div w:id="120079441">
              <w:marLeft w:val="0"/>
              <w:marRight w:val="0"/>
              <w:marTop w:val="0"/>
              <w:marBottom w:val="0"/>
              <w:divBdr>
                <w:top w:val="none" w:sz="0" w:space="0" w:color="auto"/>
                <w:left w:val="none" w:sz="0" w:space="0" w:color="auto"/>
                <w:bottom w:val="none" w:sz="0" w:space="0" w:color="auto"/>
                <w:right w:val="none" w:sz="0" w:space="0" w:color="auto"/>
              </w:divBdr>
            </w:div>
            <w:div w:id="2008173386">
              <w:marLeft w:val="0"/>
              <w:marRight w:val="0"/>
              <w:marTop w:val="0"/>
              <w:marBottom w:val="0"/>
              <w:divBdr>
                <w:top w:val="none" w:sz="0" w:space="0" w:color="auto"/>
                <w:left w:val="none" w:sz="0" w:space="0" w:color="auto"/>
                <w:bottom w:val="none" w:sz="0" w:space="0" w:color="auto"/>
                <w:right w:val="none" w:sz="0" w:space="0" w:color="auto"/>
              </w:divBdr>
            </w:div>
            <w:div w:id="96606161">
              <w:marLeft w:val="0"/>
              <w:marRight w:val="0"/>
              <w:marTop w:val="0"/>
              <w:marBottom w:val="0"/>
              <w:divBdr>
                <w:top w:val="none" w:sz="0" w:space="0" w:color="auto"/>
                <w:left w:val="none" w:sz="0" w:space="0" w:color="auto"/>
                <w:bottom w:val="none" w:sz="0" w:space="0" w:color="auto"/>
                <w:right w:val="none" w:sz="0" w:space="0" w:color="auto"/>
              </w:divBdr>
            </w:div>
            <w:div w:id="1171527443">
              <w:marLeft w:val="0"/>
              <w:marRight w:val="0"/>
              <w:marTop w:val="0"/>
              <w:marBottom w:val="0"/>
              <w:divBdr>
                <w:top w:val="none" w:sz="0" w:space="0" w:color="auto"/>
                <w:left w:val="none" w:sz="0" w:space="0" w:color="auto"/>
                <w:bottom w:val="none" w:sz="0" w:space="0" w:color="auto"/>
                <w:right w:val="none" w:sz="0" w:space="0" w:color="auto"/>
              </w:divBdr>
            </w:div>
            <w:div w:id="1131677403">
              <w:marLeft w:val="0"/>
              <w:marRight w:val="0"/>
              <w:marTop w:val="0"/>
              <w:marBottom w:val="0"/>
              <w:divBdr>
                <w:top w:val="none" w:sz="0" w:space="0" w:color="auto"/>
                <w:left w:val="none" w:sz="0" w:space="0" w:color="auto"/>
                <w:bottom w:val="none" w:sz="0" w:space="0" w:color="auto"/>
                <w:right w:val="none" w:sz="0" w:space="0" w:color="auto"/>
              </w:divBdr>
            </w:div>
            <w:div w:id="390884347">
              <w:marLeft w:val="0"/>
              <w:marRight w:val="0"/>
              <w:marTop w:val="0"/>
              <w:marBottom w:val="0"/>
              <w:divBdr>
                <w:top w:val="none" w:sz="0" w:space="0" w:color="auto"/>
                <w:left w:val="none" w:sz="0" w:space="0" w:color="auto"/>
                <w:bottom w:val="none" w:sz="0" w:space="0" w:color="auto"/>
                <w:right w:val="none" w:sz="0" w:space="0" w:color="auto"/>
              </w:divBdr>
            </w:div>
            <w:div w:id="668213519">
              <w:marLeft w:val="0"/>
              <w:marRight w:val="0"/>
              <w:marTop w:val="0"/>
              <w:marBottom w:val="0"/>
              <w:divBdr>
                <w:top w:val="none" w:sz="0" w:space="0" w:color="auto"/>
                <w:left w:val="none" w:sz="0" w:space="0" w:color="auto"/>
                <w:bottom w:val="none" w:sz="0" w:space="0" w:color="auto"/>
                <w:right w:val="none" w:sz="0" w:space="0" w:color="auto"/>
              </w:divBdr>
            </w:div>
            <w:div w:id="1046872730">
              <w:marLeft w:val="0"/>
              <w:marRight w:val="0"/>
              <w:marTop w:val="0"/>
              <w:marBottom w:val="0"/>
              <w:divBdr>
                <w:top w:val="none" w:sz="0" w:space="0" w:color="auto"/>
                <w:left w:val="none" w:sz="0" w:space="0" w:color="auto"/>
                <w:bottom w:val="none" w:sz="0" w:space="0" w:color="auto"/>
                <w:right w:val="none" w:sz="0" w:space="0" w:color="auto"/>
              </w:divBdr>
            </w:div>
            <w:div w:id="1524442650">
              <w:marLeft w:val="0"/>
              <w:marRight w:val="0"/>
              <w:marTop w:val="0"/>
              <w:marBottom w:val="0"/>
              <w:divBdr>
                <w:top w:val="none" w:sz="0" w:space="0" w:color="auto"/>
                <w:left w:val="none" w:sz="0" w:space="0" w:color="auto"/>
                <w:bottom w:val="none" w:sz="0" w:space="0" w:color="auto"/>
                <w:right w:val="none" w:sz="0" w:space="0" w:color="auto"/>
              </w:divBdr>
            </w:div>
            <w:div w:id="1474563390">
              <w:marLeft w:val="0"/>
              <w:marRight w:val="0"/>
              <w:marTop w:val="0"/>
              <w:marBottom w:val="0"/>
              <w:divBdr>
                <w:top w:val="none" w:sz="0" w:space="0" w:color="auto"/>
                <w:left w:val="none" w:sz="0" w:space="0" w:color="auto"/>
                <w:bottom w:val="none" w:sz="0" w:space="0" w:color="auto"/>
                <w:right w:val="none" w:sz="0" w:space="0" w:color="auto"/>
              </w:divBdr>
            </w:div>
            <w:div w:id="254366139">
              <w:marLeft w:val="0"/>
              <w:marRight w:val="0"/>
              <w:marTop w:val="0"/>
              <w:marBottom w:val="0"/>
              <w:divBdr>
                <w:top w:val="none" w:sz="0" w:space="0" w:color="auto"/>
                <w:left w:val="none" w:sz="0" w:space="0" w:color="auto"/>
                <w:bottom w:val="none" w:sz="0" w:space="0" w:color="auto"/>
                <w:right w:val="none" w:sz="0" w:space="0" w:color="auto"/>
              </w:divBdr>
            </w:div>
            <w:div w:id="77143270">
              <w:marLeft w:val="0"/>
              <w:marRight w:val="0"/>
              <w:marTop w:val="0"/>
              <w:marBottom w:val="0"/>
              <w:divBdr>
                <w:top w:val="none" w:sz="0" w:space="0" w:color="auto"/>
                <w:left w:val="none" w:sz="0" w:space="0" w:color="auto"/>
                <w:bottom w:val="none" w:sz="0" w:space="0" w:color="auto"/>
                <w:right w:val="none" w:sz="0" w:space="0" w:color="auto"/>
              </w:divBdr>
            </w:div>
            <w:div w:id="553539765">
              <w:marLeft w:val="0"/>
              <w:marRight w:val="0"/>
              <w:marTop w:val="0"/>
              <w:marBottom w:val="0"/>
              <w:divBdr>
                <w:top w:val="none" w:sz="0" w:space="0" w:color="auto"/>
                <w:left w:val="none" w:sz="0" w:space="0" w:color="auto"/>
                <w:bottom w:val="none" w:sz="0" w:space="0" w:color="auto"/>
                <w:right w:val="none" w:sz="0" w:space="0" w:color="auto"/>
              </w:divBdr>
            </w:div>
            <w:div w:id="872426519">
              <w:marLeft w:val="0"/>
              <w:marRight w:val="0"/>
              <w:marTop w:val="0"/>
              <w:marBottom w:val="0"/>
              <w:divBdr>
                <w:top w:val="none" w:sz="0" w:space="0" w:color="auto"/>
                <w:left w:val="none" w:sz="0" w:space="0" w:color="auto"/>
                <w:bottom w:val="none" w:sz="0" w:space="0" w:color="auto"/>
                <w:right w:val="none" w:sz="0" w:space="0" w:color="auto"/>
              </w:divBdr>
            </w:div>
            <w:div w:id="1939677780">
              <w:marLeft w:val="0"/>
              <w:marRight w:val="0"/>
              <w:marTop w:val="0"/>
              <w:marBottom w:val="0"/>
              <w:divBdr>
                <w:top w:val="none" w:sz="0" w:space="0" w:color="auto"/>
                <w:left w:val="none" w:sz="0" w:space="0" w:color="auto"/>
                <w:bottom w:val="none" w:sz="0" w:space="0" w:color="auto"/>
                <w:right w:val="none" w:sz="0" w:space="0" w:color="auto"/>
              </w:divBdr>
            </w:div>
            <w:div w:id="268247136">
              <w:marLeft w:val="0"/>
              <w:marRight w:val="0"/>
              <w:marTop w:val="0"/>
              <w:marBottom w:val="0"/>
              <w:divBdr>
                <w:top w:val="none" w:sz="0" w:space="0" w:color="auto"/>
                <w:left w:val="none" w:sz="0" w:space="0" w:color="auto"/>
                <w:bottom w:val="none" w:sz="0" w:space="0" w:color="auto"/>
                <w:right w:val="none" w:sz="0" w:space="0" w:color="auto"/>
              </w:divBdr>
            </w:div>
            <w:div w:id="159660931">
              <w:marLeft w:val="0"/>
              <w:marRight w:val="0"/>
              <w:marTop w:val="0"/>
              <w:marBottom w:val="0"/>
              <w:divBdr>
                <w:top w:val="none" w:sz="0" w:space="0" w:color="auto"/>
                <w:left w:val="none" w:sz="0" w:space="0" w:color="auto"/>
                <w:bottom w:val="none" w:sz="0" w:space="0" w:color="auto"/>
                <w:right w:val="none" w:sz="0" w:space="0" w:color="auto"/>
              </w:divBdr>
            </w:div>
            <w:div w:id="932057267">
              <w:marLeft w:val="0"/>
              <w:marRight w:val="0"/>
              <w:marTop w:val="0"/>
              <w:marBottom w:val="0"/>
              <w:divBdr>
                <w:top w:val="none" w:sz="0" w:space="0" w:color="auto"/>
                <w:left w:val="none" w:sz="0" w:space="0" w:color="auto"/>
                <w:bottom w:val="none" w:sz="0" w:space="0" w:color="auto"/>
                <w:right w:val="none" w:sz="0" w:space="0" w:color="auto"/>
              </w:divBdr>
            </w:div>
            <w:div w:id="1060636627">
              <w:marLeft w:val="0"/>
              <w:marRight w:val="0"/>
              <w:marTop w:val="0"/>
              <w:marBottom w:val="0"/>
              <w:divBdr>
                <w:top w:val="none" w:sz="0" w:space="0" w:color="auto"/>
                <w:left w:val="none" w:sz="0" w:space="0" w:color="auto"/>
                <w:bottom w:val="none" w:sz="0" w:space="0" w:color="auto"/>
                <w:right w:val="none" w:sz="0" w:space="0" w:color="auto"/>
              </w:divBdr>
            </w:div>
            <w:div w:id="951981037">
              <w:marLeft w:val="0"/>
              <w:marRight w:val="0"/>
              <w:marTop w:val="0"/>
              <w:marBottom w:val="0"/>
              <w:divBdr>
                <w:top w:val="none" w:sz="0" w:space="0" w:color="auto"/>
                <w:left w:val="none" w:sz="0" w:space="0" w:color="auto"/>
                <w:bottom w:val="none" w:sz="0" w:space="0" w:color="auto"/>
                <w:right w:val="none" w:sz="0" w:space="0" w:color="auto"/>
              </w:divBdr>
            </w:div>
            <w:div w:id="1811437171">
              <w:marLeft w:val="0"/>
              <w:marRight w:val="0"/>
              <w:marTop w:val="0"/>
              <w:marBottom w:val="0"/>
              <w:divBdr>
                <w:top w:val="none" w:sz="0" w:space="0" w:color="auto"/>
                <w:left w:val="none" w:sz="0" w:space="0" w:color="auto"/>
                <w:bottom w:val="none" w:sz="0" w:space="0" w:color="auto"/>
                <w:right w:val="none" w:sz="0" w:space="0" w:color="auto"/>
              </w:divBdr>
            </w:div>
            <w:div w:id="491142624">
              <w:marLeft w:val="0"/>
              <w:marRight w:val="0"/>
              <w:marTop w:val="0"/>
              <w:marBottom w:val="0"/>
              <w:divBdr>
                <w:top w:val="none" w:sz="0" w:space="0" w:color="auto"/>
                <w:left w:val="none" w:sz="0" w:space="0" w:color="auto"/>
                <w:bottom w:val="none" w:sz="0" w:space="0" w:color="auto"/>
                <w:right w:val="none" w:sz="0" w:space="0" w:color="auto"/>
              </w:divBdr>
            </w:div>
            <w:div w:id="1261647293">
              <w:marLeft w:val="0"/>
              <w:marRight w:val="0"/>
              <w:marTop w:val="0"/>
              <w:marBottom w:val="0"/>
              <w:divBdr>
                <w:top w:val="none" w:sz="0" w:space="0" w:color="auto"/>
                <w:left w:val="none" w:sz="0" w:space="0" w:color="auto"/>
                <w:bottom w:val="none" w:sz="0" w:space="0" w:color="auto"/>
                <w:right w:val="none" w:sz="0" w:space="0" w:color="auto"/>
              </w:divBdr>
            </w:div>
            <w:div w:id="485634458">
              <w:marLeft w:val="0"/>
              <w:marRight w:val="0"/>
              <w:marTop w:val="0"/>
              <w:marBottom w:val="0"/>
              <w:divBdr>
                <w:top w:val="none" w:sz="0" w:space="0" w:color="auto"/>
                <w:left w:val="none" w:sz="0" w:space="0" w:color="auto"/>
                <w:bottom w:val="none" w:sz="0" w:space="0" w:color="auto"/>
                <w:right w:val="none" w:sz="0" w:space="0" w:color="auto"/>
              </w:divBdr>
            </w:div>
            <w:div w:id="62338158">
              <w:marLeft w:val="0"/>
              <w:marRight w:val="0"/>
              <w:marTop w:val="0"/>
              <w:marBottom w:val="0"/>
              <w:divBdr>
                <w:top w:val="none" w:sz="0" w:space="0" w:color="auto"/>
                <w:left w:val="none" w:sz="0" w:space="0" w:color="auto"/>
                <w:bottom w:val="none" w:sz="0" w:space="0" w:color="auto"/>
                <w:right w:val="none" w:sz="0" w:space="0" w:color="auto"/>
              </w:divBdr>
            </w:div>
            <w:div w:id="116343057">
              <w:marLeft w:val="0"/>
              <w:marRight w:val="0"/>
              <w:marTop w:val="0"/>
              <w:marBottom w:val="0"/>
              <w:divBdr>
                <w:top w:val="none" w:sz="0" w:space="0" w:color="auto"/>
                <w:left w:val="none" w:sz="0" w:space="0" w:color="auto"/>
                <w:bottom w:val="none" w:sz="0" w:space="0" w:color="auto"/>
                <w:right w:val="none" w:sz="0" w:space="0" w:color="auto"/>
              </w:divBdr>
            </w:div>
            <w:div w:id="1216624255">
              <w:marLeft w:val="0"/>
              <w:marRight w:val="0"/>
              <w:marTop w:val="0"/>
              <w:marBottom w:val="0"/>
              <w:divBdr>
                <w:top w:val="none" w:sz="0" w:space="0" w:color="auto"/>
                <w:left w:val="none" w:sz="0" w:space="0" w:color="auto"/>
                <w:bottom w:val="none" w:sz="0" w:space="0" w:color="auto"/>
                <w:right w:val="none" w:sz="0" w:space="0" w:color="auto"/>
              </w:divBdr>
            </w:div>
            <w:div w:id="1263031845">
              <w:marLeft w:val="0"/>
              <w:marRight w:val="0"/>
              <w:marTop w:val="0"/>
              <w:marBottom w:val="0"/>
              <w:divBdr>
                <w:top w:val="none" w:sz="0" w:space="0" w:color="auto"/>
                <w:left w:val="none" w:sz="0" w:space="0" w:color="auto"/>
                <w:bottom w:val="none" w:sz="0" w:space="0" w:color="auto"/>
                <w:right w:val="none" w:sz="0" w:space="0" w:color="auto"/>
              </w:divBdr>
            </w:div>
            <w:div w:id="1617902572">
              <w:marLeft w:val="0"/>
              <w:marRight w:val="0"/>
              <w:marTop w:val="0"/>
              <w:marBottom w:val="0"/>
              <w:divBdr>
                <w:top w:val="none" w:sz="0" w:space="0" w:color="auto"/>
                <w:left w:val="none" w:sz="0" w:space="0" w:color="auto"/>
                <w:bottom w:val="none" w:sz="0" w:space="0" w:color="auto"/>
                <w:right w:val="none" w:sz="0" w:space="0" w:color="auto"/>
              </w:divBdr>
            </w:div>
            <w:div w:id="1610970744">
              <w:marLeft w:val="0"/>
              <w:marRight w:val="0"/>
              <w:marTop w:val="0"/>
              <w:marBottom w:val="0"/>
              <w:divBdr>
                <w:top w:val="none" w:sz="0" w:space="0" w:color="auto"/>
                <w:left w:val="none" w:sz="0" w:space="0" w:color="auto"/>
                <w:bottom w:val="none" w:sz="0" w:space="0" w:color="auto"/>
                <w:right w:val="none" w:sz="0" w:space="0" w:color="auto"/>
              </w:divBdr>
            </w:div>
            <w:div w:id="2092044951">
              <w:marLeft w:val="0"/>
              <w:marRight w:val="0"/>
              <w:marTop w:val="0"/>
              <w:marBottom w:val="0"/>
              <w:divBdr>
                <w:top w:val="none" w:sz="0" w:space="0" w:color="auto"/>
                <w:left w:val="none" w:sz="0" w:space="0" w:color="auto"/>
                <w:bottom w:val="none" w:sz="0" w:space="0" w:color="auto"/>
                <w:right w:val="none" w:sz="0" w:space="0" w:color="auto"/>
              </w:divBdr>
            </w:div>
            <w:div w:id="695347591">
              <w:marLeft w:val="0"/>
              <w:marRight w:val="0"/>
              <w:marTop w:val="0"/>
              <w:marBottom w:val="0"/>
              <w:divBdr>
                <w:top w:val="none" w:sz="0" w:space="0" w:color="auto"/>
                <w:left w:val="none" w:sz="0" w:space="0" w:color="auto"/>
                <w:bottom w:val="none" w:sz="0" w:space="0" w:color="auto"/>
                <w:right w:val="none" w:sz="0" w:space="0" w:color="auto"/>
              </w:divBdr>
            </w:div>
            <w:div w:id="1031344856">
              <w:marLeft w:val="0"/>
              <w:marRight w:val="0"/>
              <w:marTop w:val="0"/>
              <w:marBottom w:val="0"/>
              <w:divBdr>
                <w:top w:val="none" w:sz="0" w:space="0" w:color="auto"/>
                <w:left w:val="none" w:sz="0" w:space="0" w:color="auto"/>
                <w:bottom w:val="none" w:sz="0" w:space="0" w:color="auto"/>
                <w:right w:val="none" w:sz="0" w:space="0" w:color="auto"/>
              </w:divBdr>
            </w:div>
            <w:div w:id="36205369">
              <w:marLeft w:val="0"/>
              <w:marRight w:val="0"/>
              <w:marTop w:val="0"/>
              <w:marBottom w:val="0"/>
              <w:divBdr>
                <w:top w:val="none" w:sz="0" w:space="0" w:color="auto"/>
                <w:left w:val="none" w:sz="0" w:space="0" w:color="auto"/>
                <w:bottom w:val="none" w:sz="0" w:space="0" w:color="auto"/>
                <w:right w:val="none" w:sz="0" w:space="0" w:color="auto"/>
              </w:divBdr>
            </w:div>
            <w:div w:id="199514373">
              <w:marLeft w:val="0"/>
              <w:marRight w:val="0"/>
              <w:marTop w:val="0"/>
              <w:marBottom w:val="0"/>
              <w:divBdr>
                <w:top w:val="none" w:sz="0" w:space="0" w:color="auto"/>
                <w:left w:val="none" w:sz="0" w:space="0" w:color="auto"/>
                <w:bottom w:val="none" w:sz="0" w:space="0" w:color="auto"/>
                <w:right w:val="none" w:sz="0" w:space="0" w:color="auto"/>
              </w:divBdr>
            </w:div>
            <w:div w:id="1198153340">
              <w:marLeft w:val="0"/>
              <w:marRight w:val="0"/>
              <w:marTop w:val="0"/>
              <w:marBottom w:val="0"/>
              <w:divBdr>
                <w:top w:val="none" w:sz="0" w:space="0" w:color="auto"/>
                <w:left w:val="none" w:sz="0" w:space="0" w:color="auto"/>
                <w:bottom w:val="none" w:sz="0" w:space="0" w:color="auto"/>
                <w:right w:val="none" w:sz="0" w:space="0" w:color="auto"/>
              </w:divBdr>
            </w:div>
            <w:div w:id="1574197540">
              <w:marLeft w:val="0"/>
              <w:marRight w:val="0"/>
              <w:marTop w:val="0"/>
              <w:marBottom w:val="0"/>
              <w:divBdr>
                <w:top w:val="none" w:sz="0" w:space="0" w:color="auto"/>
                <w:left w:val="none" w:sz="0" w:space="0" w:color="auto"/>
                <w:bottom w:val="none" w:sz="0" w:space="0" w:color="auto"/>
                <w:right w:val="none" w:sz="0" w:space="0" w:color="auto"/>
              </w:divBdr>
            </w:div>
            <w:div w:id="1640720628">
              <w:marLeft w:val="0"/>
              <w:marRight w:val="0"/>
              <w:marTop w:val="0"/>
              <w:marBottom w:val="0"/>
              <w:divBdr>
                <w:top w:val="none" w:sz="0" w:space="0" w:color="auto"/>
                <w:left w:val="none" w:sz="0" w:space="0" w:color="auto"/>
                <w:bottom w:val="none" w:sz="0" w:space="0" w:color="auto"/>
                <w:right w:val="none" w:sz="0" w:space="0" w:color="auto"/>
              </w:divBdr>
            </w:div>
            <w:div w:id="204948007">
              <w:marLeft w:val="0"/>
              <w:marRight w:val="0"/>
              <w:marTop w:val="0"/>
              <w:marBottom w:val="0"/>
              <w:divBdr>
                <w:top w:val="none" w:sz="0" w:space="0" w:color="auto"/>
                <w:left w:val="none" w:sz="0" w:space="0" w:color="auto"/>
                <w:bottom w:val="none" w:sz="0" w:space="0" w:color="auto"/>
                <w:right w:val="none" w:sz="0" w:space="0" w:color="auto"/>
              </w:divBdr>
            </w:div>
            <w:div w:id="2056853924">
              <w:marLeft w:val="0"/>
              <w:marRight w:val="0"/>
              <w:marTop w:val="0"/>
              <w:marBottom w:val="0"/>
              <w:divBdr>
                <w:top w:val="none" w:sz="0" w:space="0" w:color="auto"/>
                <w:left w:val="none" w:sz="0" w:space="0" w:color="auto"/>
                <w:bottom w:val="none" w:sz="0" w:space="0" w:color="auto"/>
                <w:right w:val="none" w:sz="0" w:space="0" w:color="auto"/>
              </w:divBdr>
            </w:div>
            <w:div w:id="1211263880">
              <w:marLeft w:val="0"/>
              <w:marRight w:val="0"/>
              <w:marTop w:val="0"/>
              <w:marBottom w:val="0"/>
              <w:divBdr>
                <w:top w:val="none" w:sz="0" w:space="0" w:color="auto"/>
                <w:left w:val="none" w:sz="0" w:space="0" w:color="auto"/>
                <w:bottom w:val="none" w:sz="0" w:space="0" w:color="auto"/>
                <w:right w:val="none" w:sz="0" w:space="0" w:color="auto"/>
              </w:divBdr>
            </w:div>
            <w:div w:id="1869292125">
              <w:marLeft w:val="0"/>
              <w:marRight w:val="0"/>
              <w:marTop w:val="0"/>
              <w:marBottom w:val="0"/>
              <w:divBdr>
                <w:top w:val="none" w:sz="0" w:space="0" w:color="auto"/>
                <w:left w:val="none" w:sz="0" w:space="0" w:color="auto"/>
                <w:bottom w:val="none" w:sz="0" w:space="0" w:color="auto"/>
                <w:right w:val="none" w:sz="0" w:space="0" w:color="auto"/>
              </w:divBdr>
            </w:div>
            <w:div w:id="1738435287">
              <w:marLeft w:val="0"/>
              <w:marRight w:val="0"/>
              <w:marTop w:val="0"/>
              <w:marBottom w:val="0"/>
              <w:divBdr>
                <w:top w:val="none" w:sz="0" w:space="0" w:color="auto"/>
                <w:left w:val="none" w:sz="0" w:space="0" w:color="auto"/>
                <w:bottom w:val="none" w:sz="0" w:space="0" w:color="auto"/>
                <w:right w:val="none" w:sz="0" w:space="0" w:color="auto"/>
              </w:divBdr>
            </w:div>
            <w:div w:id="1726024217">
              <w:marLeft w:val="0"/>
              <w:marRight w:val="0"/>
              <w:marTop w:val="0"/>
              <w:marBottom w:val="0"/>
              <w:divBdr>
                <w:top w:val="none" w:sz="0" w:space="0" w:color="auto"/>
                <w:left w:val="none" w:sz="0" w:space="0" w:color="auto"/>
                <w:bottom w:val="none" w:sz="0" w:space="0" w:color="auto"/>
                <w:right w:val="none" w:sz="0" w:space="0" w:color="auto"/>
              </w:divBdr>
            </w:div>
            <w:div w:id="2027100441">
              <w:marLeft w:val="0"/>
              <w:marRight w:val="0"/>
              <w:marTop w:val="0"/>
              <w:marBottom w:val="0"/>
              <w:divBdr>
                <w:top w:val="none" w:sz="0" w:space="0" w:color="auto"/>
                <w:left w:val="none" w:sz="0" w:space="0" w:color="auto"/>
                <w:bottom w:val="none" w:sz="0" w:space="0" w:color="auto"/>
                <w:right w:val="none" w:sz="0" w:space="0" w:color="auto"/>
              </w:divBdr>
            </w:div>
            <w:div w:id="1506550043">
              <w:marLeft w:val="0"/>
              <w:marRight w:val="0"/>
              <w:marTop w:val="0"/>
              <w:marBottom w:val="0"/>
              <w:divBdr>
                <w:top w:val="none" w:sz="0" w:space="0" w:color="auto"/>
                <w:left w:val="none" w:sz="0" w:space="0" w:color="auto"/>
                <w:bottom w:val="none" w:sz="0" w:space="0" w:color="auto"/>
                <w:right w:val="none" w:sz="0" w:space="0" w:color="auto"/>
              </w:divBdr>
            </w:div>
            <w:div w:id="187839864">
              <w:marLeft w:val="0"/>
              <w:marRight w:val="0"/>
              <w:marTop w:val="0"/>
              <w:marBottom w:val="0"/>
              <w:divBdr>
                <w:top w:val="none" w:sz="0" w:space="0" w:color="auto"/>
                <w:left w:val="none" w:sz="0" w:space="0" w:color="auto"/>
                <w:bottom w:val="none" w:sz="0" w:space="0" w:color="auto"/>
                <w:right w:val="none" w:sz="0" w:space="0" w:color="auto"/>
              </w:divBdr>
            </w:div>
            <w:div w:id="1297373563">
              <w:marLeft w:val="0"/>
              <w:marRight w:val="0"/>
              <w:marTop w:val="0"/>
              <w:marBottom w:val="0"/>
              <w:divBdr>
                <w:top w:val="none" w:sz="0" w:space="0" w:color="auto"/>
                <w:left w:val="none" w:sz="0" w:space="0" w:color="auto"/>
                <w:bottom w:val="none" w:sz="0" w:space="0" w:color="auto"/>
                <w:right w:val="none" w:sz="0" w:space="0" w:color="auto"/>
              </w:divBdr>
            </w:div>
            <w:div w:id="1657414833">
              <w:marLeft w:val="0"/>
              <w:marRight w:val="0"/>
              <w:marTop w:val="0"/>
              <w:marBottom w:val="0"/>
              <w:divBdr>
                <w:top w:val="none" w:sz="0" w:space="0" w:color="auto"/>
                <w:left w:val="none" w:sz="0" w:space="0" w:color="auto"/>
                <w:bottom w:val="none" w:sz="0" w:space="0" w:color="auto"/>
                <w:right w:val="none" w:sz="0" w:space="0" w:color="auto"/>
              </w:divBdr>
            </w:div>
            <w:div w:id="977764052">
              <w:marLeft w:val="0"/>
              <w:marRight w:val="0"/>
              <w:marTop w:val="0"/>
              <w:marBottom w:val="0"/>
              <w:divBdr>
                <w:top w:val="none" w:sz="0" w:space="0" w:color="auto"/>
                <w:left w:val="none" w:sz="0" w:space="0" w:color="auto"/>
                <w:bottom w:val="none" w:sz="0" w:space="0" w:color="auto"/>
                <w:right w:val="none" w:sz="0" w:space="0" w:color="auto"/>
              </w:divBdr>
            </w:div>
            <w:div w:id="1162355445">
              <w:marLeft w:val="0"/>
              <w:marRight w:val="0"/>
              <w:marTop w:val="0"/>
              <w:marBottom w:val="0"/>
              <w:divBdr>
                <w:top w:val="none" w:sz="0" w:space="0" w:color="auto"/>
                <w:left w:val="none" w:sz="0" w:space="0" w:color="auto"/>
                <w:bottom w:val="none" w:sz="0" w:space="0" w:color="auto"/>
                <w:right w:val="none" w:sz="0" w:space="0" w:color="auto"/>
              </w:divBdr>
            </w:div>
            <w:div w:id="527530569">
              <w:marLeft w:val="0"/>
              <w:marRight w:val="0"/>
              <w:marTop w:val="0"/>
              <w:marBottom w:val="0"/>
              <w:divBdr>
                <w:top w:val="none" w:sz="0" w:space="0" w:color="auto"/>
                <w:left w:val="none" w:sz="0" w:space="0" w:color="auto"/>
                <w:bottom w:val="none" w:sz="0" w:space="0" w:color="auto"/>
                <w:right w:val="none" w:sz="0" w:space="0" w:color="auto"/>
              </w:divBdr>
            </w:div>
            <w:div w:id="1855487738">
              <w:marLeft w:val="0"/>
              <w:marRight w:val="0"/>
              <w:marTop w:val="0"/>
              <w:marBottom w:val="0"/>
              <w:divBdr>
                <w:top w:val="none" w:sz="0" w:space="0" w:color="auto"/>
                <w:left w:val="none" w:sz="0" w:space="0" w:color="auto"/>
                <w:bottom w:val="none" w:sz="0" w:space="0" w:color="auto"/>
                <w:right w:val="none" w:sz="0" w:space="0" w:color="auto"/>
              </w:divBdr>
            </w:div>
            <w:div w:id="1705060906">
              <w:marLeft w:val="0"/>
              <w:marRight w:val="0"/>
              <w:marTop w:val="0"/>
              <w:marBottom w:val="0"/>
              <w:divBdr>
                <w:top w:val="none" w:sz="0" w:space="0" w:color="auto"/>
                <w:left w:val="none" w:sz="0" w:space="0" w:color="auto"/>
                <w:bottom w:val="none" w:sz="0" w:space="0" w:color="auto"/>
                <w:right w:val="none" w:sz="0" w:space="0" w:color="auto"/>
              </w:divBdr>
            </w:div>
            <w:div w:id="602304592">
              <w:marLeft w:val="0"/>
              <w:marRight w:val="0"/>
              <w:marTop w:val="0"/>
              <w:marBottom w:val="0"/>
              <w:divBdr>
                <w:top w:val="none" w:sz="0" w:space="0" w:color="auto"/>
                <w:left w:val="none" w:sz="0" w:space="0" w:color="auto"/>
                <w:bottom w:val="none" w:sz="0" w:space="0" w:color="auto"/>
                <w:right w:val="none" w:sz="0" w:space="0" w:color="auto"/>
              </w:divBdr>
            </w:div>
            <w:div w:id="1624993197">
              <w:marLeft w:val="0"/>
              <w:marRight w:val="0"/>
              <w:marTop w:val="0"/>
              <w:marBottom w:val="0"/>
              <w:divBdr>
                <w:top w:val="none" w:sz="0" w:space="0" w:color="auto"/>
                <w:left w:val="none" w:sz="0" w:space="0" w:color="auto"/>
                <w:bottom w:val="none" w:sz="0" w:space="0" w:color="auto"/>
                <w:right w:val="none" w:sz="0" w:space="0" w:color="auto"/>
              </w:divBdr>
            </w:div>
            <w:div w:id="903180906">
              <w:marLeft w:val="0"/>
              <w:marRight w:val="0"/>
              <w:marTop w:val="0"/>
              <w:marBottom w:val="0"/>
              <w:divBdr>
                <w:top w:val="none" w:sz="0" w:space="0" w:color="auto"/>
                <w:left w:val="none" w:sz="0" w:space="0" w:color="auto"/>
                <w:bottom w:val="none" w:sz="0" w:space="0" w:color="auto"/>
                <w:right w:val="none" w:sz="0" w:space="0" w:color="auto"/>
              </w:divBdr>
            </w:div>
            <w:div w:id="37626336">
              <w:marLeft w:val="0"/>
              <w:marRight w:val="0"/>
              <w:marTop w:val="0"/>
              <w:marBottom w:val="0"/>
              <w:divBdr>
                <w:top w:val="none" w:sz="0" w:space="0" w:color="auto"/>
                <w:left w:val="none" w:sz="0" w:space="0" w:color="auto"/>
                <w:bottom w:val="none" w:sz="0" w:space="0" w:color="auto"/>
                <w:right w:val="none" w:sz="0" w:space="0" w:color="auto"/>
              </w:divBdr>
            </w:div>
            <w:div w:id="283705361">
              <w:marLeft w:val="0"/>
              <w:marRight w:val="0"/>
              <w:marTop w:val="0"/>
              <w:marBottom w:val="0"/>
              <w:divBdr>
                <w:top w:val="none" w:sz="0" w:space="0" w:color="auto"/>
                <w:left w:val="none" w:sz="0" w:space="0" w:color="auto"/>
                <w:bottom w:val="none" w:sz="0" w:space="0" w:color="auto"/>
                <w:right w:val="none" w:sz="0" w:space="0" w:color="auto"/>
              </w:divBdr>
            </w:div>
            <w:div w:id="508832614">
              <w:marLeft w:val="0"/>
              <w:marRight w:val="0"/>
              <w:marTop w:val="0"/>
              <w:marBottom w:val="0"/>
              <w:divBdr>
                <w:top w:val="none" w:sz="0" w:space="0" w:color="auto"/>
                <w:left w:val="none" w:sz="0" w:space="0" w:color="auto"/>
                <w:bottom w:val="none" w:sz="0" w:space="0" w:color="auto"/>
                <w:right w:val="none" w:sz="0" w:space="0" w:color="auto"/>
              </w:divBdr>
            </w:div>
            <w:div w:id="76488067">
              <w:marLeft w:val="0"/>
              <w:marRight w:val="0"/>
              <w:marTop w:val="0"/>
              <w:marBottom w:val="0"/>
              <w:divBdr>
                <w:top w:val="none" w:sz="0" w:space="0" w:color="auto"/>
                <w:left w:val="none" w:sz="0" w:space="0" w:color="auto"/>
                <w:bottom w:val="none" w:sz="0" w:space="0" w:color="auto"/>
                <w:right w:val="none" w:sz="0" w:space="0" w:color="auto"/>
              </w:divBdr>
            </w:div>
            <w:div w:id="897980222">
              <w:marLeft w:val="0"/>
              <w:marRight w:val="0"/>
              <w:marTop w:val="0"/>
              <w:marBottom w:val="0"/>
              <w:divBdr>
                <w:top w:val="none" w:sz="0" w:space="0" w:color="auto"/>
                <w:left w:val="none" w:sz="0" w:space="0" w:color="auto"/>
                <w:bottom w:val="none" w:sz="0" w:space="0" w:color="auto"/>
                <w:right w:val="none" w:sz="0" w:space="0" w:color="auto"/>
              </w:divBdr>
            </w:div>
            <w:div w:id="817496611">
              <w:marLeft w:val="0"/>
              <w:marRight w:val="0"/>
              <w:marTop w:val="0"/>
              <w:marBottom w:val="0"/>
              <w:divBdr>
                <w:top w:val="none" w:sz="0" w:space="0" w:color="auto"/>
                <w:left w:val="none" w:sz="0" w:space="0" w:color="auto"/>
                <w:bottom w:val="none" w:sz="0" w:space="0" w:color="auto"/>
                <w:right w:val="none" w:sz="0" w:space="0" w:color="auto"/>
              </w:divBdr>
            </w:div>
            <w:div w:id="278729765">
              <w:marLeft w:val="0"/>
              <w:marRight w:val="0"/>
              <w:marTop w:val="0"/>
              <w:marBottom w:val="0"/>
              <w:divBdr>
                <w:top w:val="none" w:sz="0" w:space="0" w:color="auto"/>
                <w:left w:val="none" w:sz="0" w:space="0" w:color="auto"/>
                <w:bottom w:val="none" w:sz="0" w:space="0" w:color="auto"/>
                <w:right w:val="none" w:sz="0" w:space="0" w:color="auto"/>
              </w:divBdr>
            </w:div>
            <w:div w:id="1599176678">
              <w:marLeft w:val="0"/>
              <w:marRight w:val="0"/>
              <w:marTop w:val="0"/>
              <w:marBottom w:val="0"/>
              <w:divBdr>
                <w:top w:val="none" w:sz="0" w:space="0" w:color="auto"/>
                <w:left w:val="none" w:sz="0" w:space="0" w:color="auto"/>
                <w:bottom w:val="none" w:sz="0" w:space="0" w:color="auto"/>
                <w:right w:val="none" w:sz="0" w:space="0" w:color="auto"/>
              </w:divBdr>
            </w:div>
            <w:div w:id="900671244">
              <w:marLeft w:val="0"/>
              <w:marRight w:val="0"/>
              <w:marTop w:val="0"/>
              <w:marBottom w:val="0"/>
              <w:divBdr>
                <w:top w:val="none" w:sz="0" w:space="0" w:color="auto"/>
                <w:left w:val="none" w:sz="0" w:space="0" w:color="auto"/>
                <w:bottom w:val="none" w:sz="0" w:space="0" w:color="auto"/>
                <w:right w:val="none" w:sz="0" w:space="0" w:color="auto"/>
              </w:divBdr>
            </w:div>
            <w:div w:id="427384746">
              <w:marLeft w:val="0"/>
              <w:marRight w:val="0"/>
              <w:marTop w:val="0"/>
              <w:marBottom w:val="0"/>
              <w:divBdr>
                <w:top w:val="none" w:sz="0" w:space="0" w:color="auto"/>
                <w:left w:val="none" w:sz="0" w:space="0" w:color="auto"/>
                <w:bottom w:val="none" w:sz="0" w:space="0" w:color="auto"/>
                <w:right w:val="none" w:sz="0" w:space="0" w:color="auto"/>
              </w:divBdr>
            </w:div>
            <w:div w:id="414858215">
              <w:marLeft w:val="0"/>
              <w:marRight w:val="0"/>
              <w:marTop w:val="0"/>
              <w:marBottom w:val="0"/>
              <w:divBdr>
                <w:top w:val="none" w:sz="0" w:space="0" w:color="auto"/>
                <w:left w:val="none" w:sz="0" w:space="0" w:color="auto"/>
                <w:bottom w:val="none" w:sz="0" w:space="0" w:color="auto"/>
                <w:right w:val="none" w:sz="0" w:space="0" w:color="auto"/>
              </w:divBdr>
            </w:div>
            <w:div w:id="645672114">
              <w:marLeft w:val="0"/>
              <w:marRight w:val="0"/>
              <w:marTop w:val="0"/>
              <w:marBottom w:val="0"/>
              <w:divBdr>
                <w:top w:val="none" w:sz="0" w:space="0" w:color="auto"/>
                <w:left w:val="none" w:sz="0" w:space="0" w:color="auto"/>
                <w:bottom w:val="none" w:sz="0" w:space="0" w:color="auto"/>
                <w:right w:val="none" w:sz="0" w:space="0" w:color="auto"/>
              </w:divBdr>
            </w:div>
            <w:div w:id="826870324">
              <w:marLeft w:val="0"/>
              <w:marRight w:val="0"/>
              <w:marTop w:val="0"/>
              <w:marBottom w:val="0"/>
              <w:divBdr>
                <w:top w:val="none" w:sz="0" w:space="0" w:color="auto"/>
                <w:left w:val="none" w:sz="0" w:space="0" w:color="auto"/>
                <w:bottom w:val="none" w:sz="0" w:space="0" w:color="auto"/>
                <w:right w:val="none" w:sz="0" w:space="0" w:color="auto"/>
              </w:divBdr>
            </w:div>
            <w:div w:id="1959406067">
              <w:marLeft w:val="0"/>
              <w:marRight w:val="0"/>
              <w:marTop w:val="0"/>
              <w:marBottom w:val="0"/>
              <w:divBdr>
                <w:top w:val="none" w:sz="0" w:space="0" w:color="auto"/>
                <w:left w:val="none" w:sz="0" w:space="0" w:color="auto"/>
                <w:bottom w:val="none" w:sz="0" w:space="0" w:color="auto"/>
                <w:right w:val="none" w:sz="0" w:space="0" w:color="auto"/>
              </w:divBdr>
            </w:div>
            <w:div w:id="1851412439">
              <w:marLeft w:val="0"/>
              <w:marRight w:val="0"/>
              <w:marTop w:val="0"/>
              <w:marBottom w:val="0"/>
              <w:divBdr>
                <w:top w:val="none" w:sz="0" w:space="0" w:color="auto"/>
                <w:left w:val="none" w:sz="0" w:space="0" w:color="auto"/>
                <w:bottom w:val="none" w:sz="0" w:space="0" w:color="auto"/>
                <w:right w:val="none" w:sz="0" w:space="0" w:color="auto"/>
              </w:divBdr>
            </w:div>
            <w:div w:id="176697275">
              <w:marLeft w:val="0"/>
              <w:marRight w:val="0"/>
              <w:marTop w:val="0"/>
              <w:marBottom w:val="0"/>
              <w:divBdr>
                <w:top w:val="none" w:sz="0" w:space="0" w:color="auto"/>
                <w:left w:val="none" w:sz="0" w:space="0" w:color="auto"/>
                <w:bottom w:val="none" w:sz="0" w:space="0" w:color="auto"/>
                <w:right w:val="none" w:sz="0" w:space="0" w:color="auto"/>
              </w:divBdr>
            </w:div>
            <w:div w:id="692607060">
              <w:marLeft w:val="0"/>
              <w:marRight w:val="0"/>
              <w:marTop w:val="0"/>
              <w:marBottom w:val="0"/>
              <w:divBdr>
                <w:top w:val="none" w:sz="0" w:space="0" w:color="auto"/>
                <w:left w:val="none" w:sz="0" w:space="0" w:color="auto"/>
                <w:bottom w:val="none" w:sz="0" w:space="0" w:color="auto"/>
                <w:right w:val="none" w:sz="0" w:space="0" w:color="auto"/>
              </w:divBdr>
            </w:div>
            <w:div w:id="668213712">
              <w:marLeft w:val="0"/>
              <w:marRight w:val="0"/>
              <w:marTop w:val="0"/>
              <w:marBottom w:val="0"/>
              <w:divBdr>
                <w:top w:val="none" w:sz="0" w:space="0" w:color="auto"/>
                <w:left w:val="none" w:sz="0" w:space="0" w:color="auto"/>
                <w:bottom w:val="none" w:sz="0" w:space="0" w:color="auto"/>
                <w:right w:val="none" w:sz="0" w:space="0" w:color="auto"/>
              </w:divBdr>
            </w:div>
            <w:div w:id="1235625612">
              <w:marLeft w:val="0"/>
              <w:marRight w:val="0"/>
              <w:marTop w:val="0"/>
              <w:marBottom w:val="0"/>
              <w:divBdr>
                <w:top w:val="none" w:sz="0" w:space="0" w:color="auto"/>
                <w:left w:val="none" w:sz="0" w:space="0" w:color="auto"/>
                <w:bottom w:val="none" w:sz="0" w:space="0" w:color="auto"/>
                <w:right w:val="none" w:sz="0" w:space="0" w:color="auto"/>
              </w:divBdr>
            </w:div>
            <w:div w:id="1342705874">
              <w:marLeft w:val="0"/>
              <w:marRight w:val="0"/>
              <w:marTop w:val="0"/>
              <w:marBottom w:val="0"/>
              <w:divBdr>
                <w:top w:val="none" w:sz="0" w:space="0" w:color="auto"/>
                <w:left w:val="none" w:sz="0" w:space="0" w:color="auto"/>
                <w:bottom w:val="none" w:sz="0" w:space="0" w:color="auto"/>
                <w:right w:val="none" w:sz="0" w:space="0" w:color="auto"/>
              </w:divBdr>
            </w:div>
            <w:div w:id="1611665128">
              <w:marLeft w:val="0"/>
              <w:marRight w:val="0"/>
              <w:marTop w:val="0"/>
              <w:marBottom w:val="0"/>
              <w:divBdr>
                <w:top w:val="none" w:sz="0" w:space="0" w:color="auto"/>
                <w:left w:val="none" w:sz="0" w:space="0" w:color="auto"/>
                <w:bottom w:val="none" w:sz="0" w:space="0" w:color="auto"/>
                <w:right w:val="none" w:sz="0" w:space="0" w:color="auto"/>
              </w:divBdr>
            </w:div>
            <w:div w:id="1583225077">
              <w:marLeft w:val="0"/>
              <w:marRight w:val="0"/>
              <w:marTop w:val="0"/>
              <w:marBottom w:val="0"/>
              <w:divBdr>
                <w:top w:val="none" w:sz="0" w:space="0" w:color="auto"/>
                <w:left w:val="none" w:sz="0" w:space="0" w:color="auto"/>
                <w:bottom w:val="none" w:sz="0" w:space="0" w:color="auto"/>
                <w:right w:val="none" w:sz="0" w:space="0" w:color="auto"/>
              </w:divBdr>
            </w:div>
            <w:div w:id="1853301416">
              <w:marLeft w:val="0"/>
              <w:marRight w:val="0"/>
              <w:marTop w:val="0"/>
              <w:marBottom w:val="0"/>
              <w:divBdr>
                <w:top w:val="none" w:sz="0" w:space="0" w:color="auto"/>
                <w:left w:val="none" w:sz="0" w:space="0" w:color="auto"/>
                <w:bottom w:val="none" w:sz="0" w:space="0" w:color="auto"/>
                <w:right w:val="none" w:sz="0" w:space="0" w:color="auto"/>
              </w:divBdr>
            </w:div>
            <w:div w:id="476189653">
              <w:marLeft w:val="0"/>
              <w:marRight w:val="0"/>
              <w:marTop w:val="0"/>
              <w:marBottom w:val="0"/>
              <w:divBdr>
                <w:top w:val="none" w:sz="0" w:space="0" w:color="auto"/>
                <w:left w:val="none" w:sz="0" w:space="0" w:color="auto"/>
                <w:bottom w:val="none" w:sz="0" w:space="0" w:color="auto"/>
                <w:right w:val="none" w:sz="0" w:space="0" w:color="auto"/>
              </w:divBdr>
            </w:div>
            <w:div w:id="1531644064">
              <w:marLeft w:val="0"/>
              <w:marRight w:val="0"/>
              <w:marTop w:val="0"/>
              <w:marBottom w:val="0"/>
              <w:divBdr>
                <w:top w:val="none" w:sz="0" w:space="0" w:color="auto"/>
                <w:left w:val="none" w:sz="0" w:space="0" w:color="auto"/>
                <w:bottom w:val="none" w:sz="0" w:space="0" w:color="auto"/>
                <w:right w:val="none" w:sz="0" w:space="0" w:color="auto"/>
              </w:divBdr>
            </w:div>
            <w:div w:id="1881046786">
              <w:marLeft w:val="0"/>
              <w:marRight w:val="0"/>
              <w:marTop w:val="0"/>
              <w:marBottom w:val="0"/>
              <w:divBdr>
                <w:top w:val="none" w:sz="0" w:space="0" w:color="auto"/>
                <w:left w:val="none" w:sz="0" w:space="0" w:color="auto"/>
                <w:bottom w:val="none" w:sz="0" w:space="0" w:color="auto"/>
                <w:right w:val="none" w:sz="0" w:space="0" w:color="auto"/>
              </w:divBdr>
            </w:div>
            <w:div w:id="649293178">
              <w:marLeft w:val="0"/>
              <w:marRight w:val="0"/>
              <w:marTop w:val="0"/>
              <w:marBottom w:val="0"/>
              <w:divBdr>
                <w:top w:val="none" w:sz="0" w:space="0" w:color="auto"/>
                <w:left w:val="none" w:sz="0" w:space="0" w:color="auto"/>
                <w:bottom w:val="none" w:sz="0" w:space="0" w:color="auto"/>
                <w:right w:val="none" w:sz="0" w:space="0" w:color="auto"/>
              </w:divBdr>
            </w:div>
            <w:div w:id="2071223011">
              <w:marLeft w:val="0"/>
              <w:marRight w:val="0"/>
              <w:marTop w:val="0"/>
              <w:marBottom w:val="0"/>
              <w:divBdr>
                <w:top w:val="none" w:sz="0" w:space="0" w:color="auto"/>
                <w:left w:val="none" w:sz="0" w:space="0" w:color="auto"/>
                <w:bottom w:val="none" w:sz="0" w:space="0" w:color="auto"/>
                <w:right w:val="none" w:sz="0" w:space="0" w:color="auto"/>
              </w:divBdr>
            </w:div>
            <w:div w:id="1526140848">
              <w:marLeft w:val="0"/>
              <w:marRight w:val="0"/>
              <w:marTop w:val="0"/>
              <w:marBottom w:val="0"/>
              <w:divBdr>
                <w:top w:val="none" w:sz="0" w:space="0" w:color="auto"/>
                <w:left w:val="none" w:sz="0" w:space="0" w:color="auto"/>
                <w:bottom w:val="none" w:sz="0" w:space="0" w:color="auto"/>
                <w:right w:val="none" w:sz="0" w:space="0" w:color="auto"/>
              </w:divBdr>
            </w:div>
            <w:div w:id="1909607411">
              <w:marLeft w:val="0"/>
              <w:marRight w:val="0"/>
              <w:marTop w:val="0"/>
              <w:marBottom w:val="0"/>
              <w:divBdr>
                <w:top w:val="none" w:sz="0" w:space="0" w:color="auto"/>
                <w:left w:val="none" w:sz="0" w:space="0" w:color="auto"/>
                <w:bottom w:val="none" w:sz="0" w:space="0" w:color="auto"/>
                <w:right w:val="none" w:sz="0" w:space="0" w:color="auto"/>
              </w:divBdr>
            </w:div>
            <w:div w:id="952904531">
              <w:marLeft w:val="0"/>
              <w:marRight w:val="0"/>
              <w:marTop w:val="0"/>
              <w:marBottom w:val="0"/>
              <w:divBdr>
                <w:top w:val="none" w:sz="0" w:space="0" w:color="auto"/>
                <w:left w:val="none" w:sz="0" w:space="0" w:color="auto"/>
                <w:bottom w:val="none" w:sz="0" w:space="0" w:color="auto"/>
                <w:right w:val="none" w:sz="0" w:space="0" w:color="auto"/>
              </w:divBdr>
            </w:div>
            <w:div w:id="729890084">
              <w:marLeft w:val="0"/>
              <w:marRight w:val="0"/>
              <w:marTop w:val="0"/>
              <w:marBottom w:val="0"/>
              <w:divBdr>
                <w:top w:val="none" w:sz="0" w:space="0" w:color="auto"/>
                <w:left w:val="none" w:sz="0" w:space="0" w:color="auto"/>
                <w:bottom w:val="none" w:sz="0" w:space="0" w:color="auto"/>
                <w:right w:val="none" w:sz="0" w:space="0" w:color="auto"/>
              </w:divBdr>
            </w:div>
            <w:div w:id="385447919">
              <w:marLeft w:val="0"/>
              <w:marRight w:val="0"/>
              <w:marTop w:val="0"/>
              <w:marBottom w:val="0"/>
              <w:divBdr>
                <w:top w:val="none" w:sz="0" w:space="0" w:color="auto"/>
                <w:left w:val="none" w:sz="0" w:space="0" w:color="auto"/>
                <w:bottom w:val="none" w:sz="0" w:space="0" w:color="auto"/>
                <w:right w:val="none" w:sz="0" w:space="0" w:color="auto"/>
              </w:divBdr>
            </w:div>
            <w:div w:id="1224949091">
              <w:marLeft w:val="0"/>
              <w:marRight w:val="0"/>
              <w:marTop w:val="0"/>
              <w:marBottom w:val="0"/>
              <w:divBdr>
                <w:top w:val="none" w:sz="0" w:space="0" w:color="auto"/>
                <w:left w:val="none" w:sz="0" w:space="0" w:color="auto"/>
                <w:bottom w:val="none" w:sz="0" w:space="0" w:color="auto"/>
                <w:right w:val="none" w:sz="0" w:space="0" w:color="auto"/>
              </w:divBdr>
            </w:div>
            <w:div w:id="107895861">
              <w:marLeft w:val="0"/>
              <w:marRight w:val="0"/>
              <w:marTop w:val="0"/>
              <w:marBottom w:val="0"/>
              <w:divBdr>
                <w:top w:val="none" w:sz="0" w:space="0" w:color="auto"/>
                <w:left w:val="none" w:sz="0" w:space="0" w:color="auto"/>
                <w:bottom w:val="none" w:sz="0" w:space="0" w:color="auto"/>
                <w:right w:val="none" w:sz="0" w:space="0" w:color="auto"/>
              </w:divBdr>
            </w:div>
            <w:div w:id="2072918078">
              <w:marLeft w:val="0"/>
              <w:marRight w:val="0"/>
              <w:marTop w:val="0"/>
              <w:marBottom w:val="0"/>
              <w:divBdr>
                <w:top w:val="none" w:sz="0" w:space="0" w:color="auto"/>
                <w:left w:val="none" w:sz="0" w:space="0" w:color="auto"/>
                <w:bottom w:val="none" w:sz="0" w:space="0" w:color="auto"/>
                <w:right w:val="none" w:sz="0" w:space="0" w:color="auto"/>
              </w:divBdr>
            </w:div>
            <w:div w:id="1015573226">
              <w:marLeft w:val="0"/>
              <w:marRight w:val="0"/>
              <w:marTop w:val="0"/>
              <w:marBottom w:val="0"/>
              <w:divBdr>
                <w:top w:val="none" w:sz="0" w:space="0" w:color="auto"/>
                <w:left w:val="none" w:sz="0" w:space="0" w:color="auto"/>
                <w:bottom w:val="none" w:sz="0" w:space="0" w:color="auto"/>
                <w:right w:val="none" w:sz="0" w:space="0" w:color="auto"/>
              </w:divBdr>
            </w:div>
            <w:div w:id="1193149895">
              <w:marLeft w:val="0"/>
              <w:marRight w:val="0"/>
              <w:marTop w:val="0"/>
              <w:marBottom w:val="0"/>
              <w:divBdr>
                <w:top w:val="none" w:sz="0" w:space="0" w:color="auto"/>
                <w:left w:val="none" w:sz="0" w:space="0" w:color="auto"/>
                <w:bottom w:val="none" w:sz="0" w:space="0" w:color="auto"/>
                <w:right w:val="none" w:sz="0" w:space="0" w:color="auto"/>
              </w:divBdr>
            </w:div>
            <w:div w:id="644547127">
              <w:marLeft w:val="0"/>
              <w:marRight w:val="0"/>
              <w:marTop w:val="0"/>
              <w:marBottom w:val="0"/>
              <w:divBdr>
                <w:top w:val="none" w:sz="0" w:space="0" w:color="auto"/>
                <w:left w:val="none" w:sz="0" w:space="0" w:color="auto"/>
                <w:bottom w:val="none" w:sz="0" w:space="0" w:color="auto"/>
                <w:right w:val="none" w:sz="0" w:space="0" w:color="auto"/>
              </w:divBdr>
            </w:div>
            <w:div w:id="1968703570">
              <w:marLeft w:val="0"/>
              <w:marRight w:val="0"/>
              <w:marTop w:val="0"/>
              <w:marBottom w:val="0"/>
              <w:divBdr>
                <w:top w:val="none" w:sz="0" w:space="0" w:color="auto"/>
                <w:left w:val="none" w:sz="0" w:space="0" w:color="auto"/>
                <w:bottom w:val="none" w:sz="0" w:space="0" w:color="auto"/>
                <w:right w:val="none" w:sz="0" w:space="0" w:color="auto"/>
              </w:divBdr>
            </w:div>
            <w:div w:id="1185677578">
              <w:marLeft w:val="0"/>
              <w:marRight w:val="0"/>
              <w:marTop w:val="0"/>
              <w:marBottom w:val="0"/>
              <w:divBdr>
                <w:top w:val="none" w:sz="0" w:space="0" w:color="auto"/>
                <w:left w:val="none" w:sz="0" w:space="0" w:color="auto"/>
                <w:bottom w:val="none" w:sz="0" w:space="0" w:color="auto"/>
                <w:right w:val="none" w:sz="0" w:space="0" w:color="auto"/>
              </w:divBdr>
            </w:div>
            <w:div w:id="1674722777">
              <w:marLeft w:val="0"/>
              <w:marRight w:val="0"/>
              <w:marTop w:val="0"/>
              <w:marBottom w:val="0"/>
              <w:divBdr>
                <w:top w:val="none" w:sz="0" w:space="0" w:color="auto"/>
                <w:left w:val="none" w:sz="0" w:space="0" w:color="auto"/>
                <w:bottom w:val="none" w:sz="0" w:space="0" w:color="auto"/>
                <w:right w:val="none" w:sz="0" w:space="0" w:color="auto"/>
              </w:divBdr>
            </w:div>
            <w:div w:id="1532719768">
              <w:marLeft w:val="0"/>
              <w:marRight w:val="0"/>
              <w:marTop w:val="0"/>
              <w:marBottom w:val="0"/>
              <w:divBdr>
                <w:top w:val="none" w:sz="0" w:space="0" w:color="auto"/>
                <w:left w:val="none" w:sz="0" w:space="0" w:color="auto"/>
                <w:bottom w:val="none" w:sz="0" w:space="0" w:color="auto"/>
                <w:right w:val="none" w:sz="0" w:space="0" w:color="auto"/>
              </w:divBdr>
            </w:div>
            <w:div w:id="1806897673">
              <w:marLeft w:val="0"/>
              <w:marRight w:val="0"/>
              <w:marTop w:val="0"/>
              <w:marBottom w:val="0"/>
              <w:divBdr>
                <w:top w:val="none" w:sz="0" w:space="0" w:color="auto"/>
                <w:left w:val="none" w:sz="0" w:space="0" w:color="auto"/>
                <w:bottom w:val="none" w:sz="0" w:space="0" w:color="auto"/>
                <w:right w:val="none" w:sz="0" w:space="0" w:color="auto"/>
              </w:divBdr>
            </w:div>
            <w:div w:id="2136677729">
              <w:marLeft w:val="0"/>
              <w:marRight w:val="0"/>
              <w:marTop w:val="0"/>
              <w:marBottom w:val="0"/>
              <w:divBdr>
                <w:top w:val="none" w:sz="0" w:space="0" w:color="auto"/>
                <w:left w:val="none" w:sz="0" w:space="0" w:color="auto"/>
                <w:bottom w:val="none" w:sz="0" w:space="0" w:color="auto"/>
                <w:right w:val="none" w:sz="0" w:space="0" w:color="auto"/>
              </w:divBdr>
            </w:div>
            <w:div w:id="767821433">
              <w:marLeft w:val="0"/>
              <w:marRight w:val="0"/>
              <w:marTop w:val="0"/>
              <w:marBottom w:val="0"/>
              <w:divBdr>
                <w:top w:val="none" w:sz="0" w:space="0" w:color="auto"/>
                <w:left w:val="none" w:sz="0" w:space="0" w:color="auto"/>
                <w:bottom w:val="none" w:sz="0" w:space="0" w:color="auto"/>
                <w:right w:val="none" w:sz="0" w:space="0" w:color="auto"/>
              </w:divBdr>
            </w:div>
            <w:div w:id="1626040756">
              <w:marLeft w:val="0"/>
              <w:marRight w:val="0"/>
              <w:marTop w:val="0"/>
              <w:marBottom w:val="0"/>
              <w:divBdr>
                <w:top w:val="none" w:sz="0" w:space="0" w:color="auto"/>
                <w:left w:val="none" w:sz="0" w:space="0" w:color="auto"/>
                <w:bottom w:val="none" w:sz="0" w:space="0" w:color="auto"/>
                <w:right w:val="none" w:sz="0" w:space="0" w:color="auto"/>
              </w:divBdr>
            </w:div>
            <w:div w:id="1041973182">
              <w:marLeft w:val="0"/>
              <w:marRight w:val="0"/>
              <w:marTop w:val="0"/>
              <w:marBottom w:val="0"/>
              <w:divBdr>
                <w:top w:val="none" w:sz="0" w:space="0" w:color="auto"/>
                <w:left w:val="none" w:sz="0" w:space="0" w:color="auto"/>
                <w:bottom w:val="none" w:sz="0" w:space="0" w:color="auto"/>
                <w:right w:val="none" w:sz="0" w:space="0" w:color="auto"/>
              </w:divBdr>
            </w:div>
            <w:div w:id="123696999">
              <w:marLeft w:val="0"/>
              <w:marRight w:val="0"/>
              <w:marTop w:val="0"/>
              <w:marBottom w:val="0"/>
              <w:divBdr>
                <w:top w:val="none" w:sz="0" w:space="0" w:color="auto"/>
                <w:left w:val="none" w:sz="0" w:space="0" w:color="auto"/>
                <w:bottom w:val="none" w:sz="0" w:space="0" w:color="auto"/>
                <w:right w:val="none" w:sz="0" w:space="0" w:color="auto"/>
              </w:divBdr>
            </w:div>
            <w:div w:id="1212306480">
              <w:marLeft w:val="0"/>
              <w:marRight w:val="0"/>
              <w:marTop w:val="0"/>
              <w:marBottom w:val="0"/>
              <w:divBdr>
                <w:top w:val="none" w:sz="0" w:space="0" w:color="auto"/>
                <w:left w:val="none" w:sz="0" w:space="0" w:color="auto"/>
                <w:bottom w:val="none" w:sz="0" w:space="0" w:color="auto"/>
                <w:right w:val="none" w:sz="0" w:space="0" w:color="auto"/>
              </w:divBdr>
            </w:div>
            <w:div w:id="1492334305">
              <w:marLeft w:val="0"/>
              <w:marRight w:val="0"/>
              <w:marTop w:val="0"/>
              <w:marBottom w:val="0"/>
              <w:divBdr>
                <w:top w:val="none" w:sz="0" w:space="0" w:color="auto"/>
                <w:left w:val="none" w:sz="0" w:space="0" w:color="auto"/>
                <w:bottom w:val="none" w:sz="0" w:space="0" w:color="auto"/>
                <w:right w:val="none" w:sz="0" w:space="0" w:color="auto"/>
              </w:divBdr>
            </w:div>
            <w:div w:id="1662348548">
              <w:marLeft w:val="0"/>
              <w:marRight w:val="0"/>
              <w:marTop w:val="0"/>
              <w:marBottom w:val="0"/>
              <w:divBdr>
                <w:top w:val="none" w:sz="0" w:space="0" w:color="auto"/>
                <w:left w:val="none" w:sz="0" w:space="0" w:color="auto"/>
                <w:bottom w:val="none" w:sz="0" w:space="0" w:color="auto"/>
                <w:right w:val="none" w:sz="0" w:space="0" w:color="auto"/>
              </w:divBdr>
            </w:div>
            <w:div w:id="1690132851">
              <w:marLeft w:val="0"/>
              <w:marRight w:val="0"/>
              <w:marTop w:val="0"/>
              <w:marBottom w:val="0"/>
              <w:divBdr>
                <w:top w:val="none" w:sz="0" w:space="0" w:color="auto"/>
                <w:left w:val="none" w:sz="0" w:space="0" w:color="auto"/>
                <w:bottom w:val="none" w:sz="0" w:space="0" w:color="auto"/>
                <w:right w:val="none" w:sz="0" w:space="0" w:color="auto"/>
              </w:divBdr>
            </w:div>
            <w:div w:id="712576427">
              <w:marLeft w:val="0"/>
              <w:marRight w:val="0"/>
              <w:marTop w:val="0"/>
              <w:marBottom w:val="0"/>
              <w:divBdr>
                <w:top w:val="none" w:sz="0" w:space="0" w:color="auto"/>
                <w:left w:val="none" w:sz="0" w:space="0" w:color="auto"/>
                <w:bottom w:val="none" w:sz="0" w:space="0" w:color="auto"/>
                <w:right w:val="none" w:sz="0" w:space="0" w:color="auto"/>
              </w:divBdr>
            </w:div>
            <w:div w:id="1616594963">
              <w:marLeft w:val="0"/>
              <w:marRight w:val="0"/>
              <w:marTop w:val="0"/>
              <w:marBottom w:val="0"/>
              <w:divBdr>
                <w:top w:val="none" w:sz="0" w:space="0" w:color="auto"/>
                <w:left w:val="none" w:sz="0" w:space="0" w:color="auto"/>
                <w:bottom w:val="none" w:sz="0" w:space="0" w:color="auto"/>
                <w:right w:val="none" w:sz="0" w:space="0" w:color="auto"/>
              </w:divBdr>
            </w:div>
            <w:div w:id="194856624">
              <w:marLeft w:val="0"/>
              <w:marRight w:val="0"/>
              <w:marTop w:val="0"/>
              <w:marBottom w:val="0"/>
              <w:divBdr>
                <w:top w:val="none" w:sz="0" w:space="0" w:color="auto"/>
                <w:left w:val="none" w:sz="0" w:space="0" w:color="auto"/>
                <w:bottom w:val="none" w:sz="0" w:space="0" w:color="auto"/>
                <w:right w:val="none" w:sz="0" w:space="0" w:color="auto"/>
              </w:divBdr>
            </w:div>
            <w:div w:id="2008822529">
              <w:marLeft w:val="0"/>
              <w:marRight w:val="0"/>
              <w:marTop w:val="0"/>
              <w:marBottom w:val="0"/>
              <w:divBdr>
                <w:top w:val="none" w:sz="0" w:space="0" w:color="auto"/>
                <w:left w:val="none" w:sz="0" w:space="0" w:color="auto"/>
                <w:bottom w:val="none" w:sz="0" w:space="0" w:color="auto"/>
                <w:right w:val="none" w:sz="0" w:space="0" w:color="auto"/>
              </w:divBdr>
            </w:div>
            <w:div w:id="1322001135">
              <w:marLeft w:val="0"/>
              <w:marRight w:val="0"/>
              <w:marTop w:val="0"/>
              <w:marBottom w:val="0"/>
              <w:divBdr>
                <w:top w:val="none" w:sz="0" w:space="0" w:color="auto"/>
                <w:left w:val="none" w:sz="0" w:space="0" w:color="auto"/>
                <w:bottom w:val="none" w:sz="0" w:space="0" w:color="auto"/>
                <w:right w:val="none" w:sz="0" w:space="0" w:color="auto"/>
              </w:divBdr>
            </w:div>
            <w:div w:id="1112437145">
              <w:marLeft w:val="0"/>
              <w:marRight w:val="0"/>
              <w:marTop w:val="0"/>
              <w:marBottom w:val="0"/>
              <w:divBdr>
                <w:top w:val="none" w:sz="0" w:space="0" w:color="auto"/>
                <w:left w:val="none" w:sz="0" w:space="0" w:color="auto"/>
                <w:bottom w:val="none" w:sz="0" w:space="0" w:color="auto"/>
                <w:right w:val="none" w:sz="0" w:space="0" w:color="auto"/>
              </w:divBdr>
            </w:div>
            <w:div w:id="320156343">
              <w:marLeft w:val="0"/>
              <w:marRight w:val="0"/>
              <w:marTop w:val="0"/>
              <w:marBottom w:val="0"/>
              <w:divBdr>
                <w:top w:val="none" w:sz="0" w:space="0" w:color="auto"/>
                <w:left w:val="none" w:sz="0" w:space="0" w:color="auto"/>
                <w:bottom w:val="none" w:sz="0" w:space="0" w:color="auto"/>
                <w:right w:val="none" w:sz="0" w:space="0" w:color="auto"/>
              </w:divBdr>
            </w:div>
            <w:div w:id="632491375">
              <w:marLeft w:val="0"/>
              <w:marRight w:val="0"/>
              <w:marTop w:val="0"/>
              <w:marBottom w:val="0"/>
              <w:divBdr>
                <w:top w:val="none" w:sz="0" w:space="0" w:color="auto"/>
                <w:left w:val="none" w:sz="0" w:space="0" w:color="auto"/>
                <w:bottom w:val="none" w:sz="0" w:space="0" w:color="auto"/>
                <w:right w:val="none" w:sz="0" w:space="0" w:color="auto"/>
              </w:divBdr>
            </w:div>
            <w:div w:id="1466047036">
              <w:marLeft w:val="0"/>
              <w:marRight w:val="0"/>
              <w:marTop w:val="0"/>
              <w:marBottom w:val="0"/>
              <w:divBdr>
                <w:top w:val="none" w:sz="0" w:space="0" w:color="auto"/>
                <w:left w:val="none" w:sz="0" w:space="0" w:color="auto"/>
                <w:bottom w:val="none" w:sz="0" w:space="0" w:color="auto"/>
                <w:right w:val="none" w:sz="0" w:space="0" w:color="auto"/>
              </w:divBdr>
            </w:div>
            <w:div w:id="2116434832">
              <w:marLeft w:val="0"/>
              <w:marRight w:val="0"/>
              <w:marTop w:val="0"/>
              <w:marBottom w:val="0"/>
              <w:divBdr>
                <w:top w:val="none" w:sz="0" w:space="0" w:color="auto"/>
                <w:left w:val="none" w:sz="0" w:space="0" w:color="auto"/>
                <w:bottom w:val="none" w:sz="0" w:space="0" w:color="auto"/>
                <w:right w:val="none" w:sz="0" w:space="0" w:color="auto"/>
              </w:divBdr>
            </w:div>
            <w:div w:id="584806250">
              <w:marLeft w:val="0"/>
              <w:marRight w:val="0"/>
              <w:marTop w:val="0"/>
              <w:marBottom w:val="0"/>
              <w:divBdr>
                <w:top w:val="none" w:sz="0" w:space="0" w:color="auto"/>
                <w:left w:val="none" w:sz="0" w:space="0" w:color="auto"/>
                <w:bottom w:val="none" w:sz="0" w:space="0" w:color="auto"/>
                <w:right w:val="none" w:sz="0" w:space="0" w:color="auto"/>
              </w:divBdr>
            </w:div>
            <w:div w:id="1758476981">
              <w:marLeft w:val="0"/>
              <w:marRight w:val="0"/>
              <w:marTop w:val="0"/>
              <w:marBottom w:val="0"/>
              <w:divBdr>
                <w:top w:val="none" w:sz="0" w:space="0" w:color="auto"/>
                <w:left w:val="none" w:sz="0" w:space="0" w:color="auto"/>
                <w:bottom w:val="none" w:sz="0" w:space="0" w:color="auto"/>
                <w:right w:val="none" w:sz="0" w:space="0" w:color="auto"/>
              </w:divBdr>
            </w:div>
            <w:div w:id="1561668124">
              <w:marLeft w:val="0"/>
              <w:marRight w:val="0"/>
              <w:marTop w:val="0"/>
              <w:marBottom w:val="0"/>
              <w:divBdr>
                <w:top w:val="none" w:sz="0" w:space="0" w:color="auto"/>
                <w:left w:val="none" w:sz="0" w:space="0" w:color="auto"/>
                <w:bottom w:val="none" w:sz="0" w:space="0" w:color="auto"/>
                <w:right w:val="none" w:sz="0" w:space="0" w:color="auto"/>
              </w:divBdr>
            </w:div>
            <w:div w:id="2117291790">
              <w:marLeft w:val="0"/>
              <w:marRight w:val="0"/>
              <w:marTop w:val="0"/>
              <w:marBottom w:val="0"/>
              <w:divBdr>
                <w:top w:val="none" w:sz="0" w:space="0" w:color="auto"/>
                <w:left w:val="none" w:sz="0" w:space="0" w:color="auto"/>
                <w:bottom w:val="none" w:sz="0" w:space="0" w:color="auto"/>
                <w:right w:val="none" w:sz="0" w:space="0" w:color="auto"/>
              </w:divBdr>
            </w:div>
            <w:div w:id="2096895751">
              <w:marLeft w:val="0"/>
              <w:marRight w:val="0"/>
              <w:marTop w:val="0"/>
              <w:marBottom w:val="0"/>
              <w:divBdr>
                <w:top w:val="none" w:sz="0" w:space="0" w:color="auto"/>
                <w:left w:val="none" w:sz="0" w:space="0" w:color="auto"/>
                <w:bottom w:val="none" w:sz="0" w:space="0" w:color="auto"/>
                <w:right w:val="none" w:sz="0" w:space="0" w:color="auto"/>
              </w:divBdr>
            </w:div>
            <w:div w:id="122117941">
              <w:marLeft w:val="0"/>
              <w:marRight w:val="0"/>
              <w:marTop w:val="0"/>
              <w:marBottom w:val="0"/>
              <w:divBdr>
                <w:top w:val="none" w:sz="0" w:space="0" w:color="auto"/>
                <w:left w:val="none" w:sz="0" w:space="0" w:color="auto"/>
                <w:bottom w:val="none" w:sz="0" w:space="0" w:color="auto"/>
                <w:right w:val="none" w:sz="0" w:space="0" w:color="auto"/>
              </w:divBdr>
            </w:div>
            <w:div w:id="696470391">
              <w:marLeft w:val="0"/>
              <w:marRight w:val="0"/>
              <w:marTop w:val="0"/>
              <w:marBottom w:val="0"/>
              <w:divBdr>
                <w:top w:val="none" w:sz="0" w:space="0" w:color="auto"/>
                <w:left w:val="none" w:sz="0" w:space="0" w:color="auto"/>
                <w:bottom w:val="none" w:sz="0" w:space="0" w:color="auto"/>
                <w:right w:val="none" w:sz="0" w:space="0" w:color="auto"/>
              </w:divBdr>
            </w:div>
            <w:div w:id="972517765">
              <w:marLeft w:val="0"/>
              <w:marRight w:val="0"/>
              <w:marTop w:val="0"/>
              <w:marBottom w:val="0"/>
              <w:divBdr>
                <w:top w:val="none" w:sz="0" w:space="0" w:color="auto"/>
                <w:left w:val="none" w:sz="0" w:space="0" w:color="auto"/>
                <w:bottom w:val="none" w:sz="0" w:space="0" w:color="auto"/>
                <w:right w:val="none" w:sz="0" w:space="0" w:color="auto"/>
              </w:divBdr>
            </w:div>
            <w:div w:id="811367773">
              <w:marLeft w:val="0"/>
              <w:marRight w:val="0"/>
              <w:marTop w:val="0"/>
              <w:marBottom w:val="0"/>
              <w:divBdr>
                <w:top w:val="none" w:sz="0" w:space="0" w:color="auto"/>
                <w:left w:val="none" w:sz="0" w:space="0" w:color="auto"/>
                <w:bottom w:val="none" w:sz="0" w:space="0" w:color="auto"/>
                <w:right w:val="none" w:sz="0" w:space="0" w:color="auto"/>
              </w:divBdr>
            </w:div>
            <w:div w:id="278922683">
              <w:marLeft w:val="0"/>
              <w:marRight w:val="0"/>
              <w:marTop w:val="0"/>
              <w:marBottom w:val="0"/>
              <w:divBdr>
                <w:top w:val="none" w:sz="0" w:space="0" w:color="auto"/>
                <w:left w:val="none" w:sz="0" w:space="0" w:color="auto"/>
                <w:bottom w:val="none" w:sz="0" w:space="0" w:color="auto"/>
                <w:right w:val="none" w:sz="0" w:space="0" w:color="auto"/>
              </w:divBdr>
            </w:div>
            <w:div w:id="1550456122">
              <w:marLeft w:val="0"/>
              <w:marRight w:val="0"/>
              <w:marTop w:val="0"/>
              <w:marBottom w:val="0"/>
              <w:divBdr>
                <w:top w:val="none" w:sz="0" w:space="0" w:color="auto"/>
                <w:left w:val="none" w:sz="0" w:space="0" w:color="auto"/>
                <w:bottom w:val="none" w:sz="0" w:space="0" w:color="auto"/>
                <w:right w:val="none" w:sz="0" w:space="0" w:color="auto"/>
              </w:divBdr>
            </w:div>
            <w:div w:id="1328360297">
              <w:marLeft w:val="0"/>
              <w:marRight w:val="0"/>
              <w:marTop w:val="0"/>
              <w:marBottom w:val="0"/>
              <w:divBdr>
                <w:top w:val="none" w:sz="0" w:space="0" w:color="auto"/>
                <w:left w:val="none" w:sz="0" w:space="0" w:color="auto"/>
                <w:bottom w:val="none" w:sz="0" w:space="0" w:color="auto"/>
                <w:right w:val="none" w:sz="0" w:space="0" w:color="auto"/>
              </w:divBdr>
            </w:div>
            <w:div w:id="2029716099">
              <w:marLeft w:val="0"/>
              <w:marRight w:val="0"/>
              <w:marTop w:val="0"/>
              <w:marBottom w:val="0"/>
              <w:divBdr>
                <w:top w:val="none" w:sz="0" w:space="0" w:color="auto"/>
                <w:left w:val="none" w:sz="0" w:space="0" w:color="auto"/>
                <w:bottom w:val="none" w:sz="0" w:space="0" w:color="auto"/>
                <w:right w:val="none" w:sz="0" w:space="0" w:color="auto"/>
              </w:divBdr>
            </w:div>
            <w:div w:id="1888183955">
              <w:marLeft w:val="0"/>
              <w:marRight w:val="0"/>
              <w:marTop w:val="0"/>
              <w:marBottom w:val="0"/>
              <w:divBdr>
                <w:top w:val="none" w:sz="0" w:space="0" w:color="auto"/>
                <w:left w:val="none" w:sz="0" w:space="0" w:color="auto"/>
                <w:bottom w:val="none" w:sz="0" w:space="0" w:color="auto"/>
                <w:right w:val="none" w:sz="0" w:space="0" w:color="auto"/>
              </w:divBdr>
            </w:div>
            <w:div w:id="1099905676">
              <w:marLeft w:val="0"/>
              <w:marRight w:val="0"/>
              <w:marTop w:val="0"/>
              <w:marBottom w:val="0"/>
              <w:divBdr>
                <w:top w:val="none" w:sz="0" w:space="0" w:color="auto"/>
                <w:left w:val="none" w:sz="0" w:space="0" w:color="auto"/>
                <w:bottom w:val="none" w:sz="0" w:space="0" w:color="auto"/>
                <w:right w:val="none" w:sz="0" w:space="0" w:color="auto"/>
              </w:divBdr>
            </w:div>
            <w:div w:id="383212424">
              <w:marLeft w:val="0"/>
              <w:marRight w:val="0"/>
              <w:marTop w:val="0"/>
              <w:marBottom w:val="0"/>
              <w:divBdr>
                <w:top w:val="none" w:sz="0" w:space="0" w:color="auto"/>
                <w:left w:val="none" w:sz="0" w:space="0" w:color="auto"/>
                <w:bottom w:val="none" w:sz="0" w:space="0" w:color="auto"/>
                <w:right w:val="none" w:sz="0" w:space="0" w:color="auto"/>
              </w:divBdr>
            </w:div>
            <w:div w:id="511146082">
              <w:marLeft w:val="0"/>
              <w:marRight w:val="0"/>
              <w:marTop w:val="0"/>
              <w:marBottom w:val="0"/>
              <w:divBdr>
                <w:top w:val="none" w:sz="0" w:space="0" w:color="auto"/>
                <w:left w:val="none" w:sz="0" w:space="0" w:color="auto"/>
                <w:bottom w:val="none" w:sz="0" w:space="0" w:color="auto"/>
                <w:right w:val="none" w:sz="0" w:space="0" w:color="auto"/>
              </w:divBdr>
            </w:div>
            <w:div w:id="77406330">
              <w:marLeft w:val="0"/>
              <w:marRight w:val="0"/>
              <w:marTop w:val="0"/>
              <w:marBottom w:val="0"/>
              <w:divBdr>
                <w:top w:val="none" w:sz="0" w:space="0" w:color="auto"/>
                <w:left w:val="none" w:sz="0" w:space="0" w:color="auto"/>
                <w:bottom w:val="none" w:sz="0" w:space="0" w:color="auto"/>
                <w:right w:val="none" w:sz="0" w:space="0" w:color="auto"/>
              </w:divBdr>
            </w:div>
            <w:div w:id="1941713304">
              <w:marLeft w:val="0"/>
              <w:marRight w:val="0"/>
              <w:marTop w:val="0"/>
              <w:marBottom w:val="0"/>
              <w:divBdr>
                <w:top w:val="none" w:sz="0" w:space="0" w:color="auto"/>
                <w:left w:val="none" w:sz="0" w:space="0" w:color="auto"/>
                <w:bottom w:val="none" w:sz="0" w:space="0" w:color="auto"/>
                <w:right w:val="none" w:sz="0" w:space="0" w:color="auto"/>
              </w:divBdr>
            </w:div>
            <w:div w:id="510729904">
              <w:marLeft w:val="0"/>
              <w:marRight w:val="0"/>
              <w:marTop w:val="0"/>
              <w:marBottom w:val="0"/>
              <w:divBdr>
                <w:top w:val="none" w:sz="0" w:space="0" w:color="auto"/>
                <w:left w:val="none" w:sz="0" w:space="0" w:color="auto"/>
                <w:bottom w:val="none" w:sz="0" w:space="0" w:color="auto"/>
                <w:right w:val="none" w:sz="0" w:space="0" w:color="auto"/>
              </w:divBdr>
            </w:div>
            <w:div w:id="1694569094">
              <w:marLeft w:val="0"/>
              <w:marRight w:val="0"/>
              <w:marTop w:val="0"/>
              <w:marBottom w:val="0"/>
              <w:divBdr>
                <w:top w:val="none" w:sz="0" w:space="0" w:color="auto"/>
                <w:left w:val="none" w:sz="0" w:space="0" w:color="auto"/>
                <w:bottom w:val="none" w:sz="0" w:space="0" w:color="auto"/>
                <w:right w:val="none" w:sz="0" w:space="0" w:color="auto"/>
              </w:divBdr>
            </w:div>
            <w:div w:id="707920327">
              <w:marLeft w:val="0"/>
              <w:marRight w:val="0"/>
              <w:marTop w:val="0"/>
              <w:marBottom w:val="0"/>
              <w:divBdr>
                <w:top w:val="none" w:sz="0" w:space="0" w:color="auto"/>
                <w:left w:val="none" w:sz="0" w:space="0" w:color="auto"/>
                <w:bottom w:val="none" w:sz="0" w:space="0" w:color="auto"/>
                <w:right w:val="none" w:sz="0" w:space="0" w:color="auto"/>
              </w:divBdr>
            </w:div>
            <w:div w:id="1029262368">
              <w:marLeft w:val="0"/>
              <w:marRight w:val="0"/>
              <w:marTop w:val="0"/>
              <w:marBottom w:val="0"/>
              <w:divBdr>
                <w:top w:val="none" w:sz="0" w:space="0" w:color="auto"/>
                <w:left w:val="none" w:sz="0" w:space="0" w:color="auto"/>
                <w:bottom w:val="none" w:sz="0" w:space="0" w:color="auto"/>
                <w:right w:val="none" w:sz="0" w:space="0" w:color="auto"/>
              </w:divBdr>
            </w:div>
            <w:div w:id="52166752">
              <w:marLeft w:val="0"/>
              <w:marRight w:val="0"/>
              <w:marTop w:val="0"/>
              <w:marBottom w:val="0"/>
              <w:divBdr>
                <w:top w:val="none" w:sz="0" w:space="0" w:color="auto"/>
                <w:left w:val="none" w:sz="0" w:space="0" w:color="auto"/>
                <w:bottom w:val="none" w:sz="0" w:space="0" w:color="auto"/>
                <w:right w:val="none" w:sz="0" w:space="0" w:color="auto"/>
              </w:divBdr>
            </w:div>
            <w:div w:id="1717388773">
              <w:marLeft w:val="0"/>
              <w:marRight w:val="0"/>
              <w:marTop w:val="0"/>
              <w:marBottom w:val="0"/>
              <w:divBdr>
                <w:top w:val="none" w:sz="0" w:space="0" w:color="auto"/>
                <w:left w:val="none" w:sz="0" w:space="0" w:color="auto"/>
                <w:bottom w:val="none" w:sz="0" w:space="0" w:color="auto"/>
                <w:right w:val="none" w:sz="0" w:space="0" w:color="auto"/>
              </w:divBdr>
            </w:div>
            <w:div w:id="117339473">
              <w:marLeft w:val="0"/>
              <w:marRight w:val="0"/>
              <w:marTop w:val="0"/>
              <w:marBottom w:val="0"/>
              <w:divBdr>
                <w:top w:val="none" w:sz="0" w:space="0" w:color="auto"/>
                <w:left w:val="none" w:sz="0" w:space="0" w:color="auto"/>
                <w:bottom w:val="none" w:sz="0" w:space="0" w:color="auto"/>
                <w:right w:val="none" w:sz="0" w:space="0" w:color="auto"/>
              </w:divBdr>
            </w:div>
            <w:div w:id="1479422471">
              <w:marLeft w:val="0"/>
              <w:marRight w:val="0"/>
              <w:marTop w:val="0"/>
              <w:marBottom w:val="0"/>
              <w:divBdr>
                <w:top w:val="none" w:sz="0" w:space="0" w:color="auto"/>
                <w:left w:val="none" w:sz="0" w:space="0" w:color="auto"/>
                <w:bottom w:val="none" w:sz="0" w:space="0" w:color="auto"/>
                <w:right w:val="none" w:sz="0" w:space="0" w:color="auto"/>
              </w:divBdr>
            </w:div>
            <w:div w:id="1319111136">
              <w:marLeft w:val="0"/>
              <w:marRight w:val="0"/>
              <w:marTop w:val="0"/>
              <w:marBottom w:val="0"/>
              <w:divBdr>
                <w:top w:val="none" w:sz="0" w:space="0" w:color="auto"/>
                <w:left w:val="none" w:sz="0" w:space="0" w:color="auto"/>
                <w:bottom w:val="none" w:sz="0" w:space="0" w:color="auto"/>
                <w:right w:val="none" w:sz="0" w:space="0" w:color="auto"/>
              </w:divBdr>
            </w:div>
            <w:div w:id="1653948458">
              <w:marLeft w:val="0"/>
              <w:marRight w:val="0"/>
              <w:marTop w:val="0"/>
              <w:marBottom w:val="0"/>
              <w:divBdr>
                <w:top w:val="none" w:sz="0" w:space="0" w:color="auto"/>
                <w:left w:val="none" w:sz="0" w:space="0" w:color="auto"/>
                <w:bottom w:val="none" w:sz="0" w:space="0" w:color="auto"/>
                <w:right w:val="none" w:sz="0" w:space="0" w:color="auto"/>
              </w:divBdr>
            </w:div>
            <w:div w:id="833372516">
              <w:marLeft w:val="0"/>
              <w:marRight w:val="0"/>
              <w:marTop w:val="0"/>
              <w:marBottom w:val="0"/>
              <w:divBdr>
                <w:top w:val="none" w:sz="0" w:space="0" w:color="auto"/>
                <w:left w:val="none" w:sz="0" w:space="0" w:color="auto"/>
                <w:bottom w:val="none" w:sz="0" w:space="0" w:color="auto"/>
                <w:right w:val="none" w:sz="0" w:space="0" w:color="auto"/>
              </w:divBdr>
            </w:div>
            <w:div w:id="858928334">
              <w:marLeft w:val="0"/>
              <w:marRight w:val="0"/>
              <w:marTop w:val="0"/>
              <w:marBottom w:val="0"/>
              <w:divBdr>
                <w:top w:val="none" w:sz="0" w:space="0" w:color="auto"/>
                <w:left w:val="none" w:sz="0" w:space="0" w:color="auto"/>
                <w:bottom w:val="none" w:sz="0" w:space="0" w:color="auto"/>
                <w:right w:val="none" w:sz="0" w:space="0" w:color="auto"/>
              </w:divBdr>
            </w:div>
            <w:div w:id="1277903639">
              <w:marLeft w:val="0"/>
              <w:marRight w:val="0"/>
              <w:marTop w:val="0"/>
              <w:marBottom w:val="0"/>
              <w:divBdr>
                <w:top w:val="none" w:sz="0" w:space="0" w:color="auto"/>
                <w:left w:val="none" w:sz="0" w:space="0" w:color="auto"/>
                <w:bottom w:val="none" w:sz="0" w:space="0" w:color="auto"/>
                <w:right w:val="none" w:sz="0" w:space="0" w:color="auto"/>
              </w:divBdr>
            </w:div>
            <w:div w:id="1790080699">
              <w:marLeft w:val="0"/>
              <w:marRight w:val="0"/>
              <w:marTop w:val="0"/>
              <w:marBottom w:val="0"/>
              <w:divBdr>
                <w:top w:val="none" w:sz="0" w:space="0" w:color="auto"/>
                <w:left w:val="none" w:sz="0" w:space="0" w:color="auto"/>
                <w:bottom w:val="none" w:sz="0" w:space="0" w:color="auto"/>
                <w:right w:val="none" w:sz="0" w:space="0" w:color="auto"/>
              </w:divBdr>
            </w:div>
            <w:div w:id="53819523">
              <w:marLeft w:val="0"/>
              <w:marRight w:val="0"/>
              <w:marTop w:val="0"/>
              <w:marBottom w:val="0"/>
              <w:divBdr>
                <w:top w:val="none" w:sz="0" w:space="0" w:color="auto"/>
                <w:left w:val="none" w:sz="0" w:space="0" w:color="auto"/>
                <w:bottom w:val="none" w:sz="0" w:space="0" w:color="auto"/>
                <w:right w:val="none" w:sz="0" w:space="0" w:color="auto"/>
              </w:divBdr>
            </w:div>
            <w:div w:id="335613334">
              <w:marLeft w:val="0"/>
              <w:marRight w:val="0"/>
              <w:marTop w:val="0"/>
              <w:marBottom w:val="0"/>
              <w:divBdr>
                <w:top w:val="none" w:sz="0" w:space="0" w:color="auto"/>
                <w:left w:val="none" w:sz="0" w:space="0" w:color="auto"/>
                <w:bottom w:val="none" w:sz="0" w:space="0" w:color="auto"/>
                <w:right w:val="none" w:sz="0" w:space="0" w:color="auto"/>
              </w:divBdr>
            </w:div>
            <w:div w:id="865555188">
              <w:marLeft w:val="0"/>
              <w:marRight w:val="0"/>
              <w:marTop w:val="0"/>
              <w:marBottom w:val="0"/>
              <w:divBdr>
                <w:top w:val="none" w:sz="0" w:space="0" w:color="auto"/>
                <w:left w:val="none" w:sz="0" w:space="0" w:color="auto"/>
                <w:bottom w:val="none" w:sz="0" w:space="0" w:color="auto"/>
                <w:right w:val="none" w:sz="0" w:space="0" w:color="auto"/>
              </w:divBdr>
            </w:div>
            <w:div w:id="1819111522">
              <w:marLeft w:val="0"/>
              <w:marRight w:val="0"/>
              <w:marTop w:val="0"/>
              <w:marBottom w:val="0"/>
              <w:divBdr>
                <w:top w:val="none" w:sz="0" w:space="0" w:color="auto"/>
                <w:left w:val="none" w:sz="0" w:space="0" w:color="auto"/>
                <w:bottom w:val="none" w:sz="0" w:space="0" w:color="auto"/>
                <w:right w:val="none" w:sz="0" w:space="0" w:color="auto"/>
              </w:divBdr>
            </w:div>
            <w:div w:id="474152979">
              <w:marLeft w:val="0"/>
              <w:marRight w:val="0"/>
              <w:marTop w:val="0"/>
              <w:marBottom w:val="0"/>
              <w:divBdr>
                <w:top w:val="none" w:sz="0" w:space="0" w:color="auto"/>
                <w:left w:val="none" w:sz="0" w:space="0" w:color="auto"/>
                <w:bottom w:val="none" w:sz="0" w:space="0" w:color="auto"/>
                <w:right w:val="none" w:sz="0" w:space="0" w:color="auto"/>
              </w:divBdr>
            </w:div>
            <w:div w:id="1333414773">
              <w:marLeft w:val="0"/>
              <w:marRight w:val="0"/>
              <w:marTop w:val="0"/>
              <w:marBottom w:val="0"/>
              <w:divBdr>
                <w:top w:val="none" w:sz="0" w:space="0" w:color="auto"/>
                <w:left w:val="none" w:sz="0" w:space="0" w:color="auto"/>
                <w:bottom w:val="none" w:sz="0" w:space="0" w:color="auto"/>
                <w:right w:val="none" w:sz="0" w:space="0" w:color="auto"/>
              </w:divBdr>
            </w:div>
            <w:div w:id="1456366772">
              <w:marLeft w:val="0"/>
              <w:marRight w:val="0"/>
              <w:marTop w:val="0"/>
              <w:marBottom w:val="0"/>
              <w:divBdr>
                <w:top w:val="none" w:sz="0" w:space="0" w:color="auto"/>
                <w:left w:val="none" w:sz="0" w:space="0" w:color="auto"/>
                <w:bottom w:val="none" w:sz="0" w:space="0" w:color="auto"/>
                <w:right w:val="none" w:sz="0" w:space="0" w:color="auto"/>
              </w:divBdr>
            </w:div>
            <w:div w:id="2083870413">
              <w:marLeft w:val="0"/>
              <w:marRight w:val="0"/>
              <w:marTop w:val="0"/>
              <w:marBottom w:val="0"/>
              <w:divBdr>
                <w:top w:val="none" w:sz="0" w:space="0" w:color="auto"/>
                <w:left w:val="none" w:sz="0" w:space="0" w:color="auto"/>
                <w:bottom w:val="none" w:sz="0" w:space="0" w:color="auto"/>
                <w:right w:val="none" w:sz="0" w:space="0" w:color="auto"/>
              </w:divBdr>
            </w:div>
            <w:div w:id="3839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4176">
      <w:bodyDiv w:val="1"/>
      <w:marLeft w:val="0"/>
      <w:marRight w:val="0"/>
      <w:marTop w:val="0"/>
      <w:marBottom w:val="0"/>
      <w:divBdr>
        <w:top w:val="none" w:sz="0" w:space="0" w:color="auto"/>
        <w:left w:val="none" w:sz="0" w:space="0" w:color="auto"/>
        <w:bottom w:val="none" w:sz="0" w:space="0" w:color="auto"/>
        <w:right w:val="none" w:sz="0" w:space="0" w:color="auto"/>
      </w:divBdr>
      <w:divsChild>
        <w:div w:id="925067582">
          <w:marLeft w:val="0"/>
          <w:marRight w:val="0"/>
          <w:marTop w:val="0"/>
          <w:marBottom w:val="0"/>
          <w:divBdr>
            <w:top w:val="none" w:sz="0" w:space="0" w:color="auto"/>
            <w:left w:val="none" w:sz="0" w:space="0" w:color="auto"/>
            <w:bottom w:val="none" w:sz="0" w:space="0" w:color="auto"/>
            <w:right w:val="none" w:sz="0" w:space="0" w:color="auto"/>
          </w:divBdr>
          <w:divsChild>
            <w:div w:id="2097431996">
              <w:marLeft w:val="0"/>
              <w:marRight w:val="0"/>
              <w:marTop w:val="0"/>
              <w:marBottom w:val="0"/>
              <w:divBdr>
                <w:top w:val="none" w:sz="0" w:space="0" w:color="auto"/>
                <w:left w:val="none" w:sz="0" w:space="0" w:color="auto"/>
                <w:bottom w:val="none" w:sz="0" w:space="0" w:color="auto"/>
                <w:right w:val="none" w:sz="0" w:space="0" w:color="auto"/>
              </w:divBdr>
            </w:div>
            <w:div w:id="1724909290">
              <w:marLeft w:val="0"/>
              <w:marRight w:val="0"/>
              <w:marTop w:val="0"/>
              <w:marBottom w:val="0"/>
              <w:divBdr>
                <w:top w:val="none" w:sz="0" w:space="0" w:color="auto"/>
                <w:left w:val="none" w:sz="0" w:space="0" w:color="auto"/>
                <w:bottom w:val="none" w:sz="0" w:space="0" w:color="auto"/>
                <w:right w:val="none" w:sz="0" w:space="0" w:color="auto"/>
              </w:divBdr>
            </w:div>
            <w:div w:id="1182162285">
              <w:marLeft w:val="0"/>
              <w:marRight w:val="0"/>
              <w:marTop w:val="0"/>
              <w:marBottom w:val="0"/>
              <w:divBdr>
                <w:top w:val="none" w:sz="0" w:space="0" w:color="auto"/>
                <w:left w:val="none" w:sz="0" w:space="0" w:color="auto"/>
                <w:bottom w:val="none" w:sz="0" w:space="0" w:color="auto"/>
                <w:right w:val="none" w:sz="0" w:space="0" w:color="auto"/>
              </w:divBdr>
            </w:div>
            <w:div w:id="1284993029">
              <w:marLeft w:val="0"/>
              <w:marRight w:val="0"/>
              <w:marTop w:val="0"/>
              <w:marBottom w:val="0"/>
              <w:divBdr>
                <w:top w:val="none" w:sz="0" w:space="0" w:color="auto"/>
                <w:left w:val="none" w:sz="0" w:space="0" w:color="auto"/>
                <w:bottom w:val="none" w:sz="0" w:space="0" w:color="auto"/>
                <w:right w:val="none" w:sz="0" w:space="0" w:color="auto"/>
              </w:divBdr>
            </w:div>
            <w:div w:id="296030196">
              <w:marLeft w:val="0"/>
              <w:marRight w:val="0"/>
              <w:marTop w:val="0"/>
              <w:marBottom w:val="0"/>
              <w:divBdr>
                <w:top w:val="none" w:sz="0" w:space="0" w:color="auto"/>
                <w:left w:val="none" w:sz="0" w:space="0" w:color="auto"/>
                <w:bottom w:val="none" w:sz="0" w:space="0" w:color="auto"/>
                <w:right w:val="none" w:sz="0" w:space="0" w:color="auto"/>
              </w:divBdr>
            </w:div>
            <w:div w:id="2104495128">
              <w:marLeft w:val="0"/>
              <w:marRight w:val="0"/>
              <w:marTop w:val="0"/>
              <w:marBottom w:val="0"/>
              <w:divBdr>
                <w:top w:val="none" w:sz="0" w:space="0" w:color="auto"/>
                <w:left w:val="none" w:sz="0" w:space="0" w:color="auto"/>
                <w:bottom w:val="none" w:sz="0" w:space="0" w:color="auto"/>
                <w:right w:val="none" w:sz="0" w:space="0" w:color="auto"/>
              </w:divBdr>
            </w:div>
            <w:div w:id="287471798">
              <w:marLeft w:val="0"/>
              <w:marRight w:val="0"/>
              <w:marTop w:val="0"/>
              <w:marBottom w:val="0"/>
              <w:divBdr>
                <w:top w:val="none" w:sz="0" w:space="0" w:color="auto"/>
                <w:left w:val="none" w:sz="0" w:space="0" w:color="auto"/>
                <w:bottom w:val="none" w:sz="0" w:space="0" w:color="auto"/>
                <w:right w:val="none" w:sz="0" w:space="0" w:color="auto"/>
              </w:divBdr>
            </w:div>
            <w:div w:id="301620160">
              <w:marLeft w:val="0"/>
              <w:marRight w:val="0"/>
              <w:marTop w:val="0"/>
              <w:marBottom w:val="0"/>
              <w:divBdr>
                <w:top w:val="none" w:sz="0" w:space="0" w:color="auto"/>
                <w:left w:val="none" w:sz="0" w:space="0" w:color="auto"/>
                <w:bottom w:val="none" w:sz="0" w:space="0" w:color="auto"/>
                <w:right w:val="none" w:sz="0" w:space="0" w:color="auto"/>
              </w:divBdr>
            </w:div>
            <w:div w:id="1726103539">
              <w:marLeft w:val="0"/>
              <w:marRight w:val="0"/>
              <w:marTop w:val="0"/>
              <w:marBottom w:val="0"/>
              <w:divBdr>
                <w:top w:val="none" w:sz="0" w:space="0" w:color="auto"/>
                <w:left w:val="none" w:sz="0" w:space="0" w:color="auto"/>
                <w:bottom w:val="none" w:sz="0" w:space="0" w:color="auto"/>
                <w:right w:val="none" w:sz="0" w:space="0" w:color="auto"/>
              </w:divBdr>
            </w:div>
            <w:div w:id="1672950338">
              <w:marLeft w:val="0"/>
              <w:marRight w:val="0"/>
              <w:marTop w:val="0"/>
              <w:marBottom w:val="0"/>
              <w:divBdr>
                <w:top w:val="none" w:sz="0" w:space="0" w:color="auto"/>
                <w:left w:val="none" w:sz="0" w:space="0" w:color="auto"/>
                <w:bottom w:val="none" w:sz="0" w:space="0" w:color="auto"/>
                <w:right w:val="none" w:sz="0" w:space="0" w:color="auto"/>
              </w:divBdr>
            </w:div>
            <w:div w:id="566765093">
              <w:marLeft w:val="0"/>
              <w:marRight w:val="0"/>
              <w:marTop w:val="0"/>
              <w:marBottom w:val="0"/>
              <w:divBdr>
                <w:top w:val="none" w:sz="0" w:space="0" w:color="auto"/>
                <w:left w:val="none" w:sz="0" w:space="0" w:color="auto"/>
                <w:bottom w:val="none" w:sz="0" w:space="0" w:color="auto"/>
                <w:right w:val="none" w:sz="0" w:space="0" w:color="auto"/>
              </w:divBdr>
            </w:div>
            <w:div w:id="2111781130">
              <w:marLeft w:val="0"/>
              <w:marRight w:val="0"/>
              <w:marTop w:val="0"/>
              <w:marBottom w:val="0"/>
              <w:divBdr>
                <w:top w:val="none" w:sz="0" w:space="0" w:color="auto"/>
                <w:left w:val="none" w:sz="0" w:space="0" w:color="auto"/>
                <w:bottom w:val="none" w:sz="0" w:space="0" w:color="auto"/>
                <w:right w:val="none" w:sz="0" w:space="0" w:color="auto"/>
              </w:divBdr>
            </w:div>
            <w:div w:id="1204826365">
              <w:marLeft w:val="0"/>
              <w:marRight w:val="0"/>
              <w:marTop w:val="0"/>
              <w:marBottom w:val="0"/>
              <w:divBdr>
                <w:top w:val="none" w:sz="0" w:space="0" w:color="auto"/>
                <w:left w:val="none" w:sz="0" w:space="0" w:color="auto"/>
                <w:bottom w:val="none" w:sz="0" w:space="0" w:color="auto"/>
                <w:right w:val="none" w:sz="0" w:space="0" w:color="auto"/>
              </w:divBdr>
            </w:div>
            <w:div w:id="28341156">
              <w:marLeft w:val="0"/>
              <w:marRight w:val="0"/>
              <w:marTop w:val="0"/>
              <w:marBottom w:val="0"/>
              <w:divBdr>
                <w:top w:val="none" w:sz="0" w:space="0" w:color="auto"/>
                <w:left w:val="none" w:sz="0" w:space="0" w:color="auto"/>
                <w:bottom w:val="none" w:sz="0" w:space="0" w:color="auto"/>
                <w:right w:val="none" w:sz="0" w:space="0" w:color="auto"/>
              </w:divBdr>
            </w:div>
            <w:div w:id="2022319538">
              <w:marLeft w:val="0"/>
              <w:marRight w:val="0"/>
              <w:marTop w:val="0"/>
              <w:marBottom w:val="0"/>
              <w:divBdr>
                <w:top w:val="none" w:sz="0" w:space="0" w:color="auto"/>
                <w:left w:val="none" w:sz="0" w:space="0" w:color="auto"/>
                <w:bottom w:val="none" w:sz="0" w:space="0" w:color="auto"/>
                <w:right w:val="none" w:sz="0" w:space="0" w:color="auto"/>
              </w:divBdr>
            </w:div>
            <w:div w:id="632180413">
              <w:marLeft w:val="0"/>
              <w:marRight w:val="0"/>
              <w:marTop w:val="0"/>
              <w:marBottom w:val="0"/>
              <w:divBdr>
                <w:top w:val="none" w:sz="0" w:space="0" w:color="auto"/>
                <w:left w:val="none" w:sz="0" w:space="0" w:color="auto"/>
                <w:bottom w:val="none" w:sz="0" w:space="0" w:color="auto"/>
                <w:right w:val="none" w:sz="0" w:space="0" w:color="auto"/>
              </w:divBdr>
            </w:div>
            <w:div w:id="976380324">
              <w:marLeft w:val="0"/>
              <w:marRight w:val="0"/>
              <w:marTop w:val="0"/>
              <w:marBottom w:val="0"/>
              <w:divBdr>
                <w:top w:val="none" w:sz="0" w:space="0" w:color="auto"/>
                <w:left w:val="none" w:sz="0" w:space="0" w:color="auto"/>
                <w:bottom w:val="none" w:sz="0" w:space="0" w:color="auto"/>
                <w:right w:val="none" w:sz="0" w:space="0" w:color="auto"/>
              </w:divBdr>
            </w:div>
            <w:div w:id="1766266303">
              <w:marLeft w:val="0"/>
              <w:marRight w:val="0"/>
              <w:marTop w:val="0"/>
              <w:marBottom w:val="0"/>
              <w:divBdr>
                <w:top w:val="none" w:sz="0" w:space="0" w:color="auto"/>
                <w:left w:val="none" w:sz="0" w:space="0" w:color="auto"/>
                <w:bottom w:val="none" w:sz="0" w:space="0" w:color="auto"/>
                <w:right w:val="none" w:sz="0" w:space="0" w:color="auto"/>
              </w:divBdr>
            </w:div>
            <w:div w:id="1158838189">
              <w:marLeft w:val="0"/>
              <w:marRight w:val="0"/>
              <w:marTop w:val="0"/>
              <w:marBottom w:val="0"/>
              <w:divBdr>
                <w:top w:val="none" w:sz="0" w:space="0" w:color="auto"/>
                <w:left w:val="none" w:sz="0" w:space="0" w:color="auto"/>
                <w:bottom w:val="none" w:sz="0" w:space="0" w:color="auto"/>
                <w:right w:val="none" w:sz="0" w:space="0" w:color="auto"/>
              </w:divBdr>
            </w:div>
            <w:div w:id="1304698787">
              <w:marLeft w:val="0"/>
              <w:marRight w:val="0"/>
              <w:marTop w:val="0"/>
              <w:marBottom w:val="0"/>
              <w:divBdr>
                <w:top w:val="none" w:sz="0" w:space="0" w:color="auto"/>
                <w:left w:val="none" w:sz="0" w:space="0" w:color="auto"/>
                <w:bottom w:val="none" w:sz="0" w:space="0" w:color="auto"/>
                <w:right w:val="none" w:sz="0" w:space="0" w:color="auto"/>
              </w:divBdr>
            </w:div>
            <w:div w:id="874926887">
              <w:marLeft w:val="0"/>
              <w:marRight w:val="0"/>
              <w:marTop w:val="0"/>
              <w:marBottom w:val="0"/>
              <w:divBdr>
                <w:top w:val="none" w:sz="0" w:space="0" w:color="auto"/>
                <w:left w:val="none" w:sz="0" w:space="0" w:color="auto"/>
                <w:bottom w:val="none" w:sz="0" w:space="0" w:color="auto"/>
                <w:right w:val="none" w:sz="0" w:space="0" w:color="auto"/>
              </w:divBdr>
            </w:div>
            <w:div w:id="526797128">
              <w:marLeft w:val="0"/>
              <w:marRight w:val="0"/>
              <w:marTop w:val="0"/>
              <w:marBottom w:val="0"/>
              <w:divBdr>
                <w:top w:val="none" w:sz="0" w:space="0" w:color="auto"/>
                <w:left w:val="none" w:sz="0" w:space="0" w:color="auto"/>
                <w:bottom w:val="none" w:sz="0" w:space="0" w:color="auto"/>
                <w:right w:val="none" w:sz="0" w:space="0" w:color="auto"/>
              </w:divBdr>
            </w:div>
            <w:div w:id="1640502317">
              <w:marLeft w:val="0"/>
              <w:marRight w:val="0"/>
              <w:marTop w:val="0"/>
              <w:marBottom w:val="0"/>
              <w:divBdr>
                <w:top w:val="none" w:sz="0" w:space="0" w:color="auto"/>
                <w:left w:val="none" w:sz="0" w:space="0" w:color="auto"/>
                <w:bottom w:val="none" w:sz="0" w:space="0" w:color="auto"/>
                <w:right w:val="none" w:sz="0" w:space="0" w:color="auto"/>
              </w:divBdr>
            </w:div>
            <w:div w:id="283586721">
              <w:marLeft w:val="0"/>
              <w:marRight w:val="0"/>
              <w:marTop w:val="0"/>
              <w:marBottom w:val="0"/>
              <w:divBdr>
                <w:top w:val="none" w:sz="0" w:space="0" w:color="auto"/>
                <w:left w:val="none" w:sz="0" w:space="0" w:color="auto"/>
                <w:bottom w:val="none" w:sz="0" w:space="0" w:color="auto"/>
                <w:right w:val="none" w:sz="0" w:space="0" w:color="auto"/>
              </w:divBdr>
            </w:div>
            <w:div w:id="835002256">
              <w:marLeft w:val="0"/>
              <w:marRight w:val="0"/>
              <w:marTop w:val="0"/>
              <w:marBottom w:val="0"/>
              <w:divBdr>
                <w:top w:val="none" w:sz="0" w:space="0" w:color="auto"/>
                <w:left w:val="none" w:sz="0" w:space="0" w:color="auto"/>
                <w:bottom w:val="none" w:sz="0" w:space="0" w:color="auto"/>
                <w:right w:val="none" w:sz="0" w:space="0" w:color="auto"/>
              </w:divBdr>
            </w:div>
            <w:div w:id="1936790471">
              <w:marLeft w:val="0"/>
              <w:marRight w:val="0"/>
              <w:marTop w:val="0"/>
              <w:marBottom w:val="0"/>
              <w:divBdr>
                <w:top w:val="none" w:sz="0" w:space="0" w:color="auto"/>
                <w:left w:val="none" w:sz="0" w:space="0" w:color="auto"/>
                <w:bottom w:val="none" w:sz="0" w:space="0" w:color="auto"/>
                <w:right w:val="none" w:sz="0" w:space="0" w:color="auto"/>
              </w:divBdr>
            </w:div>
            <w:div w:id="1166240522">
              <w:marLeft w:val="0"/>
              <w:marRight w:val="0"/>
              <w:marTop w:val="0"/>
              <w:marBottom w:val="0"/>
              <w:divBdr>
                <w:top w:val="none" w:sz="0" w:space="0" w:color="auto"/>
                <w:left w:val="none" w:sz="0" w:space="0" w:color="auto"/>
                <w:bottom w:val="none" w:sz="0" w:space="0" w:color="auto"/>
                <w:right w:val="none" w:sz="0" w:space="0" w:color="auto"/>
              </w:divBdr>
            </w:div>
            <w:div w:id="1973516576">
              <w:marLeft w:val="0"/>
              <w:marRight w:val="0"/>
              <w:marTop w:val="0"/>
              <w:marBottom w:val="0"/>
              <w:divBdr>
                <w:top w:val="none" w:sz="0" w:space="0" w:color="auto"/>
                <w:left w:val="none" w:sz="0" w:space="0" w:color="auto"/>
                <w:bottom w:val="none" w:sz="0" w:space="0" w:color="auto"/>
                <w:right w:val="none" w:sz="0" w:space="0" w:color="auto"/>
              </w:divBdr>
            </w:div>
            <w:div w:id="1679889083">
              <w:marLeft w:val="0"/>
              <w:marRight w:val="0"/>
              <w:marTop w:val="0"/>
              <w:marBottom w:val="0"/>
              <w:divBdr>
                <w:top w:val="none" w:sz="0" w:space="0" w:color="auto"/>
                <w:left w:val="none" w:sz="0" w:space="0" w:color="auto"/>
                <w:bottom w:val="none" w:sz="0" w:space="0" w:color="auto"/>
                <w:right w:val="none" w:sz="0" w:space="0" w:color="auto"/>
              </w:divBdr>
            </w:div>
            <w:div w:id="768476839">
              <w:marLeft w:val="0"/>
              <w:marRight w:val="0"/>
              <w:marTop w:val="0"/>
              <w:marBottom w:val="0"/>
              <w:divBdr>
                <w:top w:val="none" w:sz="0" w:space="0" w:color="auto"/>
                <w:left w:val="none" w:sz="0" w:space="0" w:color="auto"/>
                <w:bottom w:val="none" w:sz="0" w:space="0" w:color="auto"/>
                <w:right w:val="none" w:sz="0" w:space="0" w:color="auto"/>
              </w:divBdr>
            </w:div>
            <w:div w:id="1331173990">
              <w:marLeft w:val="0"/>
              <w:marRight w:val="0"/>
              <w:marTop w:val="0"/>
              <w:marBottom w:val="0"/>
              <w:divBdr>
                <w:top w:val="none" w:sz="0" w:space="0" w:color="auto"/>
                <w:left w:val="none" w:sz="0" w:space="0" w:color="auto"/>
                <w:bottom w:val="none" w:sz="0" w:space="0" w:color="auto"/>
                <w:right w:val="none" w:sz="0" w:space="0" w:color="auto"/>
              </w:divBdr>
            </w:div>
            <w:div w:id="1223633631">
              <w:marLeft w:val="0"/>
              <w:marRight w:val="0"/>
              <w:marTop w:val="0"/>
              <w:marBottom w:val="0"/>
              <w:divBdr>
                <w:top w:val="none" w:sz="0" w:space="0" w:color="auto"/>
                <w:left w:val="none" w:sz="0" w:space="0" w:color="auto"/>
                <w:bottom w:val="none" w:sz="0" w:space="0" w:color="auto"/>
                <w:right w:val="none" w:sz="0" w:space="0" w:color="auto"/>
              </w:divBdr>
            </w:div>
            <w:div w:id="1215045342">
              <w:marLeft w:val="0"/>
              <w:marRight w:val="0"/>
              <w:marTop w:val="0"/>
              <w:marBottom w:val="0"/>
              <w:divBdr>
                <w:top w:val="none" w:sz="0" w:space="0" w:color="auto"/>
                <w:left w:val="none" w:sz="0" w:space="0" w:color="auto"/>
                <w:bottom w:val="none" w:sz="0" w:space="0" w:color="auto"/>
                <w:right w:val="none" w:sz="0" w:space="0" w:color="auto"/>
              </w:divBdr>
            </w:div>
            <w:div w:id="1131020766">
              <w:marLeft w:val="0"/>
              <w:marRight w:val="0"/>
              <w:marTop w:val="0"/>
              <w:marBottom w:val="0"/>
              <w:divBdr>
                <w:top w:val="none" w:sz="0" w:space="0" w:color="auto"/>
                <w:left w:val="none" w:sz="0" w:space="0" w:color="auto"/>
                <w:bottom w:val="none" w:sz="0" w:space="0" w:color="auto"/>
                <w:right w:val="none" w:sz="0" w:space="0" w:color="auto"/>
              </w:divBdr>
            </w:div>
            <w:div w:id="475680072">
              <w:marLeft w:val="0"/>
              <w:marRight w:val="0"/>
              <w:marTop w:val="0"/>
              <w:marBottom w:val="0"/>
              <w:divBdr>
                <w:top w:val="none" w:sz="0" w:space="0" w:color="auto"/>
                <w:left w:val="none" w:sz="0" w:space="0" w:color="auto"/>
                <w:bottom w:val="none" w:sz="0" w:space="0" w:color="auto"/>
                <w:right w:val="none" w:sz="0" w:space="0" w:color="auto"/>
              </w:divBdr>
            </w:div>
            <w:div w:id="1436435382">
              <w:marLeft w:val="0"/>
              <w:marRight w:val="0"/>
              <w:marTop w:val="0"/>
              <w:marBottom w:val="0"/>
              <w:divBdr>
                <w:top w:val="none" w:sz="0" w:space="0" w:color="auto"/>
                <w:left w:val="none" w:sz="0" w:space="0" w:color="auto"/>
                <w:bottom w:val="none" w:sz="0" w:space="0" w:color="auto"/>
                <w:right w:val="none" w:sz="0" w:space="0" w:color="auto"/>
              </w:divBdr>
            </w:div>
            <w:div w:id="874805586">
              <w:marLeft w:val="0"/>
              <w:marRight w:val="0"/>
              <w:marTop w:val="0"/>
              <w:marBottom w:val="0"/>
              <w:divBdr>
                <w:top w:val="none" w:sz="0" w:space="0" w:color="auto"/>
                <w:left w:val="none" w:sz="0" w:space="0" w:color="auto"/>
                <w:bottom w:val="none" w:sz="0" w:space="0" w:color="auto"/>
                <w:right w:val="none" w:sz="0" w:space="0" w:color="auto"/>
              </w:divBdr>
            </w:div>
            <w:div w:id="2093164664">
              <w:marLeft w:val="0"/>
              <w:marRight w:val="0"/>
              <w:marTop w:val="0"/>
              <w:marBottom w:val="0"/>
              <w:divBdr>
                <w:top w:val="none" w:sz="0" w:space="0" w:color="auto"/>
                <w:left w:val="none" w:sz="0" w:space="0" w:color="auto"/>
                <w:bottom w:val="none" w:sz="0" w:space="0" w:color="auto"/>
                <w:right w:val="none" w:sz="0" w:space="0" w:color="auto"/>
              </w:divBdr>
            </w:div>
            <w:div w:id="160005550">
              <w:marLeft w:val="0"/>
              <w:marRight w:val="0"/>
              <w:marTop w:val="0"/>
              <w:marBottom w:val="0"/>
              <w:divBdr>
                <w:top w:val="none" w:sz="0" w:space="0" w:color="auto"/>
                <w:left w:val="none" w:sz="0" w:space="0" w:color="auto"/>
                <w:bottom w:val="none" w:sz="0" w:space="0" w:color="auto"/>
                <w:right w:val="none" w:sz="0" w:space="0" w:color="auto"/>
              </w:divBdr>
            </w:div>
            <w:div w:id="652871685">
              <w:marLeft w:val="0"/>
              <w:marRight w:val="0"/>
              <w:marTop w:val="0"/>
              <w:marBottom w:val="0"/>
              <w:divBdr>
                <w:top w:val="none" w:sz="0" w:space="0" w:color="auto"/>
                <w:left w:val="none" w:sz="0" w:space="0" w:color="auto"/>
                <w:bottom w:val="none" w:sz="0" w:space="0" w:color="auto"/>
                <w:right w:val="none" w:sz="0" w:space="0" w:color="auto"/>
              </w:divBdr>
            </w:div>
            <w:div w:id="588856000">
              <w:marLeft w:val="0"/>
              <w:marRight w:val="0"/>
              <w:marTop w:val="0"/>
              <w:marBottom w:val="0"/>
              <w:divBdr>
                <w:top w:val="none" w:sz="0" w:space="0" w:color="auto"/>
                <w:left w:val="none" w:sz="0" w:space="0" w:color="auto"/>
                <w:bottom w:val="none" w:sz="0" w:space="0" w:color="auto"/>
                <w:right w:val="none" w:sz="0" w:space="0" w:color="auto"/>
              </w:divBdr>
            </w:div>
            <w:div w:id="1691369604">
              <w:marLeft w:val="0"/>
              <w:marRight w:val="0"/>
              <w:marTop w:val="0"/>
              <w:marBottom w:val="0"/>
              <w:divBdr>
                <w:top w:val="none" w:sz="0" w:space="0" w:color="auto"/>
                <w:left w:val="none" w:sz="0" w:space="0" w:color="auto"/>
                <w:bottom w:val="none" w:sz="0" w:space="0" w:color="auto"/>
                <w:right w:val="none" w:sz="0" w:space="0" w:color="auto"/>
              </w:divBdr>
            </w:div>
            <w:div w:id="472602831">
              <w:marLeft w:val="0"/>
              <w:marRight w:val="0"/>
              <w:marTop w:val="0"/>
              <w:marBottom w:val="0"/>
              <w:divBdr>
                <w:top w:val="none" w:sz="0" w:space="0" w:color="auto"/>
                <w:left w:val="none" w:sz="0" w:space="0" w:color="auto"/>
                <w:bottom w:val="none" w:sz="0" w:space="0" w:color="auto"/>
                <w:right w:val="none" w:sz="0" w:space="0" w:color="auto"/>
              </w:divBdr>
            </w:div>
            <w:div w:id="750351325">
              <w:marLeft w:val="0"/>
              <w:marRight w:val="0"/>
              <w:marTop w:val="0"/>
              <w:marBottom w:val="0"/>
              <w:divBdr>
                <w:top w:val="none" w:sz="0" w:space="0" w:color="auto"/>
                <w:left w:val="none" w:sz="0" w:space="0" w:color="auto"/>
                <w:bottom w:val="none" w:sz="0" w:space="0" w:color="auto"/>
                <w:right w:val="none" w:sz="0" w:space="0" w:color="auto"/>
              </w:divBdr>
            </w:div>
            <w:div w:id="452557060">
              <w:marLeft w:val="0"/>
              <w:marRight w:val="0"/>
              <w:marTop w:val="0"/>
              <w:marBottom w:val="0"/>
              <w:divBdr>
                <w:top w:val="none" w:sz="0" w:space="0" w:color="auto"/>
                <w:left w:val="none" w:sz="0" w:space="0" w:color="auto"/>
                <w:bottom w:val="none" w:sz="0" w:space="0" w:color="auto"/>
                <w:right w:val="none" w:sz="0" w:space="0" w:color="auto"/>
              </w:divBdr>
            </w:div>
            <w:div w:id="817385697">
              <w:marLeft w:val="0"/>
              <w:marRight w:val="0"/>
              <w:marTop w:val="0"/>
              <w:marBottom w:val="0"/>
              <w:divBdr>
                <w:top w:val="none" w:sz="0" w:space="0" w:color="auto"/>
                <w:left w:val="none" w:sz="0" w:space="0" w:color="auto"/>
                <w:bottom w:val="none" w:sz="0" w:space="0" w:color="auto"/>
                <w:right w:val="none" w:sz="0" w:space="0" w:color="auto"/>
              </w:divBdr>
            </w:div>
            <w:div w:id="1999259615">
              <w:marLeft w:val="0"/>
              <w:marRight w:val="0"/>
              <w:marTop w:val="0"/>
              <w:marBottom w:val="0"/>
              <w:divBdr>
                <w:top w:val="none" w:sz="0" w:space="0" w:color="auto"/>
                <w:left w:val="none" w:sz="0" w:space="0" w:color="auto"/>
                <w:bottom w:val="none" w:sz="0" w:space="0" w:color="auto"/>
                <w:right w:val="none" w:sz="0" w:space="0" w:color="auto"/>
              </w:divBdr>
            </w:div>
            <w:div w:id="1174222340">
              <w:marLeft w:val="0"/>
              <w:marRight w:val="0"/>
              <w:marTop w:val="0"/>
              <w:marBottom w:val="0"/>
              <w:divBdr>
                <w:top w:val="none" w:sz="0" w:space="0" w:color="auto"/>
                <w:left w:val="none" w:sz="0" w:space="0" w:color="auto"/>
                <w:bottom w:val="none" w:sz="0" w:space="0" w:color="auto"/>
                <w:right w:val="none" w:sz="0" w:space="0" w:color="auto"/>
              </w:divBdr>
            </w:div>
            <w:div w:id="1137987393">
              <w:marLeft w:val="0"/>
              <w:marRight w:val="0"/>
              <w:marTop w:val="0"/>
              <w:marBottom w:val="0"/>
              <w:divBdr>
                <w:top w:val="none" w:sz="0" w:space="0" w:color="auto"/>
                <w:left w:val="none" w:sz="0" w:space="0" w:color="auto"/>
                <w:bottom w:val="none" w:sz="0" w:space="0" w:color="auto"/>
                <w:right w:val="none" w:sz="0" w:space="0" w:color="auto"/>
              </w:divBdr>
            </w:div>
            <w:div w:id="252979452">
              <w:marLeft w:val="0"/>
              <w:marRight w:val="0"/>
              <w:marTop w:val="0"/>
              <w:marBottom w:val="0"/>
              <w:divBdr>
                <w:top w:val="none" w:sz="0" w:space="0" w:color="auto"/>
                <w:left w:val="none" w:sz="0" w:space="0" w:color="auto"/>
                <w:bottom w:val="none" w:sz="0" w:space="0" w:color="auto"/>
                <w:right w:val="none" w:sz="0" w:space="0" w:color="auto"/>
              </w:divBdr>
            </w:div>
            <w:div w:id="1462653603">
              <w:marLeft w:val="0"/>
              <w:marRight w:val="0"/>
              <w:marTop w:val="0"/>
              <w:marBottom w:val="0"/>
              <w:divBdr>
                <w:top w:val="none" w:sz="0" w:space="0" w:color="auto"/>
                <w:left w:val="none" w:sz="0" w:space="0" w:color="auto"/>
                <w:bottom w:val="none" w:sz="0" w:space="0" w:color="auto"/>
                <w:right w:val="none" w:sz="0" w:space="0" w:color="auto"/>
              </w:divBdr>
            </w:div>
            <w:div w:id="1446148776">
              <w:marLeft w:val="0"/>
              <w:marRight w:val="0"/>
              <w:marTop w:val="0"/>
              <w:marBottom w:val="0"/>
              <w:divBdr>
                <w:top w:val="none" w:sz="0" w:space="0" w:color="auto"/>
                <w:left w:val="none" w:sz="0" w:space="0" w:color="auto"/>
                <w:bottom w:val="none" w:sz="0" w:space="0" w:color="auto"/>
                <w:right w:val="none" w:sz="0" w:space="0" w:color="auto"/>
              </w:divBdr>
            </w:div>
            <w:div w:id="1027679770">
              <w:marLeft w:val="0"/>
              <w:marRight w:val="0"/>
              <w:marTop w:val="0"/>
              <w:marBottom w:val="0"/>
              <w:divBdr>
                <w:top w:val="none" w:sz="0" w:space="0" w:color="auto"/>
                <w:left w:val="none" w:sz="0" w:space="0" w:color="auto"/>
                <w:bottom w:val="none" w:sz="0" w:space="0" w:color="auto"/>
                <w:right w:val="none" w:sz="0" w:space="0" w:color="auto"/>
              </w:divBdr>
            </w:div>
            <w:div w:id="1388989050">
              <w:marLeft w:val="0"/>
              <w:marRight w:val="0"/>
              <w:marTop w:val="0"/>
              <w:marBottom w:val="0"/>
              <w:divBdr>
                <w:top w:val="none" w:sz="0" w:space="0" w:color="auto"/>
                <w:left w:val="none" w:sz="0" w:space="0" w:color="auto"/>
                <w:bottom w:val="none" w:sz="0" w:space="0" w:color="auto"/>
                <w:right w:val="none" w:sz="0" w:space="0" w:color="auto"/>
              </w:divBdr>
            </w:div>
            <w:div w:id="1438864137">
              <w:marLeft w:val="0"/>
              <w:marRight w:val="0"/>
              <w:marTop w:val="0"/>
              <w:marBottom w:val="0"/>
              <w:divBdr>
                <w:top w:val="none" w:sz="0" w:space="0" w:color="auto"/>
                <w:left w:val="none" w:sz="0" w:space="0" w:color="auto"/>
                <w:bottom w:val="none" w:sz="0" w:space="0" w:color="auto"/>
                <w:right w:val="none" w:sz="0" w:space="0" w:color="auto"/>
              </w:divBdr>
            </w:div>
            <w:div w:id="365252429">
              <w:marLeft w:val="0"/>
              <w:marRight w:val="0"/>
              <w:marTop w:val="0"/>
              <w:marBottom w:val="0"/>
              <w:divBdr>
                <w:top w:val="none" w:sz="0" w:space="0" w:color="auto"/>
                <w:left w:val="none" w:sz="0" w:space="0" w:color="auto"/>
                <w:bottom w:val="none" w:sz="0" w:space="0" w:color="auto"/>
                <w:right w:val="none" w:sz="0" w:space="0" w:color="auto"/>
              </w:divBdr>
            </w:div>
            <w:div w:id="1645046503">
              <w:marLeft w:val="0"/>
              <w:marRight w:val="0"/>
              <w:marTop w:val="0"/>
              <w:marBottom w:val="0"/>
              <w:divBdr>
                <w:top w:val="none" w:sz="0" w:space="0" w:color="auto"/>
                <w:left w:val="none" w:sz="0" w:space="0" w:color="auto"/>
                <w:bottom w:val="none" w:sz="0" w:space="0" w:color="auto"/>
                <w:right w:val="none" w:sz="0" w:space="0" w:color="auto"/>
              </w:divBdr>
            </w:div>
            <w:div w:id="1206603601">
              <w:marLeft w:val="0"/>
              <w:marRight w:val="0"/>
              <w:marTop w:val="0"/>
              <w:marBottom w:val="0"/>
              <w:divBdr>
                <w:top w:val="none" w:sz="0" w:space="0" w:color="auto"/>
                <w:left w:val="none" w:sz="0" w:space="0" w:color="auto"/>
                <w:bottom w:val="none" w:sz="0" w:space="0" w:color="auto"/>
                <w:right w:val="none" w:sz="0" w:space="0" w:color="auto"/>
              </w:divBdr>
            </w:div>
            <w:div w:id="1787390301">
              <w:marLeft w:val="0"/>
              <w:marRight w:val="0"/>
              <w:marTop w:val="0"/>
              <w:marBottom w:val="0"/>
              <w:divBdr>
                <w:top w:val="none" w:sz="0" w:space="0" w:color="auto"/>
                <w:left w:val="none" w:sz="0" w:space="0" w:color="auto"/>
                <w:bottom w:val="none" w:sz="0" w:space="0" w:color="auto"/>
                <w:right w:val="none" w:sz="0" w:space="0" w:color="auto"/>
              </w:divBdr>
            </w:div>
            <w:div w:id="961959334">
              <w:marLeft w:val="0"/>
              <w:marRight w:val="0"/>
              <w:marTop w:val="0"/>
              <w:marBottom w:val="0"/>
              <w:divBdr>
                <w:top w:val="none" w:sz="0" w:space="0" w:color="auto"/>
                <w:left w:val="none" w:sz="0" w:space="0" w:color="auto"/>
                <w:bottom w:val="none" w:sz="0" w:space="0" w:color="auto"/>
                <w:right w:val="none" w:sz="0" w:space="0" w:color="auto"/>
              </w:divBdr>
            </w:div>
            <w:div w:id="1434593495">
              <w:marLeft w:val="0"/>
              <w:marRight w:val="0"/>
              <w:marTop w:val="0"/>
              <w:marBottom w:val="0"/>
              <w:divBdr>
                <w:top w:val="none" w:sz="0" w:space="0" w:color="auto"/>
                <w:left w:val="none" w:sz="0" w:space="0" w:color="auto"/>
                <w:bottom w:val="none" w:sz="0" w:space="0" w:color="auto"/>
                <w:right w:val="none" w:sz="0" w:space="0" w:color="auto"/>
              </w:divBdr>
            </w:div>
            <w:div w:id="1643729859">
              <w:marLeft w:val="0"/>
              <w:marRight w:val="0"/>
              <w:marTop w:val="0"/>
              <w:marBottom w:val="0"/>
              <w:divBdr>
                <w:top w:val="none" w:sz="0" w:space="0" w:color="auto"/>
                <w:left w:val="none" w:sz="0" w:space="0" w:color="auto"/>
                <w:bottom w:val="none" w:sz="0" w:space="0" w:color="auto"/>
                <w:right w:val="none" w:sz="0" w:space="0" w:color="auto"/>
              </w:divBdr>
            </w:div>
            <w:div w:id="1855801049">
              <w:marLeft w:val="0"/>
              <w:marRight w:val="0"/>
              <w:marTop w:val="0"/>
              <w:marBottom w:val="0"/>
              <w:divBdr>
                <w:top w:val="none" w:sz="0" w:space="0" w:color="auto"/>
                <w:left w:val="none" w:sz="0" w:space="0" w:color="auto"/>
                <w:bottom w:val="none" w:sz="0" w:space="0" w:color="auto"/>
                <w:right w:val="none" w:sz="0" w:space="0" w:color="auto"/>
              </w:divBdr>
            </w:div>
            <w:div w:id="192575661">
              <w:marLeft w:val="0"/>
              <w:marRight w:val="0"/>
              <w:marTop w:val="0"/>
              <w:marBottom w:val="0"/>
              <w:divBdr>
                <w:top w:val="none" w:sz="0" w:space="0" w:color="auto"/>
                <w:left w:val="none" w:sz="0" w:space="0" w:color="auto"/>
                <w:bottom w:val="none" w:sz="0" w:space="0" w:color="auto"/>
                <w:right w:val="none" w:sz="0" w:space="0" w:color="auto"/>
              </w:divBdr>
            </w:div>
            <w:div w:id="581764495">
              <w:marLeft w:val="0"/>
              <w:marRight w:val="0"/>
              <w:marTop w:val="0"/>
              <w:marBottom w:val="0"/>
              <w:divBdr>
                <w:top w:val="none" w:sz="0" w:space="0" w:color="auto"/>
                <w:left w:val="none" w:sz="0" w:space="0" w:color="auto"/>
                <w:bottom w:val="none" w:sz="0" w:space="0" w:color="auto"/>
                <w:right w:val="none" w:sz="0" w:space="0" w:color="auto"/>
              </w:divBdr>
            </w:div>
            <w:div w:id="1398044498">
              <w:marLeft w:val="0"/>
              <w:marRight w:val="0"/>
              <w:marTop w:val="0"/>
              <w:marBottom w:val="0"/>
              <w:divBdr>
                <w:top w:val="none" w:sz="0" w:space="0" w:color="auto"/>
                <w:left w:val="none" w:sz="0" w:space="0" w:color="auto"/>
                <w:bottom w:val="none" w:sz="0" w:space="0" w:color="auto"/>
                <w:right w:val="none" w:sz="0" w:space="0" w:color="auto"/>
              </w:divBdr>
            </w:div>
            <w:div w:id="762141814">
              <w:marLeft w:val="0"/>
              <w:marRight w:val="0"/>
              <w:marTop w:val="0"/>
              <w:marBottom w:val="0"/>
              <w:divBdr>
                <w:top w:val="none" w:sz="0" w:space="0" w:color="auto"/>
                <w:left w:val="none" w:sz="0" w:space="0" w:color="auto"/>
                <w:bottom w:val="none" w:sz="0" w:space="0" w:color="auto"/>
                <w:right w:val="none" w:sz="0" w:space="0" w:color="auto"/>
              </w:divBdr>
            </w:div>
            <w:div w:id="1309822730">
              <w:marLeft w:val="0"/>
              <w:marRight w:val="0"/>
              <w:marTop w:val="0"/>
              <w:marBottom w:val="0"/>
              <w:divBdr>
                <w:top w:val="none" w:sz="0" w:space="0" w:color="auto"/>
                <w:left w:val="none" w:sz="0" w:space="0" w:color="auto"/>
                <w:bottom w:val="none" w:sz="0" w:space="0" w:color="auto"/>
                <w:right w:val="none" w:sz="0" w:space="0" w:color="auto"/>
              </w:divBdr>
            </w:div>
            <w:div w:id="1595435501">
              <w:marLeft w:val="0"/>
              <w:marRight w:val="0"/>
              <w:marTop w:val="0"/>
              <w:marBottom w:val="0"/>
              <w:divBdr>
                <w:top w:val="none" w:sz="0" w:space="0" w:color="auto"/>
                <w:left w:val="none" w:sz="0" w:space="0" w:color="auto"/>
                <w:bottom w:val="none" w:sz="0" w:space="0" w:color="auto"/>
                <w:right w:val="none" w:sz="0" w:space="0" w:color="auto"/>
              </w:divBdr>
            </w:div>
            <w:div w:id="1095201572">
              <w:marLeft w:val="0"/>
              <w:marRight w:val="0"/>
              <w:marTop w:val="0"/>
              <w:marBottom w:val="0"/>
              <w:divBdr>
                <w:top w:val="none" w:sz="0" w:space="0" w:color="auto"/>
                <w:left w:val="none" w:sz="0" w:space="0" w:color="auto"/>
                <w:bottom w:val="none" w:sz="0" w:space="0" w:color="auto"/>
                <w:right w:val="none" w:sz="0" w:space="0" w:color="auto"/>
              </w:divBdr>
            </w:div>
            <w:div w:id="1383946905">
              <w:marLeft w:val="0"/>
              <w:marRight w:val="0"/>
              <w:marTop w:val="0"/>
              <w:marBottom w:val="0"/>
              <w:divBdr>
                <w:top w:val="none" w:sz="0" w:space="0" w:color="auto"/>
                <w:left w:val="none" w:sz="0" w:space="0" w:color="auto"/>
                <w:bottom w:val="none" w:sz="0" w:space="0" w:color="auto"/>
                <w:right w:val="none" w:sz="0" w:space="0" w:color="auto"/>
              </w:divBdr>
            </w:div>
            <w:div w:id="1419867993">
              <w:marLeft w:val="0"/>
              <w:marRight w:val="0"/>
              <w:marTop w:val="0"/>
              <w:marBottom w:val="0"/>
              <w:divBdr>
                <w:top w:val="none" w:sz="0" w:space="0" w:color="auto"/>
                <w:left w:val="none" w:sz="0" w:space="0" w:color="auto"/>
                <w:bottom w:val="none" w:sz="0" w:space="0" w:color="auto"/>
                <w:right w:val="none" w:sz="0" w:space="0" w:color="auto"/>
              </w:divBdr>
            </w:div>
            <w:div w:id="891424323">
              <w:marLeft w:val="0"/>
              <w:marRight w:val="0"/>
              <w:marTop w:val="0"/>
              <w:marBottom w:val="0"/>
              <w:divBdr>
                <w:top w:val="none" w:sz="0" w:space="0" w:color="auto"/>
                <w:left w:val="none" w:sz="0" w:space="0" w:color="auto"/>
                <w:bottom w:val="none" w:sz="0" w:space="0" w:color="auto"/>
                <w:right w:val="none" w:sz="0" w:space="0" w:color="auto"/>
              </w:divBdr>
            </w:div>
            <w:div w:id="735707387">
              <w:marLeft w:val="0"/>
              <w:marRight w:val="0"/>
              <w:marTop w:val="0"/>
              <w:marBottom w:val="0"/>
              <w:divBdr>
                <w:top w:val="none" w:sz="0" w:space="0" w:color="auto"/>
                <w:left w:val="none" w:sz="0" w:space="0" w:color="auto"/>
                <w:bottom w:val="none" w:sz="0" w:space="0" w:color="auto"/>
                <w:right w:val="none" w:sz="0" w:space="0" w:color="auto"/>
              </w:divBdr>
            </w:div>
            <w:div w:id="621308788">
              <w:marLeft w:val="0"/>
              <w:marRight w:val="0"/>
              <w:marTop w:val="0"/>
              <w:marBottom w:val="0"/>
              <w:divBdr>
                <w:top w:val="none" w:sz="0" w:space="0" w:color="auto"/>
                <w:left w:val="none" w:sz="0" w:space="0" w:color="auto"/>
                <w:bottom w:val="none" w:sz="0" w:space="0" w:color="auto"/>
                <w:right w:val="none" w:sz="0" w:space="0" w:color="auto"/>
              </w:divBdr>
            </w:div>
            <w:div w:id="1854875156">
              <w:marLeft w:val="0"/>
              <w:marRight w:val="0"/>
              <w:marTop w:val="0"/>
              <w:marBottom w:val="0"/>
              <w:divBdr>
                <w:top w:val="none" w:sz="0" w:space="0" w:color="auto"/>
                <w:left w:val="none" w:sz="0" w:space="0" w:color="auto"/>
                <w:bottom w:val="none" w:sz="0" w:space="0" w:color="auto"/>
                <w:right w:val="none" w:sz="0" w:space="0" w:color="auto"/>
              </w:divBdr>
            </w:div>
            <w:div w:id="1854538084">
              <w:marLeft w:val="0"/>
              <w:marRight w:val="0"/>
              <w:marTop w:val="0"/>
              <w:marBottom w:val="0"/>
              <w:divBdr>
                <w:top w:val="none" w:sz="0" w:space="0" w:color="auto"/>
                <w:left w:val="none" w:sz="0" w:space="0" w:color="auto"/>
                <w:bottom w:val="none" w:sz="0" w:space="0" w:color="auto"/>
                <w:right w:val="none" w:sz="0" w:space="0" w:color="auto"/>
              </w:divBdr>
            </w:div>
            <w:div w:id="1871141734">
              <w:marLeft w:val="0"/>
              <w:marRight w:val="0"/>
              <w:marTop w:val="0"/>
              <w:marBottom w:val="0"/>
              <w:divBdr>
                <w:top w:val="none" w:sz="0" w:space="0" w:color="auto"/>
                <w:left w:val="none" w:sz="0" w:space="0" w:color="auto"/>
                <w:bottom w:val="none" w:sz="0" w:space="0" w:color="auto"/>
                <w:right w:val="none" w:sz="0" w:space="0" w:color="auto"/>
              </w:divBdr>
            </w:div>
            <w:div w:id="128476647">
              <w:marLeft w:val="0"/>
              <w:marRight w:val="0"/>
              <w:marTop w:val="0"/>
              <w:marBottom w:val="0"/>
              <w:divBdr>
                <w:top w:val="none" w:sz="0" w:space="0" w:color="auto"/>
                <w:left w:val="none" w:sz="0" w:space="0" w:color="auto"/>
                <w:bottom w:val="none" w:sz="0" w:space="0" w:color="auto"/>
                <w:right w:val="none" w:sz="0" w:space="0" w:color="auto"/>
              </w:divBdr>
            </w:div>
            <w:div w:id="1973906002">
              <w:marLeft w:val="0"/>
              <w:marRight w:val="0"/>
              <w:marTop w:val="0"/>
              <w:marBottom w:val="0"/>
              <w:divBdr>
                <w:top w:val="none" w:sz="0" w:space="0" w:color="auto"/>
                <w:left w:val="none" w:sz="0" w:space="0" w:color="auto"/>
                <w:bottom w:val="none" w:sz="0" w:space="0" w:color="auto"/>
                <w:right w:val="none" w:sz="0" w:space="0" w:color="auto"/>
              </w:divBdr>
            </w:div>
            <w:div w:id="21591098">
              <w:marLeft w:val="0"/>
              <w:marRight w:val="0"/>
              <w:marTop w:val="0"/>
              <w:marBottom w:val="0"/>
              <w:divBdr>
                <w:top w:val="none" w:sz="0" w:space="0" w:color="auto"/>
                <w:left w:val="none" w:sz="0" w:space="0" w:color="auto"/>
                <w:bottom w:val="none" w:sz="0" w:space="0" w:color="auto"/>
                <w:right w:val="none" w:sz="0" w:space="0" w:color="auto"/>
              </w:divBdr>
            </w:div>
            <w:div w:id="119805919">
              <w:marLeft w:val="0"/>
              <w:marRight w:val="0"/>
              <w:marTop w:val="0"/>
              <w:marBottom w:val="0"/>
              <w:divBdr>
                <w:top w:val="none" w:sz="0" w:space="0" w:color="auto"/>
                <w:left w:val="none" w:sz="0" w:space="0" w:color="auto"/>
                <w:bottom w:val="none" w:sz="0" w:space="0" w:color="auto"/>
                <w:right w:val="none" w:sz="0" w:space="0" w:color="auto"/>
              </w:divBdr>
            </w:div>
            <w:div w:id="1657101008">
              <w:marLeft w:val="0"/>
              <w:marRight w:val="0"/>
              <w:marTop w:val="0"/>
              <w:marBottom w:val="0"/>
              <w:divBdr>
                <w:top w:val="none" w:sz="0" w:space="0" w:color="auto"/>
                <w:left w:val="none" w:sz="0" w:space="0" w:color="auto"/>
                <w:bottom w:val="none" w:sz="0" w:space="0" w:color="auto"/>
                <w:right w:val="none" w:sz="0" w:space="0" w:color="auto"/>
              </w:divBdr>
            </w:div>
            <w:div w:id="2042433322">
              <w:marLeft w:val="0"/>
              <w:marRight w:val="0"/>
              <w:marTop w:val="0"/>
              <w:marBottom w:val="0"/>
              <w:divBdr>
                <w:top w:val="none" w:sz="0" w:space="0" w:color="auto"/>
                <w:left w:val="none" w:sz="0" w:space="0" w:color="auto"/>
                <w:bottom w:val="none" w:sz="0" w:space="0" w:color="auto"/>
                <w:right w:val="none" w:sz="0" w:space="0" w:color="auto"/>
              </w:divBdr>
            </w:div>
            <w:div w:id="1113013787">
              <w:marLeft w:val="0"/>
              <w:marRight w:val="0"/>
              <w:marTop w:val="0"/>
              <w:marBottom w:val="0"/>
              <w:divBdr>
                <w:top w:val="none" w:sz="0" w:space="0" w:color="auto"/>
                <w:left w:val="none" w:sz="0" w:space="0" w:color="auto"/>
                <w:bottom w:val="none" w:sz="0" w:space="0" w:color="auto"/>
                <w:right w:val="none" w:sz="0" w:space="0" w:color="auto"/>
              </w:divBdr>
            </w:div>
            <w:div w:id="463275327">
              <w:marLeft w:val="0"/>
              <w:marRight w:val="0"/>
              <w:marTop w:val="0"/>
              <w:marBottom w:val="0"/>
              <w:divBdr>
                <w:top w:val="none" w:sz="0" w:space="0" w:color="auto"/>
                <w:left w:val="none" w:sz="0" w:space="0" w:color="auto"/>
                <w:bottom w:val="none" w:sz="0" w:space="0" w:color="auto"/>
                <w:right w:val="none" w:sz="0" w:space="0" w:color="auto"/>
              </w:divBdr>
            </w:div>
            <w:div w:id="1060593915">
              <w:marLeft w:val="0"/>
              <w:marRight w:val="0"/>
              <w:marTop w:val="0"/>
              <w:marBottom w:val="0"/>
              <w:divBdr>
                <w:top w:val="none" w:sz="0" w:space="0" w:color="auto"/>
                <w:left w:val="none" w:sz="0" w:space="0" w:color="auto"/>
                <w:bottom w:val="none" w:sz="0" w:space="0" w:color="auto"/>
                <w:right w:val="none" w:sz="0" w:space="0" w:color="auto"/>
              </w:divBdr>
            </w:div>
            <w:div w:id="437992918">
              <w:marLeft w:val="0"/>
              <w:marRight w:val="0"/>
              <w:marTop w:val="0"/>
              <w:marBottom w:val="0"/>
              <w:divBdr>
                <w:top w:val="none" w:sz="0" w:space="0" w:color="auto"/>
                <w:left w:val="none" w:sz="0" w:space="0" w:color="auto"/>
                <w:bottom w:val="none" w:sz="0" w:space="0" w:color="auto"/>
                <w:right w:val="none" w:sz="0" w:space="0" w:color="auto"/>
              </w:divBdr>
            </w:div>
            <w:div w:id="1405563723">
              <w:marLeft w:val="0"/>
              <w:marRight w:val="0"/>
              <w:marTop w:val="0"/>
              <w:marBottom w:val="0"/>
              <w:divBdr>
                <w:top w:val="none" w:sz="0" w:space="0" w:color="auto"/>
                <w:left w:val="none" w:sz="0" w:space="0" w:color="auto"/>
                <w:bottom w:val="none" w:sz="0" w:space="0" w:color="auto"/>
                <w:right w:val="none" w:sz="0" w:space="0" w:color="auto"/>
              </w:divBdr>
            </w:div>
            <w:div w:id="1813712149">
              <w:marLeft w:val="0"/>
              <w:marRight w:val="0"/>
              <w:marTop w:val="0"/>
              <w:marBottom w:val="0"/>
              <w:divBdr>
                <w:top w:val="none" w:sz="0" w:space="0" w:color="auto"/>
                <w:left w:val="none" w:sz="0" w:space="0" w:color="auto"/>
                <w:bottom w:val="none" w:sz="0" w:space="0" w:color="auto"/>
                <w:right w:val="none" w:sz="0" w:space="0" w:color="auto"/>
              </w:divBdr>
            </w:div>
            <w:div w:id="1671133772">
              <w:marLeft w:val="0"/>
              <w:marRight w:val="0"/>
              <w:marTop w:val="0"/>
              <w:marBottom w:val="0"/>
              <w:divBdr>
                <w:top w:val="none" w:sz="0" w:space="0" w:color="auto"/>
                <w:left w:val="none" w:sz="0" w:space="0" w:color="auto"/>
                <w:bottom w:val="none" w:sz="0" w:space="0" w:color="auto"/>
                <w:right w:val="none" w:sz="0" w:space="0" w:color="auto"/>
              </w:divBdr>
            </w:div>
            <w:div w:id="1446925502">
              <w:marLeft w:val="0"/>
              <w:marRight w:val="0"/>
              <w:marTop w:val="0"/>
              <w:marBottom w:val="0"/>
              <w:divBdr>
                <w:top w:val="none" w:sz="0" w:space="0" w:color="auto"/>
                <w:left w:val="none" w:sz="0" w:space="0" w:color="auto"/>
                <w:bottom w:val="none" w:sz="0" w:space="0" w:color="auto"/>
                <w:right w:val="none" w:sz="0" w:space="0" w:color="auto"/>
              </w:divBdr>
            </w:div>
            <w:div w:id="213272465">
              <w:marLeft w:val="0"/>
              <w:marRight w:val="0"/>
              <w:marTop w:val="0"/>
              <w:marBottom w:val="0"/>
              <w:divBdr>
                <w:top w:val="none" w:sz="0" w:space="0" w:color="auto"/>
                <w:left w:val="none" w:sz="0" w:space="0" w:color="auto"/>
                <w:bottom w:val="none" w:sz="0" w:space="0" w:color="auto"/>
                <w:right w:val="none" w:sz="0" w:space="0" w:color="auto"/>
              </w:divBdr>
            </w:div>
            <w:div w:id="510686350">
              <w:marLeft w:val="0"/>
              <w:marRight w:val="0"/>
              <w:marTop w:val="0"/>
              <w:marBottom w:val="0"/>
              <w:divBdr>
                <w:top w:val="none" w:sz="0" w:space="0" w:color="auto"/>
                <w:left w:val="none" w:sz="0" w:space="0" w:color="auto"/>
                <w:bottom w:val="none" w:sz="0" w:space="0" w:color="auto"/>
                <w:right w:val="none" w:sz="0" w:space="0" w:color="auto"/>
              </w:divBdr>
            </w:div>
            <w:div w:id="590622191">
              <w:marLeft w:val="0"/>
              <w:marRight w:val="0"/>
              <w:marTop w:val="0"/>
              <w:marBottom w:val="0"/>
              <w:divBdr>
                <w:top w:val="none" w:sz="0" w:space="0" w:color="auto"/>
                <w:left w:val="none" w:sz="0" w:space="0" w:color="auto"/>
                <w:bottom w:val="none" w:sz="0" w:space="0" w:color="auto"/>
                <w:right w:val="none" w:sz="0" w:space="0" w:color="auto"/>
              </w:divBdr>
            </w:div>
            <w:div w:id="1168133252">
              <w:marLeft w:val="0"/>
              <w:marRight w:val="0"/>
              <w:marTop w:val="0"/>
              <w:marBottom w:val="0"/>
              <w:divBdr>
                <w:top w:val="none" w:sz="0" w:space="0" w:color="auto"/>
                <w:left w:val="none" w:sz="0" w:space="0" w:color="auto"/>
                <w:bottom w:val="none" w:sz="0" w:space="0" w:color="auto"/>
                <w:right w:val="none" w:sz="0" w:space="0" w:color="auto"/>
              </w:divBdr>
            </w:div>
            <w:div w:id="1887335582">
              <w:marLeft w:val="0"/>
              <w:marRight w:val="0"/>
              <w:marTop w:val="0"/>
              <w:marBottom w:val="0"/>
              <w:divBdr>
                <w:top w:val="none" w:sz="0" w:space="0" w:color="auto"/>
                <w:left w:val="none" w:sz="0" w:space="0" w:color="auto"/>
                <w:bottom w:val="none" w:sz="0" w:space="0" w:color="auto"/>
                <w:right w:val="none" w:sz="0" w:space="0" w:color="auto"/>
              </w:divBdr>
            </w:div>
            <w:div w:id="2032097975">
              <w:marLeft w:val="0"/>
              <w:marRight w:val="0"/>
              <w:marTop w:val="0"/>
              <w:marBottom w:val="0"/>
              <w:divBdr>
                <w:top w:val="none" w:sz="0" w:space="0" w:color="auto"/>
                <w:left w:val="none" w:sz="0" w:space="0" w:color="auto"/>
                <w:bottom w:val="none" w:sz="0" w:space="0" w:color="auto"/>
                <w:right w:val="none" w:sz="0" w:space="0" w:color="auto"/>
              </w:divBdr>
            </w:div>
            <w:div w:id="1159267715">
              <w:marLeft w:val="0"/>
              <w:marRight w:val="0"/>
              <w:marTop w:val="0"/>
              <w:marBottom w:val="0"/>
              <w:divBdr>
                <w:top w:val="none" w:sz="0" w:space="0" w:color="auto"/>
                <w:left w:val="none" w:sz="0" w:space="0" w:color="auto"/>
                <w:bottom w:val="none" w:sz="0" w:space="0" w:color="auto"/>
                <w:right w:val="none" w:sz="0" w:space="0" w:color="auto"/>
              </w:divBdr>
            </w:div>
            <w:div w:id="1896160453">
              <w:marLeft w:val="0"/>
              <w:marRight w:val="0"/>
              <w:marTop w:val="0"/>
              <w:marBottom w:val="0"/>
              <w:divBdr>
                <w:top w:val="none" w:sz="0" w:space="0" w:color="auto"/>
                <w:left w:val="none" w:sz="0" w:space="0" w:color="auto"/>
                <w:bottom w:val="none" w:sz="0" w:space="0" w:color="auto"/>
                <w:right w:val="none" w:sz="0" w:space="0" w:color="auto"/>
              </w:divBdr>
            </w:div>
            <w:div w:id="1189173114">
              <w:marLeft w:val="0"/>
              <w:marRight w:val="0"/>
              <w:marTop w:val="0"/>
              <w:marBottom w:val="0"/>
              <w:divBdr>
                <w:top w:val="none" w:sz="0" w:space="0" w:color="auto"/>
                <w:left w:val="none" w:sz="0" w:space="0" w:color="auto"/>
                <w:bottom w:val="none" w:sz="0" w:space="0" w:color="auto"/>
                <w:right w:val="none" w:sz="0" w:space="0" w:color="auto"/>
              </w:divBdr>
            </w:div>
            <w:div w:id="23676968">
              <w:marLeft w:val="0"/>
              <w:marRight w:val="0"/>
              <w:marTop w:val="0"/>
              <w:marBottom w:val="0"/>
              <w:divBdr>
                <w:top w:val="none" w:sz="0" w:space="0" w:color="auto"/>
                <w:left w:val="none" w:sz="0" w:space="0" w:color="auto"/>
                <w:bottom w:val="none" w:sz="0" w:space="0" w:color="auto"/>
                <w:right w:val="none" w:sz="0" w:space="0" w:color="auto"/>
              </w:divBdr>
            </w:div>
            <w:div w:id="868877584">
              <w:marLeft w:val="0"/>
              <w:marRight w:val="0"/>
              <w:marTop w:val="0"/>
              <w:marBottom w:val="0"/>
              <w:divBdr>
                <w:top w:val="none" w:sz="0" w:space="0" w:color="auto"/>
                <w:left w:val="none" w:sz="0" w:space="0" w:color="auto"/>
                <w:bottom w:val="none" w:sz="0" w:space="0" w:color="auto"/>
                <w:right w:val="none" w:sz="0" w:space="0" w:color="auto"/>
              </w:divBdr>
            </w:div>
            <w:div w:id="932012625">
              <w:marLeft w:val="0"/>
              <w:marRight w:val="0"/>
              <w:marTop w:val="0"/>
              <w:marBottom w:val="0"/>
              <w:divBdr>
                <w:top w:val="none" w:sz="0" w:space="0" w:color="auto"/>
                <w:left w:val="none" w:sz="0" w:space="0" w:color="auto"/>
                <w:bottom w:val="none" w:sz="0" w:space="0" w:color="auto"/>
                <w:right w:val="none" w:sz="0" w:space="0" w:color="auto"/>
              </w:divBdr>
            </w:div>
            <w:div w:id="1874151995">
              <w:marLeft w:val="0"/>
              <w:marRight w:val="0"/>
              <w:marTop w:val="0"/>
              <w:marBottom w:val="0"/>
              <w:divBdr>
                <w:top w:val="none" w:sz="0" w:space="0" w:color="auto"/>
                <w:left w:val="none" w:sz="0" w:space="0" w:color="auto"/>
                <w:bottom w:val="none" w:sz="0" w:space="0" w:color="auto"/>
                <w:right w:val="none" w:sz="0" w:space="0" w:color="auto"/>
              </w:divBdr>
            </w:div>
            <w:div w:id="1272665351">
              <w:marLeft w:val="0"/>
              <w:marRight w:val="0"/>
              <w:marTop w:val="0"/>
              <w:marBottom w:val="0"/>
              <w:divBdr>
                <w:top w:val="none" w:sz="0" w:space="0" w:color="auto"/>
                <w:left w:val="none" w:sz="0" w:space="0" w:color="auto"/>
                <w:bottom w:val="none" w:sz="0" w:space="0" w:color="auto"/>
                <w:right w:val="none" w:sz="0" w:space="0" w:color="auto"/>
              </w:divBdr>
            </w:div>
            <w:div w:id="448625228">
              <w:marLeft w:val="0"/>
              <w:marRight w:val="0"/>
              <w:marTop w:val="0"/>
              <w:marBottom w:val="0"/>
              <w:divBdr>
                <w:top w:val="none" w:sz="0" w:space="0" w:color="auto"/>
                <w:left w:val="none" w:sz="0" w:space="0" w:color="auto"/>
                <w:bottom w:val="none" w:sz="0" w:space="0" w:color="auto"/>
                <w:right w:val="none" w:sz="0" w:space="0" w:color="auto"/>
              </w:divBdr>
            </w:div>
            <w:div w:id="1944262546">
              <w:marLeft w:val="0"/>
              <w:marRight w:val="0"/>
              <w:marTop w:val="0"/>
              <w:marBottom w:val="0"/>
              <w:divBdr>
                <w:top w:val="none" w:sz="0" w:space="0" w:color="auto"/>
                <w:left w:val="none" w:sz="0" w:space="0" w:color="auto"/>
                <w:bottom w:val="none" w:sz="0" w:space="0" w:color="auto"/>
                <w:right w:val="none" w:sz="0" w:space="0" w:color="auto"/>
              </w:divBdr>
            </w:div>
            <w:div w:id="1384132891">
              <w:marLeft w:val="0"/>
              <w:marRight w:val="0"/>
              <w:marTop w:val="0"/>
              <w:marBottom w:val="0"/>
              <w:divBdr>
                <w:top w:val="none" w:sz="0" w:space="0" w:color="auto"/>
                <w:left w:val="none" w:sz="0" w:space="0" w:color="auto"/>
                <w:bottom w:val="none" w:sz="0" w:space="0" w:color="auto"/>
                <w:right w:val="none" w:sz="0" w:space="0" w:color="auto"/>
              </w:divBdr>
            </w:div>
            <w:div w:id="1832866108">
              <w:marLeft w:val="0"/>
              <w:marRight w:val="0"/>
              <w:marTop w:val="0"/>
              <w:marBottom w:val="0"/>
              <w:divBdr>
                <w:top w:val="none" w:sz="0" w:space="0" w:color="auto"/>
                <w:left w:val="none" w:sz="0" w:space="0" w:color="auto"/>
                <w:bottom w:val="none" w:sz="0" w:space="0" w:color="auto"/>
                <w:right w:val="none" w:sz="0" w:space="0" w:color="auto"/>
              </w:divBdr>
            </w:div>
            <w:div w:id="85198729">
              <w:marLeft w:val="0"/>
              <w:marRight w:val="0"/>
              <w:marTop w:val="0"/>
              <w:marBottom w:val="0"/>
              <w:divBdr>
                <w:top w:val="none" w:sz="0" w:space="0" w:color="auto"/>
                <w:left w:val="none" w:sz="0" w:space="0" w:color="auto"/>
                <w:bottom w:val="none" w:sz="0" w:space="0" w:color="auto"/>
                <w:right w:val="none" w:sz="0" w:space="0" w:color="auto"/>
              </w:divBdr>
            </w:div>
            <w:div w:id="359670094">
              <w:marLeft w:val="0"/>
              <w:marRight w:val="0"/>
              <w:marTop w:val="0"/>
              <w:marBottom w:val="0"/>
              <w:divBdr>
                <w:top w:val="none" w:sz="0" w:space="0" w:color="auto"/>
                <w:left w:val="none" w:sz="0" w:space="0" w:color="auto"/>
                <w:bottom w:val="none" w:sz="0" w:space="0" w:color="auto"/>
                <w:right w:val="none" w:sz="0" w:space="0" w:color="auto"/>
              </w:divBdr>
            </w:div>
            <w:div w:id="1047340522">
              <w:marLeft w:val="0"/>
              <w:marRight w:val="0"/>
              <w:marTop w:val="0"/>
              <w:marBottom w:val="0"/>
              <w:divBdr>
                <w:top w:val="none" w:sz="0" w:space="0" w:color="auto"/>
                <w:left w:val="none" w:sz="0" w:space="0" w:color="auto"/>
                <w:bottom w:val="none" w:sz="0" w:space="0" w:color="auto"/>
                <w:right w:val="none" w:sz="0" w:space="0" w:color="auto"/>
              </w:divBdr>
            </w:div>
            <w:div w:id="664090071">
              <w:marLeft w:val="0"/>
              <w:marRight w:val="0"/>
              <w:marTop w:val="0"/>
              <w:marBottom w:val="0"/>
              <w:divBdr>
                <w:top w:val="none" w:sz="0" w:space="0" w:color="auto"/>
                <w:left w:val="none" w:sz="0" w:space="0" w:color="auto"/>
                <w:bottom w:val="none" w:sz="0" w:space="0" w:color="auto"/>
                <w:right w:val="none" w:sz="0" w:space="0" w:color="auto"/>
              </w:divBdr>
            </w:div>
            <w:div w:id="201066273">
              <w:marLeft w:val="0"/>
              <w:marRight w:val="0"/>
              <w:marTop w:val="0"/>
              <w:marBottom w:val="0"/>
              <w:divBdr>
                <w:top w:val="none" w:sz="0" w:space="0" w:color="auto"/>
                <w:left w:val="none" w:sz="0" w:space="0" w:color="auto"/>
                <w:bottom w:val="none" w:sz="0" w:space="0" w:color="auto"/>
                <w:right w:val="none" w:sz="0" w:space="0" w:color="auto"/>
              </w:divBdr>
            </w:div>
            <w:div w:id="98643520">
              <w:marLeft w:val="0"/>
              <w:marRight w:val="0"/>
              <w:marTop w:val="0"/>
              <w:marBottom w:val="0"/>
              <w:divBdr>
                <w:top w:val="none" w:sz="0" w:space="0" w:color="auto"/>
                <w:left w:val="none" w:sz="0" w:space="0" w:color="auto"/>
                <w:bottom w:val="none" w:sz="0" w:space="0" w:color="auto"/>
                <w:right w:val="none" w:sz="0" w:space="0" w:color="auto"/>
              </w:divBdr>
            </w:div>
            <w:div w:id="1778408986">
              <w:marLeft w:val="0"/>
              <w:marRight w:val="0"/>
              <w:marTop w:val="0"/>
              <w:marBottom w:val="0"/>
              <w:divBdr>
                <w:top w:val="none" w:sz="0" w:space="0" w:color="auto"/>
                <w:left w:val="none" w:sz="0" w:space="0" w:color="auto"/>
                <w:bottom w:val="none" w:sz="0" w:space="0" w:color="auto"/>
                <w:right w:val="none" w:sz="0" w:space="0" w:color="auto"/>
              </w:divBdr>
            </w:div>
            <w:div w:id="889193903">
              <w:marLeft w:val="0"/>
              <w:marRight w:val="0"/>
              <w:marTop w:val="0"/>
              <w:marBottom w:val="0"/>
              <w:divBdr>
                <w:top w:val="none" w:sz="0" w:space="0" w:color="auto"/>
                <w:left w:val="none" w:sz="0" w:space="0" w:color="auto"/>
                <w:bottom w:val="none" w:sz="0" w:space="0" w:color="auto"/>
                <w:right w:val="none" w:sz="0" w:space="0" w:color="auto"/>
              </w:divBdr>
            </w:div>
            <w:div w:id="225266913">
              <w:marLeft w:val="0"/>
              <w:marRight w:val="0"/>
              <w:marTop w:val="0"/>
              <w:marBottom w:val="0"/>
              <w:divBdr>
                <w:top w:val="none" w:sz="0" w:space="0" w:color="auto"/>
                <w:left w:val="none" w:sz="0" w:space="0" w:color="auto"/>
                <w:bottom w:val="none" w:sz="0" w:space="0" w:color="auto"/>
                <w:right w:val="none" w:sz="0" w:space="0" w:color="auto"/>
              </w:divBdr>
            </w:div>
            <w:div w:id="77290679">
              <w:marLeft w:val="0"/>
              <w:marRight w:val="0"/>
              <w:marTop w:val="0"/>
              <w:marBottom w:val="0"/>
              <w:divBdr>
                <w:top w:val="none" w:sz="0" w:space="0" w:color="auto"/>
                <w:left w:val="none" w:sz="0" w:space="0" w:color="auto"/>
                <w:bottom w:val="none" w:sz="0" w:space="0" w:color="auto"/>
                <w:right w:val="none" w:sz="0" w:space="0" w:color="auto"/>
              </w:divBdr>
            </w:div>
            <w:div w:id="1814828508">
              <w:marLeft w:val="0"/>
              <w:marRight w:val="0"/>
              <w:marTop w:val="0"/>
              <w:marBottom w:val="0"/>
              <w:divBdr>
                <w:top w:val="none" w:sz="0" w:space="0" w:color="auto"/>
                <w:left w:val="none" w:sz="0" w:space="0" w:color="auto"/>
                <w:bottom w:val="none" w:sz="0" w:space="0" w:color="auto"/>
                <w:right w:val="none" w:sz="0" w:space="0" w:color="auto"/>
              </w:divBdr>
            </w:div>
            <w:div w:id="962882588">
              <w:marLeft w:val="0"/>
              <w:marRight w:val="0"/>
              <w:marTop w:val="0"/>
              <w:marBottom w:val="0"/>
              <w:divBdr>
                <w:top w:val="none" w:sz="0" w:space="0" w:color="auto"/>
                <w:left w:val="none" w:sz="0" w:space="0" w:color="auto"/>
                <w:bottom w:val="none" w:sz="0" w:space="0" w:color="auto"/>
                <w:right w:val="none" w:sz="0" w:space="0" w:color="auto"/>
              </w:divBdr>
            </w:div>
            <w:div w:id="302584992">
              <w:marLeft w:val="0"/>
              <w:marRight w:val="0"/>
              <w:marTop w:val="0"/>
              <w:marBottom w:val="0"/>
              <w:divBdr>
                <w:top w:val="none" w:sz="0" w:space="0" w:color="auto"/>
                <w:left w:val="none" w:sz="0" w:space="0" w:color="auto"/>
                <w:bottom w:val="none" w:sz="0" w:space="0" w:color="auto"/>
                <w:right w:val="none" w:sz="0" w:space="0" w:color="auto"/>
              </w:divBdr>
            </w:div>
            <w:div w:id="1183475667">
              <w:marLeft w:val="0"/>
              <w:marRight w:val="0"/>
              <w:marTop w:val="0"/>
              <w:marBottom w:val="0"/>
              <w:divBdr>
                <w:top w:val="none" w:sz="0" w:space="0" w:color="auto"/>
                <w:left w:val="none" w:sz="0" w:space="0" w:color="auto"/>
                <w:bottom w:val="none" w:sz="0" w:space="0" w:color="auto"/>
                <w:right w:val="none" w:sz="0" w:space="0" w:color="auto"/>
              </w:divBdr>
            </w:div>
            <w:div w:id="630669131">
              <w:marLeft w:val="0"/>
              <w:marRight w:val="0"/>
              <w:marTop w:val="0"/>
              <w:marBottom w:val="0"/>
              <w:divBdr>
                <w:top w:val="none" w:sz="0" w:space="0" w:color="auto"/>
                <w:left w:val="none" w:sz="0" w:space="0" w:color="auto"/>
                <w:bottom w:val="none" w:sz="0" w:space="0" w:color="auto"/>
                <w:right w:val="none" w:sz="0" w:space="0" w:color="auto"/>
              </w:divBdr>
            </w:div>
            <w:div w:id="743646462">
              <w:marLeft w:val="0"/>
              <w:marRight w:val="0"/>
              <w:marTop w:val="0"/>
              <w:marBottom w:val="0"/>
              <w:divBdr>
                <w:top w:val="none" w:sz="0" w:space="0" w:color="auto"/>
                <w:left w:val="none" w:sz="0" w:space="0" w:color="auto"/>
                <w:bottom w:val="none" w:sz="0" w:space="0" w:color="auto"/>
                <w:right w:val="none" w:sz="0" w:space="0" w:color="auto"/>
              </w:divBdr>
            </w:div>
            <w:div w:id="668365764">
              <w:marLeft w:val="0"/>
              <w:marRight w:val="0"/>
              <w:marTop w:val="0"/>
              <w:marBottom w:val="0"/>
              <w:divBdr>
                <w:top w:val="none" w:sz="0" w:space="0" w:color="auto"/>
                <w:left w:val="none" w:sz="0" w:space="0" w:color="auto"/>
                <w:bottom w:val="none" w:sz="0" w:space="0" w:color="auto"/>
                <w:right w:val="none" w:sz="0" w:space="0" w:color="auto"/>
              </w:divBdr>
            </w:div>
            <w:div w:id="1666936251">
              <w:marLeft w:val="0"/>
              <w:marRight w:val="0"/>
              <w:marTop w:val="0"/>
              <w:marBottom w:val="0"/>
              <w:divBdr>
                <w:top w:val="none" w:sz="0" w:space="0" w:color="auto"/>
                <w:left w:val="none" w:sz="0" w:space="0" w:color="auto"/>
                <w:bottom w:val="none" w:sz="0" w:space="0" w:color="auto"/>
                <w:right w:val="none" w:sz="0" w:space="0" w:color="auto"/>
              </w:divBdr>
            </w:div>
            <w:div w:id="973607464">
              <w:marLeft w:val="0"/>
              <w:marRight w:val="0"/>
              <w:marTop w:val="0"/>
              <w:marBottom w:val="0"/>
              <w:divBdr>
                <w:top w:val="none" w:sz="0" w:space="0" w:color="auto"/>
                <w:left w:val="none" w:sz="0" w:space="0" w:color="auto"/>
                <w:bottom w:val="none" w:sz="0" w:space="0" w:color="auto"/>
                <w:right w:val="none" w:sz="0" w:space="0" w:color="auto"/>
              </w:divBdr>
            </w:div>
            <w:div w:id="125899347">
              <w:marLeft w:val="0"/>
              <w:marRight w:val="0"/>
              <w:marTop w:val="0"/>
              <w:marBottom w:val="0"/>
              <w:divBdr>
                <w:top w:val="none" w:sz="0" w:space="0" w:color="auto"/>
                <w:left w:val="none" w:sz="0" w:space="0" w:color="auto"/>
                <w:bottom w:val="none" w:sz="0" w:space="0" w:color="auto"/>
                <w:right w:val="none" w:sz="0" w:space="0" w:color="auto"/>
              </w:divBdr>
            </w:div>
            <w:div w:id="445123221">
              <w:marLeft w:val="0"/>
              <w:marRight w:val="0"/>
              <w:marTop w:val="0"/>
              <w:marBottom w:val="0"/>
              <w:divBdr>
                <w:top w:val="none" w:sz="0" w:space="0" w:color="auto"/>
                <w:left w:val="none" w:sz="0" w:space="0" w:color="auto"/>
                <w:bottom w:val="none" w:sz="0" w:space="0" w:color="auto"/>
                <w:right w:val="none" w:sz="0" w:space="0" w:color="auto"/>
              </w:divBdr>
            </w:div>
            <w:div w:id="265620707">
              <w:marLeft w:val="0"/>
              <w:marRight w:val="0"/>
              <w:marTop w:val="0"/>
              <w:marBottom w:val="0"/>
              <w:divBdr>
                <w:top w:val="none" w:sz="0" w:space="0" w:color="auto"/>
                <w:left w:val="none" w:sz="0" w:space="0" w:color="auto"/>
                <w:bottom w:val="none" w:sz="0" w:space="0" w:color="auto"/>
                <w:right w:val="none" w:sz="0" w:space="0" w:color="auto"/>
              </w:divBdr>
            </w:div>
            <w:div w:id="1963342516">
              <w:marLeft w:val="0"/>
              <w:marRight w:val="0"/>
              <w:marTop w:val="0"/>
              <w:marBottom w:val="0"/>
              <w:divBdr>
                <w:top w:val="none" w:sz="0" w:space="0" w:color="auto"/>
                <w:left w:val="none" w:sz="0" w:space="0" w:color="auto"/>
                <w:bottom w:val="none" w:sz="0" w:space="0" w:color="auto"/>
                <w:right w:val="none" w:sz="0" w:space="0" w:color="auto"/>
              </w:divBdr>
            </w:div>
            <w:div w:id="677931801">
              <w:marLeft w:val="0"/>
              <w:marRight w:val="0"/>
              <w:marTop w:val="0"/>
              <w:marBottom w:val="0"/>
              <w:divBdr>
                <w:top w:val="none" w:sz="0" w:space="0" w:color="auto"/>
                <w:left w:val="none" w:sz="0" w:space="0" w:color="auto"/>
                <w:bottom w:val="none" w:sz="0" w:space="0" w:color="auto"/>
                <w:right w:val="none" w:sz="0" w:space="0" w:color="auto"/>
              </w:divBdr>
            </w:div>
            <w:div w:id="1071581385">
              <w:marLeft w:val="0"/>
              <w:marRight w:val="0"/>
              <w:marTop w:val="0"/>
              <w:marBottom w:val="0"/>
              <w:divBdr>
                <w:top w:val="none" w:sz="0" w:space="0" w:color="auto"/>
                <w:left w:val="none" w:sz="0" w:space="0" w:color="auto"/>
                <w:bottom w:val="none" w:sz="0" w:space="0" w:color="auto"/>
                <w:right w:val="none" w:sz="0" w:space="0" w:color="auto"/>
              </w:divBdr>
            </w:div>
            <w:div w:id="310331948">
              <w:marLeft w:val="0"/>
              <w:marRight w:val="0"/>
              <w:marTop w:val="0"/>
              <w:marBottom w:val="0"/>
              <w:divBdr>
                <w:top w:val="none" w:sz="0" w:space="0" w:color="auto"/>
                <w:left w:val="none" w:sz="0" w:space="0" w:color="auto"/>
                <w:bottom w:val="none" w:sz="0" w:space="0" w:color="auto"/>
                <w:right w:val="none" w:sz="0" w:space="0" w:color="auto"/>
              </w:divBdr>
            </w:div>
            <w:div w:id="177350068">
              <w:marLeft w:val="0"/>
              <w:marRight w:val="0"/>
              <w:marTop w:val="0"/>
              <w:marBottom w:val="0"/>
              <w:divBdr>
                <w:top w:val="none" w:sz="0" w:space="0" w:color="auto"/>
                <w:left w:val="none" w:sz="0" w:space="0" w:color="auto"/>
                <w:bottom w:val="none" w:sz="0" w:space="0" w:color="auto"/>
                <w:right w:val="none" w:sz="0" w:space="0" w:color="auto"/>
              </w:divBdr>
            </w:div>
            <w:div w:id="2133671126">
              <w:marLeft w:val="0"/>
              <w:marRight w:val="0"/>
              <w:marTop w:val="0"/>
              <w:marBottom w:val="0"/>
              <w:divBdr>
                <w:top w:val="none" w:sz="0" w:space="0" w:color="auto"/>
                <w:left w:val="none" w:sz="0" w:space="0" w:color="auto"/>
                <w:bottom w:val="none" w:sz="0" w:space="0" w:color="auto"/>
                <w:right w:val="none" w:sz="0" w:space="0" w:color="auto"/>
              </w:divBdr>
            </w:div>
            <w:div w:id="1759600699">
              <w:marLeft w:val="0"/>
              <w:marRight w:val="0"/>
              <w:marTop w:val="0"/>
              <w:marBottom w:val="0"/>
              <w:divBdr>
                <w:top w:val="none" w:sz="0" w:space="0" w:color="auto"/>
                <w:left w:val="none" w:sz="0" w:space="0" w:color="auto"/>
                <w:bottom w:val="none" w:sz="0" w:space="0" w:color="auto"/>
                <w:right w:val="none" w:sz="0" w:space="0" w:color="auto"/>
              </w:divBdr>
            </w:div>
            <w:div w:id="1508398665">
              <w:marLeft w:val="0"/>
              <w:marRight w:val="0"/>
              <w:marTop w:val="0"/>
              <w:marBottom w:val="0"/>
              <w:divBdr>
                <w:top w:val="none" w:sz="0" w:space="0" w:color="auto"/>
                <w:left w:val="none" w:sz="0" w:space="0" w:color="auto"/>
                <w:bottom w:val="none" w:sz="0" w:space="0" w:color="auto"/>
                <w:right w:val="none" w:sz="0" w:space="0" w:color="auto"/>
              </w:divBdr>
            </w:div>
            <w:div w:id="1520117949">
              <w:marLeft w:val="0"/>
              <w:marRight w:val="0"/>
              <w:marTop w:val="0"/>
              <w:marBottom w:val="0"/>
              <w:divBdr>
                <w:top w:val="none" w:sz="0" w:space="0" w:color="auto"/>
                <w:left w:val="none" w:sz="0" w:space="0" w:color="auto"/>
                <w:bottom w:val="none" w:sz="0" w:space="0" w:color="auto"/>
                <w:right w:val="none" w:sz="0" w:space="0" w:color="auto"/>
              </w:divBdr>
            </w:div>
            <w:div w:id="1682388242">
              <w:marLeft w:val="0"/>
              <w:marRight w:val="0"/>
              <w:marTop w:val="0"/>
              <w:marBottom w:val="0"/>
              <w:divBdr>
                <w:top w:val="none" w:sz="0" w:space="0" w:color="auto"/>
                <w:left w:val="none" w:sz="0" w:space="0" w:color="auto"/>
                <w:bottom w:val="none" w:sz="0" w:space="0" w:color="auto"/>
                <w:right w:val="none" w:sz="0" w:space="0" w:color="auto"/>
              </w:divBdr>
            </w:div>
            <w:div w:id="2031907698">
              <w:marLeft w:val="0"/>
              <w:marRight w:val="0"/>
              <w:marTop w:val="0"/>
              <w:marBottom w:val="0"/>
              <w:divBdr>
                <w:top w:val="none" w:sz="0" w:space="0" w:color="auto"/>
                <w:left w:val="none" w:sz="0" w:space="0" w:color="auto"/>
                <w:bottom w:val="none" w:sz="0" w:space="0" w:color="auto"/>
                <w:right w:val="none" w:sz="0" w:space="0" w:color="auto"/>
              </w:divBdr>
            </w:div>
            <w:div w:id="272832056">
              <w:marLeft w:val="0"/>
              <w:marRight w:val="0"/>
              <w:marTop w:val="0"/>
              <w:marBottom w:val="0"/>
              <w:divBdr>
                <w:top w:val="none" w:sz="0" w:space="0" w:color="auto"/>
                <w:left w:val="none" w:sz="0" w:space="0" w:color="auto"/>
                <w:bottom w:val="none" w:sz="0" w:space="0" w:color="auto"/>
                <w:right w:val="none" w:sz="0" w:space="0" w:color="auto"/>
              </w:divBdr>
            </w:div>
            <w:div w:id="2115244762">
              <w:marLeft w:val="0"/>
              <w:marRight w:val="0"/>
              <w:marTop w:val="0"/>
              <w:marBottom w:val="0"/>
              <w:divBdr>
                <w:top w:val="none" w:sz="0" w:space="0" w:color="auto"/>
                <w:left w:val="none" w:sz="0" w:space="0" w:color="auto"/>
                <w:bottom w:val="none" w:sz="0" w:space="0" w:color="auto"/>
                <w:right w:val="none" w:sz="0" w:space="0" w:color="auto"/>
              </w:divBdr>
            </w:div>
            <w:div w:id="1291594954">
              <w:marLeft w:val="0"/>
              <w:marRight w:val="0"/>
              <w:marTop w:val="0"/>
              <w:marBottom w:val="0"/>
              <w:divBdr>
                <w:top w:val="none" w:sz="0" w:space="0" w:color="auto"/>
                <w:left w:val="none" w:sz="0" w:space="0" w:color="auto"/>
                <w:bottom w:val="none" w:sz="0" w:space="0" w:color="auto"/>
                <w:right w:val="none" w:sz="0" w:space="0" w:color="auto"/>
              </w:divBdr>
            </w:div>
            <w:div w:id="1428966810">
              <w:marLeft w:val="0"/>
              <w:marRight w:val="0"/>
              <w:marTop w:val="0"/>
              <w:marBottom w:val="0"/>
              <w:divBdr>
                <w:top w:val="none" w:sz="0" w:space="0" w:color="auto"/>
                <w:left w:val="none" w:sz="0" w:space="0" w:color="auto"/>
                <w:bottom w:val="none" w:sz="0" w:space="0" w:color="auto"/>
                <w:right w:val="none" w:sz="0" w:space="0" w:color="auto"/>
              </w:divBdr>
            </w:div>
            <w:div w:id="444619836">
              <w:marLeft w:val="0"/>
              <w:marRight w:val="0"/>
              <w:marTop w:val="0"/>
              <w:marBottom w:val="0"/>
              <w:divBdr>
                <w:top w:val="none" w:sz="0" w:space="0" w:color="auto"/>
                <w:left w:val="none" w:sz="0" w:space="0" w:color="auto"/>
                <w:bottom w:val="none" w:sz="0" w:space="0" w:color="auto"/>
                <w:right w:val="none" w:sz="0" w:space="0" w:color="auto"/>
              </w:divBdr>
            </w:div>
            <w:div w:id="214045266">
              <w:marLeft w:val="0"/>
              <w:marRight w:val="0"/>
              <w:marTop w:val="0"/>
              <w:marBottom w:val="0"/>
              <w:divBdr>
                <w:top w:val="none" w:sz="0" w:space="0" w:color="auto"/>
                <w:left w:val="none" w:sz="0" w:space="0" w:color="auto"/>
                <w:bottom w:val="none" w:sz="0" w:space="0" w:color="auto"/>
                <w:right w:val="none" w:sz="0" w:space="0" w:color="auto"/>
              </w:divBdr>
            </w:div>
            <w:div w:id="1587152143">
              <w:marLeft w:val="0"/>
              <w:marRight w:val="0"/>
              <w:marTop w:val="0"/>
              <w:marBottom w:val="0"/>
              <w:divBdr>
                <w:top w:val="none" w:sz="0" w:space="0" w:color="auto"/>
                <w:left w:val="none" w:sz="0" w:space="0" w:color="auto"/>
                <w:bottom w:val="none" w:sz="0" w:space="0" w:color="auto"/>
                <w:right w:val="none" w:sz="0" w:space="0" w:color="auto"/>
              </w:divBdr>
            </w:div>
            <w:div w:id="512956591">
              <w:marLeft w:val="0"/>
              <w:marRight w:val="0"/>
              <w:marTop w:val="0"/>
              <w:marBottom w:val="0"/>
              <w:divBdr>
                <w:top w:val="none" w:sz="0" w:space="0" w:color="auto"/>
                <w:left w:val="none" w:sz="0" w:space="0" w:color="auto"/>
                <w:bottom w:val="none" w:sz="0" w:space="0" w:color="auto"/>
                <w:right w:val="none" w:sz="0" w:space="0" w:color="auto"/>
              </w:divBdr>
            </w:div>
            <w:div w:id="1845197736">
              <w:marLeft w:val="0"/>
              <w:marRight w:val="0"/>
              <w:marTop w:val="0"/>
              <w:marBottom w:val="0"/>
              <w:divBdr>
                <w:top w:val="none" w:sz="0" w:space="0" w:color="auto"/>
                <w:left w:val="none" w:sz="0" w:space="0" w:color="auto"/>
                <w:bottom w:val="none" w:sz="0" w:space="0" w:color="auto"/>
                <w:right w:val="none" w:sz="0" w:space="0" w:color="auto"/>
              </w:divBdr>
            </w:div>
            <w:div w:id="421462354">
              <w:marLeft w:val="0"/>
              <w:marRight w:val="0"/>
              <w:marTop w:val="0"/>
              <w:marBottom w:val="0"/>
              <w:divBdr>
                <w:top w:val="none" w:sz="0" w:space="0" w:color="auto"/>
                <w:left w:val="none" w:sz="0" w:space="0" w:color="auto"/>
                <w:bottom w:val="none" w:sz="0" w:space="0" w:color="auto"/>
                <w:right w:val="none" w:sz="0" w:space="0" w:color="auto"/>
              </w:divBdr>
            </w:div>
            <w:div w:id="982347759">
              <w:marLeft w:val="0"/>
              <w:marRight w:val="0"/>
              <w:marTop w:val="0"/>
              <w:marBottom w:val="0"/>
              <w:divBdr>
                <w:top w:val="none" w:sz="0" w:space="0" w:color="auto"/>
                <w:left w:val="none" w:sz="0" w:space="0" w:color="auto"/>
                <w:bottom w:val="none" w:sz="0" w:space="0" w:color="auto"/>
                <w:right w:val="none" w:sz="0" w:space="0" w:color="auto"/>
              </w:divBdr>
            </w:div>
            <w:div w:id="1332022785">
              <w:marLeft w:val="0"/>
              <w:marRight w:val="0"/>
              <w:marTop w:val="0"/>
              <w:marBottom w:val="0"/>
              <w:divBdr>
                <w:top w:val="none" w:sz="0" w:space="0" w:color="auto"/>
                <w:left w:val="none" w:sz="0" w:space="0" w:color="auto"/>
                <w:bottom w:val="none" w:sz="0" w:space="0" w:color="auto"/>
                <w:right w:val="none" w:sz="0" w:space="0" w:color="auto"/>
              </w:divBdr>
            </w:div>
            <w:div w:id="1024093847">
              <w:marLeft w:val="0"/>
              <w:marRight w:val="0"/>
              <w:marTop w:val="0"/>
              <w:marBottom w:val="0"/>
              <w:divBdr>
                <w:top w:val="none" w:sz="0" w:space="0" w:color="auto"/>
                <w:left w:val="none" w:sz="0" w:space="0" w:color="auto"/>
                <w:bottom w:val="none" w:sz="0" w:space="0" w:color="auto"/>
                <w:right w:val="none" w:sz="0" w:space="0" w:color="auto"/>
              </w:divBdr>
            </w:div>
            <w:div w:id="823009418">
              <w:marLeft w:val="0"/>
              <w:marRight w:val="0"/>
              <w:marTop w:val="0"/>
              <w:marBottom w:val="0"/>
              <w:divBdr>
                <w:top w:val="none" w:sz="0" w:space="0" w:color="auto"/>
                <w:left w:val="none" w:sz="0" w:space="0" w:color="auto"/>
                <w:bottom w:val="none" w:sz="0" w:space="0" w:color="auto"/>
                <w:right w:val="none" w:sz="0" w:space="0" w:color="auto"/>
              </w:divBdr>
            </w:div>
            <w:div w:id="1502502788">
              <w:marLeft w:val="0"/>
              <w:marRight w:val="0"/>
              <w:marTop w:val="0"/>
              <w:marBottom w:val="0"/>
              <w:divBdr>
                <w:top w:val="none" w:sz="0" w:space="0" w:color="auto"/>
                <w:left w:val="none" w:sz="0" w:space="0" w:color="auto"/>
                <w:bottom w:val="none" w:sz="0" w:space="0" w:color="auto"/>
                <w:right w:val="none" w:sz="0" w:space="0" w:color="auto"/>
              </w:divBdr>
            </w:div>
            <w:div w:id="1808430531">
              <w:marLeft w:val="0"/>
              <w:marRight w:val="0"/>
              <w:marTop w:val="0"/>
              <w:marBottom w:val="0"/>
              <w:divBdr>
                <w:top w:val="none" w:sz="0" w:space="0" w:color="auto"/>
                <w:left w:val="none" w:sz="0" w:space="0" w:color="auto"/>
                <w:bottom w:val="none" w:sz="0" w:space="0" w:color="auto"/>
                <w:right w:val="none" w:sz="0" w:space="0" w:color="auto"/>
              </w:divBdr>
            </w:div>
            <w:div w:id="1645891398">
              <w:marLeft w:val="0"/>
              <w:marRight w:val="0"/>
              <w:marTop w:val="0"/>
              <w:marBottom w:val="0"/>
              <w:divBdr>
                <w:top w:val="none" w:sz="0" w:space="0" w:color="auto"/>
                <w:left w:val="none" w:sz="0" w:space="0" w:color="auto"/>
                <w:bottom w:val="none" w:sz="0" w:space="0" w:color="auto"/>
                <w:right w:val="none" w:sz="0" w:space="0" w:color="auto"/>
              </w:divBdr>
            </w:div>
            <w:div w:id="1216432820">
              <w:marLeft w:val="0"/>
              <w:marRight w:val="0"/>
              <w:marTop w:val="0"/>
              <w:marBottom w:val="0"/>
              <w:divBdr>
                <w:top w:val="none" w:sz="0" w:space="0" w:color="auto"/>
                <w:left w:val="none" w:sz="0" w:space="0" w:color="auto"/>
                <w:bottom w:val="none" w:sz="0" w:space="0" w:color="auto"/>
                <w:right w:val="none" w:sz="0" w:space="0" w:color="auto"/>
              </w:divBdr>
            </w:div>
            <w:div w:id="1769111037">
              <w:marLeft w:val="0"/>
              <w:marRight w:val="0"/>
              <w:marTop w:val="0"/>
              <w:marBottom w:val="0"/>
              <w:divBdr>
                <w:top w:val="none" w:sz="0" w:space="0" w:color="auto"/>
                <w:left w:val="none" w:sz="0" w:space="0" w:color="auto"/>
                <w:bottom w:val="none" w:sz="0" w:space="0" w:color="auto"/>
                <w:right w:val="none" w:sz="0" w:space="0" w:color="auto"/>
              </w:divBdr>
            </w:div>
            <w:div w:id="1877691821">
              <w:marLeft w:val="0"/>
              <w:marRight w:val="0"/>
              <w:marTop w:val="0"/>
              <w:marBottom w:val="0"/>
              <w:divBdr>
                <w:top w:val="none" w:sz="0" w:space="0" w:color="auto"/>
                <w:left w:val="none" w:sz="0" w:space="0" w:color="auto"/>
                <w:bottom w:val="none" w:sz="0" w:space="0" w:color="auto"/>
                <w:right w:val="none" w:sz="0" w:space="0" w:color="auto"/>
              </w:divBdr>
            </w:div>
            <w:div w:id="1971858721">
              <w:marLeft w:val="0"/>
              <w:marRight w:val="0"/>
              <w:marTop w:val="0"/>
              <w:marBottom w:val="0"/>
              <w:divBdr>
                <w:top w:val="none" w:sz="0" w:space="0" w:color="auto"/>
                <w:left w:val="none" w:sz="0" w:space="0" w:color="auto"/>
                <w:bottom w:val="none" w:sz="0" w:space="0" w:color="auto"/>
                <w:right w:val="none" w:sz="0" w:space="0" w:color="auto"/>
              </w:divBdr>
            </w:div>
            <w:div w:id="1785534665">
              <w:marLeft w:val="0"/>
              <w:marRight w:val="0"/>
              <w:marTop w:val="0"/>
              <w:marBottom w:val="0"/>
              <w:divBdr>
                <w:top w:val="none" w:sz="0" w:space="0" w:color="auto"/>
                <w:left w:val="none" w:sz="0" w:space="0" w:color="auto"/>
                <w:bottom w:val="none" w:sz="0" w:space="0" w:color="auto"/>
                <w:right w:val="none" w:sz="0" w:space="0" w:color="auto"/>
              </w:divBdr>
            </w:div>
            <w:div w:id="1980843295">
              <w:marLeft w:val="0"/>
              <w:marRight w:val="0"/>
              <w:marTop w:val="0"/>
              <w:marBottom w:val="0"/>
              <w:divBdr>
                <w:top w:val="none" w:sz="0" w:space="0" w:color="auto"/>
                <w:left w:val="none" w:sz="0" w:space="0" w:color="auto"/>
                <w:bottom w:val="none" w:sz="0" w:space="0" w:color="auto"/>
                <w:right w:val="none" w:sz="0" w:space="0" w:color="auto"/>
              </w:divBdr>
            </w:div>
            <w:div w:id="1553998511">
              <w:marLeft w:val="0"/>
              <w:marRight w:val="0"/>
              <w:marTop w:val="0"/>
              <w:marBottom w:val="0"/>
              <w:divBdr>
                <w:top w:val="none" w:sz="0" w:space="0" w:color="auto"/>
                <w:left w:val="none" w:sz="0" w:space="0" w:color="auto"/>
                <w:bottom w:val="none" w:sz="0" w:space="0" w:color="auto"/>
                <w:right w:val="none" w:sz="0" w:space="0" w:color="auto"/>
              </w:divBdr>
            </w:div>
            <w:div w:id="539585404">
              <w:marLeft w:val="0"/>
              <w:marRight w:val="0"/>
              <w:marTop w:val="0"/>
              <w:marBottom w:val="0"/>
              <w:divBdr>
                <w:top w:val="none" w:sz="0" w:space="0" w:color="auto"/>
                <w:left w:val="none" w:sz="0" w:space="0" w:color="auto"/>
                <w:bottom w:val="none" w:sz="0" w:space="0" w:color="auto"/>
                <w:right w:val="none" w:sz="0" w:space="0" w:color="auto"/>
              </w:divBdr>
            </w:div>
            <w:div w:id="384766455">
              <w:marLeft w:val="0"/>
              <w:marRight w:val="0"/>
              <w:marTop w:val="0"/>
              <w:marBottom w:val="0"/>
              <w:divBdr>
                <w:top w:val="none" w:sz="0" w:space="0" w:color="auto"/>
                <w:left w:val="none" w:sz="0" w:space="0" w:color="auto"/>
                <w:bottom w:val="none" w:sz="0" w:space="0" w:color="auto"/>
                <w:right w:val="none" w:sz="0" w:space="0" w:color="auto"/>
              </w:divBdr>
            </w:div>
            <w:div w:id="1247493709">
              <w:marLeft w:val="0"/>
              <w:marRight w:val="0"/>
              <w:marTop w:val="0"/>
              <w:marBottom w:val="0"/>
              <w:divBdr>
                <w:top w:val="none" w:sz="0" w:space="0" w:color="auto"/>
                <w:left w:val="none" w:sz="0" w:space="0" w:color="auto"/>
                <w:bottom w:val="none" w:sz="0" w:space="0" w:color="auto"/>
                <w:right w:val="none" w:sz="0" w:space="0" w:color="auto"/>
              </w:divBdr>
            </w:div>
            <w:div w:id="636758786">
              <w:marLeft w:val="0"/>
              <w:marRight w:val="0"/>
              <w:marTop w:val="0"/>
              <w:marBottom w:val="0"/>
              <w:divBdr>
                <w:top w:val="none" w:sz="0" w:space="0" w:color="auto"/>
                <w:left w:val="none" w:sz="0" w:space="0" w:color="auto"/>
                <w:bottom w:val="none" w:sz="0" w:space="0" w:color="auto"/>
                <w:right w:val="none" w:sz="0" w:space="0" w:color="auto"/>
              </w:divBdr>
            </w:div>
            <w:div w:id="2058822080">
              <w:marLeft w:val="0"/>
              <w:marRight w:val="0"/>
              <w:marTop w:val="0"/>
              <w:marBottom w:val="0"/>
              <w:divBdr>
                <w:top w:val="none" w:sz="0" w:space="0" w:color="auto"/>
                <w:left w:val="none" w:sz="0" w:space="0" w:color="auto"/>
                <w:bottom w:val="none" w:sz="0" w:space="0" w:color="auto"/>
                <w:right w:val="none" w:sz="0" w:space="0" w:color="auto"/>
              </w:divBdr>
            </w:div>
            <w:div w:id="1163275402">
              <w:marLeft w:val="0"/>
              <w:marRight w:val="0"/>
              <w:marTop w:val="0"/>
              <w:marBottom w:val="0"/>
              <w:divBdr>
                <w:top w:val="none" w:sz="0" w:space="0" w:color="auto"/>
                <w:left w:val="none" w:sz="0" w:space="0" w:color="auto"/>
                <w:bottom w:val="none" w:sz="0" w:space="0" w:color="auto"/>
                <w:right w:val="none" w:sz="0" w:space="0" w:color="auto"/>
              </w:divBdr>
            </w:div>
            <w:div w:id="1132207030">
              <w:marLeft w:val="0"/>
              <w:marRight w:val="0"/>
              <w:marTop w:val="0"/>
              <w:marBottom w:val="0"/>
              <w:divBdr>
                <w:top w:val="none" w:sz="0" w:space="0" w:color="auto"/>
                <w:left w:val="none" w:sz="0" w:space="0" w:color="auto"/>
                <w:bottom w:val="none" w:sz="0" w:space="0" w:color="auto"/>
                <w:right w:val="none" w:sz="0" w:space="0" w:color="auto"/>
              </w:divBdr>
            </w:div>
            <w:div w:id="803887318">
              <w:marLeft w:val="0"/>
              <w:marRight w:val="0"/>
              <w:marTop w:val="0"/>
              <w:marBottom w:val="0"/>
              <w:divBdr>
                <w:top w:val="none" w:sz="0" w:space="0" w:color="auto"/>
                <w:left w:val="none" w:sz="0" w:space="0" w:color="auto"/>
                <w:bottom w:val="none" w:sz="0" w:space="0" w:color="auto"/>
                <w:right w:val="none" w:sz="0" w:space="0" w:color="auto"/>
              </w:divBdr>
            </w:div>
            <w:div w:id="548302359">
              <w:marLeft w:val="0"/>
              <w:marRight w:val="0"/>
              <w:marTop w:val="0"/>
              <w:marBottom w:val="0"/>
              <w:divBdr>
                <w:top w:val="none" w:sz="0" w:space="0" w:color="auto"/>
                <w:left w:val="none" w:sz="0" w:space="0" w:color="auto"/>
                <w:bottom w:val="none" w:sz="0" w:space="0" w:color="auto"/>
                <w:right w:val="none" w:sz="0" w:space="0" w:color="auto"/>
              </w:divBdr>
            </w:div>
            <w:div w:id="477961548">
              <w:marLeft w:val="0"/>
              <w:marRight w:val="0"/>
              <w:marTop w:val="0"/>
              <w:marBottom w:val="0"/>
              <w:divBdr>
                <w:top w:val="none" w:sz="0" w:space="0" w:color="auto"/>
                <w:left w:val="none" w:sz="0" w:space="0" w:color="auto"/>
                <w:bottom w:val="none" w:sz="0" w:space="0" w:color="auto"/>
                <w:right w:val="none" w:sz="0" w:space="0" w:color="auto"/>
              </w:divBdr>
            </w:div>
            <w:div w:id="1979870922">
              <w:marLeft w:val="0"/>
              <w:marRight w:val="0"/>
              <w:marTop w:val="0"/>
              <w:marBottom w:val="0"/>
              <w:divBdr>
                <w:top w:val="none" w:sz="0" w:space="0" w:color="auto"/>
                <w:left w:val="none" w:sz="0" w:space="0" w:color="auto"/>
                <w:bottom w:val="none" w:sz="0" w:space="0" w:color="auto"/>
                <w:right w:val="none" w:sz="0" w:space="0" w:color="auto"/>
              </w:divBdr>
            </w:div>
            <w:div w:id="1717469007">
              <w:marLeft w:val="0"/>
              <w:marRight w:val="0"/>
              <w:marTop w:val="0"/>
              <w:marBottom w:val="0"/>
              <w:divBdr>
                <w:top w:val="none" w:sz="0" w:space="0" w:color="auto"/>
                <w:left w:val="none" w:sz="0" w:space="0" w:color="auto"/>
                <w:bottom w:val="none" w:sz="0" w:space="0" w:color="auto"/>
                <w:right w:val="none" w:sz="0" w:space="0" w:color="auto"/>
              </w:divBdr>
            </w:div>
            <w:div w:id="923342600">
              <w:marLeft w:val="0"/>
              <w:marRight w:val="0"/>
              <w:marTop w:val="0"/>
              <w:marBottom w:val="0"/>
              <w:divBdr>
                <w:top w:val="none" w:sz="0" w:space="0" w:color="auto"/>
                <w:left w:val="none" w:sz="0" w:space="0" w:color="auto"/>
                <w:bottom w:val="none" w:sz="0" w:space="0" w:color="auto"/>
                <w:right w:val="none" w:sz="0" w:space="0" w:color="auto"/>
              </w:divBdr>
            </w:div>
            <w:div w:id="295184884">
              <w:marLeft w:val="0"/>
              <w:marRight w:val="0"/>
              <w:marTop w:val="0"/>
              <w:marBottom w:val="0"/>
              <w:divBdr>
                <w:top w:val="none" w:sz="0" w:space="0" w:color="auto"/>
                <w:left w:val="none" w:sz="0" w:space="0" w:color="auto"/>
                <w:bottom w:val="none" w:sz="0" w:space="0" w:color="auto"/>
                <w:right w:val="none" w:sz="0" w:space="0" w:color="auto"/>
              </w:divBdr>
            </w:div>
            <w:div w:id="96869134">
              <w:marLeft w:val="0"/>
              <w:marRight w:val="0"/>
              <w:marTop w:val="0"/>
              <w:marBottom w:val="0"/>
              <w:divBdr>
                <w:top w:val="none" w:sz="0" w:space="0" w:color="auto"/>
                <w:left w:val="none" w:sz="0" w:space="0" w:color="auto"/>
                <w:bottom w:val="none" w:sz="0" w:space="0" w:color="auto"/>
                <w:right w:val="none" w:sz="0" w:space="0" w:color="auto"/>
              </w:divBdr>
            </w:div>
            <w:div w:id="1882472545">
              <w:marLeft w:val="0"/>
              <w:marRight w:val="0"/>
              <w:marTop w:val="0"/>
              <w:marBottom w:val="0"/>
              <w:divBdr>
                <w:top w:val="none" w:sz="0" w:space="0" w:color="auto"/>
                <w:left w:val="none" w:sz="0" w:space="0" w:color="auto"/>
                <w:bottom w:val="none" w:sz="0" w:space="0" w:color="auto"/>
                <w:right w:val="none" w:sz="0" w:space="0" w:color="auto"/>
              </w:divBdr>
            </w:div>
            <w:div w:id="1829133728">
              <w:marLeft w:val="0"/>
              <w:marRight w:val="0"/>
              <w:marTop w:val="0"/>
              <w:marBottom w:val="0"/>
              <w:divBdr>
                <w:top w:val="none" w:sz="0" w:space="0" w:color="auto"/>
                <w:left w:val="none" w:sz="0" w:space="0" w:color="auto"/>
                <w:bottom w:val="none" w:sz="0" w:space="0" w:color="auto"/>
                <w:right w:val="none" w:sz="0" w:space="0" w:color="auto"/>
              </w:divBdr>
            </w:div>
            <w:div w:id="1905094748">
              <w:marLeft w:val="0"/>
              <w:marRight w:val="0"/>
              <w:marTop w:val="0"/>
              <w:marBottom w:val="0"/>
              <w:divBdr>
                <w:top w:val="none" w:sz="0" w:space="0" w:color="auto"/>
                <w:left w:val="none" w:sz="0" w:space="0" w:color="auto"/>
                <w:bottom w:val="none" w:sz="0" w:space="0" w:color="auto"/>
                <w:right w:val="none" w:sz="0" w:space="0" w:color="auto"/>
              </w:divBdr>
            </w:div>
            <w:div w:id="290408411">
              <w:marLeft w:val="0"/>
              <w:marRight w:val="0"/>
              <w:marTop w:val="0"/>
              <w:marBottom w:val="0"/>
              <w:divBdr>
                <w:top w:val="none" w:sz="0" w:space="0" w:color="auto"/>
                <w:left w:val="none" w:sz="0" w:space="0" w:color="auto"/>
                <w:bottom w:val="none" w:sz="0" w:space="0" w:color="auto"/>
                <w:right w:val="none" w:sz="0" w:space="0" w:color="auto"/>
              </w:divBdr>
            </w:div>
            <w:div w:id="1138843636">
              <w:marLeft w:val="0"/>
              <w:marRight w:val="0"/>
              <w:marTop w:val="0"/>
              <w:marBottom w:val="0"/>
              <w:divBdr>
                <w:top w:val="none" w:sz="0" w:space="0" w:color="auto"/>
                <w:left w:val="none" w:sz="0" w:space="0" w:color="auto"/>
                <w:bottom w:val="none" w:sz="0" w:space="0" w:color="auto"/>
                <w:right w:val="none" w:sz="0" w:space="0" w:color="auto"/>
              </w:divBdr>
            </w:div>
            <w:div w:id="1072699683">
              <w:marLeft w:val="0"/>
              <w:marRight w:val="0"/>
              <w:marTop w:val="0"/>
              <w:marBottom w:val="0"/>
              <w:divBdr>
                <w:top w:val="none" w:sz="0" w:space="0" w:color="auto"/>
                <w:left w:val="none" w:sz="0" w:space="0" w:color="auto"/>
                <w:bottom w:val="none" w:sz="0" w:space="0" w:color="auto"/>
                <w:right w:val="none" w:sz="0" w:space="0" w:color="auto"/>
              </w:divBdr>
            </w:div>
            <w:div w:id="1924870856">
              <w:marLeft w:val="0"/>
              <w:marRight w:val="0"/>
              <w:marTop w:val="0"/>
              <w:marBottom w:val="0"/>
              <w:divBdr>
                <w:top w:val="none" w:sz="0" w:space="0" w:color="auto"/>
                <w:left w:val="none" w:sz="0" w:space="0" w:color="auto"/>
                <w:bottom w:val="none" w:sz="0" w:space="0" w:color="auto"/>
                <w:right w:val="none" w:sz="0" w:space="0" w:color="auto"/>
              </w:divBdr>
            </w:div>
            <w:div w:id="1075206532">
              <w:marLeft w:val="0"/>
              <w:marRight w:val="0"/>
              <w:marTop w:val="0"/>
              <w:marBottom w:val="0"/>
              <w:divBdr>
                <w:top w:val="none" w:sz="0" w:space="0" w:color="auto"/>
                <w:left w:val="none" w:sz="0" w:space="0" w:color="auto"/>
                <w:bottom w:val="none" w:sz="0" w:space="0" w:color="auto"/>
                <w:right w:val="none" w:sz="0" w:space="0" w:color="auto"/>
              </w:divBdr>
            </w:div>
            <w:div w:id="914431984">
              <w:marLeft w:val="0"/>
              <w:marRight w:val="0"/>
              <w:marTop w:val="0"/>
              <w:marBottom w:val="0"/>
              <w:divBdr>
                <w:top w:val="none" w:sz="0" w:space="0" w:color="auto"/>
                <w:left w:val="none" w:sz="0" w:space="0" w:color="auto"/>
                <w:bottom w:val="none" w:sz="0" w:space="0" w:color="auto"/>
                <w:right w:val="none" w:sz="0" w:space="0" w:color="auto"/>
              </w:divBdr>
            </w:div>
            <w:div w:id="1484196070">
              <w:marLeft w:val="0"/>
              <w:marRight w:val="0"/>
              <w:marTop w:val="0"/>
              <w:marBottom w:val="0"/>
              <w:divBdr>
                <w:top w:val="none" w:sz="0" w:space="0" w:color="auto"/>
                <w:left w:val="none" w:sz="0" w:space="0" w:color="auto"/>
                <w:bottom w:val="none" w:sz="0" w:space="0" w:color="auto"/>
                <w:right w:val="none" w:sz="0" w:space="0" w:color="auto"/>
              </w:divBdr>
            </w:div>
            <w:div w:id="1878882985">
              <w:marLeft w:val="0"/>
              <w:marRight w:val="0"/>
              <w:marTop w:val="0"/>
              <w:marBottom w:val="0"/>
              <w:divBdr>
                <w:top w:val="none" w:sz="0" w:space="0" w:color="auto"/>
                <w:left w:val="none" w:sz="0" w:space="0" w:color="auto"/>
                <w:bottom w:val="none" w:sz="0" w:space="0" w:color="auto"/>
                <w:right w:val="none" w:sz="0" w:space="0" w:color="auto"/>
              </w:divBdr>
            </w:div>
            <w:div w:id="1278752244">
              <w:marLeft w:val="0"/>
              <w:marRight w:val="0"/>
              <w:marTop w:val="0"/>
              <w:marBottom w:val="0"/>
              <w:divBdr>
                <w:top w:val="none" w:sz="0" w:space="0" w:color="auto"/>
                <w:left w:val="none" w:sz="0" w:space="0" w:color="auto"/>
                <w:bottom w:val="none" w:sz="0" w:space="0" w:color="auto"/>
                <w:right w:val="none" w:sz="0" w:space="0" w:color="auto"/>
              </w:divBdr>
            </w:div>
            <w:div w:id="1674450462">
              <w:marLeft w:val="0"/>
              <w:marRight w:val="0"/>
              <w:marTop w:val="0"/>
              <w:marBottom w:val="0"/>
              <w:divBdr>
                <w:top w:val="none" w:sz="0" w:space="0" w:color="auto"/>
                <w:left w:val="none" w:sz="0" w:space="0" w:color="auto"/>
                <w:bottom w:val="none" w:sz="0" w:space="0" w:color="auto"/>
                <w:right w:val="none" w:sz="0" w:space="0" w:color="auto"/>
              </w:divBdr>
            </w:div>
            <w:div w:id="2035839247">
              <w:marLeft w:val="0"/>
              <w:marRight w:val="0"/>
              <w:marTop w:val="0"/>
              <w:marBottom w:val="0"/>
              <w:divBdr>
                <w:top w:val="none" w:sz="0" w:space="0" w:color="auto"/>
                <w:left w:val="none" w:sz="0" w:space="0" w:color="auto"/>
                <w:bottom w:val="none" w:sz="0" w:space="0" w:color="auto"/>
                <w:right w:val="none" w:sz="0" w:space="0" w:color="auto"/>
              </w:divBdr>
            </w:div>
            <w:div w:id="1707365216">
              <w:marLeft w:val="0"/>
              <w:marRight w:val="0"/>
              <w:marTop w:val="0"/>
              <w:marBottom w:val="0"/>
              <w:divBdr>
                <w:top w:val="none" w:sz="0" w:space="0" w:color="auto"/>
                <w:left w:val="none" w:sz="0" w:space="0" w:color="auto"/>
                <w:bottom w:val="none" w:sz="0" w:space="0" w:color="auto"/>
                <w:right w:val="none" w:sz="0" w:space="0" w:color="auto"/>
              </w:divBdr>
            </w:div>
            <w:div w:id="716011072">
              <w:marLeft w:val="0"/>
              <w:marRight w:val="0"/>
              <w:marTop w:val="0"/>
              <w:marBottom w:val="0"/>
              <w:divBdr>
                <w:top w:val="none" w:sz="0" w:space="0" w:color="auto"/>
                <w:left w:val="none" w:sz="0" w:space="0" w:color="auto"/>
                <w:bottom w:val="none" w:sz="0" w:space="0" w:color="auto"/>
                <w:right w:val="none" w:sz="0" w:space="0" w:color="auto"/>
              </w:divBdr>
            </w:div>
            <w:div w:id="323244191">
              <w:marLeft w:val="0"/>
              <w:marRight w:val="0"/>
              <w:marTop w:val="0"/>
              <w:marBottom w:val="0"/>
              <w:divBdr>
                <w:top w:val="none" w:sz="0" w:space="0" w:color="auto"/>
                <w:left w:val="none" w:sz="0" w:space="0" w:color="auto"/>
                <w:bottom w:val="none" w:sz="0" w:space="0" w:color="auto"/>
                <w:right w:val="none" w:sz="0" w:space="0" w:color="auto"/>
              </w:divBdr>
            </w:div>
            <w:div w:id="53238668">
              <w:marLeft w:val="0"/>
              <w:marRight w:val="0"/>
              <w:marTop w:val="0"/>
              <w:marBottom w:val="0"/>
              <w:divBdr>
                <w:top w:val="none" w:sz="0" w:space="0" w:color="auto"/>
                <w:left w:val="none" w:sz="0" w:space="0" w:color="auto"/>
                <w:bottom w:val="none" w:sz="0" w:space="0" w:color="auto"/>
                <w:right w:val="none" w:sz="0" w:space="0" w:color="auto"/>
              </w:divBdr>
            </w:div>
            <w:div w:id="773138701">
              <w:marLeft w:val="0"/>
              <w:marRight w:val="0"/>
              <w:marTop w:val="0"/>
              <w:marBottom w:val="0"/>
              <w:divBdr>
                <w:top w:val="none" w:sz="0" w:space="0" w:color="auto"/>
                <w:left w:val="none" w:sz="0" w:space="0" w:color="auto"/>
                <w:bottom w:val="none" w:sz="0" w:space="0" w:color="auto"/>
                <w:right w:val="none" w:sz="0" w:space="0" w:color="auto"/>
              </w:divBdr>
            </w:div>
            <w:div w:id="2037776685">
              <w:marLeft w:val="0"/>
              <w:marRight w:val="0"/>
              <w:marTop w:val="0"/>
              <w:marBottom w:val="0"/>
              <w:divBdr>
                <w:top w:val="none" w:sz="0" w:space="0" w:color="auto"/>
                <w:left w:val="none" w:sz="0" w:space="0" w:color="auto"/>
                <w:bottom w:val="none" w:sz="0" w:space="0" w:color="auto"/>
                <w:right w:val="none" w:sz="0" w:space="0" w:color="auto"/>
              </w:divBdr>
            </w:div>
            <w:div w:id="898368690">
              <w:marLeft w:val="0"/>
              <w:marRight w:val="0"/>
              <w:marTop w:val="0"/>
              <w:marBottom w:val="0"/>
              <w:divBdr>
                <w:top w:val="none" w:sz="0" w:space="0" w:color="auto"/>
                <w:left w:val="none" w:sz="0" w:space="0" w:color="auto"/>
                <w:bottom w:val="none" w:sz="0" w:space="0" w:color="auto"/>
                <w:right w:val="none" w:sz="0" w:space="0" w:color="auto"/>
              </w:divBdr>
            </w:div>
            <w:div w:id="885918723">
              <w:marLeft w:val="0"/>
              <w:marRight w:val="0"/>
              <w:marTop w:val="0"/>
              <w:marBottom w:val="0"/>
              <w:divBdr>
                <w:top w:val="none" w:sz="0" w:space="0" w:color="auto"/>
                <w:left w:val="none" w:sz="0" w:space="0" w:color="auto"/>
                <w:bottom w:val="none" w:sz="0" w:space="0" w:color="auto"/>
                <w:right w:val="none" w:sz="0" w:space="0" w:color="auto"/>
              </w:divBdr>
            </w:div>
            <w:div w:id="1425758584">
              <w:marLeft w:val="0"/>
              <w:marRight w:val="0"/>
              <w:marTop w:val="0"/>
              <w:marBottom w:val="0"/>
              <w:divBdr>
                <w:top w:val="none" w:sz="0" w:space="0" w:color="auto"/>
                <w:left w:val="none" w:sz="0" w:space="0" w:color="auto"/>
                <w:bottom w:val="none" w:sz="0" w:space="0" w:color="auto"/>
                <w:right w:val="none" w:sz="0" w:space="0" w:color="auto"/>
              </w:divBdr>
            </w:div>
            <w:div w:id="2056419325">
              <w:marLeft w:val="0"/>
              <w:marRight w:val="0"/>
              <w:marTop w:val="0"/>
              <w:marBottom w:val="0"/>
              <w:divBdr>
                <w:top w:val="none" w:sz="0" w:space="0" w:color="auto"/>
                <w:left w:val="none" w:sz="0" w:space="0" w:color="auto"/>
                <w:bottom w:val="none" w:sz="0" w:space="0" w:color="auto"/>
                <w:right w:val="none" w:sz="0" w:space="0" w:color="auto"/>
              </w:divBdr>
            </w:div>
            <w:div w:id="1603761448">
              <w:marLeft w:val="0"/>
              <w:marRight w:val="0"/>
              <w:marTop w:val="0"/>
              <w:marBottom w:val="0"/>
              <w:divBdr>
                <w:top w:val="none" w:sz="0" w:space="0" w:color="auto"/>
                <w:left w:val="none" w:sz="0" w:space="0" w:color="auto"/>
                <w:bottom w:val="none" w:sz="0" w:space="0" w:color="auto"/>
                <w:right w:val="none" w:sz="0" w:space="0" w:color="auto"/>
              </w:divBdr>
            </w:div>
            <w:div w:id="792334698">
              <w:marLeft w:val="0"/>
              <w:marRight w:val="0"/>
              <w:marTop w:val="0"/>
              <w:marBottom w:val="0"/>
              <w:divBdr>
                <w:top w:val="none" w:sz="0" w:space="0" w:color="auto"/>
                <w:left w:val="none" w:sz="0" w:space="0" w:color="auto"/>
                <w:bottom w:val="none" w:sz="0" w:space="0" w:color="auto"/>
                <w:right w:val="none" w:sz="0" w:space="0" w:color="auto"/>
              </w:divBdr>
            </w:div>
            <w:div w:id="289210825">
              <w:marLeft w:val="0"/>
              <w:marRight w:val="0"/>
              <w:marTop w:val="0"/>
              <w:marBottom w:val="0"/>
              <w:divBdr>
                <w:top w:val="none" w:sz="0" w:space="0" w:color="auto"/>
                <w:left w:val="none" w:sz="0" w:space="0" w:color="auto"/>
                <w:bottom w:val="none" w:sz="0" w:space="0" w:color="auto"/>
                <w:right w:val="none" w:sz="0" w:space="0" w:color="auto"/>
              </w:divBdr>
            </w:div>
            <w:div w:id="1999647398">
              <w:marLeft w:val="0"/>
              <w:marRight w:val="0"/>
              <w:marTop w:val="0"/>
              <w:marBottom w:val="0"/>
              <w:divBdr>
                <w:top w:val="none" w:sz="0" w:space="0" w:color="auto"/>
                <w:left w:val="none" w:sz="0" w:space="0" w:color="auto"/>
                <w:bottom w:val="none" w:sz="0" w:space="0" w:color="auto"/>
                <w:right w:val="none" w:sz="0" w:space="0" w:color="auto"/>
              </w:divBdr>
            </w:div>
            <w:div w:id="382095844">
              <w:marLeft w:val="0"/>
              <w:marRight w:val="0"/>
              <w:marTop w:val="0"/>
              <w:marBottom w:val="0"/>
              <w:divBdr>
                <w:top w:val="none" w:sz="0" w:space="0" w:color="auto"/>
                <w:left w:val="none" w:sz="0" w:space="0" w:color="auto"/>
                <w:bottom w:val="none" w:sz="0" w:space="0" w:color="auto"/>
                <w:right w:val="none" w:sz="0" w:space="0" w:color="auto"/>
              </w:divBdr>
            </w:div>
            <w:div w:id="803736949">
              <w:marLeft w:val="0"/>
              <w:marRight w:val="0"/>
              <w:marTop w:val="0"/>
              <w:marBottom w:val="0"/>
              <w:divBdr>
                <w:top w:val="none" w:sz="0" w:space="0" w:color="auto"/>
                <w:left w:val="none" w:sz="0" w:space="0" w:color="auto"/>
                <w:bottom w:val="none" w:sz="0" w:space="0" w:color="auto"/>
                <w:right w:val="none" w:sz="0" w:space="0" w:color="auto"/>
              </w:divBdr>
            </w:div>
            <w:div w:id="1150488626">
              <w:marLeft w:val="0"/>
              <w:marRight w:val="0"/>
              <w:marTop w:val="0"/>
              <w:marBottom w:val="0"/>
              <w:divBdr>
                <w:top w:val="none" w:sz="0" w:space="0" w:color="auto"/>
                <w:left w:val="none" w:sz="0" w:space="0" w:color="auto"/>
                <w:bottom w:val="none" w:sz="0" w:space="0" w:color="auto"/>
                <w:right w:val="none" w:sz="0" w:space="0" w:color="auto"/>
              </w:divBdr>
            </w:div>
            <w:div w:id="1218322943">
              <w:marLeft w:val="0"/>
              <w:marRight w:val="0"/>
              <w:marTop w:val="0"/>
              <w:marBottom w:val="0"/>
              <w:divBdr>
                <w:top w:val="none" w:sz="0" w:space="0" w:color="auto"/>
                <w:left w:val="none" w:sz="0" w:space="0" w:color="auto"/>
                <w:bottom w:val="none" w:sz="0" w:space="0" w:color="auto"/>
                <w:right w:val="none" w:sz="0" w:space="0" w:color="auto"/>
              </w:divBdr>
            </w:div>
            <w:div w:id="1200821527">
              <w:marLeft w:val="0"/>
              <w:marRight w:val="0"/>
              <w:marTop w:val="0"/>
              <w:marBottom w:val="0"/>
              <w:divBdr>
                <w:top w:val="none" w:sz="0" w:space="0" w:color="auto"/>
                <w:left w:val="none" w:sz="0" w:space="0" w:color="auto"/>
                <w:bottom w:val="none" w:sz="0" w:space="0" w:color="auto"/>
                <w:right w:val="none" w:sz="0" w:space="0" w:color="auto"/>
              </w:divBdr>
            </w:div>
            <w:div w:id="532115432">
              <w:marLeft w:val="0"/>
              <w:marRight w:val="0"/>
              <w:marTop w:val="0"/>
              <w:marBottom w:val="0"/>
              <w:divBdr>
                <w:top w:val="none" w:sz="0" w:space="0" w:color="auto"/>
                <w:left w:val="none" w:sz="0" w:space="0" w:color="auto"/>
                <w:bottom w:val="none" w:sz="0" w:space="0" w:color="auto"/>
                <w:right w:val="none" w:sz="0" w:space="0" w:color="auto"/>
              </w:divBdr>
            </w:div>
            <w:div w:id="779910308">
              <w:marLeft w:val="0"/>
              <w:marRight w:val="0"/>
              <w:marTop w:val="0"/>
              <w:marBottom w:val="0"/>
              <w:divBdr>
                <w:top w:val="none" w:sz="0" w:space="0" w:color="auto"/>
                <w:left w:val="none" w:sz="0" w:space="0" w:color="auto"/>
                <w:bottom w:val="none" w:sz="0" w:space="0" w:color="auto"/>
                <w:right w:val="none" w:sz="0" w:space="0" w:color="auto"/>
              </w:divBdr>
            </w:div>
            <w:div w:id="1597709244">
              <w:marLeft w:val="0"/>
              <w:marRight w:val="0"/>
              <w:marTop w:val="0"/>
              <w:marBottom w:val="0"/>
              <w:divBdr>
                <w:top w:val="none" w:sz="0" w:space="0" w:color="auto"/>
                <w:left w:val="none" w:sz="0" w:space="0" w:color="auto"/>
                <w:bottom w:val="none" w:sz="0" w:space="0" w:color="auto"/>
                <w:right w:val="none" w:sz="0" w:space="0" w:color="auto"/>
              </w:divBdr>
            </w:div>
            <w:div w:id="175969107">
              <w:marLeft w:val="0"/>
              <w:marRight w:val="0"/>
              <w:marTop w:val="0"/>
              <w:marBottom w:val="0"/>
              <w:divBdr>
                <w:top w:val="none" w:sz="0" w:space="0" w:color="auto"/>
                <w:left w:val="none" w:sz="0" w:space="0" w:color="auto"/>
                <w:bottom w:val="none" w:sz="0" w:space="0" w:color="auto"/>
                <w:right w:val="none" w:sz="0" w:space="0" w:color="auto"/>
              </w:divBdr>
            </w:div>
            <w:div w:id="1691443068">
              <w:marLeft w:val="0"/>
              <w:marRight w:val="0"/>
              <w:marTop w:val="0"/>
              <w:marBottom w:val="0"/>
              <w:divBdr>
                <w:top w:val="none" w:sz="0" w:space="0" w:color="auto"/>
                <w:left w:val="none" w:sz="0" w:space="0" w:color="auto"/>
                <w:bottom w:val="none" w:sz="0" w:space="0" w:color="auto"/>
                <w:right w:val="none" w:sz="0" w:space="0" w:color="auto"/>
              </w:divBdr>
            </w:div>
            <w:div w:id="922379813">
              <w:marLeft w:val="0"/>
              <w:marRight w:val="0"/>
              <w:marTop w:val="0"/>
              <w:marBottom w:val="0"/>
              <w:divBdr>
                <w:top w:val="none" w:sz="0" w:space="0" w:color="auto"/>
                <w:left w:val="none" w:sz="0" w:space="0" w:color="auto"/>
                <w:bottom w:val="none" w:sz="0" w:space="0" w:color="auto"/>
                <w:right w:val="none" w:sz="0" w:space="0" w:color="auto"/>
              </w:divBdr>
            </w:div>
            <w:div w:id="805197009">
              <w:marLeft w:val="0"/>
              <w:marRight w:val="0"/>
              <w:marTop w:val="0"/>
              <w:marBottom w:val="0"/>
              <w:divBdr>
                <w:top w:val="none" w:sz="0" w:space="0" w:color="auto"/>
                <w:left w:val="none" w:sz="0" w:space="0" w:color="auto"/>
                <w:bottom w:val="none" w:sz="0" w:space="0" w:color="auto"/>
                <w:right w:val="none" w:sz="0" w:space="0" w:color="auto"/>
              </w:divBdr>
            </w:div>
            <w:div w:id="2102945009">
              <w:marLeft w:val="0"/>
              <w:marRight w:val="0"/>
              <w:marTop w:val="0"/>
              <w:marBottom w:val="0"/>
              <w:divBdr>
                <w:top w:val="none" w:sz="0" w:space="0" w:color="auto"/>
                <w:left w:val="none" w:sz="0" w:space="0" w:color="auto"/>
                <w:bottom w:val="none" w:sz="0" w:space="0" w:color="auto"/>
                <w:right w:val="none" w:sz="0" w:space="0" w:color="auto"/>
              </w:divBdr>
            </w:div>
            <w:div w:id="234360546">
              <w:marLeft w:val="0"/>
              <w:marRight w:val="0"/>
              <w:marTop w:val="0"/>
              <w:marBottom w:val="0"/>
              <w:divBdr>
                <w:top w:val="none" w:sz="0" w:space="0" w:color="auto"/>
                <w:left w:val="none" w:sz="0" w:space="0" w:color="auto"/>
                <w:bottom w:val="none" w:sz="0" w:space="0" w:color="auto"/>
                <w:right w:val="none" w:sz="0" w:space="0" w:color="auto"/>
              </w:divBdr>
            </w:div>
            <w:div w:id="2087192396">
              <w:marLeft w:val="0"/>
              <w:marRight w:val="0"/>
              <w:marTop w:val="0"/>
              <w:marBottom w:val="0"/>
              <w:divBdr>
                <w:top w:val="none" w:sz="0" w:space="0" w:color="auto"/>
                <w:left w:val="none" w:sz="0" w:space="0" w:color="auto"/>
                <w:bottom w:val="none" w:sz="0" w:space="0" w:color="auto"/>
                <w:right w:val="none" w:sz="0" w:space="0" w:color="auto"/>
              </w:divBdr>
            </w:div>
            <w:div w:id="42485300">
              <w:marLeft w:val="0"/>
              <w:marRight w:val="0"/>
              <w:marTop w:val="0"/>
              <w:marBottom w:val="0"/>
              <w:divBdr>
                <w:top w:val="none" w:sz="0" w:space="0" w:color="auto"/>
                <w:left w:val="none" w:sz="0" w:space="0" w:color="auto"/>
                <w:bottom w:val="none" w:sz="0" w:space="0" w:color="auto"/>
                <w:right w:val="none" w:sz="0" w:space="0" w:color="auto"/>
              </w:divBdr>
            </w:div>
            <w:div w:id="1309090969">
              <w:marLeft w:val="0"/>
              <w:marRight w:val="0"/>
              <w:marTop w:val="0"/>
              <w:marBottom w:val="0"/>
              <w:divBdr>
                <w:top w:val="none" w:sz="0" w:space="0" w:color="auto"/>
                <w:left w:val="none" w:sz="0" w:space="0" w:color="auto"/>
                <w:bottom w:val="none" w:sz="0" w:space="0" w:color="auto"/>
                <w:right w:val="none" w:sz="0" w:space="0" w:color="auto"/>
              </w:divBdr>
            </w:div>
            <w:div w:id="386955919">
              <w:marLeft w:val="0"/>
              <w:marRight w:val="0"/>
              <w:marTop w:val="0"/>
              <w:marBottom w:val="0"/>
              <w:divBdr>
                <w:top w:val="none" w:sz="0" w:space="0" w:color="auto"/>
                <w:left w:val="none" w:sz="0" w:space="0" w:color="auto"/>
                <w:bottom w:val="none" w:sz="0" w:space="0" w:color="auto"/>
                <w:right w:val="none" w:sz="0" w:space="0" w:color="auto"/>
              </w:divBdr>
            </w:div>
            <w:div w:id="1607884970">
              <w:marLeft w:val="0"/>
              <w:marRight w:val="0"/>
              <w:marTop w:val="0"/>
              <w:marBottom w:val="0"/>
              <w:divBdr>
                <w:top w:val="none" w:sz="0" w:space="0" w:color="auto"/>
                <w:left w:val="none" w:sz="0" w:space="0" w:color="auto"/>
                <w:bottom w:val="none" w:sz="0" w:space="0" w:color="auto"/>
                <w:right w:val="none" w:sz="0" w:space="0" w:color="auto"/>
              </w:divBdr>
            </w:div>
            <w:div w:id="1964145564">
              <w:marLeft w:val="0"/>
              <w:marRight w:val="0"/>
              <w:marTop w:val="0"/>
              <w:marBottom w:val="0"/>
              <w:divBdr>
                <w:top w:val="none" w:sz="0" w:space="0" w:color="auto"/>
                <w:left w:val="none" w:sz="0" w:space="0" w:color="auto"/>
                <w:bottom w:val="none" w:sz="0" w:space="0" w:color="auto"/>
                <w:right w:val="none" w:sz="0" w:space="0" w:color="auto"/>
              </w:divBdr>
            </w:div>
            <w:div w:id="762261280">
              <w:marLeft w:val="0"/>
              <w:marRight w:val="0"/>
              <w:marTop w:val="0"/>
              <w:marBottom w:val="0"/>
              <w:divBdr>
                <w:top w:val="none" w:sz="0" w:space="0" w:color="auto"/>
                <w:left w:val="none" w:sz="0" w:space="0" w:color="auto"/>
                <w:bottom w:val="none" w:sz="0" w:space="0" w:color="auto"/>
                <w:right w:val="none" w:sz="0" w:space="0" w:color="auto"/>
              </w:divBdr>
            </w:div>
            <w:div w:id="1660958596">
              <w:marLeft w:val="0"/>
              <w:marRight w:val="0"/>
              <w:marTop w:val="0"/>
              <w:marBottom w:val="0"/>
              <w:divBdr>
                <w:top w:val="none" w:sz="0" w:space="0" w:color="auto"/>
                <w:left w:val="none" w:sz="0" w:space="0" w:color="auto"/>
                <w:bottom w:val="none" w:sz="0" w:space="0" w:color="auto"/>
                <w:right w:val="none" w:sz="0" w:space="0" w:color="auto"/>
              </w:divBdr>
            </w:div>
            <w:div w:id="1709064240">
              <w:marLeft w:val="0"/>
              <w:marRight w:val="0"/>
              <w:marTop w:val="0"/>
              <w:marBottom w:val="0"/>
              <w:divBdr>
                <w:top w:val="none" w:sz="0" w:space="0" w:color="auto"/>
                <w:left w:val="none" w:sz="0" w:space="0" w:color="auto"/>
                <w:bottom w:val="none" w:sz="0" w:space="0" w:color="auto"/>
                <w:right w:val="none" w:sz="0" w:space="0" w:color="auto"/>
              </w:divBdr>
            </w:div>
            <w:div w:id="2146383190">
              <w:marLeft w:val="0"/>
              <w:marRight w:val="0"/>
              <w:marTop w:val="0"/>
              <w:marBottom w:val="0"/>
              <w:divBdr>
                <w:top w:val="none" w:sz="0" w:space="0" w:color="auto"/>
                <w:left w:val="none" w:sz="0" w:space="0" w:color="auto"/>
                <w:bottom w:val="none" w:sz="0" w:space="0" w:color="auto"/>
                <w:right w:val="none" w:sz="0" w:space="0" w:color="auto"/>
              </w:divBdr>
            </w:div>
            <w:div w:id="808591837">
              <w:marLeft w:val="0"/>
              <w:marRight w:val="0"/>
              <w:marTop w:val="0"/>
              <w:marBottom w:val="0"/>
              <w:divBdr>
                <w:top w:val="none" w:sz="0" w:space="0" w:color="auto"/>
                <w:left w:val="none" w:sz="0" w:space="0" w:color="auto"/>
                <w:bottom w:val="none" w:sz="0" w:space="0" w:color="auto"/>
                <w:right w:val="none" w:sz="0" w:space="0" w:color="auto"/>
              </w:divBdr>
            </w:div>
            <w:div w:id="574247112">
              <w:marLeft w:val="0"/>
              <w:marRight w:val="0"/>
              <w:marTop w:val="0"/>
              <w:marBottom w:val="0"/>
              <w:divBdr>
                <w:top w:val="none" w:sz="0" w:space="0" w:color="auto"/>
                <w:left w:val="none" w:sz="0" w:space="0" w:color="auto"/>
                <w:bottom w:val="none" w:sz="0" w:space="0" w:color="auto"/>
                <w:right w:val="none" w:sz="0" w:space="0" w:color="auto"/>
              </w:divBdr>
            </w:div>
            <w:div w:id="513764522">
              <w:marLeft w:val="0"/>
              <w:marRight w:val="0"/>
              <w:marTop w:val="0"/>
              <w:marBottom w:val="0"/>
              <w:divBdr>
                <w:top w:val="none" w:sz="0" w:space="0" w:color="auto"/>
                <w:left w:val="none" w:sz="0" w:space="0" w:color="auto"/>
                <w:bottom w:val="none" w:sz="0" w:space="0" w:color="auto"/>
                <w:right w:val="none" w:sz="0" w:space="0" w:color="auto"/>
              </w:divBdr>
            </w:div>
            <w:div w:id="1539511663">
              <w:marLeft w:val="0"/>
              <w:marRight w:val="0"/>
              <w:marTop w:val="0"/>
              <w:marBottom w:val="0"/>
              <w:divBdr>
                <w:top w:val="none" w:sz="0" w:space="0" w:color="auto"/>
                <w:left w:val="none" w:sz="0" w:space="0" w:color="auto"/>
                <w:bottom w:val="none" w:sz="0" w:space="0" w:color="auto"/>
                <w:right w:val="none" w:sz="0" w:space="0" w:color="auto"/>
              </w:divBdr>
            </w:div>
            <w:div w:id="1517883637">
              <w:marLeft w:val="0"/>
              <w:marRight w:val="0"/>
              <w:marTop w:val="0"/>
              <w:marBottom w:val="0"/>
              <w:divBdr>
                <w:top w:val="none" w:sz="0" w:space="0" w:color="auto"/>
                <w:left w:val="none" w:sz="0" w:space="0" w:color="auto"/>
                <w:bottom w:val="none" w:sz="0" w:space="0" w:color="auto"/>
                <w:right w:val="none" w:sz="0" w:space="0" w:color="auto"/>
              </w:divBdr>
            </w:div>
            <w:div w:id="397441684">
              <w:marLeft w:val="0"/>
              <w:marRight w:val="0"/>
              <w:marTop w:val="0"/>
              <w:marBottom w:val="0"/>
              <w:divBdr>
                <w:top w:val="none" w:sz="0" w:space="0" w:color="auto"/>
                <w:left w:val="none" w:sz="0" w:space="0" w:color="auto"/>
                <w:bottom w:val="none" w:sz="0" w:space="0" w:color="auto"/>
                <w:right w:val="none" w:sz="0" w:space="0" w:color="auto"/>
              </w:divBdr>
            </w:div>
            <w:div w:id="1018237295">
              <w:marLeft w:val="0"/>
              <w:marRight w:val="0"/>
              <w:marTop w:val="0"/>
              <w:marBottom w:val="0"/>
              <w:divBdr>
                <w:top w:val="none" w:sz="0" w:space="0" w:color="auto"/>
                <w:left w:val="none" w:sz="0" w:space="0" w:color="auto"/>
                <w:bottom w:val="none" w:sz="0" w:space="0" w:color="auto"/>
                <w:right w:val="none" w:sz="0" w:space="0" w:color="auto"/>
              </w:divBdr>
            </w:div>
            <w:div w:id="1805928599">
              <w:marLeft w:val="0"/>
              <w:marRight w:val="0"/>
              <w:marTop w:val="0"/>
              <w:marBottom w:val="0"/>
              <w:divBdr>
                <w:top w:val="none" w:sz="0" w:space="0" w:color="auto"/>
                <w:left w:val="none" w:sz="0" w:space="0" w:color="auto"/>
                <w:bottom w:val="none" w:sz="0" w:space="0" w:color="auto"/>
                <w:right w:val="none" w:sz="0" w:space="0" w:color="auto"/>
              </w:divBdr>
            </w:div>
            <w:div w:id="1909460893">
              <w:marLeft w:val="0"/>
              <w:marRight w:val="0"/>
              <w:marTop w:val="0"/>
              <w:marBottom w:val="0"/>
              <w:divBdr>
                <w:top w:val="none" w:sz="0" w:space="0" w:color="auto"/>
                <w:left w:val="none" w:sz="0" w:space="0" w:color="auto"/>
                <w:bottom w:val="none" w:sz="0" w:space="0" w:color="auto"/>
                <w:right w:val="none" w:sz="0" w:space="0" w:color="auto"/>
              </w:divBdr>
            </w:div>
            <w:div w:id="109251445">
              <w:marLeft w:val="0"/>
              <w:marRight w:val="0"/>
              <w:marTop w:val="0"/>
              <w:marBottom w:val="0"/>
              <w:divBdr>
                <w:top w:val="none" w:sz="0" w:space="0" w:color="auto"/>
                <w:left w:val="none" w:sz="0" w:space="0" w:color="auto"/>
                <w:bottom w:val="none" w:sz="0" w:space="0" w:color="auto"/>
                <w:right w:val="none" w:sz="0" w:space="0" w:color="auto"/>
              </w:divBdr>
            </w:div>
            <w:div w:id="467088268">
              <w:marLeft w:val="0"/>
              <w:marRight w:val="0"/>
              <w:marTop w:val="0"/>
              <w:marBottom w:val="0"/>
              <w:divBdr>
                <w:top w:val="none" w:sz="0" w:space="0" w:color="auto"/>
                <w:left w:val="none" w:sz="0" w:space="0" w:color="auto"/>
                <w:bottom w:val="none" w:sz="0" w:space="0" w:color="auto"/>
                <w:right w:val="none" w:sz="0" w:space="0" w:color="auto"/>
              </w:divBdr>
            </w:div>
            <w:div w:id="205992461">
              <w:marLeft w:val="0"/>
              <w:marRight w:val="0"/>
              <w:marTop w:val="0"/>
              <w:marBottom w:val="0"/>
              <w:divBdr>
                <w:top w:val="none" w:sz="0" w:space="0" w:color="auto"/>
                <w:left w:val="none" w:sz="0" w:space="0" w:color="auto"/>
                <w:bottom w:val="none" w:sz="0" w:space="0" w:color="auto"/>
                <w:right w:val="none" w:sz="0" w:space="0" w:color="auto"/>
              </w:divBdr>
            </w:div>
            <w:div w:id="1165318733">
              <w:marLeft w:val="0"/>
              <w:marRight w:val="0"/>
              <w:marTop w:val="0"/>
              <w:marBottom w:val="0"/>
              <w:divBdr>
                <w:top w:val="none" w:sz="0" w:space="0" w:color="auto"/>
                <w:left w:val="none" w:sz="0" w:space="0" w:color="auto"/>
                <w:bottom w:val="none" w:sz="0" w:space="0" w:color="auto"/>
                <w:right w:val="none" w:sz="0" w:space="0" w:color="auto"/>
              </w:divBdr>
            </w:div>
            <w:div w:id="1461920362">
              <w:marLeft w:val="0"/>
              <w:marRight w:val="0"/>
              <w:marTop w:val="0"/>
              <w:marBottom w:val="0"/>
              <w:divBdr>
                <w:top w:val="none" w:sz="0" w:space="0" w:color="auto"/>
                <w:left w:val="none" w:sz="0" w:space="0" w:color="auto"/>
                <w:bottom w:val="none" w:sz="0" w:space="0" w:color="auto"/>
                <w:right w:val="none" w:sz="0" w:space="0" w:color="auto"/>
              </w:divBdr>
            </w:div>
            <w:div w:id="1150560106">
              <w:marLeft w:val="0"/>
              <w:marRight w:val="0"/>
              <w:marTop w:val="0"/>
              <w:marBottom w:val="0"/>
              <w:divBdr>
                <w:top w:val="none" w:sz="0" w:space="0" w:color="auto"/>
                <w:left w:val="none" w:sz="0" w:space="0" w:color="auto"/>
                <w:bottom w:val="none" w:sz="0" w:space="0" w:color="auto"/>
                <w:right w:val="none" w:sz="0" w:space="0" w:color="auto"/>
              </w:divBdr>
            </w:div>
            <w:div w:id="71751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7360">
      <w:bodyDiv w:val="1"/>
      <w:marLeft w:val="0"/>
      <w:marRight w:val="0"/>
      <w:marTop w:val="0"/>
      <w:marBottom w:val="0"/>
      <w:divBdr>
        <w:top w:val="none" w:sz="0" w:space="0" w:color="auto"/>
        <w:left w:val="none" w:sz="0" w:space="0" w:color="auto"/>
        <w:bottom w:val="none" w:sz="0" w:space="0" w:color="auto"/>
        <w:right w:val="none" w:sz="0" w:space="0" w:color="auto"/>
      </w:divBdr>
      <w:divsChild>
        <w:div w:id="788165710">
          <w:marLeft w:val="0"/>
          <w:marRight w:val="0"/>
          <w:marTop w:val="0"/>
          <w:marBottom w:val="0"/>
          <w:divBdr>
            <w:top w:val="none" w:sz="0" w:space="0" w:color="auto"/>
            <w:left w:val="none" w:sz="0" w:space="0" w:color="auto"/>
            <w:bottom w:val="none" w:sz="0" w:space="0" w:color="auto"/>
            <w:right w:val="none" w:sz="0" w:space="0" w:color="auto"/>
          </w:divBdr>
          <w:divsChild>
            <w:div w:id="15737530">
              <w:marLeft w:val="0"/>
              <w:marRight w:val="0"/>
              <w:marTop w:val="0"/>
              <w:marBottom w:val="0"/>
              <w:divBdr>
                <w:top w:val="none" w:sz="0" w:space="0" w:color="auto"/>
                <w:left w:val="none" w:sz="0" w:space="0" w:color="auto"/>
                <w:bottom w:val="none" w:sz="0" w:space="0" w:color="auto"/>
                <w:right w:val="none" w:sz="0" w:space="0" w:color="auto"/>
              </w:divBdr>
            </w:div>
            <w:div w:id="1385642937">
              <w:marLeft w:val="0"/>
              <w:marRight w:val="0"/>
              <w:marTop w:val="0"/>
              <w:marBottom w:val="0"/>
              <w:divBdr>
                <w:top w:val="none" w:sz="0" w:space="0" w:color="auto"/>
                <w:left w:val="none" w:sz="0" w:space="0" w:color="auto"/>
                <w:bottom w:val="none" w:sz="0" w:space="0" w:color="auto"/>
                <w:right w:val="none" w:sz="0" w:space="0" w:color="auto"/>
              </w:divBdr>
            </w:div>
            <w:div w:id="1131049356">
              <w:marLeft w:val="0"/>
              <w:marRight w:val="0"/>
              <w:marTop w:val="0"/>
              <w:marBottom w:val="0"/>
              <w:divBdr>
                <w:top w:val="none" w:sz="0" w:space="0" w:color="auto"/>
                <w:left w:val="none" w:sz="0" w:space="0" w:color="auto"/>
                <w:bottom w:val="none" w:sz="0" w:space="0" w:color="auto"/>
                <w:right w:val="none" w:sz="0" w:space="0" w:color="auto"/>
              </w:divBdr>
            </w:div>
            <w:div w:id="517355176">
              <w:marLeft w:val="0"/>
              <w:marRight w:val="0"/>
              <w:marTop w:val="0"/>
              <w:marBottom w:val="0"/>
              <w:divBdr>
                <w:top w:val="none" w:sz="0" w:space="0" w:color="auto"/>
                <w:left w:val="none" w:sz="0" w:space="0" w:color="auto"/>
                <w:bottom w:val="none" w:sz="0" w:space="0" w:color="auto"/>
                <w:right w:val="none" w:sz="0" w:space="0" w:color="auto"/>
              </w:divBdr>
            </w:div>
            <w:div w:id="1447120574">
              <w:marLeft w:val="0"/>
              <w:marRight w:val="0"/>
              <w:marTop w:val="0"/>
              <w:marBottom w:val="0"/>
              <w:divBdr>
                <w:top w:val="none" w:sz="0" w:space="0" w:color="auto"/>
                <w:left w:val="none" w:sz="0" w:space="0" w:color="auto"/>
                <w:bottom w:val="none" w:sz="0" w:space="0" w:color="auto"/>
                <w:right w:val="none" w:sz="0" w:space="0" w:color="auto"/>
              </w:divBdr>
            </w:div>
            <w:div w:id="1746030999">
              <w:marLeft w:val="0"/>
              <w:marRight w:val="0"/>
              <w:marTop w:val="0"/>
              <w:marBottom w:val="0"/>
              <w:divBdr>
                <w:top w:val="none" w:sz="0" w:space="0" w:color="auto"/>
                <w:left w:val="none" w:sz="0" w:space="0" w:color="auto"/>
                <w:bottom w:val="none" w:sz="0" w:space="0" w:color="auto"/>
                <w:right w:val="none" w:sz="0" w:space="0" w:color="auto"/>
              </w:divBdr>
            </w:div>
            <w:div w:id="830411822">
              <w:marLeft w:val="0"/>
              <w:marRight w:val="0"/>
              <w:marTop w:val="0"/>
              <w:marBottom w:val="0"/>
              <w:divBdr>
                <w:top w:val="none" w:sz="0" w:space="0" w:color="auto"/>
                <w:left w:val="none" w:sz="0" w:space="0" w:color="auto"/>
                <w:bottom w:val="none" w:sz="0" w:space="0" w:color="auto"/>
                <w:right w:val="none" w:sz="0" w:space="0" w:color="auto"/>
              </w:divBdr>
            </w:div>
            <w:div w:id="1236472014">
              <w:marLeft w:val="0"/>
              <w:marRight w:val="0"/>
              <w:marTop w:val="0"/>
              <w:marBottom w:val="0"/>
              <w:divBdr>
                <w:top w:val="none" w:sz="0" w:space="0" w:color="auto"/>
                <w:left w:val="none" w:sz="0" w:space="0" w:color="auto"/>
                <w:bottom w:val="none" w:sz="0" w:space="0" w:color="auto"/>
                <w:right w:val="none" w:sz="0" w:space="0" w:color="auto"/>
              </w:divBdr>
            </w:div>
            <w:div w:id="684597168">
              <w:marLeft w:val="0"/>
              <w:marRight w:val="0"/>
              <w:marTop w:val="0"/>
              <w:marBottom w:val="0"/>
              <w:divBdr>
                <w:top w:val="none" w:sz="0" w:space="0" w:color="auto"/>
                <w:left w:val="none" w:sz="0" w:space="0" w:color="auto"/>
                <w:bottom w:val="none" w:sz="0" w:space="0" w:color="auto"/>
                <w:right w:val="none" w:sz="0" w:space="0" w:color="auto"/>
              </w:divBdr>
            </w:div>
            <w:div w:id="944381223">
              <w:marLeft w:val="0"/>
              <w:marRight w:val="0"/>
              <w:marTop w:val="0"/>
              <w:marBottom w:val="0"/>
              <w:divBdr>
                <w:top w:val="none" w:sz="0" w:space="0" w:color="auto"/>
                <w:left w:val="none" w:sz="0" w:space="0" w:color="auto"/>
                <w:bottom w:val="none" w:sz="0" w:space="0" w:color="auto"/>
                <w:right w:val="none" w:sz="0" w:space="0" w:color="auto"/>
              </w:divBdr>
            </w:div>
            <w:div w:id="1987733181">
              <w:marLeft w:val="0"/>
              <w:marRight w:val="0"/>
              <w:marTop w:val="0"/>
              <w:marBottom w:val="0"/>
              <w:divBdr>
                <w:top w:val="none" w:sz="0" w:space="0" w:color="auto"/>
                <w:left w:val="none" w:sz="0" w:space="0" w:color="auto"/>
                <w:bottom w:val="none" w:sz="0" w:space="0" w:color="auto"/>
                <w:right w:val="none" w:sz="0" w:space="0" w:color="auto"/>
              </w:divBdr>
            </w:div>
            <w:div w:id="423385724">
              <w:marLeft w:val="0"/>
              <w:marRight w:val="0"/>
              <w:marTop w:val="0"/>
              <w:marBottom w:val="0"/>
              <w:divBdr>
                <w:top w:val="none" w:sz="0" w:space="0" w:color="auto"/>
                <w:left w:val="none" w:sz="0" w:space="0" w:color="auto"/>
                <w:bottom w:val="none" w:sz="0" w:space="0" w:color="auto"/>
                <w:right w:val="none" w:sz="0" w:space="0" w:color="auto"/>
              </w:divBdr>
            </w:div>
            <w:div w:id="1505509240">
              <w:marLeft w:val="0"/>
              <w:marRight w:val="0"/>
              <w:marTop w:val="0"/>
              <w:marBottom w:val="0"/>
              <w:divBdr>
                <w:top w:val="none" w:sz="0" w:space="0" w:color="auto"/>
                <w:left w:val="none" w:sz="0" w:space="0" w:color="auto"/>
                <w:bottom w:val="none" w:sz="0" w:space="0" w:color="auto"/>
                <w:right w:val="none" w:sz="0" w:space="0" w:color="auto"/>
              </w:divBdr>
            </w:div>
            <w:div w:id="143544353">
              <w:marLeft w:val="0"/>
              <w:marRight w:val="0"/>
              <w:marTop w:val="0"/>
              <w:marBottom w:val="0"/>
              <w:divBdr>
                <w:top w:val="none" w:sz="0" w:space="0" w:color="auto"/>
                <w:left w:val="none" w:sz="0" w:space="0" w:color="auto"/>
                <w:bottom w:val="none" w:sz="0" w:space="0" w:color="auto"/>
                <w:right w:val="none" w:sz="0" w:space="0" w:color="auto"/>
              </w:divBdr>
            </w:div>
            <w:div w:id="481846168">
              <w:marLeft w:val="0"/>
              <w:marRight w:val="0"/>
              <w:marTop w:val="0"/>
              <w:marBottom w:val="0"/>
              <w:divBdr>
                <w:top w:val="none" w:sz="0" w:space="0" w:color="auto"/>
                <w:left w:val="none" w:sz="0" w:space="0" w:color="auto"/>
                <w:bottom w:val="none" w:sz="0" w:space="0" w:color="auto"/>
                <w:right w:val="none" w:sz="0" w:space="0" w:color="auto"/>
              </w:divBdr>
            </w:div>
            <w:div w:id="1631521638">
              <w:marLeft w:val="0"/>
              <w:marRight w:val="0"/>
              <w:marTop w:val="0"/>
              <w:marBottom w:val="0"/>
              <w:divBdr>
                <w:top w:val="none" w:sz="0" w:space="0" w:color="auto"/>
                <w:left w:val="none" w:sz="0" w:space="0" w:color="auto"/>
                <w:bottom w:val="none" w:sz="0" w:space="0" w:color="auto"/>
                <w:right w:val="none" w:sz="0" w:space="0" w:color="auto"/>
              </w:divBdr>
            </w:div>
            <w:div w:id="1270316640">
              <w:marLeft w:val="0"/>
              <w:marRight w:val="0"/>
              <w:marTop w:val="0"/>
              <w:marBottom w:val="0"/>
              <w:divBdr>
                <w:top w:val="none" w:sz="0" w:space="0" w:color="auto"/>
                <w:left w:val="none" w:sz="0" w:space="0" w:color="auto"/>
                <w:bottom w:val="none" w:sz="0" w:space="0" w:color="auto"/>
                <w:right w:val="none" w:sz="0" w:space="0" w:color="auto"/>
              </w:divBdr>
            </w:div>
            <w:div w:id="1371489696">
              <w:marLeft w:val="0"/>
              <w:marRight w:val="0"/>
              <w:marTop w:val="0"/>
              <w:marBottom w:val="0"/>
              <w:divBdr>
                <w:top w:val="none" w:sz="0" w:space="0" w:color="auto"/>
                <w:left w:val="none" w:sz="0" w:space="0" w:color="auto"/>
                <w:bottom w:val="none" w:sz="0" w:space="0" w:color="auto"/>
                <w:right w:val="none" w:sz="0" w:space="0" w:color="auto"/>
              </w:divBdr>
            </w:div>
            <w:div w:id="919482312">
              <w:marLeft w:val="0"/>
              <w:marRight w:val="0"/>
              <w:marTop w:val="0"/>
              <w:marBottom w:val="0"/>
              <w:divBdr>
                <w:top w:val="none" w:sz="0" w:space="0" w:color="auto"/>
                <w:left w:val="none" w:sz="0" w:space="0" w:color="auto"/>
                <w:bottom w:val="none" w:sz="0" w:space="0" w:color="auto"/>
                <w:right w:val="none" w:sz="0" w:space="0" w:color="auto"/>
              </w:divBdr>
            </w:div>
            <w:div w:id="553352434">
              <w:marLeft w:val="0"/>
              <w:marRight w:val="0"/>
              <w:marTop w:val="0"/>
              <w:marBottom w:val="0"/>
              <w:divBdr>
                <w:top w:val="none" w:sz="0" w:space="0" w:color="auto"/>
                <w:left w:val="none" w:sz="0" w:space="0" w:color="auto"/>
                <w:bottom w:val="none" w:sz="0" w:space="0" w:color="auto"/>
                <w:right w:val="none" w:sz="0" w:space="0" w:color="auto"/>
              </w:divBdr>
            </w:div>
            <w:div w:id="223225713">
              <w:marLeft w:val="0"/>
              <w:marRight w:val="0"/>
              <w:marTop w:val="0"/>
              <w:marBottom w:val="0"/>
              <w:divBdr>
                <w:top w:val="none" w:sz="0" w:space="0" w:color="auto"/>
                <w:left w:val="none" w:sz="0" w:space="0" w:color="auto"/>
                <w:bottom w:val="none" w:sz="0" w:space="0" w:color="auto"/>
                <w:right w:val="none" w:sz="0" w:space="0" w:color="auto"/>
              </w:divBdr>
            </w:div>
            <w:div w:id="1010522553">
              <w:marLeft w:val="0"/>
              <w:marRight w:val="0"/>
              <w:marTop w:val="0"/>
              <w:marBottom w:val="0"/>
              <w:divBdr>
                <w:top w:val="none" w:sz="0" w:space="0" w:color="auto"/>
                <w:left w:val="none" w:sz="0" w:space="0" w:color="auto"/>
                <w:bottom w:val="none" w:sz="0" w:space="0" w:color="auto"/>
                <w:right w:val="none" w:sz="0" w:space="0" w:color="auto"/>
              </w:divBdr>
            </w:div>
            <w:div w:id="1059590204">
              <w:marLeft w:val="0"/>
              <w:marRight w:val="0"/>
              <w:marTop w:val="0"/>
              <w:marBottom w:val="0"/>
              <w:divBdr>
                <w:top w:val="none" w:sz="0" w:space="0" w:color="auto"/>
                <w:left w:val="none" w:sz="0" w:space="0" w:color="auto"/>
                <w:bottom w:val="none" w:sz="0" w:space="0" w:color="auto"/>
                <w:right w:val="none" w:sz="0" w:space="0" w:color="auto"/>
              </w:divBdr>
            </w:div>
            <w:div w:id="1549151039">
              <w:marLeft w:val="0"/>
              <w:marRight w:val="0"/>
              <w:marTop w:val="0"/>
              <w:marBottom w:val="0"/>
              <w:divBdr>
                <w:top w:val="none" w:sz="0" w:space="0" w:color="auto"/>
                <w:left w:val="none" w:sz="0" w:space="0" w:color="auto"/>
                <w:bottom w:val="none" w:sz="0" w:space="0" w:color="auto"/>
                <w:right w:val="none" w:sz="0" w:space="0" w:color="auto"/>
              </w:divBdr>
            </w:div>
            <w:div w:id="513500239">
              <w:marLeft w:val="0"/>
              <w:marRight w:val="0"/>
              <w:marTop w:val="0"/>
              <w:marBottom w:val="0"/>
              <w:divBdr>
                <w:top w:val="none" w:sz="0" w:space="0" w:color="auto"/>
                <w:left w:val="none" w:sz="0" w:space="0" w:color="auto"/>
                <w:bottom w:val="none" w:sz="0" w:space="0" w:color="auto"/>
                <w:right w:val="none" w:sz="0" w:space="0" w:color="auto"/>
              </w:divBdr>
            </w:div>
            <w:div w:id="1242718674">
              <w:marLeft w:val="0"/>
              <w:marRight w:val="0"/>
              <w:marTop w:val="0"/>
              <w:marBottom w:val="0"/>
              <w:divBdr>
                <w:top w:val="none" w:sz="0" w:space="0" w:color="auto"/>
                <w:left w:val="none" w:sz="0" w:space="0" w:color="auto"/>
                <w:bottom w:val="none" w:sz="0" w:space="0" w:color="auto"/>
                <w:right w:val="none" w:sz="0" w:space="0" w:color="auto"/>
              </w:divBdr>
            </w:div>
            <w:div w:id="1687055246">
              <w:marLeft w:val="0"/>
              <w:marRight w:val="0"/>
              <w:marTop w:val="0"/>
              <w:marBottom w:val="0"/>
              <w:divBdr>
                <w:top w:val="none" w:sz="0" w:space="0" w:color="auto"/>
                <w:left w:val="none" w:sz="0" w:space="0" w:color="auto"/>
                <w:bottom w:val="none" w:sz="0" w:space="0" w:color="auto"/>
                <w:right w:val="none" w:sz="0" w:space="0" w:color="auto"/>
              </w:divBdr>
            </w:div>
            <w:div w:id="1153452812">
              <w:marLeft w:val="0"/>
              <w:marRight w:val="0"/>
              <w:marTop w:val="0"/>
              <w:marBottom w:val="0"/>
              <w:divBdr>
                <w:top w:val="none" w:sz="0" w:space="0" w:color="auto"/>
                <w:left w:val="none" w:sz="0" w:space="0" w:color="auto"/>
                <w:bottom w:val="none" w:sz="0" w:space="0" w:color="auto"/>
                <w:right w:val="none" w:sz="0" w:space="0" w:color="auto"/>
              </w:divBdr>
            </w:div>
            <w:div w:id="759986794">
              <w:marLeft w:val="0"/>
              <w:marRight w:val="0"/>
              <w:marTop w:val="0"/>
              <w:marBottom w:val="0"/>
              <w:divBdr>
                <w:top w:val="none" w:sz="0" w:space="0" w:color="auto"/>
                <w:left w:val="none" w:sz="0" w:space="0" w:color="auto"/>
                <w:bottom w:val="none" w:sz="0" w:space="0" w:color="auto"/>
                <w:right w:val="none" w:sz="0" w:space="0" w:color="auto"/>
              </w:divBdr>
            </w:div>
            <w:div w:id="1492063292">
              <w:marLeft w:val="0"/>
              <w:marRight w:val="0"/>
              <w:marTop w:val="0"/>
              <w:marBottom w:val="0"/>
              <w:divBdr>
                <w:top w:val="none" w:sz="0" w:space="0" w:color="auto"/>
                <w:left w:val="none" w:sz="0" w:space="0" w:color="auto"/>
                <w:bottom w:val="none" w:sz="0" w:space="0" w:color="auto"/>
                <w:right w:val="none" w:sz="0" w:space="0" w:color="auto"/>
              </w:divBdr>
            </w:div>
            <w:div w:id="1508399038">
              <w:marLeft w:val="0"/>
              <w:marRight w:val="0"/>
              <w:marTop w:val="0"/>
              <w:marBottom w:val="0"/>
              <w:divBdr>
                <w:top w:val="none" w:sz="0" w:space="0" w:color="auto"/>
                <w:left w:val="none" w:sz="0" w:space="0" w:color="auto"/>
                <w:bottom w:val="none" w:sz="0" w:space="0" w:color="auto"/>
                <w:right w:val="none" w:sz="0" w:space="0" w:color="auto"/>
              </w:divBdr>
            </w:div>
            <w:div w:id="995182328">
              <w:marLeft w:val="0"/>
              <w:marRight w:val="0"/>
              <w:marTop w:val="0"/>
              <w:marBottom w:val="0"/>
              <w:divBdr>
                <w:top w:val="none" w:sz="0" w:space="0" w:color="auto"/>
                <w:left w:val="none" w:sz="0" w:space="0" w:color="auto"/>
                <w:bottom w:val="none" w:sz="0" w:space="0" w:color="auto"/>
                <w:right w:val="none" w:sz="0" w:space="0" w:color="auto"/>
              </w:divBdr>
            </w:div>
            <w:div w:id="582377929">
              <w:marLeft w:val="0"/>
              <w:marRight w:val="0"/>
              <w:marTop w:val="0"/>
              <w:marBottom w:val="0"/>
              <w:divBdr>
                <w:top w:val="none" w:sz="0" w:space="0" w:color="auto"/>
                <w:left w:val="none" w:sz="0" w:space="0" w:color="auto"/>
                <w:bottom w:val="none" w:sz="0" w:space="0" w:color="auto"/>
                <w:right w:val="none" w:sz="0" w:space="0" w:color="auto"/>
              </w:divBdr>
            </w:div>
            <w:div w:id="19280457">
              <w:marLeft w:val="0"/>
              <w:marRight w:val="0"/>
              <w:marTop w:val="0"/>
              <w:marBottom w:val="0"/>
              <w:divBdr>
                <w:top w:val="none" w:sz="0" w:space="0" w:color="auto"/>
                <w:left w:val="none" w:sz="0" w:space="0" w:color="auto"/>
                <w:bottom w:val="none" w:sz="0" w:space="0" w:color="auto"/>
                <w:right w:val="none" w:sz="0" w:space="0" w:color="auto"/>
              </w:divBdr>
            </w:div>
            <w:div w:id="924919922">
              <w:marLeft w:val="0"/>
              <w:marRight w:val="0"/>
              <w:marTop w:val="0"/>
              <w:marBottom w:val="0"/>
              <w:divBdr>
                <w:top w:val="none" w:sz="0" w:space="0" w:color="auto"/>
                <w:left w:val="none" w:sz="0" w:space="0" w:color="auto"/>
                <w:bottom w:val="none" w:sz="0" w:space="0" w:color="auto"/>
                <w:right w:val="none" w:sz="0" w:space="0" w:color="auto"/>
              </w:divBdr>
            </w:div>
            <w:div w:id="1045561377">
              <w:marLeft w:val="0"/>
              <w:marRight w:val="0"/>
              <w:marTop w:val="0"/>
              <w:marBottom w:val="0"/>
              <w:divBdr>
                <w:top w:val="none" w:sz="0" w:space="0" w:color="auto"/>
                <w:left w:val="none" w:sz="0" w:space="0" w:color="auto"/>
                <w:bottom w:val="none" w:sz="0" w:space="0" w:color="auto"/>
                <w:right w:val="none" w:sz="0" w:space="0" w:color="auto"/>
              </w:divBdr>
            </w:div>
            <w:div w:id="1891991306">
              <w:marLeft w:val="0"/>
              <w:marRight w:val="0"/>
              <w:marTop w:val="0"/>
              <w:marBottom w:val="0"/>
              <w:divBdr>
                <w:top w:val="none" w:sz="0" w:space="0" w:color="auto"/>
                <w:left w:val="none" w:sz="0" w:space="0" w:color="auto"/>
                <w:bottom w:val="none" w:sz="0" w:space="0" w:color="auto"/>
                <w:right w:val="none" w:sz="0" w:space="0" w:color="auto"/>
              </w:divBdr>
            </w:div>
            <w:div w:id="1148983610">
              <w:marLeft w:val="0"/>
              <w:marRight w:val="0"/>
              <w:marTop w:val="0"/>
              <w:marBottom w:val="0"/>
              <w:divBdr>
                <w:top w:val="none" w:sz="0" w:space="0" w:color="auto"/>
                <w:left w:val="none" w:sz="0" w:space="0" w:color="auto"/>
                <w:bottom w:val="none" w:sz="0" w:space="0" w:color="auto"/>
                <w:right w:val="none" w:sz="0" w:space="0" w:color="auto"/>
              </w:divBdr>
            </w:div>
            <w:div w:id="1317297400">
              <w:marLeft w:val="0"/>
              <w:marRight w:val="0"/>
              <w:marTop w:val="0"/>
              <w:marBottom w:val="0"/>
              <w:divBdr>
                <w:top w:val="none" w:sz="0" w:space="0" w:color="auto"/>
                <w:left w:val="none" w:sz="0" w:space="0" w:color="auto"/>
                <w:bottom w:val="none" w:sz="0" w:space="0" w:color="auto"/>
                <w:right w:val="none" w:sz="0" w:space="0" w:color="auto"/>
              </w:divBdr>
            </w:div>
            <w:div w:id="1008143975">
              <w:marLeft w:val="0"/>
              <w:marRight w:val="0"/>
              <w:marTop w:val="0"/>
              <w:marBottom w:val="0"/>
              <w:divBdr>
                <w:top w:val="none" w:sz="0" w:space="0" w:color="auto"/>
                <w:left w:val="none" w:sz="0" w:space="0" w:color="auto"/>
                <w:bottom w:val="none" w:sz="0" w:space="0" w:color="auto"/>
                <w:right w:val="none" w:sz="0" w:space="0" w:color="auto"/>
              </w:divBdr>
            </w:div>
            <w:div w:id="2122414959">
              <w:marLeft w:val="0"/>
              <w:marRight w:val="0"/>
              <w:marTop w:val="0"/>
              <w:marBottom w:val="0"/>
              <w:divBdr>
                <w:top w:val="none" w:sz="0" w:space="0" w:color="auto"/>
                <w:left w:val="none" w:sz="0" w:space="0" w:color="auto"/>
                <w:bottom w:val="none" w:sz="0" w:space="0" w:color="auto"/>
                <w:right w:val="none" w:sz="0" w:space="0" w:color="auto"/>
              </w:divBdr>
            </w:div>
            <w:div w:id="243073323">
              <w:marLeft w:val="0"/>
              <w:marRight w:val="0"/>
              <w:marTop w:val="0"/>
              <w:marBottom w:val="0"/>
              <w:divBdr>
                <w:top w:val="none" w:sz="0" w:space="0" w:color="auto"/>
                <w:left w:val="none" w:sz="0" w:space="0" w:color="auto"/>
                <w:bottom w:val="none" w:sz="0" w:space="0" w:color="auto"/>
                <w:right w:val="none" w:sz="0" w:space="0" w:color="auto"/>
              </w:divBdr>
            </w:div>
            <w:div w:id="1170826989">
              <w:marLeft w:val="0"/>
              <w:marRight w:val="0"/>
              <w:marTop w:val="0"/>
              <w:marBottom w:val="0"/>
              <w:divBdr>
                <w:top w:val="none" w:sz="0" w:space="0" w:color="auto"/>
                <w:left w:val="none" w:sz="0" w:space="0" w:color="auto"/>
                <w:bottom w:val="none" w:sz="0" w:space="0" w:color="auto"/>
                <w:right w:val="none" w:sz="0" w:space="0" w:color="auto"/>
              </w:divBdr>
            </w:div>
            <w:div w:id="121018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644044">
      <w:bodyDiv w:val="1"/>
      <w:marLeft w:val="0"/>
      <w:marRight w:val="0"/>
      <w:marTop w:val="0"/>
      <w:marBottom w:val="0"/>
      <w:divBdr>
        <w:top w:val="none" w:sz="0" w:space="0" w:color="auto"/>
        <w:left w:val="none" w:sz="0" w:space="0" w:color="auto"/>
        <w:bottom w:val="none" w:sz="0" w:space="0" w:color="auto"/>
        <w:right w:val="none" w:sz="0" w:space="0" w:color="auto"/>
      </w:divBdr>
      <w:divsChild>
        <w:div w:id="1533884834">
          <w:marLeft w:val="0"/>
          <w:marRight w:val="0"/>
          <w:marTop w:val="0"/>
          <w:marBottom w:val="0"/>
          <w:divBdr>
            <w:top w:val="none" w:sz="0" w:space="0" w:color="auto"/>
            <w:left w:val="none" w:sz="0" w:space="0" w:color="auto"/>
            <w:bottom w:val="none" w:sz="0" w:space="0" w:color="auto"/>
            <w:right w:val="none" w:sz="0" w:space="0" w:color="auto"/>
          </w:divBdr>
          <w:divsChild>
            <w:div w:id="476344704">
              <w:marLeft w:val="0"/>
              <w:marRight w:val="0"/>
              <w:marTop w:val="0"/>
              <w:marBottom w:val="0"/>
              <w:divBdr>
                <w:top w:val="none" w:sz="0" w:space="0" w:color="auto"/>
                <w:left w:val="none" w:sz="0" w:space="0" w:color="auto"/>
                <w:bottom w:val="none" w:sz="0" w:space="0" w:color="auto"/>
                <w:right w:val="none" w:sz="0" w:space="0" w:color="auto"/>
              </w:divBdr>
            </w:div>
            <w:div w:id="1908371506">
              <w:marLeft w:val="0"/>
              <w:marRight w:val="0"/>
              <w:marTop w:val="0"/>
              <w:marBottom w:val="0"/>
              <w:divBdr>
                <w:top w:val="none" w:sz="0" w:space="0" w:color="auto"/>
                <w:left w:val="none" w:sz="0" w:space="0" w:color="auto"/>
                <w:bottom w:val="none" w:sz="0" w:space="0" w:color="auto"/>
                <w:right w:val="none" w:sz="0" w:space="0" w:color="auto"/>
              </w:divBdr>
            </w:div>
            <w:div w:id="1566338456">
              <w:marLeft w:val="0"/>
              <w:marRight w:val="0"/>
              <w:marTop w:val="0"/>
              <w:marBottom w:val="0"/>
              <w:divBdr>
                <w:top w:val="none" w:sz="0" w:space="0" w:color="auto"/>
                <w:left w:val="none" w:sz="0" w:space="0" w:color="auto"/>
                <w:bottom w:val="none" w:sz="0" w:space="0" w:color="auto"/>
                <w:right w:val="none" w:sz="0" w:space="0" w:color="auto"/>
              </w:divBdr>
            </w:div>
            <w:div w:id="94643052">
              <w:marLeft w:val="0"/>
              <w:marRight w:val="0"/>
              <w:marTop w:val="0"/>
              <w:marBottom w:val="0"/>
              <w:divBdr>
                <w:top w:val="none" w:sz="0" w:space="0" w:color="auto"/>
                <w:left w:val="none" w:sz="0" w:space="0" w:color="auto"/>
                <w:bottom w:val="none" w:sz="0" w:space="0" w:color="auto"/>
                <w:right w:val="none" w:sz="0" w:space="0" w:color="auto"/>
              </w:divBdr>
            </w:div>
            <w:div w:id="92674249">
              <w:marLeft w:val="0"/>
              <w:marRight w:val="0"/>
              <w:marTop w:val="0"/>
              <w:marBottom w:val="0"/>
              <w:divBdr>
                <w:top w:val="none" w:sz="0" w:space="0" w:color="auto"/>
                <w:left w:val="none" w:sz="0" w:space="0" w:color="auto"/>
                <w:bottom w:val="none" w:sz="0" w:space="0" w:color="auto"/>
                <w:right w:val="none" w:sz="0" w:space="0" w:color="auto"/>
              </w:divBdr>
            </w:div>
            <w:div w:id="1882012178">
              <w:marLeft w:val="0"/>
              <w:marRight w:val="0"/>
              <w:marTop w:val="0"/>
              <w:marBottom w:val="0"/>
              <w:divBdr>
                <w:top w:val="none" w:sz="0" w:space="0" w:color="auto"/>
                <w:left w:val="none" w:sz="0" w:space="0" w:color="auto"/>
                <w:bottom w:val="none" w:sz="0" w:space="0" w:color="auto"/>
                <w:right w:val="none" w:sz="0" w:space="0" w:color="auto"/>
              </w:divBdr>
            </w:div>
            <w:div w:id="1864854787">
              <w:marLeft w:val="0"/>
              <w:marRight w:val="0"/>
              <w:marTop w:val="0"/>
              <w:marBottom w:val="0"/>
              <w:divBdr>
                <w:top w:val="none" w:sz="0" w:space="0" w:color="auto"/>
                <w:left w:val="none" w:sz="0" w:space="0" w:color="auto"/>
                <w:bottom w:val="none" w:sz="0" w:space="0" w:color="auto"/>
                <w:right w:val="none" w:sz="0" w:space="0" w:color="auto"/>
              </w:divBdr>
            </w:div>
            <w:div w:id="658076244">
              <w:marLeft w:val="0"/>
              <w:marRight w:val="0"/>
              <w:marTop w:val="0"/>
              <w:marBottom w:val="0"/>
              <w:divBdr>
                <w:top w:val="none" w:sz="0" w:space="0" w:color="auto"/>
                <w:left w:val="none" w:sz="0" w:space="0" w:color="auto"/>
                <w:bottom w:val="none" w:sz="0" w:space="0" w:color="auto"/>
                <w:right w:val="none" w:sz="0" w:space="0" w:color="auto"/>
              </w:divBdr>
            </w:div>
            <w:div w:id="1013848547">
              <w:marLeft w:val="0"/>
              <w:marRight w:val="0"/>
              <w:marTop w:val="0"/>
              <w:marBottom w:val="0"/>
              <w:divBdr>
                <w:top w:val="none" w:sz="0" w:space="0" w:color="auto"/>
                <w:left w:val="none" w:sz="0" w:space="0" w:color="auto"/>
                <w:bottom w:val="none" w:sz="0" w:space="0" w:color="auto"/>
                <w:right w:val="none" w:sz="0" w:space="0" w:color="auto"/>
              </w:divBdr>
            </w:div>
            <w:div w:id="540631624">
              <w:marLeft w:val="0"/>
              <w:marRight w:val="0"/>
              <w:marTop w:val="0"/>
              <w:marBottom w:val="0"/>
              <w:divBdr>
                <w:top w:val="none" w:sz="0" w:space="0" w:color="auto"/>
                <w:left w:val="none" w:sz="0" w:space="0" w:color="auto"/>
                <w:bottom w:val="none" w:sz="0" w:space="0" w:color="auto"/>
                <w:right w:val="none" w:sz="0" w:space="0" w:color="auto"/>
              </w:divBdr>
            </w:div>
            <w:div w:id="308630157">
              <w:marLeft w:val="0"/>
              <w:marRight w:val="0"/>
              <w:marTop w:val="0"/>
              <w:marBottom w:val="0"/>
              <w:divBdr>
                <w:top w:val="none" w:sz="0" w:space="0" w:color="auto"/>
                <w:left w:val="none" w:sz="0" w:space="0" w:color="auto"/>
                <w:bottom w:val="none" w:sz="0" w:space="0" w:color="auto"/>
                <w:right w:val="none" w:sz="0" w:space="0" w:color="auto"/>
              </w:divBdr>
            </w:div>
            <w:div w:id="370765329">
              <w:marLeft w:val="0"/>
              <w:marRight w:val="0"/>
              <w:marTop w:val="0"/>
              <w:marBottom w:val="0"/>
              <w:divBdr>
                <w:top w:val="none" w:sz="0" w:space="0" w:color="auto"/>
                <w:left w:val="none" w:sz="0" w:space="0" w:color="auto"/>
                <w:bottom w:val="none" w:sz="0" w:space="0" w:color="auto"/>
                <w:right w:val="none" w:sz="0" w:space="0" w:color="auto"/>
              </w:divBdr>
            </w:div>
            <w:div w:id="969094060">
              <w:marLeft w:val="0"/>
              <w:marRight w:val="0"/>
              <w:marTop w:val="0"/>
              <w:marBottom w:val="0"/>
              <w:divBdr>
                <w:top w:val="none" w:sz="0" w:space="0" w:color="auto"/>
                <w:left w:val="none" w:sz="0" w:space="0" w:color="auto"/>
                <w:bottom w:val="none" w:sz="0" w:space="0" w:color="auto"/>
                <w:right w:val="none" w:sz="0" w:space="0" w:color="auto"/>
              </w:divBdr>
            </w:div>
            <w:div w:id="1861429827">
              <w:marLeft w:val="0"/>
              <w:marRight w:val="0"/>
              <w:marTop w:val="0"/>
              <w:marBottom w:val="0"/>
              <w:divBdr>
                <w:top w:val="none" w:sz="0" w:space="0" w:color="auto"/>
                <w:left w:val="none" w:sz="0" w:space="0" w:color="auto"/>
                <w:bottom w:val="none" w:sz="0" w:space="0" w:color="auto"/>
                <w:right w:val="none" w:sz="0" w:space="0" w:color="auto"/>
              </w:divBdr>
            </w:div>
            <w:div w:id="1761563029">
              <w:marLeft w:val="0"/>
              <w:marRight w:val="0"/>
              <w:marTop w:val="0"/>
              <w:marBottom w:val="0"/>
              <w:divBdr>
                <w:top w:val="none" w:sz="0" w:space="0" w:color="auto"/>
                <w:left w:val="none" w:sz="0" w:space="0" w:color="auto"/>
                <w:bottom w:val="none" w:sz="0" w:space="0" w:color="auto"/>
                <w:right w:val="none" w:sz="0" w:space="0" w:color="auto"/>
              </w:divBdr>
            </w:div>
            <w:div w:id="1523322977">
              <w:marLeft w:val="0"/>
              <w:marRight w:val="0"/>
              <w:marTop w:val="0"/>
              <w:marBottom w:val="0"/>
              <w:divBdr>
                <w:top w:val="none" w:sz="0" w:space="0" w:color="auto"/>
                <w:left w:val="none" w:sz="0" w:space="0" w:color="auto"/>
                <w:bottom w:val="none" w:sz="0" w:space="0" w:color="auto"/>
                <w:right w:val="none" w:sz="0" w:space="0" w:color="auto"/>
              </w:divBdr>
            </w:div>
            <w:div w:id="1565405293">
              <w:marLeft w:val="0"/>
              <w:marRight w:val="0"/>
              <w:marTop w:val="0"/>
              <w:marBottom w:val="0"/>
              <w:divBdr>
                <w:top w:val="none" w:sz="0" w:space="0" w:color="auto"/>
                <w:left w:val="none" w:sz="0" w:space="0" w:color="auto"/>
                <w:bottom w:val="none" w:sz="0" w:space="0" w:color="auto"/>
                <w:right w:val="none" w:sz="0" w:space="0" w:color="auto"/>
              </w:divBdr>
            </w:div>
            <w:div w:id="1529948597">
              <w:marLeft w:val="0"/>
              <w:marRight w:val="0"/>
              <w:marTop w:val="0"/>
              <w:marBottom w:val="0"/>
              <w:divBdr>
                <w:top w:val="none" w:sz="0" w:space="0" w:color="auto"/>
                <w:left w:val="none" w:sz="0" w:space="0" w:color="auto"/>
                <w:bottom w:val="none" w:sz="0" w:space="0" w:color="auto"/>
                <w:right w:val="none" w:sz="0" w:space="0" w:color="auto"/>
              </w:divBdr>
            </w:div>
            <w:div w:id="234509035">
              <w:marLeft w:val="0"/>
              <w:marRight w:val="0"/>
              <w:marTop w:val="0"/>
              <w:marBottom w:val="0"/>
              <w:divBdr>
                <w:top w:val="none" w:sz="0" w:space="0" w:color="auto"/>
                <w:left w:val="none" w:sz="0" w:space="0" w:color="auto"/>
                <w:bottom w:val="none" w:sz="0" w:space="0" w:color="auto"/>
                <w:right w:val="none" w:sz="0" w:space="0" w:color="auto"/>
              </w:divBdr>
            </w:div>
            <w:div w:id="440421378">
              <w:marLeft w:val="0"/>
              <w:marRight w:val="0"/>
              <w:marTop w:val="0"/>
              <w:marBottom w:val="0"/>
              <w:divBdr>
                <w:top w:val="none" w:sz="0" w:space="0" w:color="auto"/>
                <w:left w:val="none" w:sz="0" w:space="0" w:color="auto"/>
                <w:bottom w:val="none" w:sz="0" w:space="0" w:color="auto"/>
                <w:right w:val="none" w:sz="0" w:space="0" w:color="auto"/>
              </w:divBdr>
            </w:div>
            <w:div w:id="372119390">
              <w:marLeft w:val="0"/>
              <w:marRight w:val="0"/>
              <w:marTop w:val="0"/>
              <w:marBottom w:val="0"/>
              <w:divBdr>
                <w:top w:val="none" w:sz="0" w:space="0" w:color="auto"/>
                <w:left w:val="none" w:sz="0" w:space="0" w:color="auto"/>
                <w:bottom w:val="none" w:sz="0" w:space="0" w:color="auto"/>
                <w:right w:val="none" w:sz="0" w:space="0" w:color="auto"/>
              </w:divBdr>
            </w:div>
            <w:div w:id="234828120">
              <w:marLeft w:val="0"/>
              <w:marRight w:val="0"/>
              <w:marTop w:val="0"/>
              <w:marBottom w:val="0"/>
              <w:divBdr>
                <w:top w:val="none" w:sz="0" w:space="0" w:color="auto"/>
                <w:left w:val="none" w:sz="0" w:space="0" w:color="auto"/>
                <w:bottom w:val="none" w:sz="0" w:space="0" w:color="auto"/>
                <w:right w:val="none" w:sz="0" w:space="0" w:color="auto"/>
              </w:divBdr>
            </w:div>
            <w:div w:id="27069044">
              <w:marLeft w:val="0"/>
              <w:marRight w:val="0"/>
              <w:marTop w:val="0"/>
              <w:marBottom w:val="0"/>
              <w:divBdr>
                <w:top w:val="none" w:sz="0" w:space="0" w:color="auto"/>
                <w:left w:val="none" w:sz="0" w:space="0" w:color="auto"/>
                <w:bottom w:val="none" w:sz="0" w:space="0" w:color="auto"/>
                <w:right w:val="none" w:sz="0" w:space="0" w:color="auto"/>
              </w:divBdr>
            </w:div>
            <w:div w:id="304893293">
              <w:marLeft w:val="0"/>
              <w:marRight w:val="0"/>
              <w:marTop w:val="0"/>
              <w:marBottom w:val="0"/>
              <w:divBdr>
                <w:top w:val="none" w:sz="0" w:space="0" w:color="auto"/>
                <w:left w:val="none" w:sz="0" w:space="0" w:color="auto"/>
                <w:bottom w:val="none" w:sz="0" w:space="0" w:color="auto"/>
                <w:right w:val="none" w:sz="0" w:space="0" w:color="auto"/>
              </w:divBdr>
            </w:div>
            <w:div w:id="1555459585">
              <w:marLeft w:val="0"/>
              <w:marRight w:val="0"/>
              <w:marTop w:val="0"/>
              <w:marBottom w:val="0"/>
              <w:divBdr>
                <w:top w:val="none" w:sz="0" w:space="0" w:color="auto"/>
                <w:left w:val="none" w:sz="0" w:space="0" w:color="auto"/>
                <w:bottom w:val="none" w:sz="0" w:space="0" w:color="auto"/>
                <w:right w:val="none" w:sz="0" w:space="0" w:color="auto"/>
              </w:divBdr>
            </w:div>
            <w:div w:id="1215847312">
              <w:marLeft w:val="0"/>
              <w:marRight w:val="0"/>
              <w:marTop w:val="0"/>
              <w:marBottom w:val="0"/>
              <w:divBdr>
                <w:top w:val="none" w:sz="0" w:space="0" w:color="auto"/>
                <w:left w:val="none" w:sz="0" w:space="0" w:color="auto"/>
                <w:bottom w:val="none" w:sz="0" w:space="0" w:color="auto"/>
                <w:right w:val="none" w:sz="0" w:space="0" w:color="auto"/>
              </w:divBdr>
            </w:div>
            <w:div w:id="1282146468">
              <w:marLeft w:val="0"/>
              <w:marRight w:val="0"/>
              <w:marTop w:val="0"/>
              <w:marBottom w:val="0"/>
              <w:divBdr>
                <w:top w:val="none" w:sz="0" w:space="0" w:color="auto"/>
                <w:left w:val="none" w:sz="0" w:space="0" w:color="auto"/>
                <w:bottom w:val="none" w:sz="0" w:space="0" w:color="auto"/>
                <w:right w:val="none" w:sz="0" w:space="0" w:color="auto"/>
              </w:divBdr>
            </w:div>
            <w:div w:id="425149544">
              <w:marLeft w:val="0"/>
              <w:marRight w:val="0"/>
              <w:marTop w:val="0"/>
              <w:marBottom w:val="0"/>
              <w:divBdr>
                <w:top w:val="none" w:sz="0" w:space="0" w:color="auto"/>
                <w:left w:val="none" w:sz="0" w:space="0" w:color="auto"/>
                <w:bottom w:val="none" w:sz="0" w:space="0" w:color="auto"/>
                <w:right w:val="none" w:sz="0" w:space="0" w:color="auto"/>
              </w:divBdr>
            </w:div>
            <w:div w:id="1967469937">
              <w:marLeft w:val="0"/>
              <w:marRight w:val="0"/>
              <w:marTop w:val="0"/>
              <w:marBottom w:val="0"/>
              <w:divBdr>
                <w:top w:val="none" w:sz="0" w:space="0" w:color="auto"/>
                <w:left w:val="none" w:sz="0" w:space="0" w:color="auto"/>
                <w:bottom w:val="none" w:sz="0" w:space="0" w:color="auto"/>
                <w:right w:val="none" w:sz="0" w:space="0" w:color="auto"/>
              </w:divBdr>
            </w:div>
            <w:div w:id="1470979166">
              <w:marLeft w:val="0"/>
              <w:marRight w:val="0"/>
              <w:marTop w:val="0"/>
              <w:marBottom w:val="0"/>
              <w:divBdr>
                <w:top w:val="none" w:sz="0" w:space="0" w:color="auto"/>
                <w:left w:val="none" w:sz="0" w:space="0" w:color="auto"/>
                <w:bottom w:val="none" w:sz="0" w:space="0" w:color="auto"/>
                <w:right w:val="none" w:sz="0" w:space="0" w:color="auto"/>
              </w:divBdr>
            </w:div>
            <w:div w:id="521011988">
              <w:marLeft w:val="0"/>
              <w:marRight w:val="0"/>
              <w:marTop w:val="0"/>
              <w:marBottom w:val="0"/>
              <w:divBdr>
                <w:top w:val="none" w:sz="0" w:space="0" w:color="auto"/>
                <w:left w:val="none" w:sz="0" w:space="0" w:color="auto"/>
                <w:bottom w:val="none" w:sz="0" w:space="0" w:color="auto"/>
                <w:right w:val="none" w:sz="0" w:space="0" w:color="auto"/>
              </w:divBdr>
            </w:div>
            <w:div w:id="813136266">
              <w:marLeft w:val="0"/>
              <w:marRight w:val="0"/>
              <w:marTop w:val="0"/>
              <w:marBottom w:val="0"/>
              <w:divBdr>
                <w:top w:val="none" w:sz="0" w:space="0" w:color="auto"/>
                <w:left w:val="none" w:sz="0" w:space="0" w:color="auto"/>
                <w:bottom w:val="none" w:sz="0" w:space="0" w:color="auto"/>
                <w:right w:val="none" w:sz="0" w:space="0" w:color="auto"/>
              </w:divBdr>
            </w:div>
            <w:div w:id="1199931239">
              <w:marLeft w:val="0"/>
              <w:marRight w:val="0"/>
              <w:marTop w:val="0"/>
              <w:marBottom w:val="0"/>
              <w:divBdr>
                <w:top w:val="none" w:sz="0" w:space="0" w:color="auto"/>
                <w:left w:val="none" w:sz="0" w:space="0" w:color="auto"/>
                <w:bottom w:val="none" w:sz="0" w:space="0" w:color="auto"/>
                <w:right w:val="none" w:sz="0" w:space="0" w:color="auto"/>
              </w:divBdr>
            </w:div>
            <w:div w:id="1034959546">
              <w:marLeft w:val="0"/>
              <w:marRight w:val="0"/>
              <w:marTop w:val="0"/>
              <w:marBottom w:val="0"/>
              <w:divBdr>
                <w:top w:val="none" w:sz="0" w:space="0" w:color="auto"/>
                <w:left w:val="none" w:sz="0" w:space="0" w:color="auto"/>
                <w:bottom w:val="none" w:sz="0" w:space="0" w:color="auto"/>
                <w:right w:val="none" w:sz="0" w:space="0" w:color="auto"/>
              </w:divBdr>
            </w:div>
            <w:div w:id="136380520">
              <w:marLeft w:val="0"/>
              <w:marRight w:val="0"/>
              <w:marTop w:val="0"/>
              <w:marBottom w:val="0"/>
              <w:divBdr>
                <w:top w:val="none" w:sz="0" w:space="0" w:color="auto"/>
                <w:left w:val="none" w:sz="0" w:space="0" w:color="auto"/>
                <w:bottom w:val="none" w:sz="0" w:space="0" w:color="auto"/>
                <w:right w:val="none" w:sz="0" w:space="0" w:color="auto"/>
              </w:divBdr>
            </w:div>
            <w:div w:id="253634836">
              <w:marLeft w:val="0"/>
              <w:marRight w:val="0"/>
              <w:marTop w:val="0"/>
              <w:marBottom w:val="0"/>
              <w:divBdr>
                <w:top w:val="none" w:sz="0" w:space="0" w:color="auto"/>
                <w:left w:val="none" w:sz="0" w:space="0" w:color="auto"/>
                <w:bottom w:val="none" w:sz="0" w:space="0" w:color="auto"/>
                <w:right w:val="none" w:sz="0" w:space="0" w:color="auto"/>
              </w:divBdr>
            </w:div>
            <w:div w:id="173805878">
              <w:marLeft w:val="0"/>
              <w:marRight w:val="0"/>
              <w:marTop w:val="0"/>
              <w:marBottom w:val="0"/>
              <w:divBdr>
                <w:top w:val="none" w:sz="0" w:space="0" w:color="auto"/>
                <w:left w:val="none" w:sz="0" w:space="0" w:color="auto"/>
                <w:bottom w:val="none" w:sz="0" w:space="0" w:color="auto"/>
                <w:right w:val="none" w:sz="0" w:space="0" w:color="auto"/>
              </w:divBdr>
            </w:div>
            <w:div w:id="1378045287">
              <w:marLeft w:val="0"/>
              <w:marRight w:val="0"/>
              <w:marTop w:val="0"/>
              <w:marBottom w:val="0"/>
              <w:divBdr>
                <w:top w:val="none" w:sz="0" w:space="0" w:color="auto"/>
                <w:left w:val="none" w:sz="0" w:space="0" w:color="auto"/>
                <w:bottom w:val="none" w:sz="0" w:space="0" w:color="auto"/>
                <w:right w:val="none" w:sz="0" w:space="0" w:color="auto"/>
              </w:divBdr>
            </w:div>
            <w:div w:id="275261446">
              <w:marLeft w:val="0"/>
              <w:marRight w:val="0"/>
              <w:marTop w:val="0"/>
              <w:marBottom w:val="0"/>
              <w:divBdr>
                <w:top w:val="none" w:sz="0" w:space="0" w:color="auto"/>
                <w:left w:val="none" w:sz="0" w:space="0" w:color="auto"/>
                <w:bottom w:val="none" w:sz="0" w:space="0" w:color="auto"/>
                <w:right w:val="none" w:sz="0" w:space="0" w:color="auto"/>
              </w:divBdr>
            </w:div>
            <w:div w:id="60367543">
              <w:marLeft w:val="0"/>
              <w:marRight w:val="0"/>
              <w:marTop w:val="0"/>
              <w:marBottom w:val="0"/>
              <w:divBdr>
                <w:top w:val="none" w:sz="0" w:space="0" w:color="auto"/>
                <w:left w:val="none" w:sz="0" w:space="0" w:color="auto"/>
                <w:bottom w:val="none" w:sz="0" w:space="0" w:color="auto"/>
                <w:right w:val="none" w:sz="0" w:space="0" w:color="auto"/>
              </w:divBdr>
            </w:div>
            <w:div w:id="1384911811">
              <w:marLeft w:val="0"/>
              <w:marRight w:val="0"/>
              <w:marTop w:val="0"/>
              <w:marBottom w:val="0"/>
              <w:divBdr>
                <w:top w:val="none" w:sz="0" w:space="0" w:color="auto"/>
                <w:left w:val="none" w:sz="0" w:space="0" w:color="auto"/>
                <w:bottom w:val="none" w:sz="0" w:space="0" w:color="auto"/>
                <w:right w:val="none" w:sz="0" w:space="0" w:color="auto"/>
              </w:divBdr>
            </w:div>
            <w:div w:id="471946801">
              <w:marLeft w:val="0"/>
              <w:marRight w:val="0"/>
              <w:marTop w:val="0"/>
              <w:marBottom w:val="0"/>
              <w:divBdr>
                <w:top w:val="none" w:sz="0" w:space="0" w:color="auto"/>
                <w:left w:val="none" w:sz="0" w:space="0" w:color="auto"/>
                <w:bottom w:val="none" w:sz="0" w:space="0" w:color="auto"/>
                <w:right w:val="none" w:sz="0" w:space="0" w:color="auto"/>
              </w:divBdr>
            </w:div>
            <w:div w:id="989679044">
              <w:marLeft w:val="0"/>
              <w:marRight w:val="0"/>
              <w:marTop w:val="0"/>
              <w:marBottom w:val="0"/>
              <w:divBdr>
                <w:top w:val="none" w:sz="0" w:space="0" w:color="auto"/>
                <w:left w:val="none" w:sz="0" w:space="0" w:color="auto"/>
                <w:bottom w:val="none" w:sz="0" w:space="0" w:color="auto"/>
                <w:right w:val="none" w:sz="0" w:space="0" w:color="auto"/>
              </w:divBdr>
            </w:div>
            <w:div w:id="1733656259">
              <w:marLeft w:val="0"/>
              <w:marRight w:val="0"/>
              <w:marTop w:val="0"/>
              <w:marBottom w:val="0"/>
              <w:divBdr>
                <w:top w:val="none" w:sz="0" w:space="0" w:color="auto"/>
                <w:left w:val="none" w:sz="0" w:space="0" w:color="auto"/>
                <w:bottom w:val="none" w:sz="0" w:space="0" w:color="auto"/>
                <w:right w:val="none" w:sz="0" w:space="0" w:color="auto"/>
              </w:divBdr>
            </w:div>
            <w:div w:id="1019084970">
              <w:marLeft w:val="0"/>
              <w:marRight w:val="0"/>
              <w:marTop w:val="0"/>
              <w:marBottom w:val="0"/>
              <w:divBdr>
                <w:top w:val="none" w:sz="0" w:space="0" w:color="auto"/>
                <w:left w:val="none" w:sz="0" w:space="0" w:color="auto"/>
                <w:bottom w:val="none" w:sz="0" w:space="0" w:color="auto"/>
                <w:right w:val="none" w:sz="0" w:space="0" w:color="auto"/>
              </w:divBdr>
            </w:div>
            <w:div w:id="231159710">
              <w:marLeft w:val="0"/>
              <w:marRight w:val="0"/>
              <w:marTop w:val="0"/>
              <w:marBottom w:val="0"/>
              <w:divBdr>
                <w:top w:val="none" w:sz="0" w:space="0" w:color="auto"/>
                <w:left w:val="none" w:sz="0" w:space="0" w:color="auto"/>
                <w:bottom w:val="none" w:sz="0" w:space="0" w:color="auto"/>
                <w:right w:val="none" w:sz="0" w:space="0" w:color="auto"/>
              </w:divBdr>
            </w:div>
            <w:div w:id="972175798">
              <w:marLeft w:val="0"/>
              <w:marRight w:val="0"/>
              <w:marTop w:val="0"/>
              <w:marBottom w:val="0"/>
              <w:divBdr>
                <w:top w:val="none" w:sz="0" w:space="0" w:color="auto"/>
                <w:left w:val="none" w:sz="0" w:space="0" w:color="auto"/>
                <w:bottom w:val="none" w:sz="0" w:space="0" w:color="auto"/>
                <w:right w:val="none" w:sz="0" w:space="0" w:color="auto"/>
              </w:divBdr>
            </w:div>
            <w:div w:id="660549500">
              <w:marLeft w:val="0"/>
              <w:marRight w:val="0"/>
              <w:marTop w:val="0"/>
              <w:marBottom w:val="0"/>
              <w:divBdr>
                <w:top w:val="none" w:sz="0" w:space="0" w:color="auto"/>
                <w:left w:val="none" w:sz="0" w:space="0" w:color="auto"/>
                <w:bottom w:val="none" w:sz="0" w:space="0" w:color="auto"/>
                <w:right w:val="none" w:sz="0" w:space="0" w:color="auto"/>
              </w:divBdr>
            </w:div>
            <w:div w:id="1163277156">
              <w:marLeft w:val="0"/>
              <w:marRight w:val="0"/>
              <w:marTop w:val="0"/>
              <w:marBottom w:val="0"/>
              <w:divBdr>
                <w:top w:val="none" w:sz="0" w:space="0" w:color="auto"/>
                <w:left w:val="none" w:sz="0" w:space="0" w:color="auto"/>
                <w:bottom w:val="none" w:sz="0" w:space="0" w:color="auto"/>
                <w:right w:val="none" w:sz="0" w:space="0" w:color="auto"/>
              </w:divBdr>
            </w:div>
            <w:div w:id="183714245">
              <w:marLeft w:val="0"/>
              <w:marRight w:val="0"/>
              <w:marTop w:val="0"/>
              <w:marBottom w:val="0"/>
              <w:divBdr>
                <w:top w:val="none" w:sz="0" w:space="0" w:color="auto"/>
                <w:left w:val="none" w:sz="0" w:space="0" w:color="auto"/>
                <w:bottom w:val="none" w:sz="0" w:space="0" w:color="auto"/>
                <w:right w:val="none" w:sz="0" w:space="0" w:color="auto"/>
              </w:divBdr>
            </w:div>
            <w:div w:id="888298133">
              <w:marLeft w:val="0"/>
              <w:marRight w:val="0"/>
              <w:marTop w:val="0"/>
              <w:marBottom w:val="0"/>
              <w:divBdr>
                <w:top w:val="none" w:sz="0" w:space="0" w:color="auto"/>
                <w:left w:val="none" w:sz="0" w:space="0" w:color="auto"/>
                <w:bottom w:val="none" w:sz="0" w:space="0" w:color="auto"/>
                <w:right w:val="none" w:sz="0" w:space="0" w:color="auto"/>
              </w:divBdr>
            </w:div>
            <w:div w:id="723942407">
              <w:marLeft w:val="0"/>
              <w:marRight w:val="0"/>
              <w:marTop w:val="0"/>
              <w:marBottom w:val="0"/>
              <w:divBdr>
                <w:top w:val="none" w:sz="0" w:space="0" w:color="auto"/>
                <w:left w:val="none" w:sz="0" w:space="0" w:color="auto"/>
                <w:bottom w:val="none" w:sz="0" w:space="0" w:color="auto"/>
                <w:right w:val="none" w:sz="0" w:space="0" w:color="auto"/>
              </w:divBdr>
            </w:div>
            <w:div w:id="1441678863">
              <w:marLeft w:val="0"/>
              <w:marRight w:val="0"/>
              <w:marTop w:val="0"/>
              <w:marBottom w:val="0"/>
              <w:divBdr>
                <w:top w:val="none" w:sz="0" w:space="0" w:color="auto"/>
                <w:left w:val="none" w:sz="0" w:space="0" w:color="auto"/>
                <w:bottom w:val="none" w:sz="0" w:space="0" w:color="auto"/>
                <w:right w:val="none" w:sz="0" w:space="0" w:color="auto"/>
              </w:divBdr>
            </w:div>
            <w:div w:id="1341812872">
              <w:marLeft w:val="0"/>
              <w:marRight w:val="0"/>
              <w:marTop w:val="0"/>
              <w:marBottom w:val="0"/>
              <w:divBdr>
                <w:top w:val="none" w:sz="0" w:space="0" w:color="auto"/>
                <w:left w:val="none" w:sz="0" w:space="0" w:color="auto"/>
                <w:bottom w:val="none" w:sz="0" w:space="0" w:color="auto"/>
                <w:right w:val="none" w:sz="0" w:space="0" w:color="auto"/>
              </w:divBdr>
            </w:div>
            <w:div w:id="1208251989">
              <w:marLeft w:val="0"/>
              <w:marRight w:val="0"/>
              <w:marTop w:val="0"/>
              <w:marBottom w:val="0"/>
              <w:divBdr>
                <w:top w:val="none" w:sz="0" w:space="0" w:color="auto"/>
                <w:left w:val="none" w:sz="0" w:space="0" w:color="auto"/>
                <w:bottom w:val="none" w:sz="0" w:space="0" w:color="auto"/>
                <w:right w:val="none" w:sz="0" w:space="0" w:color="auto"/>
              </w:divBdr>
            </w:div>
            <w:div w:id="859007794">
              <w:marLeft w:val="0"/>
              <w:marRight w:val="0"/>
              <w:marTop w:val="0"/>
              <w:marBottom w:val="0"/>
              <w:divBdr>
                <w:top w:val="none" w:sz="0" w:space="0" w:color="auto"/>
                <w:left w:val="none" w:sz="0" w:space="0" w:color="auto"/>
                <w:bottom w:val="none" w:sz="0" w:space="0" w:color="auto"/>
                <w:right w:val="none" w:sz="0" w:space="0" w:color="auto"/>
              </w:divBdr>
            </w:div>
            <w:div w:id="230888233">
              <w:marLeft w:val="0"/>
              <w:marRight w:val="0"/>
              <w:marTop w:val="0"/>
              <w:marBottom w:val="0"/>
              <w:divBdr>
                <w:top w:val="none" w:sz="0" w:space="0" w:color="auto"/>
                <w:left w:val="none" w:sz="0" w:space="0" w:color="auto"/>
                <w:bottom w:val="none" w:sz="0" w:space="0" w:color="auto"/>
                <w:right w:val="none" w:sz="0" w:space="0" w:color="auto"/>
              </w:divBdr>
            </w:div>
            <w:div w:id="245505448">
              <w:marLeft w:val="0"/>
              <w:marRight w:val="0"/>
              <w:marTop w:val="0"/>
              <w:marBottom w:val="0"/>
              <w:divBdr>
                <w:top w:val="none" w:sz="0" w:space="0" w:color="auto"/>
                <w:left w:val="none" w:sz="0" w:space="0" w:color="auto"/>
                <w:bottom w:val="none" w:sz="0" w:space="0" w:color="auto"/>
                <w:right w:val="none" w:sz="0" w:space="0" w:color="auto"/>
              </w:divBdr>
            </w:div>
            <w:div w:id="1124883241">
              <w:marLeft w:val="0"/>
              <w:marRight w:val="0"/>
              <w:marTop w:val="0"/>
              <w:marBottom w:val="0"/>
              <w:divBdr>
                <w:top w:val="none" w:sz="0" w:space="0" w:color="auto"/>
                <w:left w:val="none" w:sz="0" w:space="0" w:color="auto"/>
                <w:bottom w:val="none" w:sz="0" w:space="0" w:color="auto"/>
                <w:right w:val="none" w:sz="0" w:space="0" w:color="auto"/>
              </w:divBdr>
            </w:div>
            <w:div w:id="1772043652">
              <w:marLeft w:val="0"/>
              <w:marRight w:val="0"/>
              <w:marTop w:val="0"/>
              <w:marBottom w:val="0"/>
              <w:divBdr>
                <w:top w:val="none" w:sz="0" w:space="0" w:color="auto"/>
                <w:left w:val="none" w:sz="0" w:space="0" w:color="auto"/>
                <w:bottom w:val="none" w:sz="0" w:space="0" w:color="auto"/>
                <w:right w:val="none" w:sz="0" w:space="0" w:color="auto"/>
              </w:divBdr>
            </w:div>
            <w:div w:id="2052533650">
              <w:marLeft w:val="0"/>
              <w:marRight w:val="0"/>
              <w:marTop w:val="0"/>
              <w:marBottom w:val="0"/>
              <w:divBdr>
                <w:top w:val="none" w:sz="0" w:space="0" w:color="auto"/>
                <w:left w:val="none" w:sz="0" w:space="0" w:color="auto"/>
                <w:bottom w:val="none" w:sz="0" w:space="0" w:color="auto"/>
                <w:right w:val="none" w:sz="0" w:space="0" w:color="auto"/>
              </w:divBdr>
            </w:div>
            <w:div w:id="1085225617">
              <w:marLeft w:val="0"/>
              <w:marRight w:val="0"/>
              <w:marTop w:val="0"/>
              <w:marBottom w:val="0"/>
              <w:divBdr>
                <w:top w:val="none" w:sz="0" w:space="0" w:color="auto"/>
                <w:left w:val="none" w:sz="0" w:space="0" w:color="auto"/>
                <w:bottom w:val="none" w:sz="0" w:space="0" w:color="auto"/>
                <w:right w:val="none" w:sz="0" w:space="0" w:color="auto"/>
              </w:divBdr>
            </w:div>
            <w:div w:id="1421876814">
              <w:marLeft w:val="0"/>
              <w:marRight w:val="0"/>
              <w:marTop w:val="0"/>
              <w:marBottom w:val="0"/>
              <w:divBdr>
                <w:top w:val="none" w:sz="0" w:space="0" w:color="auto"/>
                <w:left w:val="none" w:sz="0" w:space="0" w:color="auto"/>
                <w:bottom w:val="none" w:sz="0" w:space="0" w:color="auto"/>
                <w:right w:val="none" w:sz="0" w:space="0" w:color="auto"/>
              </w:divBdr>
            </w:div>
            <w:div w:id="610362922">
              <w:marLeft w:val="0"/>
              <w:marRight w:val="0"/>
              <w:marTop w:val="0"/>
              <w:marBottom w:val="0"/>
              <w:divBdr>
                <w:top w:val="none" w:sz="0" w:space="0" w:color="auto"/>
                <w:left w:val="none" w:sz="0" w:space="0" w:color="auto"/>
                <w:bottom w:val="none" w:sz="0" w:space="0" w:color="auto"/>
                <w:right w:val="none" w:sz="0" w:space="0" w:color="auto"/>
              </w:divBdr>
            </w:div>
            <w:div w:id="198515733">
              <w:marLeft w:val="0"/>
              <w:marRight w:val="0"/>
              <w:marTop w:val="0"/>
              <w:marBottom w:val="0"/>
              <w:divBdr>
                <w:top w:val="none" w:sz="0" w:space="0" w:color="auto"/>
                <w:left w:val="none" w:sz="0" w:space="0" w:color="auto"/>
                <w:bottom w:val="none" w:sz="0" w:space="0" w:color="auto"/>
                <w:right w:val="none" w:sz="0" w:space="0" w:color="auto"/>
              </w:divBdr>
            </w:div>
            <w:div w:id="1758868147">
              <w:marLeft w:val="0"/>
              <w:marRight w:val="0"/>
              <w:marTop w:val="0"/>
              <w:marBottom w:val="0"/>
              <w:divBdr>
                <w:top w:val="none" w:sz="0" w:space="0" w:color="auto"/>
                <w:left w:val="none" w:sz="0" w:space="0" w:color="auto"/>
                <w:bottom w:val="none" w:sz="0" w:space="0" w:color="auto"/>
                <w:right w:val="none" w:sz="0" w:space="0" w:color="auto"/>
              </w:divBdr>
            </w:div>
            <w:div w:id="537200291">
              <w:marLeft w:val="0"/>
              <w:marRight w:val="0"/>
              <w:marTop w:val="0"/>
              <w:marBottom w:val="0"/>
              <w:divBdr>
                <w:top w:val="none" w:sz="0" w:space="0" w:color="auto"/>
                <w:left w:val="none" w:sz="0" w:space="0" w:color="auto"/>
                <w:bottom w:val="none" w:sz="0" w:space="0" w:color="auto"/>
                <w:right w:val="none" w:sz="0" w:space="0" w:color="auto"/>
              </w:divBdr>
            </w:div>
            <w:div w:id="836307492">
              <w:marLeft w:val="0"/>
              <w:marRight w:val="0"/>
              <w:marTop w:val="0"/>
              <w:marBottom w:val="0"/>
              <w:divBdr>
                <w:top w:val="none" w:sz="0" w:space="0" w:color="auto"/>
                <w:left w:val="none" w:sz="0" w:space="0" w:color="auto"/>
                <w:bottom w:val="none" w:sz="0" w:space="0" w:color="auto"/>
                <w:right w:val="none" w:sz="0" w:space="0" w:color="auto"/>
              </w:divBdr>
            </w:div>
            <w:div w:id="506411662">
              <w:marLeft w:val="0"/>
              <w:marRight w:val="0"/>
              <w:marTop w:val="0"/>
              <w:marBottom w:val="0"/>
              <w:divBdr>
                <w:top w:val="none" w:sz="0" w:space="0" w:color="auto"/>
                <w:left w:val="none" w:sz="0" w:space="0" w:color="auto"/>
                <w:bottom w:val="none" w:sz="0" w:space="0" w:color="auto"/>
                <w:right w:val="none" w:sz="0" w:space="0" w:color="auto"/>
              </w:divBdr>
            </w:div>
            <w:div w:id="1975597156">
              <w:marLeft w:val="0"/>
              <w:marRight w:val="0"/>
              <w:marTop w:val="0"/>
              <w:marBottom w:val="0"/>
              <w:divBdr>
                <w:top w:val="none" w:sz="0" w:space="0" w:color="auto"/>
                <w:left w:val="none" w:sz="0" w:space="0" w:color="auto"/>
                <w:bottom w:val="none" w:sz="0" w:space="0" w:color="auto"/>
                <w:right w:val="none" w:sz="0" w:space="0" w:color="auto"/>
              </w:divBdr>
            </w:div>
            <w:div w:id="1745299068">
              <w:marLeft w:val="0"/>
              <w:marRight w:val="0"/>
              <w:marTop w:val="0"/>
              <w:marBottom w:val="0"/>
              <w:divBdr>
                <w:top w:val="none" w:sz="0" w:space="0" w:color="auto"/>
                <w:left w:val="none" w:sz="0" w:space="0" w:color="auto"/>
                <w:bottom w:val="none" w:sz="0" w:space="0" w:color="auto"/>
                <w:right w:val="none" w:sz="0" w:space="0" w:color="auto"/>
              </w:divBdr>
            </w:div>
            <w:div w:id="2093962960">
              <w:marLeft w:val="0"/>
              <w:marRight w:val="0"/>
              <w:marTop w:val="0"/>
              <w:marBottom w:val="0"/>
              <w:divBdr>
                <w:top w:val="none" w:sz="0" w:space="0" w:color="auto"/>
                <w:left w:val="none" w:sz="0" w:space="0" w:color="auto"/>
                <w:bottom w:val="none" w:sz="0" w:space="0" w:color="auto"/>
                <w:right w:val="none" w:sz="0" w:space="0" w:color="auto"/>
              </w:divBdr>
            </w:div>
            <w:div w:id="416102156">
              <w:marLeft w:val="0"/>
              <w:marRight w:val="0"/>
              <w:marTop w:val="0"/>
              <w:marBottom w:val="0"/>
              <w:divBdr>
                <w:top w:val="none" w:sz="0" w:space="0" w:color="auto"/>
                <w:left w:val="none" w:sz="0" w:space="0" w:color="auto"/>
                <w:bottom w:val="none" w:sz="0" w:space="0" w:color="auto"/>
                <w:right w:val="none" w:sz="0" w:space="0" w:color="auto"/>
              </w:divBdr>
            </w:div>
            <w:div w:id="1464998548">
              <w:marLeft w:val="0"/>
              <w:marRight w:val="0"/>
              <w:marTop w:val="0"/>
              <w:marBottom w:val="0"/>
              <w:divBdr>
                <w:top w:val="none" w:sz="0" w:space="0" w:color="auto"/>
                <w:left w:val="none" w:sz="0" w:space="0" w:color="auto"/>
                <w:bottom w:val="none" w:sz="0" w:space="0" w:color="auto"/>
                <w:right w:val="none" w:sz="0" w:space="0" w:color="auto"/>
              </w:divBdr>
            </w:div>
            <w:div w:id="510919393">
              <w:marLeft w:val="0"/>
              <w:marRight w:val="0"/>
              <w:marTop w:val="0"/>
              <w:marBottom w:val="0"/>
              <w:divBdr>
                <w:top w:val="none" w:sz="0" w:space="0" w:color="auto"/>
                <w:left w:val="none" w:sz="0" w:space="0" w:color="auto"/>
                <w:bottom w:val="none" w:sz="0" w:space="0" w:color="auto"/>
                <w:right w:val="none" w:sz="0" w:space="0" w:color="auto"/>
              </w:divBdr>
            </w:div>
            <w:div w:id="1808081929">
              <w:marLeft w:val="0"/>
              <w:marRight w:val="0"/>
              <w:marTop w:val="0"/>
              <w:marBottom w:val="0"/>
              <w:divBdr>
                <w:top w:val="none" w:sz="0" w:space="0" w:color="auto"/>
                <w:left w:val="none" w:sz="0" w:space="0" w:color="auto"/>
                <w:bottom w:val="none" w:sz="0" w:space="0" w:color="auto"/>
                <w:right w:val="none" w:sz="0" w:space="0" w:color="auto"/>
              </w:divBdr>
            </w:div>
            <w:div w:id="179979154">
              <w:marLeft w:val="0"/>
              <w:marRight w:val="0"/>
              <w:marTop w:val="0"/>
              <w:marBottom w:val="0"/>
              <w:divBdr>
                <w:top w:val="none" w:sz="0" w:space="0" w:color="auto"/>
                <w:left w:val="none" w:sz="0" w:space="0" w:color="auto"/>
                <w:bottom w:val="none" w:sz="0" w:space="0" w:color="auto"/>
                <w:right w:val="none" w:sz="0" w:space="0" w:color="auto"/>
              </w:divBdr>
            </w:div>
            <w:div w:id="1488790141">
              <w:marLeft w:val="0"/>
              <w:marRight w:val="0"/>
              <w:marTop w:val="0"/>
              <w:marBottom w:val="0"/>
              <w:divBdr>
                <w:top w:val="none" w:sz="0" w:space="0" w:color="auto"/>
                <w:left w:val="none" w:sz="0" w:space="0" w:color="auto"/>
                <w:bottom w:val="none" w:sz="0" w:space="0" w:color="auto"/>
                <w:right w:val="none" w:sz="0" w:space="0" w:color="auto"/>
              </w:divBdr>
            </w:div>
            <w:div w:id="387805145">
              <w:marLeft w:val="0"/>
              <w:marRight w:val="0"/>
              <w:marTop w:val="0"/>
              <w:marBottom w:val="0"/>
              <w:divBdr>
                <w:top w:val="none" w:sz="0" w:space="0" w:color="auto"/>
                <w:left w:val="none" w:sz="0" w:space="0" w:color="auto"/>
                <w:bottom w:val="none" w:sz="0" w:space="0" w:color="auto"/>
                <w:right w:val="none" w:sz="0" w:space="0" w:color="auto"/>
              </w:divBdr>
            </w:div>
            <w:div w:id="1991709734">
              <w:marLeft w:val="0"/>
              <w:marRight w:val="0"/>
              <w:marTop w:val="0"/>
              <w:marBottom w:val="0"/>
              <w:divBdr>
                <w:top w:val="none" w:sz="0" w:space="0" w:color="auto"/>
                <w:left w:val="none" w:sz="0" w:space="0" w:color="auto"/>
                <w:bottom w:val="none" w:sz="0" w:space="0" w:color="auto"/>
                <w:right w:val="none" w:sz="0" w:space="0" w:color="auto"/>
              </w:divBdr>
            </w:div>
            <w:div w:id="324210170">
              <w:marLeft w:val="0"/>
              <w:marRight w:val="0"/>
              <w:marTop w:val="0"/>
              <w:marBottom w:val="0"/>
              <w:divBdr>
                <w:top w:val="none" w:sz="0" w:space="0" w:color="auto"/>
                <w:left w:val="none" w:sz="0" w:space="0" w:color="auto"/>
                <w:bottom w:val="none" w:sz="0" w:space="0" w:color="auto"/>
                <w:right w:val="none" w:sz="0" w:space="0" w:color="auto"/>
              </w:divBdr>
            </w:div>
            <w:div w:id="795559456">
              <w:marLeft w:val="0"/>
              <w:marRight w:val="0"/>
              <w:marTop w:val="0"/>
              <w:marBottom w:val="0"/>
              <w:divBdr>
                <w:top w:val="none" w:sz="0" w:space="0" w:color="auto"/>
                <w:left w:val="none" w:sz="0" w:space="0" w:color="auto"/>
                <w:bottom w:val="none" w:sz="0" w:space="0" w:color="auto"/>
                <w:right w:val="none" w:sz="0" w:space="0" w:color="auto"/>
              </w:divBdr>
            </w:div>
            <w:div w:id="1242980765">
              <w:marLeft w:val="0"/>
              <w:marRight w:val="0"/>
              <w:marTop w:val="0"/>
              <w:marBottom w:val="0"/>
              <w:divBdr>
                <w:top w:val="none" w:sz="0" w:space="0" w:color="auto"/>
                <w:left w:val="none" w:sz="0" w:space="0" w:color="auto"/>
                <w:bottom w:val="none" w:sz="0" w:space="0" w:color="auto"/>
                <w:right w:val="none" w:sz="0" w:space="0" w:color="auto"/>
              </w:divBdr>
            </w:div>
            <w:div w:id="1550649019">
              <w:marLeft w:val="0"/>
              <w:marRight w:val="0"/>
              <w:marTop w:val="0"/>
              <w:marBottom w:val="0"/>
              <w:divBdr>
                <w:top w:val="none" w:sz="0" w:space="0" w:color="auto"/>
                <w:left w:val="none" w:sz="0" w:space="0" w:color="auto"/>
                <w:bottom w:val="none" w:sz="0" w:space="0" w:color="auto"/>
                <w:right w:val="none" w:sz="0" w:space="0" w:color="auto"/>
              </w:divBdr>
            </w:div>
            <w:div w:id="760370443">
              <w:marLeft w:val="0"/>
              <w:marRight w:val="0"/>
              <w:marTop w:val="0"/>
              <w:marBottom w:val="0"/>
              <w:divBdr>
                <w:top w:val="none" w:sz="0" w:space="0" w:color="auto"/>
                <w:left w:val="none" w:sz="0" w:space="0" w:color="auto"/>
                <w:bottom w:val="none" w:sz="0" w:space="0" w:color="auto"/>
                <w:right w:val="none" w:sz="0" w:space="0" w:color="auto"/>
              </w:divBdr>
            </w:div>
            <w:div w:id="536817231">
              <w:marLeft w:val="0"/>
              <w:marRight w:val="0"/>
              <w:marTop w:val="0"/>
              <w:marBottom w:val="0"/>
              <w:divBdr>
                <w:top w:val="none" w:sz="0" w:space="0" w:color="auto"/>
                <w:left w:val="none" w:sz="0" w:space="0" w:color="auto"/>
                <w:bottom w:val="none" w:sz="0" w:space="0" w:color="auto"/>
                <w:right w:val="none" w:sz="0" w:space="0" w:color="auto"/>
              </w:divBdr>
            </w:div>
            <w:div w:id="736169604">
              <w:marLeft w:val="0"/>
              <w:marRight w:val="0"/>
              <w:marTop w:val="0"/>
              <w:marBottom w:val="0"/>
              <w:divBdr>
                <w:top w:val="none" w:sz="0" w:space="0" w:color="auto"/>
                <w:left w:val="none" w:sz="0" w:space="0" w:color="auto"/>
                <w:bottom w:val="none" w:sz="0" w:space="0" w:color="auto"/>
                <w:right w:val="none" w:sz="0" w:space="0" w:color="auto"/>
              </w:divBdr>
            </w:div>
            <w:div w:id="1511019976">
              <w:marLeft w:val="0"/>
              <w:marRight w:val="0"/>
              <w:marTop w:val="0"/>
              <w:marBottom w:val="0"/>
              <w:divBdr>
                <w:top w:val="none" w:sz="0" w:space="0" w:color="auto"/>
                <w:left w:val="none" w:sz="0" w:space="0" w:color="auto"/>
                <w:bottom w:val="none" w:sz="0" w:space="0" w:color="auto"/>
                <w:right w:val="none" w:sz="0" w:space="0" w:color="auto"/>
              </w:divBdr>
            </w:div>
            <w:div w:id="229311784">
              <w:marLeft w:val="0"/>
              <w:marRight w:val="0"/>
              <w:marTop w:val="0"/>
              <w:marBottom w:val="0"/>
              <w:divBdr>
                <w:top w:val="none" w:sz="0" w:space="0" w:color="auto"/>
                <w:left w:val="none" w:sz="0" w:space="0" w:color="auto"/>
                <w:bottom w:val="none" w:sz="0" w:space="0" w:color="auto"/>
                <w:right w:val="none" w:sz="0" w:space="0" w:color="auto"/>
              </w:divBdr>
            </w:div>
            <w:div w:id="1459031156">
              <w:marLeft w:val="0"/>
              <w:marRight w:val="0"/>
              <w:marTop w:val="0"/>
              <w:marBottom w:val="0"/>
              <w:divBdr>
                <w:top w:val="none" w:sz="0" w:space="0" w:color="auto"/>
                <w:left w:val="none" w:sz="0" w:space="0" w:color="auto"/>
                <w:bottom w:val="none" w:sz="0" w:space="0" w:color="auto"/>
                <w:right w:val="none" w:sz="0" w:space="0" w:color="auto"/>
              </w:divBdr>
            </w:div>
            <w:div w:id="1442645503">
              <w:marLeft w:val="0"/>
              <w:marRight w:val="0"/>
              <w:marTop w:val="0"/>
              <w:marBottom w:val="0"/>
              <w:divBdr>
                <w:top w:val="none" w:sz="0" w:space="0" w:color="auto"/>
                <w:left w:val="none" w:sz="0" w:space="0" w:color="auto"/>
                <w:bottom w:val="none" w:sz="0" w:space="0" w:color="auto"/>
                <w:right w:val="none" w:sz="0" w:space="0" w:color="auto"/>
              </w:divBdr>
            </w:div>
            <w:div w:id="413169041">
              <w:marLeft w:val="0"/>
              <w:marRight w:val="0"/>
              <w:marTop w:val="0"/>
              <w:marBottom w:val="0"/>
              <w:divBdr>
                <w:top w:val="none" w:sz="0" w:space="0" w:color="auto"/>
                <w:left w:val="none" w:sz="0" w:space="0" w:color="auto"/>
                <w:bottom w:val="none" w:sz="0" w:space="0" w:color="auto"/>
                <w:right w:val="none" w:sz="0" w:space="0" w:color="auto"/>
              </w:divBdr>
            </w:div>
            <w:div w:id="1428966962">
              <w:marLeft w:val="0"/>
              <w:marRight w:val="0"/>
              <w:marTop w:val="0"/>
              <w:marBottom w:val="0"/>
              <w:divBdr>
                <w:top w:val="none" w:sz="0" w:space="0" w:color="auto"/>
                <w:left w:val="none" w:sz="0" w:space="0" w:color="auto"/>
                <w:bottom w:val="none" w:sz="0" w:space="0" w:color="auto"/>
                <w:right w:val="none" w:sz="0" w:space="0" w:color="auto"/>
              </w:divBdr>
            </w:div>
            <w:div w:id="1668049287">
              <w:marLeft w:val="0"/>
              <w:marRight w:val="0"/>
              <w:marTop w:val="0"/>
              <w:marBottom w:val="0"/>
              <w:divBdr>
                <w:top w:val="none" w:sz="0" w:space="0" w:color="auto"/>
                <w:left w:val="none" w:sz="0" w:space="0" w:color="auto"/>
                <w:bottom w:val="none" w:sz="0" w:space="0" w:color="auto"/>
                <w:right w:val="none" w:sz="0" w:space="0" w:color="auto"/>
              </w:divBdr>
            </w:div>
            <w:div w:id="211890004">
              <w:marLeft w:val="0"/>
              <w:marRight w:val="0"/>
              <w:marTop w:val="0"/>
              <w:marBottom w:val="0"/>
              <w:divBdr>
                <w:top w:val="none" w:sz="0" w:space="0" w:color="auto"/>
                <w:left w:val="none" w:sz="0" w:space="0" w:color="auto"/>
                <w:bottom w:val="none" w:sz="0" w:space="0" w:color="auto"/>
                <w:right w:val="none" w:sz="0" w:space="0" w:color="auto"/>
              </w:divBdr>
            </w:div>
            <w:div w:id="1262682411">
              <w:marLeft w:val="0"/>
              <w:marRight w:val="0"/>
              <w:marTop w:val="0"/>
              <w:marBottom w:val="0"/>
              <w:divBdr>
                <w:top w:val="none" w:sz="0" w:space="0" w:color="auto"/>
                <w:left w:val="none" w:sz="0" w:space="0" w:color="auto"/>
                <w:bottom w:val="none" w:sz="0" w:space="0" w:color="auto"/>
                <w:right w:val="none" w:sz="0" w:space="0" w:color="auto"/>
              </w:divBdr>
            </w:div>
            <w:div w:id="1346321540">
              <w:marLeft w:val="0"/>
              <w:marRight w:val="0"/>
              <w:marTop w:val="0"/>
              <w:marBottom w:val="0"/>
              <w:divBdr>
                <w:top w:val="none" w:sz="0" w:space="0" w:color="auto"/>
                <w:left w:val="none" w:sz="0" w:space="0" w:color="auto"/>
                <w:bottom w:val="none" w:sz="0" w:space="0" w:color="auto"/>
                <w:right w:val="none" w:sz="0" w:space="0" w:color="auto"/>
              </w:divBdr>
            </w:div>
            <w:div w:id="644236557">
              <w:marLeft w:val="0"/>
              <w:marRight w:val="0"/>
              <w:marTop w:val="0"/>
              <w:marBottom w:val="0"/>
              <w:divBdr>
                <w:top w:val="none" w:sz="0" w:space="0" w:color="auto"/>
                <w:left w:val="none" w:sz="0" w:space="0" w:color="auto"/>
                <w:bottom w:val="none" w:sz="0" w:space="0" w:color="auto"/>
                <w:right w:val="none" w:sz="0" w:space="0" w:color="auto"/>
              </w:divBdr>
            </w:div>
            <w:div w:id="437876513">
              <w:marLeft w:val="0"/>
              <w:marRight w:val="0"/>
              <w:marTop w:val="0"/>
              <w:marBottom w:val="0"/>
              <w:divBdr>
                <w:top w:val="none" w:sz="0" w:space="0" w:color="auto"/>
                <w:left w:val="none" w:sz="0" w:space="0" w:color="auto"/>
                <w:bottom w:val="none" w:sz="0" w:space="0" w:color="auto"/>
                <w:right w:val="none" w:sz="0" w:space="0" w:color="auto"/>
              </w:divBdr>
            </w:div>
            <w:div w:id="1333951969">
              <w:marLeft w:val="0"/>
              <w:marRight w:val="0"/>
              <w:marTop w:val="0"/>
              <w:marBottom w:val="0"/>
              <w:divBdr>
                <w:top w:val="none" w:sz="0" w:space="0" w:color="auto"/>
                <w:left w:val="none" w:sz="0" w:space="0" w:color="auto"/>
                <w:bottom w:val="none" w:sz="0" w:space="0" w:color="auto"/>
                <w:right w:val="none" w:sz="0" w:space="0" w:color="auto"/>
              </w:divBdr>
            </w:div>
            <w:div w:id="1256287150">
              <w:marLeft w:val="0"/>
              <w:marRight w:val="0"/>
              <w:marTop w:val="0"/>
              <w:marBottom w:val="0"/>
              <w:divBdr>
                <w:top w:val="none" w:sz="0" w:space="0" w:color="auto"/>
                <w:left w:val="none" w:sz="0" w:space="0" w:color="auto"/>
                <w:bottom w:val="none" w:sz="0" w:space="0" w:color="auto"/>
                <w:right w:val="none" w:sz="0" w:space="0" w:color="auto"/>
              </w:divBdr>
            </w:div>
            <w:div w:id="221448462">
              <w:marLeft w:val="0"/>
              <w:marRight w:val="0"/>
              <w:marTop w:val="0"/>
              <w:marBottom w:val="0"/>
              <w:divBdr>
                <w:top w:val="none" w:sz="0" w:space="0" w:color="auto"/>
                <w:left w:val="none" w:sz="0" w:space="0" w:color="auto"/>
                <w:bottom w:val="none" w:sz="0" w:space="0" w:color="auto"/>
                <w:right w:val="none" w:sz="0" w:space="0" w:color="auto"/>
              </w:divBdr>
            </w:div>
            <w:div w:id="1783300583">
              <w:marLeft w:val="0"/>
              <w:marRight w:val="0"/>
              <w:marTop w:val="0"/>
              <w:marBottom w:val="0"/>
              <w:divBdr>
                <w:top w:val="none" w:sz="0" w:space="0" w:color="auto"/>
                <w:left w:val="none" w:sz="0" w:space="0" w:color="auto"/>
                <w:bottom w:val="none" w:sz="0" w:space="0" w:color="auto"/>
                <w:right w:val="none" w:sz="0" w:space="0" w:color="auto"/>
              </w:divBdr>
            </w:div>
            <w:div w:id="2025746828">
              <w:marLeft w:val="0"/>
              <w:marRight w:val="0"/>
              <w:marTop w:val="0"/>
              <w:marBottom w:val="0"/>
              <w:divBdr>
                <w:top w:val="none" w:sz="0" w:space="0" w:color="auto"/>
                <w:left w:val="none" w:sz="0" w:space="0" w:color="auto"/>
                <w:bottom w:val="none" w:sz="0" w:space="0" w:color="auto"/>
                <w:right w:val="none" w:sz="0" w:space="0" w:color="auto"/>
              </w:divBdr>
            </w:div>
            <w:div w:id="1074204796">
              <w:marLeft w:val="0"/>
              <w:marRight w:val="0"/>
              <w:marTop w:val="0"/>
              <w:marBottom w:val="0"/>
              <w:divBdr>
                <w:top w:val="none" w:sz="0" w:space="0" w:color="auto"/>
                <w:left w:val="none" w:sz="0" w:space="0" w:color="auto"/>
                <w:bottom w:val="none" w:sz="0" w:space="0" w:color="auto"/>
                <w:right w:val="none" w:sz="0" w:space="0" w:color="auto"/>
              </w:divBdr>
            </w:div>
            <w:div w:id="2119712748">
              <w:marLeft w:val="0"/>
              <w:marRight w:val="0"/>
              <w:marTop w:val="0"/>
              <w:marBottom w:val="0"/>
              <w:divBdr>
                <w:top w:val="none" w:sz="0" w:space="0" w:color="auto"/>
                <w:left w:val="none" w:sz="0" w:space="0" w:color="auto"/>
                <w:bottom w:val="none" w:sz="0" w:space="0" w:color="auto"/>
                <w:right w:val="none" w:sz="0" w:space="0" w:color="auto"/>
              </w:divBdr>
            </w:div>
            <w:div w:id="1764834715">
              <w:marLeft w:val="0"/>
              <w:marRight w:val="0"/>
              <w:marTop w:val="0"/>
              <w:marBottom w:val="0"/>
              <w:divBdr>
                <w:top w:val="none" w:sz="0" w:space="0" w:color="auto"/>
                <w:left w:val="none" w:sz="0" w:space="0" w:color="auto"/>
                <w:bottom w:val="none" w:sz="0" w:space="0" w:color="auto"/>
                <w:right w:val="none" w:sz="0" w:space="0" w:color="auto"/>
              </w:divBdr>
            </w:div>
            <w:div w:id="1990131779">
              <w:marLeft w:val="0"/>
              <w:marRight w:val="0"/>
              <w:marTop w:val="0"/>
              <w:marBottom w:val="0"/>
              <w:divBdr>
                <w:top w:val="none" w:sz="0" w:space="0" w:color="auto"/>
                <w:left w:val="none" w:sz="0" w:space="0" w:color="auto"/>
                <w:bottom w:val="none" w:sz="0" w:space="0" w:color="auto"/>
                <w:right w:val="none" w:sz="0" w:space="0" w:color="auto"/>
              </w:divBdr>
            </w:div>
            <w:div w:id="463085151">
              <w:marLeft w:val="0"/>
              <w:marRight w:val="0"/>
              <w:marTop w:val="0"/>
              <w:marBottom w:val="0"/>
              <w:divBdr>
                <w:top w:val="none" w:sz="0" w:space="0" w:color="auto"/>
                <w:left w:val="none" w:sz="0" w:space="0" w:color="auto"/>
                <w:bottom w:val="none" w:sz="0" w:space="0" w:color="auto"/>
                <w:right w:val="none" w:sz="0" w:space="0" w:color="auto"/>
              </w:divBdr>
            </w:div>
            <w:div w:id="711423725">
              <w:marLeft w:val="0"/>
              <w:marRight w:val="0"/>
              <w:marTop w:val="0"/>
              <w:marBottom w:val="0"/>
              <w:divBdr>
                <w:top w:val="none" w:sz="0" w:space="0" w:color="auto"/>
                <w:left w:val="none" w:sz="0" w:space="0" w:color="auto"/>
                <w:bottom w:val="none" w:sz="0" w:space="0" w:color="auto"/>
                <w:right w:val="none" w:sz="0" w:space="0" w:color="auto"/>
              </w:divBdr>
            </w:div>
            <w:div w:id="248002352">
              <w:marLeft w:val="0"/>
              <w:marRight w:val="0"/>
              <w:marTop w:val="0"/>
              <w:marBottom w:val="0"/>
              <w:divBdr>
                <w:top w:val="none" w:sz="0" w:space="0" w:color="auto"/>
                <w:left w:val="none" w:sz="0" w:space="0" w:color="auto"/>
                <w:bottom w:val="none" w:sz="0" w:space="0" w:color="auto"/>
                <w:right w:val="none" w:sz="0" w:space="0" w:color="auto"/>
              </w:divBdr>
            </w:div>
            <w:div w:id="1433403691">
              <w:marLeft w:val="0"/>
              <w:marRight w:val="0"/>
              <w:marTop w:val="0"/>
              <w:marBottom w:val="0"/>
              <w:divBdr>
                <w:top w:val="none" w:sz="0" w:space="0" w:color="auto"/>
                <w:left w:val="none" w:sz="0" w:space="0" w:color="auto"/>
                <w:bottom w:val="none" w:sz="0" w:space="0" w:color="auto"/>
                <w:right w:val="none" w:sz="0" w:space="0" w:color="auto"/>
              </w:divBdr>
            </w:div>
            <w:div w:id="1766265637">
              <w:marLeft w:val="0"/>
              <w:marRight w:val="0"/>
              <w:marTop w:val="0"/>
              <w:marBottom w:val="0"/>
              <w:divBdr>
                <w:top w:val="none" w:sz="0" w:space="0" w:color="auto"/>
                <w:left w:val="none" w:sz="0" w:space="0" w:color="auto"/>
                <w:bottom w:val="none" w:sz="0" w:space="0" w:color="auto"/>
                <w:right w:val="none" w:sz="0" w:space="0" w:color="auto"/>
              </w:divBdr>
            </w:div>
            <w:div w:id="1849519674">
              <w:marLeft w:val="0"/>
              <w:marRight w:val="0"/>
              <w:marTop w:val="0"/>
              <w:marBottom w:val="0"/>
              <w:divBdr>
                <w:top w:val="none" w:sz="0" w:space="0" w:color="auto"/>
                <w:left w:val="none" w:sz="0" w:space="0" w:color="auto"/>
                <w:bottom w:val="none" w:sz="0" w:space="0" w:color="auto"/>
                <w:right w:val="none" w:sz="0" w:space="0" w:color="auto"/>
              </w:divBdr>
            </w:div>
            <w:div w:id="1583028104">
              <w:marLeft w:val="0"/>
              <w:marRight w:val="0"/>
              <w:marTop w:val="0"/>
              <w:marBottom w:val="0"/>
              <w:divBdr>
                <w:top w:val="none" w:sz="0" w:space="0" w:color="auto"/>
                <w:left w:val="none" w:sz="0" w:space="0" w:color="auto"/>
                <w:bottom w:val="none" w:sz="0" w:space="0" w:color="auto"/>
                <w:right w:val="none" w:sz="0" w:space="0" w:color="auto"/>
              </w:divBdr>
            </w:div>
            <w:div w:id="1020352515">
              <w:marLeft w:val="0"/>
              <w:marRight w:val="0"/>
              <w:marTop w:val="0"/>
              <w:marBottom w:val="0"/>
              <w:divBdr>
                <w:top w:val="none" w:sz="0" w:space="0" w:color="auto"/>
                <w:left w:val="none" w:sz="0" w:space="0" w:color="auto"/>
                <w:bottom w:val="none" w:sz="0" w:space="0" w:color="auto"/>
                <w:right w:val="none" w:sz="0" w:space="0" w:color="auto"/>
              </w:divBdr>
            </w:div>
            <w:div w:id="186480298">
              <w:marLeft w:val="0"/>
              <w:marRight w:val="0"/>
              <w:marTop w:val="0"/>
              <w:marBottom w:val="0"/>
              <w:divBdr>
                <w:top w:val="none" w:sz="0" w:space="0" w:color="auto"/>
                <w:left w:val="none" w:sz="0" w:space="0" w:color="auto"/>
                <w:bottom w:val="none" w:sz="0" w:space="0" w:color="auto"/>
                <w:right w:val="none" w:sz="0" w:space="0" w:color="auto"/>
              </w:divBdr>
            </w:div>
            <w:div w:id="172762406">
              <w:marLeft w:val="0"/>
              <w:marRight w:val="0"/>
              <w:marTop w:val="0"/>
              <w:marBottom w:val="0"/>
              <w:divBdr>
                <w:top w:val="none" w:sz="0" w:space="0" w:color="auto"/>
                <w:left w:val="none" w:sz="0" w:space="0" w:color="auto"/>
                <w:bottom w:val="none" w:sz="0" w:space="0" w:color="auto"/>
                <w:right w:val="none" w:sz="0" w:space="0" w:color="auto"/>
              </w:divBdr>
            </w:div>
            <w:div w:id="1119226416">
              <w:marLeft w:val="0"/>
              <w:marRight w:val="0"/>
              <w:marTop w:val="0"/>
              <w:marBottom w:val="0"/>
              <w:divBdr>
                <w:top w:val="none" w:sz="0" w:space="0" w:color="auto"/>
                <w:left w:val="none" w:sz="0" w:space="0" w:color="auto"/>
                <w:bottom w:val="none" w:sz="0" w:space="0" w:color="auto"/>
                <w:right w:val="none" w:sz="0" w:space="0" w:color="auto"/>
              </w:divBdr>
            </w:div>
            <w:div w:id="1667200799">
              <w:marLeft w:val="0"/>
              <w:marRight w:val="0"/>
              <w:marTop w:val="0"/>
              <w:marBottom w:val="0"/>
              <w:divBdr>
                <w:top w:val="none" w:sz="0" w:space="0" w:color="auto"/>
                <w:left w:val="none" w:sz="0" w:space="0" w:color="auto"/>
                <w:bottom w:val="none" w:sz="0" w:space="0" w:color="auto"/>
                <w:right w:val="none" w:sz="0" w:space="0" w:color="auto"/>
              </w:divBdr>
            </w:div>
            <w:div w:id="143859173">
              <w:marLeft w:val="0"/>
              <w:marRight w:val="0"/>
              <w:marTop w:val="0"/>
              <w:marBottom w:val="0"/>
              <w:divBdr>
                <w:top w:val="none" w:sz="0" w:space="0" w:color="auto"/>
                <w:left w:val="none" w:sz="0" w:space="0" w:color="auto"/>
                <w:bottom w:val="none" w:sz="0" w:space="0" w:color="auto"/>
                <w:right w:val="none" w:sz="0" w:space="0" w:color="auto"/>
              </w:divBdr>
            </w:div>
            <w:div w:id="2037535075">
              <w:marLeft w:val="0"/>
              <w:marRight w:val="0"/>
              <w:marTop w:val="0"/>
              <w:marBottom w:val="0"/>
              <w:divBdr>
                <w:top w:val="none" w:sz="0" w:space="0" w:color="auto"/>
                <w:left w:val="none" w:sz="0" w:space="0" w:color="auto"/>
                <w:bottom w:val="none" w:sz="0" w:space="0" w:color="auto"/>
                <w:right w:val="none" w:sz="0" w:space="0" w:color="auto"/>
              </w:divBdr>
            </w:div>
            <w:div w:id="1635715831">
              <w:marLeft w:val="0"/>
              <w:marRight w:val="0"/>
              <w:marTop w:val="0"/>
              <w:marBottom w:val="0"/>
              <w:divBdr>
                <w:top w:val="none" w:sz="0" w:space="0" w:color="auto"/>
                <w:left w:val="none" w:sz="0" w:space="0" w:color="auto"/>
                <w:bottom w:val="none" w:sz="0" w:space="0" w:color="auto"/>
                <w:right w:val="none" w:sz="0" w:space="0" w:color="auto"/>
              </w:divBdr>
            </w:div>
            <w:div w:id="1136025039">
              <w:marLeft w:val="0"/>
              <w:marRight w:val="0"/>
              <w:marTop w:val="0"/>
              <w:marBottom w:val="0"/>
              <w:divBdr>
                <w:top w:val="none" w:sz="0" w:space="0" w:color="auto"/>
                <w:left w:val="none" w:sz="0" w:space="0" w:color="auto"/>
                <w:bottom w:val="none" w:sz="0" w:space="0" w:color="auto"/>
                <w:right w:val="none" w:sz="0" w:space="0" w:color="auto"/>
              </w:divBdr>
            </w:div>
            <w:div w:id="2037852927">
              <w:marLeft w:val="0"/>
              <w:marRight w:val="0"/>
              <w:marTop w:val="0"/>
              <w:marBottom w:val="0"/>
              <w:divBdr>
                <w:top w:val="none" w:sz="0" w:space="0" w:color="auto"/>
                <w:left w:val="none" w:sz="0" w:space="0" w:color="auto"/>
                <w:bottom w:val="none" w:sz="0" w:space="0" w:color="auto"/>
                <w:right w:val="none" w:sz="0" w:space="0" w:color="auto"/>
              </w:divBdr>
            </w:div>
            <w:div w:id="85618790">
              <w:marLeft w:val="0"/>
              <w:marRight w:val="0"/>
              <w:marTop w:val="0"/>
              <w:marBottom w:val="0"/>
              <w:divBdr>
                <w:top w:val="none" w:sz="0" w:space="0" w:color="auto"/>
                <w:left w:val="none" w:sz="0" w:space="0" w:color="auto"/>
                <w:bottom w:val="none" w:sz="0" w:space="0" w:color="auto"/>
                <w:right w:val="none" w:sz="0" w:space="0" w:color="auto"/>
              </w:divBdr>
            </w:div>
            <w:div w:id="716389981">
              <w:marLeft w:val="0"/>
              <w:marRight w:val="0"/>
              <w:marTop w:val="0"/>
              <w:marBottom w:val="0"/>
              <w:divBdr>
                <w:top w:val="none" w:sz="0" w:space="0" w:color="auto"/>
                <w:left w:val="none" w:sz="0" w:space="0" w:color="auto"/>
                <w:bottom w:val="none" w:sz="0" w:space="0" w:color="auto"/>
                <w:right w:val="none" w:sz="0" w:space="0" w:color="auto"/>
              </w:divBdr>
            </w:div>
            <w:div w:id="323357323">
              <w:marLeft w:val="0"/>
              <w:marRight w:val="0"/>
              <w:marTop w:val="0"/>
              <w:marBottom w:val="0"/>
              <w:divBdr>
                <w:top w:val="none" w:sz="0" w:space="0" w:color="auto"/>
                <w:left w:val="none" w:sz="0" w:space="0" w:color="auto"/>
                <w:bottom w:val="none" w:sz="0" w:space="0" w:color="auto"/>
                <w:right w:val="none" w:sz="0" w:space="0" w:color="auto"/>
              </w:divBdr>
            </w:div>
            <w:div w:id="2100170630">
              <w:marLeft w:val="0"/>
              <w:marRight w:val="0"/>
              <w:marTop w:val="0"/>
              <w:marBottom w:val="0"/>
              <w:divBdr>
                <w:top w:val="none" w:sz="0" w:space="0" w:color="auto"/>
                <w:left w:val="none" w:sz="0" w:space="0" w:color="auto"/>
                <w:bottom w:val="none" w:sz="0" w:space="0" w:color="auto"/>
                <w:right w:val="none" w:sz="0" w:space="0" w:color="auto"/>
              </w:divBdr>
            </w:div>
            <w:div w:id="153767988">
              <w:marLeft w:val="0"/>
              <w:marRight w:val="0"/>
              <w:marTop w:val="0"/>
              <w:marBottom w:val="0"/>
              <w:divBdr>
                <w:top w:val="none" w:sz="0" w:space="0" w:color="auto"/>
                <w:left w:val="none" w:sz="0" w:space="0" w:color="auto"/>
                <w:bottom w:val="none" w:sz="0" w:space="0" w:color="auto"/>
                <w:right w:val="none" w:sz="0" w:space="0" w:color="auto"/>
              </w:divBdr>
            </w:div>
            <w:div w:id="51540694">
              <w:marLeft w:val="0"/>
              <w:marRight w:val="0"/>
              <w:marTop w:val="0"/>
              <w:marBottom w:val="0"/>
              <w:divBdr>
                <w:top w:val="none" w:sz="0" w:space="0" w:color="auto"/>
                <w:left w:val="none" w:sz="0" w:space="0" w:color="auto"/>
                <w:bottom w:val="none" w:sz="0" w:space="0" w:color="auto"/>
                <w:right w:val="none" w:sz="0" w:space="0" w:color="auto"/>
              </w:divBdr>
            </w:div>
            <w:div w:id="640883357">
              <w:marLeft w:val="0"/>
              <w:marRight w:val="0"/>
              <w:marTop w:val="0"/>
              <w:marBottom w:val="0"/>
              <w:divBdr>
                <w:top w:val="none" w:sz="0" w:space="0" w:color="auto"/>
                <w:left w:val="none" w:sz="0" w:space="0" w:color="auto"/>
                <w:bottom w:val="none" w:sz="0" w:space="0" w:color="auto"/>
                <w:right w:val="none" w:sz="0" w:space="0" w:color="auto"/>
              </w:divBdr>
            </w:div>
            <w:div w:id="363211662">
              <w:marLeft w:val="0"/>
              <w:marRight w:val="0"/>
              <w:marTop w:val="0"/>
              <w:marBottom w:val="0"/>
              <w:divBdr>
                <w:top w:val="none" w:sz="0" w:space="0" w:color="auto"/>
                <w:left w:val="none" w:sz="0" w:space="0" w:color="auto"/>
                <w:bottom w:val="none" w:sz="0" w:space="0" w:color="auto"/>
                <w:right w:val="none" w:sz="0" w:space="0" w:color="auto"/>
              </w:divBdr>
            </w:div>
            <w:div w:id="1953439513">
              <w:marLeft w:val="0"/>
              <w:marRight w:val="0"/>
              <w:marTop w:val="0"/>
              <w:marBottom w:val="0"/>
              <w:divBdr>
                <w:top w:val="none" w:sz="0" w:space="0" w:color="auto"/>
                <w:left w:val="none" w:sz="0" w:space="0" w:color="auto"/>
                <w:bottom w:val="none" w:sz="0" w:space="0" w:color="auto"/>
                <w:right w:val="none" w:sz="0" w:space="0" w:color="auto"/>
              </w:divBdr>
            </w:div>
            <w:div w:id="215286975">
              <w:marLeft w:val="0"/>
              <w:marRight w:val="0"/>
              <w:marTop w:val="0"/>
              <w:marBottom w:val="0"/>
              <w:divBdr>
                <w:top w:val="none" w:sz="0" w:space="0" w:color="auto"/>
                <w:left w:val="none" w:sz="0" w:space="0" w:color="auto"/>
                <w:bottom w:val="none" w:sz="0" w:space="0" w:color="auto"/>
                <w:right w:val="none" w:sz="0" w:space="0" w:color="auto"/>
              </w:divBdr>
            </w:div>
            <w:div w:id="230428008">
              <w:marLeft w:val="0"/>
              <w:marRight w:val="0"/>
              <w:marTop w:val="0"/>
              <w:marBottom w:val="0"/>
              <w:divBdr>
                <w:top w:val="none" w:sz="0" w:space="0" w:color="auto"/>
                <w:left w:val="none" w:sz="0" w:space="0" w:color="auto"/>
                <w:bottom w:val="none" w:sz="0" w:space="0" w:color="auto"/>
                <w:right w:val="none" w:sz="0" w:space="0" w:color="auto"/>
              </w:divBdr>
            </w:div>
            <w:div w:id="1330324829">
              <w:marLeft w:val="0"/>
              <w:marRight w:val="0"/>
              <w:marTop w:val="0"/>
              <w:marBottom w:val="0"/>
              <w:divBdr>
                <w:top w:val="none" w:sz="0" w:space="0" w:color="auto"/>
                <w:left w:val="none" w:sz="0" w:space="0" w:color="auto"/>
                <w:bottom w:val="none" w:sz="0" w:space="0" w:color="auto"/>
                <w:right w:val="none" w:sz="0" w:space="0" w:color="auto"/>
              </w:divBdr>
            </w:div>
            <w:div w:id="1982533171">
              <w:marLeft w:val="0"/>
              <w:marRight w:val="0"/>
              <w:marTop w:val="0"/>
              <w:marBottom w:val="0"/>
              <w:divBdr>
                <w:top w:val="none" w:sz="0" w:space="0" w:color="auto"/>
                <w:left w:val="none" w:sz="0" w:space="0" w:color="auto"/>
                <w:bottom w:val="none" w:sz="0" w:space="0" w:color="auto"/>
                <w:right w:val="none" w:sz="0" w:space="0" w:color="auto"/>
              </w:divBdr>
            </w:div>
            <w:div w:id="910457792">
              <w:marLeft w:val="0"/>
              <w:marRight w:val="0"/>
              <w:marTop w:val="0"/>
              <w:marBottom w:val="0"/>
              <w:divBdr>
                <w:top w:val="none" w:sz="0" w:space="0" w:color="auto"/>
                <w:left w:val="none" w:sz="0" w:space="0" w:color="auto"/>
                <w:bottom w:val="none" w:sz="0" w:space="0" w:color="auto"/>
                <w:right w:val="none" w:sz="0" w:space="0" w:color="auto"/>
              </w:divBdr>
            </w:div>
            <w:div w:id="832449223">
              <w:marLeft w:val="0"/>
              <w:marRight w:val="0"/>
              <w:marTop w:val="0"/>
              <w:marBottom w:val="0"/>
              <w:divBdr>
                <w:top w:val="none" w:sz="0" w:space="0" w:color="auto"/>
                <w:left w:val="none" w:sz="0" w:space="0" w:color="auto"/>
                <w:bottom w:val="none" w:sz="0" w:space="0" w:color="auto"/>
                <w:right w:val="none" w:sz="0" w:space="0" w:color="auto"/>
              </w:divBdr>
            </w:div>
            <w:div w:id="769929682">
              <w:marLeft w:val="0"/>
              <w:marRight w:val="0"/>
              <w:marTop w:val="0"/>
              <w:marBottom w:val="0"/>
              <w:divBdr>
                <w:top w:val="none" w:sz="0" w:space="0" w:color="auto"/>
                <w:left w:val="none" w:sz="0" w:space="0" w:color="auto"/>
                <w:bottom w:val="none" w:sz="0" w:space="0" w:color="auto"/>
                <w:right w:val="none" w:sz="0" w:space="0" w:color="auto"/>
              </w:divBdr>
            </w:div>
            <w:div w:id="1748768459">
              <w:marLeft w:val="0"/>
              <w:marRight w:val="0"/>
              <w:marTop w:val="0"/>
              <w:marBottom w:val="0"/>
              <w:divBdr>
                <w:top w:val="none" w:sz="0" w:space="0" w:color="auto"/>
                <w:left w:val="none" w:sz="0" w:space="0" w:color="auto"/>
                <w:bottom w:val="none" w:sz="0" w:space="0" w:color="auto"/>
                <w:right w:val="none" w:sz="0" w:space="0" w:color="auto"/>
              </w:divBdr>
            </w:div>
            <w:div w:id="128285786">
              <w:marLeft w:val="0"/>
              <w:marRight w:val="0"/>
              <w:marTop w:val="0"/>
              <w:marBottom w:val="0"/>
              <w:divBdr>
                <w:top w:val="none" w:sz="0" w:space="0" w:color="auto"/>
                <w:left w:val="none" w:sz="0" w:space="0" w:color="auto"/>
                <w:bottom w:val="none" w:sz="0" w:space="0" w:color="auto"/>
                <w:right w:val="none" w:sz="0" w:space="0" w:color="auto"/>
              </w:divBdr>
            </w:div>
            <w:div w:id="1218322318">
              <w:marLeft w:val="0"/>
              <w:marRight w:val="0"/>
              <w:marTop w:val="0"/>
              <w:marBottom w:val="0"/>
              <w:divBdr>
                <w:top w:val="none" w:sz="0" w:space="0" w:color="auto"/>
                <w:left w:val="none" w:sz="0" w:space="0" w:color="auto"/>
                <w:bottom w:val="none" w:sz="0" w:space="0" w:color="auto"/>
                <w:right w:val="none" w:sz="0" w:space="0" w:color="auto"/>
              </w:divBdr>
            </w:div>
            <w:div w:id="277102070">
              <w:marLeft w:val="0"/>
              <w:marRight w:val="0"/>
              <w:marTop w:val="0"/>
              <w:marBottom w:val="0"/>
              <w:divBdr>
                <w:top w:val="none" w:sz="0" w:space="0" w:color="auto"/>
                <w:left w:val="none" w:sz="0" w:space="0" w:color="auto"/>
                <w:bottom w:val="none" w:sz="0" w:space="0" w:color="auto"/>
                <w:right w:val="none" w:sz="0" w:space="0" w:color="auto"/>
              </w:divBdr>
            </w:div>
            <w:div w:id="368577283">
              <w:marLeft w:val="0"/>
              <w:marRight w:val="0"/>
              <w:marTop w:val="0"/>
              <w:marBottom w:val="0"/>
              <w:divBdr>
                <w:top w:val="none" w:sz="0" w:space="0" w:color="auto"/>
                <w:left w:val="none" w:sz="0" w:space="0" w:color="auto"/>
                <w:bottom w:val="none" w:sz="0" w:space="0" w:color="auto"/>
                <w:right w:val="none" w:sz="0" w:space="0" w:color="auto"/>
              </w:divBdr>
            </w:div>
            <w:div w:id="41247564">
              <w:marLeft w:val="0"/>
              <w:marRight w:val="0"/>
              <w:marTop w:val="0"/>
              <w:marBottom w:val="0"/>
              <w:divBdr>
                <w:top w:val="none" w:sz="0" w:space="0" w:color="auto"/>
                <w:left w:val="none" w:sz="0" w:space="0" w:color="auto"/>
                <w:bottom w:val="none" w:sz="0" w:space="0" w:color="auto"/>
                <w:right w:val="none" w:sz="0" w:space="0" w:color="auto"/>
              </w:divBdr>
            </w:div>
            <w:div w:id="197662883">
              <w:marLeft w:val="0"/>
              <w:marRight w:val="0"/>
              <w:marTop w:val="0"/>
              <w:marBottom w:val="0"/>
              <w:divBdr>
                <w:top w:val="none" w:sz="0" w:space="0" w:color="auto"/>
                <w:left w:val="none" w:sz="0" w:space="0" w:color="auto"/>
                <w:bottom w:val="none" w:sz="0" w:space="0" w:color="auto"/>
                <w:right w:val="none" w:sz="0" w:space="0" w:color="auto"/>
              </w:divBdr>
            </w:div>
            <w:div w:id="756094201">
              <w:marLeft w:val="0"/>
              <w:marRight w:val="0"/>
              <w:marTop w:val="0"/>
              <w:marBottom w:val="0"/>
              <w:divBdr>
                <w:top w:val="none" w:sz="0" w:space="0" w:color="auto"/>
                <w:left w:val="none" w:sz="0" w:space="0" w:color="auto"/>
                <w:bottom w:val="none" w:sz="0" w:space="0" w:color="auto"/>
                <w:right w:val="none" w:sz="0" w:space="0" w:color="auto"/>
              </w:divBdr>
            </w:div>
            <w:div w:id="279924566">
              <w:marLeft w:val="0"/>
              <w:marRight w:val="0"/>
              <w:marTop w:val="0"/>
              <w:marBottom w:val="0"/>
              <w:divBdr>
                <w:top w:val="none" w:sz="0" w:space="0" w:color="auto"/>
                <w:left w:val="none" w:sz="0" w:space="0" w:color="auto"/>
                <w:bottom w:val="none" w:sz="0" w:space="0" w:color="auto"/>
                <w:right w:val="none" w:sz="0" w:space="0" w:color="auto"/>
              </w:divBdr>
            </w:div>
            <w:div w:id="1161776918">
              <w:marLeft w:val="0"/>
              <w:marRight w:val="0"/>
              <w:marTop w:val="0"/>
              <w:marBottom w:val="0"/>
              <w:divBdr>
                <w:top w:val="none" w:sz="0" w:space="0" w:color="auto"/>
                <w:left w:val="none" w:sz="0" w:space="0" w:color="auto"/>
                <w:bottom w:val="none" w:sz="0" w:space="0" w:color="auto"/>
                <w:right w:val="none" w:sz="0" w:space="0" w:color="auto"/>
              </w:divBdr>
            </w:div>
            <w:div w:id="258409163">
              <w:marLeft w:val="0"/>
              <w:marRight w:val="0"/>
              <w:marTop w:val="0"/>
              <w:marBottom w:val="0"/>
              <w:divBdr>
                <w:top w:val="none" w:sz="0" w:space="0" w:color="auto"/>
                <w:left w:val="none" w:sz="0" w:space="0" w:color="auto"/>
                <w:bottom w:val="none" w:sz="0" w:space="0" w:color="auto"/>
                <w:right w:val="none" w:sz="0" w:space="0" w:color="auto"/>
              </w:divBdr>
            </w:div>
            <w:div w:id="755369028">
              <w:marLeft w:val="0"/>
              <w:marRight w:val="0"/>
              <w:marTop w:val="0"/>
              <w:marBottom w:val="0"/>
              <w:divBdr>
                <w:top w:val="none" w:sz="0" w:space="0" w:color="auto"/>
                <w:left w:val="none" w:sz="0" w:space="0" w:color="auto"/>
                <w:bottom w:val="none" w:sz="0" w:space="0" w:color="auto"/>
                <w:right w:val="none" w:sz="0" w:space="0" w:color="auto"/>
              </w:divBdr>
            </w:div>
            <w:div w:id="1043795328">
              <w:marLeft w:val="0"/>
              <w:marRight w:val="0"/>
              <w:marTop w:val="0"/>
              <w:marBottom w:val="0"/>
              <w:divBdr>
                <w:top w:val="none" w:sz="0" w:space="0" w:color="auto"/>
                <w:left w:val="none" w:sz="0" w:space="0" w:color="auto"/>
                <w:bottom w:val="none" w:sz="0" w:space="0" w:color="auto"/>
                <w:right w:val="none" w:sz="0" w:space="0" w:color="auto"/>
              </w:divBdr>
            </w:div>
            <w:div w:id="1668556516">
              <w:marLeft w:val="0"/>
              <w:marRight w:val="0"/>
              <w:marTop w:val="0"/>
              <w:marBottom w:val="0"/>
              <w:divBdr>
                <w:top w:val="none" w:sz="0" w:space="0" w:color="auto"/>
                <w:left w:val="none" w:sz="0" w:space="0" w:color="auto"/>
                <w:bottom w:val="none" w:sz="0" w:space="0" w:color="auto"/>
                <w:right w:val="none" w:sz="0" w:space="0" w:color="auto"/>
              </w:divBdr>
            </w:div>
            <w:div w:id="2066219864">
              <w:marLeft w:val="0"/>
              <w:marRight w:val="0"/>
              <w:marTop w:val="0"/>
              <w:marBottom w:val="0"/>
              <w:divBdr>
                <w:top w:val="none" w:sz="0" w:space="0" w:color="auto"/>
                <w:left w:val="none" w:sz="0" w:space="0" w:color="auto"/>
                <w:bottom w:val="none" w:sz="0" w:space="0" w:color="auto"/>
                <w:right w:val="none" w:sz="0" w:space="0" w:color="auto"/>
              </w:divBdr>
            </w:div>
            <w:div w:id="1592003771">
              <w:marLeft w:val="0"/>
              <w:marRight w:val="0"/>
              <w:marTop w:val="0"/>
              <w:marBottom w:val="0"/>
              <w:divBdr>
                <w:top w:val="none" w:sz="0" w:space="0" w:color="auto"/>
                <w:left w:val="none" w:sz="0" w:space="0" w:color="auto"/>
                <w:bottom w:val="none" w:sz="0" w:space="0" w:color="auto"/>
                <w:right w:val="none" w:sz="0" w:space="0" w:color="auto"/>
              </w:divBdr>
            </w:div>
            <w:div w:id="1715274382">
              <w:marLeft w:val="0"/>
              <w:marRight w:val="0"/>
              <w:marTop w:val="0"/>
              <w:marBottom w:val="0"/>
              <w:divBdr>
                <w:top w:val="none" w:sz="0" w:space="0" w:color="auto"/>
                <w:left w:val="none" w:sz="0" w:space="0" w:color="auto"/>
                <w:bottom w:val="none" w:sz="0" w:space="0" w:color="auto"/>
                <w:right w:val="none" w:sz="0" w:space="0" w:color="auto"/>
              </w:divBdr>
            </w:div>
            <w:div w:id="2102489718">
              <w:marLeft w:val="0"/>
              <w:marRight w:val="0"/>
              <w:marTop w:val="0"/>
              <w:marBottom w:val="0"/>
              <w:divBdr>
                <w:top w:val="none" w:sz="0" w:space="0" w:color="auto"/>
                <w:left w:val="none" w:sz="0" w:space="0" w:color="auto"/>
                <w:bottom w:val="none" w:sz="0" w:space="0" w:color="auto"/>
                <w:right w:val="none" w:sz="0" w:space="0" w:color="auto"/>
              </w:divBdr>
            </w:div>
            <w:div w:id="1205412729">
              <w:marLeft w:val="0"/>
              <w:marRight w:val="0"/>
              <w:marTop w:val="0"/>
              <w:marBottom w:val="0"/>
              <w:divBdr>
                <w:top w:val="none" w:sz="0" w:space="0" w:color="auto"/>
                <w:left w:val="none" w:sz="0" w:space="0" w:color="auto"/>
                <w:bottom w:val="none" w:sz="0" w:space="0" w:color="auto"/>
                <w:right w:val="none" w:sz="0" w:space="0" w:color="auto"/>
              </w:divBdr>
            </w:div>
            <w:div w:id="1649625158">
              <w:marLeft w:val="0"/>
              <w:marRight w:val="0"/>
              <w:marTop w:val="0"/>
              <w:marBottom w:val="0"/>
              <w:divBdr>
                <w:top w:val="none" w:sz="0" w:space="0" w:color="auto"/>
                <w:left w:val="none" w:sz="0" w:space="0" w:color="auto"/>
                <w:bottom w:val="none" w:sz="0" w:space="0" w:color="auto"/>
                <w:right w:val="none" w:sz="0" w:space="0" w:color="auto"/>
              </w:divBdr>
            </w:div>
            <w:div w:id="1236742505">
              <w:marLeft w:val="0"/>
              <w:marRight w:val="0"/>
              <w:marTop w:val="0"/>
              <w:marBottom w:val="0"/>
              <w:divBdr>
                <w:top w:val="none" w:sz="0" w:space="0" w:color="auto"/>
                <w:left w:val="none" w:sz="0" w:space="0" w:color="auto"/>
                <w:bottom w:val="none" w:sz="0" w:space="0" w:color="auto"/>
                <w:right w:val="none" w:sz="0" w:space="0" w:color="auto"/>
              </w:divBdr>
            </w:div>
            <w:div w:id="655959588">
              <w:marLeft w:val="0"/>
              <w:marRight w:val="0"/>
              <w:marTop w:val="0"/>
              <w:marBottom w:val="0"/>
              <w:divBdr>
                <w:top w:val="none" w:sz="0" w:space="0" w:color="auto"/>
                <w:left w:val="none" w:sz="0" w:space="0" w:color="auto"/>
                <w:bottom w:val="none" w:sz="0" w:space="0" w:color="auto"/>
                <w:right w:val="none" w:sz="0" w:space="0" w:color="auto"/>
              </w:divBdr>
            </w:div>
            <w:div w:id="1206680734">
              <w:marLeft w:val="0"/>
              <w:marRight w:val="0"/>
              <w:marTop w:val="0"/>
              <w:marBottom w:val="0"/>
              <w:divBdr>
                <w:top w:val="none" w:sz="0" w:space="0" w:color="auto"/>
                <w:left w:val="none" w:sz="0" w:space="0" w:color="auto"/>
                <w:bottom w:val="none" w:sz="0" w:space="0" w:color="auto"/>
                <w:right w:val="none" w:sz="0" w:space="0" w:color="auto"/>
              </w:divBdr>
            </w:div>
            <w:div w:id="1762677532">
              <w:marLeft w:val="0"/>
              <w:marRight w:val="0"/>
              <w:marTop w:val="0"/>
              <w:marBottom w:val="0"/>
              <w:divBdr>
                <w:top w:val="none" w:sz="0" w:space="0" w:color="auto"/>
                <w:left w:val="none" w:sz="0" w:space="0" w:color="auto"/>
                <w:bottom w:val="none" w:sz="0" w:space="0" w:color="auto"/>
                <w:right w:val="none" w:sz="0" w:space="0" w:color="auto"/>
              </w:divBdr>
            </w:div>
            <w:div w:id="2030568420">
              <w:marLeft w:val="0"/>
              <w:marRight w:val="0"/>
              <w:marTop w:val="0"/>
              <w:marBottom w:val="0"/>
              <w:divBdr>
                <w:top w:val="none" w:sz="0" w:space="0" w:color="auto"/>
                <w:left w:val="none" w:sz="0" w:space="0" w:color="auto"/>
                <w:bottom w:val="none" w:sz="0" w:space="0" w:color="auto"/>
                <w:right w:val="none" w:sz="0" w:space="0" w:color="auto"/>
              </w:divBdr>
            </w:div>
            <w:div w:id="989483183">
              <w:marLeft w:val="0"/>
              <w:marRight w:val="0"/>
              <w:marTop w:val="0"/>
              <w:marBottom w:val="0"/>
              <w:divBdr>
                <w:top w:val="none" w:sz="0" w:space="0" w:color="auto"/>
                <w:left w:val="none" w:sz="0" w:space="0" w:color="auto"/>
                <w:bottom w:val="none" w:sz="0" w:space="0" w:color="auto"/>
                <w:right w:val="none" w:sz="0" w:space="0" w:color="auto"/>
              </w:divBdr>
            </w:div>
            <w:div w:id="1855529461">
              <w:marLeft w:val="0"/>
              <w:marRight w:val="0"/>
              <w:marTop w:val="0"/>
              <w:marBottom w:val="0"/>
              <w:divBdr>
                <w:top w:val="none" w:sz="0" w:space="0" w:color="auto"/>
                <w:left w:val="none" w:sz="0" w:space="0" w:color="auto"/>
                <w:bottom w:val="none" w:sz="0" w:space="0" w:color="auto"/>
                <w:right w:val="none" w:sz="0" w:space="0" w:color="auto"/>
              </w:divBdr>
            </w:div>
            <w:div w:id="1363289132">
              <w:marLeft w:val="0"/>
              <w:marRight w:val="0"/>
              <w:marTop w:val="0"/>
              <w:marBottom w:val="0"/>
              <w:divBdr>
                <w:top w:val="none" w:sz="0" w:space="0" w:color="auto"/>
                <w:left w:val="none" w:sz="0" w:space="0" w:color="auto"/>
                <w:bottom w:val="none" w:sz="0" w:space="0" w:color="auto"/>
                <w:right w:val="none" w:sz="0" w:space="0" w:color="auto"/>
              </w:divBdr>
            </w:div>
            <w:div w:id="950746988">
              <w:marLeft w:val="0"/>
              <w:marRight w:val="0"/>
              <w:marTop w:val="0"/>
              <w:marBottom w:val="0"/>
              <w:divBdr>
                <w:top w:val="none" w:sz="0" w:space="0" w:color="auto"/>
                <w:left w:val="none" w:sz="0" w:space="0" w:color="auto"/>
                <w:bottom w:val="none" w:sz="0" w:space="0" w:color="auto"/>
                <w:right w:val="none" w:sz="0" w:space="0" w:color="auto"/>
              </w:divBdr>
            </w:div>
            <w:div w:id="491259517">
              <w:marLeft w:val="0"/>
              <w:marRight w:val="0"/>
              <w:marTop w:val="0"/>
              <w:marBottom w:val="0"/>
              <w:divBdr>
                <w:top w:val="none" w:sz="0" w:space="0" w:color="auto"/>
                <w:left w:val="none" w:sz="0" w:space="0" w:color="auto"/>
                <w:bottom w:val="none" w:sz="0" w:space="0" w:color="auto"/>
                <w:right w:val="none" w:sz="0" w:space="0" w:color="auto"/>
              </w:divBdr>
            </w:div>
            <w:div w:id="1851136153">
              <w:marLeft w:val="0"/>
              <w:marRight w:val="0"/>
              <w:marTop w:val="0"/>
              <w:marBottom w:val="0"/>
              <w:divBdr>
                <w:top w:val="none" w:sz="0" w:space="0" w:color="auto"/>
                <w:left w:val="none" w:sz="0" w:space="0" w:color="auto"/>
                <w:bottom w:val="none" w:sz="0" w:space="0" w:color="auto"/>
                <w:right w:val="none" w:sz="0" w:space="0" w:color="auto"/>
              </w:divBdr>
            </w:div>
            <w:div w:id="612631686">
              <w:marLeft w:val="0"/>
              <w:marRight w:val="0"/>
              <w:marTop w:val="0"/>
              <w:marBottom w:val="0"/>
              <w:divBdr>
                <w:top w:val="none" w:sz="0" w:space="0" w:color="auto"/>
                <w:left w:val="none" w:sz="0" w:space="0" w:color="auto"/>
                <w:bottom w:val="none" w:sz="0" w:space="0" w:color="auto"/>
                <w:right w:val="none" w:sz="0" w:space="0" w:color="auto"/>
              </w:divBdr>
            </w:div>
            <w:div w:id="418529118">
              <w:marLeft w:val="0"/>
              <w:marRight w:val="0"/>
              <w:marTop w:val="0"/>
              <w:marBottom w:val="0"/>
              <w:divBdr>
                <w:top w:val="none" w:sz="0" w:space="0" w:color="auto"/>
                <w:left w:val="none" w:sz="0" w:space="0" w:color="auto"/>
                <w:bottom w:val="none" w:sz="0" w:space="0" w:color="auto"/>
                <w:right w:val="none" w:sz="0" w:space="0" w:color="auto"/>
              </w:divBdr>
            </w:div>
            <w:div w:id="350574106">
              <w:marLeft w:val="0"/>
              <w:marRight w:val="0"/>
              <w:marTop w:val="0"/>
              <w:marBottom w:val="0"/>
              <w:divBdr>
                <w:top w:val="none" w:sz="0" w:space="0" w:color="auto"/>
                <w:left w:val="none" w:sz="0" w:space="0" w:color="auto"/>
                <w:bottom w:val="none" w:sz="0" w:space="0" w:color="auto"/>
                <w:right w:val="none" w:sz="0" w:space="0" w:color="auto"/>
              </w:divBdr>
            </w:div>
            <w:div w:id="1165824195">
              <w:marLeft w:val="0"/>
              <w:marRight w:val="0"/>
              <w:marTop w:val="0"/>
              <w:marBottom w:val="0"/>
              <w:divBdr>
                <w:top w:val="none" w:sz="0" w:space="0" w:color="auto"/>
                <w:left w:val="none" w:sz="0" w:space="0" w:color="auto"/>
                <w:bottom w:val="none" w:sz="0" w:space="0" w:color="auto"/>
                <w:right w:val="none" w:sz="0" w:space="0" w:color="auto"/>
              </w:divBdr>
            </w:div>
            <w:div w:id="263074425">
              <w:marLeft w:val="0"/>
              <w:marRight w:val="0"/>
              <w:marTop w:val="0"/>
              <w:marBottom w:val="0"/>
              <w:divBdr>
                <w:top w:val="none" w:sz="0" w:space="0" w:color="auto"/>
                <w:left w:val="none" w:sz="0" w:space="0" w:color="auto"/>
                <w:bottom w:val="none" w:sz="0" w:space="0" w:color="auto"/>
                <w:right w:val="none" w:sz="0" w:space="0" w:color="auto"/>
              </w:divBdr>
            </w:div>
            <w:div w:id="1817140796">
              <w:marLeft w:val="0"/>
              <w:marRight w:val="0"/>
              <w:marTop w:val="0"/>
              <w:marBottom w:val="0"/>
              <w:divBdr>
                <w:top w:val="none" w:sz="0" w:space="0" w:color="auto"/>
                <w:left w:val="none" w:sz="0" w:space="0" w:color="auto"/>
                <w:bottom w:val="none" w:sz="0" w:space="0" w:color="auto"/>
                <w:right w:val="none" w:sz="0" w:space="0" w:color="auto"/>
              </w:divBdr>
            </w:div>
            <w:div w:id="1058165768">
              <w:marLeft w:val="0"/>
              <w:marRight w:val="0"/>
              <w:marTop w:val="0"/>
              <w:marBottom w:val="0"/>
              <w:divBdr>
                <w:top w:val="none" w:sz="0" w:space="0" w:color="auto"/>
                <w:left w:val="none" w:sz="0" w:space="0" w:color="auto"/>
                <w:bottom w:val="none" w:sz="0" w:space="0" w:color="auto"/>
                <w:right w:val="none" w:sz="0" w:space="0" w:color="auto"/>
              </w:divBdr>
            </w:div>
            <w:div w:id="1462847791">
              <w:marLeft w:val="0"/>
              <w:marRight w:val="0"/>
              <w:marTop w:val="0"/>
              <w:marBottom w:val="0"/>
              <w:divBdr>
                <w:top w:val="none" w:sz="0" w:space="0" w:color="auto"/>
                <w:left w:val="none" w:sz="0" w:space="0" w:color="auto"/>
                <w:bottom w:val="none" w:sz="0" w:space="0" w:color="auto"/>
                <w:right w:val="none" w:sz="0" w:space="0" w:color="auto"/>
              </w:divBdr>
            </w:div>
            <w:div w:id="955018385">
              <w:marLeft w:val="0"/>
              <w:marRight w:val="0"/>
              <w:marTop w:val="0"/>
              <w:marBottom w:val="0"/>
              <w:divBdr>
                <w:top w:val="none" w:sz="0" w:space="0" w:color="auto"/>
                <w:left w:val="none" w:sz="0" w:space="0" w:color="auto"/>
                <w:bottom w:val="none" w:sz="0" w:space="0" w:color="auto"/>
                <w:right w:val="none" w:sz="0" w:space="0" w:color="auto"/>
              </w:divBdr>
            </w:div>
            <w:div w:id="392315055">
              <w:marLeft w:val="0"/>
              <w:marRight w:val="0"/>
              <w:marTop w:val="0"/>
              <w:marBottom w:val="0"/>
              <w:divBdr>
                <w:top w:val="none" w:sz="0" w:space="0" w:color="auto"/>
                <w:left w:val="none" w:sz="0" w:space="0" w:color="auto"/>
                <w:bottom w:val="none" w:sz="0" w:space="0" w:color="auto"/>
                <w:right w:val="none" w:sz="0" w:space="0" w:color="auto"/>
              </w:divBdr>
            </w:div>
            <w:div w:id="285425774">
              <w:marLeft w:val="0"/>
              <w:marRight w:val="0"/>
              <w:marTop w:val="0"/>
              <w:marBottom w:val="0"/>
              <w:divBdr>
                <w:top w:val="none" w:sz="0" w:space="0" w:color="auto"/>
                <w:left w:val="none" w:sz="0" w:space="0" w:color="auto"/>
                <w:bottom w:val="none" w:sz="0" w:space="0" w:color="auto"/>
                <w:right w:val="none" w:sz="0" w:space="0" w:color="auto"/>
              </w:divBdr>
            </w:div>
            <w:div w:id="1328243918">
              <w:marLeft w:val="0"/>
              <w:marRight w:val="0"/>
              <w:marTop w:val="0"/>
              <w:marBottom w:val="0"/>
              <w:divBdr>
                <w:top w:val="none" w:sz="0" w:space="0" w:color="auto"/>
                <w:left w:val="none" w:sz="0" w:space="0" w:color="auto"/>
                <w:bottom w:val="none" w:sz="0" w:space="0" w:color="auto"/>
                <w:right w:val="none" w:sz="0" w:space="0" w:color="auto"/>
              </w:divBdr>
            </w:div>
            <w:div w:id="1542091145">
              <w:marLeft w:val="0"/>
              <w:marRight w:val="0"/>
              <w:marTop w:val="0"/>
              <w:marBottom w:val="0"/>
              <w:divBdr>
                <w:top w:val="none" w:sz="0" w:space="0" w:color="auto"/>
                <w:left w:val="none" w:sz="0" w:space="0" w:color="auto"/>
                <w:bottom w:val="none" w:sz="0" w:space="0" w:color="auto"/>
                <w:right w:val="none" w:sz="0" w:space="0" w:color="auto"/>
              </w:divBdr>
            </w:div>
            <w:div w:id="1116169428">
              <w:marLeft w:val="0"/>
              <w:marRight w:val="0"/>
              <w:marTop w:val="0"/>
              <w:marBottom w:val="0"/>
              <w:divBdr>
                <w:top w:val="none" w:sz="0" w:space="0" w:color="auto"/>
                <w:left w:val="none" w:sz="0" w:space="0" w:color="auto"/>
                <w:bottom w:val="none" w:sz="0" w:space="0" w:color="auto"/>
                <w:right w:val="none" w:sz="0" w:space="0" w:color="auto"/>
              </w:divBdr>
            </w:div>
            <w:div w:id="882522514">
              <w:marLeft w:val="0"/>
              <w:marRight w:val="0"/>
              <w:marTop w:val="0"/>
              <w:marBottom w:val="0"/>
              <w:divBdr>
                <w:top w:val="none" w:sz="0" w:space="0" w:color="auto"/>
                <w:left w:val="none" w:sz="0" w:space="0" w:color="auto"/>
                <w:bottom w:val="none" w:sz="0" w:space="0" w:color="auto"/>
                <w:right w:val="none" w:sz="0" w:space="0" w:color="auto"/>
              </w:divBdr>
            </w:div>
            <w:div w:id="849953330">
              <w:marLeft w:val="0"/>
              <w:marRight w:val="0"/>
              <w:marTop w:val="0"/>
              <w:marBottom w:val="0"/>
              <w:divBdr>
                <w:top w:val="none" w:sz="0" w:space="0" w:color="auto"/>
                <w:left w:val="none" w:sz="0" w:space="0" w:color="auto"/>
                <w:bottom w:val="none" w:sz="0" w:space="0" w:color="auto"/>
                <w:right w:val="none" w:sz="0" w:space="0" w:color="auto"/>
              </w:divBdr>
            </w:div>
            <w:div w:id="489256967">
              <w:marLeft w:val="0"/>
              <w:marRight w:val="0"/>
              <w:marTop w:val="0"/>
              <w:marBottom w:val="0"/>
              <w:divBdr>
                <w:top w:val="none" w:sz="0" w:space="0" w:color="auto"/>
                <w:left w:val="none" w:sz="0" w:space="0" w:color="auto"/>
                <w:bottom w:val="none" w:sz="0" w:space="0" w:color="auto"/>
                <w:right w:val="none" w:sz="0" w:space="0" w:color="auto"/>
              </w:divBdr>
            </w:div>
            <w:div w:id="1218471136">
              <w:marLeft w:val="0"/>
              <w:marRight w:val="0"/>
              <w:marTop w:val="0"/>
              <w:marBottom w:val="0"/>
              <w:divBdr>
                <w:top w:val="none" w:sz="0" w:space="0" w:color="auto"/>
                <w:left w:val="none" w:sz="0" w:space="0" w:color="auto"/>
                <w:bottom w:val="none" w:sz="0" w:space="0" w:color="auto"/>
                <w:right w:val="none" w:sz="0" w:space="0" w:color="auto"/>
              </w:divBdr>
            </w:div>
            <w:div w:id="136193895">
              <w:marLeft w:val="0"/>
              <w:marRight w:val="0"/>
              <w:marTop w:val="0"/>
              <w:marBottom w:val="0"/>
              <w:divBdr>
                <w:top w:val="none" w:sz="0" w:space="0" w:color="auto"/>
                <w:left w:val="none" w:sz="0" w:space="0" w:color="auto"/>
                <w:bottom w:val="none" w:sz="0" w:space="0" w:color="auto"/>
                <w:right w:val="none" w:sz="0" w:space="0" w:color="auto"/>
              </w:divBdr>
            </w:div>
            <w:div w:id="940769729">
              <w:marLeft w:val="0"/>
              <w:marRight w:val="0"/>
              <w:marTop w:val="0"/>
              <w:marBottom w:val="0"/>
              <w:divBdr>
                <w:top w:val="none" w:sz="0" w:space="0" w:color="auto"/>
                <w:left w:val="none" w:sz="0" w:space="0" w:color="auto"/>
                <w:bottom w:val="none" w:sz="0" w:space="0" w:color="auto"/>
                <w:right w:val="none" w:sz="0" w:space="0" w:color="auto"/>
              </w:divBdr>
            </w:div>
            <w:div w:id="1248270371">
              <w:marLeft w:val="0"/>
              <w:marRight w:val="0"/>
              <w:marTop w:val="0"/>
              <w:marBottom w:val="0"/>
              <w:divBdr>
                <w:top w:val="none" w:sz="0" w:space="0" w:color="auto"/>
                <w:left w:val="none" w:sz="0" w:space="0" w:color="auto"/>
                <w:bottom w:val="none" w:sz="0" w:space="0" w:color="auto"/>
                <w:right w:val="none" w:sz="0" w:space="0" w:color="auto"/>
              </w:divBdr>
            </w:div>
            <w:div w:id="112944125">
              <w:marLeft w:val="0"/>
              <w:marRight w:val="0"/>
              <w:marTop w:val="0"/>
              <w:marBottom w:val="0"/>
              <w:divBdr>
                <w:top w:val="none" w:sz="0" w:space="0" w:color="auto"/>
                <w:left w:val="none" w:sz="0" w:space="0" w:color="auto"/>
                <w:bottom w:val="none" w:sz="0" w:space="0" w:color="auto"/>
                <w:right w:val="none" w:sz="0" w:space="0" w:color="auto"/>
              </w:divBdr>
            </w:div>
            <w:div w:id="2146971721">
              <w:marLeft w:val="0"/>
              <w:marRight w:val="0"/>
              <w:marTop w:val="0"/>
              <w:marBottom w:val="0"/>
              <w:divBdr>
                <w:top w:val="none" w:sz="0" w:space="0" w:color="auto"/>
                <w:left w:val="none" w:sz="0" w:space="0" w:color="auto"/>
                <w:bottom w:val="none" w:sz="0" w:space="0" w:color="auto"/>
                <w:right w:val="none" w:sz="0" w:space="0" w:color="auto"/>
              </w:divBdr>
            </w:div>
            <w:div w:id="1909683827">
              <w:marLeft w:val="0"/>
              <w:marRight w:val="0"/>
              <w:marTop w:val="0"/>
              <w:marBottom w:val="0"/>
              <w:divBdr>
                <w:top w:val="none" w:sz="0" w:space="0" w:color="auto"/>
                <w:left w:val="none" w:sz="0" w:space="0" w:color="auto"/>
                <w:bottom w:val="none" w:sz="0" w:space="0" w:color="auto"/>
                <w:right w:val="none" w:sz="0" w:space="0" w:color="auto"/>
              </w:divBdr>
            </w:div>
            <w:div w:id="1415931708">
              <w:marLeft w:val="0"/>
              <w:marRight w:val="0"/>
              <w:marTop w:val="0"/>
              <w:marBottom w:val="0"/>
              <w:divBdr>
                <w:top w:val="none" w:sz="0" w:space="0" w:color="auto"/>
                <w:left w:val="none" w:sz="0" w:space="0" w:color="auto"/>
                <w:bottom w:val="none" w:sz="0" w:space="0" w:color="auto"/>
                <w:right w:val="none" w:sz="0" w:space="0" w:color="auto"/>
              </w:divBdr>
            </w:div>
            <w:div w:id="488131357">
              <w:marLeft w:val="0"/>
              <w:marRight w:val="0"/>
              <w:marTop w:val="0"/>
              <w:marBottom w:val="0"/>
              <w:divBdr>
                <w:top w:val="none" w:sz="0" w:space="0" w:color="auto"/>
                <w:left w:val="none" w:sz="0" w:space="0" w:color="auto"/>
                <w:bottom w:val="none" w:sz="0" w:space="0" w:color="auto"/>
                <w:right w:val="none" w:sz="0" w:space="0" w:color="auto"/>
              </w:divBdr>
            </w:div>
            <w:div w:id="1160653445">
              <w:marLeft w:val="0"/>
              <w:marRight w:val="0"/>
              <w:marTop w:val="0"/>
              <w:marBottom w:val="0"/>
              <w:divBdr>
                <w:top w:val="none" w:sz="0" w:space="0" w:color="auto"/>
                <w:left w:val="none" w:sz="0" w:space="0" w:color="auto"/>
                <w:bottom w:val="none" w:sz="0" w:space="0" w:color="auto"/>
                <w:right w:val="none" w:sz="0" w:space="0" w:color="auto"/>
              </w:divBdr>
            </w:div>
            <w:div w:id="1323192876">
              <w:marLeft w:val="0"/>
              <w:marRight w:val="0"/>
              <w:marTop w:val="0"/>
              <w:marBottom w:val="0"/>
              <w:divBdr>
                <w:top w:val="none" w:sz="0" w:space="0" w:color="auto"/>
                <w:left w:val="none" w:sz="0" w:space="0" w:color="auto"/>
                <w:bottom w:val="none" w:sz="0" w:space="0" w:color="auto"/>
                <w:right w:val="none" w:sz="0" w:space="0" w:color="auto"/>
              </w:divBdr>
            </w:div>
            <w:div w:id="2075229238">
              <w:marLeft w:val="0"/>
              <w:marRight w:val="0"/>
              <w:marTop w:val="0"/>
              <w:marBottom w:val="0"/>
              <w:divBdr>
                <w:top w:val="none" w:sz="0" w:space="0" w:color="auto"/>
                <w:left w:val="none" w:sz="0" w:space="0" w:color="auto"/>
                <w:bottom w:val="none" w:sz="0" w:space="0" w:color="auto"/>
                <w:right w:val="none" w:sz="0" w:space="0" w:color="auto"/>
              </w:divBdr>
            </w:div>
            <w:div w:id="1216770653">
              <w:marLeft w:val="0"/>
              <w:marRight w:val="0"/>
              <w:marTop w:val="0"/>
              <w:marBottom w:val="0"/>
              <w:divBdr>
                <w:top w:val="none" w:sz="0" w:space="0" w:color="auto"/>
                <w:left w:val="none" w:sz="0" w:space="0" w:color="auto"/>
                <w:bottom w:val="none" w:sz="0" w:space="0" w:color="auto"/>
                <w:right w:val="none" w:sz="0" w:space="0" w:color="auto"/>
              </w:divBdr>
            </w:div>
            <w:div w:id="2107339617">
              <w:marLeft w:val="0"/>
              <w:marRight w:val="0"/>
              <w:marTop w:val="0"/>
              <w:marBottom w:val="0"/>
              <w:divBdr>
                <w:top w:val="none" w:sz="0" w:space="0" w:color="auto"/>
                <w:left w:val="none" w:sz="0" w:space="0" w:color="auto"/>
                <w:bottom w:val="none" w:sz="0" w:space="0" w:color="auto"/>
                <w:right w:val="none" w:sz="0" w:space="0" w:color="auto"/>
              </w:divBdr>
            </w:div>
            <w:div w:id="1795827540">
              <w:marLeft w:val="0"/>
              <w:marRight w:val="0"/>
              <w:marTop w:val="0"/>
              <w:marBottom w:val="0"/>
              <w:divBdr>
                <w:top w:val="none" w:sz="0" w:space="0" w:color="auto"/>
                <w:left w:val="none" w:sz="0" w:space="0" w:color="auto"/>
                <w:bottom w:val="none" w:sz="0" w:space="0" w:color="auto"/>
                <w:right w:val="none" w:sz="0" w:space="0" w:color="auto"/>
              </w:divBdr>
            </w:div>
            <w:div w:id="1567951853">
              <w:marLeft w:val="0"/>
              <w:marRight w:val="0"/>
              <w:marTop w:val="0"/>
              <w:marBottom w:val="0"/>
              <w:divBdr>
                <w:top w:val="none" w:sz="0" w:space="0" w:color="auto"/>
                <w:left w:val="none" w:sz="0" w:space="0" w:color="auto"/>
                <w:bottom w:val="none" w:sz="0" w:space="0" w:color="auto"/>
                <w:right w:val="none" w:sz="0" w:space="0" w:color="auto"/>
              </w:divBdr>
            </w:div>
            <w:div w:id="296373891">
              <w:marLeft w:val="0"/>
              <w:marRight w:val="0"/>
              <w:marTop w:val="0"/>
              <w:marBottom w:val="0"/>
              <w:divBdr>
                <w:top w:val="none" w:sz="0" w:space="0" w:color="auto"/>
                <w:left w:val="none" w:sz="0" w:space="0" w:color="auto"/>
                <w:bottom w:val="none" w:sz="0" w:space="0" w:color="auto"/>
                <w:right w:val="none" w:sz="0" w:space="0" w:color="auto"/>
              </w:divBdr>
            </w:div>
            <w:div w:id="359285271">
              <w:marLeft w:val="0"/>
              <w:marRight w:val="0"/>
              <w:marTop w:val="0"/>
              <w:marBottom w:val="0"/>
              <w:divBdr>
                <w:top w:val="none" w:sz="0" w:space="0" w:color="auto"/>
                <w:left w:val="none" w:sz="0" w:space="0" w:color="auto"/>
                <w:bottom w:val="none" w:sz="0" w:space="0" w:color="auto"/>
                <w:right w:val="none" w:sz="0" w:space="0" w:color="auto"/>
              </w:divBdr>
            </w:div>
            <w:div w:id="161287392">
              <w:marLeft w:val="0"/>
              <w:marRight w:val="0"/>
              <w:marTop w:val="0"/>
              <w:marBottom w:val="0"/>
              <w:divBdr>
                <w:top w:val="none" w:sz="0" w:space="0" w:color="auto"/>
                <w:left w:val="none" w:sz="0" w:space="0" w:color="auto"/>
                <w:bottom w:val="none" w:sz="0" w:space="0" w:color="auto"/>
                <w:right w:val="none" w:sz="0" w:space="0" w:color="auto"/>
              </w:divBdr>
            </w:div>
            <w:div w:id="125509220">
              <w:marLeft w:val="0"/>
              <w:marRight w:val="0"/>
              <w:marTop w:val="0"/>
              <w:marBottom w:val="0"/>
              <w:divBdr>
                <w:top w:val="none" w:sz="0" w:space="0" w:color="auto"/>
                <w:left w:val="none" w:sz="0" w:space="0" w:color="auto"/>
                <w:bottom w:val="none" w:sz="0" w:space="0" w:color="auto"/>
                <w:right w:val="none" w:sz="0" w:space="0" w:color="auto"/>
              </w:divBdr>
            </w:div>
            <w:div w:id="2019312036">
              <w:marLeft w:val="0"/>
              <w:marRight w:val="0"/>
              <w:marTop w:val="0"/>
              <w:marBottom w:val="0"/>
              <w:divBdr>
                <w:top w:val="none" w:sz="0" w:space="0" w:color="auto"/>
                <w:left w:val="none" w:sz="0" w:space="0" w:color="auto"/>
                <w:bottom w:val="none" w:sz="0" w:space="0" w:color="auto"/>
                <w:right w:val="none" w:sz="0" w:space="0" w:color="auto"/>
              </w:divBdr>
            </w:div>
            <w:div w:id="1368489239">
              <w:marLeft w:val="0"/>
              <w:marRight w:val="0"/>
              <w:marTop w:val="0"/>
              <w:marBottom w:val="0"/>
              <w:divBdr>
                <w:top w:val="none" w:sz="0" w:space="0" w:color="auto"/>
                <w:left w:val="none" w:sz="0" w:space="0" w:color="auto"/>
                <w:bottom w:val="none" w:sz="0" w:space="0" w:color="auto"/>
                <w:right w:val="none" w:sz="0" w:space="0" w:color="auto"/>
              </w:divBdr>
            </w:div>
            <w:div w:id="465900665">
              <w:marLeft w:val="0"/>
              <w:marRight w:val="0"/>
              <w:marTop w:val="0"/>
              <w:marBottom w:val="0"/>
              <w:divBdr>
                <w:top w:val="none" w:sz="0" w:space="0" w:color="auto"/>
                <w:left w:val="none" w:sz="0" w:space="0" w:color="auto"/>
                <w:bottom w:val="none" w:sz="0" w:space="0" w:color="auto"/>
                <w:right w:val="none" w:sz="0" w:space="0" w:color="auto"/>
              </w:divBdr>
            </w:div>
            <w:div w:id="55398136">
              <w:marLeft w:val="0"/>
              <w:marRight w:val="0"/>
              <w:marTop w:val="0"/>
              <w:marBottom w:val="0"/>
              <w:divBdr>
                <w:top w:val="none" w:sz="0" w:space="0" w:color="auto"/>
                <w:left w:val="none" w:sz="0" w:space="0" w:color="auto"/>
                <w:bottom w:val="none" w:sz="0" w:space="0" w:color="auto"/>
                <w:right w:val="none" w:sz="0" w:space="0" w:color="auto"/>
              </w:divBdr>
            </w:div>
            <w:div w:id="440077769">
              <w:marLeft w:val="0"/>
              <w:marRight w:val="0"/>
              <w:marTop w:val="0"/>
              <w:marBottom w:val="0"/>
              <w:divBdr>
                <w:top w:val="none" w:sz="0" w:space="0" w:color="auto"/>
                <w:left w:val="none" w:sz="0" w:space="0" w:color="auto"/>
                <w:bottom w:val="none" w:sz="0" w:space="0" w:color="auto"/>
                <w:right w:val="none" w:sz="0" w:space="0" w:color="auto"/>
              </w:divBdr>
            </w:div>
            <w:div w:id="1835536040">
              <w:marLeft w:val="0"/>
              <w:marRight w:val="0"/>
              <w:marTop w:val="0"/>
              <w:marBottom w:val="0"/>
              <w:divBdr>
                <w:top w:val="none" w:sz="0" w:space="0" w:color="auto"/>
                <w:left w:val="none" w:sz="0" w:space="0" w:color="auto"/>
                <w:bottom w:val="none" w:sz="0" w:space="0" w:color="auto"/>
                <w:right w:val="none" w:sz="0" w:space="0" w:color="auto"/>
              </w:divBdr>
            </w:div>
            <w:div w:id="1069770858">
              <w:marLeft w:val="0"/>
              <w:marRight w:val="0"/>
              <w:marTop w:val="0"/>
              <w:marBottom w:val="0"/>
              <w:divBdr>
                <w:top w:val="none" w:sz="0" w:space="0" w:color="auto"/>
                <w:left w:val="none" w:sz="0" w:space="0" w:color="auto"/>
                <w:bottom w:val="none" w:sz="0" w:space="0" w:color="auto"/>
                <w:right w:val="none" w:sz="0" w:space="0" w:color="auto"/>
              </w:divBdr>
            </w:div>
            <w:div w:id="1205799236">
              <w:marLeft w:val="0"/>
              <w:marRight w:val="0"/>
              <w:marTop w:val="0"/>
              <w:marBottom w:val="0"/>
              <w:divBdr>
                <w:top w:val="none" w:sz="0" w:space="0" w:color="auto"/>
                <w:left w:val="none" w:sz="0" w:space="0" w:color="auto"/>
                <w:bottom w:val="none" w:sz="0" w:space="0" w:color="auto"/>
                <w:right w:val="none" w:sz="0" w:space="0" w:color="auto"/>
              </w:divBdr>
            </w:div>
            <w:div w:id="2135712013">
              <w:marLeft w:val="0"/>
              <w:marRight w:val="0"/>
              <w:marTop w:val="0"/>
              <w:marBottom w:val="0"/>
              <w:divBdr>
                <w:top w:val="none" w:sz="0" w:space="0" w:color="auto"/>
                <w:left w:val="none" w:sz="0" w:space="0" w:color="auto"/>
                <w:bottom w:val="none" w:sz="0" w:space="0" w:color="auto"/>
                <w:right w:val="none" w:sz="0" w:space="0" w:color="auto"/>
              </w:divBdr>
            </w:div>
            <w:div w:id="1404989470">
              <w:marLeft w:val="0"/>
              <w:marRight w:val="0"/>
              <w:marTop w:val="0"/>
              <w:marBottom w:val="0"/>
              <w:divBdr>
                <w:top w:val="none" w:sz="0" w:space="0" w:color="auto"/>
                <w:left w:val="none" w:sz="0" w:space="0" w:color="auto"/>
                <w:bottom w:val="none" w:sz="0" w:space="0" w:color="auto"/>
                <w:right w:val="none" w:sz="0" w:space="0" w:color="auto"/>
              </w:divBdr>
            </w:div>
            <w:div w:id="1781947103">
              <w:marLeft w:val="0"/>
              <w:marRight w:val="0"/>
              <w:marTop w:val="0"/>
              <w:marBottom w:val="0"/>
              <w:divBdr>
                <w:top w:val="none" w:sz="0" w:space="0" w:color="auto"/>
                <w:left w:val="none" w:sz="0" w:space="0" w:color="auto"/>
                <w:bottom w:val="none" w:sz="0" w:space="0" w:color="auto"/>
                <w:right w:val="none" w:sz="0" w:space="0" w:color="auto"/>
              </w:divBdr>
            </w:div>
            <w:div w:id="1036466118">
              <w:marLeft w:val="0"/>
              <w:marRight w:val="0"/>
              <w:marTop w:val="0"/>
              <w:marBottom w:val="0"/>
              <w:divBdr>
                <w:top w:val="none" w:sz="0" w:space="0" w:color="auto"/>
                <w:left w:val="none" w:sz="0" w:space="0" w:color="auto"/>
                <w:bottom w:val="none" w:sz="0" w:space="0" w:color="auto"/>
                <w:right w:val="none" w:sz="0" w:space="0" w:color="auto"/>
              </w:divBdr>
            </w:div>
            <w:div w:id="1333877252">
              <w:marLeft w:val="0"/>
              <w:marRight w:val="0"/>
              <w:marTop w:val="0"/>
              <w:marBottom w:val="0"/>
              <w:divBdr>
                <w:top w:val="none" w:sz="0" w:space="0" w:color="auto"/>
                <w:left w:val="none" w:sz="0" w:space="0" w:color="auto"/>
                <w:bottom w:val="none" w:sz="0" w:space="0" w:color="auto"/>
                <w:right w:val="none" w:sz="0" w:space="0" w:color="auto"/>
              </w:divBdr>
            </w:div>
            <w:div w:id="1631549268">
              <w:marLeft w:val="0"/>
              <w:marRight w:val="0"/>
              <w:marTop w:val="0"/>
              <w:marBottom w:val="0"/>
              <w:divBdr>
                <w:top w:val="none" w:sz="0" w:space="0" w:color="auto"/>
                <w:left w:val="none" w:sz="0" w:space="0" w:color="auto"/>
                <w:bottom w:val="none" w:sz="0" w:space="0" w:color="auto"/>
                <w:right w:val="none" w:sz="0" w:space="0" w:color="auto"/>
              </w:divBdr>
            </w:div>
            <w:div w:id="53896066">
              <w:marLeft w:val="0"/>
              <w:marRight w:val="0"/>
              <w:marTop w:val="0"/>
              <w:marBottom w:val="0"/>
              <w:divBdr>
                <w:top w:val="none" w:sz="0" w:space="0" w:color="auto"/>
                <w:left w:val="none" w:sz="0" w:space="0" w:color="auto"/>
                <w:bottom w:val="none" w:sz="0" w:space="0" w:color="auto"/>
                <w:right w:val="none" w:sz="0" w:space="0" w:color="auto"/>
              </w:divBdr>
            </w:div>
            <w:div w:id="532307256">
              <w:marLeft w:val="0"/>
              <w:marRight w:val="0"/>
              <w:marTop w:val="0"/>
              <w:marBottom w:val="0"/>
              <w:divBdr>
                <w:top w:val="none" w:sz="0" w:space="0" w:color="auto"/>
                <w:left w:val="none" w:sz="0" w:space="0" w:color="auto"/>
                <w:bottom w:val="none" w:sz="0" w:space="0" w:color="auto"/>
                <w:right w:val="none" w:sz="0" w:space="0" w:color="auto"/>
              </w:divBdr>
            </w:div>
            <w:div w:id="1555772216">
              <w:marLeft w:val="0"/>
              <w:marRight w:val="0"/>
              <w:marTop w:val="0"/>
              <w:marBottom w:val="0"/>
              <w:divBdr>
                <w:top w:val="none" w:sz="0" w:space="0" w:color="auto"/>
                <w:left w:val="none" w:sz="0" w:space="0" w:color="auto"/>
                <w:bottom w:val="none" w:sz="0" w:space="0" w:color="auto"/>
                <w:right w:val="none" w:sz="0" w:space="0" w:color="auto"/>
              </w:divBdr>
            </w:div>
            <w:div w:id="339623819">
              <w:marLeft w:val="0"/>
              <w:marRight w:val="0"/>
              <w:marTop w:val="0"/>
              <w:marBottom w:val="0"/>
              <w:divBdr>
                <w:top w:val="none" w:sz="0" w:space="0" w:color="auto"/>
                <w:left w:val="none" w:sz="0" w:space="0" w:color="auto"/>
                <w:bottom w:val="none" w:sz="0" w:space="0" w:color="auto"/>
                <w:right w:val="none" w:sz="0" w:space="0" w:color="auto"/>
              </w:divBdr>
            </w:div>
            <w:div w:id="1205370104">
              <w:marLeft w:val="0"/>
              <w:marRight w:val="0"/>
              <w:marTop w:val="0"/>
              <w:marBottom w:val="0"/>
              <w:divBdr>
                <w:top w:val="none" w:sz="0" w:space="0" w:color="auto"/>
                <w:left w:val="none" w:sz="0" w:space="0" w:color="auto"/>
                <w:bottom w:val="none" w:sz="0" w:space="0" w:color="auto"/>
                <w:right w:val="none" w:sz="0" w:space="0" w:color="auto"/>
              </w:divBdr>
            </w:div>
            <w:div w:id="1876380789">
              <w:marLeft w:val="0"/>
              <w:marRight w:val="0"/>
              <w:marTop w:val="0"/>
              <w:marBottom w:val="0"/>
              <w:divBdr>
                <w:top w:val="none" w:sz="0" w:space="0" w:color="auto"/>
                <w:left w:val="none" w:sz="0" w:space="0" w:color="auto"/>
                <w:bottom w:val="none" w:sz="0" w:space="0" w:color="auto"/>
                <w:right w:val="none" w:sz="0" w:space="0" w:color="auto"/>
              </w:divBdr>
            </w:div>
            <w:div w:id="1239175706">
              <w:marLeft w:val="0"/>
              <w:marRight w:val="0"/>
              <w:marTop w:val="0"/>
              <w:marBottom w:val="0"/>
              <w:divBdr>
                <w:top w:val="none" w:sz="0" w:space="0" w:color="auto"/>
                <w:left w:val="none" w:sz="0" w:space="0" w:color="auto"/>
                <w:bottom w:val="none" w:sz="0" w:space="0" w:color="auto"/>
                <w:right w:val="none" w:sz="0" w:space="0" w:color="auto"/>
              </w:divBdr>
            </w:div>
            <w:div w:id="1296134503">
              <w:marLeft w:val="0"/>
              <w:marRight w:val="0"/>
              <w:marTop w:val="0"/>
              <w:marBottom w:val="0"/>
              <w:divBdr>
                <w:top w:val="none" w:sz="0" w:space="0" w:color="auto"/>
                <w:left w:val="none" w:sz="0" w:space="0" w:color="auto"/>
                <w:bottom w:val="none" w:sz="0" w:space="0" w:color="auto"/>
                <w:right w:val="none" w:sz="0" w:space="0" w:color="auto"/>
              </w:divBdr>
            </w:div>
            <w:div w:id="800608659">
              <w:marLeft w:val="0"/>
              <w:marRight w:val="0"/>
              <w:marTop w:val="0"/>
              <w:marBottom w:val="0"/>
              <w:divBdr>
                <w:top w:val="none" w:sz="0" w:space="0" w:color="auto"/>
                <w:left w:val="none" w:sz="0" w:space="0" w:color="auto"/>
                <w:bottom w:val="none" w:sz="0" w:space="0" w:color="auto"/>
                <w:right w:val="none" w:sz="0" w:space="0" w:color="auto"/>
              </w:divBdr>
            </w:div>
            <w:div w:id="667098214">
              <w:marLeft w:val="0"/>
              <w:marRight w:val="0"/>
              <w:marTop w:val="0"/>
              <w:marBottom w:val="0"/>
              <w:divBdr>
                <w:top w:val="none" w:sz="0" w:space="0" w:color="auto"/>
                <w:left w:val="none" w:sz="0" w:space="0" w:color="auto"/>
                <w:bottom w:val="none" w:sz="0" w:space="0" w:color="auto"/>
                <w:right w:val="none" w:sz="0" w:space="0" w:color="auto"/>
              </w:divBdr>
            </w:div>
            <w:div w:id="1961647292">
              <w:marLeft w:val="0"/>
              <w:marRight w:val="0"/>
              <w:marTop w:val="0"/>
              <w:marBottom w:val="0"/>
              <w:divBdr>
                <w:top w:val="none" w:sz="0" w:space="0" w:color="auto"/>
                <w:left w:val="none" w:sz="0" w:space="0" w:color="auto"/>
                <w:bottom w:val="none" w:sz="0" w:space="0" w:color="auto"/>
                <w:right w:val="none" w:sz="0" w:space="0" w:color="auto"/>
              </w:divBdr>
            </w:div>
            <w:div w:id="1223176817">
              <w:marLeft w:val="0"/>
              <w:marRight w:val="0"/>
              <w:marTop w:val="0"/>
              <w:marBottom w:val="0"/>
              <w:divBdr>
                <w:top w:val="none" w:sz="0" w:space="0" w:color="auto"/>
                <w:left w:val="none" w:sz="0" w:space="0" w:color="auto"/>
                <w:bottom w:val="none" w:sz="0" w:space="0" w:color="auto"/>
                <w:right w:val="none" w:sz="0" w:space="0" w:color="auto"/>
              </w:divBdr>
            </w:div>
            <w:div w:id="973949784">
              <w:marLeft w:val="0"/>
              <w:marRight w:val="0"/>
              <w:marTop w:val="0"/>
              <w:marBottom w:val="0"/>
              <w:divBdr>
                <w:top w:val="none" w:sz="0" w:space="0" w:color="auto"/>
                <w:left w:val="none" w:sz="0" w:space="0" w:color="auto"/>
                <w:bottom w:val="none" w:sz="0" w:space="0" w:color="auto"/>
                <w:right w:val="none" w:sz="0" w:space="0" w:color="auto"/>
              </w:divBdr>
            </w:div>
            <w:div w:id="143473012">
              <w:marLeft w:val="0"/>
              <w:marRight w:val="0"/>
              <w:marTop w:val="0"/>
              <w:marBottom w:val="0"/>
              <w:divBdr>
                <w:top w:val="none" w:sz="0" w:space="0" w:color="auto"/>
                <w:left w:val="none" w:sz="0" w:space="0" w:color="auto"/>
                <w:bottom w:val="none" w:sz="0" w:space="0" w:color="auto"/>
                <w:right w:val="none" w:sz="0" w:space="0" w:color="auto"/>
              </w:divBdr>
            </w:div>
            <w:div w:id="1089275053">
              <w:marLeft w:val="0"/>
              <w:marRight w:val="0"/>
              <w:marTop w:val="0"/>
              <w:marBottom w:val="0"/>
              <w:divBdr>
                <w:top w:val="none" w:sz="0" w:space="0" w:color="auto"/>
                <w:left w:val="none" w:sz="0" w:space="0" w:color="auto"/>
                <w:bottom w:val="none" w:sz="0" w:space="0" w:color="auto"/>
                <w:right w:val="none" w:sz="0" w:space="0" w:color="auto"/>
              </w:divBdr>
            </w:div>
            <w:div w:id="2059427586">
              <w:marLeft w:val="0"/>
              <w:marRight w:val="0"/>
              <w:marTop w:val="0"/>
              <w:marBottom w:val="0"/>
              <w:divBdr>
                <w:top w:val="none" w:sz="0" w:space="0" w:color="auto"/>
                <w:left w:val="none" w:sz="0" w:space="0" w:color="auto"/>
                <w:bottom w:val="none" w:sz="0" w:space="0" w:color="auto"/>
                <w:right w:val="none" w:sz="0" w:space="0" w:color="auto"/>
              </w:divBdr>
            </w:div>
            <w:div w:id="1995067681">
              <w:marLeft w:val="0"/>
              <w:marRight w:val="0"/>
              <w:marTop w:val="0"/>
              <w:marBottom w:val="0"/>
              <w:divBdr>
                <w:top w:val="none" w:sz="0" w:space="0" w:color="auto"/>
                <w:left w:val="none" w:sz="0" w:space="0" w:color="auto"/>
                <w:bottom w:val="none" w:sz="0" w:space="0" w:color="auto"/>
                <w:right w:val="none" w:sz="0" w:space="0" w:color="auto"/>
              </w:divBdr>
            </w:div>
            <w:div w:id="1885209675">
              <w:marLeft w:val="0"/>
              <w:marRight w:val="0"/>
              <w:marTop w:val="0"/>
              <w:marBottom w:val="0"/>
              <w:divBdr>
                <w:top w:val="none" w:sz="0" w:space="0" w:color="auto"/>
                <w:left w:val="none" w:sz="0" w:space="0" w:color="auto"/>
                <w:bottom w:val="none" w:sz="0" w:space="0" w:color="auto"/>
                <w:right w:val="none" w:sz="0" w:space="0" w:color="auto"/>
              </w:divBdr>
            </w:div>
            <w:div w:id="699820725">
              <w:marLeft w:val="0"/>
              <w:marRight w:val="0"/>
              <w:marTop w:val="0"/>
              <w:marBottom w:val="0"/>
              <w:divBdr>
                <w:top w:val="none" w:sz="0" w:space="0" w:color="auto"/>
                <w:left w:val="none" w:sz="0" w:space="0" w:color="auto"/>
                <w:bottom w:val="none" w:sz="0" w:space="0" w:color="auto"/>
                <w:right w:val="none" w:sz="0" w:space="0" w:color="auto"/>
              </w:divBdr>
            </w:div>
            <w:div w:id="975993494">
              <w:marLeft w:val="0"/>
              <w:marRight w:val="0"/>
              <w:marTop w:val="0"/>
              <w:marBottom w:val="0"/>
              <w:divBdr>
                <w:top w:val="none" w:sz="0" w:space="0" w:color="auto"/>
                <w:left w:val="none" w:sz="0" w:space="0" w:color="auto"/>
                <w:bottom w:val="none" w:sz="0" w:space="0" w:color="auto"/>
                <w:right w:val="none" w:sz="0" w:space="0" w:color="auto"/>
              </w:divBdr>
            </w:div>
            <w:div w:id="191366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24789">
      <w:bodyDiv w:val="1"/>
      <w:marLeft w:val="0"/>
      <w:marRight w:val="0"/>
      <w:marTop w:val="0"/>
      <w:marBottom w:val="0"/>
      <w:divBdr>
        <w:top w:val="none" w:sz="0" w:space="0" w:color="auto"/>
        <w:left w:val="none" w:sz="0" w:space="0" w:color="auto"/>
        <w:bottom w:val="none" w:sz="0" w:space="0" w:color="auto"/>
        <w:right w:val="none" w:sz="0" w:space="0" w:color="auto"/>
      </w:divBdr>
      <w:divsChild>
        <w:div w:id="240064881">
          <w:marLeft w:val="0"/>
          <w:marRight w:val="0"/>
          <w:marTop w:val="0"/>
          <w:marBottom w:val="0"/>
          <w:divBdr>
            <w:top w:val="none" w:sz="0" w:space="0" w:color="auto"/>
            <w:left w:val="none" w:sz="0" w:space="0" w:color="auto"/>
            <w:bottom w:val="none" w:sz="0" w:space="0" w:color="auto"/>
            <w:right w:val="none" w:sz="0" w:space="0" w:color="auto"/>
          </w:divBdr>
          <w:divsChild>
            <w:div w:id="937565826">
              <w:marLeft w:val="0"/>
              <w:marRight w:val="0"/>
              <w:marTop w:val="0"/>
              <w:marBottom w:val="0"/>
              <w:divBdr>
                <w:top w:val="none" w:sz="0" w:space="0" w:color="auto"/>
                <w:left w:val="none" w:sz="0" w:space="0" w:color="auto"/>
                <w:bottom w:val="none" w:sz="0" w:space="0" w:color="auto"/>
                <w:right w:val="none" w:sz="0" w:space="0" w:color="auto"/>
              </w:divBdr>
            </w:div>
            <w:div w:id="2048602660">
              <w:marLeft w:val="0"/>
              <w:marRight w:val="0"/>
              <w:marTop w:val="0"/>
              <w:marBottom w:val="0"/>
              <w:divBdr>
                <w:top w:val="none" w:sz="0" w:space="0" w:color="auto"/>
                <w:left w:val="none" w:sz="0" w:space="0" w:color="auto"/>
                <w:bottom w:val="none" w:sz="0" w:space="0" w:color="auto"/>
                <w:right w:val="none" w:sz="0" w:space="0" w:color="auto"/>
              </w:divBdr>
            </w:div>
            <w:div w:id="748042286">
              <w:marLeft w:val="0"/>
              <w:marRight w:val="0"/>
              <w:marTop w:val="0"/>
              <w:marBottom w:val="0"/>
              <w:divBdr>
                <w:top w:val="none" w:sz="0" w:space="0" w:color="auto"/>
                <w:left w:val="none" w:sz="0" w:space="0" w:color="auto"/>
                <w:bottom w:val="none" w:sz="0" w:space="0" w:color="auto"/>
                <w:right w:val="none" w:sz="0" w:space="0" w:color="auto"/>
              </w:divBdr>
            </w:div>
            <w:div w:id="1616207754">
              <w:marLeft w:val="0"/>
              <w:marRight w:val="0"/>
              <w:marTop w:val="0"/>
              <w:marBottom w:val="0"/>
              <w:divBdr>
                <w:top w:val="none" w:sz="0" w:space="0" w:color="auto"/>
                <w:left w:val="none" w:sz="0" w:space="0" w:color="auto"/>
                <w:bottom w:val="none" w:sz="0" w:space="0" w:color="auto"/>
                <w:right w:val="none" w:sz="0" w:space="0" w:color="auto"/>
              </w:divBdr>
            </w:div>
            <w:div w:id="1115366309">
              <w:marLeft w:val="0"/>
              <w:marRight w:val="0"/>
              <w:marTop w:val="0"/>
              <w:marBottom w:val="0"/>
              <w:divBdr>
                <w:top w:val="none" w:sz="0" w:space="0" w:color="auto"/>
                <w:left w:val="none" w:sz="0" w:space="0" w:color="auto"/>
                <w:bottom w:val="none" w:sz="0" w:space="0" w:color="auto"/>
                <w:right w:val="none" w:sz="0" w:space="0" w:color="auto"/>
              </w:divBdr>
            </w:div>
            <w:div w:id="233055517">
              <w:marLeft w:val="0"/>
              <w:marRight w:val="0"/>
              <w:marTop w:val="0"/>
              <w:marBottom w:val="0"/>
              <w:divBdr>
                <w:top w:val="none" w:sz="0" w:space="0" w:color="auto"/>
                <w:left w:val="none" w:sz="0" w:space="0" w:color="auto"/>
                <w:bottom w:val="none" w:sz="0" w:space="0" w:color="auto"/>
                <w:right w:val="none" w:sz="0" w:space="0" w:color="auto"/>
              </w:divBdr>
            </w:div>
            <w:div w:id="1242830029">
              <w:marLeft w:val="0"/>
              <w:marRight w:val="0"/>
              <w:marTop w:val="0"/>
              <w:marBottom w:val="0"/>
              <w:divBdr>
                <w:top w:val="none" w:sz="0" w:space="0" w:color="auto"/>
                <w:left w:val="none" w:sz="0" w:space="0" w:color="auto"/>
                <w:bottom w:val="none" w:sz="0" w:space="0" w:color="auto"/>
                <w:right w:val="none" w:sz="0" w:space="0" w:color="auto"/>
              </w:divBdr>
            </w:div>
            <w:div w:id="468979167">
              <w:marLeft w:val="0"/>
              <w:marRight w:val="0"/>
              <w:marTop w:val="0"/>
              <w:marBottom w:val="0"/>
              <w:divBdr>
                <w:top w:val="none" w:sz="0" w:space="0" w:color="auto"/>
                <w:left w:val="none" w:sz="0" w:space="0" w:color="auto"/>
                <w:bottom w:val="none" w:sz="0" w:space="0" w:color="auto"/>
                <w:right w:val="none" w:sz="0" w:space="0" w:color="auto"/>
              </w:divBdr>
            </w:div>
            <w:div w:id="556862081">
              <w:marLeft w:val="0"/>
              <w:marRight w:val="0"/>
              <w:marTop w:val="0"/>
              <w:marBottom w:val="0"/>
              <w:divBdr>
                <w:top w:val="none" w:sz="0" w:space="0" w:color="auto"/>
                <w:left w:val="none" w:sz="0" w:space="0" w:color="auto"/>
                <w:bottom w:val="none" w:sz="0" w:space="0" w:color="auto"/>
                <w:right w:val="none" w:sz="0" w:space="0" w:color="auto"/>
              </w:divBdr>
            </w:div>
            <w:div w:id="43070628">
              <w:marLeft w:val="0"/>
              <w:marRight w:val="0"/>
              <w:marTop w:val="0"/>
              <w:marBottom w:val="0"/>
              <w:divBdr>
                <w:top w:val="none" w:sz="0" w:space="0" w:color="auto"/>
                <w:left w:val="none" w:sz="0" w:space="0" w:color="auto"/>
                <w:bottom w:val="none" w:sz="0" w:space="0" w:color="auto"/>
                <w:right w:val="none" w:sz="0" w:space="0" w:color="auto"/>
              </w:divBdr>
            </w:div>
            <w:div w:id="79373960">
              <w:marLeft w:val="0"/>
              <w:marRight w:val="0"/>
              <w:marTop w:val="0"/>
              <w:marBottom w:val="0"/>
              <w:divBdr>
                <w:top w:val="none" w:sz="0" w:space="0" w:color="auto"/>
                <w:left w:val="none" w:sz="0" w:space="0" w:color="auto"/>
                <w:bottom w:val="none" w:sz="0" w:space="0" w:color="auto"/>
                <w:right w:val="none" w:sz="0" w:space="0" w:color="auto"/>
              </w:divBdr>
            </w:div>
            <w:div w:id="1252154915">
              <w:marLeft w:val="0"/>
              <w:marRight w:val="0"/>
              <w:marTop w:val="0"/>
              <w:marBottom w:val="0"/>
              <w:divBdr>
                <w:top w:val="none" w:sz="0" w:space="0" w:color="auto"/>
                <w:left w:val="none" w:sz="0" w:space="0" w:color="auto"/>
                <w:bottom w:val="none" w:sz="0" w:space="0" w:color="auto"/>
                <w:right w:val="none" w:sz="0" w:space="0" w:color="auto"/>
              </w:divBdr>
            </w:div>
            <w:div w:id="406462474">
              <w:marLeft w:val="0"/>
              <w:marRight w:val="0"/>
              <w:marTop w:val="0"/>
              <w:marBottom w:val="0"/>
              <w:divBdr>
                <w:top w:val="none" w:sz="0" w:space="0" w:color="auto"/>
                <w:left w:val="none" w:sz="0" w:space="0" w:color="auto"/>
                <w:bottom w:val="none" w:sz="0" w:space="0" w:color="auto"/>
                <w:right w:val="none" w:sz="0" w:space="0" w:color="auto"/>
              </w:divBdr>
            </w:div>
            <w:div w:id="855270153">
              <w:marLeft w:val="0"/>
              <w:marRight w:val="0"/>
              <w:marTop w:val="0"/>
              <w:marBottom w:val="0"/>
              <w:divBdr>
                <w:top w:val="none" w:sz="0" w:space="0" w:color="auto"/>
                <w:left w:val="none" w:sz="0" w:space="0" w:color="auto"/>
                <w:bottom w:val="none" w:sz="0" w:space="0" w:color="auto"/>
                <w:right w:val="none" w:sz="0" w:space="0" w:color="auto"/>
              </w:divBdr>
            </w:div>
            <w:div w:id="48574158">
              <w:marLeft w:val="0"/>
              <w:marRight w:val="0"/>
              <w:marTop w:val="0"/>
              <w:marBottom w:val="0"/>
              <w:divBdr>
                <w:top w:val="none" w:sz="0" w:space="0" w:color="auto"/>
                <w:left w:val="none" w:sz="0" w:space="0" w:color="auto"/>
                <w:bottom w:val="none" w:sz="0" w:space="0" w:color="auto"/>
                <w:right w:val="none" w:sz="0" w:space="0" w:color="auto"/>
              </w:divBdr>
            </w:div>
            <w:div w:id="784689920">
              <w:marLeft w:val="0"/>
              <w:marRight w:val="0"/>
              <w:marTop w:val="0"/>
              <w:marBottom w:val="0"/>
              <w:divBdr>
                <w:top w:val="none" w:sz="0" w:space="0" w:color="auto"/>
                <w:left w:val="none" w:sz="0" w:space="0" w:color="auto"/>
                <w:bottom w:val="none" w:sz="0" w:space="0" w:color="auto"/>
                <w:right w:val="none" w:sz="0" w:space="0" w:color="auto"/>
              </w:divBdr>
            </w:div>
            <w:div w:id="90245090">
              <w:marLeft w:val="0"/>
              <w:marRight w:val="0"/>
              <w:marTop w:val="0"/>
              <w:marBottom w:val="0"/>
              <w:divBdr>
                <w:top w:val="none" w:sz="0" w:space="0" w:color="auto"/>
                <w:left w:val="none" w:sz="0" w:space="0" w:color="auto"/>
                <w:bottom w:val="none" w:sz="0" w:space="0" w:color="auto"/>
                <w:right w:val="none" w:sz="0" w:space="0" w:color="auto"/>
              </w:divBdr>
            </w:div>
            <w:div w:id="1663779173">
              <w:marLeft w:val="0"/>
              <w:marRight w:val="0"/>
              <w:marTop w:val="0"/>
              <w:marBottom w:val="0"/>
              <w:divBdr>
                <w:top w:val="none" w:sz="0" w:space="0" w:color="auto"/>
                <w:left w:val="none" w:sz="0" w:space="0" w:color="auto"/>
                <w:bottom w:val="none" w:sz="0" w:space="0" w:color="auto"/>
                <w:right w:val="none" w:sz="0" w:space="0" w:color="auto"/>
              </w:divBdr>
            </w:div>
            <w:div w:id="1532259349">
              <w:marLeft w:val="0"/>
              <w:marRight w:val="0"/>
              <w:marTop w:val="0"/>
              <w:marBottom w:val="0"/>
              <w:divBdr>
                <w:top w:val="none" w:sz="0" w:space="0" w:color="auto"/>
                <w:left w:val="none" w:sz="0" w:space="0" w:color="auto"/>
                <w:bottom w:val="none" w:sz="0" w:space="0" w:color="auto"/>
                <w:right w:val="none" w:sz="0" w:space="0" w:color="auto"/>
              </w:divBdr>
            </w:div>
            <w:div w:id="189337369">
              <w:marLeft w:val="0"/>
              <w:marRight w:val="0"/>
              <w:marTop w:val="0"/>
              <w:marBottom w:val="0"/>
              <w:divBdr>
                <w:top w:val="none" w:sz="0" w:space="0" w:color="auto"/>
                <w:left w:val="none" w:sz="0" w:space="0" w:color="auto"/>
                <w:bottom w:val="none" w:sz="0" w:space="0" w:color="auto"/>
                <w:right w:val="none" w:sz="0" w:space="0" w:color="auto"/>
              </w:divBdr>
            </w:div>
            <w:div w:id="835653708">
              <w:marLeft w:val="0"/>
              <w:marRight w:val="0"/>
              <w:marTop w:val="0"/>
              <w:marBottom w:val="0"/>
              <w:divBdr>
                <w:top w:val="none" w:sz="0" w:space="0" w:color="auto"/>
                <w:left w:val="none" w:sz="0" w:space="0" w:color="auto"/>
                <w:bottom w:val="none" w:sz="0" w:space="0" w:color="auto"/>
                <w:right w:val="none" w:sz="0" w:space="0" w:color="auto"/>
              </w:divBdr>
            </w:div>
            <w:div w:id="996808373">
              <w:marLeft w:val="0"/>
              <w:marRight w:val="0"/>
              <w:marTop w:val="0"/>
              <w:marBottom w:val="0"/>
              <w:divBdr>
                <w:top w:val="none" w:sz="0" w:space="0" w:color="auto"/>
                <w:left w:val="none" w:sz="0" w:space="0" w:color="auto"/>
                <w:bottom w:val="none" w:sz="0" w:space="0" w:color="auto"/>
                <w:right w:val="none" w:sz="0" w:space="0" w:color="auto"/>
              </w:divBdr>
            </w:div>
            <w:div w:id="676616892">
              <w:marLeft w:val="0"/>
              <w:marRight w:val="0"/>
              <w:marTop w:val="0"/>
              <w:marBottom w:val="0"/>
              <w:divBdr>
                <w:top w:val="none" w:sz="0" w:space="0" w:color="auto"/>
                <w:left w:val="none" w:sz="0" w:space="0" w:color="auto"/>
                <w:bottom w:val="none" w:sz="0" w:space="0" w:color="auto"/>
                <w:right w:val="none" w:sz="0" w:space="0" w:color="auto"/>
              </w:divBdr>
            </w:div>
            <w:div w:id="2031904399">
              <w:marLeft w:val="0"/>
              <w:marRight w:val="0"/>
              <w:marTop w:val="0"/>
              <w:marBottom w:val="0"/>
              <w:divBdr>
                <w:top w:val="none" w:sz="0" w:space="0" w:color="auto"/>
                <w:left w:val="none" w:sz="0" w:space="0" w:color="auto"/>
                <w:bottom w:val="none" w:sz="0" w:space="0" w:color="auto"/>
                <w:right w:val="none" w:sz="0" w:space="0" w:color="auto"/>
              </w:divBdr>
            </w:div>
            <w:div w:id="796949332">
              <w:marLeft w:val="0"/>
              <w:marRight w:val="0"/>
              <w:marTop w:val="0"/>
              <w:marBottom w:val="0"/>
              <w:divBdr>
                <w:top w:val="none" w:sz="0" w:space="0" w:color="auto"/>
                <w:left w:val="none" w:sz="0" w:space="0" w:color="auto"/>
                <w:bottom w:val="none" w:sz="0" w:space="0" w:color="auto"/>
                <w:right w:val="none" w:sz="0" w:space="0" w:color="auto"/>
              </w:divBdr>
            </w:div>
            <w:div w:id="2125540114">
              <w:marLeft w:val="0"/>
              <w:marRight w:val="0"/>
              <w:marTop w:val="0"/>
              <w:marBottom w:val="0"/>
              <w:divBdr>
                <w:top w:val="none" w:sz="0" w:space="0" w:color="auto"/>
                <w:left w:val="none" w:sz="0" w:space="0" w:color="auto"/>
                <w:bottom w:val="none" w:sz="0" w:space="0" w:color="auto"/>
                <w:right w:val="none" w:sz="0" w:space="0" w:color="auto"/>
              </w:divBdr>
            </w:div>
            <w:div w:id="1461800293">
              <w:marLeft w:val="0"/>
              <w:marRight w:val="0"/>
              <w:marTop w:val="0"/>
              <w:marBottom w:val="0"/>
              <w:divBdr>
                <w:top w:val="none" w:sz="0" w:space="0" w:color="auto"/>
                <w:left w:val="none" w:sz="0" w:space="0" w:color="auto"/>
                <w:bottom w:val="none" w:sz="0" w:space="0" w:color="auto"/>
                <w:right w:val="none" w:sz="0" w:space="0" w:color="auto"/>
              </w:divBdr>
            </w:div>
            <w:div w:id="1111778183">
              <w:marLeft w:val="0"/>
              <w:marRight w:val="0"/>
              <w:marTop w:val="0"/>
              <w:marBottom w:val="0"/>
              <w:divBdr>
                <w:top w:val="none" w:sz="0" w:space="0" w:color="auto"/>
                <w:left w:val="none" w:sz="0" w:space="0" w:color="auto"/>
                <w:bottom w:val="none" w:sz="0" w:space="0" w:color="auto"/>
                <w:right w:val="none" w:sz="0" w:space="0" w:color="auto"/>
              </w:divBdr>
            </w:div>
            <w:div w:id="1349481907">
              <w:marLeft w:val="0"/>
              <w:marRight w:val="0"/>
              <w:marTop w:val="0"/>
              <w:marBottom w:val="0"/>
              <w:divBdr>
                <w:top w:val="none" w:sz="0" w:space="0" w:color="auto"/>
                <w:left w:val="none" w:sz="0" w:space="0" w:color="auto"/>
                <w:bottom w:val="none" w:sz="0" w:space="0" w:color="auto"/>
                <w:right w:val="none" w:sz="0" w:space="0" w:color="auto"/>
              </w:divBdr>
            </w:div>
            <w:div w:id="2071150249">
              <w:marLeft w:val="0"/>
              <w:marRight w:val="0"/>
              <w:marTop w:val="0"/>
              <w:marBottom w:val="0"/>
              <w:divBdr>
                <w:top w:val="none" w:sz="0" w:space="0" w:color="auto"/>
                <w:left w:val="none" w:sz="0" w:space="0" w:color="auto"/>
                <w:bottom w:val="none" w:sz="0" w:space="0" w:color="auto"/>
                <w:right w:val="none" w:sz="0" w:space="0" w:color="auto"/>
              </w:divBdr>
            </w:div>
            <w:div w:id="1843616545">
              <w:marLeft w:val="0"/>
              <w:marRight w:val="0"/>
              <w:marTop w:val="0"/>
              <w:marBottom w:val="0"/>
              <w:divBdr>
                <w:top w:val="none" w:sz="0" w:space="0" w:color="auto"/>
                <w:left w:val="none" w:sz="0" w:space="0" w:color="auto"/>
                <w:bottom w:val="none" w:sz="0" w:space="0" w:color="auto"/>
                <w:right w:val="none" w:sz="0" w:space="0" w:color="auto"/>
              </w:divBdr>
            </w:div>
            <w:div w:id="471489071">
              <w:marLeft w:val="0"/>
              <w:marRight w:val="0"/>
              <w:marTop w:val="0"/>
              <w:marBottom w:val="0"/>
              <w:divBdr>
                <w:top w:val="none" w:sz="0" w:space="0" w:color="auto"/>
                <w:left w:val="none" w:sz="0" w:space="0" w:color="auto"/>
                <w:bottom w:val="none" w:sz="0" w:space="0" w:color="auto"/>
                <w:right w:val="none" w:sz="0" w:space="0" w:color="auto"/>
              </w:divBdr>
            </w:div>
            <w:div w:id="1762489684">
              <w:marLeft w:val="0"/>
              <w:marRight w:val="0"/>
              <w:marTop w:val="0"/>
              <w:marBottom w:val="0"/>
              <w:divBdr>
                <w:top w:val="none" w:sz="0" w:space="0" w:color="auto"/>
                <w:left w:val="none" w:sz="0" w:space="0" w:color="auto"/>
                <w:bottom w:val="none" w:sz="0" w:space="0" w:color="auto"/>
                <w:right w:val="none" w:sz="0" w:space="0" w:color="auto"/>
              </w:divBdr>
            </w:div>
            <w:div w:id="932513563">
              <w:marLeft w:val="0"/>
              <w:marRight w:val="0"/>
              <w:marTop w:val="0"/>
              <w:marBottom w:val="0"/>
              <w:divBdr>
                <w:top w:val="none" w:sz="0" w:space="0" w:color="auto"/>
                <w:left w:val="none" w:sz="0" w:space="0" w:color="auto"/>
                <w:bottom w:val="none" w:sz="0" w:space="0" w:color="auto"/>
                <w:right w:val="none" w:sz="0" w:space="0" w:color="auto"/>
              </w:divBdr>
            </w:div>
            <w:div w:id="279071077">
              <w:marLeft w:val="0"/>
              <w:marRight w:val="0"/>
              <w:marTop w:val="0"/>
              <w:marBottom w:val="0"/>
              <w:divBdr>
                <w:top w:val="none" w:sz="0" w:space="0" w:color="auto"/>
                <w:left w:val="none" w:sz="0" w:space="0" w:color="auto"/>
                <w:bottom w:val="none" w:sz="0" w:space="0" w:color="auto"/>
                <w:right w:val="none" w:sz="0" w:space="0" w:color="auto"/>
              </w:divBdr>
            </w:div>
            <w:div w:id="1117868447">
              <w:marLeft w:val="0"/>
              <w:marRight w:val="0"/>
              <w:marTop w:val="0"/>
              <w:marBottom w:val="0"/>
              <w:divBdr>
                <w:top w:val="none" w:sz="0" w:space="0" w:color="auto"/>
                <w:left w:val="none" w:sz="0" w:space="0" w:color="auto"/>
                <w:bottom w:val="none" w:sz="0" w:space="0" w:color="auto"/>
                <w:right w:val="none" w:sz="0" w:space="0" w:color="auto"/>
              </w:divBdr>
            </w:div>
            <w:div w:id="1719427745">
              <w:marLeft w:val="0"/>
              <w:marRight w:val="0"/>
              <w:marTop w:val="0"/>
              <w:marBottom w:val="0"/>
              <w:divBdr>
                <w:top w:val="none" w:sz="0" w:space="0" w:color="auto"/>
                <w:left w:val="none" w:sz="0" w:space="0" w:color="auto"/>
                <w:bottom w:val="none" w:sz="0" w:space="0" w:color="auto"/>
                <w:right w:val="none" w:sz="0" w:space="0" w:color="auto"/>
              </w:divBdr>
            </w:div>
            <w:div w:id="1547721180">
              <w:marLeft w:val="0"/>
              <w:marRight w:val="0"/>
              <w:marTop w:val="0"/>
              <w:marBottom w:val="0"/>
              <w:divBdr>
                <w:top w:val="none" w:sz="0" w:space="0" w:color="auto"/>
                <w:left w:val="none" w:sz="0" w:space="0" w:color="auto"/>
                <w:bottom w:val="none" w:sz="0" w:space="0" w:color="auto"/>
                <w:right w:val="none" w:sz="0" w:space="0" w:color="auto"/>
              </w:divBdr>
            </w:div>
            <w:div w:id="1775402133">
              <w:marLeft w:val="0"/>
              <w:marRight w:val="0"/>
              <w:marTop w:val="0"/>
              <w:marBottom w:val="0"/>
              <w:divBdr>
                <w:top w:val="none" w:sz="0" w:space="0" w:color="auto"/>
                <w:left w:val="none" w:sz="0" w:space="0" w:color="auto"/>
                <w:bottom w:val="none" w:sz="0" w:space="0" w:color="auto"/>
                <w:right w:val="none" w:sz="0" w:space="0" w:color="auto"/>
              </w:divBdr>
            </w:div>
            <w:div w:id="94056490">
              <w:marLeft w:val="0"/>
              <w:marRight w:val="0"/>
              <w:marTop w:val="0"/>
              <w:marBottom w:val="0"/>
              <w:divBdr>
                <w:top w:val="none" w:sz="0" w:space="0" w:color="auto"/>
                <w:left w:val="none" w:sz="0" w:space="0" w:color="auto"/>
                <w:bottom w:val="none" w:sz="0" w:space="0" w:color="auto"/>
                <w:right w:val="none" w:sz="0" w:space="0" w:color="auto"/>
              </w:divBdr>
            </w:div>
            <w:div w:id="1682976422">
              <w:marLeft w:val="0"/>
              <w:marRight w:val="0"/>
              <w:marTop w:val="0"/>
              <w:marBottom w:val="0"/>
              <w:divBdr>
                <w:top w:val="none" w:sz="0" w:space="0" w:color="auto"/>
                <w:left w:val="none" w:sz="0" w:space="0" w:color="auto"/>
                <w:bottom w:val="none" w:sz="0" w:space="0" w:color="auto"/>
                <w:right w:val="none" w:sz="0" w:space="0" w:color="auto"/>
              </w:divBdr>
            </w:div>
            <w:div w:id="539240978">
              <w:marLeft w:val="0"/>
              <w:marRight w:val="0"/>
              <w:marTop w:val="0"/>
              <w:marBottom w:val="0"/>
              <w:divBdr>
                <w:top w:val="none" w:sz="0" w:space="0" w:color="auto"/>
                <w:left w:val="none" w:sz="0" w:space="0" w:color="auto"/>
                <w:bottom w:val="none" w:sz="0" w:space="0" w:color="auto"/>
                <w:right w:val="none" w:sz="0" w:space="0" w:color="auto"/>
              </w:divBdr>
            </w:div>
            <w:div w:id="262805792">
              <w:marLeft w:val="0"/>
              <w:marRight w:val="0"/>
              <w:marTop w:val="0"/>
              <w:marBottom w:val="0"/>
              <w:divBdr>
                <w:top w:val="none" w:sz="0" w:space="0" w:color="auto"/>
                <w:left w:val="none" w:sz="0" w:space="0" w:color="auto"/>
                <w:bottom w:val="none" w:sz="0" w:space="0" w:color="auto"/>
                <w:right w:val="none" w:sz="0" w:space="0" w:color="auto"/>
              </w:divBdr>
            </w:div>
            <w:div w:id="33578572">
              <w:marLeft w:val="0"/>
              <w:marRight w:val="0"/>
              <w:marTop w:val="0"/>
              <w:marBottom w:val="0"/>
              <w:divBdr>
                <w:top w:val="none" w:sz="0" w:space="0" w:color="auto"/>
                <w:left w:val="none" w:sz="0" w:space="0" w:color="auto"/>
                <w:bottom w:val="none" w:sz="0" w:space="0" w:color="auto"/>
                <w:right w:val="none" w:sz="0" w:space="0" w:color="auto"/>
              </w:divBdr>
            </w:div>
            <w:div w:id="1056125352">
              <w:marLeft w:val="0"/>
              <w:marRight w:val="0"/>
              <w:marTop w:val="0"/>
              <w:marBottom w:val="0"/>
              <w:divBdr>
                <w:top w:val="none" w:sz="0" w:space="0" w:color="auto"/>
                <w:left w:val="none" w:sz="0" w:space="0" w:color="auto"/>
                <w:bottom w:val="none" w:sz="0" w:space="0" w:color="auto"/>
                <w:right w:val="none" w:sz="0" w:space="0" w:color="auto"/>
              </w:divBdr>
            </w:div>
            <w:div w:id="131598599">
              <w:marLeft w:val="0"/>
              <w:marRight w:val="0"/>
              <w:marTop w:val="0"/>
              <w:marBottom w:val="0"/>
              <w:divBdr>
                <w:top w:val="none" w:sz="0" w:space="0" w:color="auto"/>
                <w:left w:val="none" w:sz="0" w:space="0" w:color="auto"/>
                <w:bottom w:val="none" w:sz="0" w:space="0" w:color="auto"/>
                <w:right w:val="none" w:sz="0" w:space="0" w:color="auto"/>
              </w:divBdr>
            </w:div>
            <w:div w:id="1376659867">
              <w:marLeft w:val="0"/>
              <w:marRight w:val="0"/>
              <w:marTop w:val="0"/>
              <w:marBottom w:val="0"/>
              <w:divBdr>
                <w:top w:val="none" w:sz="0" w:space="0" w:color="auto"/>
                <w:left w:val="none" w:sz="0" w:space="0" w:color="auto"/>
                <w:bottom w:val="none" w:sz="0" w:space="0" w:color="auto"/>
                <w:right w:val="none" w:sz="0" w:space="0" w:color="auto"/>
              </w:divBdr>
            </w:div>
            <w:div w:id="11845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08887">
      <w:bodyDiv w:val="1"/>
      <w:marLeft w:val="0"/>
      <w:marRight w:val="0"/>
      <w:marTop w:val="0"/>
      <w:marBottom w:val="0"/>
      <w:divBdr>
        <w:top w:val="none" w:sz="0" w:space="0" w:color="auto"/>
        <w:left w:val="none" w:sz="0" w:space="0" w:color="auto"/>
        <w:bottom w:val="none" w:sz="0" w:space="0" w:color="auto"/>
        <w:right w:val="none" w:sz="0" w:space="0" w:color="auto"/>
      </w:divBdr>
      <w:divsChild>
        <w:div w:id="1212693936">
          <w:marLeft w:val="0"/>
          <w:marRight w:val="0"/>
          <w:marTop w:val="0"/>
          <w:marBottom w:val="0"/>
          <w:divBdr>
            <w:top w:val="none" w:sz="0" w:space="0" w:color="auto"/>
            <w:left w:val="none" w:sz="0" w:space="0" w:color="auto"/>
            <w:bottom w:val="none" w:sz="0" w:space="0" w:color="auto"/>
            <w:right w:val="none" w:sz="0" w:space="0" w:color="auto"/>
          </w:divBdr>
          <w:divsChild>
            <w:div w:id="1851026780">
              <w:marLeft w:val="0"/>
              <w:marRight w:val="0"/>
              <w:marTop w:val="0"/>
              <w:marBottom w:val="0"/>
              <w:divBdr>
                <w:top w:val="none" w:sz="0" w:space="0" w:color="auto"/>
                <w:left w:val="none" w:sz="0" w:space="0" w:color="auto"/>
                <w:bottom w:val="none" w:sz="0" w:space="0" w:color="auto"/>
                <w:right w:val="none" w:sz="0" w:space="0" w:color="auto"/>
              </w:divBdr>
            </w:div>
            <w:div w:id="20938593">
              <w:marLeft w:val="0"/>
              <w:marRight w:val="0"/>
              <w:marTop w:val="0"/>
              <w:marBottom w:val="0"/>
              <w:divBdr>
                <w:top w:val="none" w:sz="0" w:space="0" w:color="auto"/>
                <w:left w:val="none" w:sz="0" w:space="0" w:color="auto"/>
                <w:bottom w:val="none" w:sz="0" w:space="0" w:color="auto"/>
                <w:right w:val="none" w:sz="0" w:space="0" w:color="auto"/>
              </w:divBdr>
            </w:div>
            <w:div w:id="1383939543">
              <w:marLeft w:val="0"/>
              <w:marRight w:val="0"/>
              <w:marTop w:val="0"/>
              <w:marBottom w:val="0"/>
              <w:divBdr>
                <w:top w:val="none" w:sz="0" w:space="0" w:color="auto"/>
                <w:left w:val="none" w:sz="0" w:space="0" w:color="auto"/>
                <w:bottom w:val="none" w:sz="0" w:space="0" w:color="auto"/>
                <w:right w:val="none" w:sz="0" w:space="0" w:color="auto"/>
              </w:divBdr>
            </w:div>
            <w:div w:id="2103912218">
              <w:marLeft w:val="0"/>
              <w:marRight w:val="0"/>
              <w:marTop w:val="0"/>
              <w:marBottom w:val="0"/>
              <w:divBdr>
                <w:top w:val="none" w:sz="0" w:space="0" w:color="auto"/>
                <w:left w:val="none" w:sz="0" w:space="0" w:color="auto"/>
                <w:bottom w:val="none" w:sz="0" w:space="0" w:color="auto"/>
                <w:right w:val="none" w:sz="0" w:space="0" w:color="auto"/>
              </w:divBdr>
            </w:div>
            <w:div w:id="293677424">
              <w:marLeft w:val="0"/>
              <w:marRight w:val="0"/>
              <w:marTop w:val="0"/>
              <w:marBottom w:val="0"/>
              <w:divBdr>
                <w:top w:val="none" w:sz="0" w:space="0" w:color="auto"/>
                <w:left w:val="none" w:sz="0" w:space="0" w:color="auto"/>
                <w:bottom w:val="none" w:sz="0" w:space="0" w:color="auto"/>
                <w:right w:val="none" w:sz="0" w:space="0" w:color="auto"/>
              </w:divBdr>
            </w:div>
            <w:div w:id="1266840785">
              <w:marLeft w:val="0"/>
              <w:marRight w:val="0"/>
              <w:marTop w:val="0"/>
              <w:marBottom w:val="0"/>
              <w:divBdr>
                <w:top w:val="none" w:sz="0" w:space="0" w:color="auto"/>
                <w:left w:val="none" w:sz="0" w:space="0" w:color="auto"/>
                <w:bottom w:val="none" w:sz="0" w:space="0" w:color="auto"/>
                <w:right w:val="none" w:sz="0" w:space="0" w:color="auto"/>
              </w:divBdr>
            </w:div>
            <w:div w:id="582879984">
              <w:marLeft w:val="0"/>
              <w:marRight w:val="0"/>
              <w:marTop w:val="0"/>
              <w:marBottom w:val="0"/>
              <w:divBdr>
                <w:top w:val="none" w:sz="0" w:space="0" w:color="auto"/>
                <w:left w:val="none" w:sz="0" w:space="0" w:color="auto"/>
                <w:bottom w:val="none" w:sz="0" w:space="0" w:color="auto"/>
                <w:right w:val="none" w:sz="0" w:space="0" w:color="auto"/>
              </w:divBdr>
            </w:div>
            <w:div w:id="385956621">
              <w:marLeft w:val="0"/>
              <w:marRight w:val="0"/>
              <w:marTop w:val="0"/>
              <w:marBottom w:val="0"/>
              <w:divBdr>
                <w:top w:val="none" w:sz="0" w:space="0" w:color="auto"/>
                <w:left w:val="none" w:sz="0" w:space="0" w:color="auto"/>
                <w:bottom w:val="none" w:sz="0" w:space="0" w:color="auto"/>
                <w:right w:val="none" w:sz="0" w:space="0" w:color="auto"/>
              </w:divBdr>
            </w:div>
            <w:div w:id="240874586">
              <w:marLeft w:val="0"/>
              <w:marRight w:val="0"/>
              <w:marTop w:val="0"/>
              <w:marBottom w:val="0"/>
              <w:divBdr>
                <w:top w:val="none" w:sz="0" w:space="0" w:color="auto"/>
                <w:left w:val="none" w:sz="0" w:space="0" w:color="auto"/>
                <w:bottom w:val="none" w:sz="0" w:space="0" w:color="auto"/>
                <w:right w:val="none" w:sz="0" w:space="0" w:color="auto"/>
              </w:divBdr>
            </w:div>
            <w:div w:id="1055350729">
              <w:marLeft w:val="0"/>
              <w:marRight w:val="0"/>
              <w:marTop w:val="0"/>
              <w:marBottom w:val="0"/>
              <w:divBdr>
                <w:top w:val="none" w:sz="0" w:space="0" w:color="auto"/>
                <w:left w:val="none" w:sz="0" w:space="0" w:color="auto"/>
                <w:bottom w:val="none" w:sz="0" w:space="0" w:color="auto"/>
                <w:right w:val="none" w:sz="0" w:space="0" w:color="auto"/>
              </w:divBdr>
            </w:div>
            <w:div w:id="964851913">
              <w:marLeft w:val="0"/>
              <w:marRight w:val="0"/>
              <w:marTop w:val="0"/>
              <w:marBottom w:val="0"/>
              <w:divBdr>
                <w:top w:val="none" w:sz="0" w:space="0" w:color="auto"/>
                <w:left w:val="none" w:sz="0" w:space="0" w:color="auto"/>
                <w:bottom w:val="none" w:sz="0" w:space="0" w:color="auto"/>
                <w:right w:val="none" w:sz="0" w:space="0" w:color="auto"/>
              </w:divBdr>
            </w:div>
            <w:div w:id="1890458926">
              <w:marLeft w:val="0"/>
              <w:marRight w:val="0"/>
              <w:marTop w:val="0"/>
              <w:marBottom w:val="0"/>
              <w:divBdr>
                <w:top w:val="none" w:sz="0" w:space="0" w:color="auto"/>
                <w:left w:val="none" w:sz="0" w:space="0" w:color="auto"/>
                <w:bottom w:val="none" w:sz="0" w:space="0" w:color="auto"/>
                <w:right w:val="none" w:sz="0" w:space="0" w:color="auto"/>
              </w:divBdr>
            </w:div>
            <w:div w:id="2138599498">
              <w:marLeft w:val="0"/>
              <w:marRight w:val="0"/>
              <w:marTop w:val="0"/>
              <w:marBottom w:val="0"/>
              <w:divBdr>
                <w:top w:val="none" w:sz="0" w:space="0" w:color="auto"/>
                <w:left w:val="none" w:sz="0" w:space="0" w:color="auto"/>
                <w:bottom w:val="none" w:sz="0" w:space="0" w:color="auto"/>
                <w:right w:val="none" w:sz="0" w:space="0" w:color="auto"/>
              </w:divBdr>
            </w:div>
            <w:div w:id="8604808">
              <w:marLeft w:val="0"/>
              <w:marRight w:val="0"/>
              <w:marTop w:val="0"/>
              <w:marBottom w:val="0"/>
              <w:divBdr>
                <w:top w:val="none" w:sz="0" w:space="0" w:color="auto"/>
                <w:left w:val="none" w:sz="0" w:space="0" w:color="auto"/>
                <w:bottom w:val="none" w:sz="0" w:space="0" w:color="auto"/>
                <w:right w:val="none" w:sz="0" w:space="0" w:color="auto"/>
              </w:divBdr>
            </w:div>
            <w:div w:id="286015104">
              <w:marLeft w:val="0"/>
              <w:marRight w:val="0"/>
              <w:marTop w:val="0"/>
              <w:marBottom w:val="0"/>
              <w:divBdr>
                <w:top w:val="none" w:sz="0" w:space="0" w:color="auto"/>
                <w:left w:val="none" w:sz="0" w:space="0" w:color="auto"/>
                <w:bottom w:val="none" w:sz="0" w:space="0" w:color="auto"/>
                <w:right w:val="none" w:sz="0" w:space="0" w:color="auto"/>
              </w:divBdr>
            </w:div>
            <w:div w:id="1400323121">
              <w:marLeft w:val="0"/>
              <w:marRight w:val="0"/>
              <w:marTop w:val="0"/>
              <w:marBottom w:val="0"/>
              <w:divBdr>
                <w:top w:val="none" w:sz="0" w:space="0" w:color="auto"/>
                <w:left w:val="none" w:sz="0" w:space="0" w:color="auto"/>
                <w:bottom w:val="none" w:sz="0" w:space="0" w:color="auto"/>
                <w:right w:val="none" w:sz="0" w:space="0" w:color="auto"/>
              </w:divBdr>
            </w:div>
            <w:div w:id="896744822">
              <w:marLeft w:val="0"/>
              <w:marRight w:val="0"/>
              <w:marTop w:val="0"/>
              <w:marBottom w:val="0"/>
              <w:divBdr>
                <w:top w:val="none" w:sz="0" w:space="0" w:color="auto"/>
                <w:left w:val="none" w:sz="0" w:space="0" w:color="auto"/>
                <w:bottom w:val="none" w:sz="0" w:space="0" w:color="auto"/>
                <w:right w:val="none" w:sz="0" w:space="0" w:color="auto"/>
              </w:divBdr>
            </w:div>
            <w:div w:id="31806903">
              <w:marLeft w:val="0"/>
              <w:marRight w:val="0"/>
              <w:marTop w:val="0"/>
              <w:marBottom w:val="0"/>
              <w:divBdr>
                <w:top w:val="none" w:sz="0" w:space="0" w:color="auto"/>
                <w:left w:val="none" w:sz="0" w:space="0" w:color="auto"/>
                <w:bottom w:val="none" w:sz="0" w:space="0" w:color="auto"/>
                <w:right w:val="none" w:sz="0" w:space="0" w:color="auto"/>
              </w:divBdr>
            </w:div>
            <w:div w:id="1969700238">
              <w:marLeft w:val="0"/>
              <w:marRight w:val="0"/>
              <w:marTop w:val="0"/>
              <w:marBottom w:val="0"/>
              <w:divBdr>
                <w:top w:val="none" w:sz="0" w:space="0" w:color="auto"/>
                <w:left w:val="none" w:sz="0" w:space="0" w:color="auto"/>
                <w:bottom w:val="none" w:sz="0" w:space="0" w:color="auto"/>
                <w:right w:val="none" w:sz="0" w:space="0" w:color="auto"/>
              </w:divBdr>
            </w:div>
            <w:div w:id="63115638">
              <w:marLeft w:val="0"/>
              <w:marRight w:val="0"/>
              <w:marTop w:val="0"/>
              <w:marBottom w:val="0"/>
              <w:divBdr>
                <w:top w:val="none" w:sz="0" w:space="0" w:color="auto"/>
                <w:left w:val="none" w:sz="0" w:space="0" w:color="auto"/>
                <w:bottom w:val="none" w:sz="0" w:space="0" w:color="auto"/>
                <w:right w:val="none" w:sz="0" w:space="0" w:color="auto"/>
              </w:divBdr>
            </w:div>
            <w:div w:id="1823964130">
              <w:marLeft w:val="0"/>
              <w:marRight w:val="0"/>
              <w:marTop w:val="0"/>
              <w:marBottom w:val="0"/>
              <w:divBdr>
                <w:top w:val="none" w:sz="0" w:space="0" w:color="auto"/>
                <w:left w:val="none" w:sz="0" w:space="0" w:color="auto"/>
                <w:bottom w:val="none" w:sz="0" w:space="0" w:color="auto"/>
                <w:right w:val="none" w:sz="0" w:space="0" w:color="auto"/>
              </w:divBdr>
            </w:div>
            <w:div w:id="916406710">
              <w:marLeft w:val="0"/>
              <w:marRight w:val="0"/>
              <w:marTop w:val="0"/>
              <w:marBottom w:val="0"/>
              <w:divBdr>
                <w:top w:val="none" w:sz="0" w:space="0" w:color="auto"/>
                <w:left w:val="none" w:sz="0" w:space="0" w:color="auto"/>
                <w:bottom w:val="none" w:sz="0" w:space="0" w:color="auto"/>
                <w:right w:val="none" w:sz="0" w:space="0" w:color="auto"/>
              </w:divBdr>
            </w:div>
            <w:div w:id="1889225265">
              <w:marLeft w:val="0"/>
              <w:marRight w:val="0"/>
              <w:marTop w:val="0"/>
              <w:marBottom w:val="0"/>
              <w:divBdr>
                <w:top w:val="none" w:sz="0" w:space="0" w:color="auto"/>
                <w:left w:val="none" w:sz="0" w:space="0" w:color="auto"/>
                <w:bottom w:val="none" w:sz="0" w:space="0" w:color="auto"/>
                <w:right w:val="none" w:sz="0" w:space="0" w:color="auto"/>
              </w:divBdr>
            </w:div>
            <w:div w:id="1292784024">
              <w:marLeft w:val="0"/>
              <w:marRight w:val="0"/>
              <w:marTop w:val="0"/>
              <w:marBottom w:val="0"/>
              <w:divBdr>
                <w:top w:val="none" w:sz="0" w:space="0" w:color="auto"/>
                <w:left w:val="none" w:sz="0" w:space="0" w:color="auto"/>
                <w:bottom w:val="none" w:sz="0" w:space="0" w:color="auto"/>
                <w:right w:val="none" w:sz="0" w:space="0" w:color="auto"/>
              </w:divBdr>
            </w:div>
            <w:div w:id="1528908698">
              <w:marLeft w:val="0"/>
              <w:marRight w:val="0"/>
              <w:marTop w:val="0"/>
              <w:marBottom w:val="0"/>
              <w:divBdr>
                <w:top w:val="none" w:sz="0" w:space="0" w:color="auto"/>
                <w:left w:val="none" w:sz="0" w:space="0" w:color="auto"/>
                <w:bottom w:val="none" w:sz="0" w:space="0" w:color="auto"/>
                <w:right w:val="none" w:sz="0" w:space="0" w:color="auto"/>
              </w:divBdr>
            </w:div>
            <w:div w:id="2071347789">
              <w:marLeft w:val="0"/>
              <w:marRight w:val="0"/>
              <w:marTop w:val="0"/>
              <w:marBottom w:val="0"/>
              <w:divBdr>
                <w:top w:val="none" w:sz="0" w:space="0" w:color="auto"/>
                <w:left w:val="none" w:sz="0" w:space="0" w:color="auto"/>
                <w:bottom w:val="none" w:sz="0" w:space="0" w:color="auto"/>
                <w:right w:val="none" w:sz="0" w:space="0" w:color="auto"/>
              </w:divBdr>
            </w:div>
            <w:div w:id="2344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45754">
      <w:bodyDiv w:val="1"/>
      <w:marLeft w:val="0"/>
      <w:marRight w:val="0"/>
      <w:marTop w:val="0"/>
      <w:marBottom w:val="0"/>
      <w:divBdr>
        <w:top w:val="none" w:sz="0" w:space="0" w:color="auto"/>
        <w:left w:val="none" w:sz="0" w:space="0" w:color="auto"/>
        <w:bottom w:val="none" w:sz="0" w:space="0" w:color="auto"/>
        <w:right w:val="none" w:sz="0" w:space="0" w:color="auto"/>
      </w:divBdr>
      <w:divsChild>
        <w:div w:id="836765797">
          <w:marLeft w:val="0"/>
          <w:marRight w:val="0"/>
          <w:marTop w:val="0"/>
          <w:marBottom w:val="0"/>
          <w:divBdr>
            <w:top w:val="none" w:sz="0" w:space="0" w:color="auto"/>
            <w:left w:val="none" w:sz="0" w:space="0" w:color="auto"/>
            <w:bottom w:val="none" w:sz="0" w:space="0" w:color="auto"/>
            <w:right w:val="none" w:sz="0" w:space="0" w:color="auto"/>
          </w:divBdr>
          <w:divsChild>
            <w:div w:id="1203905841">
              <w:marLeft w:val="0"/>
              <w:marRight w:val="0"/>
              <w:marTop w:val="0"/>
              <w:marBottom w:val="0"/>
              <w:divBdr>
                <w:top w:val="none" w:sz="0" w:space="0" w:color="auto"/>
                <w:left w:val="none" w:sz="0" w:space="0" w:color="auto"/>
                <w:bottom w:val="none" w:sz="0" w:space="0" w:color="auto"/>
                <w:right w:val="none" w:sz="0" w:space="0" w:color="auto"/>
              </w:divBdr>
            </w:div>
            <w:div w:id="1565918630">
              <w:marLeft w:val="0"/>
              <w:marRight w:val="0"/>
              <w:marTop w:val="0"/>
              <w:marBottom w:val="0"/>
              <w:divBdr>
                <w:top w:val="none" w:sz="0" w:space="0" w:color="auto"/>
                <w:left w:val="none" w:sz="0" w:space="0" w:color="auto"/>
                <w:bottom w:val="none" w:sz="0" w:space="0" w:color="auto"/>
                <w:right w:val="none" w:sz="0" w:space="0" w:color="auto"/>
              </w:divBdr>
            </w:div>
            <w:div w:id="729303538">
              <w:marLeft w:val="0"/>
              <w:marRight w:val="0"/>
              <w:marTop w:val="0"/>
              <w:marBottom w:val="0"/>
              <w:divBdr>
                <w:top w:val="none" w:sz="0" w:space="0" w:color="auto"/>
                <w:left w:val="none" w:sz="0" w:space="0" w:color="auto"/>
                <w:bottom w:val="none" w:sz="0" w:space="0" w:color="auto"/>
                <w:right w:val="none" w:sz="0" w:space="0" w:color="auto"/>
              </w:divBdr>
            </w:div>
            <w:div w:id="1663654277">
              <w:marLeft w:val="0"/>
              <w:marRight w:val="0"/>
              <w:marTop w:val="0"/>
              <w:marBottom w:val="0"/>
              <w:divBdr>
                <w:top w:val="none" w:sz="0" w:space="0" w:color="auto"/>
                <w:left w:val="none" w:sz="0" w:space="0" w:color="auto"/>
                <w:bottom w:val="none" w:sz="0" w:space="0" w:color="auto"/>
                <w:right w:val="none" w:sz="0" w:space="0" w:color="auto"/>
              </w:divBdr>
            </w:div>
            <w:div w:id="1896811872">
              <w:marLeft w:val="0"/>
              <w:marRight w:val="0"/>
              <w:marTop w:val="0"/>
              <w:marBottom w:val="0"/>
              <w:divBdr>
                <w:top w:val="none" w:sz="0" w:space="0" w:color="auto"/>
                <w:left w:val="none" w:sz="0" w:space="0" w:color="auto"/>
                <w:bottom w:val="none" w:sz="0" w:space="0" w:color="auto"/>
                <w:right w:val="none" w:sz="0" w:space="0" w:color="auto"/>
              </w:divBdr>
            </w:div>
            <w:div w:id="693845721">
              <w:marLeft w:val="0"/>
              <w:marRight w:val="0"/>
              <w:marTop w:val="0"/>
              <w:marBottom w:val="0"/>
              <w:divBdr>
                <w:top w:val="none" w:sz="0" w:space="0" w:color="auto"/>
                <w:left w:val="none" w:sz="0" w:space="0" w:color="auto"/>
                <w:bottom w:val="none" w:sz="0" w:space="0" w:color="auto"/>
                <w:right w:val="none" w:sz="0" w:space="0" w:color="auto"/>
              </w:divBdr>
            </w:div>
            <w:div w:id="457068140">
              <w:marLeft w:val="0"/>
              <w:marRight w:val="0"/>
              <w:marTop w:val="0"/>
              <w:marBottom w:val="0"/>
              <w:divBdr>
                <w:top w:val="none" w:sz="0" w:space="0" w:color="auto"/>
                <w:left w:val="none" w:sz="0" w:space="0" w:color="auto"/>
                <w:bottom w:val="none" w:sz="0" w:space="0" w:color="auto"/>
                <w:right w:val="none" w:sz="0" w:space="0" w:color="auto"/>
              </w:divBdr>
            </w:div>
            <w:div w:id="580994148">
              <w:marLeft w:val="0"/>
              <w:marRight w:val="0"/>
              <w:marTop w:val="0"/>
              <w:marBottom w:val="0"/>
              <w:divBdr>
                <w:top w:val="none" w:sz="0" w:space="0" w:color="auto"/>
                <w:left w:val="none" w:sz="0" w:space="0" w:color="auto"/>
                <w:bottom w:val="none" w:sz="0" w:space="0" w:color="auto"/>
                <w:right w:val="none" w:sz="0" w:space="0" w:color="auto"/>
              </w:divBdr>
            </w:div>
            <w:div w:id="1044405837">
              <w:marLeft w:val="0"/>
              <w:marRight w:val="0"/>
              <w:marTop w:val="0"/>
              <w:marBottom w:val="0"/>
              <w:divBdr>
                <w:top w:val="none" w:sz="0" w:space="0" w:color="auto"/>
                <w:left w:val="none" w:sz="0" w:space="0" w:color="auto"/>
                <w:bottom w:val="none" w:sz="0" w:space="0" w:color="auto"/>
                <w:right w:val="none" w:sz="0" w:space="0" w:color="auto"/>
              </w:divBdr>
            </w:div>
            <w:div w:id="1563328496">
              <w:marLeft w:val="0"/>
              <w:marRight w:val="0"/>
              <w:marTop w:val="0"/>
              <w:marBottom w:val="0"/>
              <w:divBdr>
                <w:top w:val="none" w:sz="0" w:space="0" w:color="auto"/>
                <w:left w:val="none" w:sz="0" w:space="0" w:color="auto"/>
                <w:bottom w:val="none" w:sz="0" w:space="0" w:color="auto"/>
                <w:right w:val="none" w:sz="0" w:space="0" w:color="auto"/>
              </w:divBdr>
            </w:div>
            <w:div w:id="1507208753">
              <w:marLeft w:val="0"/>
              <w:marRight w:val="0"/>
              <w:marTop w:val="0"/>
              <w:marBottom w:val="0"/>
              <w:divBdr>
                <w:top w:val="none" w:sz="0" w:space="0" w:color="auto"/>
                <w:left w:val="none" w:sz="0" w:space="0" w:color="auto"/>
                <w:bottom w:val="none" w:sz="0" w:space="0" w:color="auto"/>
                <w:right w:val="none" w:sz="0" w:space="0" w:color="auto"/>
              </w:divBdr>
            </w:div>
            <w:div w:id="534466662">
              <w:marLeft w:val="0"/>
              <w:marRight w:val="0"/>
              <w:marTop w:val="0"/>
              <w:marBottom w:val="0"/>
              <w:divBdr>
                <w:top w:val="none" w:sz="0" w:space="0" w:color="auto"/>
                <w:left w:val="none" w:sz="0" w:space="0" w:color="auto"/>
                <w:bottom w:val="none" w:sz="0" w:space="0" w:color="auto"/>
                <w:right w:val="none" w:sz="0" w:space="0" w:color="auto"/>
              </w:divBdr>
            </w:div>
            <w:div w:id="2095781501">
              <w:marLeft w:val="0"/>
              <w:marRight w:val="0"/>
              <w:marTop w:val="0"/>
              <w:marBottom w:val="0"/>
              <w:divBdr>
                <w:top w:val="none" w:sz="0" w:space="0" w:color="auto"/>
                <w:left w:val="none" w:sz="0" w:space="0" w:color="auto"/>
                <w:bottom w:val="none" w:sz="0" w:space="0" w:color="auto"/>
                <w:right w:val="none" w:sz="0" w:space="0" w:color="auto"/>
              </w:divBdr>
            </w:div>
            <w:div w:id="1494179163">
              <w:marLeft w:val="0"/>
              <w:marRight w:val="0"/>
              <w:marTop w:val="0"/>
              <w:marBottom w:val="0"/>
              <w:divBdr>
                <w:top w:val="none" w:sz="0" w:space="0" w:color="auto"/>
                <w:left w:val="none" w:sz="0" w:space="0" w:color="auto"/>
                <w:bottom w:val="none" w:sz="0" w:space="0" w:color="auto"/>
                <w:right w:val="none" w:sz="0" w:space="0" w:color="auto"/>
              </w:divBdr>
            </w:div>
            <w:div w:id="475336796">
              <w:marLeft w:val="0"/>
              <w:marRight w:val="0"/>
              <w:marTop w:val="0"/>
              <w:marBottom w:val="0"/>
              <w:divBdr>
                <w:top w:val="none" w:sz="0" w:space="0" w:color="auto"/>
                <w:left w:val="none" w:sz="0" w:space="0" w:color="auto"/>
                <w:bottom w:val="none" w:sz="0" w:space="0" w:color="auto"/>
                <w:right w:val="none" w:sz="0" w:space="0" w:color="auto"/>
              </w:divBdr>
            </w:div>
            <w:div w:id="861741561">
              <w:marLeft w:val="0"/>
              <w:marRight w:val="0"/>
              <w:marTop w:val="0"/>
              <w:marBottom w:val="0"/>
              <w:divBdr>
                <w:top w:val="none" w:sz="0" w:space="0" w:color="auto"/>
                <w:left w:val="none" w:sz="0" w:space="0" w:color="auto"/>
                <w:bottom w:val="none" w:sz="0" w:space="0" w:color="auto"/>
                <w:right w:val="none" w:sz="0" w:space="0" w:color="auto"/>
              </w:divBdr>
            </w:div>
            <w:div w:id="1798060441">
              <w:marLeft w:val="0"/>
              <w:marRight w:val="0"/>
              <w:marTop w:val="0"/>
              <w:marBottom w:val="0"/>
              <w:divBdr>
                <w:top w:val="none" w:sz="0" w:space="0" w:color="auto"/>
                <w:left w:val="none" w:sz="0" w:space="0" w:color="auto"/>
                <w:bottom w:val="none" w:sz="0" w:space="0" w:color="auto"/>
                <w:right w:val="none" w:sz="0" w:space="0" w:color="auto"/>
              </w:divBdr>
            </w:div>
            <w:div w:id="682709403">
              <w:marLeft w:val="0"/>
              <w:marRight w:val="0"/>
              <w:marTop w:val="0"/>
              <w:marBottom w:val="0"/>
              <w:divBdr>
                <w:top w:val="none" w:sz="0" w:space="0" w:color="auto"/>
                <w:left w:val="none" w:sz="0" w:space="0" w:color="auto"/>
                <w:bottom w:val="none" w:sz="0" w:space="0" w:color="auto"/>
                <w:right w:val="none" w:sz="0" w:space="0" w:color="auto"/>
              </w:divBdr>
            </w:div>
            <w:div w:id="1346706978">
              <w:marLeft w:val="0"/>
              <w:marRight w:val="0"/>
              <w:marTop w:val="0"/>
              <w:marBottom w:val="0"/>
              <w:divBdr>
                <w:top w:val="none" w:sz="0" w:space="0" w:color="auto"/>
                <w:left w:val="none" w:sz="0" w:space="0" w:color="auto"/>
                <w:bottom w:val="none" w:sz="0" w:space="0" w:color="auto"/>
                <w:right w:val="none" w:sz="0" w:space="0" w:color="auto"/>
              </w:divBdr>
            </w:div>
            <w:div w:id="2144425227">
              <w:marLeft w:val="0"/>
              <w:marRight w:val="0"/>
              <w:marTop w:val="0"/>
              <w:marBottom w:val="0"/>
              <w:divBdr>
                <w:top w:val="none" w:sz="0" w:space="0" w:color="auto"/>
                <w:left w:val="none" w:sz="0" w:space="0" w:color="auto"/>
                <w:bottom w:val="none" w:sz="0" w:space="0" w:color="auto"/>
                <w:right w:val="none" w:sz="0" w:space="0" w:color="auto"/>
              </w:divBdr>
            </w:div>
            <w:div w:id="426342361">
              <w:marLeft w:val="0"/>
              <w:marRight w:val="0"/>
              <w:marTop w:val="0"/>
              <w:marBottom w:val="0"/>
              <w:divBdr>
                <w:top w:val="none" w:sz="0" w:space="0" w:color="auto"/>
                <w:left w:val="none" w:sz="0" w:space="0" w:color="auto"/>
                <w:bottom w:val="none" w:sz="0" w:space="0" w:color="auto"/>
                <w:right w:val="none" w:sz="0" w:space="0" w:color="auto"/>
              </w:divBdr>
            </w:div>
            <w:div w:id="2016497394">
              <w:marLeft w:val="0"/>
              <w:marRight w:val="0"/>
              <w:marTop w:val="0"/>
              <w:marBottom w:val="0"/>
              <w:divBdr>
                <w:top w:val="none" w:sz="0" w:space="0" w:color="auto"/>
                <w:left w:val="none" w:sz="0" w:space="0" w:color="auto"/>
                <w:bottom w:val="none" w:sz="0" w:space="0" w:color="auto"/>
                <w:right w:val="none" w:sz="0" w:space="0" w:color="auto"/>
              </w:divBdr>
            </w:div>
            <w:div w:id="667707316">
              <w:marLeft w:val="0"/>
              <w:marRight w:val="0"/>
              <w:marTop w:val="0"/>
              <w:marBottom w:val="0"/>
              <w:divBdr>
                <w:top w:val="none" w:sz="0" w:space="0" w:color="auto"/>
                <w:left w:val="none" w:sz="0" w:space="0" w:color="auto"/>
                <w:bottom w:val="none" w:sz="0" w:space="0" w:color="auto"/>
                <w:right w:val="none" w:sz="0" w:space="0" w:color="auto"/>
              </w:divBdr>
            </w:div>
            <w:div w:id="308367572">
              <w:marLeft w:val="0"/>
              <w:marRight w:val="0"/>
              <w:marTop w:val="0"/>
              <w:marBottom w:val="0"/>
              <w:divBdr>
                <w:top w:val="none" w:sz="0" w:space="0" w:color="auto"/>
                <w:left w:val="none" w:sz="0" w:space="0" w:color="auto"/>
                <w:bottom w:val="none" w:sz="0" w:space="0" w:color="auto"/>
                <w:right w:val="none" w:sz="0" w:space="0" w:color="auto"/>
              </w:divBdr>
            </w:div>
            <w:div w:id="11761470">
              <w:marLeft w:val="0"/>
              <w:marRight w:val="0"/>
              <w:marTop w:val="0"/>
              <w:marBottom w:val="0"/>
              <w:divBdr>
                <w:top w:val="none" w:sz="0" w:space="0" w:color="auto"/>
                <w:left w:val="none" w:sz="0" w:space="0" w:color="auto"/>
                <w:bottom w:val="none" w:sz="0" w:space="0" w:color="auto"/>
                <w:right w:val="none" w:sz="0" w:space="0" w:color="auto"/>
              </w:divBdr>
            </w:div>
            <w:div w:id="972827879">
              <w:marLeft w:val="0"/>
              <w:marRight w:val="0"/>
              <w:marTop w:val="0"/>
              <w:marBottom w:val="0"/>
              <w:divBdr>
                <w:top w:val="none" w:sz="0" w:space="0" w:color="auto"/>
                <w:left w:val="none" w:sz="0" w:space="0" w:color="auto"/>
                <w:bottom w:val="none" w:sz="0" w:space="0" w:color="auto"/>
                <w:right w:val="none" w:sz="0" w:space="0" w:color="auto"/>
              </w:divBdr>
            </w:div>
            <w:div w:id="515577092">
              <w:marLeft w:val="0"/>
              <w:marRight w:val="0"/>
              <w:marTop w:val="0"/>
              <w:marBottom w:val="0"/>
              <w:divBdr>
                <w:top w:val="none" w:sz="0" w:space="0" w:color="auto"/>
                <w:left w:val="none" w:sz="0" w:space="0" w:color="auto"/>
                <w:bottom w:val="none" w:sz="0" w:space="0" w:color="auto"/>
                <w:right w:val="none" w:sz="0" w:space="0" w:color="auto"/>
              </w:divBdr>
            </w:div>
            <w:div w:id="1079213236">
              <w:marLeft w:val="0"/>
              <w:marRight w:val="0"/>
              <w:marTop w:val="0"/>
              <w:marBottom w:val="0"/>
              <w:divBdr>
                <w:top w:val="none" w:sz="0" w:space="0" w:color="auto"/>
                <w:left w:val="none" w:sz="0" w:space="0" w:color="auto"/>
                <w:bottom w:val="none" w:sz="0" w:space="0" w:color="auto"/>
                <w:right w:val="none" w:sz="0" w:space="0" w:color="auto"/>
              </w:divBdr>
            </w:div>
            <w:div w:id="1096049780">
              <w:marLeft w:val="0"/>
              <w:marRight w:val="0"/>
              <w:marTop w:val="0"/>
              <w:marBottom w:val="0"/>
              <w:divBdr>
                <w:top w:val="none" w:sz="0" w:space="0" w:color="auto"/>
                <w:left w:val="none" w:sz="0" w:space="0" w:color="auto"/>
                <w:bottom w:val="none" w:sz="0" w:space="0" w:color="auto"/>
                <w:right w:val="none" w:sz="0" w:space="0" w:color="auto"/>
              </w:divBdr>
            </w:div>
            <w:div w:id="1586454353">
              <w:marLeft w:val="0"/>
              <w:marRight w:val="0"/>
              <w:marTop w:val="0"/>
              <w:marBottom w:val="0"/>
              <w:divBdr>
                <w:top w:val="none" w:sz="0" w:space="0" w:color="auto"/>
                <w:left w:val="none" w:sz="0" w:space="0" w:color="auto"/>
                <w:bottom w:val="none" w:sz="0" w:space="0" w:color="auto"/>
                <w:right w:val="none" w:sz="0" w:space="0" w:color="auto"/>
              </w:divBdr>
            </w:div>
            <w:div w:id="1554153461">
              <w:marLeft w:val="0"/>
              <w:marRight w:val="0"/>
              <w:marTop w:val="0"/>
              <w:marBottom w:val="0"/>
              <w:divBdr>
                <w:top w:val="none" w:sz="0" w:space="0" w:color="auto"/>
                <w:left w:val="none" w:sz="0" w:space="0" w:color="auto"/>
                <w:bottom w:val="none" w:sz="0" w:space="0" w:color="auto"/>
                <w:right w:val="none" w:sz="0" w:space="0" w:color="auto"/>
              </w:divBdr>
            </w:div>
            <w:div w:id="213077925">
              <w:marLeft w:val="0"/>
              <w:marRight w:val="0"/>
              <w:marTop w:val="0"/>
              <w:marBottom w:val="0"/>
              <w:divBdr>
                <w:top w:val="none" w:sz="0" w:space="0" w:color="auto"/>
                <w:left w:val="none" w:sz="0" w:space="0" w:color="auto"/>
                <w:bottom w:val="none" w:sz="0" w:space="0" w:color="auto"/>
                <w:right w:val="none" w:sz="0" w:space="0" w:color="auto"/>
              </w:divBdr>
            </w:div>
            <w:div w:id="158741865">
              <w:marLeft w:val="0"/>
              <w:marRight w:val="0"/>
              <w:marTop w:val="0"/>
              <w:marBottom w:val="0"/>
              <w:divBdr>
                <w:top w:val="none" w:sz="0" w:space="0" w:color="auto"/>
                <w:left w:val="none" w:sz="0" w:space="0" w:color="auto"/>
                <w:bottom w:val="none" w:sz="0" w:space="0" w:color="auto"/>
                <w:right w:val="none" w:sz="0" w:space="0" w:color="auto"/>
              </w:divBdr>
            </w:div>
            <w:div w:id="104691041">
              <w:marLeft w:val="0"/>
              <w:marRight w:val="0"/>
              <w:marTop w:val="0"/>
              <w:marBottom w:val="0"/>
              <w:divBdr>
                <w:top w:val="none" w:sz="0" w:space="0" w:color="auto"/>
                <w:left w:val="none" w:sz="0" w:space="0" w:color="auto"/>
                <w:bottom w:val="none" w:sz="0" w:space="0" w:color="auto"/>
                <w:right w:val="none" w:sz="0" w:space="0" w:color="auto"/>
              </w:divBdr>
            </w:div>
            <w:div w:id="638999603">
              <w:marLeft w:val="0"/>
              <w:marRight w:val="0"/>
              <w:marTop w:val="0"/>
              <w:marBottom w:val="0"/>
              <w:divBdr>
                <w:top w:val="none" w:sz="0" w:space="0" w:color="auto"/>
                <w:left w:val="none" w:sz="0" w:space="0" w:color="auto"/>
                <w:bottom w:val="none" w:sz="0" w:space="0" w:color="auto"/>
                <w:right w:val="none" w:sz="0" w:space="0" w:color="auto"/>
              </w:divBdr>
            </w:div>
            <w:div w:id="649864897">
              <w:marLeft w:val="0"/>
              <w:marRight w:val="0"/>
              <w:marTop w:val="0"/>
              <w:marBottom w:val="0"/>
              <w:divBdr>
                <w:top w:val="none" w:sz="0" w:space="0" w:color="auto"/>
                <w:left w:val="none" w:sz="0" w:space="0" w:color="auto"/>
                <w:bottom w:val="none" w:sz="0" w:space="0" w:color="auto"/>
                <w:right w:val="none" w:sz="0" w:space="0" w:color="auto"/>
              </w:divBdr>
            </w:div>
            <w:div w:id="1228609703">
              <w:marLeft w:val="0"/>
              <w:marRight w:val="0"/>
              <w:marTop w:val="0"/>
              <w:marBottom w:val="0"/>
              <w:divBdr>
                <w:top w:val="none" w:sz="0" w:space="0" w:color="auto"/>
                <w:left w:val="none" w:sz="0" w:space="0" w:color="auto"/>
                <w:bottom w:val="none" w:sz="0" w:space="0" w:color="auto"/>
                <w:right w:val="none" w:sz="0" w:space="0" w:color="auto"/>
              </w:divBdr>
            </w:div>
            <w:div w:id="1126386615">
              <w:marLeft w:val="0"/>
              <w:marRight w:val="0"/>
              <w:marTop w:val="0"/>
              <w:marBottom w:val="0"/>
              <w:divBdr>
                <w:top w:val="none" w:sz="0" w:space="0" w:color="auto"/>
                <w:left w:val="none" w:sz="0" w:space="0" w:color="auto"/>
                <w:bottom w:val="none" w:sz="0" w:space="0" w:color="auto"/>
                <w:right w:val="none" w:sz="0" w:space="0" w:color="auto"/>
              </w:divBdr>
            </w:div>
            <w:div w:id="1507790563">
              <w:marLeft w:val="0"/>
              <w:marRight w:val="0"/>
              <w:marTop w:val="0"/>
              <w:marBottom w:val="0"/>
              <w:divBdr>
                <w:top w:val="none" w:sz="0" w:space="0" w:color="auto"/>
                <w:left w:val="none" w:sz="0" w:space="0" w:color="auto"/>
                <w:bottom w:val="none" w:sz="0" w:space="0" w:color="auto"/>
                <w:right w:val="none" w:sz="0" w:space="0" w:color="auto"/>
              </w:divBdr>
            </w:div>
            <w:div w:id="739139690">
              <w:marLeft w:val="0"/>
              <w:marRight w:val="0"/>
              <w:marTop w:val="0"/>
              <w:marBottom w:val="0"/>
              <w:divBdr>
                <w:top w:val="none" w:sz="0" w:space="0" w:color="auto"/>
                <w:left w:val="none" w:sz="0" w:space="0" w:color="auto"/>
                <w:bottom w:val="none" w:sz="0" w:space="0" w:color="auto"/>
                <w:right w:val="none" w:sz="0" w:space="0" w:color="auto"/>
              </w:divBdr>
            </w:div>
            <w:div w:id="1844079966">
              <w:marLeft w:val="0"/>
              <w:marRight w:val="0"/>
              <w:marTop w:val="0"/>
              <w:marBottom w:val="0"/>
              <w:divBdr>
                <w:top w:val="none" w:sz="0" w:space="0" w:color="auto"/>
                <w:left w:val="none" w:sz="0" w:space="0" w:color="auto"/>
                <w:bottom w:val="none" w:sz="0" w:space="0" w:color="auto"/>
                <w:right w:val="none" w:sz="0" w:space="0" w:color="auto"/>
              </w:divBdr>
            </w:div>
            <w:div w:id="1522813898">
              <w:marLeft w:val="0"/>
              <w:marRight w:val="0"/>
              <w:marTop w:val="0"/>
              <w:marBottom w:val="0"/>
              <w:divBdr>
                <w:top w:val="none" w:sz="0" w:space="0" w:color="auto"/>
                <w:left w:val="none" w:sz="0" w:space="0" w:color="auto"/>
                <w:bottom w:val="none" w:sz="0" w:space="0" w:color="auto"/>
                <w:right w:val="none" w:sz="0" w:space="0" w:color="auto"/>
              </w:divBdr>
            </w:div>
            <w:div w:id="687099770">
              <w:marLeft w:val="0"/>
              <w:marRight w:val="0"/>
              <w:marTop w:val="0"/>
              <w:marBottom w:val="0"/>
              <w:divBdr>
                <w:top w:val="none" w:sz="0" w:space="0" w:color="auto"/>
                <w:left w:val="none" w:sz="0" w:space="0" w:color="auto"/>
                <w:bottom w:val="none" w:sz="0" w:space="0" w:color="auto"/>
                <w:right w:val="none" w:sz="0" w:space="0" w:color="auto"/>
              </w:divBdr>
            </w:div>
            <w:div w:id="527985373">
              <w:marLeft w:val="0"/>
              <w:marRight w:val="0"/>
              <w:marTop w:val="0"/>
              <w:marBottom w:val="0"/>
              <w:divBdr>
                <w:top w:val="none" w:sz="0" w:space="0" w:color="auto"/>
                <w:left w:val="none" w:sz="0" w:space="0" w:color="auto"/>
                <w:bottom w:val="none" w:sz="0" w:space="0" w:color="auto"/>
                <w:right w:val="none" w:sz="0" w:space="0" w:color="auto"/>
              </w:divBdr>
            </w:div>
            <w:div w:id="911888043">
              <w:marLeft w:val="0"/>
              <w:marRight w:val="0"/>
              <w:marTop w:val="0"/>
              <w:marBottom w:val="0"/>
              <w:divBdr>
                <w:top w:val="none" w:sz="0" w:space="0" w:color="auto"/>
                <w:left w:val="none" w:sz="0" w:space="0" w:color="auto"/>
                <w:bottom w:val="none" w:sz="0" w:space="0" w:color="auto"/>
                <w:right w:val="none" w:sz="0" w:space="0" w:color="auto"/>
              </w:divBdr>
            </w:div>
            <w:div w:id="601643561">
              <w:marLeft w:val="0"/>
              <w:marRight w:val="0"/>
              <w:marTop w:val="0"/>
              <w:marBottom w:val="0"/>
              <w:divBdr>
                <w:top w:val="none" w:sz="0" w:space="0" w:color="auto"/>
                <w:left w:val="none" w:sz="0" w:space="0" w:color="auto"/>
                <w:bottom w:val="none" w:sz="0" w:space="0" w:color="auto"/>
                <w:right w:val="none" w:sz="0" w:space="0" w:color="auto"/>
              </w:divBdr>
            </w:div>
            <w:div w:id="1813792416">
              <w:marLeft w:val="0"/>
              <w:marRight w:val="0"/>
              <w:marTop w:val="0"/>
              <w:marBottom w:val="0"/>
              <w:divBdr>
                <w:top w:val="none" w:sz="0" w:space="0" w:color="auto"/>
                <w:left w:val="none" w:sz="0" w:space="0" w:color="auto"/>
                <w:bottom w:val="none" w:sz="0" w:space="0" w:color="auto"/>
                <w:right w:val="none" w:sz="0" w:space="0" w:color="auto"/>
              </w:divBdr>
            </w:div>
            <w:div w:id="286401419">
              <w:marLeft w:val="0"/>
              <w:marRight w:val="0"/>
              <w:marTop w:val="0"/>
              <w:marBottom w:val="0"/>
              <w:divBdr>
                <w:top w:val="none" w:sz="0" w:space="0" w:color="auto"/>
                <w:left w:val="none" w:sz="0" w:space="0" w:color="auto"/>
                <w:bottom w:val="none" w:sz="0" w:space="0" w:color="auto"/>
                <w:right w:val="none" w:sz="0" w:space="0" w:color="auto"/>
              </w:divBdr>
            </w:div>
            <w:div w:id="585574583">
              <w:marLeft w:val="0"/>
              <w:marRight w:val="0"/>
              <w:marTop w:val="0"/>
              <w:marBottom w:val="0"/>
              <w:divBdr>
                <w:top w:val="none" w:sz="0" w:space="0" w:color="auto"/>
                <w:left w:val="none" w:sz="0" w:space="0" w:color="auto"/>
                <w:bottom w:val="none" w:sz="0" w:space="0" w:color="auto"/>
                <w:right w:val="none" w:sz="0" w:space="0" w:color="auto"/>
              </w:divBdr>
            </w:div>
            <w:div w:id="413818494">
              <w:marLeft w:val="0"/>
              <w:marRight w:val="0"/>
              <w:marTop w:val="0"/>
              <w:marBottom w:val="0"/>
              <w:divBdr>
                <w:top w:val="none" w:sz="0" w:space="0" w:color="auto"/>
                <w:left w:val="none" w:sz="0" w:space="0" w:color="auto"/>
                <w:bottom w:val="none" w:sz="0" w:space="0" w:color="auto"/>
                <w:right w:val="none" w:sz="0" w:space="0" w:color="auto"/>
              </w:divBdr>
            </w:div>
            <w:div w:id="867525691">
              <w:marLeft w:val="0"/>
              <w:marRight w:val="0"/>
              <w:marTop w:val="0"/>
              <w:marBottom w:val="0"/>
              <w:divBdr>
                <w:top w:val="none" w:sz="0" w:space="0" w:color="auto"/>
                <w:left w:val="none" w:sz="0" w:space="0" w:color="auto"/>
                <w:bottom w:val="none" w:sz="0" w:space="0" w:color="auto"/>
                <w:right w:val="none" w:sz="0" w:space="0" w:color="auto"/>
              </w:divBdr>
            </w:div>
            <w:div w:id="1222592586">
              <w:marLeft w:val="0"/>
              <w:marRight w:val="0"/>
              <w:marTop w:val="0"/>
              <w:marBottom w:val="0"/>
              <w:divBdr>
                <w:top w:val="none" w:sz="0" w:space="0" w:color="auto"/>
                <w:left w:val="none" w:sz="0" w:space="0" w:color="auto"/>
                <w:bottom w:val="none" w:sz="0" w:space="0" w:color="auto"/>
                <w:right w:val="none" w:sz="0" w:space="0" w:color="auto"/>
              </w:divBdr>
            </w:div>
            <w:div w:id="1733851939">
              <w:marLeft w:val="0"/>
              <w:marRight w:val="0"/>
              <w:marTop w:val="0"/>
              <w:marBottom w:val="0"/>
              <w:divBdr>
                <w:top w:val="none" w:sz="0" w:space="0" w:color="auto"/>
                <w:left w:val="none" w:sz="0" w:space="0" w:color="auto"/>
                <w:bottom w:val="none" w:sz="0" w:space="0" w:color="auto"/>
                <w:right w:val="none" w:sz="0" w:space="0" w:color="auto"/>
              </w:divBdr>
            </w:div>
            <w:div w:id="411707442">
              <w:marLeft w:val="0"/>
              <w:marRight w:val="0"/>
              <w:marTop w:val="0"/>
              <w:marBottom w:val="0"/>
              <w:divBdr>
                <w:top w:val="none" w:sz="0" w:space="0" w:color="auto"/>
                <w:left w:val="none" w:sz="0" w:space="0" w:color="auto"/>
                <w:bottom w:val="none" w:sz="0" w:space="0" w:color="auto"/>
                <w:right w:val="none" w:sz="0" w:space="0" w:color="auto"/>
              </w:divBdr>
            </w:div>
            <w:div w:id="743145077">
              <w:marLeft w:val="0"/>
              <w:marRight w:val="0"/>
              <w:marTop w:val="0"/>
              <w:marBottom w:val="0"/>
              <w:divBdr>
                <w:top w:val="none" w:sz="0" w:space="0" w:color="auto"/>
                <w:left w:val="none" w:sz="0" w:space="0" w:color="auto"/>
                <w:bottom w:val="none" w:sz="0" w:space="0" w:color="auto"/>
                <w:right w:val="none" w:sz="0" w:space="0" w:color="auto"/>
              </w:divBdr>
            </w:div>
            <w:div w:id="214393029">
              <w:marLeft w:val="0"/>
              <w:marRight w:val="0"/>
              <w:marTop w:val="0"/>
              <w:marBottom w:val="0"/>
              <w:divBdr>
                <w:top w:val="none" w:sz="0" w:space="0" w:color="auto"/>
                <w:left w:val="none" w:sz="0" w:space="0" w:color="auto"/>
                <w:bottom w:val="none" w:sz="0" w:space="0" w:color="auto"/>
                <w:right w:val="none" w:sz="0" w:space="0" w:color="auto"/>
              </w:divBdr>
            </w:div>
            <w:div w:id="96680813">
              <w:marLeft w:val="0"/>
              <w:marRight w:val="0"/>
              <w:marTop w:val="0"/>
              <w:marBottom w:val="0"/>
              <w:divBdr>
                <w:top w:val="none" w:sz="0" w:space="0" w:color="auto"/>
                <w:left w:val="none" w:sz="0" w:space="0" w:color="auto"/>
                <w:bottom w:val="none" w:sz="0" w:space="0" w:color="auto"/>
                <w:right w:val="none" w:sz="0" w:space="0" w:color="auto"/>
              </w:divBdr>
            </w:div>
            <w:div w:id="1661420236">
              <w:marLeft w:val="0"/>
              <w:marRight w:val="0"/>
              <w:marTop w:val="0"/>
              <w:marBottom w:val="0"/>
              <w:divBdr>
                <w:top w:val="none" w:sz="0" w:space="0" w:color="auto"/>
                <w:left w:val="none" w:sz="0" w:space="0" w:color="auto"/>
                <w:bottom w:val="none" w:sz="0" w:space="0" w:color="auto"/>
                <w:right w:val="none" w:sz="0" w:space="0" w:color="auto"/>
              </w:divBdr>
            </w:div>
            <w:div w:id="897088479">
              <w:marLeft w:val="0"/>
              <w:marRight w:val="0"/>
              <w:marTop w:val="0"/>
              <w:marBottom w:val="0"/>
              <w:divBdr>
                <w:top w:val="none" w:sz="0" w:space="0" w:color="auto"/>
                <w:left w:val="none" w:sz="0" w:space="0" w:color="auto"/>
                <w:bottom w:val="none" w:sz="0" w:space="0" w:color="auto"/>
                <w:right w:val="none" w:sz="0" w:space="0" w:color="auto"/>
              </w:divBdr>
            </w:div>
            <w:div w:id="1396709274">
              <w:marLeft w:val="0"/>
              <w:marRight w:val="0"/>
              <w:marTop w:val="0"/>
              <w:marBottom w:val="0"/>
              <w:divBdr>
                <w:top w:val="none" w:sz="0" w:space="0" w:color="auto"/>
                <w:left w:val="none" w:sz="0" w:space="0" w:color="auto"/>
                <w:bottom w:val="none" w:sz="0" w:space="0" w:color="auto"/>
                <w:right w:val="none" w:sz="0" w:space="0" w:color="auto"/>
              </w:divBdr>
            </w:div>
            <w:div w:id="1795902074">
              <w:marLeft w:val="0"/>
              <w:marRight w:val="0"/>
              <w:marTop w:val="0"/>
              <w:marBottom w:val="0"/>
              <w:divBdr>
                <w:top w:val="none" w:sz="0" w:space="0" w:color="auto"/>
                <w:left w:val="none" w:sz="0" w:space="0" w:color="auto"/>
                <w:bottom w:val="none" w:sz="0" w:space="0" w:color="auto"/>
                <w:right w:val="none" w:sz="0" w:space="0" w:color="auto"/>
              </w:divBdr>
            </w:div>
            <w:div w:id="1238326027">
              <w:marLeft w:val="0"/>
              <w:marRight w:val="0"/>
              <w:marTop w:val="0"/>
              <w:marBottom w:val="0"/>
              <w:divBdr>
                <w:top w:val="none" w:sz="0" w:space="0" w:color="auto"/>
                <w:left w:val="none" w:sz="0" w:space="0" w:color="auto"/>
                <w:bottom w:val="none" w:sz="0" w:space="0" w:color="auto"/>
                <w:right w:val="none" w:sz="0" w:space="0" w:color="auto"/>
              </w:divBdr>
            </w:div>
            <w:div w:id="1157576624">
              <w:marLeft w:val="0"/>
              <w:marRight w:val="0"/>
              <w:marTop w:val="0"/>
              <w:marBottom w:val="0"/>
              <w:divBdr>
                <w:top w:val="none" w:sz="0" w:space="0" w:color="auto"/>
                <w:left w:val="none" w:sz="0" w:space="0" w:color="auto"/>
                <w:bottom w:val="none" w:sz="0" w:space="0" w:color="auto"/>
                <w:right w:val="none" w:sz="0" w:space="0" w:color="auto"/>
              </w:divBdr>
            </w:div>
            <w:div w:id="2110806928">
              <w:marLeft w:val="0"/>
              <w:marRight w:val="0"/>
              <w:marTop w:val="0"/>
              <w:marBottom w:val="0"/>
              <w:divBdr>
                <w:top w:val="none" w:sz="0" w:space="0" w:color="auto"/>
                <w:left w:val="none" w:sz="0" w:space="0" w:color="auto"/>
                <w:bottom w:val="none" w:sz="0" w:space="0" w:color="auto"/>
                <w:right w:val="none" w:sz="0" w:space="0" w:color="auto"/>
              </w:divBdr>
            </w:div>
            <w:div w:id="1185829763">
              <w:marLeft w:val="0"/>
              <w:marRight w:val="0"/>
              <w:marTop w:val="0"/>
              <w:marBottom w:val="0"/>
              <w:divBdr>
                <w:top w:val="none" w:sz="0" w:space="0" w:color="auto"/>
                <w:left w:val="none" w:sz="0" w:space="0" w:color="auto"/>
                <w:bottom w:val="none" w:sz="0" w:space="0" w:color="auto"/>
                <w:right w:val="none" w:sz="0" w:space="0" w:color="auto"/>
              </w:divBdr>
            </w:div>
            <w:div w:id="1660768364">
              <w:marLeft w:val="0"/>
              <w:marRight w:val="0"/>
              <w:marTop w:val="0"/>
              <w:marBottom w:val="0"/>
              <w:divBdr>
                <w:top w:val="none" w:sz="0" w:space="0" w:color="auto"/>
                <w:left w:val="none" w:sz="0" w:space="0" w:color="auto"/>
                <w:bottom w:val="none" w:sz="0" w:space="0" w:color="auto"/>
                <w:right w:val="none" w:sz="0" w:space="0" w:color="auto"/>
              </w:divBdr>
            </w:div>
            <w:div w:id="1436708557">
              <w:marLeft w:val="0"/>
              <w:marRight w:val="0"/>
              <w:marTop w:val="0"/>
              <w:marBottom w:val="0"/>
              <w:divBdr>
                <w:top w:val="none" w:sz="0" w:space="0" w:color="auto"/>
                <w:left w:val="none" w:sz="0" w:space="0" w:color="auto"/>
                <w:bottom w:val="none" w:sz="0" w:space="0" w:color="auto"/>
                <w:right w:val="none" w:sz="0" w:space="0" w:color="auto"/>
              </w:divBdr>
            </w:div>
            <w:div w:id="1425416784">
              <w:marLeft w:val="0"/>
              <w:marRight w:val="0"/>
              <w:marTop w:val="0"/>
              <w:marBottom w:val="0"/>
              <w:divBdr>
                <w:top w:val="none" w:sz="0" w:space="0" w:color="auto"/>
                <w:left w:val="none" w:sz="0" w:space="0" w:color="auto"/>
                <w:bottom w:val="none" w:sz="0" w:space="0" w:color="auto"/>
                <w:right w:val="none" w:sz="0" w:space="0" w:color="auto"/>
              </w:divBdr>
            </w:div>
            <w:div w:id="1878422735">
              <w:marLeft w:val="0"/>
              <w:marRight w:val="0"/>
              <w:marTop w:val="0"/>
              <w:marBottom w:val="0"/>
              <w:divBdr>
                <w:top w:val="none" w:sz="0" w:space="0" w:color="auto"/>
                <w:left w:val="none" w:sz="0" w:space="0" w:color="auto"/>
                <w:bottom w:val="none" w:sz="0" w:space="0" w:color="auto"/>
                <w:right w:val="none" w:sz="0" w:space="0" w:color="auto"/>
              </w:divBdr>
            </w:div>
            <w:div w:id="1562710009">
              <w:marLeft w:val="0"/>
              <w:marRight w:val="0"/>
              <w:marTop w:val="0"/>
              <w:marBottom w:val="0"/>
              <w:divBdr>
                <w:top w:val="none" w:sz="0" w:space="0" w:color="auto"/>
                <w:left w:val="none" w:sz="0" w:space="0" w:color="auto"/>
                <w:bottom w:val="none" w:sz="0" w:space="0" w:color="auto"/>
                <w:right w:val="none" w:sz="0" w:space="0" w:color="auto"/>
              </w:divBdr>
            </w:div>
            <w:div w:id="1510678437">
              <w:marLeft w:val="0"/>
              <w:marRight w:val="0"/>
              <w:marTop w:val="0"/>
              <w:marBottom w:val="0"/>
              <w:divBdr>
                <w:top w:val="none" w:sz="0" w:space="0" w:color="auto"/>
                <w:left w:val="none" w:sz="0" w:space="0" w:color="auto"/>
                <w:bottom w:val="none" w:sz="0" w:space="0" w:color="auto"/>
                <w:right w:val="none" w:sz="0" w:space="0" w:color="auto"/>
              </w:divBdr>
            </w:div>
            <w:div w:id="430856759">
              <w:marLeft w:val="0"/>
              <w:marRight w:val="0"/>
              <w:marTop w:val="0"/>
              <w:marBottom w:val="0"/>
              <w:divBdr>
                <w:top w:val="none" w:sz="0" w:space="0" w:color="auto"/>
                <w:left w:val="none" w:sz="0" w:space="0" w:color="auto"/>
                <w:bottom w:val="none" w:sz="0" w:space="0" w:color="auto"/>
                <w:right w:val="none" w:sz="0" w:space="0" w:color="auto"/>
              </w:divBdr>
            </w:div>
            <w:div w:id="394355213">
              <w:marLeft w:val="0"/>
              <w:marRight w:val="0"/>
              <w:marTop w:val="0"/>
              <w:marBottom w:val="0"/>
              <w:divBdr>
                <w:top w:val="none" w:sz="0" w:space="0" w:color="auto"/>
                <w:left w:val="none" w:sz="0" w:space="0" w:color="auto"/>
                <w:bottom w:val="none" w:sz="0" w:space="0" w:color="auto"/>
                <w:right w:val="none" w:sz="0" w:space="0" w:color="auto"/>
              </w:divBdr>
            </w:div>
            <w:div w:id="1049452474">
              <w:marLeft w:val="0"/>
              <w:marRight w:val="0"/>
              <w:marTop w:val="0"/>
              <w:marBottom w:val="0"/>
              <w:divBdr>
                <w:top w:val="none" w:sz="0" w:space="0" w:color="auto"/>
                <w:left w:val="none" w:sz="0" w:space="0" w:color="auto"/>
                <w:bottom w:val="none" w:sz="0" w:space="0" w:color="auto"/>
                <w:right w:val="none" w:sz="0" w:space="0" w:color="auto"/>
              </w:divBdr>
            </w:div>
            <w:div w:id="2032879371">
              <w:marLeft w:val="0"/>
              <w:marRight w:val="0"/>
              <w:marTop w:val="0"/>
              <w:marBottom w:val="0"/>
              <w:divBdr>
                <w:top w:val="none" w:sz="0" w:space="0" w:color="auto"/>
                <w:left w:val="none" w:sz="0" w:space="0" w:color="auto"/>
                <w:bottom w:val="none" w:sz="0" w:space="0" w:color="auto"/>
                <w:right w:val="none" w:sz="0" w:space="0" w:color="auto"/>
              </w:divBdr>
            </w:div>
            <w:div w:id="42145514">
              <w:marLeft w:val="0"/>
              <w:marRight w:val="0"/>
              <w:marTop w:val="0"/>
              <w:marBottom w:val="0"/>
              <w:divBdr>
                <w:top w:val="none" w:sz="0" w:space="0" w:color="auto"/>
                <w:left w:val="none" w:sz="0" w:space="0" w:color="auto"/>
                <w:bottom w:val="none" w:sz="0" w:space="0" w:color="auto"/>
                <w:right w:val="none" w:sz="0" w:space="0" w:color="auto"/>
              </w:divBdr>
            </w:div>
            <w:div w:id="425930459">
              <w:marLeft w:val="0"/>
              <w:marRight w:val="0"/>
              <w:marTop w:val="0"/>
              <w:marBottom w:val="0"/>
              <w:divBdr>
                <w:top w:val="none" w:sz="0" w:space="0" w:color="auto"/>
                <w:left w:val="none" w:sz="0" w:space="0" w:color="auto"/>
                <w:bottom w:val="none" w:sz="0" w:space="0" w:color="auto"/>
                <w:right w:val="none" w:sz="0" w:space="0" w:color="auto"/>
              </w:divBdr>
            </w:div>
            <w:div w:id="203102632">
              <w:marLeft w:val="0"/>
              <w:marRight w:val="0"/>
              <w:marTop w:val="0"/>
              <w:marBottom w:val="0"/>
              <w:divBdr>
                <w:top w:val="none" w:sz="0" w:space="0" w:color="auto"/>
                <w:left w:val="none" w:sz="0" w:space="0" w:color="auto"/>
                <w:bottom w:val="none" w:sz="0" w:space="0" w:color="auto"/>
                <w:right w:val="none" w:sz="0" w:space="0" w:color="auto"/>
              </w:divBdr>
            </w:div>
            <w:div w:id="1510943931">
              <w:marLeft w:val="0"/>
              <w:marRight w:val="0"/>
              <w:marTop w:val="0"/>
              <w:marBottom w:val="0"/>
              <w:divBdr>
                <w:top w:val="none" w:sz="0" w:space="0" w:color="auto"/>
                <w:left w:val="none" w:sz="0" w:space="0" w:color="auto"/>
                <w:bottom w:val="none" w:sz="0" w:space="0" w:color="auto"/>
                <w:right w:val="none" w:sz="0" w:space="0" w:color="auto"/>
              </w:divBdr>
            </w:div>
            <w:div w:id="298461053">
              <w:marLeft w:val="0"/>
              <w:marRight w:val="0"/>
              <w:marTop w:val="0"/>
              <w:marBottom w:val="0"/>
              <w:divBdr>
                <w:top w:val="none" w:sz="0" w:space="0" w:color="auto"/>
                <w:left w:val="none" w:sz="0" w:space="0" w:color="auto"/>
                <w:bottom w:val="none" w:sz="0" w:space="0" w:color="auto"/>
                <w:right w:val="none" w:sz="0" w:space="0" w:color="auto"/>
              </w:divBdr>
            </w:div>
            <w:div w:id="1861895051">
              <w:marLeft w:val="0"/>
              <w:marRight w:val="0"/>
              <w:marTop w:val="0"/>
              <w:marBottom w:val="0"/>
              <w:divBdr>
                <w:top w:val="none" w:sz="0" w:space="0" w:color="auto"/>
                <w:left w:val="none" w:sz="0" w:space="0" w:color="auto"/>
                <w:bottom w:val="none" w:sz="0" w:space="0" w:color="auto"/>
                <w:right w:val="none" w:sz="0" w:space="0" w:color="auto"/>
              </w:divBdr>
            </w:div>
            <w:div w:id="1481531527">
              <w:marLeft w:val="0"/>
              <w:marRight w:val="0"/>
              <w:marTop w:val="0"/>
              <w:marBottom w:val="0"/>
              <w:divBdr>
                <w:top w:val="none" w:sz="0" w:space="0" w:color="auto"/>
                <w:left w:val="none" w:sz="0" w:space="0" w:color="auto"/>
                <w:bottom w:val="none" w:sz="0" w:space="0" w:color="auto"/>
                <w:right w:val="none" w:sz="0" w:space="0" w:color="auto"/>
              </w:divBdr>
            </w:div>
            <w:div w:id="1343238956">
              <w:marLeft w:val="0"/>
              <w:marRight w:val="0"/>
              <w:marTop w:val="0"/>
              <w:marBottom w:val="0"/>
              <w:divBdr>
                <w:top w:val="none" w:sz="0" w:space="0" w:color="auto"/>
                <w:left w:val="none" w:sz="0" w:space="0" w:color="auto"/>
                <w:bottom w:val="none" w:sz="0" w:space="0" w:color="auto"/>
                <w:right w:val="none" w:sz="0" w:space="0" w:color="auto"/>
              </w:divBdr>
            </w:div>
            <w:div w:id="1071734368">
              <w:marLeft w:val="0"/>
              <w:marRight w:val="0"/>
              <w:marTop w:val="0"/>
              <w:marBottom w:val="0"/>
              <w:divBdr>
                <w:top w:val="none" w:sz="0" w:space="0" w:color="auto"/>
                <w:left w:val="none" w:sz="0" w:space="0" w:color="auto"/>
                <w:bottom w:val="none" w:sz="0" w:space="0" w:color="auto"/>
                <w:right w:val="none" w:sz="0" w:space="0" w:color="auto"/>
              </w:divBdr>
            </w:div>
            <w:div w:id="569192144">
              <w:marLeft w:val="0"/>
              <w:marRight w:val="0"/>
              <w:marTop w:val="0"/>
              <w:marBottom w:val="0"/>
              <w:divBdr>
                <w:top w:val="none" w:sz="0" w:space="0" w:color="auto"/>
                <w:left w:val="none" w:sz="0" w:space="0" w:color="auto"/>
                <w:bottom w:val="none" w:sz="0" w:space="0" w:color="auto"/>
                <w:right w:val="none" w:sz="0" w:space="0" w:color="auto"/>
              </w:divBdr>
            </w:div>
            <w:div w:id="1757748081">
              <w:marLeft w:val="0"/>
              <w:marRight w:val="0"/>
              <w:marTop w:val="0"/>
              <w:marBottom w:val="0"/>
              <w:divBdr>
                <w:top w:val="none" w:sz="0" w:space="0" w:color="auto"/>
                <w:left w:val="none" w:sz="0" w:space="0" w:color="auto"/>
                <w:bottom w:val="none" w:sz="0" w:space="0" w:color="auto"/>
                <w:right w:val="none" w:sz="0" w:space="0" w:color="auto"/>
              </w:divBdr>
            </w:div>
            <w:div w:id="1580090820">
              <w:marLeft w:val="0"/>
              <w:marRight w:val="0"/>
              <w:marTop w:val="0"/>
              <w:marBottom w:val="0"/>
              <w:divBdr>
                <w:top w:val="none" w:sz="0" w:space="0" w:color="auto"/>
                <w:left w:val="none" w:sz="0" w:space="0" w:color="auto"/>
                <w:bottom w:val="none" w:sz="0" w:space="0" w:color="auto"/>
                <w:right w:val="none" w:sz="0" w:space="0" w:color="auto"/>
              </w:divBdr>
            </w:div>
            <w:div w:id="110981463">
              <w:marLeft w:val="0"/>
              <w:marRight w:val="0"/>
              <w:marTop w:val="0"/>
              <w:marBottom w:val="0"/>
              <w:divBdr>
                <w:top w:val="none" w:sz="0" w:space="0" w:color="auto"/>
                <w:left w:val="none" w:sz="0" w:space="0" w:color="auto"/>
                <w:bottom w:val="none" w:sz="0" w:space="0" w:color="auto"/>
                <w:right w:val="none" w:sz="0" w:space="0" w:color="auto"/>
              </w:divBdr>
            </w:div>
            <w:div w:id="1379479058">
              <w:marLeft w:val="0"/>
              <w:marRight w:val="0"/>
              <w:marTop w:val="0"/>
              <w:marBottom w:val="0"/>
              <w:divBdr>
                <w:top w:val="none" w:sz="0" w:space="0" w:color="auto"/>
                <w:left w:val="none" w:sz="0" w:space="0" w:color="auto"/>
                <w:bottom w:val="none" w:sz="0" w:space="0" w:color="auto"/>
                <w:right w:val="none" w:sz="0" w:space="0" w:color="auto"/>
              </w:divBdr>
            </w:div>
            <w:div w:id="180362795">
              <w:marLeft w:val="0"/>
              <w:marRight w:val="0"/>
              <w:marTop w:val="0"/>
              <w:marBottom w:val="0"/>
              <w:divBdr>
                <w:top w:val="none" w:sz="0" w:space="0" w:color="auto"/>
                <w:left w:val="none" w:sz="0" w:space="0" w:color="auto"/>
                <w:bottom w:val="none" w:sz="0" w:space="0" w:color="auto"/>
                <w:right w:val="none" w:sz="0" w:space="0" w:color="auto"/>
              </w:divBdr>
            </w:div>
            <w:div w:id="1767573476">
              <w:marLeft w:val="0"/>
              <w:marRight w:val="0"/>
              <w:marTop w:val="0"/>
              <w:marBottom w:val="0"/>
              <w:divBdr>
                <w:top w:val="none" w:sz="0" w:space="0" w:color="auto"/>
                <w:left w:val="none" w:sz="0" w:space="0" w:color="auto"/>
                <w:bottom w:val="none" w:sz="0" w:space="0" w:color="auto"/>
                <w:right w:val="none" w:sz="0" w:space="0" w:color="auto"/>
              </w:divBdr>
            </w:div>
            <w:div w:id="926960578">
              <w:marLeft w:val="0"/>
              <w:marRight w:val="0"/>
              <w:marTop w:val="0"/>
              <w:marBottom w:val="0"/>
              <w:divBdr>
                <w:top w:val="none" w:sz="0" w:space="0" w:color="auto"/>
                <w:left w:val="none" w:sz="0" w:space="0" w:color="auto"/>
                <w:bottom w:val="none" w:sz="0" w:space="0" w:color="auto"/>
                <w:right w:val="none" w:sz="0" w:space="0" w:color="auto"/>
              </w:divBdr>
            </w:div>
            <w:div w:id="1899782630">
              <w:marLeft w:val="0"/>
              <w:marRight w:val="0"/>
              <w:marTop w:val="0"/>
              <w:marBottom w:val="0"/>
              <w:divBdr>
                <w:top w:val="none" w:sz="0" w:space="0" w:color="auto"/>
                <w:left w:val="none" w:sz="0" w:space="0" w:color="auto"/>
                <w:bottom w:val="none" w:sz="0" w:space="0" w:color="auto"/>
                <w:right w:val="none" w:sz="0" w:space="0" w:color="auto"/>
              </w:divBdr>
            </w:div>
            <w:div w:id="1632637471">
              <w:marLeft w:val="0"/>
              <w:marRight w:val="0"/>
              <w:marTop w:val="0"/>
              <w:marBottom w:val="0"/>
              <w:divBdr>
                <w:top w:val="none" w:sz="0" w:space="0" w:color="auto"/>
                <w:left w:val="none" w:sz="0" w:space="0" w:color="auto"/>
                <w:bottom w:val="none" w:sz="0" w:space="0" w:color="auto"/>
                <w:right w:val="none" w:sz="0" w:space="0" w:color="auto"/>
              </w:divBdr>
            </w:div>
            <w:div w:id="1202548765">
              <w:marLeft w:val="0"/>
              <w:marRight w:val="0"/>
              <w:marTop w:val="0"/>
              <w:marBottom w:val="0"/>
              <w:divBdr>
                <w:top w:val="none" w:sz="0" w:space="0" w:color="auto"/>
                <w:left w:val="none" w:sz="0" w:space="0" w:color="auto"/>
                <w:bottom w:val="none" w:sz="0" w:space="0" w:color="auto"/>
                <w:right w:val="none" w:sz="0" w:space="0" w:color="auto"/>
              </w:divBdr>
            </w:div>
            <w:div w:id="658314389">
              <w:marLeft w:val="0"/>
              <w:marRight w:val="0"/>
              <w:marTop w:val="0"/>
              <w:marBottom w:val="0"/>
              <w:divBdr>
                <w:top w:val="none" w:sz="0" w:space="0" w:color="auto"/>
                <w:left w:val="none" w:sz="0" w:space="0" w:color="auto"/>
                <w:bottom w:val="none" w:sz="0" w:space="0" w:color="auto"/>
                <w:right w:val="none" w:sz="0" w:space="0" w:color="auto"/>
              </w:divBdr>
            </w:div>
            <w:div w:id="473332837">
              <w:marLeft w:val="0"/>
              <w:marRight w:val="0"/>
              <w:marTop w:val="0"/>
              <w:marBottom w:val="0"/>
              <w:divBdr>
                <w:top w:val="none" w:sz="0" w:space="0" w:color="auto"/>
                <w:left w:val="none" w:sz="0" w:space="0" w:color="auto"/>
                <w:bottom w:val="none" w:sz="0" w:space="0" w:color="auto"/>
                <w:right w:val="none" w:sz="0" w:space="0" w:color="auto"/>
              </w:divBdr>
            </w:div>
            <w:div w:id="1721632254">
              <w:marLeft w:val="0"/>
              <w:marRight w:val="0"/>
              <w:marTop w:val="0"/>
              <w:marBottom w:val="0"/>
              <w:divBdr>
                <w:top w:val="none" w:sz="0" w:space="0" w:color="auto"/>
                <w:left w:val="none" w:sz="0" w:space="0" w:color="auto"/>
                <w:bottom w:val="none" w:sz="0" w:space="0" w:color="auto"/>
                <w:right w:val="none" w:sz="0" w:space="0" w:color="auto"/>
              </w:divBdr>
            </w:div>
            <w:div w:id="1629819728">
              <w:marLeft w:val="0"/>
              <w:marRight w:val="0"/>
              <w:marTop w:val="0"/>
              <w:marBottom w:val="0"/>
              <w:divBdr>
                <w:top w:val="none" w:sz="0" w:space="0" w:color="auto"/>
                <w:left w:val="none" w:sz="0" w:space="0" w:color="auto"/>
                <w:bottom w:val="none" w:sz="0" w:space="0" w:color="auto"/>
                <w:right w:val="none" w:sz="0" w:space="0" w:color="auto"/>
              </w:divBdr>
            </w:div>
            <w:div w:id="24908227">
              <w:marLeft w:val="0"/>
              <w:marRight w:val="0"/>
              <w:marTop w:val="0"/>
              <w:marBottom w:val="0"/>
              <w:divBdr>
                <w:top w:val="none" w:sz="0" w:space="0" w:color="auto"/>
                <w:left w:val="none" w:sz="0" w:space="0" w:color="auto"/>
                <w:bottom w:val="none" w:sz="0" w:space="0" w:color="auto"/>
                <w:right w:val="none" w:sz="0" w:space="0" w:color="auto"/>
              </w:divBdr>
            </w:div>
            <w:div w:id="1904217810">
              <w:marLeft w:val="0"/>
              <w:marRight w:val="0"/>
              <w:marTop w:val="0"/>
              <w:marBottom w:val="0"/>
              <w:divBdr>
                <w:top w:val="none" w:sz="0" w:space="0" w:color="auto"/>
                <w:left w:val="none" w:sz="0" w:space="0" w:color="auto"/>
                <w:bottom w:val="none" w:sz="0" w:space="0" w:color="auto"/>
                <w:right w:val="none" w:sz="0" w:space="0" w:color="auto"/>
              </w:divBdr>
            </w:div>
            <w:div w:id="161236512">
              <w:marLeft w:val="0"/>
              <w:marRight w:val="0"/>
              <w:marTop w:val="0"/>
              <w:marBottom w:val="0"/>
              <w:divBdr>
                <w:top w:val="none" w:sz="0" w:space="0" w:color="auto"/>
                <w:left w:val="none" w:sz="0" w:space="0" w:color="auto"/>
                <w:bottom w:val="none" w:sz="0" w:space="0" w:color="auto"/>
                <w:right w:val="none" w:sz="0" w:space="0" w:color="auto"/>
              </w:divBdr>
            </w:div>
            <w:div w:id="1664968538">
              <w:marLeft w:val="0"/>
              <w:marRight w:val="0"/>
              <w:marTop w:val="0"/>
              <w:marBottom w:val="0"/>
              <w:divBdr>
                <w:top w:val="none" w:sz="0" w:space="0" w:color="auto"/>
                <w:left w:val="none" w:sz="0" w:space="0" w:color="auto"/>
                <w:bottom w:val="none" w:sz="0" w:space="0" w:color="auto"/>
                <w:right w:val="none" w:sz="0" w:space="0" w:color="auto"/>
              </w:divBdr>
            </w:div>
            <w:div w:id="297927290">
              <w:marLeft w:val="0"/>
              <w:marRight w:val="0"/>
              <w:marTop w:val="0"/>
              <w:marBottom w:val="0"/>
              <w:divBdr>
                <w:top w:val="none" w:sz="0" w:space="0" w:color="auto"/>
                <w:left w:val="none" w:sz="0" w:space="0" w:color="auto"/>
                <w:bottom w:val="none" w:sz="0" w:space="0" w:color="auto"/>
                <w:right w:val="none" w:sz="0" w:space="0" w:color="auto"/>
              </w:divBdr>
            </w:div>
            <w:div w:id="2038847586">
              <w:marLeft w:val="0"/>
              <w:marRight w:val="0"/>
              <w:marTop w:val="0"/>
              <w:marBottom w:val="0"/>
              <w:divBdr>
                <w:top w:val="none" w:sz="0" w:space="0" w:color="auto"/>
                <w:left w:val="none" w:sz="0" w:space="0" w:color="auto"/>
                <w:bottom w:val="none" w:sz="0" w:space="0" w:color="auto"/>
                <w:right w:val="none" w:sz="0" w:space="0" w:color="auto"/>
              </w:divBdr>
            </w:div>
            <w:div w:id="956062247">
              <w:marLeft w:val="0"/>
              <w:marRight w:val="0"/>
              <w:marTop w:val="0"/>
              <w:marBottom w:val="0"/>
              <w:divBdr>
                <w:top w:val="none" w:sz="0" w:space="0" w:color="auto"/>
                <w:left w:val="none" w:sz="0" w:space="0" w:color="auto"/>
                <w:bottom w:val="none" w:sz="0" w:space="0" w:color="auto"/>
                <w:right w:val="none" w:sz="0" w:space="0" w:color="auto"/>
              </w:divBdr>
            </w:div>
            <w:div w:id="689769108">
              <w:marLeft w:val="0"/>
              <w:marRight w:val="0"/>
              <w:marTop w:val="0"/>
              <w:marBottom w:val="0"/>
              <w:divBdr>
                <w:top w:val="none" w:sz="0" w:space="0" w:color="auto"/>
                <w:left w:val="none" w:sz="0" w:space="0" w:color="auto"/>
                <w:bottom w:val="none" w:sz="0" w:space="0" w:color="auto"/>
                <w:right w:val="none" w:sz="0" w:space="0" w:color="auto"/>
              </w:divBdr>
            </w:div>
            <w:div w:id="1500147370">
              <w:marLeft w:val="0"/>
              <w:marRight w:val="0"/>
              <w:marTop w:val="0"/>
              <w:marBottom w:val="0"/>
              <w:divBdr>
                <w:top w:val="none" w:sz="0" w:space="0" w:color="auto"/>
                <w:left w:val="none" w:sz="0" w:space="0" w:color="auto"/>
                <w:bottom w:val="none" w:sz="0" w:space="0" w:color="auto"/>
                <w:right w:val="none" w:sz="0" w:space="0" w:color="auto"/>
              </w:divBdr>
            </w:div>
            <w:div w:id="443576946">
              <w:marLeft w:val="0"/>
              <w:marRight w:val="0"/>
              <w:marTop w:val="0"/>
              <w:marBottom w:val="0"/>
              <w:divBdr>
                <w:top w:val="none" w:sz="0" w:space="0" w:color="auto"/>
                <w:left w:val="none" w:sz="0" w:space="0" w:color="auto"/>
                <w:bottom w:val="none" w:sz="0" w:space="0" w:color="auto"/>
                <w:right w:val="none" w:sz="0" w:space="0" w:color="auto"/>
              </w:divBdr>
            </w:div>
            <w:div w:id="517549865">
              <w:marLeft w:val="0"/>
              <w:marRight w:val="0"/>
              <w:marTop w:val="0"/>
              <w:marBottom w:val="0"/>
              <w:divBdr>
                <w:top w:val="none" w:sz="0" w:space="0" w:color="auto"/>
                <w:left w:val="none" w:sz="0" w:space="0" w:color="auto"/>
                <w:bottom w:val="none" w:sz="0" w:space="0" w:color="auto"/>
                <w:right w:val="none" w:sz="0" w:space="0" w:color="auto"/>
              </w:divBdr>
            </w:div>
            <w:div w:id="1272276394">
              <w:marLeft w:val="0"/>
              <w:marRight w:val="0"/>
              <w:marTop w:val="0"/>
              <w:marBottom w:val="0"/>
              <w:divBdr>
                <w:top w:val="none" w:sz="0" w:space="0" w:color="auto"/>
                <w:left w:val="none" w:sz="0" w:space="0" w:color="auto"/>
                <w:bottom w:val="none" w:sz="0" w:space="0" w:color="auto"/>
                <w:right w:val="none" w:sz="0" w:space="0" w:color="auto"/>
              </w:divBdr>
            </w:div>
            <w:div w:id="1380325312">
              <w:marLeft w:val="0"/>
              <w:marRight w:val="0"/>
              <w:marTop w:val="0"/>
              <w:marBottom w:val="0"/>
              <w:divBdr>
                <w:top w:val="none" w:sz="0" w:space="0" w:color="auto"/>
                <w:left w:val="none" w:sz="0" w:space="0" w:color="auto"/>
                <w:bottom w:val="none" w:sz="0" w:space="0" w:color="auto"/>
                <w:right w:val="none" w:sz="0" w:space="0" w:color="auto"/>
              </w:divBdr>
            </w:div>
            <w:div w:id="642975361">
              <w:marLeft w:val="0"/>
              <w:marRight w:val="0"/>
              <w:marTop w:val="0"/>
              <w:marBottom w:val="0"/>
              <w:divBdr>
                <w:top w:val="none" w:sz="0" w:space="0" w:color="auto"/>
                <w:left w:val="none" w:sz="0" w:space="0" w:color="auto"/>
                <w:bottom w:val="none" w:sz="0" w:space="0" w:color="auto"/>
                <w:right w:val="none" w:sz="0" w:space="0" w:color="auto"/>
              </w:divBdr>
            </w:div>
            <w:div w:id="322972549">
              <w:marLeft w:val="0"/>
              <w:marRight w:val="0"/>
              <w:marTop w:val="0"/>
              <w:marBottom w:val="0"/>
              <w:divBdr>
                <w:top w:val="none" w:sz="0" w:space="0" w:color="auto"/>
                <w:left w:val="none" w:sz="0" w:space="0" w:color="auto"/>
                <w:bottom w:val="none" w:sz="0" w:space="0" w:color="auto"/>
                <w:right w:val="none" w:sz="0" w:space="0" w:color="auto"/>
              </w:divBdr>
            </w:div>
            <w:div w:id="764346909">
              <w:marLeft w:val="0"/>
              <w:marRight w:val="0"/>
              <w:marTop w:val="0"/>
              <w:marBottom w:val="0"/>
              <w:divBdr>
                <w:top w:val="none" w:sz="0" w:space="0" w:color="auto"/>
                <w:left w:val="none" w:sz="0" w:space="0" w:color="auto"/>
                <w:bottom w:val="none" w:sz="0" w:space="0" w:color="auto"/>
                <w:right w:val="none" w:sz="0" w:space="0" w:color="auto"/>
              </w:divBdr>
            </w:div>
            <w:div w:id="407845268">
              <w:marLeft w:val="0"/>
              <w:marRight w:val="0"/>
              <w:marTop w:val="0"/>
              <w:marBottom w:val="0"/>
              <w:divBdr>
                <w:top w:val="none" w:sz="0" w:space="0" w:color="auto"/>
                <w:left w:val="none" w:sz="0" w:space="0" w:color="auto"/>
                <w:bottom w:val="none" w:sz="0" w:space="0" w:color="auto"/>
                <w:right w:val="none" w:sz="0" w:space="0" w:color="auto"/>
              </w:divBdr>
            </w:div>
            <w:div w:id="138574388">
              <w:marLeft w:val="0"/>
              <w:marRight w:val="0"/>
              <w:marTop w:val="0"/>
              <w:marBottom w:val="0"/>
              <w:divBdr>
                <w:top w:val="none" w:sz="0" w:space="0" w:color="auto"/>
                <w:left w:val="none" w:sz="0" w:space="0" w:color="auto"/>
                <w:bottom w:val="none" w:sz="0" w:space="0" w:color="auto"/>
                <w:right w:val="none" w:sz="0" w:space="0" w:color="auto"/>
              </w:divBdr>
            </w:div>
            <w:div w:id="1205364111">
              <w:marLeft w:val="0"/>
              <w:marRight w:val="0"/>
              <w:marTop w:val="0"/>
              <w:marBottom w:val="0"/>
              <w:divBdr>
                <w:top w:val="none" w:sz="0" w:space="0" w:color="auto"/>
                <w:left w:val="none" w:sz="0" w:space="0" w:color="auto"/>
                <w:bottom w:val="none" w:sz="0" w:space="0" w:color="auto"/>
                <w:right w:val="none" w:sz="0" w:space="0" w:color="auto"/>
              </w:divBdr>
            </w:div>
            <w:div w:id="1358972363">
              <w:marLeft w:val="0"/>
              <w:marRight w:val="0"/>
              <w:marTop w:val="0"/>
              <w:marBottom w:val="0"/>
              <w:divBdr>
                <w:top w:val="none" w:sz="0" w:space="0" w:color="auto"/>
                <w:left w:val="none" w:sz="0" w:space="0" w:color="auto"/>
                <w:bottom w:val="none" w:sz="0" w:space="0" w:color="auto"/>
                <w:right w:val="none" w:sz="0" w:space="0" w:color="auto"/>
              </w:divBdr>
            </w:div>
            <w:div w:id="592016142">
              <w:marLeft w:val="0"/>
              <w:marRight w:val="0"/>
              <w:marTop w:val="0"/>
              <w:marBottom w:val="0"/>
              <w:divBdr>
                <w:top w:val="none" w:sz="0" w:space="0" w:color="auto"/>
                <w:left w:val="none" w:sz="0" w:space="0" w:color="auto"/>
                <w:bottom w:val="none" w:sz="0" w:space="0" w:color="auto"/>
                <w:right w:val="none" w:sz="0" w:space="0" w:color="auto"/>
              </w:divBdr>
            </w:div>
            <w:div w:id="17701982">
              <w:marLeft w:val="0"/>
              <w:marRight w:val="0"/>
              <w:marTop w:val="0"/>
              <w:marBottom w:val="0"/>
              <w:divBdr>
                <w:top w:val="none" w:sz="0" w:space="0" w:color="auto"/>
                <w:left w:val="none" w:sz="0" w:space="0" w:color="auto"/>
                <w:bottom w:val="none" w:sz="0" w:space="0" w:color="auto"/>
                <w:right w:val="none" w:sz="0" w:space="0" w:color="auto"/>
              </w:divBdr>
            </w:div>
            <w:div w:id="1467237305">
              <w:marLeft w:val="0"/>
              <w:marRight w:val="0"/>
              <w:marTop w:val="0"/>
              <w:marBottom w:val="0"/>
              <w:divBdr>
                <w:top w:val="none" w:sz="0" w:space="0" w:color="auto"/>
                <w:left w:val="none" w:sz="0" w:space="0" w:color="auto"/>
                <w:bottom w:val="none" w:sz="0" w:space="0" w:color="auto"/>
                <w:right w:val="none" w:sz="0" w:space="0" w:color="auto"/>
              </w:divBdr>
            </w:div>
            <w:div w:id="573440936">
              <w:marLeft w:val="0"/>
              <w:marRight w:val="0"/>
              <w:marTop w:val="0"/>
              <w:marBottom w:val="0"/>
              <w:divBdr>
                <w:top w:val="none" w:sz="0" w:space="0" w:color="auto"/>
                <w:left w:val="none" w:sz="0" w:space="0" w:color="auto"/>
                <w:bottom w:val="none" w:sz="0" w:space="0" w:color="auto"/>
                <w:right w:val="none" w:sz="0" w:space="0" w:color="auto"/>
              </w:divBdr>
            </w:div>
            <w:div w:id="1155103228">
              <w:marLeft w:val="0"/>
              <w:marRight w:val="0"/>
              <w:marTop w:val="0"/>
              <w:marBottom w:val="0"/>
              <w:divBdr>
                <w:top w:val="none" w:sz="0" w:space="0" w:color="auto"/>
                <w:left w:val="none" w:sz="0" w:space="0" w:color="auto"/>
                <w:bottom w:val="none" w:sz="0" w:space="0" w:color="auto"/>
                <w:right w:val="none" w:sz="0" w:space="0" w:color="auto"/>
              </w:divBdr>
            </w:div>
            <w:div w:id="1922594520">
              <w:marLeft w:val="0"/>
              <w:marRight w:val="0"/>
              <w:marTop w:val="0"/>
              <w:marBottom w:val="0"/>
              <w:divBdr>
                <w:top w:val="none" w:sz="0" w:space="0" w:color="auto"/>
                <w:left w:val="none" w:sz="0" w:space="0" w:color="auto"/>
                <w:bottom w:val="none" w:sz="0" w:space="0" w:color="auto"/>
                <w:right w:val="none" w:sz="0" w:space="0" w:color="auto"/>
              </w:divBdr>
            </w:div>
            <w:div w:id="1982808551">
              <w:marLeft w:val="0"/>
              <w:marRight w:val="0"/>
              <w:marTop w:val="0"/>
              <w:marBottom w:val="0"/>
              <w:divBdr>
                <w:top w:val="none" w:sz="0" w:space="0" w:color="auto"/>
                <w:left w:val="none" w:sz="0" w:space="0" w:color="auto"/>
                <w:bottom w:val="none" w:sz="0" w:space="0" w:color="auto"/>
                <w:right w:val="none" w:sz="0" w:space="0" w:color="auto"/>
              </w:divBdr>
            </w:div>
            <w:div w:id="1616330590">
              <w:marLeft w:val="0"/>
              <w:marRight w:val="0"/>
              <w:marTop w:val="0"/>
              <w:marBottom w:val="0"/>
              <w:divBdr>
                <w:top w:val="none" w:sz="0" w:space="0" w:color="auto"/>
                <w:left w:val="none" w:sz="0" w:space="0" w:color="auto"/>
                <w:bottom w:val="none" w:sz="0" w:space="0" w:color="auto"/>
                <w:right w:val="none" w:sz="0" w:space="0" w:color="auto"/>
              </w:divBdr>
            </w:div>
            <w:div w:id="309142823">
              <w:marLeft w:val="0"/>
              <w:marRight w:val="0"/>
              <w:marTop w:val="0"/>
              <w:marBottom w:val="0"/>
              <w:divBdr>
                <w:top w:val="none" w:sz="0" w:space="0" w:color="auto"/>
                <w:left w:val="none" w:sz="0" w:space="0" w:color="auto"/>
                <w:bottom w:val="none" w:sz="0" w:space="0" w:color="auto"/>
                <w:right w:val="none" w:sz="0" w:space="0" w:color="auto"/>
              </w:divBdr>
            </w:div>
            <w:div w:id="1393381331">
              <w:marLeft w:val="0"/>
              <w:marRight w:val="0"/>
              <w:marTop w:val="0"/>
              <w:marBottom w:val="0"/>
              <w:divBdr>
                <w:top w:val="none" w:sz="0" w:space="0" w:color="auto"/>
                <w:left w:val="none" w:sz="0" w:space="0" w:color="auto"/>
                <w:bottom w:val="none" w:sz="0" w:space="0" w:color="auto"/>
                <w:right w:val="none" w:sz="0" w:space="0" w:color="auto"/>
              </w:divBdr>
            </w:div>
            <w:div w:id="1917129856">
              <w:marLeft w:val="0"/>
              <w:marRight w:val="0"/>
              <w:marTop w:val="0"/>
              <w:marBottom w:val="0"/>
              <w:divBdr>
                <w:top w:val="none" w:sz="0" w:space="0" w:color="auto"/>
                <w:left w:val="none" w:sz="0" w:space="0" w:color="auto"/>
                <w:bottom w:val="none" w:sz="0" w:space="0" w:color="auto"/>
                <w:right w:val="none" w:sz="0" w:space="0" w:color="auto"/>
              </w:divBdr>
            </w:div>
            <w:div w:id="1913271057">
              <w:marLeft w:val="0"/>
              <w:marRight w:val="0"/>
              <w:marTop w:val="0"/>
              <w:marBottom w:val="0"/>
              <w:divBdr>
                <w:top w:val="none" w:sz="0" w:space="0" w:color="auto"/>
                <w:left w:val="none" w:sz="0" w:space="0" w:color="auto"/>
                <w:bottom w:val="none" w:sz="0" w:space="0" w:color="auto"/>
                <w:right w:val="none" w:sz="0" w:space="0" w:color="auto"/>
              </w:divBdr>
            </w:div>
            <w:div w:id="911353239">
              <w:marLeft w:val="0"/>
              <w:marRight w:val="0"/>
              <w:marTop w:val="0"/>
              <w:marBottom w:val="0"/>
              <w:divBdr>
                <w:top w:val="none" w:sz="0" w:space="0" w:color="auto"/>
                <w:left w:val="none" w:sz="0" w:space="0" w:color="auto"/>
                <w:bottom w:val="none" w:sz="0" w:space="0" w:color="auto"/>
                <w:right w:val="none" w:sz="0" w:space="0" w:color="auto"/>
              </w:divBdr>
            </w:div>
            <w:div w:id="616377821">
              <w:marLeft w:val="0"/>
              <w:marRight w:val="0"/>
              <w:marTop w:val="0"/>
              <w:marBottom w:val="0"/>
              <w:divBdr>
                <w:top w:val="none" w:sz="0" w:space="0" w:color="auto"/>
                <w:left w:val="none" w:sz="0" w:space="0" w:color="auto"/>
                <w:bottom w:val="none" w:sz="0" w:space="0" w:color="auto"/>
                <w:right w:val="none" w:sz="0" w:space="0" w:color="auto"/>
              </w:divBdr>
            </w:div>
            <w:div w:id="2089955344">
              <w:marLeft w:val="0"/>
              <w:marRight w:val="0"/>
              <w:marTop w:val="0"/>
              <w:marBottom w:val="0"/>
              <w:divBdr>
                <w:top w:val="none" w:sz="0" w:space="0" w:color="auto"/>
                <w:left w:val="none" w:sz="0" w:space="0" w:color="auto"/>
                <w:bottom w:val="none" w:sz="0" w:space="0" w:color="auto"/>
                <w:right w:val="none" w:sz="0" w:space="0" w:color="auto"/>
              </w:divBdr>
            </w:div>
            <w:div w:id="1610549734">
              <w:marLeft w:val="0"/>
              <w:marRight w:val="0"/>
              <w:marTop w:val="0"/>
              <w:marBottom w:val="0"/>
              <w:divBdr>
                <w:top w:val="none" w:sz="0" w:space="0" w:color="auto"/>
                <w:left w:val="none" w:sz="0" w:space="0" w:color="auto"/>
                <w:bottom w:val="none" w:sz="0" w:space="0" w:color="auto"/>
                <w:right w:val="none" w:sz="0" w:space="0" w:color="auto"/>
              </w:divBdr>
            </w:div>
            <w:div w:id="1512573319">
              <w:marLeft w:val="0"/>
              <w:marRight w:val="0"/>
              <w:marTop w:val="0"/>
              <w:marBottom w:val="0"/>
              <w:divBdr>
                <w:top w:val="none" w:sz="0" w:space="0" w:color="auto"/>
                <w:left w:val="none" w:sz="0" w:space="0" w:color="auto"/>
                <w:bottom w:val="none" w:sz="0" w:space="0" w:color="auto"/>
                <w:right w:val="none" w:sz="0" w:space="0" w:color="auto"/>
              </w:divBdr>
            </w:div>
            <w:div w:id="133379912">
              <w:marLeft w:val="0"/>
              <w:marRight w:val="0"/>
              <w:marTop w:val="0"/>
              <w:marBottom w:val="0"/>
              <w:divBdr>
                <w:top w:val="none" w:sz="0" w:space="0" w:color="auto"/>
                <w:left w:val="none" w:sz="0" w:space="0" w:color="auto"/>
                <w:bottom w:val="none" w:sz="0" w:space="0" w:color="auto"/>
                <w:right w:val="none" w:sz="0" w:space="0" w:color="auto"/>
              </w:divBdr>
            </w:div>
            <w:div w:id="1268733352">
              <w:marLeft w:val="0"/>
              <w:marRight w:val="0"/>
              <w:marTop w:val="0"/>
              <w:marBottom w:val="0"/>
              <w:divBdr>
                <w:top w:val="none" w:sz="0" w:space="0" w:color="auto"/>
                <w:left w:val="none" w:sz="0" w:space="0" w:color="auto"/>
                <w:bottom w:val="none" w:sz="0" w:space="0" w:color="auto"/>
                <w:right w:val="none" w:sz="0" w:space="0" w:color="auto"/>
              </w:divBdr>
            </w:div>
            <w:div w:id="731394091">
              <w:marLeft w:val="0"/>
              <w:marRight w:val="0"/>
              <w:marTop w:val="0"/>
              <w:marBottom w:val="0"/>
              <w:divBdr>
                <w:top w:val="none" w:sz="0" w:space="0" w:color="auto"/>
                <w:left w:val="none" w:sz="0" w:space="0" w:color="auto"/>
                <w:bottom w:val="none" w:sz="0" w:space="0" w:color="auto"/>
                <w:right w:val="none" w:sz="0" w:space="0" w:color="auto"/>
              </w:divBdr>
            </w:div>
            <w:div w:id="1890725982">
              <w:marLeft w:val="0"/>
              <w:marRight w:val="0"/>
              <w:marTop w:val="0"/>
              <w:marBottom w:val="0"/>
              <w:divBdr>
                <w:top w:val="none" w:sz="0" w:space="0" w:color="auto"/>
                <w:left w:val="none" w:sz="0" w:space="0" w:color="auto"/>
                <w:bottom w:val="none" w:sz="0" w:space="0" w:color="auto"/>
                <w:right w:val="none" w:sz="0" w:space="0" w:color="auto"/>
              </w:divBdr>
            </w:div>
            <w:div w:id="374039662">
              <w:marLeft w:val="0"/>
              <w:marRight w:val="0"/>
              <w:marTop w:val="0"/>
              <w:marBottom w:val="0"/>
              <w:divBdr>
                <w:top w:val="none" w:sz="0" w:space="0" w:color="auto"/>
                <w:left w:val="none" w:sz="0" w:space="0" w:color="auto"/>
                <w:bottom w:val="none" w:sz="0" w:space="0" w:color="auto"/>
                <w:right w:val="none" w:sz="0" w:space="0" w:color="auto"/>
              </w:divBdr>
            </w:div>
            <w:div w:id="2088722703">
              <w:marLeft w:val="0"/>
              <w:marRight w:val="0"/>
              <w:marTop w:val="0"/>
              <w:marBottom w:val="0"/>
              <w:divBdr>
                <w:top w:val="none" w:sz="0" w:space="0" w:color="auto"/>
                <w:left w:val="none" w:sz="0" w:space="0" w:color="auto"/>
                <w:bottom w:val="none" w:sz="0" w:space="0" w:color="auto"/>
                <w:right w:val="none" w:sz="0" w:space="0" w:color="auto"/>
              </w:divBdr>
            </w:div>
            <w:div w:id="435518945">
              <w:marLeft w:val="0"/>
              <w:marRight w:val="0"/>
              <w:marTop w:val="0"/>
              <w:marBottom w:val="0"/>
              <w:divBdr>
                <w:top w:val="none" w:sz="0" w:space="0" w:color="auto"/>
                <w:left w:val="none" w:sz="0" w:space="0" w:color="auto"/>
                <w:bottom w:val="none" w:sz="0" w:space="0" w:color="auto"/>
                <w:right w:val="none" w:sz="0" w:space="0" w:color="auto"/>
              </w:divBdr>
            </w:div>
            <w:div w:id="1604654764">
              <w:marLeft w:val="0"/>
              <w:marRight w:val="0"/>
              <w:marTop w:val="0"/>
              <w:marBottom w:val="0"/>
              <w:divBdr>
                <w:top w:val="none" w:sz="0" w:space="0" w:color="auto"/>
                <w:left w:val="none" w:sz="0" w:space="0" w:color="auto"/>
                <w:bottom w:val="none" w:sz="0" w:space="0" w:color="auto"/>
                <w:right w:val="none" w:sz="0" w:space="0" w:color="auto"/>
              </w:divBdr>
            </w:div>
            <w:div w:id="1366058094">
              <w:marLeft w:val="0"/>
              <w:marRight w:val="0"/>
              <w:marTop w:val="0"/>
              <w:marBottom w:val="0"/>
              <w:divBdr>
                <w:top w:val="none" w:sz="0" w:space="0" w:color="auto"/>
                <w:left w:val="none" w:sz="0" w:space="0" w:color="auto"/>
                <w:bottom w:val="none" w:sz="0" w:space="0" w:color="auto"/>
                <w:right w:val="none" w:sz="0" w:space="0" w:color="auto"/>
              </w:divBdr>
            </w:div>
            <w:div w:id="2102796113">
              <w:marLeft w:val="0"/>
              <w:marRight w:val="0"/>
              <w:marTop w:val="0"/>
              <w:marBottom w:val="0"/>
              <w:divBdr>
                <w:top w:val="none" w:sz="0" w:space="0" w:color="auto"/>
                <w:left w:val="none" w:sz="0" w:space="0" w:color="auto"/>
                <w:bottom w:val="none" w:sz="0" w:space="0" w:color="auto"/>
                <w:right w:val="none" w:sz="0" w:space="0" w:color="auto"/>
              </w:divBdr>
            </w:div>
            <w:div w:id="71902819">
              <w:marLeft w:val="0"/>
              <w:marRight w:val="0"/>
              <w:marTop w:val="0"/>
              <w:marBottom w:val="0"/>
              <w:divBdr>
                <w:top w:val="none" w:sz="0" w:space="0" w:color="auto"/>
                <w:left w:val="none" w:sz="0" w:space="0" w:color="auto"/>
                <w:bottom w:val="none" w:sz="0" w:space="0" w:color="auto"/>
                <w:right w:val="none" w:sz="0" w:space="0" w:color="auto"/>
              </w:divBdr>
            </w:div>
            <w:div w:id="1138184867">
              <w:marLeft w:val="0"/>
              <w:marRight w:val="0"/>
              <w:marTop w:val="0"/>
              <w:marBottom w:val="0"/>
              <w:divBdr>
                <w:top w:val="none" w:sz="0" w:space="0" w:color="auto"/>
                <w:left w:val="none" w:sz="0" w:space="0" w:color="auto"/>
                <w:bottom w:val="none" w:sz="0" w:space="0" w:color="auto"/>
                <w:right w:val="none" w:sz="0" w:space="0" w:color="auto"/>
              </w:divBdr>
            </w:div>
            <w:div w:id="1500734079">
              <w:marLeft w:val="0"/>
              <w:marRight w:val="0"/>
              <w:marTop w:val="0"/>
              <w:marBottom w:val="0"/>
              <w:divBdr>
                <w:top w:val="none" w:sz="0" w:space="0" w:color="auto"/>
                <w:left w:val="none" w:sz="0" w:space="0" w:color="auto"/>
                <w:bottom w:val="none" w:sz="0" w:space="0" w:color="auto"/>
                <w:right w:val="none" w:sz="0" w:space="0" w:color="auto"/>
              </w:divBdr>
            </w:div>
            <w:div w:id="896476665">
              <w:marLeft w:val="0"/>
              <w:marRight w:val="0"/>
              <w:marTop w:val="0"/>
              <w:marBottom w:val="0"/>
              <w:divBdr>
                <w:top w:val="none" w:sz="0" w:space="0" w:color="auto"/>
                <w:left w:val="none" w:sz="0" w:space="0" w:color="auto"/>
                <w:bottom w:val="none" w:sz="0" w:space="0" w:color="auto"/>
                <w:right w:val="none" w:sz="0" w:space="0" w:color="auto"/>
              </w:divBdr>
            </w:div>
            <w:div w:id="1186483686">
              <w:marLeft w:val="0"/>
              <w:marRight w:val="0"/>
              <w:marTop w:val="0"/>
              <w:marBottom w:val="0"/>
              <w:divBdr>
                <w:top w:val="none" w:sz="0" w:space="0" w:color="auto"/>
                <w:left w:val="none" w:sz="0" w:space="0" w:color="auto"/>
                <w:bottom w:val="none" w:sz="0" w:space="0" w:color="auto"/>
                <w:right w:val="none" w:sz="0" w:space="0" w:color="auto"/>
              </w:divBdr>
            </w:div>
            <w:div w:id="333071926">
              <w:marLeft w:val="0"/>
              <w:marRight w:val="0"/>
              <w:marTop w:val="0"/>
              <w:marBottom w:val="0"/>
              <w:divBdr>
                <w:top w:val="none" w:sz="0" w:space="0" w:color="auto"/>
                <w:left w:val="none" w:sz="0" w:space="0" w:color="auto"/>
                <w:bottom w:val="none" w:sz="0" w:space="0" w:color="auto"/>
                <w:right w:val="none" w:sz="0" w:space="0" w:color="auto"/>
              </w:divBdr>
            </w:div>
            <w:div w:id="492451298">
              <w:marLeft w:val="0"/>
              <w:marRight w:val="0"/>
              <w:marTop w:val="0"/>
              <w:marBottom w:val="0"/>
              <w:divBdr>
                <w:top w:val="none" w:sz="0" w:space="0" w:color="auto"/>
                <w:left w:val="none" w:sz="0" w:space="0" w:color="auto"/>
                <w:bottom w:val="none" w:sz="0" w:space="0" w:color="auto"/>
                <w:right w:val="none" w:sz="0" w:space="0" w:color="auto"/>
              </w:divBdr>
            </w:div>
            <w:div w:id="835267986">
              <w:marLeft w:val="0"/>
              <w:marRight w:val="0"/>
              <w:marTop w:val="0"/>
              <w:marBottom w:val="0"/>
              <w:divBdr>
                <w:top w:val="none" w:sz="0" w:space="0" w:color="auto"/>
                <w:left w:val="none" w:sz="0" w:space="0" w:color="auto"/>
                <w:bottom w:val="none" w:sz="0" w:space="0" w:color="auto"/>
                <w:right w:val="none" w:sz="0" w:space="0" w:color="auto"/>
              </w:divBdr>
            </w:div>
            <w:div w:id="1081758599">
              <w:marLeft w:val="0"/>
              <w:marRight w:val="0"/>
              <w:marTop w:val="0"/>
              <w:marBottom w:val="0"/>
              <w:divBdr>
                <w:top w:val="none" w:sz="0" w:space="0" w:color="auto"/>
                <w:left w:val="none" w:sz="0" w:space="0" w:color="auto"/>
                <w:bottom w:val="none" w:sz="0" w:space="0" w:color="auto"/>
                <w:right w:val="none" w:sz="0" w:space="0" w:color="auto"/>
              </w:divBdr>
            </w:div>
            <w:div w:id="1952936919">
              <w:marLeft w:val="0"/>
              <w:marRight w:val="0"/>
              <w:marTop w:val="0"/>
              <w:marBottom w:val="0"/>
              <w:divBdr>
                <w:top w:val="none" w:sz="0" w:space="0" w:color="auto"/>
                <w:left w:val="none" w:sz="0" w:space="0" w:color="auto"/>
                <w:bottom w:val="none" w:sz="0" w:space="0" w:color="auto"/>
                <w:right w:val="none" w:sz="0" w:space="0" w:color="auto"/>
              </w:divBdr>
            </w:div>
            <w:div w:id="973829060">
              <w:marLeft w:val="0"/>
              <w:marRight w:val="0"/>
              <w:marTop w:val="0"/>
              <w:marBottom w:val="0"/>
              <w:divBdr>
                <w:top w:val="none" w:sz="0" w:space="0" w:color="auto"/>
                <w:left w:val="none" w:sz="0" w:space="0" w:color="auto"/>
                <w:bottom w:val="none" w:sz="0" w:space="0" w:color="auto"/>
                <w:right w:val="none" w:sz="0" w:space="0" w:color="auto"/>
              </w:divBdr>
            </w:div>
            <w:div w:id="1314409144">
              <w:marLeft w:val="0"/>
              <w:marRight w:val="0"/>
              <w:marTop w:val="0"/>
              <w:marBottom w:val="0"/>
              <w:divBdr>
                <w:top w:val="none" w:sz="0" w:space="0" w:color="auto"/>
                <w:left w:val="none" w:sz="0" w:space="0" w:color="auto"/>
                <w:bottom w:val="none" w:sz="0" w:space="0" w:color="auto"/>
                <w:right w:val="none" w:sz="0" w:space="0" w:color="auto"/>
              </w:divBdr>
            </w:div>
            <w:div w:id="621888700">
              <w:marLeft w:val="0"/>
              <w:marRight w:val="0"/>
              <w:marTop w:val="0"/>
              <w:marBottom w:val="0"/>
              <w:divBdr>
                <w:top w:val="none" w:sz="0" w:space="0" w:color="auto"/>
                <w:left w:val="none" w:sz="0" w:space="0" w:color="auto"/>
                <w:bottom w:val="none" w:sz="0" w:space="0" w:color="auto"/>
                <w:right w:val="none" w:sz="0" w:space="0" w:color="auto"/>
              </w:divBdr>
            </w:div>
            <w:div w:id="1966959670">
              <w:marLeft w:val="0"/>
              <w:marRight w:val="0"/>
              <w:marTop w:val="0"/>
              <w:marBottom w:val="0"/>
              <w:divBdr>
                <w:top w:val="none" w:sz="0" w:space="0" w:color="auto"/>
                <w:left w:val="none" w:sz="0" w:space="0" w:color="auto"/>
                <w:bottom w:val="none" w:sz="0" w:space="0" w:color="auto"/>
                <w:right w:val="none" w:sz="0" w:space="0" w:color="auto"/>
              </w:divBdr>
            </w:div>
            <w:div w:id="1834100377">
              <w:marLeft w:val="0"/>
              <w:marRight w:val="0"/>
              <w:marTop w:val="0"/>
              <w:marBottom w:val="0"/>
              <w:divBdr>
                <w:top w:val="none" w:sz="0" w:space="0" w:color="auto"/>
                <w:left w:val="none" w:sz="0" w:space="0" w:color="auto"/>
                <w:bottom w:val="none" w:sz="0" w:space="0" w:color="auto"/>
                <w:right w:val="none" w:sz="0" w:space="0" w:color="auto"/>
              </w:divBdr>
            </w:div>
            <w:div w:id="1291130093">
              <w:marLeft w:val="0"/>
              <w:marRight w:val="0"/>
              <w:marTop w:val="0"/>
              <w:marBottom w:val="0"/>
              <w:divBdr>
                <w:top w:val="none" w:sz="0" w:space="0" w:color="auto"/>
                <w:left w:val="none" w:sz="0" w:space="0" w:color="auto"/>
                <w:bottom w:val="none" w:sz="0" w:space="0" w:color="auto"/>
                <w:right w:val="none" w:sz="0" w:space="0" w:color="auto"/>
              </w:divBdr>
            </w:div>
            <w:div w:id="1441024898">
              <w:marLeft w:val="0"/>
              <w:marRight w:val="0"/>
              <w:marTop w:val="0"/>
              <w:marBottom w:val="0"/>
              <w:divBdr>
                <w:top w:val="none" w:sz="0" w:space="0" w:color="auto"/>
                <w:left w:val="none" w:sz="0" w:space="0" w:color="auto"/>
                <w:bottom w:val="none" w:sz="0" w:space="0" w:color="auto"/>
                <w:right w:val="none" w:sz="0" w:space="0" w:color="auto"/>
              </w:divBdr>
            </w:div>
            <w:div w:id="1587035745">
              <w:marLeft w:val="0"/>
              <w:marRight w:val="0"/>
              <w:marTop w:val="0"/>
              <w:marBottom w:val="0"/>
              <w:divBdr>
                <w:top w:val="none" w:sz="0" w:space="0" w:color="auto"/>
                <w:left w:val="none" w:sz="0" w:space="0" w:color="auto"/>
                <w:bottom w:val="none" w:sz="0" w:space="0" w:color="auto"/>
                <w:right w:val="none" w:sz="0" w:space="0" w:color="auto"/>
              </w:divBdr>
            </w:div>
            <w:div w:id="503319731">
              <w:marLeft w:val="0"/>
              <w:marRight w:val="0"/>
              <w:marTop w:val="0"/>
              <w:marBottom w:val="0"/>
              <w:divBdr>
                <w:top w:val="none" w:sz="0" w:space="0" w:color="auto"/>
                <w:left w:val="none" w:sz="0" w:space="0" w:color="auto"/>
                <w:bottom w:val="none" w:sz="0" w:space="0" w:color="auto"/>
                <w:right w:val="none" w:sz="0" w:space="0" w:color="auto"/>
              </w:divBdr>
            </w:div>
            <w:div w:id="1126973181">
              <w:marLeft w:val="0"/>
              <w:marRight w:val="0"/>
              <w:marTop w:val="0"/>
              <w:marBottom w:val="0"/>
              <w:divBdr>
                <w:top w:val="none" w:sz="0" w:space="0" w:color="auto"/>
                <w:left w:val="none" w:sz="0" w:space="0" w:color="auto"/>
                <w:bottom w:val="none" w:sz="0" w:space="0" w:color="auto"/>
                <w:right w:val="none" w:sz="0" w:space="0" w:color="auto"/>
              </w:divBdr>
            </w:div>
            <w:div w:id="370615331">
              <w:marLeft w:val="0"/>
              <w:marRight w:val="0"/>
              <w:marTop w:val="0"/>
              <w:marBottom w:val="0"/>
              <w:divBdr>
                <w:top w:val="none" w:sz="0" w:space="0" w:color="auto"/>
                <w:left w:val="none" w:sz="0" w:space="0" w:color="auto"/>
                <w:bottom w:val="none" w:sz="0" w:space="0" w:color="auto"/>
                <w:right w:val="none" w:sz="0" w:space="0" w:color="auto"/>
              </w:divBdr>
            </w:div>
            <w:div w:id="1448697833">
              <w:marLeft w:val="0"/>
              <w:marRight w:val="0"/>
              <w:marTop w:val="0"/>
              <w:marBottom w:val="0"/>
              <w:divBdr>
                <w:top w:val="none" w:sz="0" w:space="0" w:color="auto"/>
                <w:left w:val="none" w:sz="0" w:space="0" w:color="auto"/>
                <w:bottom w:val="none" w:sz="0" w:space="0" w:color="auto"/>
                <w:right w:val="none" w:sz="0" w:space="0" w:color="auto"/>
              </w:divBdr>
            </w:div>
            <w:div w:id="2146271036">
              <w:marLeft w:val="0"/>
              <w:marRight w:val="0"/>
              <w:marTop w:val="0"/>
              <w:marBottom w:val="0"/>
              <w:divBdr>
                <w:top w:val="none" w:sz="0" w:space="0" w:color="auto"/>
                <w:left w:val="none" w:sz="0" w:space="0" w:color="auto"/>
                <w:bottom w:val="none" w:sz="0" w:space="0" w:color="auto"/>
                <w:right w:val="none" w:sz="0" w:space="0" w:color="auto"/>
              </w:divBdr>
            </w:div>
            <w:div w:id="1309091346">
              <w:marLeft w:val="0"/>
              <w:marRight w:val="0"/>
              <w:marTop w:val="0"/>
              <w:marBottom w:val="0"/>
              <w:divBdr>
                <w:top w:val="none" w:sz="0" w:space="0" w:color="auto"/>
                <w:left w:val="none" w:sz="0" w:space="0" w:color="auto"/>
                <w:bottom w:val="none" w:sz="0" w:space="0" w:color="auto"/>
                <w:right w:val="none" w:sz="0" w:space="0" w:color="auto"/>
              </w:divBdr>
            </w:div>
            <w:div w:id="147481370">
              <w:marLeft w:val="0"/>
              <w:marRight w:val="0"/>
              <w:marTop w:val="0"/>
              <w:marBottom w:val="0"/>
              <w:divBdr>
                <w:top w:val="none" w:sz="0" w:space="0" w:color="auto"/>
                <w:left w:val="none" w:sz="0" w:space="0" w:color="auto"/>
                <w:bottom w:val="none" w:sz="0" w:space="0" w:color="auto"/>
                <w:right w:val="none" w:sz="0" w:space="0" w:color="auto"/>
              </w:divBdr>
            </w:div>
            <w:div w:id="20476339">
              <w:marLeft w:val="0"/>
              <w:marRight w:val="0"/>
              <w:marTop w:val="0"/>
              <w:marBottom w:val="0"/>
              <w:divBdr>
                <w:top w:val="none" w:sz="0" w:space="0" w:color="auto"/>
                <w:left w:val="none" w:sz="0" w:space="0" w:color="auto"/>
                <w:bottom w:val="none" w:sz="0" w:space="0" w:color="auto"/>
                <w:right w:val="none" w:sz="0" w:space="0" w:color="auto"/>
              </w:divBdr>
            </w:div>
            <w:div w:id="2082214477">
              <w:marLeft w:val="0"/>
              <w:marRight w:val="0"/>
              <w:marTop w:val="0"/>
              <w:marBottom w:val="0"/>
              <w:divBdr>
                <w:top w:val="none" w:sz="0" w:space="0" w:color="auto"/>
                <w:left w:val="none" w:sz="0" w:space="0" w:color="auto"/>
                <w:bottom w:val="none" w:sz="0" w:space="0" w:color="auto"/>
                <w:right w:val="none" w:sz="0" w:space="0" w:color="auto"/>
              </w:divBdr>
            </w:div>
            <w:div w:id="500706904">
              <w:marLeft w:val="0"/>
              <w:marRight w:val="0"/>
              <w:marTop w:val="0"/>
              <w:marBottom w:val="0"/>
              <w:divBdr>
                <w:top w:val="none" w:sz="0" w:space="0" w:color="auto"/>
                <w:left w:val="none" w:sz="0" w:space="0" w:color="auto"/>
                <w:bottom w:val="none" w:sz="0" w:space="0" w:color="auto"/>
                <w:right w:val="none" w:sz="0" w:space="0" w:color="auto"/>
              </w:divBdr>
            </w:div>
            <w:div w:id="61221982">
              <w:marLeft w:val="0"/>
              <w:marRight w:val="0"/>
              <w:marTop w:val="0"/>
              <w:marBottom w:val="0"/>
              <w:divBdr>
                <w:top w:val="none" w:sz="0" w:space="0" w:color="auto"/>
                <w:left w:val="none" w:sz="0" w:space="0" w:color="auto"/>
                <w:bottom w:val="none" w:sz="0" w:space="0" w:color="auto"/>
                <w:right w:val="none" w:sz="0" w:space="0" w:color="auto"/>
              </w:divBdr>
            </w:div>
            <w:div w:id="821195294">
              <w:marLeft w:val="0"/>
              <w:marRight w:val="0"/>
              <w:marTop w:val="0"/>
              <w:marBottom w:val="0"/>
              <w:divBdr>
                <w:top w:val="none" w:sz="0" w:space="0" w:color="auto"/>
                <w:left w:val="none" w:sz="0" w:space="0" w:color="auto"/>
                <w:bottom w:val="none" w:sz="0" w:space="0" w:color="auto"/>
                <w:right w:val="none" w:sz="0" w:space="0" w:color="auto"/>
              </w:divBdr>
            </w:div>
            <w:div w:id="582223441">
              <w:marLeft w:val="0"/>
              <w:marRight w:val="0"/>
              <w:marTop w:val="0"/>
              <w:marBottom w:val="0"/>
              <w:divBdr>
                <w:top w:val="none" w:sz="0" w:space="0" w:color="auto"/>
                <w:left w:val="none" w:sz="0" w:space="0" w:color="auto"/>
                <w:bottom w:val="none" w:sz="0" w:space="0" w:color="auto"/>
                <w:right w:val="none" w:sz="0" w:space="0" w:color="auto"/>
              </w:divBdr>
            </w:div>
            <w:div w:id="1516073554">
              <w:marLeft w:val="0"/>
              <w:marRight w:val="0"/>
              <w:marTop w:val="0"/>
              <w:marBottom w:val="0"/>
              <w:divBdr>
                <w:top w:val="none" w:sz="0" w:space="0" w:color="auto"/>
                <w:left w:val="none" w:sz="0" w:space="0" w:color="auto"/>
                <w:bottom w:val="none" w:sz="0" w:space="0" w:color="auto"/>
                <w:right w:val="none" w:sz="0" w:space="0" w:color="auto"/>
              </w:divBdr>
            </w:div>
            <w:div w:id="1658459484">
              <w:marLeft w:val="0"/>
              <w:marRight w:val="0"/>
              <w:marTop w:val="0"/>
              <w:marBottom w:val="0"/>
              <w:divBdr>
                <w:top w:val="none" w:sz="0" w:space="0" w:color="auto"/>
                <w:left w:val="none" w:sz="0" w:space="0" w:color="auto"/>
                <w:bottom w:val="none" w:sz="0" w:space="0" w:color="auto"/>
                <w:right w:val="none" w:sz="0" w:space="0" w:color="auto"/>
              </w:divBdr>
            </w:div>
            <w:div w:id="1965652489">
              <w:marLeft w:val="0"/>
              <w:marRight w:val="0"/>
              <w:marTop w:val="0"/>
              <w:marBottom w:val="0"/>
              <w:divBdr>
                <w:top w:val="none" w:sz="0" w:space="0" w:color="auto"/>
                <w:left w:val="none" w:sz="0" w:space="0" w:color="auto"/>
                <w:bottom w:val="none" w:sz="0" w:space="0" w:color="auto"/>
                <w:right w:val="none" w:sz="0" w:space="0" w:color="auto"/>
              </w:divBdr>
            </w:div>
            <w:div w:id="1775510898">
              <w:marLeft w:val="0"/>
              <w:marRight w:val="0"/>
              <w:marTop w:val="0"/>
              <w:marBottom w:val="0"/>
              <w:divBdr>
                <w:top w:val="none" w:sz="0" w:space="0" w:color="auto"/>
                <w:left w:val="none" w:sz="0" w:space="0" w:color="auto"/>
                <w:bottom w:val="none" w:sz="0" w:space="0" w:color="auto"/>
                <w:right w:val="none" w:sz="0" w:space="0" w:color="auto"/>
              </w:divBdr>
            </w:div>
            <w:div w:id="309794696">
              <w:marLeft w:val="0"/>
              <w:marRight w:val="0"/>
              <w:marTop w:val="0"/>
              <w:marBottom w:val="0"/>
              <w:divBdr>
                <w:top w:val="none" w:sz="0" w:space="0" w:color="auto"/>
                <w:left w:val="none" w:sz="0" w:space="0" w:color="auto"/>
                <w:bottom w:val="none" w:sz="0" w:space="0" w:color="auto"/>
                <w:right w:val="none" w:sz="0" w:space="0" w:color="auto"/>
              </w:divBdr>
            </w:div>
            <w:div w:id="1463308024">
              <w:marLeft w:val="0"/>
              <w:marRight w:val="0"/>
              <w:marTop w:val="0"/>
              <w:marBottom w:val="0"/>
              <w:divBdr>
                <w:top w:val="none" w:sz="0" w:space="0" w:color="auto"/>
                <w:left w:val="none" w:sz="0" w:space="0" w:color="auto"/>
                <w:bottom w:val="none" w:sz="0" w:space="0" w:color="auto"/>
                <w:right w:val="none" w:sz="0" w:space="0" w:color="auto"/>
              </w:divBdr>
            </w:div>
            <w:div w:id="557208299">
              <w:marLeft w:val="0"/>
              <w:marRight w:val="0"/>
              <w:marTop w:val="0"/>
              <w:marBottom w:val="0"/>
              <w:divBdr>
                <w:top w:val="none" w:sz="0" w:space="0" w:color="auto"/>
                <w:left w:val="none" w:sz="0" w:space="0" w:color="auto"/>
                <w:bottom w:val="none" w:sz="0" w:space="0" w:color="auto"/>
                <w:right w:val="none" w:sz="0" w:space="0" w:color="auto"/>
              </w:divBdr>
            </w:div>
            <w:div w:id="432556367">
              <w:marLeft w:val="0"/>
              <w:marRight w:val="0"/>
              <w:marTop w:val="0"/>
              <w:marBottom w:val="0"/>
              <w:divBdr>
                <w:top w:val="none" w:sz="0" w:space="0" w:color="auto"/>
                <w:left w:val="none" w:sz="0" w:space="0" w:color="auto"/>
                <w:bottom w:val="none" w:sz="0" w:space="0" w:color="auto"/>
                <w:right w:val="none" w:sz="0" w:space="0" w:color="auto"/>
              </w:divBdr>
            </w:div>
            <w:div w:id="2020502924">
              <w:marLeft w:val="0"/>
              <w:marRight w:val="0"/>
              <w:marTop w:val="0"/>
              <w:marBottom w:val="0"/>
              <w:divBdr>
                <w:top w:val="none" w:sz="0" w:space="0" w:color="auto"/>
                <w:left w:val="none" w:sz="0" w:space="0" w:color="auto"/>
                <w:bottom w:val="none" w:sz="0" w:space="0" w:color="auto"/>
                <w:right w:val="none" w:sz="0" w:space="0" w:color="auto"/>
              </w:divBdr>
            </w:div>
            <w:div w:id="1106390462">
              <w:marLeft w:val="0"/>
              <w:marRight w:val="0"/>
              <w:marTop w:val="0"/>
              <w:marBottom w:val="0"/>
              <w:divBdr>
                <w:top w:val="none" w:sz="0" w:space="0" w:color="auto"/>
                <w:left w:val="none" w:sz="0" w:space="0" w:color="auto"/>
                <w:bottom w:val="none" w:sz="0" w:space="0" w:color="auto"/>
                <w:right w:val="none" w:sz="0" w:space="0" w:color="auto"/>
              </w:divBdr>
            </w:div>
            <w:div w:id="1893300606">
              <w:marLeft w:val="0"/>
              <w:marRight w:val="0"/>
              <w:marTop w:val="0"/>
              <w:marBottom w:val="0"/>
              <w:divBdr>
                <w:top w:val="none" w:sz="0" w:space="0" w:color="auto"/>
                <w:left w:val="none" w:sz="0" w:space="0" w:color="auto"/>
                <w:bottom w:val="none" w:sz="0" w:space="0" w:color="auto"/>
                <w:right w:val="none" w:sz="0" w:space="0" w:color="auto"/>
              </w:divBdr>
            </w:div>
            <w:div w:id="1944603504">
              <w:marLeft w:val="0"/>
              <w:marRight w:val="0"/>
              <w:marTop w:val="0"/>
              <w:marBottom w:val="0"/>
              <w:divBdr>
                <w:top w:val="none" w:sz="0" w:space="0" w:color="auto"/>
                <w:left w:val="none" w:sz="0" w:space="0" w:color="auto"/>
                <w:bottom w:val="none" w:sz="0" w:space="0" w:color="auto"/>
                <w:right w:val="none" w:sz="0" w:space="0" w:color="auto"/>
              </w:divBdr>
            </w:div>
            <w:div w:id="736126756">
              <w:marLeft w:val="0"/>
              <w:marRight w:val="0"/>
              <w:marTop w:val="0"/>
              <w:marBottom w:val="0"/>
              <w:divBdr>
                <w:top w:val="none" w:sz="0" w:space="0" w:color="auto"/>
                <w:left w:val="none" w:sz="0" w:space="0" w:color="auto"/>
                <w:bottom w:val="none" w:sz="0" w:space="0" w:color="auto"/>
                <w:right w:val="none" w:sz="0" w:space="0" w:color="auto"/>
              </w:divBdr>
            </w:div>
            <w:div w:id="2127311634">
              <w:marLeft w:val="0"/>
              <w:marRight w:val="0"/>
              <w:marTop w:val="0"/>
              <w:marBottom w:val="0"/>
              <w:divBdr>
                <w:top w:val="none" w:sz="0" w:space="0" w:color="auto"/>
                <w:left w:val="none" w:sz="0" w:space="0" w:color="auto"/>
                <w:bottom w:val="none" w:sz="0" w:space="0" w:color="auto"/>
                <w:right w:val="none" w:sz="0" w:space="0" w:color="auto"/>
              </w:divBdr>
            </w:div>
            <w:div w:id="1645045259">
              <w:marLeft w:val="0"/>
              <w:marRight w:val="0"/>
              <w:marTop w:val="0"/>
              <w:marBottom w:val="0"/>
              <w:divBdr>
                <w:top w:val="none" w:sz="0" w:space="0" w:color="auto"/>
                <w:left w:val="none" w:sz="0" w:space="0" w:color="auto"/>
                <w:bottom w:val="none" w:sz="0" w:space="0" w:color="auto"/>
                <w:right w:val="none" w:sz="0" w:space="0" w:color="auto"/>
              </w:divBdr>
            </w:div>
            <w:div w:id="1668098559">
              <w:marLeft w:val="0"/>
              <w:marRight w:val="0"/>
              <w:marTop w:val="0"/>
              <w:marBottom w:val="0"/>
              <w:divBdr>
                <w:top w:val="none" w:sz="0" w:space="0" w:color="auto"/>
                <w:left w:val="none" w:sz="0" w:space="0" w:color="auto"/>
                <w:bottom w:val="none" w:sz="0" w:space="0" w:color="auto"/>
                <w:right w:val="none" w:sz="0" w:space="0" w:color="auto"/>
              </w:divBdr>
            </w:div>
            <w:div w:id="505825380">
              <w:marLeft w:val="0"/>
              <w:marRight w:val="0"/>
              <w:marTop w:val="0"/>
              <w:marBottom w:val="0"/>
              <w:divBdr>
                <w:top w:val="none" w:sz="0" w:space="0" w:color="auto"/>
                <w:left w:val="none" w:sz="0" w:space="0" w:color="auto"/>
                <w:bottom w:val="none" w:sz="0" w:space="0" w:color="auto"/>
                <w:right w:val="none" w:sz="0" w:space="0" w:color="auto"/>
              </w:divBdr>
            </w:div>
            <w:div w:id="1286276677">
              <w:marLeft w:val="0"/>
              <w:marRight w:val="0"/>
              <w:marTop w:val="0"/>
              <w:marBottom w:val="0"/>
              <w:divBdr>
                <w:top w:val="none" w:sz="0" w:space="0" w:color="auto"/>
                <w:left w:val="none" w:sz="0" w:space="0" w:color="auto"/>
                <w:bottom w:val="none" w:sz="0" w:space="0" w:color="auto"/>
                <w:right w:val="none" w:sz="0" w:space="0" w:color="auto"/>
              </w:divBdr>
            </w:div>
            <w:div w:id="157772215">
              <w:marLeft w:val="0"/>
              <w:marRight w:val="0"/>
              <w:marTop w:val="0"/>
              <w:marBottom w:val="0"/>
              <w:divBdr>
                <w:top w:val="none" w:sz="0" w:space="0" w:color="auto"/>
                <w:left w:val="none" w:sz="0" w:space="0" w:color="auto"/>
                <w:bottom w:val="none" w:sz="0" w:space="0" w:color="auto"/>
                <w:right w:val="none" w:sz="0" w:space="0" w:color="auto"/>
              </w:divBdr>
            </w:div>
            <w:div w:id="1129856704">
              <w:marLeft w:val="0"/>
              <w:marRight w:val="0"/>
              <w:marTop w:val="0"/>
              <w:marBottom w:val="0"/>
              <w:divBdr>
                <w:top w:val="none" w:sz="0" w:space="0" w:color="auto"/>
                <w:left w:val="none" w:sz="0" w:space="0" w:color="auto"/>
                <w:bottom w:val="none" w:sz="0" w:space="0" w:color="auto"/>
                <w:right w:val="none" w:sz="0" w:space="0" w:color="auto"/>
              </w:divBdr>
            </w:div>
            <w:div w:id="1568686334">
              <w:marLeft w:val="0"/>
              <w:marRight w:val="0"/>
              <w:marTop w:val="0"/>
              <w:marBottom w:val="0"/>
              <w:divBdr>
                <w:top w:val="none" w:sz="0" w:space="0" w:color="auto"/>
                <w:left w:val="none" w:sz="0" w:space="0" w:color="auto"/>
                <w:bottom w:val="none" w:sz="0" w:space="0" w:color="auto"/>
                <w:right w:val="none" w:sz="0" w:space="0" w:color="auto"/>
              </w:divBdr>
            </w:div>
            <w:div w:id="1876656098">
              <w:marLeft w:val="0"/>
              <w:marRight w:val="0"/>
              <w:marTop w:val="0"/>
              <w:marBottom w:val="0"/>
              <w:divBdr>
                <w:top w:val="none" w:sz="0" w:space="0" w:color="auto"/>
                <w:left w:val="none" w:sz="0" w:space="0" w:color="auto"/>
                <w:bottom w:val="none" w:sz="0" w:space="0" w:color="auto"/>
                <w:right w:val="none" w:sz="0" w:space="0" w:color="auto"/>
              </w:divBdr>
            </w:div>
            <w:div w:id="676004707">
              <w:marLeft w:val="0"/>
              <w:marRight w:val="0"/>
              <w:marTop w:val="0"/>
              <w:marBottom w:val="0"/>
              <w:divBdr>
                <w:top w:val="none" w:sz="0" w:space="0" w:color="auto"/>
                <w:left w:val="none" w:sz="0" w:space="0" w:color="auto"/>
                <w:bottom w:val="none" w:sz="0" w:space="0" w:color="auto"/>
                <w:right w:val="none" w:sz="0" w:space="0" w:color="auto"/>
              </w:divBdr>
            </w:div>
            <w:div w:id="1729111197">
              <w:marLeft w:val="0"/>
              <w:marRight w:val="0"/>
              <w:marTop w:val="0"/>
              <w:marBottom w:val="0"/>
              <w:divBdr>
                <w:top w:val="none" w:sz="0" w:space="0" w:color="auto"/>
                <w:left w:val="none" w:sz="0" w:space="0" w:color="auto"/>
                <w:bottom w:val="none" w:sz="0" w:space="0" w:color="auto"/>
                <w:right w:val="none" w:sz="0" w:space="0" w:color="auto"/>
              </w:divBdr>
            </w:div>
            <w:div w:id="1023939911">
              <w:marLeft w:val="0"/>
              <w:marRight w:val="0"/>
              <w:marTop w:val="0"/>
              <w:marBottom w:val="0"/>
              <w:divBdr>
                <w:top w:val="none" w:sz="0" w:space="0" w:color="auto"/>
                <w:left w:val="none" w:sz="0" w:space="0" w:color="auto"/>
                <w:bottom w:val="none" w:sz="0" w:space="0" w:color="auto"/>
                <w:right w:val="none" w:sz="0" w:space="0" w:color="auto"/>
              </w:divBdr>
            </w:div>
            <w:div w:id="1481847841">
              <w:marLeft w:val="0"/>
              <w:marRight w:val="0"/>
              <w:marTop w:val="0"/>
              <w:marBottom w:val="0"/>
              <w:divBdr>
                <w:top w:val="none" w:sz="0" w:space="0" w:color="auto"/>
                <w:left w:val="none" w:sz="0" w:space="0" w:color="auto"/>
                <w:bottom w:val="none" w:sz="0" w:space="0" w:color="auto"/>
                <w:right w:val="none" w:sz="0" w:space="0" w:color="auto"/>
              </w:divBdr>
            </w:div>
            <w:div w:id="1946382582">
              <w:marLeft w:val="0"/>
              <w:marRight w:val="0"/>
              <w:marTop w:val="0"/>
              <w:marBottom w:val="0"/>
              <w:divBdr>
                <w:top w:val="none" w:sz="0" w:space="0" w:color="auto"/>
                <w:left w:val="none" w:sz="0" w:space="0" w:color="auto"/>
                <w:bottom w:val="none" w:sz="0" w:space="0" w:color="auto"/>
                <w:right w:val="none" w:sz="0" w:space="0" w:color="auto"/>
              </w:divBdr>
            </w:div>
            <w:div w:id="793329428">
              <w:marLeft w:val="0"/>
              <w:marRight w:val="0"/>
              <w:marTop w:val="0"/>
              <w:marBottom w:val="0"/>
              <w:divBdr>
                <w:top w:val="none" w:sz="0" w:space="0" w:color="auto"/>
                <w:left w:val="none" w:sz="0" w:space="0" w:color="auto"/>
                <w:bottom w:val="none" w:sz="0" w:space="0" w:color="auto"/>
                <w:right w:val="none" w:sz="0" w:space="0" w:color="auto"/>
              </w:divBdr>
            </w:div>
            <w:div w:id="180777857">
              <w:marLeft w:val="0"/>
              <w:marRight w:val="0"/>
              <w:marTop w:val="0"/>
              <w:marBottom w:val="0"/>
              <w:divBdr>
                <w:top w:val="none" w:sz="0" w:space="0" w:color="auto"/>
                <w:left w:val="none" w:sz="0" w:space="0" w:color="auto"/>
                <w:bottom w:val="none" w:sz="0" w:space="0" w:color="auto"/>
                <w:right w:val="none" w:sz="0" w:space="0" w:color="auto"/>
              </w:divBdr>
            </w:div>
            <w:div w:id="1378509410">
              <w:marLeft w:val="0"/>
              <w:marRight w:val="0"/>
              <w:marTop w:val="0"/>
              <w:marBottom w:val="0"/>
              <w:divBdr>
                <w:top w:val="none" w:sz="0" w:space="0" w:color="auto"/>
                <w:left w:val="none" w:sz="0" w:space="0" w:color="auto"/>
                <w:bottom w:val="none" w:sz="0" w:space="0" w:color="auto"/>
                <w:right w:val="none" w:sz="0" w:space="0" w:color="auto"/>
              </w:divBdr>
            </w:div>
            <w:div w:id="1811941103">
              <w:marLeft w:val="0"/>
              <w:marRight w:val="0"/>
              <w:marTop w:val="0"/>
              <w:marBottom w:val="0"/>
              <w:divBdr>
                <w:top w:val="none" w:sz="0" w:space="0" w:color="auto"/>
                <w:left w:val="none" w:sz="0" w:space="0" w:color="auto"/>
                <w:bottom w:val="none" w:sz="0" w:space="0" w:color="auto"/>
                <w:right w:val="none" w:sz="0" w:space="0" w:color="auto"/>
              </w:divBdr>
            </w:div>
            <w:div w:id="425346342">
              <w:marLeft w:val="0"/>
              <w:marRight w:val="0"/>
              <w:marTop w:val="0"/>
              <w:marBottom w:val="0"/>
              <w:divBdr>
                <w:top w:val="none" w:sz="0" w:space="0" w:color="auto"/>
                <w:left w:val="none" w:sz="0" w:space="0" w:color="auto"/>
                <w:bottom w:val="none" w:sz="0" w:space="0" w:color="auto"/>
                <w:right w:val="none" w:sz="0" w:space="0" w:color="auto"/>
              </w:divBdr>
            </w:div>
            <w:div w:id="1283926697">
              <w:marLeft w:val="0"/>
              <w:marRight w:val="0"/>
              <w:marTop w:val="0"/>
              <w:marBottom w:val="0"/>
              <w:divBdr>
                <w:top w:val="none" w:sz="0" w:space="0" w:color="auto"/>
                <w:left w:val="none" w:sz="0" w:space="0" w:color="auto"/>
                <w:bottom w:val="none" w:sz="0" w:space="0" w:color="auto"/>
                <w:right w:val="none" w:sz="0" w:space="0" w:color="auto"/>
              </w:divBdr>
            </w:div>
            <w:div w:id="866286183">
              <w:marLeft w:val="0"/>
              <w:marRight w:val="0"/>
              <w:marTop w:val="0"/>
              <w:marBottom w:val="0"/>
              <w:divBdr>
                <w:top w:val="none" w:sz="0" w:space="0" w:color="auto"/>
                <w:left w:val="none" w:sz="0" w:space="0" w:color="auto"/>
                <w:bottom w:val="none" w:sz="0" w:space="0" w:color="auto"/>
                <w:right w:val="none" w:sz="0" w:space="0" w:color="auto"/>
              </w:divBdr>
            </w:div>
            <w:div w:id="1978149021">
              <w:marLeft w:val="0"/>
              <w:marRight w:val="0"/>
              <w:marTop w:val="0"/>
              <w:marBottom w:val="0"/>
              <w:divBdr>
                <w:top w:val="none" w:sz="0" w:space="0" w:color="auto"/>
                <w:left w:val="none" w:sz="0" w:space="0" w:color="auto"/>
                <w:bottom w:val="none" w:sz="0" w:space="0" w:color="auto"/>
                <w:right w:val="none" w:sz="0" w:space="0" w:color="auto"/>
              </w:divBdr>
            </w:div>
            <w:div w:id="499930807">
              <w:marLeft w:val="0"/>
              <w:marRight w:val="0"/>
              <w:marTop w:val="0"/>
              <w:marBottom w:val="0"/>
              <w:divBdr>
                <w:top w:val="none" w:sz="0" w:space="0" w:color="auto"/>
                <w:left w:val="none" w:sz="0" w:space="0" w:color="auto"/>
                <w:bottom w:val="none" w:sz="0" w:space="0" w:color="auto"/>
                <w:right w:val="none" w:sz="0" w:space="0" w:color="auto"/>
              </w:divBdr>
            </w:div>
            <w:div w:id="1249778441">
              <w:marLeft w:val="0"/>
              <w:marRight w:val="0"/>
              <w:marTop w:val="0"/>
              <w:marBottom w:val="0"/>
              <w:divBdr>
                <w:top w:val="none" w:sz="0" w:space="0" w:color="auto"/>
                <w:left w:val="none" w:sz="0" w:space="0" w:color="auto"/>
                <w:bottom w:val="none" w:sz="0" w:space="0" w:color="auto"/>
                <w:right w:val="none" w:sz="0" w:space="0" w:color="auto"/>
              </w:divBdr>
            </w:div>
            <w:div w:id="897670089">
              <w:marLeft w:val="0"/>
              <w:marRight w:val="0"/>
              <w:marTop w:val="0"/>
              <w:marBottom w:val="0"/>
              <w:divBdr>
                <w:top w:val="none" w:sz="0" w:space="0" w:color="auto"/>
                <w:left w:val="none" w:sz="0" w:space="0" w:color="auto"/>
                <w:bottom w:val="none" w:sz="0" w:space="0" w:color="auto"/>
                <w:right w:val="none" w:sz="0" w:space="0" w:color="auto"/>
              </w:divBdr>
            </w:div>
            <w:div w:id="1244873640">
              <w:marLeft w:val="0"/>
              <w:marRight w:val="0"/>
              <w:marTop w:val="0"/>
              <w:marBottom w:val="0"/>
              <w:divBdr>
                <w:top w:val="none" w:sz="0" w:space="0" w:color="auto"/>
                <w:left w:val="none" w:sz="0" w:space="0" w:color="auto"/>
                <w:bottom w:val="none" w:sz="0" w:space="0" w:color="auto"/>
                <w:right w:val="none" w:sz="0" w:space="0" w:color="auto"/>
              </w:divBdr>
            </w:div>
            <w:div w:id="854152842">
              <w:marLeft w:val="0"/>
              <w:marRight w:val="0"/>
              <w:marTop w:val="0"/>
              <w:marBottom w:val="0"/>
              <w:divBdr>
                <w:top w:val="none" w:sz="0" w:space="0" w:color="auto"/>
                <w:left w:val="none" w:sz="0" w:space="0" w:color="auto"/>
                <w:bottom w:val="none" w:sz="0" w:space="0" w:color="auto"/>
                <w:right w:val="none" w:sz="0" w:space="0" w:color="auto"/>
              </w:divBdr>
            </w:div>
            <w:div w:id="2083288604">
              <w:marLeft w:val="0"/>
              <w:marRight w:val="0"/>
              <w:marTop w:val="0"/>
              <w:marBottom w:val="0"/>
              <w:divBdr>
                <w:top w:val="none" w:sz="0" w:space="0" w:color="auto"/>
                <w:left w:val="none" w:sz="0" w:space="0" w:color="auto"/>
                <w:bottom w:val="none" w:sz="0" w:space="0" w:color="auto"/>
                <w:right w:val="none" w:sz="0" w:space="0" w:color="auto"/>
              </w:divBdr>
            </w:div>
            <w:div w:id="1024869589">
              <w:marLeft w:val="0"/>
              <w:marRight w:val="0"/>
              <w:marTop w:val="0"/>
              <w:marBottom w:val="0"/>
              <w:divBdr>
                <w:top w:val="none" w:sz="0" w:space="0" w:color="auto"/>
                <w:left w:val="none" w:sz="0" w:space="0" w:color="auto"/>
                <w:bottom w:val="none" w:sz="0" w:space="0" w:color="auto"/>
                <w:right w:val="none" w:sz="0" w:space="0" w:color="auto"/>
              </w:divBdr>
            </w:div>
            <w:div w:id="826824100">
              <w:marLeft w:val="0"/>
              <w:marRight w:val="0"/>
              <w:marTop w:val="0"/>
              <w:marBottom w:val="0"/>
              <w:divBdr>
                <w:top w:val="none" w:sz="0" w:space="0" w:color="auto"/>
                <w:left w:val="none" w:sz="0" w:space="0" w:color="auto"/>
                <w:bottom w:val="none" w:sz="0" w:space="0" w:color="auto"/>
                <w:right w:val="none" w:sz="0" w:space="0" w:color="auto"/>
              </w:divBdr>
            </w:div>
            <w:div w:id="213741481">
              <w:marLeft w:val="0"/>
              <w:marRight w:val="0"/>
              <w:marTop w:val="0"/>
              <w:marBottom w:val="0"/>
              <w:divBdr>
                <w:top w:val="none" w:sz="0" w:space="0" w:color="auto"/>
                <w:left w:val="none" w:sz="0" w:space="0" w:color="auto"/>
                <w:bottom w:val="none" w:sz="0" w:space="0" w:color="auto"/>
                <w:right w:val="none" w:sz="0" w:space="0" w:color="auto"/>
              </w:divBdr>
            </w:div>
            <w:div w:id="1430660762">
              <w:marLeft w:val="0"/>
              <w:marRight w:val="0"/>
              <w:marTop w:val="0"/>
              <w:marBottom w:val="0"/>
              <w:divBdr>
                <w:top w:val="none" w:sz="0" w:space="0" w:color="auto"/>
                <w:left w:val="none" w:sz="0" w:space="0" w:color="auto"/>
                <w:bottom w:val="none" w:sz="0" w:space="0" w:color="auto"/>
                <w:right w:val="none" w:sz="0" w:space="0" w:color="auto"/>
              </w:divBdr>
            </w:div>
            <w:div w:id="1811438109">
              <w:marLeft w:val="0"/>
              <w:marRight w:val="0"/>
              <w:marTop w:val="0"/>
              <w:marBottom w:val="0"/>
              <w:divBdr>
                <w:top w:val="none" w:sz="0" w:space="0" w:color="auto"/>
                <w:left w:val="none" w:sz="0" w:space="0" w:color="auto"/>
                <w:bottom w:val="none" w:sz="0" w:space="0" w:color="auto"/>
                <w:right w:val="none" w:sz="0" w:space="0" w:color="auto"/>
              </w:divBdr>
            </w:div>
            <w:div w:id="902956415">
              <w:marLeft w:val="0"/>
              <w:marRight w:val="0"/>
              <w:marTop w:val="0"/>
              <w:marBottom w:val="0"/>
              <w:divBdr>
                <w:top w:val="none" w:sz="0" w:space="0" w:color="auto"/>
                <w:left w:val="none" w:sz="0" w:space="0" w:color="auto"/>
                <w:bottom w:val="none" w:sz="0" w:space="0" w:color="auto"/>
                <w:right w:val="none" w:sz="0" w:space="0" w:color="auto"/>
              </w:divBdr>
            </w:div>
            <w:div w:id="1572621487">
              <w:marLeft w:val="0"/>
              <w:marRight w:val="0"/>
              <w:marTop w:val="0"/>
              <w:marBottom w:val="0"/>
              <w:divBdr>
                <w:top w:val="none" w:sz="0" w:space="0" w:color="auto"/>
                <w:left w:val="none" w:sz="0" w:space="0" w:color="auto"/>
                <w:bottom w:val="none" w:sz="0" w:space="0" w:color="auto"/>
                <w:right w:val="none" w:sz="0" w:space="0" w:color="auto"/>
              </w:divBdr>
            </w:div>
            <w:div w:id="1837575813">
              <w:marLeft w:val="0"/>
              <w:marRight w:val="0"/>
              <w:marTop w:val="0"/>
              <w:marBottom w:val="0"/>
              <w:divBdr>
                <w:top w:val="none" w:sz="0" w:space="0" w:color="auto"/>
                <w:left w:val="none" w:sz="0" w:space="0" w:color="auto"/>
                <w:bottom w:val="none" w:sz="0" w:space="0" w:color="auto"/>
                <w:right w:val="none" w:sz="0" w:space="0" w:color="auto"/>
              </w:divBdr>
            </w:div>
            <w:div w:id="1206983485">
              <w:marLeft w:val="0"/>
              <w:marRight w:val="0"/>
              <w:marTop w:val="0"/>
              <w:marBottom w:val="0"/>
              <w:divBdr>
                <w:top w:val="none" w:sz="0" w:space="0" w:color="auto"/>
                <w:left w:val="none" w:sz="0" w:space="0" w:color="auto"/>
                <w:bottom w:val="none" w:sz="0" w:space="0" w:color="auto"/>
                <w:right w:val="none" w:sz="0" w:space="0" w:color="auto"/>
              </w:divBdr>
            </w:div>
            <w:div w:id="2057466388">
              <w:marLeft w:val="0"/>
              <w:marRight w:val="0"/>
              <w:marTop w:val="0"/>
              <w:marBottom w:val="0"/>
              <w:divBdr>
                <w:top w:val="none" w:sz="0" w:space="0" w:color="auto"/>
                <w:left w:val="none" w:sz="0" w:space="0" w:color="auto"/>
                <w:bottom w:val="none" w:sz="0" w:space="0" w:color="auto"/>
                <w:right w:val="none" w:sz="0" w:space="0" w:color="auto"/>
              </w:divBdr>
            </w:div>
            <w:div w:id="557666336">
              <w:marLeft w:val="0"/>
              <w:marRight w:val="0"/>
              <w:marTop w:val="0"/>
              <w:marBottom w:val="0"/>
              <w:divBdr>
                <w:top w:val="none" w:sz="0" w:space="0" w:color="auto"/>
                <w:left w:val="none" w:sz="0" w:space="0" w:color="auto"/>
                <w:bottom w:val="none" w:sz="0" w:space="0" w:color="auto"/>
                <w:right w:val="none" w:sz="0" w:space="0" w:color="auto"/>
              </w:divBdr>
            </w:div>
            <w:div w:id="131825635">
              <w:marLeft w:val="0"/>
              <w:marRight w:val="0"/>
              <w:marTop w:val="0"/>
              <w:marBottom w:val="0"/>
              <w:divBdr>
                <w:top w:val="none" w:sz="0" w:space="0" w:color="auto"/>
                <w:left w:val="none" w:sz="0" w:space="0" w:color="auto"/>
                <w:bottom w:val="none" w:sz="0" w:space="0" w:color="auto"/>
                <w:right w:val="none" w:sz="0" w:space="0" w:color="auto"/>
              </w:divBdr>
            </w:div>
            <w:div w:id="1397817653">
              <w:marLeft w:val="0"/>
              <w:marRight w:val="0"/>
              <w:marTop w:val="0"/>
              <w:marBottom w:val="0"/>
              <w:divBdr>
                <w:top w:val="none" w:sz="0" w:space="0" w:color="auto"/>
                <w:left w:val="none" w:sz="0" w:space="0" w:color="auto"/>
                <w:bottom w:val="none" w:sz="0" w:space="0" w:color="auto"/>
                <w:right w:val="none" w:sz="0" w:space="0" w:color="auto"/>
              </w:divBdr>
            </w:div>
            <w:div w:id="1595745738">
              <w:marLeft w:val="0"/>
              <w:marRight w:val="0"/>
              <w:marTop w:val="0"/>
              <w:marBottom w:val="0"/>
              <w:divBdr>
                <w:top w:val="none" w:sz="0" w:space="0" w:color="auto"/>
                <w:left w:val="none" w:sz="0" w:space="0" w:color="auto"/>
                <w:bottom w:val="none" w:sz="0" w:space="0" w:color="auto"/>
                <w:right w:val="none" w:sz="0" w:space="0" w:color="auto"/>
              </w:divBdr>
            </w:div>
            <w:div w:id="1518036198">
              <w:marLeft w:val="0"/>
              <w:marRight w:val="0"/>
              <w:marTop w:val="0"/>
              <w:marBottom w:val="0"/>
              <w:divBdr>
                <w:top w:val="none" w:sz="0" w:space="0" w:color="auto"/>
                <w:left w:val="none" w:sz="0" w:space="0" w:color="auto"/>
                <w:bottom w:val="none" w:sz="0" w:space="0" w:color="auto"/>
                <w:right w:val="none" w:sz="0" w:space="0" w:color="auto"/>
              </w:divBdr>
            </w:div>
            <w:div w:id="2111125625">
              <w:marLeft w:val="0"/>
              <w:marRight w:val="0"/>
              <w:marTop w:val="0"/>
              <w:marBottom w:val="0"/>
              <w:divBdr>
                <w:top w:val="none" w:sz="0" w:space="0" w:color="auto"/>
                <w:left w:val="none" w:sz="0" w:space="0" w:color="auto"/>
                <w:bottom w:val="none" w:sz="0" w:space="0" w:color="auto"/>
                <w:right w:val="none" w:sz="0" w:space="0" w:color="auto"/>
              </w:divBdr>
            </w:div>
            <w:div w:id="68311333">
              <w:marLeft w:val="0"/>
              <w:marRight w:val="0"/>
              <w:marTop w:val="0"/>
              <w:marBottom w:val="0"/>
              <w:divBdr>
                <w:top w:val="none" w:sz="0" w:space="0" w:color="auto"/>
                <w:left w:val="none" w:sz="0" w:space="0" w:color="auto"/>
                <w:bottom w:val="none" w:sz="0" w:space="0" w:color="auto"/>
                <w:right w:val="none" w:sz="0" w:space="0" w:color="auto"/>
              </w:divBdr>
            </w:div>
            <w:div w:id="2051756593">
              <w:marLeft w:val="0"/>
              <w:marRight w:val="0"/>
              <w:marTop w:val="0"/>
              <w:marBottom w:val="0"/>
              <w:divBdr>
                <w:top w:val="none" w:sz="0" w:space="0" w:color="auto"/>
                <w:left w:val="none" w:sz="0" w:space="0" w:color="auto"/>
                <w:bottom w:val="none" w:sz="0" w:space="0" w:color="auto"/>
                <w:right w:val="none" w:sz="0" w:space="0" w:color="auto"/>
              </w:divBdr>
            </w:div>
            <w:div w:id="987784261">
              <w:marLeft w:val="0"/>
              <w:marRight w:val="0"/>
              <w:marTop w:val="0"/>
              <w:marBottom w:val="0"/>
              <w:divBdr>
                <w:top w:val="none" w:sz="0" w:space="0" w:color="auto"/>
                <w:left w:val="none" w:sz="0" w:space="0" w:color="auto"/>
                <w:bottom w:val="none" w:sz="0" w:space="0" w:color="auto"/>
                <w:right w:val="none" w:sz="0" w:space="0" w:color="auto"/>
              </w:divBdr>
            </w:div>
            <w:div w:id="1346133056">
              <w:marLeft w:val="0"/>
              <w:marRight w:val="0"/>
              <w:marTop w:val="0"/>
              <w:marBottom w:val="0"/>
              <w:divBdr>
                <w:top w:val="none" w:sz="0" w:space="0" w:color="auto"/>
                <w:left w:val="none" w:sz="0" w:space="0" w:color="auto"/>
                <w:bottom w:val="none" w:sz="0" w:space="0" w:color="auto"/>
                <w:right w:val="none" w:sz="0" w:space="0" w:color="auto"/>
              </w:divBdr>
            </w:div>
            <w:div w:id="329649241">
              <w:marLeft w:val="0"/>
              <w:marRight w:val="0"/>
              <w:marTop w:val="0"/>
              <w:marBottom w:val="0"/>
              <w:divBdr>
                <w:top w:val="none" w:sz="0" w:space="0" w:color="auto"/>
                <w:left w:val="none" w:sz="0" w:space="0" w:color="auto"/>
                <w:bottom w:val="none" w:sz="0" w:space="0" w:color="auto"/>
                <w:right w:val="none" w:sz="0" w:space="0" w:color="auto"/>
              </w:divBdr>
            </w:div>
            <w:div w:id="1306472354">
              <w:marLeft w:val="0"/>
              <w:marRight w:val="0"/>
              <w:marTop w:val="0"/>
              <w:marBottom w:val="0"/>
              <w:divBdr>
                <w:top w:val="none" w:sz="0" w:space="0" w:color="auto"/>
                <w:left w:val="none" w:sz="0" w:space="0" w:color="auto"/>
                <w:bottom w:val="none" w:sz="0" w:space="0" w:color="auto"/>
                <w:right w:val="none" w:sz="0" w:space="0" w:color="auto"/>
              </w:divBdr>
            </w:div>
            <w:div w:id="1915047253">
              <w:marLeft w:val="0"/>
              <w:marRight w:val="0"/>
              <w:marTop w:val="0"/>
              <w:marBottom w:val="0"/>
              <w:divBdr>
                <w:top w:val="none" w:sz="0" w:space="0" w:color="auto"/>
                <w:left w:val="none" w:sz="0" w:space="0" w:color="auto"/>
                <w:bottom w:val="none" w:sz="0" w:space="0" w:color="auto"/>
                <w:right w:val="none" w:sz="0" w:space="0" w:color="auto"/>
              </w:divBdr>
            </w:div>
            <w:div w:id="1633363498">
              <w:marLeft w:val="0"/>
              <w:marRight w:val="0"/>
              <w:marTop w:val="0"/>
              <w:marBottom w:val="0"/>
              <w:divBdr>
                <w:top w:val="none" w:sz="0" w:space="0" w:color="auto"/>
                <w:left w:val="none" w:sz="0" w:space="0" w:color="auto"/>
                <w:bottom w:val="none" w:sz="0" w:space="0" w:color="auto"/>
                <w:right w:val="none" w:sz="0" w:space="0" w:color="auto"/>
              </w:divBdr>
            </w:div>
            <w:div w:id="469251878">
              <w:marLeft w:val="0"/>
              <w:marRight w:val="0"/>
              <w:marTop w:val="0"/>
              <w:marBottom w:val="0"/>
              <w:divBdr>
                <w:top w:val="none" w:sz="0" w:space="0" w:color="auto"/>
                <w:left w:val="none" w:sz="0" w:space="0" w:color="auto"/>
                <w:bottom w:val="none" w:sz="0" w:space="0" w:color="auto"/>
                <w:right w:val="none" w:sz="0" w:space="0" w:color="auto"/>
              </w:divBdr>
            </w:div>
            <w:div w:id="1182859422">
              <w:marLeft w:val="0"/>
              <w:marRight w:val="0"/>
              <w:marTop w:val="0"/>
              <w:marBottom w:val="0"/>
              <w:divBdr>
                <w:top w:val="none" w:sz="0" w:space="0" w:color="auto"/>
                <w:left w:val="none" w:sz="0" w:space="0" w:color="auto"/>
                <w:bottom w:val="none" w:sz="0" w:space="0" w:color="auto"/>
                <w:right w:val="none" w:sz="0" w:space="0" w:color="auto"/>
              </w:divBdr>
            </w:div>
            <w:div w:id="730230092">
              <w:marLeft w:val="0"/>
              <w:marRight w:val="0"/>
              <w:marTop w:val="0"/>
              <w:marBottom w:val="0"/>
              <w:divBdr>
                <w:top w:val="none" w:sz="0" w:space="0" w:color="auto"/>
                <w:left w:val="none" w:sz="0" w:space="0" w:color="auto"/>
                <w:bottom w:val="none" w:sz="0" w:space="0" w:color="auto"/>
                <w:right w:val="none" w:sz="0" w:space="0" w:color="auto"/>
              </w:divBdr>
            </w:div>
            <w:div w:id="385960060">
              <w:marLeft w:val="0"/>
              <w:marRight w:val="0"/>
              <w:marTop w:val="0"/>
              <w:marBottom w:val="0"/>
              <w:divBdr>
                <w:top w:val="none" w:sz="0" w:space="0" w:color="auto"/>
                <w:left w:val="none" w:sz="0" w:space="0" w:color="auto"/>
                <w:bottom w:val="none" w:sz="0" w:space="0" w:color="auto"/>
                <w:right w:val="none" w:sz="0" w:space="0" w:color="auto"/>
              </w:divBdr>
            </w:div>
            <w:div w:id="174195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97689">
      <w:bodyDiv w:val="1"/>
      <w:marLeft w:val="0"/>
      <w:marRight w:val="0"/>
      <w:marTop w:val="0"/>
      <w:marBottom w:val="0"/>
      <w:divBdr>
        <w:top w:val="none" w:sz="0" w:space="0" w:color="auto"/>
        <w:left w:val="none" w:sz="0" w:space="0" w:color="auto"/>
        <w:bottom w:val="none" w:sz="0" w:space="0" w:color="auto"/>
        <w:right w:val="none" w:sz="0" w:space="0" w:color="auto"/>
      </w:divBdr>
      <w:divsChild>
        <w:div w:id="182982148">
          <w:marLeft w:val="0"/>
          <w:marRight w:val="0"/>
          <w:marTop w:val="0"/>
          <w:marBottom w:val="0"/>
          <w:divBdr>
            <w:top w:val="none" w:sz="0" w:space="0" w:color="auto"/>
            <w:left w:val="none" w:sz="0" w:space="0" w:color="auto"/>
            <w:bottom w:val="none" w:sz="0" w:space="0" w:color="auto"/>
            <w:right w:val="none" w:sz="0" w:space="0" w:color="auto"/>
          </w:divBdr>
          <w:divsChild>
            <w:div w:id="1974483242">
              <w:marLeft w:val="0"/>
              <w:marRight w:val="0"/>
              <w:marTop w:val="0"/>
              <w:marBottom w:val="0"/>
              <w:divBdr>
                <w:top w:val="none" w:sz="0" w:space="0" w:color="auto"/>
                <w:left w:val="none" w:sz="0" w:space="0" w:color="auto"/>
                <w:bottom w:val="none" w:sz="0" w:space="0" w:color="auto"/>
                <w:right w:val="none" w:sz="0" w:space="0" w:color="auto"/>
              </w:divBdr>
            </w:div>
            <w:div w:id="685601744">
              <w:marLeft w:val="0"/>
              <w:marRight w:val="0"/>
              <w:marTop w:val="0"/>
              <w:marBottom w:val="0"/>
              <w:divBdr>
                <w:top w:val="none" w:sz="0" w:space="0" w:color="auto"/>
                <w:left w:val="none" w:sz="0" w:space="0" w:color="auto"/>
                <w:bottom w:val="none" w:sz="0" w:space="0" w:color="auto"/>
                <w:right w:val="none" w:sz="0" w:space="0" w:color="auto"/>
              </w:divBdr>
            </w:div>
            <w:div w:id="317270551">
              <w:marLeft w:val="0"/>
              <w:marRight w:val="0"/>
              <w:marTop w:val="0"/>
              <w:marBottom w:val="0"/>
              <w:divBdr>
                <w:top w:val="none" w:sz="0" w:space="0" w:color="auto"/>
                <w:left w:val="none" w:sz="0" w:space="0" w:color="auto"/>
                <w:bottom w:val="none" w:sz="0" w:space="0" w:color="auto"/>
                <w:right w:val="none" w:sz="0" w:space="0" w:color="auto"/>
              </w:divBdr>
            </w:div>
            <w:div w:id="1155874399">
              <w:marLeft w:val="0"/>
              <w:marRight w:val="0"/>
              <w:marTop w:val="0"/>
              <w:marBottom w:val="0"/>
              <w:divBdr>
                <w:top w:val="none" w:sz="0" w:space="0" w:color="auto"/>
                <w:left w:val="none" w:sz="0" w:space="0" w:color="auto"/>
                <w:bottom w:val="none" w:sz="0" w:space="0" w:color="auto"/>
                <w:right w:val="none" w:sz="0" w:space="0" w:color="auto"/>
              </w:divBdr>
            </w:div>
            <w:div w:id="1431780000">
              <w:marLeft w:val="0"/>
              <w:marRight w:val="0"/>
              <w:marTop w:val="0"/>
              <w:marBottom w:val="0"/>
              <w:divBdr>
                <w:top w:val="none" w:sz="0" w:space="0" w:color="auto"/>
                <w:left w:val="none" w:sz="0" w:space="0" w:color="auto"/>
                <w:bottom w:val="none" w:sz="0" w:space="0" w:color="auto"/>
                <w:right w:val="none" w:sz="0" w:space="0" w:color="auto"/>
              </w:divBdr>
            </w:div>
            <w:div w:id="705447344">
              <w:marLeft w:val="0"/>
              <w:marRight w:val="0"/>
              <w:marTop w:val="0"/>
              <w:marBottom w:val="0"/>
              <w:divBdr>
                <w:top w:val="none" w:sz="0" w:space="0" w:color="auto"/>
                <w:left w:val="none" w:sz="0" w:space="0" w:color="auto"/>
                <w:bottom w:val="none" w:sz="0" w:space="0" w:color="auto"/>
                <w:right w:val="none" w:sz="0" w:space="0" w:color="auto"/>
              </w:divBdr>
            </w:div>
            <w:div w:id="271324183">
              <w:marLeft w:val="0"/>
              <w:marRight w:val="0"/>
              <w:marTop w:val="0"/>
              <w:marBottom w:val="0"/>
              <w:divBdr>
                <w:top w:val="none" w:sz="0" w:space="0" w:color="auto"/>
                <w:left w:val="none" w:sz="0" w:space="0" w:color="auto"/>
                <w:bottom w:val="none" w:sz="0" w:space="0" w:color="auto"/>
                <w:right w:val="none" w:sz="0" w:space="0" w:color="auto"/>
              </w:divBdr>
            </w:div>
            <w:div w:id="998656745">
              <w:marLeft w:val="0"/>
              <w:marRight w:val="0"/>
              <w:marTop w:val="0"/>
              <w:marBottom w:val="0"/>
              <w:divBdr>
                <w:top w:val="none" w:sz="0" w:space="0" w:color="auto"/>
                <w:left w:val="none" w:sz="0" w:space="0" w:color="auto"/>
                <w:bottom w:val="none" w:sz="0" w:space="0" w:color="auto"/>
                <w:right w:val="none" w:sz="0" w:space="0" w:color="auto"/>
              </w:divBdr>
            </w:div>
            <w:div w:id="2078091644">
              <w:marLeft w:val="0"/>
              <w:marRight w:val="0"/>
              <w:marTop w:val="0"/>
              <w:marBottom w:val="0"/>
              <w:divBdr>
                <w:top w:val="none" w:sz="0" w:space="0" w:color="auto"/>
                <w:left w:val="none" w:sz="0" w:space="0" w:color="auto"/>
                <w:bottom w:val="none" w:sz="0" w:space="0" w:color="auto"/>
                <w:right w:val="none" w:sz="0" w:space="0" w:color="auto"/>
              </w:divBdr>
            </w:div>
            <w:div w:id="349449399">
              <w:marLeft w:val="0"/>
              <w:marRight w:val="0"/>
              <w:marTop w:val="0"/>
              <w:marBottom w:val="0"/>
              <w:divBdr>
                <w:top w:val="none" w:sz="0" w:space="0" w:color="auto"/>
                <w:left w:val="none" w:sz="0" w:space="0" w:color="auto"/>
                <w:bottom w:val="none" w:sz="0" w:space="0" w:color="auto"/>
                <w:right w:val="none" w:sz="0" w:space="0" w:color="auto"/>
              </w:divBdr>
            </w:div>
            <w:div w:id="1928273414">
              <w:marLeft w:val="0"/>
              <w:marRight w:val="0"/>
              <w:marTop w:val="0"/>
              <w:marBottom w:val="0"/>
              <w:divBdr>
                <w:top w:val="none" w:sz="0" w:space="0" w:color="auto"/>
                <w:left w:val="none" w:sz="0" w:space="0" w:color="auto"/>
                <w:bottom w:val="none" w:sz="0" w:space="0" w:color="auto"/>
                <w:right w:val="none" w:sz="0" w:space="0" w:color="auto"/>
              </w:divBdr>
            </w:div>
            <w:div w:id="1809735957">
              <w:marLeft w:val="0"/>
              <w:marRight w:val="0"/>
              <w:marTop w:val="0"/>
              <w:marBottom w:val="0"/>
              <w:divBdr>
                <w:top w:val="none" w:sz="0" w:space="0" w:color="auto"/>
                <w:left w:val="none" w:sz="0" w:space="0" w:color="auto"/>
                <w:bottom w:val="none" w:sz="0" w:space="0" w:color="auto"/>
                <w:right w:val="none" w:sz="0" w:space="0" w:color="auto"/>
              </w:divBdr>
            </w:div>
            <w:div w:id="1985893994">
              <w:marLeft w:val="0"/>
              <w:marRight w:val="0"/>
              <w:marTop w:val="0"/>
              <w:marBottom w:val="0"/>
              <w:divBdr>
                <w:top w:val="none" w:sz="0" w:space="0" w:color="auto"/>
                <w:left w:val="none" w:sz="0" w:space="0" w:color="auto"/>
                <w:bottom w:val="none" w:sz="0" w:space="0" w:color="auto"/>
                <w:right w:val="none" w:sz="0" w:space="0" w:color="auto"/>
              </w:divBdr>
            </w:div>
            <w:div w:id="1302998175">
              <w:marLeft w:val="0"/>
              <w:marRight w:val="0"/>
              <w:marTop w:val="0"/>
              <w:marBottom w:val="0"/>
              <w:divBdr>
                <w:top w:val="none" w:sz="0" w:space="0" w:color="auto"/>
                <w:left w:val="none" w:sz="0" w:space="0" w:color="auto"/>
                <w:bottom w:val="none" w:sz="0" w:space="0" w:color="auto"/>
                <w:right w:val="none" w:sz="0" w:space="0" w:color="auto"/>
              </w:divBdr>
            </w:div>
            <w:div w:id="1623538595">
              <w:marLeft w:val="0"/>
              <w:marRight w:val="0"/>
              <w:marTop w:val="0"/>
              <w:marBottom w:val="0"/>
              <w:divBdr>
                <w:top w:val="none" w:sz="0" w:space="0" w:color="auto"/>
                <w:left w:val="none" w:sz="0" w:space="0" w:color="auto"/>
                <w:bottom w:val="none" w:sz="0" w:space="0" w:color="auto"/>
                <w:right w:val="none" w:sz="0" w:space="0" w:color="auto"/>
              </w:divBdr>
            </w:div>
            <w:div w:id="1834560458">
              <w:marLeft w:val="0"/>
              <w:marRight w:val="0"/>
              <w:marTop w:val="0"/>
              <w:marBottom w:val="0"/>
              <w:divBdr>
                <w:top w:val="none" w:sz="0" w:space="0" w:color="auto"/>
                <w:left w:val="none" w:sz="0" w:space="0" w:color="auto"/>
                <w:bottom w:val="none" w:sz="0" w:space="0" w:color="auto"/>
                <w:right w:val="none" w:sz="0" w:space="0" w:color="auto"/>
              </w:divBdr>
            </w:div>
            <w:div w:id="1759522701">
              <w:marLeft w:val="0"/>
              <w:marRight w:val="0"/>
              <w:marTop w:val="0"/>
              <w:marBottom w:val="0"/>
              <w:divBdr>
                <w:top w:val="none" w:sz="0" w:space="0" w:color="auto"/>
                <w:left w:val="none" w:sz="0" w:space="0" w:color="auto"/>
                <w:bottom w:val="none" w:sz="0" w:space="0" w:color="auto"/>
                <w:right w:val="none" w:sz="0" w:space="0" w:color="auto"/>
              </w:divBdr>
            </w:div>
            <w:div w:id="1378699146">
              <w:marLeft w:val="0"/>
              <w:marRight w:val="0"/>
              <w:marTop w:val="0"/>
              <w:marBottom w:val="0"/>
              <w:divBdr>
                <w:top w:val="none" w:sz="0" w:space="0" w:color="auto"/>
                <w:left w:val="none" w:sz="0" w:space="0" w:color="auto"/>
                <w:bottom w:val="none" w:sz="0" w:space="0" w:color="auto"/>
                <w:right w:val="none" w:sz="0" w:space="0" w:color="auto"/>
              </w:divBdr>
            </w:div>
            <w:div w:id="224267310">
              <w:marLeft w:val="0"/>
              <w:marRight w:val="0"/>
              <w:marTop w:val="0"/>
              <w:marBottom w:val="0"/>
              <w:divBdr>
                <w:top w:val="none" w:sz="0" w:space="0" w:color="auto"/>
                <w:left w:val="none" w:sz="0" w:space="0" w:color="auto"/>
                <w:bottom w:val="none" w:sz="0" w:space="0" w:color="auto"/>
                <w:right w:val="none" w:sz="0" w:space="0" w:color="auto"/>
              </w:divBdr>
            </w:div>
            <w:div w:id="1504660499">
              <w:marLeft w:val="0"/>
              <w:marRight w:val="0"/>
              <w:marTop w:val="0"/>
              <w:marBottom w:val="0"/>
              <w:divBdr>
                <w:top w:val="none" w:sz="0" w:space="0" w:color="auto"/>
                <w:left w:val="none" w:sz="0" w:space="0" w:color="auto"/>
                <w:bottom w:val="none" w:sz="0" w:space="0" w:color="auto"/>
                <w:right w:val="none" w:sz="0" w:space="0" w:color="auto"/>
              </w:divBdr>
            </w:div>
            <w:div w:id="294988304">
              <w:marLeft w:val="0"/>
              <w:marRight w:val="0"/>
              <w:marTop w:val="0"/>
              <w:marBottom w:val="0"/>
              <w:divBdr>
                <w:top w:val="none" w:sz="0" w:space="0" w:color="auto"/>
                <w:left w:val="none" w:sz="0" w:space="0" w:color="auto"/>
                <w:bottom w:val="none" w:sz="0" w:space="0" w:color="auto"/>
                <w:right w:val="none" w:sz="0" w:space="0" w:color="auto"/>
              </w:divBdr>
            </w:div>
            <w:div w:id="959725755">
              <w:marLeft w:val="0"/>
              <w:marRight w:val="0"/>
              <w:marTop w:val="0"/>
              <w:marBottom w:val="0"/>
              <w:divBdr>
                <w:top w:val="none" w:sz="0" w:space="0" w:color="auto"/>
                <w:left w:val="none" w:sz="0" w:space="0" w:color="auto"/>
                <w:bottom w:val="none" w:sz="0" w:space="0" w:color="auto"/>
                <w:right w:val="none" w:sz="0" w:space="0" w:color="auto"/>
              </w:divBdr>
            </w:div>
            <w:div w:id="1336955868">
              <w:marLeft w:val="0"/>
              <w:marRight w:val="0"/>
              <w:marTop w:val="0"/>
              <w:marBottom w:val="0"/>
              <w:divBdr>
                <w:top w:val="none" w:sz="0" w:space="0" w:color="auto"/>
                <w:left w:val="none" w:sz="0" w:space="0" w:color="auto"/>
                <w:bottom w:val="none" w:sz="0" w:space="0" w:color="auto"/>
                <w:right w:val="none" w:sz="0" w:space="0" w:color="auto"/>
              </w:divBdr>
            </w:div>
            <w:div w:id="1369178535">
              <w:marLeft w:val="0"/>
              <w:marRight w:val="0"/>
              <w:marTop w:val="0"/>
              <w:marBottom w:val="0"/>
              <w:divBdr>
                <w:top w:val="none" w:sz="0" w:space="0" w:color="auto"/>
                <w:left w:val="none" w:sz="0" w:space="0" w:color="auto"/>
                <w:bottom w:val="none" w:sz="0" w:space="0" w:color="auto"/>
                <w:right w:val="none" w:sz="0" w:space="0" w:color="auto"/>
              </w:divBdr>
            </w:div>
            <w:div w:id="1639217014">
              <w:marLeft w:val="0"/>
              <w:marRight w:val="0"/>
              <w:marTop w:val="0"/>
              <w:marBottom w:val="0"/>
              <w:divBdr>
                <w:top w:val="none" w:sz="0" w:space="0" w:color="auto"/>
                <w:left w:val="none" w:sz="0" w:space="0" w:color="auto"/>
                <w:bottom w:val="none" w:sz="0" w:space="0" w:color="auto"/>
                <w:right w:val="none" w:sz="0" w:space="0" w:color="auto"/>
              </w:divBdr>
            </w:div>
            <w:div w:id="144009873">
              <w:marLeft w:val="0"/>
              <w:marRight w:val="0"/>
              <w:marTop w:val="0"/>
              <w:marBottom w:val="0"/>
              <w:divBdr>
                <w:top w:val="none" w:sz="0" w:space="0" w:color="auto"/>
                <w:left w:val="none" w:sz="0" w:space="0" w:color="auto"/>
                <w:bottom w:val="none" w:sz="0" w:space="0" w:color="auto"/>
                <w:right w:val="none" w:sz="0" w:space="0" w:color="auto"/>
              </w:divBdr>
            </w:div>
            <w:div w:id="1396271011">
              <w:marLeft w:val="0"/>
              <w:marRight w:val="0"/>
              <w:marTop w:val="0"/>
              <w:marBottom w:val="0"/>
              <w:divBdr>
                <w:top w:val="none" w:sz="0" w:space="0" w:color="auto"/>
                <w:left w:val="none" w:sz="0" w:space="0" w:color="auto"/>
                <w:bottom w:val="none" w:sz="0" w:space="0" w:color="auto"/>
                <w:right w:val="none" w:sz="0" w:space="0" w:color="auto"/>
              </w:divBdr>
            </w:div>
            <w:div w:id="1998878993">
              <w:marLeft w:val="0"/>
              <w:marRight w:val="0"/>
              <w:marTop w:val="0"/>
              <w:marBottom w:val="0"/>
              <w:divBdr>
                <w:top w:val="none" w:sz="0" w:space="0" w:color="auto"/>
                <w:left w:val="none" w:sz="0" w:space="0" w:color="auto"/>
                <w:bottom w:val="none" w:sz="0" w:space="0" w:color="auto"/>
                <w:right w:val="none" w:sz="0" w:space="0" w:color="auto"/>
              </w:divBdr>
            </w:div>
            <w:div w:id="482505898">
              <w:marLeft w:val="0"/>
              <w:marRight w:val="0"/>
              <w:marTop w:val="0"/>
              <w:marBottom w:val="0"/>
              <w:divBdr>
                <w:top w:val="none" w:sz="0" w:space="0" w:color="auto"/>
                <w:left w:val="none" w:sz="0" w:space="0" w:color="auto"/>
                <w:bottom w:val="none" w:sz="0" w:space="0" w:color="auto"/>
                <w:right w:val="none" w:sz="0" w:space="0" w:color="auto"/>
              </w:divBdr>
            </w:div>
            <w:div w:id="1375739444">
              <w:marLeft w:val="0"/>
              <w:marRight w:val="0"/>
              <w:marTop w:val="0"/>
              <w:marBottom w:val="0"/>
              <w:divBdr>
                <w:top w:val="none" w:sz="0" w:space="0" w:color="auto"/>
                <w:left w:val="none" w:sz="0" w:space="0" w:color="auto"/>
                <w:bottom w:val="none" w:sz="0" w:space="0" w:color="auto"/>
                <w:right w:val="none" w:sz="0" w:space="0" w:color="auto"/>
              </w:divBdr>
            </w:div>
            <w:div w:id="1417748881">
              <w:marLeft w:val="0"/>
              <w:marRight w:val="0"/>
              <w:marTop w:val="0"/>
              <w:marBottom w:val="0"/>
              <w:divBdr>
                <w:top w:val="none" w:sz="0" w:space="0" w:color="auto"/>
                <w:left w:val="none" w:sz="0" w:space="0" w:color="auto"/>
                <w:bottom w:val="none" w:sz="0" w:space="0" w:color="auto"/>
                <w:right w:val="none" w:sz="0" w:space="0" w:color="auto"/>
              </w:divBdr>
            </w:div>
            <w:div w:id="1260601091">
              <w:marLeft w:val="0"/>
              <w:marRight w:val="0"/>
              <w:marTop w:val="0"/>
              <w:marBottom w:val="0"/>
              <w:divBdr>
                <w:top w:val="none" w:sz="0" w:space="0" w:color="auto"/>
                <w:left w:val="none" w:sz="0" w:space="0" w:color="auto"/>
                <w:bottom w:val="none" w:sz="0" w:space="0" w:color="auto"/>
                <w:right w:val="none" w:sz="0" w:space="0" w:color="auto"/>
              </w:divBdr>
            </w:div>
            <w:div w:id="1818374427">
              <w:marLeft w:val="0"/>
              <w:marRight w:val="0"/>
              <w:marTop w:val="0"/>
              <w:marBottom w:val="0"/>
              <w:divBdr>
                <w:top w:val="none" w:sz="0" w:space="0" w:color="auto"/>
                <w:left w:val="none" w:sz="0" w:space="0" w:color="auto"/>
                <w:bottom w:val="none" w:sz="0" w:space="0" w:color="auto"/>
                <w:right w:val="none" w:sz="0" w:space="0" w:color="auto"/>
              </w:divBdr>
            </w:div>
            <w:div w:id="2001735713">
              <w:marLeft w:val="0"/>
              <w:marRight w:val="0"/>
              <w:marTop w:val="0"/>
              <w:marBottom w:val="0"/>
              <w:divBdr>
                <w:top w:val="none" w:sz="0" w:space="0" w:color="auto"/>
                <w:left w:val="none" w:sz="0" w:space="0" w:color="auto"/>
                <w:bottom w:val="none" w:sz="0" w:space="0" w:color="auto"/>
                <w:right w:val="none" w:sz="0" w:space="0" w:color="auto"/>
              </w:divBdr>
            </w:div>
            <w:div w:id="1456560591">
              <w:marLeft w:val="0"/>
              <w:marRight w:val="0"/>
              <w:marTop w:val="0"/>
              <w:marBottom w:val="0"/>
              <w:divBdr>
                <w:top w:val="none" w:sz="0" w:space="0" w:color="auto"/>
                <w:left w:val="none" w:sz="0" w:space="0" w:color="auto"/>
                <w:bottom w:val="none" w:sz="0" w:space="0" w:color="auto"/>
                <w:right w:val="none" w:sz="0" w:space="0" w:color="auto"/>
              </w:divBdr>
            </w:div>
            <w:div w:id="151919421">
              <w:marLeft w:val="0"/>
              <w:marRight w:val="0"/>
              <w:marTop w:val="0"/>
              <w:marBottom w:val="0"/>
              <w:divBdr>
                <w:top w:val="none" w:sz="0" w:space="0" w:color="auto"/>
                <w:left w:val="none" w:sz="0" w:space="0" w:color="auto"/>
                <w:bottom w:val="none" w:sz="0" w:space="0" w:color="auto"/>
                <w:right w:val="none" w:sz="0" w:space="0" w:color="auto"/>
              </w:divBdr>
            </w:div>
            <w:div w:id="2084909601">
              <w:marLeft w:val="0"/>
              <w:marRight w:val="0"/>
              <w:marTop w:val="0"/>
              <w:marBottom w:val="0"/>
              <w:divBdr>
                <w:top w:val="none" w:sz="0" w:space="0" w:color="auto"/>
                <w:left w:val="none" w:sz="0" w:space="0" w:color="auto"/>
                <w:bottom w:val="none" w:sz="0" w:space="0" w:color="auto"/>
                <w:right w:val="none" w:sz="0" w:space="0" w:color="auto"/>
              </w:divBdr>
            </w:div>
            <w:div w:id="774908210">
              <w:marLeft w:val="0"/>
              <w:marRight w:val="0"/>
              <w:marTop w:val="0"/>
              <w:marBottom w:val="0"/>
              <w:divBdr>
                <w:top w:val="none" w:sz="0" w:space="0" w:color="auto"/>
                <w:left w:val="none" w:sz="0" w:space="0" w:color="auto"/>
                <w:bottom w:val="none" w:sz="0" w:space="0" w:color="auto"/>
                <w:right w:val="none" w:sz="0" w:space="0" w:color="auto"/>
              </w:divBdr>
            </w:div>
            <w:div w:id="1780761955">
              <w:marLeft w:val="0"/>
              <w:marRight w:val="0"/>
              <w:marTop w:val="0"/>
              <w:marBottom w:val="0"/>
              <w:divBdr>
                <w:top w:val="none" w:sz="0" w:space="0" w:color="auto"/>
                <w:left w:val="none" w:sz="0" w:space="0" w:color="auto"/>
                <w:bottom w:val="none" w:sz="0" w:space="0" w:color="auto"/>
                <w:right w:val="none" w:sz="0" w:space="0" w:color="auto"/>
              </w:divBdr>
            </w:div>
            <w:div w:id="2005433199">
              <w:marLeft w:val="0"/>
              <w:marRight w:val="0"/>
              <w:marTop w:val="0"/>
              <w:marBottom w:val="0"/>
              <w:divBdr>
                <w:top w:val="none" w:sz="0" w:space="0" w:color="auto"/>
                <w:left w:val="none" w:sz="0" w:space="0" w:color="auto"/>
                <w:bottom w:val="none" w:sz="0" w:space="0" w:color="auto"/>
                <w:right w:val="none" w:sz="0" w:space="0" w:color="auto"/>
              </w:divBdr>
            </w:div>
            <w:div w:id="1899242219">
              <w:marLeft w:val="0"/>
              <w:marRight w:val="0"/>
              <w:marTop w:val="0"/>
              <w:marBottom w:val="0"/>
              <w:divBdr>
                <w:top w:val="none" w:sz="0" w:space="0" w:color="auto"/>
                <w:left w:val="none" w:sz="0" w:space="0" w:color="auto"/>
                <w:bottom w:val="none" w:sz="0" w:space="0" w:color="auto"/>
                <w:right w:val="none" w:sz="0" w:space="0" w:color="auto"/>
              </w:divBdr>
            </w:div>
            <w:div w:id="503591172">
              <w:marLeft w:val="0"/>
              <w:marRight w:val="0"/>
              <w:marTop w:val="0"/>
              <w:marBottom w:val="0"/>
              <w:divBdr>
                <w:top w:val="none" w:sz="0" w:space="0" w:color="auto"/>
                <w:left w:val="none" w:sz="0" w:space="0" w:color="auto"/>
                <w:bottom w:val="none" w:sz="0" w:space="0" w:color="auto"/>
                <w:right w:val="none" w:sz="0" w:space="0" w:color="auto"/>
              </w:divBdr>
            </w:div>
            <w:div w:id="1896430965">
              <w:marLeft w:val="0"/>
              <w:marRight w:val="0"/>
              <w:marTop w:val="0"/>
              <w:marBottom w:val="0"/>
              <w:divBdr>
                <w:top w:val="none" w:sz="0" w:space="0" w:color="auto"/>
                <w:left w:val="none" w:sz="0" w:space="0" w:color="auto"/>
                <w:bottom w:val="none" w:sz="0" w:space="0" w:color="auto"/>
                <w:right w:val="none" w:sz="0" w:space="0" w:color="auto"/>
              </w:divBdr>
            </w:div>
            <w:div w:id="1254433792">
              <w:marLeft w:val="0"/>
              <w:marRight w:val="0"/>
              <w:marTop w:val="0"/>
              <w:marBottom w:val="0"/>
              <w:divBdr>
                <w:top w:val="none" w:sz="0" w:space="0" w:color="auto"/>
                <w:left w:val="none" w:sz="0" w:space="0" w:color="auto"/>
                <w:bottom w:val="none" w:sz="0" w:space="0" w:color="auto"/>
                <w:right w:val="none" w:sz="0" w:space="0" w:color="auto"/>
              </w:divBdr>
            </w:div>
            <w:div w:id="719093256">
              <w:marLeft w:val="0"/>
              <w:marRight w:val="0"/>
              <w:marTop w:val="0"/>
              <w:marBottom w:val="0"/>
              <w:divBdr>
                <w:top w:val="none" w:sz="0" w:space="0" w:color="auto"/>
                <w:left w:val="none" w:sz="0" w:space="0" w:color="auto"/>
                <w:bottom w:val="none" w:sz="0" w:space="0" w:color="auto"/>
                <w:right w:val="none" w:sz="0" w:space="0" w:color="auto"/>
              </w:divBdr>
            </w:div>
            <w:div w:id="662053359">
              <w:marLeft w:val="0"/>
              <w:marRight w:val="0"/>
              <w:marTop w:val="0"/>
              <w:marBottom w:val="0"/>
              <w:divBdr>
                <w:top w:val="none" w:sz="0" w:space="0" w:color="auto"/>
                <w:left w:val="none" w:sz="0" w:space="0" w:color="auto"/>
                <w:bottom w:val="none" w:sz="0" w:space="0" w:color="auto"/>
                <w:right w:val="none" w:sz="0" w:space="0" w:color="auto"/>
              </w:divBdr>
            </w:div>
            <w:div w:id="1883856500">
              <w:marLeft w:val="0"/>
              <w:marRight w:val="0"/>
              <w:marTop w:val="0"/>
              <w:marBottom w:val="0"/>
              <w:divBdr>
                <w:top w:val="none" w:sz="0" w:space="0" w:color="auto"/>
                <w:left w:val="none" w:sz="0" w:space="0" w:color="auto"/>
                <w:bottom w:val="none" w:sz="0" w:space="0" w:color="auto"/>
                <w:right w:val="none" w:sz="0" w:space="0" w:color="auto"/>
              </w:divBdr>
            </w:div>
            <w:div w:id="883440878">
              <w:marLeft w:val="0"/>
              <w:marRight w:val="0"/>
              <w:marTop w:val="0"/>
              <w:marBottom w:val="0"/>
              <w:divBdr>
                <w:top w:val="none" w:sz="0" w:space="0" w:color="auto"/>
                <w:left w:val="none" w:sz="0" w:space="0" w:color="auto"/>
                <w:bottom w:val="none" w:sz="0" w:space="0" w:color="auto"/>
                <w:right w:val="none" w:sz="0" w:space="0" w:color="auto"/>
              </w:divBdr>
            </w:div>
            <w:div w:id="409472423">
              <w:marLeft w:val="0"/>
              <w:marRight w:val="0"/>
              <w:marTop w:val="0"/>
              <w:marBottom w:val="0"/>
              <w:divBdr>
                <w:top w:val="none" w:sz="0" w:space="0" w:color="auto"/>
                <w:left w:val="none" w:sz="0" w:space="0" w:color="auto"/>
                <w:bottom w:val="none" w:sz="0" w:space="0" w:color="auto"/>
                <w:right w:val="none" w:sz="0" w:space="0" w:color="auto"/>
              </w:divBdr>
            </w:div>
            <w:div w:id="1248223872">
              <w:marLeft w:val="0"/>
              <w:marRight w:val="0"/>
              <w:marTop w:val="0"/>
              <w:marBottom w:val="0"/>
              <w:divBdr>
                <w:top w:val="none" w:sz="0" w:space="0" w:color="auto"/>
                <w:left w:val="none" w:sz="0" w:space="0" w:color="auto"/>
                <w:bottom w:val="none" w:sz="0" w:space="0" w:color="auto"/>
                <w:right w:val="none" w:sz="0" w:space="0" w:color="auto"/>
              </w:divBdr>
            </w:div>
            <w:div w:id="1859195345">
              <w:marLeft w:val="0"/>
              <w:marRight w:val="0"/>
              <w:marTop w:val="0"/>
              <w:marBottom w:val="0"/>
              <w:divBdr>
                <w:top w:val="none" w:sz="0" w:space="0" w:color="auto"/>
                <w:left w:val="none" w:sz="0" w:space="0" w:color="auto"/>
                <w:bottom w:val="none" w:sz="0" w:space="0" w:color="auto"/>
                <w:right w:val="none" w:sz="0" w:space="0" w:color="auto"/>
              </w:divBdr>
            </w:div>
            <w:div w:id="2090927819">
              <w:marLeft w:val="0"/>
              <w:marRight w:val="0"/>
              <w:marTop w:val="0"/>
              <w:marBottom w:val="0"/>
              <w:divBdr>
                <w:top w:val="none" w:sz="0" w:space="0" w:color="auto"/>
                <w:left w:val="none" w:sz="0" w:space="0" w:color="auto"/>
                <w:bottom w:val="none" w:sz="0" w:space="0" w:color="auto"/>
                <w:right w:val="none" w:sz="0" w:space="0" w:color="auto"/>
              </w:divBdr>
            </w:div>
            <w:div w:id="351537106">
              <w:marLeft w:val="0"/>
              <w:marRight w:val="0"/>
              <w:marTop w:val="0"/>
              <w:marBottom w:val="0"/>
              <w:divBdr>
                <w:top w:val="none" w:sz="0" w:space="0" w:color="auto"/>
                <w:left w:val="none" w:sz="0" w:space="0" w:color="auto"/>
                <w:bottom w:val="none" w:sz="0" w:space="0" w:color="auto"/>
                <w:right w:val="none" w:sz="0" w:space="0" w:color="auto"/>
              </w:divBdr>
            </w:div>
            <w:div w:id="85002149">
              <w:marLeft w:val="0"/>
              <w:marRight w:val="0"/>
              <w:marTop w:val="0"/>
              <w:marBottom w:val="0"/>
              <w:divBdr>
                <w:top w:val="none" w:sz="0" w:space="0" w:color="auto"/>
                <w:left w:val="none" w:sz="0" w:space="0" w:color="auto"/>
                <w:bottom w:val="none" w:sz="0" w:space="0" w:color="auto"/>
                <w:right w:val="none" w:sz="0" w:space="0" w:color="auto"/>
              </w:divBdr>
            </w:div>
            <w:div w:id="1197889778">
              <w:marLeft w:val="0"/>
              <w:marRight w:val="0"/>
              <w:marTop w:val="0"/>
              <w:marBottom w:val="0"/>
              <w:divBdr>
                <w:top w:val="none" w:sz="0" w:space="0" w:color="auto"/>
                <w:left w:val="none" w:sz="0" w:space="0" w:color="auto"/>
                <w:bottom w:val="none" w:sz="0" w:space="0" w:color="auto"/>
                <w:right w:val="none" w:sz="0" w:space="0" w:color="auto"/>
              </w:divBdr>
            </w:div>
            <w:div w:id="1843156247">
              <w:marLeft w:val="0"/>
              <w:marRight w:val="0"/>
              <w:marTop w:val="0"/>
              <w:marBottom w:val="0"/>
              <w:divBdr>
                <w:top w:val="none" w:sz="0" w:space="0" w:color="auto"/>
                <w:left w:val="none" w:sz="0" w:space="0" w:color="auto"/>
                <w:bottom w:val="none" w:sz="0" w:space="0" w:color="auto"/>
                <w:right w:val="none" w:sz="0" w:space="0" w:color="auto"/>
              </w:divBdr>
            </w:div>
            <w:div w:id="2144689729">
              <w:marLeft w:val="0"/>
              <w:marRight w:val="0"/>
              <w:marTop w:val="0"/>
              <w:marBottom w:val="0"/>
              <w:divBdr>
                <w:top w:val="none" w:sz="0" w:space="0" w:color="auto"/>
                <w:left w:val="none" w:sz="0" w:space="0" w:color="auto"/>
                <w:bottom w:val="none" w:sz="0" w:space="0" w:color="auto"/>
                <w:right w:val="none" w:sz="0" w:space="0" w:color="auto"/>
              </w:divBdr>
            </w:div>
            <w:div w:id="23337475">
              <w:marLeft w:val="0"/>
              <w:marRight w:val="0"/>
              <w:marTop w:val="0"/>
              <w:marBottom w:val="0"/>
              <w:divBdr>
                <w:top w:val="none" w:sz="0" w:space="0" w:color="auto"/>
                <w:left w:val="none" w:sz="0" w:space="0" w:color="auto"/>
                <w:bottom w:val="none" w:sz="0" w:space="0" w:color="auto"/>
                <w:right w:val="none" w:sz="0" w:space="0" w:color="auto"/>
              </w:divBdr>
            </w:div>
            <w:div w:id="114953980">
              <w:marLeft w:val="0"/>
              <w:marRight w:val="0"/>
              <w:marTop w:val="0"/>
              <w:marBottom w:val="0"/>
              <w:divBdr>
                <w:top w:val="none" w:sz="0" w:space="0" w:color="auto"/>
                <w:left w:val="none" w:sz="0" w:space="0" w:color="auto"/>
                <w:bottom w:val="none" w:sz="0" w:space="0" w:color="auto"/>
                <w:right w:val="none" w:sz="0" w:space="0" w:color="auto"/>
              </w:divBdr>
            </w:div>
            <w:div w:id="1920669816">
              <w:marLeft w:val="0"/>
              <w:marRight w:val="0"/>
              <w:marTop w:val="0"/>
              <w:marBottom w:val="0"/>
              <w:divBdr>
                <w:top w:val="none" w:sz="0" w:space="0" w:color="auto"/>
                <w:left w:val="none" w:sz="0" w:space="0" w:color="auto"/>
                <w:bottom w:val="none" w:sz="0" w:space="0" w:color="auto"/>
                <w:right w:val="none" w:sz="0" w:space="0" w:color="auto"/>
              </w:divBdr>
            </w:div>
            <w:div w:id="1327172241">
              <w:marLeft w:val="0"/>
              <w:marRight w:val="0"/>
              <w:marTop w:val="0"/>
              <w:marBottom w:val="0"/>
              <w:divBdr>
                <w:top w:val="none" w:sz="0" w:space="0" w:color="auto"/>
                <w:left w:val="none" w:sz="0" w:space="0" w:color="auto"/>
                <w:bottom w:val="none" w:sz="0" w:space="0" w:color="auto"/>
                <w:right w:val="none" w:sz="0" w:space="0" w:color="auto"/>
              </w:divBdr>
            </w:div>
            <w:div w:id="2011248100">
              <w:marLeft w:val="0"/>
              <w:marRight w:val="0"/>
              <w:marTop w:val="0"/>
              <w:marBottom w:val="0"/>
              <w:divBdr>
                <w:top w:val="none" w:sz="0" w:space="0" w:color="auto"/>
                <w:left w:val="none" w:sz="0" w:space="0" w:color="auto"/>
                <w:bottom w:val="none" w:sz="0" w:space="0" w:color="auto"/>
                <w:right w:val="none" w:sz="0" w:space="0" w:color="auto"/>
              </w:divBdr>
            </w:div>
            <w:div w:id="1937782921">
              <w:marLeft w:val="0"/>
              <w:marRight w:val="0"/>
              <w:marTop w:val="0"/>
              <w:marBottom w:val="0"/>
              <w:divBdr>
                <w:top w:val="none" w:sz="0" w:space="0" w:color="auto"/>
                <w:left w:val="none" w:sz="0" w:space="0" w:color="auto"/>
                <w:bottom w:val="none" w:sz="0" w:space="0" w:color="auto"/>
                <w:right w:val="none" w:sz="0" w:space="0" w:color="auto"/>
              </w:divBdr>
            </w:div>
            <w:div w:id="2045519608">
              <w:marLeft w:val="0"/>
              <w:marRight w:val="0"/>
              <w:marTop w:val="0"/>
              <w:marBottom w:val="0"/>
              <w:divBdr>
                <w:top w:val="none" w:sz="0" w:space="0" w:color="auto"/>
                <w:left w:val="none" w:sz="0" w:space="0" w:color="auto"/>
                <w:bottom w:val="none" w:sz="0" w:space="0" w:color="auto"/>
                <w:right w:val="none" w:sz="0" w:space="0" w:color="auto"/>
              </w:divBdr>
            </w:div>
            <w:div w:id="333455678">
              <w:marLeft w:val="0"/>
              <w:marRight w:val="0"/>
              <w:marTop w:val="0"/>
              <w:marBottom w:val="0"/>
              <w:divBdr>
                <w:top w:val="none" w:sz="0" w:space="0" w:color="auto"/>
                <w:left w:val="none" w:sz="0" w:space="0" w:color="auto"/>
                <w:bottom w:val="none" w:sz="0" w:space="0" w:color="auto"/>
                <w:right w:val="none" w:sz="0" w:space="0" w:color="auto"/>
              </w:divBdr>
            </w:div>
            <w:div w:id="1480076159">
              <w:marLeft w:val="0"/>
              <w:marRight w:val="0"/>
              <w:marTop w:val="0"/>
              <w:marBottom w:val="0"/>
              <w:divBdr>
                <w:top w:val="none" w:sz="0" w:space="0" w:color="auto"/>
                <w:left w:val="none" w:sz="0" w:space="0" w:color="auto"/>
                <w:bottom w:val="none" w:sz="0" w:space="0" w:color="auto"/>
                <w:right w:val="none" w:sz="0" w:space="0" w:color="auto"/>
              </w:divBdr>
            </w:div>
            <w:div w:id="1195578424">
              <w:marLeft w:val="0"/>
              <w:marRight w:val="0"/>
              <w:marTop w:val="0"/>
              <w:marBottom w:val="0"/>
              <w:divBdr>
                <w:top w:val="none" w:sz="0" w:space="0" w:color="auto"/>
                <w:left w:val="none" w:sz="0" w:space="0" w:color="auto"/>
                <w:bottom w:val="none" w:sz="0" w:space="0" w:color="auto"/>
                <w:right w:val="none" w:sz="0" w:space="0" w:color="auto"/>
              </w:divBdr>
            </w:div>
            <w:div w:id="1087573459">
              <w:marLeft w:val="0"/>
              <w:marRight w:val="0"/>
              <w:marTop w:val="0"/>
              <w:marBottom w:val="0"/>
              <w:divBdr>
                <w:top w:val="none" w:sz="0" w:space="0" w:color="auto"/>
                <w:left w:val="none" w:sz="0" w:space="0" w:color="auto"/>
                <w:bottom w:val="none" w:sz="0" w:space="0" w:color="auto"/>
                <w:right w:val="none" w:sz="0" w:space="0" w:color="auto"/>
              </w:divBdr>
            </w:div>
            <w:div w:id="1385444020">
              <w:marLeft w:val="0"/>
              <w:marRight w:val="0"/>
              <w:marTop w:val="0"/>
              <w:marBottom w:val="0"/>
              <w:divBdr>
                <w:top w:val="none" w:sz="0" w:space="0" w:color="auto"/>
                <w:left w:val="none" w:sz="0" w:space="0" w:color="auto"/>
                <w:bottom w:val="none" w:sz="0" w:space="0" w:color="auto"/>
                <w:right w:val="none" w:sz="0" w:space="0" w:color="auto"/>
              </w:divBdr>
            </w:div>
            <w:div w:id="1217278041">
              <w:marLeft w:val="0"/>
              <w:marRight w:val="0"/>
              <w:marTop w:val="0"/>
              <w:marBottom w:val="0"/>
              <w:divBdr>
                <w:top w:val="none" w:sz="0" w:space="0" w:color="auto"/>
                <w:left w:val="none" w:sz="0" w:space="0" w:color="auto"/>
                <w:bottom w:val="none" w:sz="0" w:space="0" w:color="auto"/>
                <w:right w:val="none" w:sz="0" w:space="0" w:color="auto"/>
              </w:divBdr>
            </w:div>
            <w:div w:id="1353384956">
              <w:marLeft w:val="0"/>
              <w:marRight w:val="0"/>
              <w:marTop w:val="0"/>
              <w:marBottom w:val="0"/>
              <w:divBdr>
                <w:top w:val="none" w:sz="0" w:space="0" w:color="auto"/>
                <w:left w:val="none" w:sz="0" w:space="0" w:color="auto"/>
                <w:bottom w:val="none" w:sz="0" w:space="0" w:color="auto"/>
                <w:right w:val="none" w:sz="0" w:space="0" w:color="auto"/>
              </w:divBdr>
            </w:div>
            <w:div w:id="1709599893">
              <w:marLeft w:val="0"/>
              <w:marRight w:val="0"/>
              <w:marTop w:val="0"/>
              <w:marBottom w:val="0"/>
              <w:divBdr>
                <w:top w:val="none" w:sz="0" w:space="0" w:color="auto"/>
                <w:left w:val="none" w:sz="0" w:space="0" w:color="auto"/>
                <w:bottom w:val="none" w:sz="0" w:space="0" w:color="auto"/>
                <w:right w:val="none" w:sz="0" w:space="0" w:color="auto"/>
              </w:divBdr>
            </w:div>
            <w:div w:id="913930564">
              <w:marLeft w:val="0"/>
              <w:marRight w:val="0"/>
              <w:marTop w:val="0"/>
              <w:marBottom w:val="0"/>
              <w:divBdr>
                <w:top w:val="none" w:sz="0" w:space="0" w:color="auto"/>
                <w:left w:val="none" w:sz="0" w:space="0" w:color="auto"/>
                <w:bottom w:val="none" w:sz="0" w:space="0" w:color="auto"/>
                <w:right w:val="none" w:sz="0" w:space="0" w:color="auto"/>
              </w:divBdr>
            </w:div>
            <w:div w:id="1665088646">
              <w:marLeft w:val="0"/>
              <w:marRight w:val="0"/>
              <w:marTop w:val="0"/>
              <w:marBottom w:val="0"/>
              <w:divBdr>
                <w:top w:val="none" w:sz="0" w:space="0" w:color="auto"/>
                <w:left w:val="none" w:sz="0" w:space="0" w:color="auto"/>
                <w:bottom w:val="none" w:sz="0" w:space="0" w:color="auto"/>
                <w:right w:val="none" w:sz="0" w:space="0" w:color="auto"/>
              </w:divBdr>
            </w:div>
            <w:div w:id="2145924166">
              <w:marLeft w:val="0"/>
              <w:marRight w:val="0"/>
              <w:marTop w:val="0"/>
              <w:marBottom w:val="0"/>
              <w:divBdr>
                <w:top w:val="none" w:sz="0" w:space="0" w:color="auto"/>
                <w:left w:val="none" w:sz="0" w:space="0" w:color="auto"/>
                <w:bottom w:val="none" w:sz="0" w:space="0" w:color="auto"/>
                <w:right w:val="none" w:sz="0" w:space="0" w:color="auto"/>
              </w:divBdr>
            </w:div>
            <w:div w:id="199630300">
              <w:marLeft w:val="0"/>
              <w:marRight w:val="0"/>
              <w:marTop w:val="0"/>
              <w:marBottom w:val="0"/>
              <w:divBdr>
                <w:top w:val="none" w:sz="0" w:space="0" w:color="auto"/>
                <w:left w:val="none" w:sz="0" w:space="0" w:color="auto"/>
                <w:bottom w:val="none" w:sz="0" w:space="0" w:color="auto"/>
                <w:right w:val="none" w:sz="0" w:space="0" w:color="auto"/>
              </w:divBdr>
            </w:div>
            <w:div w:id="23990322">
              <w:marLeft w:val="0"/>
              <w:marRight w:val="0"/>
              <w:marTop w:val="0"/>
              <w:marBottom w:val="0"/>
              <w:divBdr>
                <w:top w:val="none" w:sz="0" w:space="0" w:color="auto"/>
                <w:left w:val="none" w:sz="0" w:space="0" w:color="auto"/>
                <w:bottom w:val="none" w:sz="0" w:space="0" w:color="auto"/>
                <w:right w:val="none" w:sz="0" w:space="0" w:color="auto"/>
              </w:divBdr>
            </w:div>
            <w:div w:id="1754206883">
              <w:marLeft w:val="0"/>
              <w:marRight w:val="0"/>
              <w:marTop w:val="0"/>
              <w:marBottom w:val="0"/>
              <w:divBdr>
                <w:top w:val="none" w:sz="0" w:space="0" w:color="auto"/>
                <w:left w:val="none" w:sz="0" w:space="0" w:color="auto"/>
                <w:bottom w:val="none" w:sz="0" w:space="0" w:color="auto"/>
                <w:right w:val="none" w:sz="0" w:space="0" w:color="auto"/>
              </w:divBdr>
            </w:div>
            <w:div w:id="256183513">
              <w:marLeft w:val="0"/>
              <w:marRight w:val="0"/>
              <w:marTop w:val="0"/>
              <w:marBottom w:val="0"/>
              <w:divBdr>
                <w:top w:val="none" w:sz="0" w:space="0" w:color="auto"/>
                <w:left w:val="none" w:sz="0" w:space="0" w:color="auto"/>
                <w:bottom w:val="none" w:sz="0" w:space="0" w:color="auto"/>
                <w:right w:val="none" w:sz="0" w:space="0" w:color="auto"/>
              </w:divBdr>
            </w:div>
            <w:div w:id="1620648414">
              <w:marLeft w:val="0"/>
              <w:marRight w:val="0"/>
              <w:marTop w:val="0"/>
              <w:marBottom w:val="0"/>
              <w:divBdr>
                <w:top w:val="none" w:sz="0" w:space="0" w:color="auto"/>
                <w:left w:val="none" w:sz="0" w:space="0" w:color="auto"/>
                <w:bottom w:val="none" w:sz="0" w:space="0" w:color="auto"/>
                <w:right w:val="none" w:sz="0" w:space="0" w:color="auto"/>
              </w:divBdr>
            </w:div>
            <w:div w:id="1227104344">
              <w:marLeft w:val="0"/>
              <w:marRight w:val="0"/>
              <w:marTop w:val="0"/>
              <w:marBottom w:val="0"/>
              <w:divBdr>
                <w:top w:val="none" w:sz="0" w:space="0" w:color="auto"/>
                <w:left w:val="none" w:sz="0" w:space="0" w:color="auto"/>
                <w:bottom w:val="none" w:sz="0" w:space="0" w:color="auto"/>
                <w:right w:val="none" w:sz="0" w:space="0" w:color="auto"/>
              </w:divBdr>
            </w:div>
            <w:div w:id="1520007093">
              <w:marLeft w:val="0"/>
              <w:marRight w:val="0"/>
              <w:marTop w:val="0"/>
              <w:marBottom w:val="0"/>
              <w:divBdr>
                <w:top w:val="none" w:sz="0" w:space="0" w:color="auto"/>
                <w:left w:val="none" w:sz="0" w:space="0" w:color="auto"/>
                <w:bottom w:val="none" w:sz="0" w:space="0" w:color="auto"/>
                <w:right w:val="none" w:sz="0" w:space="0" w:color="auto"/>
              </w:divBdr>
            </w:div>
            <w:div w:id="359471967">
              <w:marLeft w:val="0"/>
              <w:marRight w:val="0"/>
              <w:marTop w:val="0"/>
              <w:marBottom w:val="0"/>
              <w:divBdr>
                <w:top w:val="none" w:sz="0" w:space="0" w:color="auto"/>
                <w:left w:val="none" w:sz="0" w:space="0" w:color="auto"/>
                <w:bottom w:val="none" w:sz="0" w:space="0" w:color="auto"/>
                <w:right w:val="none" w:sz="0" w:space="0" w:color="auto"/>
              </w:divBdr>
            </w:div>
            <w:div w:id="562638013">
              <w:marLeft w:val="0"/>
              <w:marRight w:val="0"/>
              <w:marTop w:val="0"/>
              <w:marBottom w:val="0"/>
              <w:divBdr>
                <w:top w:val="none" w:sz="0" w:space="0" w:color="auto"/>
                <w:left w:val="none" w:sz="0" w:space="0" w:color="auto"/>
                <w:bottom w:val="none" w:sz="0" w:space="0" w:color="auto"/>
                <w:right w:val="none" w:sz="0" w:space="0" w:color="auto"/>
              </w:divBdr>
            </w:div>
            <w:div w:id="1459908512">
              <w:marLeft w:val="0"/>
              <w:marRight w:val="0"/>
              <w:marTop w:val="0"/>
              <w:marBottom w:val="0"/>
              <w:divBdr>
                <w:top w:val="none" w:sz="0" w:space="0" w:color="auto"/>
                <w:left w:val="none" w:sz="0" w:space="0" w:color="auto"/>
                <w:bottom w:val="none" w:sz="0" w:space="0" w:color="auto"/>
                <w:right w:val="none" w:sz="0" w:space="0" w:color="auto"/>
              </w:divBdr>
            </w:div>
            <w:div w:id="22636083">
              <w:marLeft w:val="0"/>
              <w:marRight w:val="0"/>
              <w:marTop w:val="0"/>
              <w:marBottom w:val="0"/>
              <w:divBdr>
                <w:top w:val="none" w:sz="0" w:space="0" w:color="auto"/>
                <w:left w:val="none" w:sz="0" w:space="0" w:color="auto"/>
                <w:bottom w:val="none" w:sz="0" w:space="0" w:color="auto"/>
                <w:right w:val="none" w:sz="0" w:space="0" w:color="auto"/>
              </w:divBdr>
            </w:div>
            <w:div w:id="1206986989">
              <w:marLeft w:val="0"/>
              <w:marRight w:val="0"/>
              <w:marTop w:val="0"/>
              <w:marBottom w:val="0"/>
              <w:divBdr>
                <w:top w:val="none" w:sz="0" w:space="0" w:color="auto"/>
                <w:left w:val="none" w:sz="0" w:space="0" w:color="auto"/>
                <w:bottom w:val="none" w:sz="0" w:space="0" w:color="auto"/>
                <w:right w:val="none" w:sz="0" w:space="0" w:color="auto"/>
              </w:divBdr>
            </w:div>
            <w:div w:id="473177902">
              <w:marLeft w:val="0"/>
              <w:marRight w:val="0"/>
              <w:marTop w:val="0"/>
              <w:marBottom w:val="0"/>
              <w:divBdr>
                <w:top w:val="none" w:sz="0" w:space="0" w:color="auto"/>
                <w:left w:val="none" w:sz="0" w:space="0" w:color="auto"/>
                <w:bottom w:val="none" w:sz="0" w:space="0" w:color="auto"/>
                <w:right w:val="none" w:sz="0" w:space="0" w:color="auto"/>
              </w:divBdr>
            </w:div>
            <w:div w:id="802235421">
              <w:marLeft w:val="0"/>
              <w:marRight w:val="0"/>
              <w:marTop w:val="0"/>
              <w:marBottom w:val="0"/>
              <w:divBdr>
                <w:top w:val="none" w:sz="0" w:space="0" w:color="auto"/>
                <w:left w:val="none" w:sz="0" w:space="0" w:color="auto"/>
                <w:bottom w:val="none" w:sz="0" w:space="0" w:color="auto"/>
                <w:right w:val="none" w:sz="0" w:space="0" w:color="auto"/>
              </w:divBdr>
            </w:div>
            <w:div w:id="168645630">
              <w:marLeft w:val="0"/>
              <w:marRight w:val="0"/>
              <w:marTop w:val="0"/>
              <w:marBottom w:val="0"/>
              <w:divBdr>
                <w:top w:val="none" w:sz="0" w:space="0" w:color="auto"/>
                <w:left w:val="none" w:sz="0" w:space="0" w:color="auto"/>
                <w:bottom w:val="none" w:sz="0" w:space="0" w:color="auto"/>
                <w:right w:val="none" w:sz="0" w:space="0" w:color="auto"/>
              </w:divBdr>
            </w:div>
            <w:div w:id="1786731940">
              <w:marLeft w:val="0"/>
              <w:marRight w:val="0"/>
              <w:marTop w:val="0"/>
              <w:marBottom w:val="0"/>
              <w:divBdr>
                <w:top w:val="none" w:sz="0" w:space="0" w:color="auto"/>
                <w:left w:val="none" w:sz="0" w:space="0" w:color="auto"/>
                <w:bottom w:val="none" w:sz="0" w:space="0" w:color="auto"/>
                <w:right w:val="none" w:sz="0" w:space="0" w:color="auto"/>
              </w:divBdr>
            </w:div>
            <w:div w:id="2080323732">
              <w:marLeft w:val="0"/>
              <w:marRight w:val="0"/>
              <w:marTop w:val="0"/>
              <w:marBottom w:val="0"/>
              <w:divBdr>
                <w:top w:val="none" w:sz="0" w:space="0" w:color="auto"/>
                <w:left w:val="none" w:sz="0" w:space="0" w:color="auto"/>
                <w:bottom w:val="none" w:sz="0" w:space="0" w:color="auto"/>
                <w:right w:val="none" w:sz="0" w:space="0" w:color="auto"/>
              </w:divBdr>
            </w:div>
            <w:div w:id="348216817">
              <w:marLeft w:val="0"/>
              <w:marRight w:val="0"/>
              <w:marTop w:val="0"/>
              <w:marBottom w:val="0"/>
              <w:divBdr>
                <w:top w:val="none" w:sz="0" w:space="0" w:color="auto"/>
                <w:left w:val="none" w:sz="0" w:space="0" w:color="auto"/>
                <w:bottom w:val="none" w:sz="0" w:space="0" w:color="auto"/>
                <w:right w:val="none" w:sz="0" w:space="0" w:color="auto"/>
              </w:divBdr>
            </w:div>
            <w:div w:id="439758610">
              <w:marLeft w:val="0"/>
              <w:marRight w:val="0"/>
              <w:marTop w:val="0"/>
              <w:marBottom w:val="0"/>
              <w:divBdr>
                <w:top w:val="none" w:sz="0" w:space="0" w:color="auto"/>
                <w:left w:val="none" w:sz="0" w:space="0" w:color="auto"/>
                <w:bottom w:val="none" w:sz="0" w:space="0" w:color="auto"/>
                <w:right w:val="none" w:sz="0" w:space="0" w:color="auto"/>
              </w:divBdr>
            </w:div>
            <w:div w:id="1700472486">
              <w:marLeft w:val="0"/>
              <w:marRight w:val="0"/>
              <w:marTop w:val="0"/>
              <w:marBottom w:val="0"/>
              <w:divBdr>
                <w:top w:val="none" w:sz="0" w:space="0" w:color="auto"/>
                <w:left w:val="none" w:sz="0" w:space="0" w:color="auto"/>
                <w:bottom w:val="none" w:sz="0" w:space="0" w:color="auto"/>
                <w:right w:val="none" w:sz="0" w:space="0" w:color="auto"/>
              </w:divBdr>
            </w:div>
            <w:div w:id="1166239962">
              <w:marLeft w:val="0"/>
              <w:marRight w:val="0"/>
              <w:marTop w:val="0"/>
              <w:marBottom w:val="0"/>
              <w:divBdr>
                <w:top w:val="none" w:sz="0" w:space="0" w:color="auto"/>
                <w:left w:val="none" w:sz="0" w:space="0" w:color="auto"/>
                <w:bottom w:val="none" w:sz="0" w:space="0" w:color="auto"/>
                <w:right w:val="none" w:sz="0" w:space="0" w:color="auto"/>
              </w:divBdr>
            </w:div>
            <w:div w:id="250621668">
              <w:marLeft w:val="0"/>
              <w:marRight w:val="0"/>
              <w:marTop w:val="0"/>
              <w:marBottom w:val="0"/>
              <w:divBdr>
                <w:top w:val="none" w:sz="0" w:space="0" w:color="auto"/>
                <w:left w:val="none" w:sz="0" w:space="0" w:color="auto"/>
                <w:bottom w:val="none" w:sz="0" w:space="0" w:color="auto"/>
                <w:right w:val="none" w:sz="0" w:space="0" w:color="auto"/>
              </w:divBdr>
            </w:div>
            <w:div w:id="1957593081">
              <w:marLeft w:val="0"/>
              <w:marRight w:val="0"/>
              <w:marTop w:val="0"/>
              <w:marBottom w:val="0"/>
              <w:divBdr>
                <w:top w:val="none" w:sz="0" w:space="0" w:color="auto"/>
                <w:left w:val="none" w:sz="0" w:space="0" w:color="auto"/>
                <w:bottom w:val="none" w:sz="0" w:space="0" w:color="auto"/>
                <w:right w:val="none" w:sz="0" w:space="0" w:color="auto"/>
              </w:divBdr>
            </w:div>
            <w:div w:id="446510218">
              <w:marLeft w:val="0"/>
              <w:marRight w:val="0"/>
              <w:marTop w:val="0"/>
              <w:marBottom w:val="0"/>
              <w:divBdr>
                <w:top w:val="none" w:sz="0" w:space="0" w:color="auto"/>
                <w:left w:val="none" w:sz="0" w:space="0" w:color="auto"/>
                <w:bottom w:val="none" w:sz="0" w:space="0" w:color="auto"/>
                <w:right w:val="none" w:sz="0" w:space="0" w:color="auto"/>
              </w:divBdr>
            </w:div>
            <w:div w:id="625232921">
              <w:marLeft w:val="0"/>
              <w:marRight w:val="0"/>
              <w:marTop w:val="0"/>
              <w:marBottom w:val="0"/>
              <w:divBdr>
                <w:top w:val="none" w:sz="0" w:space="0" w:color="auto"/>
                <w:left w:val="none" w:sz="0" w:space="0" w:color="auto"/>
                <w:bottom w:val="none" w:sz="0" w:space="0" w:color="auto"/>
                <w:right w:val="none" w:sz="0" w:space="0" w:color="auto"/>
              </w:divBdr>
            </w:div>
            <w:div w:id="2071998132">
              <w:marLeft w:val="0"/>
              <w:marRight w:val="0"/>
              <w:marTop w:val="0"/>
              <w:marBottom w:val="0"/>
              <w:divBdr>
                <w:top w:val="none" w:sz="0" w:space="0" w:color="auto"/>
                <w:left w:val="none" w:sz="0" w:space="0" w:color="auto"/>
                <w:bottom w:val="none" w:sz="0" w:space="0" w:color="auto"/>
                <w:right w:val="none" w:sz="0" w:space="0" w:color="auto"/>
              </w:divBdr>
            </w:div>
            <w:div w:id="1270704482">
              <w:marLeft w:val="0"/>
              <w:marRight w:val="0"/>
              <w:marTop w:val="0"/>
              <w:marBottom w:val="0"/>
              <w:divBdr>
                <w:top w:val="none" w:sz="0" w:space="0" w:color="auto"/>
                <w:left w:val="none" w:sz="0" w:space="0" w:color="auto"/>
                <w:bottom w:val="none" w:sz="0" w:space="0" w:color="auto"/>
                <w:right w:val="none" w:sz="0" w:space="0" w:color="auto"/>
              </w:divBdr>
            </w:div>
            <w:div w:id="1778405421">
              <w:marLeft w:val="0"/>
              <w:marRight w:val="0"/>
              <w:marTop w:val="0"/>
              <w:marBottom w:val="0"/>
              <w:divBdr>
                <w:top w:val="none" w:sz="0" w:space="0" w:color="auto"/>
                <w:left w:val="none" w:sz="0" w:space="0" w:color="auto"/>
                <w:bottom w:val="none" w:sz="0" w:space="0" w:color="auto"/>
                <w:right w:val="none" w:sz="0" w:space="0" w:color="auto"/>
              </w:divBdr>
            </w:div>
            <w:div w:id="2140176130">
              <w:marLeft w:val="0"/>
              <w:marRight w:val="0"/>
              <w:marTop w:val="0"/>
              <w:marBottom w:val="0"/>
              <w:divBdr>
                <w:top w:val="none" w:sz="0" w:space="0" w:color="auto"/>
                <w:left w:val="none" w:sz="0" w:space="0" w:color="auto"/>
                <w:bottom w:val="none" w:sz="0" w:space="0" w:color="auto"/>
                <w:right w:val="none" w:sz="0" w:space="0" w:color="auto"/>
              </w:divBdr>
            </w:div>
            <w:div w:id="700013960">
              <w:marLeft w:val="0"/>
              <w:marRight w:val="0"/>
              <w:marTop w:val="0"/>
              <w:marBottom w:val="0"/>
              <w:divBdr>
                <w:top w:val="none" w:sz="0" w:space="0" w:color="auto"/>
                <w:left w:val="none" w:sz="0" w:space="0" w:color="auto"/>
                <w:bottom w:val="none" w:sz="0" w:space="0" w:color="auto"/>
                <w:right w:val="none" w:sz="0" w:space="0" w:color="auto"/>
              </w:divBdr>
            </w:div>
            <w:div w:id="1581138298">
              <w:marLeft w:val="0"/>
              <w:marRight w:val="0"/>
              <w:marTop w:val="0"/>
              <w:marBottom w:val="0"/>
              <w:divBdr>
                <w:top w:val="none" w:sz="0" w:space="0" w:color="auto"/>
                <w:left w:val="none" w:sz="0" w:space="0" w:color="auto"/>
                <w:bottom w:val="none" w:sz="0" w:space="0" w:color="auto"/>
                <w:right w:val="none" w:sz="0" w:space="0" w:color="auto"/>
              </w:divBdr>
            </w:div>
            <w:div w:id="2071608206">
              <w:marLeft w:val="0"/>
              <w:marRight w:val="0"/>
              <w:marTop w:val="0"/>
              <w:marBottom w:val="0"/>
              <w:divBdr>
                <w:top w:val="none" w:sz="0" w:space="0" w:color="auto"/>
                <w:left w:val="none" w:sz="0" w:space="0" w:color="auto"/>
                <w:bottom w:val="none" w:sz="0" w:space="0" w:color="auto"/>
                <w:right w:val="none" w:sz="0" w:space="0" w:color="auto"/>
              </w:divBdr>
            </w:div>
            <w:div w:id="1567254948">
              <w:marLeft w:val="0"/>
              <w:marRight w:val="0"/>
              <w:marTop w:val="0"/>
              <w:marBottom w:val="0"/>
              <w:divBdr>
                <w:top w:val="none" w:sz="0" w:space="0" w:color="auto"/>
                <w:left w:val="none" w:sz="0" w:space="0" w:color="auto"/>
                <w:bottom w:val="none" w:sz="0" w:space="0" w:color="auto"/>
                <w:right w:val="none" w:sz="0" w:space="0" w:color="auto"/>
              </w:divBdr>
            </w:div>
            <w:div w:id="1826820776">
              <w:marLeft w:val="0"/>
              <w:marRight w:val="0"/>
              <w:marTop w:val="0"/>
              <w:marBottom w:val="0"/>
              <w:divBdr>
                <w:top w:val="none" w:sz="0" w:space="0" w:color="auto"/>
                <w:left w:val="none" w:sz="0" w:space="0" w:color="auto"/>
                <w:bottom w:val="none" w:sz="0" w:space="0" w:color="auto"/>
                <w:right w:val="none" w:sz="0" w:space="0" w:color="auto"/>
              </w:divBdr>
            </w:div>
            <w:div w:id="1439061230">
              <w:marLeft w:val="0"/>
              <w:marRight w:val="0"/>
              <w:marTop w:val="0"/>
              <w:marBottom w:val="0"/>
              <w:divBdr>
                <w:top w:val="none" w:sz="0" w:space="0" w:color="auto"/>
                <w:left w:val="none" w:sz="0" w:space="0" w:color="auto"/>
                <w:bottom w:val="none" w:sz="0" w:space="0" w:color="auto"/>
                <w:right w:val="none" w:sz="0" w:space="0" w:color="auto"/>
              </w:divBdr>
            </w:div>
            <w:div w:id="1571115010">
              <w:marLeft w:val="0"/>
              <w:marRight w:val="0"/>
              <w:marTop w:val="0"/>
              <w:marBottom w:val="0"/>
              <w:divBdr>
                <w:top w:val="none" w:sz="0" w:space="0" w:color="auto"/>
                <w:left w:val="none" w:sz="0" w:space="0" w:color="auto"/>
                <w:bottom w:val="none" w:sz="0" w:space="0" w:color="auto"/>
                <w:right w:val="none" w:sz="0" w:space="0" w:color="auto"/>
              </w:divBdr>
            </w:div>
            <w:div w:id="76176053">
              <w:marLeft w:val="0"/>
              <w:marRight w:val="0"/>
              <w:marTop w:val="0"/>
              <w:marBottom w:val="0"/>
              <w:divBdr>
                <w:top w:val="none" w:sz="0" w:space="0" w:color="auto"/>
                <w:left w:val="none" w:sz="0" w:space="0" w:color="auto"/>
                <w:bottom w:val="none" w:sz="0" w:space="0" w:color="auto"/>
                <w:right w:val="none" w:sz="0" w:space="0" w:color="auto"/>
              </w:divBdr>
            </w:div>
            <w:div w:id="1798260684">
              <w:marLeft w:val="0"/>
              <w:marRight w:val="0"/>
              <w:marTop w:val="0"/>
              <w:marBottom w:val="0"/>
              <w:divBdr>
                <w:top w:val="none" w:sz="0" w:space="0" w:color="auto"/>
                <w:left w:val="none" w:sz="0" w:space="0" w:color="auto"/>
                <w:bottom w:val="none" w:sz="0" w:space="0" w:color="auto"/>
                <w:right w:val="none" w:sz="0" w:space="0" w:color="auto"/>
              </w:divBdr>
            </w:div>
            <w:div w:id="2113209710">
              <w:marLeft w:val="0"/>
              <w:marRight w:val="0"/>
              <w:marTop w:val="0"/>
              <w:marBottom w:val="0"/>
              <w:divBdr>
                <w:top w:val="none" w:sz="0" w:space="0" w:color="auto"/>
                <w:left w:val="none" w:sz="0" w:space="0" w:color="auto"/>
                <w:bottom w:val="none" w:sz="0" w:space="0" w:color="auto"/>
                <w:right w:val="none" w:sz="0" w:space="0" w:color="auto"/>
              </w:divBdr>
            </w:div>
            <w:div w:id="1673950895">
              <w:marLeft w:val="0"/>
              <w:marRight w:val="0"/>
              <w:marTop w:val="0"/>
              <w:marBottom w:val="0"/>
              <w:divBdr>
                <w:top w:val="none" w:sz="0" w:space="0" w:color="auto"/>
                <w:left w:val="none" w:sz="0" w:space="0" w:color="auto"/>
                <w:bottom w:val="none" w:sz="0" w:space="0" w:color="auto"/>
                <w:right w:val="none" w:sz="0" w:space="0" w:color="auto"/>
              </w:divBdr>
            </w:div>
            <w:div w:id="1020931645">
              <w:marLeft w:val="0"/>
              <w:marRight w:val="0"/>
              <w:marTop w:val="0"/>
              <w:marBottom w:val="0"/>
              <w:divBdr>
                <w:top w:val="none" w:sz="0" w:space="0" w:color="auto"/>
                <w:left w:val="none" w:sz="0" w:space="0" w:color="auto"/>
                <w:bottom w:val="none" w:sz="0" w:space="0" w:color="auto"/>
                <w:right w:val="none" w:sz="0" w:space="0" w:color="auto"/>
              </w:divBdr>
            </w:div>
            <w:div w:id="1933002047">
              <w:marLeft w:val="0"/>
              <w:marRight w:val="0"/>
              <w:marTop w:val="0"/>
              <w:marBottom w:val="0"/>
              <w:divBdr>
                <w:top w:val="none" w:sz="0" w:space="0" w:color="auto"/>
                <w:left w:val="none" w:sz="0" w:space="0" w:color="auto"/>
                <w:bottom w:val="none" w:sz="0" w:space="0" w:color="auto"/>
                <w:right w:val="none" w:sz="0" w:space="0" w:color="auto"/>
              </w:divBdr>
            </w:div>
            <w:div w:id="676661234">
              <w:marLeft w:val="0"/>
              <w:marRight w:val="0"/>
              <w:marTop w:val="0"/>
              <w:marBottom w:val="0"/>
              <w:divBdr>
                <w:top w:val="none" w:sz="0" w:space="0" w:color="auto"/>
                <w:left w:val="none" w:sz="0" w:space="0" w:color="auto"/>
                <w:bottom w:val="none" w:sz="0" w:space="0" w:color="auto"/>
                <w:right w:val="none" w:sz="0" w:space="0" w:color="auto"/>
              </w:divBdr>
            </w:div>
            <w:div w:id="1188443776">
              <w:marLeft w:val="0"/>
              <w:marRight w:val="0"/>
              <w:marTop w:val="0"/>
              <w:marBottom w:val="0"/>
              <w:divBdr>
                <w:top w:val="none" w:sz="0" w:space="0" w:color="auto"/>
                <w:left w:val="none" w:sz="0" w:space="0" w:color="auto"/>
                <w:bottom w:val="none" w:sz="0" w:space="0" w:color="auto"/>
                <w:right w:val="none" w:sz="0" w:space="0" w:color="auto"/>
              </w:divBdr>
            </w:div>
            <w:div w:id="1732194590">
              <w:marLeft w:val="0"/>
              <w:marRight w:val="0"/>
              <w:marTop w:val="0"/>
              <w:marBottom w:val="0"/>
              <w:divBdr>
                <w:top w:val="none" w:sz="0" w:space="0" w:color="auto"/>
                <w:left w:val="none" w:sz="0" w:space="0" w:color="auto"/>
                <w:bottom w:val="none" w:sz="0" w:space="0" w:color="auto"/>
                <w:right w:val="none" w:sz="0" w:space="0" w:color="auto"/>
              </w:divBdr>
            </w:div>
            <w:div w:id="1806239991">
              <w:marLeft w:val="0"/>
              <w:marRight w:val="0"/>
              <w:marTop w:val="0"/>
              <w:marBottom w:val="0"/>
              <w:divBdr>
                <w:top w:val="none" w:sz="0" w:space="0" w:color="auto"/>
                <w:left w:val="none" w:sz="0" w:space="0" w:color="auto"/>
                <w:bottom w:val="none" w:sz="0" w:space="0" w:color="auto"/>
                <w:right w:val="none" w:sz="0" w:space="0" w:color="auto"/>
              </w:divBdr>
            </w:div>
            <w:div w:id="2026126724">
              <w:marLeft w:val="0"/>
              <w:marRight w:val="0"/>
              <w:marTop w:val="0"/>
              <w:marBottom w:val="0"/>
              <w:divBdr>
                <w:top w:val="none" w:sz="0" w:space="0" w:color="auto"/>
                <w:left w:val="none" w:sz="0" w:space="0" w:color="auto"/>
                <w:bottom w:val="none" w:sz="0" w:space="0" w:color="auto"/>
                <w:right w:val="none" w:sz="0" w:space="0" w:color="auto"/>
              </w:divBdr>
            </w:div>
            <w:div w:id="2051300505">
              <w:marLeft w:val="0"/>
              <w:marRight w:val="0"/>
              <w:marTop w:val="0"/>
              <w:marBottom w:val="0"/>
              <w:divBdr>
                <w:top w:val="none" w:sz="0" w:space="0" w:color="auto"/>
                <w:left w:val="none" w:sz="0" w:space="0" w:color="auto"/>
                <w:bottom w:val="none" w:sz="0" w:space="0" w:color="auto"/>
                <w:right w:val="none" w:sz="0" w:space="0" w:color="auto"/>
              </w:divBdr>
            </w:div>
            <w:div w:id="1976107764">
              <w:marLeft w:val="0"/>
              <w:marRight w:val="0"/>
              <w:marTop w:val="0"/>
              <w:marBottom w:val="0"/>
              <w:divBdr>
                <w:top w:val="none" w:sz="0" w:space="0" w:color="auto"/>
                <w:left w:val="none" w:sz="0" w:space="0" w:color="auto"/>
                <w:bottom w:val="none" w:sz="0" w:space="0" w:color="auto"/>
                <w:right w:val="none" w:sz="0" w:space="0" w:color="auto"/>
              </w:divBdr>
            </w:div>
            <w:div w:id="1197811917">
              <w:marLeft w:val="0"/>
              <w:marRight w:val="0"/>
              <w:marTop w:val="0"/>
              <w:marBottom w:val="0"/>
              <w:divBdr>
                <w:top w:val="none" w:sz="0" w:space="0" w:color="auto"/>
                <w:left w:val="none" w:sz="0" w:space="0" w:color="auto"/>
                <w:bottom w:val="none" w:sz="0" w:space="0" w:color="auto"/>
                <w:right w:val="none" w:sz="0" w:space="0" w:color="auto"/>
              </w:divBdr>
            </w:div>
            <w:div w:id="1207378417">
              <w:marLeft w:val="0"/>
              <w:marRight w:val="0"/>
              <w:marTop w:val="0"/>
              <w:marBottom w:val="0"/>
              <w:divBdr>
                <w:top w:val="none" w:sz="0" w:space="0" w:color="auto"/>
                <w:left w:val="none" w:sz="0" w:space="0" w:color="auto"/>
                <w:bottom w:val="none" w:sz="0" w:space="0" w:color="auto"/>
                <w:right w:val="none" w:sz="0" w:space="0" w:color="auto"/>
              </w:divBdr>
            </w:div>
            <w:div w:id="911933525">
              <w:marLeft w:val="0"/>
              <w:marRight w:val="0"/>
              <w:marTop w:val="0"/>
              <w:marBottom w:val="0"/>
              <w:divBdr>
                <w:top w:val="none" w:sz="0" w:space="0" w:color="auto"/>
                <w:left w:val="none" w:sz="0" w:space="0" w:color="auto"/>
                <w:bottom w:val="none" w:sz="0" w:space="0" w:color="auto"/>
                <w:right w:val="none" w:sz="0" w:space="0" w:color="auto"/>
              </w:divBdr>
            </w:div>
            <w:div w:id="1147670148">
              <w:marLeft w:val="0"/>
              <w:marRight w:val="0"/>
              <w:marTop w:val="0"/>
              <w:marBottom w:val="0"/>
              <w:divBdr>
                <w:top w:val="none" w:sz="0" w:space="0" w:color="auto"/>
                <w:left w:val="none" w:sz="0" w:space="0" w:color="auto"/>
                <w:bottom w:val="none" w:sz="0" w:space="0" w:color="auto"/>
                <w:right w:val="none" w:sz="0" w:space="0" w:color="auto"/>
              </w:divBdr>
            </w:div>
            <w:div w:id="1796487810">
              <w:marLeft w:val="0"/>
              <w:marRight w:val="0"/>
              <w:marTop w:val="0"/>
              <w:marBottom w:val="0"/>
              <w:divBdr>
                <w:top w:val="none" w:sz="0" w:space="0" w:color="auto"/>
                <w:left w:val="none" w:sz="0" w:space="0" w:color="auto"/>
                <w:bottom w:val="none" w:sz="0" w:space="0" w:color="auto"/>
                <w:right w:val="none" w:sz="0" w:space="0" w:color="auto"/>
              </w:divBdr>
            </w:div>
            <w:div w:id="661662742">
              <w:marLeft w:val="0"/>
              <w:marRight w:val="0"/>
              <w:marTop w:val="0"/>
              <w:marBottom w:val="0"/>
              <w:divBdr>
                <w:top w:val="none" w:sz="0" w:space="0" w:color="auto"/>
                <w:left w:val="none" w:sz="0" w:space="0" w:color="auto"/>
                <w:bottom w:val="none" w:sz="0" w:space="0" w:color="auto"/>
                <w:right w:val="none" w:sz="0" w:space="0" w:color="auto"/>
              </w:divBdr>
            </w:div>
            <w:div w:id="1746222280">
              <w:marLeft w:val="0"/>
              <w:marRight w:val="0"/>
              <w:marTop w:val="0"/>
              <w:marBottom w:val="0"/>
              <w:divBdr>
                <w:top w:val="none" w:sz="0" w:space="0" w:color="auto"/>
                <w:left w:val="none" w:sz="0" w:space="0" w:color="auto"/>
                <w:bottom w:val="none" w:sz="0" w:space="0" w:color="auto"/>
                <w:right w:val="none" w:sz="0" w:space="0" w:color="auto"/>
              </w:divBdr>
            </w:div>
            <w:div w:id="1756778446">
              <w:marLeft w:val="0"/>
              <w:marRight w:val="0"/>
              <w:marTop w:val="0"/>
              <w:marBottom w:val="0"/>
              <w:divBdr>
                <w:top w:val="none" w:sz="0" w:space="0" w:color="auto"/>
                <w:left w:val="none" w:sz="0" w:space="0" w:color="auto"/>
                <w:bottom w:val="none" w:sz="0" w:space="0" w:color="auto"/>
                <w:right w:val="none" w:sz="0" w:space="0" w:color="auto"/>
              </w:divBdr>
            </w:div>
            <w:div w:id="563419474">
              <w:marLeft w:val="0"/>
              <w:marRight w:val="0"/>
              <w:marTop w:val="0"/>
              <w:marBottom w:val="0"/>
              <w:divBdr>
                <w:top w:val="none" w:sz="0" w:space="0" w:color="auto"/>
                <w:left w:val="none" w:sz="0" w:space="0" w:color="auto"/>
                <w:bottom w:val="none" w:sz="0" w:space="0" w:color="auto"/>
                <w:right w:val="none" w:sz="0" w:space="0" w:color="auto"/>
              </w:divBdr>
            </w:div>
            <w:div w:id="1794668852">
              <w:marLeft w:val="0"/>
              <w:marRight w:val="0"/>
              <w:marTop w:val="0"/>
              <w:marBottom w:val="0"/>
              <w:divBdr>
                <w:top w:val="none" w:sz="0" w:space="0" w:color="auto"/>
                <w:left w:val="none" w:sz="0" w:space="0" w:color="auto"/>
                <w:bottom w:val="none" w:sz="0" w:space="0" w:color="auto"/>
                <w:right w:val="none" w:sz="0" w:space="0" w:color="auto"/>
              </w:divBdr>
            </w:div>
            <w:div w:id="1509520963">
              <w:marLeft w:val="0"/>
              <w:marRight w:val="0"/>
              <w:marTop w:val="0"/>
              <w:marBottom w:val="0"/>
              <w:divBdr>
                <w:top w:val="none" w:sz="0" w:space="0" w:color="auto"/>
                <w:left w:val="none" w:sz="0" w:space="0" w:color="auto"/>
                <w:bottom w:val="none" w:sz="0" w:space="0" w:color="auto"/>
                <w:right w:val="none" w:sz="0" w:space="0" w:color="auto"/>
              </w:divBdr>
            </w:div>
            <w:div w:id="534080614">
              <w:marLeft w:val="0"/>
              <w:marRight w:val="0"/>
              <w:marTop w:val="0"/>
              <w:marBottom w:val="0"/>
              <w:divBdr>
                <w:top w:val="none" w:sz="0" w:space="0" w:color="auto"/>
                <w:left w:val="none" w:sz="0" w:space="0" w:color="auto"/>
                <w:bottom w:val="none" w:sz="0" w:space="0" w:color="auto"/>
                <w:right w:val="none" w:sz="0" w:space="0" w:color="auto"/>
              </w:divBdr>
            </w:div>
            <w:div w:id="984774822">
              <w:marLeft w:val="0"/>
              <w:marRight w:val="0"/>
              <w:marTop w:val="0"/>
              <w:marBottom w:val="0"/>
              <w:divBdr>
                <w:top w:val="none" w:sz="0" w:space="0" w:color="auto"/>
                <w:left w:val="none" w:sz="0" w:space="0" w:color="auto"/>
                <w:bottom w:val="none" w:sz="0" w:space="0" w:color="auto"/>
                <w:right w:val="none" w:sz="0" w:space="0" w:color="auto"/>
              </w:divBdr>
            </w:div>
            <w:div w:id="644312946">
              <w:marLeft w:val="0"/>
              <w:marRight w:val="0"/>
              <w:marTop w:val="0"/>
              <w:marBottom w:val="0"/>
              <w:divBdr>
                <w:top w:val="none" w:sz="0" w:space="0" w:color="auto"/>
                <w:left w:val="none" w:sz="0" w:space="0" w:color="auto"/>
                <w:bottom w:val="none" w:sz="0" w:space="0" w:color="auto"/>
                <w:right w:val="none" w:sz="0" w:space="0" w:color="auto"/>
              </w:divBdr>
            </w:div>
            <w:div w:id="220019442">
              <w:marLeft w:val="0"/>
              <w:marRight w:val="0"/>
              <w:marTop w:val="0"/>
              <w:marBottom w:val="0"/>
              <w:divBdr>
                <w:top w:val="none" w:sz="0" w:space="0" w:color="auto"/>
                <w:left w:val="none" w:sz="0" w:space="0" w:color="auto"/>
                <w:bottom w:val="none" w:sz="0" w:space="0" w:color="auto"/>
                <w:right w:val="none" w:sz="0" w:space="0" w:color="auto"/>
              </w:divBdr>
            </w:div>
            <w:div w:id="1820533014">
              <w:marLeft w:val="0"/>
              <w:marRight w:val="0"/>
              <w:marTop w:val="0"/>
              <w:marBottom w:val="0"/>
              <w:divBdr>
                <w:top w:val="none" w:sz="0" w:space="0" w:color="auto"/>
                <w:left w:val="none" w:sz="0" w:space="0" w:color="auto"/>
                <w:bottom w:val="none" w:sz="0" w:space="0" w:color="auto"/>
                <w:right w:val="none" w:sz="0" w:space="0" w:color="auto"/>
              </w:divBdr>
            </w:div>
            <w:div w:id="1712416698">
              <w:marLeft w:val="0"/>
              <w:marRight w:val="0"/>
              <w:marTop w:val="0"/>
              <w:marBottom w:val="0"/>
              <w:divBdr>
                <w:top w:val="none" w:sz="0" w:space="0" w:color="auto"/>
                <w:left w:val="none" w:sz="0" w:space="0" w:color="auto"/>
                <w:bottom w:val="none" w:sz="0" w:space="0" w:color="auto"/>
                <w:right w:val="none" w:sz="0" w:space="0" w:color="auto"/>
              </w:divBdr>
            </w:div>
            <w:div w:id="2042827345">
              <w:marLeft w:val="0"/>
              <w:marRight w:val="0"/>
              <w:marTop w:val="0"/>
              <w:marBottom w:val="0"/>
              <w:divBdr>
                <w:top w:val="none" w:sz="0" w:space="0" w:color="auto"/>
                <w:left w:val="none" w:sz="0" w:space="0" w:color="auto"/>
                <w:bottom w:val="none" w:sz="0" w:space="0" w:color="auto"/>
                <w:right w:val="none" w:sz="0" w:space="0" w:color="auto"/>
              </w:divBdr>
            </w:div>
            <w:div w:id="1265773497">
              <w:marLeft w:val="0"/>
              <w:marRight w:val="0"/>
              <w:marTop w:val="0"/>
              <w:marBottom w:val="0"/>
              <w:divBdr>
                <w:top w:val="none" w:sz="0" w:space="0" w:color="auto"/>
                <w:left w:val="none" w:sz="0" w:space="0" w:color="auto"/>
                <w:bottom w:val="none" w:sz="0" w:space="0" w:color="auto"/>
                <w:right w:val="none" w:sz="0" w:space="0" w:color="auto"/>
              </w:divBdr>
            </w:div>
            <w:div w:id="1705475759">
              <w:marLeft w:val="0"/>
              <w:marRight w:val="0"/>
              <w:marTop w:val="0"/>
              <w:marBottom w:val="0"/>
              <w:divBdr>
                <w:top w:val="none" w:sz="0" w:space="0" w:color="auto"/>
                <w:left w:val="none" w:sz="0" w:space="0" w:color="auto"/>
                <w:bottom w:val="none" w:sz="0" w:space="0" w:color="auto"/>
                <w:right w:val="none" w:sz="0" w:space="0" w:color="auto"/>
              </w:divBdr>
            </w:div>
            <w:div w:id="785538200">
              <w:marLeft w:val="0"/>
              <w:marRight w:val="0"/>
              <w:marTop w:val="0"/>
              <w:marBottom w:val="0"/>
              <w:divBdr>
                <w:top w:val="none" w:sz="0" w:space="0" w:color="auto"/>
                <w:left w:val="none" w:sz="0" w:space="0" w:color="auto"/>
                <w:bottom w:val="none" w:sz="0" w:space="0" w:color="auto"/>
                <w:right w:val="none" w:sz="0" w:space="0" w:color="auto"/>
              </w:divBdr>
            </w:div>
            <w:div w:id="1539080096">
              <w:marLeft w:val="0"/>
              <w:marRight w:val="0"/>
              <w:marTop w:val="0"/>
              <w:marBottom w:val="0"/>
              <w:divBdr>
                <w:top w:val="none" w:sz="0" w:space="0" w:color="auto"/>
                <w:left w:val="none" w:sz="0" w:space="0" w:color="auto"/>
                <w:bottom w:val="none" w:sz="0" w:space="0" w:color="auto"/>
                <w:right w:val="none" w:sz="0" w:space="0" w:color="auto"/>
              </w:divBdr>
            </w:div>
            <w:div w:id="1183737997">
              <w:marLeft w:val="0"/>
              <w:marRight w:val="0"/>
              <w:marTop w:val="0"/>
              <w:marBottom w:val="0"/>
              <w:divBdr>
                <w:top w:val="none" w:sz="0" w:space="0" w:color="auto"/>
                <w:left w:val="none" w:sz="0" w:space="0" w:color="auto"/>
                <w:bottom w:val="none" w:sz="0" w:space="0" w:color="auto"/>
                <w:right w:val="none" w:sz="0" w:space="0" w:color="auto"/>
              </w:divBdr>
            </w:div>
            <w:div w:id="86587505">
              <w:marLeft w:val="0"/>
              <w:marRight w:val="0"/>
              <w:marTop w:val="0"/>
              <w:marBottom w:val="0"/>
              <w:divBdr>
                <w:top w:val="none" w:sz="0" w:space="0" w:color="auto"/>
                <w:left w:val="none" w:sz="0" w:space="0" w:color="auto"/>
                <w:bottom w:val="none" w:sz="0" w:space="0" w:color="auto"/>
                <w:right w:val="none" w:sz="0" w:space="0" w:color="auto"/>
              </w:divBdr>
            </w:div>
            <w:div w:id="1427000132">
              <w:marLeft w:val="0"/>
              <w:marRight w:val="0"/>
              <w:marTop w:val="0"/>
              <w:marBottom w:val="0"/>
              <w:divBdr>
                <w:top w:val="none" w:sz="0" w:space="0" w:color="auto"/>
                <w:left w:val="none" w:sz="0" w:space="0" w:color="auto"/>
                <w:bottom w:val="none" w:sz="0" w:space="0" w:color="auto"/>
                <w:right w:val="none" w:sz="0" w:space="0" w:color="auto"/>
              </w:divBdr>
            </w:div>
            <w:div w:id="422991082">
              <w:marLeft w:val="0"/>
              <w:marRight w:val="0"/>
              <w:marTop w:val="0"/>
              <w:marBottom w:val="0"/>
              <w:divBdr>
                <w:top w:val="none" w:sz="0" w:space="0" w:color="auto"/>
                <w:left w:val="none" w:sz="0" w:space="0" w:color="auto"/>
                <w:bottom w:val="none" w:sz="0" w:space="0" w:color="auto"/>
                <w:right w:val="none" w:sz="0" w:space="0" w:color="auto"/>
              </w:divBdr>
            </w:div>
            <w:div w:id="956370387">
              <w:marLeft w:val="0"/>
              <w:marRight w:val="0"/>
              <w:marTop w:val="0"/>
              <w:marBottom w:val="0"/>
              <w:divBdr>
                <w:top w:val="none" w:sz="0" w:space="0" w:color="auto"/>
                <w:left w:val="none" w:sz="0" w:space="0" w:color="auto"/>
                <w:bottom w:val="none" w:sz="0" w:space="0" w:color="auto"/>
                <w:right w:val="none" w:sz="0" w:space="0" w:color="auto"/>
              </w:divBdr>
            </w:div>
            <w:div w:id="1863467671">
              <w:marLeft w:val="0"/>
              <w:marRight w:val="0"/>
              <w:marTop w:val="0"/>
              <w:marBottom w:val="0"/>
              <w:divBdr>
                <w:top w:val="none" w:sz="0" w:space="0" w:color="auto"/>
                <w:left w:val="none" w:sz="0" w:space="0" w:color="auto"/>
                <w:bottom w:val="none" w:sz="0" w:space="0" w:color="auto"/>
                <w:right w:val="none" w:sz="0" w:space="0" w:color="auto"/>
              </w:divBdr>
            </w:div>
            <w:div w:id="829634310">
              <w:marLeft w:val="0"/>
              <w:marRight w:val="0"/>
              <w:marTop w:val="0"/>
              <w:marBottom w:val="0"/>
              <w:divBdr>
                <w:top w:val="none" w:sz="0" w:space="0" w:color="auto"/>
                <w:left w:val="none" w:sz="0" w:space="0" w:color="auto"/>
                <w:bottom w:val="none" w:sz="0" w:space="0" w:color="auto"/>
                <w:right w:val="none" w:sz="0" w:space="0" w:color="auto"/>
              </w:divBdr>
            </w:div>
            <w:div w:id="168370898">
              <w:marLeft w:val="0"/>
              <w:marRight w:val="0"/>
              <w:marTop w:val="0"/>
              <w:marBottom w:val="0"/>
              <w:divBdr>
                <w:top w:val="none" w:sz="0" w:space="0" w:color="auto"/>
                <w:left w:val="none" w:sz="0" w:space="0" w:color="auto"/>
                <w:bottom w:val="none" w:sz="0" w:space="0" w:color="auto"/>
                <w:right w:val="none" w:sz="0" w:space="0" w:color="auto"/>
              </w:divBdr>
            </w:div>
            <w:div w:id="1437363560">
              <w:marLeft w:val="0"/>
              <w:marRight w:val="0"/>
              <w:marTop w:val="0"/>
              <w:marBottom w:val="0"/>
              <w:divBdr>
                <w:top w:val="none" w:sz="0" w:space="0" w:color="auto"/>
                <w:left w:val="none" w:sz="0" w:space="0" w:color="auto"/>
                <w:bottom w:val="none" w:sz="0" w:space="0" w:color="auto"/>
                <w:right w:val="none" w:sz="0" w:space="0" w:color="auto"/>
              </w:divBdr>
            </w:div>
            <w:div w:id="1392920060">
              <w:marLeft w:val="0"/>
              <w:marRight w:val="0"/>
              <w:marTop w:val="0"/>
              <w:marBottom w:val="0"/>
              <w:divBdr>
                <w:top w:val="none" w:sz="0" w:space="0" w:color="auto"/>
                <w:left w:val="none" w:sz="0" w:space="0" w:color="auto"/>
                <w:bottom w:val="none" w:sz="0" w:space="0" w:color="auto"/>
                <w:right w:val="none" w:sz="0" w:space="0" w:color="auto"/>
              </w:divBdr>
            </w:div>
            <w:div w:id="51394491">
              <w:marLeft w:val="0"/>
              <w:marRight w:val="0"/>
              <w:marTop w:val="0"/>
              <w:marBottom w:val="0"/>
              <w:divBdr>
                <w:top w:val="none" w:sz="0" w:space="0" w:color="auto"/>
                <w:left w:val="none" w:sz="0" w:space="0" w:color="auto"/>
                <w:bottom w:val="none" w:sz="0" w:space="0" w:color="auto"/>
                <w:right w:val="none" w:sz="0" w:space="0" w:color="auto"/>
              </w:divBdr>
            </w:div>
            <w:div w:id="578558328">
              <w:marLeft w:val="0"/>
              <w:marRight w:val="0"/>
              <w:marTop w:val="0"/>
              <w:marBottom w:val="0"/>
              <w:divBdr>
                <w:top w:val="none" w:sz="0" w:space="0" w:color="auto"/>
                <w:left w:val="none" w:sz="0" w:space="0" w:color="auto"/>
                <w:bottom w:val="none" w:sz="0" w:space="0" w:color="auto"/>
                <w:right w:val="none" w:sz="0" w:space="0" w:color="auto"/>
              </w:divBdr>
            </w:div>
            <w:div w:id="301010918">
              <w:marLeft w:val="0"/>
              <w:marRight w:val="0"/>
              <w:marTop w:val="0"/>
              <w:marBottom w:val="0"/>
              <w:divBdr>
                <w:top w:val="none" w:sz="0" w:space="0" w:color="auto"/>
                <w:left w:val="none" w:sz="0" w:space="0" w:color="auto"/>
                <w:bottom w:val="none" w:sz="0" w:space="0" w:color="auto"/>
                <w:right w:val="none" w:sz="0" w:space="0" w:color="auto"/>
              </w:divBdr>
            </w:div>
            <w:div w:id="99879896">
              <w:marLeft w:val="0"/>
              <w:marRight w:val="0"/>
              <w:marTop w:val="0"/>
              <w:marBottom w:val="0"/>
              <w:divBdr>
                <w:top w:val="none" w:sz="0" w:space="0" w:color="auto"/>
                <w:left w:val="none" w:sz="0" w:space="0" w:color="auto"/>
                <w:bottom w:val="none" w:sz="0" w:space="0" w:color="auto"/>
                <w:right w:val="none" w:sz="0" w:space="0" w:color="auto"/>
              </w:divBdr>
            </w:div>
            <w:div w:id="1582791615">
              <w:marLeft w:val="0"/>
              <w:marRight w:val="0"/>
              <w:marTop w:val="0"/>
              <w:marBottom w:val="0"/>
              <w:divBdr>
                <w:top w:val="none" w:sz="0" w:space="0" w:color="auto"/>
                <w:left w:val="none" w:sz="0" w:space="0" w:color="auto"/>
                <w:bottom w:val="none" w:sz="0" w:space="0" w:color="auto"/>
                <w:right w:val="none" w:sz="0" w:space="0" w:color="auto"/>
              </w:divBdr>
            </w:div>
            <w:div w:id="120147337">
              <w:marLeft w:val="0"/>
              <w:marRight w:val="0"/>
              <w:marTop w:val="0"/>
              <w:marBottom w:val="0"/>
              <w:divBdr>
                <w:top w:val="none" w:sz="0" w:space="0" w:color="auto"/>
                <w:left w:val="none" w:sz="0" w:space="0" w:color="auto"/>
                <w:bottom w:val="none" w:sz="0" w:space="0" w:color="auto"/>
                <w:right w:val="none" w:sz="0" w:space="0" w:color="auto"/>
              </w:divBdr>
            </w:div>
            <w:div w:id="401293010">
              <w:marLeft w:val="0"/>
              <w:marRight w:val="0"/>
              <w:marTop w:val="0"/>
              <w:marBottom w:val="0"/>
              <w:divBdr>
                <w:top w:val="none" w:sz="0" w:space="0" w:color="auto"/>
                <w:left w:val="none" w:sz="0" w:space="0" w:color="auto"/>
                <w:bottom w:val="none" w:sz="0" w:space="0" w:color="auto"/>
                <w:right w:val="none" w:sz="0" w:space="0" w:color="auto"/>
              </w:divBdr>
            </w:div>
            <w:div w:id="247808105">
              <w:marLeft w:val="0"/>
              <w:marRight w:val="0"/>
              <w:marTop w:val="0"/>
              <w:marBottom w:val="0"/>
              <w:divBdr>
                <w:top w:val="none" w:sz="0" w:space="0" w:color="auto"/>
                <w:left w:val="none" w:sz="0" w:space="0" w:color="auto"/>
                <w:bottom w:val="none" w:sz="0" w:space="0" w:color="auto"/>
                <w:right w:val="none" w:sz="0" w:space="0" w:color="auto"/>
              </w:divBdr>
            </w:div>
            <w:div w:id="447434540">
              <w:marLeft w:val="0"/>
              <w:marRight w:val="0"/>
              <w:marTop w:val="0"/>
              <w:marBottom w:val="0"/>
              <w:divBdr>
                <w:top w:val="none" w:sz="0" w:space="0" w:color="auto"/>
                <w:left w:val="none" w:sz="0" w:space="0" w:color="auto"/>
                <w:bottom w:val="none" w:sz="0" w:space="0" w:color="auto"/>
                <w:right w:val="none" w:sz="0" w:space="0" w:color="auto"/>
              </w:divBdr>
            </w:div>
            <w:div w:id="1582059696">
              <w:marLeft w:val="0"/>
              <w:marRight w:val="0"/>
              <w:marTop w:val="0"/>
              <w:marBottom w:val="0"/>
              <w:divBdr>
                <w:top w:val="none" w:sz="0" w:space="0" w:color="auto"/>
                <w:left w:val="none" w:sz="0" w:space="0" w:color="auto"/>
                <w:bottom w:val="none" w:sz="0" w:space="0" w:color="auto"/>
                <w:right w:val="none" w:sz="0" w:space="0" w:color="auto"/>
              </w:divBdr>
            </w:div>
            <w:div w:id="2141145268">
              <w:marLeft w:val="0"/>
              <w:marRight w:val="0"/>
              <w:marTop w:val="0"/>
              <w:marBottom w:val="0"/>
              <w:divBdr>
                <w:top w:val="none" w:sz="0" w:space="0" w:color="auto"/>
                <w:left w:val="none" w:sz="0" w:space="0" w:color="auto"/>
                <w:bottom w:val="none" w:sz="0" w:space="0" w:color="auto"/>
                <w:right w:val="none" w:sz="0" w:space="0" w:color="auto"/>
              </w:divBdr>
            </w:div>
            <w:div w:id="1280838631">
              <w:marLeft w:val="0"/>
              <w:marRight w:val="0"/>
              <w:marTop w:val="0"/>
              <w:marBottom w:val="0"/>
              <w:divBdr>
                <w:top w:val="none" w:sz="0" w:space="0" w:color="auto"/>
                <w:left w:val="none" w:sz="0" w:space="0" w:color="auto"/>
                <w:bottom w:val="none" w:sz="0" w:space="0" w:color="auto"/>
                <w:right w:val="none" w:sz="0" w:space="0" w:color="auto"/>
              </w:divBdr>
            </w:div>
            <w:div w:id="730813944">
              <w:marLeft w:val="0"/>
              <w:marRight w:val="0"/>
              <w:marTop w:val="0"/>
              <w:marBottom w:val="0"/>
              <w:divBdr>
                <w:top w:val="none" w:sz="0" w:space="0" w:color="auto"/>
                <w:left w:val="none" w:sz="0" w:space="0" w:color="auto"/>
                <w:bottom w:val="none" w:sz="0" w:space="0" w:color="auto"/>
                <w:right w:val="none" w:sz="0" w:space="0" w:color="auto"/>
              </w:divBdr>
            </w:div>
            <w:div w:id="660426635">
              <w:marLeft w:val="0"/>
              <w:marRight w:val="0"/>
              <w:marTop w:val="0"/>
              <w:marBottom w:val="0"/>
              <w:divBdr>
                <w:top w:val="none" w:sz="0" w:space="0" w:color="auto"/>
                <w:left w:val="none" w:sz="0" w:space="0" w:color="auto"/>
                <w:bottom w:val="none" w:sz="0" w:space="0" w:color="auto"/>
                <w:right w:val="none" w:sz="0" w:space="0" w:color="auto"/>
              </w:divBdr>
            </w:div>
            <w:div w:id="383796922">
              <w:marLeft w:val="0"/>
              <w:marRight w:val="0"/>
              <w:marTop w:val="0"/>
              <w:marBottom w:val="0"/>
              <w:divBdr>
                <w:top w:val="none" w:sz="0" w:space="0" w:color="auto"/>
                <w:left w:val="none" w:sz="0" w:space="0" w:color="auto"/>
                <w:bottom w:val="none" w:sz="0" w:space="0" w:color="auto"/>
                <w:right w:val="none" w:sz="0" w:space="0" w:color="auto"/>
              </w:divBdr>
            </w:div>
            <w:div w:id="1828284658">
              <w:marLeft w:val="0"/>
              <w:marRight w:val="0"/>
              <w:marTop w:val="0"/>
              <w:marBottom w:val="0"/>
              <w:divBdr>
                <w:top w:val="none" w:sz="0" w:space="0" w:color="auto"/>
                <w:left w:val="none" w:sz="0" w:space="0" w:color="auto"/>
                <w:bottom w:val="none" w:sz="0" w:space="0" w:color="auto"/>
                <w:right w:val="none" w:sz="0" w:space="0" w:color="auto"/>
              </w:divBdr>
            </w:div>
            <w:div w:id="756639352">
              <w:marLeft w:val="0"/>
              <w:marRight w:val="0"/>
              <w:marTop w:val="0"/>
              <w:marBottom w:val="0"/>
              <w:divBdr>
                <w:top w:val="none" w:sz="0" w:space="0" w:color="auto"/>
                <w:left w:val="none" w:sz="0" w:space="0" w:color="auto"/>
                <w:bottom w:val="none" w:sz="0" w:space="0" w:color="auto"/>
                <w:right w:val="none" w:sz="0" w:space="0" w:color="auto"/>
              </w:divBdr>
            </w:div>
            <w:div w:id="930435778">
              <w:marLeft w:val="0"/>
              <w:marRight w:val="0"/>
              <w:marTop w:val="0"/>
              <w:marBottom w:val="0"/>
              <w:divBdr>
                <w:top w:val="none" w:sz="0" w:space="0" w:color="auto"/>
                <w:left w:val="none" w:sz="0" w:space="0" w:color="auto"/>
                <w:bottom w:val="none" w:sz="0" w:space="0" w:color="auto"/>
                <w:right w:val="none" w:sz="0" w:space="0" w:color="auto"/>
              </w:divBdr>
            </w:div>
            <w:div w:id="257297595">
              <w:marLeft w:val="0"/>
              <w:marRight w:val="0"/>
              <w:marTop w:val="0"/>
              <w:marBottom w:val="0"/>
              <w:divBdr>
                <w:top w:val="none" w:sz="0" w:space="0" w:color="auto"/>
                <w:left w:val="none" w:sz="0" w:space="0" w:color="auto"/>
                <w:bottom w:val="none" w:sz="0" w:space="0" w:color="auto"/>
                <w:right w:val="none" w:sz="0" w:space="0" w:color="auto"/>
              </w:divBdr>
            </w:div>
            <w:div w:id="2056272180">
              <w:marLeft w:val="0"/>
              <w:marRight w:val="0"/>
              <w:marTop w:val="0"/>
              <w:marBottom w:val="0"/>
              <w:divBdr>
                <w:top w:val="none" w:sz="0" w:space="0" w:color="auto"/>
                <w:left w:val="none" w:sz="0" w:space="0" w:color="auto"/>
                <w:bottom w:val="none" w:sz="0" w:space="0" w:color="auto"/>
                <w:right w:val="none" w:sz="0" w:space="0" w:color="auto"/>
              </w:divBdr>
            </w:div>
            <w:div w:id="109472095">
              <w:marLeft w:val="0"/>
              <w:marRight w:val="0"/>
              <w:marTop w:val="0"/>
              <w:marBottom w:val="0"/>
              <w:divBdr>
                <w:top w:val="none" w:sz="0" w:space="0" w:color="auto"/>
                <w:left w:val="none" w:sz="0" w:space="0" w:color="auto"/>
                <w:bottom w:val="none" w:sz="0" w:space="0" w:color="auto"/>
                <w:right w:val="none" w:sz="0" w:space="0" w:color="auto"/>
              </w:divBdr>
            </w:div>
            <w:div w:id="2003964391">
              <w:marLeft w:val="0"/>
              <w:marRight w:val="0"/>
              <w:marTop w:val="0"/>
              <w:marBottom w:val="0"/>
              <w:divBdr>
                <w:top w:val="none" w:sz="0" w:space="0" w:color="auto"/>
                <w:left w:val="none" w:sz="0" w:space="0" w:color="auto"/>
                <w:bottom w:val="none" w:sz="0" w:space="0" w:color="auto"/>
                <w:right w:val="none" w:sz="0" w:space="0" w:color="auto"/>
              </w:divBdr>
            </w:div>
            <w:div w:id="1509556994">
              <w:marLeft w:val="0"/>
              <w:marRight w:val="0"/>
              <w:marTop w:val="0"/>
              <w:marBottom w:val="0"/>
              <w:divBdr>
                <w:top w:val="none" w:sz="0" w:space="0" w:color="auto"/>
                <w:left w:val="none" w:sz="0" w:space="0" w:color="auto"/>
                <w:bottom w:val="none" w:sz="0" w:space="0" w:color="auto"/>
                <w:right w:val="none" w:sz="0" w:space="0" w:color="auto"/>
              </w:divBdr>
            </w:div>
            <w:div w:id="1903364590">
              <w:marLeft w:val="0"/>
              <w:marRight w:val="0"/>
              <w:marTop w:val="0"/>
              <w:marBottom w:val="0"/>
              <w:divBdr>
                <w:top w:val="none" w:sz="0" w:space="0" w:color="auto"/>
                <w:left w:val="none" w:sz="0" w:space="0" w:color="auto"/>
                <w:bottom w:val="none" w:sz="0" w:space="0" w:color="auto"/>
                <w:right w:val="none" w:sz="0" w:space="0" w:color="auto"/>
              </w:divBdr>
            </w:div>
            <w:div w:id="1837725248">
              <w:marLeft w:val="0"/>
              <w:marRight w:val="0"/>
              <w:marTop w:val="0"/>
              <w:marBottom w:val="0"/>
              <w:divBdr>
                <w:top w:val="none" w:sz="0" w:space="0" w:color="auto"/>
                <w:left w:val="none" w:sz="0" w:space="0" w:color="auto"/>
                <w:bottom w:val="none" w:sz="0" w:space="0" w:color="auto"/>
                <w:right w:val="none" w:sz="0" w:space="0" w:color="auto"/>
              </w:divBdr>
            </w:div>
            <w:div w:id="863785631">
              <w:marLeft w:val="0"/>
              <w:marRight w:val="0"/>
              <w:marTop w:val="0"/>
              <w:marBottom w:val="0"/>
              <w:divBdr>
                <w:top w:val="none" w:sz="0" w:space="0" w:color="auto"/>
                <w:left w:val="none" w:sz="0" w:space="0" w:color="auto"/>
                <w:bottom w:val="none" w:sz="0" w:space="0" w:color="auto"/>
                <w:right w:val="none" w:sz="0" w:space="0" w:color="auto"/>
              </w:divBdr>
            </w:div>
            <w:div w:id="1168714853">
              <w:marLeft w:val="0"/>
              <w:marRight w:val="0"/>
              <w:marTop w:val="0"/>
              <w:marBottom w:val="0"/>
              <w:divBdr>
                <w:top w:val="none" w:sz="0" w:space="0" w:color="auto"/>
                <w:left w:val="none" w:sz="0" w:space="0" w:color="auto"/>
                <w:bottom w:val="none" w:sz="0" w:space="0" w:color="auto"/>
                <w:right w:val="none" w:sz="0" w:space="0" w:color="auto"/>
              </w:divBdr>
            </w:div>
            <w:div w:id="915285544">
              <w:marLeft w:val="0"/>
              <w:marRight w:val="0"/>
              <w:marTop w:val="0"/>
              <w:marBottom w:val="0"/>
              <w:divBdr>
                <w:top w:val="none" w:sz="0" w:space="0" w:color="auto"/>
                <w:left w:val="none" w:sz="0" w:space="0" w:color="auto"/>
                <w:bottom w:val="none" w:sz="0" w:space="0" w:color="auto"/>
                <w:right w:val="none" w:sz="0" w:space="0" w:color="auto"/>
              </w:divBdr>
            </w:div>
            <w:div w:id="1874222312">
              <w:marLeft w:val="0"/>
              <w:marRight w:val="0"/>
              <w:marTop w:val="0"/>
              <w:marBottom w:val="0"/>
              <w:divBdr>
                <w:top w:val="none" w:sz="0" w:space="0" w:color="auto"/>
                <w:left w:val="none" w:sz="0" w:space="0" w:color="auto"/>
                <w:bottom w:val="none" w:sz="0" w:space="0" w:color="auto"/>
                <w:right w:val="none" w:sz="0" w:space="0" w:color="auto"/>
              </w:divBdr>
            </w:div>
            <w:div w:id="1655597843">
              <w:marLeft w:val="0"/>
              <w:marRight w:val="0"/>
              <w:marTop w:val="0"/>
              <w:marBottom w:val="0"/>
              <w:divBdr>
                <w:top w:val="none" w:sz="0" w:space="0" w:color="auto"/>
                <w:left w:val="none" w:sz="0" w:space="0" w:color="auto"/>
                <w:bottom w:val="none" w:sz="0" w:space="0" w:color="auto"/>
                <w:right w:val="none" w:sz="0" w:space="0" w:color="auto"/>
              </w:divBdr>
            </w:div>
            <w:div w:id="1406224605">
              <w:marLeft w:val="0"/>
              <w:marRight w:val="0"/>
              <w:marTop w:val="0"/>
              <w:marBottom w:val="0"/>
              <w:divBdr>
                <w:top w:val="none" w:sz="0" w:space="0" w:color="auto"/>
                <w:left w:val="none" w:sz="0" w:space="0" w:color="auto"/>
                <w:bottom w:val="none" w:sz="0" w:space="0" w:color="auto"/>
                <w:right w:val="none" w:sz="0" w:space="0" w:color="auto"/>
              </w:divBdr>
            </w:div>
            <w:div w:id="1497069196">
              <w:marLeft w:val="0"/>
              <w:marRight w:val="0"/>
              <w:marTop w:val="0"/>
              <w:marBottom w:val="0"/>
              <w:divBdr>
                <w:top w:val="none" w:sz="0" w:space="0" w:color="auto"/>
                <w:left w:val="none" w:sz="0" w:space="0" w:color="auto"/>
                <w:bottom w:val="none" w:sz="0" w:space="0" w:color="auto"/>
                <w:right w:val="none" w:sz="0" w:space="0" w:color="auto"/>
              </w:divBdr>
            </w:div>
            <w:div w:id="1983726153">
              <w:marLeft w:val="0"/>
              <w:marRight w:val="0"/>
              <w:marTop w:val="0"/>
              <w:marBottom w:val="0"/>
              <w:divBdr>
                <w:top w:val="none" w:sz="0" w:space="0" w:color="auto"/>
                <w:left w:val="none" w:sz="0" w:space="0" w:color="auto"/>
                <w:bottom w:val="none" w:sz="0" w:space="0" w:color="auto"/>
                <w:right w:val="none" w:sz="0" w:space="0" w:color="auto"/>
              </w:divBdr>
            </w:div>
            <w:div w:id="174929914">
              <w:marLeft w:val="0"/>
              <w:marRight w:val="0"/>
              <w:marTop w:val="0"/>
              <w:marBottom w:val="0"/>
              <w:divBdr>
                <w:top w:val="none" w:sz="0" w:space="0" w:color="auto"/>
                <w:left w:val="none" w:sz="0" w:space="0" w:color="auto"/>
                <w:bottom w:val="none" w:sz="0" w:space="0" w:color="auto"/>
                <w:right w:val="none" w:sz="0" w:space="0" w:color="auto"/>
              </w:divBdr>
            </w:div>
            <w:div w:id="229586800">
              <w:marLeft w:val="0"/>
              <w:marRight w:val="0"/>
              <w:marTop w:val="0"/>
              <w:marBottom w:val="0"/>
              <w:divBdr>
                <w:top w:val="none" w:sz="0" w:space="0" w:color="auto"/>
                <w:left w:val="none" w:sz="0" w:space="0" w:color="auto"/>
                <w:bottom w:val="none" w:sz="0" w:space="0" w:color="auto"/>
                <w:right w:val="none" w:sz="0" w:space="0" w:color="auto"/>
              </w:divBdr>
            </w:div>
            <w:div w:id="1573082516">
              <w:marLeft w:val="0"/>
              <w:marRight w:val="0"/>
              <w:marTop w:val="0"/>
              <w:marBottom w:val="0"/>
              <w:divBdr>
                <w:top w:val="none" w:sz="0" w:space="0" w:color="auto"/>
                <w:left w:val="none" w:sz="0" w:space="0" w:color="auto"/>
                <w:bottom w:val="none" w:sz="0" w:space="0" w:color="auto"/>
                <w:right w:val="none" w:sz="0" w:space="0" w:color="auto"/>
              </w:divBdr>
            </w:div>
            <w:div w:id="1062749697">
              <w:marLeft w:val="0"/>
              <w:marRight w:val="0"/>
              <w:marTop w:val="0"/>
              <w:marBottom w:val="0"/>
              <w:divBdr>
                <w:top w:val="none" w:sz="0" w:space="0" w:color="auto"/>
                <w:left w:val="none" w:sz="0" w:space="0" w:color="auto"/>
                <w:bottom w:val="none" w:sz="0" w:space="0" w:color="auto"/>
                <w:right w:val="none" w:sz="0" w:space="0" w:color="auto"/>
              </w:divBdr>
            </w:div>
            <w:div w:id="1003702295">
              <w:marLeft w:val="0"/>
              <w:marRight w:val="0"/>
              <w:marTop w:val="0"/>
              <w:marBottom w:val="0"/>
              <w:divBdr>
                <w:top w:val="none" w:sz="0" w:space="0" w:color="auto"/>
                <w:left w:val="none" w:sz="0" w:space="0" w:color="auto"/>
                <w:bottom w:val="none" w:sz="0" w:space="0" w:color="auto"/>
                <w:right w:val="none" w:sz="0" w:space="0" w:color="auto"/>
              </w:divBdr>
            </w:div>
            <w:div w:id="1033459680">
              <w:marLeft w:val="0"/>
              <w:marRight w:val="0"/>
              <w:marTop w:val="0"/>
              <w:marBottom w:val="0"/>
              <w:divBdr>
                <w:top w:val="none" w:sz="0" w:space="0" w:color="auto"/>
                <w:left w:val="none" w:sz="0" w:space="0" w:color="auto"/>
                <w:bottom w:val="none" w:sz="0" w:space="0" w:color="auto"/>
                <w:right w:val="none" w:sz="0" w:space="0" w:color="auto"/>
              </w:divBdr>
            </w:div>
            <w:div w:id="1024601748">
              <w:marLeft w:val="0"/>
              <w:marRight w:val="0"/>
              <w:marTop w:val="0"/>
              <w:marBottom w:val="0"/>
              <w:divBdr>
                <w:top w:val="none" w:sz="0" w:space="0" w:color="auto"/>
                <w:left w:val="none" w:sz="0" w:space="0" w:color="auto"/>
                <w:bottom w:val="none" w:sz="0" w:space="0" w:color="auto"/>
                <w:right w:val="none" w:sz="0" w:space="0" w:color="auto"/>
              </w:divBdr>
            </w:div>
            <w:div w:id="1939362206">
              <w:marLeft w:val="0"/>
              <w:marRight w:val="0"/>
              <w:marTop w:val="0"/>
              <w:marBottom w:val="0"/>
              <w:divBdr>
                <w:top w:val="none" w:sz="0" w:space="0" w:color="auto"/>
                <w:left w:val="none" w:sz="0" w:space="0" w:color="auto"/>
                <w:bottom w:val="none" w:sz="0" w:space="0" w:color="auto"/>
                <w:right w:val="none" w:sz="0" w:space="0" w:color="auto"/>
              </w:divBdr>
            </w:div>
            <w:div w:id="1110466010">
              <w:marLeft w:val="0"/>
              <w:marRight w:val="0"/>
              <w:marTop w:val="0"/>
              <w:marBottom w:val="0"/>
              <w:divBdr>
                <w:top w:val="none" w:sz="0" w:space="0" w:color="auto"/>
                <w:left w:val="none" w:sz="0" w:space="0" w:color="auto"/>
                <w:bottom w:val="none" w:sz="0" w:space="0" w:color="auto"/>
                <w:right w:val="none" w:sz="0" w:space="0" w:color="auto"/>
              </w:divBdr>
            </w:div>
            <w:div w:id="636105158">
              <w:marLeft w:val="0"/>
              <w:marRight w:val="0"/>
              <w:marTop w:val="0"/>
              <w:marBottom w:val="0"/>
              <w:divBdr>
                <w:top w:val="none" w:sz="0" w:space="0" w:color="auto"/>
                <w:left w:val="none" w:sz="0" w:space="0" w:color="auto"/>
                <w:bottom w:val="none" w:sz="0" w:space="0" w:color="auto"/>
                <w:right w:val="none" w:sz="0" w:space="0" w:color="auto"/>
              </w:divBdr>
            </w:div>
            <w:div w:id="322393565">
              <w:marLeft w:val="0"/>
              <w:marRight w:val="0"/>
              <w:marTop w:val="0"/>
              <w:marBottom w:val="0"/>
              <w:divBdr>
                <w:top w:val="none" w:sz="0" w:space="0" w:color="auto"/>
                <w:left w:val="none" w:sz="0" w:space="0" w:color="auto"/>
                <w:bottom w:val="none" w:sz="0" w:space="0" w:color="auto"/>
                <w:right w:val="none" w:sz="0" w:space="0" w:color="auto"/>
              </w:divBdr>
            </w:div>
            <w:div w:id="394012916">
              <w:marLeft w:val="0"/>
              <w:marRight w:val="0"/>
              <w:marTop w:val="0"/>
              <w:marBottom w:val="0"/>
              <w:divBdr>
                <w:top w:val="none" w:sz="0" w:space="0" w:color="auto"/>
                <w:left w:val="none" w:sz="0" w:space="0" w:color="auto"/>
                <w:bottom w:val="none" w:sz="0" w:space="0" w:color="auto"/>
                <w:right w:val="none" w:sz="0" w:space="0" w:color="auto"/>
              </w:divBdr>
            </w:div>
            <w:div w:id="864757005">
              <w:marLeft w:val="0"/>
              <w:marRight w:val="0"/>
              <w:marTop w:val="0"/>
              <w:marBottom w:val="0"/>
              <w:divBdr>
                <w:top w:val="none" w:sz="0" w:space="0" w:color="auto"/>
                <w:left w:val="none" w:sz="0" w:space="0" w:color="auto"/>
                <w:bottom w:val="none" w:sz="0" w:space="0" w:color="auto"/>
                <w:right w:val="none" w:sz="0" w:space="0" w:color="auto"/>
              </w:divBdr>
            </w:div>
            <w:div w:id="1874881284">
              <w:marLeft w:val="0"/>
              <w:marRight w:val="0"/>
              <w:marTop w:val="0"/>
              <w:marBottom w:val="0"/>
              <w:divBdr>
                <w:top w:val="none" w:sz="0" w:space="0" w:color="auto"/>
                <w:left w:val="none" w:sz="0" w:space="0" w:color="auto"/>
                <w:bottom w:val="none" w:sz="0" w:space="0" w:color="auto"/>
                <w:right w:val="none" w:sz="0" w:space="0" w:color="auto"/>
              </w:divBdr>
            </w:div>
            <w:div w:id="685443838">
              <w:marLeft w:val="0"/>
              <w:marRight w:val="0"/>
              <w:marTop w:val="0"/>
              <w:marBottom w:val="0"/>
              <w:divBdr>
                <w:top w:val="none" w:sz="0" w:space="0" w:color="auto"/>
                <w:left w:val="none" w:sz="0" w:space="0" w:color="auto"/>
                <w:bottom w:val="none" w:sz="0" w:space="0" w:color="auto"/>
                <w:right w:val="none" w:sz="0" w:space="0" w:color="auto"/>
              </w:divBdr>
            </w:div>
            <w:div w:id="856895073">
              <w:marLeft w:val="0"/>
              <w:marRight w:val="0"/>
              <w:marTop w:val="0"/>
              <w:marBottom w:val="0"/>
              <w:divBdr>
                <w:top w:val="none" w:sz="0" w:space="0" w:color="auto"/>
                <w:left w:val="none" w:sz="0" w:space="0" w:color="auto"/>
                <w:bottom w:val="none" w:sz="0" w:space="0" w:color="auto"/>
                <w:right w:val="none" w:sz="0" w:space="0" w:color="auto"/>
              </w:divBdr>
            </w:div>
            <w:div w:id="1587299785">
              <w:marLeft w:val="0"/>
              <w:marRight w:val="0"/>
              <w:marTop w:val="0"/>
              <w:marBottom w:val="0"/>
              <w:divBdr>
                <w:top w:val="none" w:sz="0" w:space="0" w:color="auto"/>
                <w:left w:val="none" w:sz="0" w:space="0" w:color="auto"/>
                <w:bottom w:val="none" w:sz="0" w:space="0" w:color="auto"/>
                <w:right w:val="none" w:sz="0" w:space="0" w:color="auto"/>
              </w:divBdr>
            </w:div>
            <w:div w:id="1204445196">
              <w:marLeft w:val="0"/>
              <w:marRight w:val="0"/>
              <w:marTop w:val="0"/>
              <w:marBottom w:val="0"/>
              <w:divBdr>
                <w:top w:val="none" w:sz="0" w:space="0" w:color="auto"/>
                <w:left w:val="none" w:sz="0" w:space="0" w:color="auto"/>
                <w:bottom w:val="none" w:sz="0" w:space="0" w:color="auto"/>
                <w:right w:val="none" w:sz="0" w:space="0" w:color="auto"/>
              </w:divBdr>
            </w:div>
            <w:div w:id="1652833968">
              <w:marLeft w:val="0"/>
              <w:marRight w:val="0"/>
              <w:marTop w:val="0"/>
              <w:marBottom w:val="0"/>
              <w:divBdr>
                <w:top w:val="none" w:sz="0" w:space="0" w:color="auto"/>
                <w:left w:val="none" w:sz="0" w:space="0" w:color="auto"/>
                <w:bottom w:val="none" w:sz="0" w:space="0" w:color="auto"/>
                <w:right w:val="none" w:sz="0" w:space="0" w:color="auto"/>
              </w:divBdr>
            </w:div>
            <w:div w:id="242572265">
              <w:marLeft w:val="0"/>
              <w:marRight w:val="0"/>
              <w:marTop w:val="0"/>
              <w:marBottom w:val="0"/>
              <w:divBdr>
                <w:top w:val="none" w:sz="0" w:space="0" w:color="auto"/>
                <w:left w:val="none" w:sz="0" w:space="0" w:color="auto"/>
                <w:bottom w:val="none" w:sz="0" w:space="0" w:color="auto"/>
                <w:right w:val="none" w:sz="0" w:space="0" w:color="auto"/>
              </w:divBdr>
            </w:div>
            <w:div w:id="321665234">
              <w:marLeft w:val="0"/>
              <w:marRight w:val="0"/>
              <w:marTop w:val="0"/>
              <w:marBottom w:val="0"/>
              <w:divBdr>
                <w:top w:val="none" w:sz="0" w:space="0" w:color="auto"/>
                <w:left w:val="none" w:sz="0" w:space="0" w:color="auto"/>
                <w:bottom w:val="none" w:sz="0" w:space="0" w:color="auto"/>
                <w:right w:val="none" w:sz="0" w:space="0" w:color="auto"/>
              </w:divBdr>
            </w:div>
            <w:div w:id="1955867461">
              <w:marLeft w:val="0"/>
              <w:marRight w:val="0"/>
              <w:marTop w:val="0"/>
              <w:marBottom w:val="0"/>
              <w:divBdr>
                <w:top w:val="none" w:sz="0" w:space="0" w:color="auto"/>
                <w:left w:val="none" w:sz="0" w:space="0" w:color="auto"/>
                <w:bottom w:val="none" w:sz="0" w:space="0" w:color="auto"/>
                <w:right w:val="none" w:sz="0" w:space="0" w:color="auto"/>
              </w:divBdr>
            </w:div>
            <w:div w:id="2080126931">
              <w:marLeft w:val="0"/>
              <w:marRight w:val="0"/>
              <w:marTop w:val="0"/>
              <w:marBottom w:val="0"/>
              <w:divBdr>
                <w:top w:val="none" w:sz="0" w:space="0" w:color="auto"/>
                <w:left w:val="none" w:sz="0" w:space="0" w:color="auto"/>
                <w:bottom w:val="none" w:sz="0" w:space="0" w:color="auto"/>
                <w:right w:val="none" w:sz="0" w:space="0" w:color="auto"/>
              </w:divBdr>
            </w:div>
            <w:div w:id="625283099">
              <w:marLeft w:val="0"/>
              <w:marRight w:val="0"/>
              <w:marTop w:val="0"/>
              <w:marBottom w:val="0"/>
              <w:divBdr>
                <w:top w:val="none" w:sz="0" w:space="0" w:color="auto"/>
                <w:left w:val="none" w:sz="0" w:space="0" w:color="auto"/>
                <w:bottom w:val="none" w:sz="0" w:space="0" w:color="auto"/>
                <w:right w:val="none" w:sz="0" w:space="0" w:color="auto"/>
              </w:divBdr>
            </w:div>
            <w:div w:id="1991707191">
              <w:marLeft w:val="0"/>
              <w:marRight w:val="0"/>
              <w:marTop w:val="0"/>
              <w:marBottom w:val="0"/>
              <w:divBdr>
                <w:top w:val="none" w:sz="0" w:space="0" w:color="auto"/>
                <w:left w:val="none" w:sz="0" w:space="0" w:color="auto"/>
                <w:bottom w:val="none" w:sz="0" w:space="0" w:color="auto"/>
                <w:right w:val="none" w:sz="0" w:space="0" w:color="auto"/>
              </w:divBdr>
            </w:div>
            <w:div w:id="1790120608">
              <w:marLeft w:val="0"/>
              <w:marRight w:val="0"/>
              <w:marTop w:val="0"/>
              <w:marBottom w:val="0"/>
              <w:divBdr>
                <w:top w:val="none" w:sz="0" w:space="0" w:color="auto"/>
                <w:left w:val="none" w:sz="0" w:space="0" w:color="auto"/>
                <w:bottom w:val="none" w:sz="0" w:space="0" w:color="auto"/>
                <w:right w:val="none" w:sz="0" w:space="0" w:color="auto"/>
              </w:divBdr>
            </w:div>
            <w:div w:id="487601465">
              <w:marLeft w:val="0"/>
              <w:marRight w:val="0"/>
              <w:marTop w:val="0"/>
              <w:marBottom w:val="0"/>
              <w:divBdr>
                <w:top w:val="none" w:sz="0" w:space="0" w:color="auto"/>
                <w:left w:val="none" w:sz="0" w:space="0" w:color="auto"/>
                <w:bottom w:val="none" w:sz="0" w:space="0" w:color="auto"/>
                <w:right w:val="none" w:sz="0" w:space="0" w:color="auto"/>
              </w:divBdr>
            </w:div>
            <w:div w:id="1515150665">
              <w:marLeft w:val="0"/>
              <w:marRight w:val="0"/>
              <w:marTop w:val="0"/>
              <w:marBottom w:val="0"/>
              <w:divBdr>
                <w:top w:val="none" w:sz="0" w:space="0" w:color="auto"/>
                <w:left w:val="none" w:sz="0" w:space="0" w:color="auto"/>
                <w:bottom w:val="none" w:sz="0" w:space="0" w:color="auto"/>
                <w:right w:val="none" w:sz="0" w:space="0" w:color="auto"/>
              </w:divBdr>
            </w:div>
            <w:div w:id="1271669680">
              <w:marLeft w:val="0"/>
              <w:marRight w:val="0"/>
              <w:marTop w:val="0"/>
              <w:marBottom w:val="0"/>
              <w:divBdr>
                <w:top w:val="none" w:sz="0" w:space="0" w:color="auto"/>
                <w:left w:val="none" w:sz="0" w:space="0" w:color="auto"/>
                <w:bottom w:val="none" w:sz="0" w:space="0" w:color="auto"/>
                <w:right w:val="none" w:sz="0" w:space="0" w:color="auto"/>
              </w:divBdr>
            </w:div>
            <w:div w:id="484784968">
              <w:marLeft w:val="0"/>
              <w:marRight w:val="0"/>
              <w:marTop w:val="0"/>
              <w:marBottom w:val="0"/>
              <w:divBdr>
                <w:top w:val="none" w:sz="0" w:space="0" w:color="auto"/>
                <w:left w:val="none" w:sz="0" w:space="0" w:color="auto"/>
                <w:bottom w:val="none" w:sz="0" w:space="0" w:color="auto"/>
                <w:right w:val="none" w:sz="0" w:space="0" w:color="auto"/>
              </w:divBdr>
            </w:div>
            <w:div w:id="1355569285">
              <w:marLeft w:val="0"/>
              <w:marRight w:val="0"/>
              <w:marTop w:val="0"/>
              <w:marBottom w:val="0"/>
              <w:divBdr>
                <w:top w:val="none" w:sz="0" w:space="0" w:color="auto"/>
                <w:left w:val="none" w:sz="0" w:space="0" w:color="auto"/>
                <w:bottom w:val="none" w:sz="0" w:space="0" w:color="auto"/>
                <w:right w:val="none" w:sz="0" w:space="0" w:color="auto"/>
              </w:divBdr>
            </w:div>
            <w:div w:id="296959208">
              <w:marLeft w:val="0"/>
              <w:marRight w:val="0"/>
              <w:marTop w:val="0"/>
              <w:marBottom w:val="0"/>
              <w:divBdr>
                <w:top w:val="none" w:sz="0" w:space="0" w:color="auto"/>
                <w:left w:val="none" w:sz="0" w:space="0" w:color="auto"/>
                <w:bottom w:val="none" w:sz="0" w:space="0" w:color="auto"/>
                <w:right w:val="none" w:sz="0" w:space="0" w:color="auto"/>
              </w:divBdr>
            </w:div>
            <w:div w:id="536816843">
              <w:marLeft w:val="0"/>
              <w:marRight w:val="0"/>
              <w:marTop w:val="0"/>
              <w:marBottom w:val="0"/>
              <w:divBdr>
                <w:top w:val="none" w:sz="0" w:space="0" w:color="auto"/>
                <w:left w:val="none" w:sz="0" w:space="0" w:color="auto"/>
                <w:bottom w:val="none" w:sz="0" w:space="0" w:color="auto"/>
                <w:right w:val="none" w:sz="0" w:space="0" w:color="auto"/>
              </w:divBdr>
            </w:div>
            <w:div w:id="122043688">
              <w:marLeft w:val="0"/>
              <w:marRight w:val="0"/>
              <w:marTop w:val="0"/>
              <w:marBottom w:val="0"/>
              <w:divBdr>
                <w:top w:val="none" w:sz="0" w:space="0" w:color="auto"/>
                <w:left w:val="none" w:sz="0" w:space="0" w:color="auto"/>
                <w:bottom w:val="none" w:sz="0" w:space="0" w:color="auto"/>
                <w:right w:val="none" w:sz="0" w:space="0" w:color="auto"/>
              </w:divBdr>
            </w:div>
            <w:div w:id="1095859000">
              <w:marLeft w:val="0"/>
              <w:marRight w:val="0"/>
              <w:marTop w:val="0"/>
              <w:marBottom w:val="0"/>
              <w:divBdr>
                <w:top w:val="none" w:sz="0" w:space="0" w:color="auto"/>
                <w:left w:val="none" w:sz="0" w:space="0" w:color="auto"/>
                <w:bottom w:val="none" w:sz="0" w:space="0" w:color="auto"/>
                <w:right w:val="none" w:sz="0" w:space="0" w:color="auto"/>
              </w:divBdr>
            </w:div>
            <w:div w:id="1201282336">
              <w:marLeft w:val="0"/>
              <w:marRight w:val="0"/>
              <w:marTop w:val="0"/>
              <w:marBottom w:val="0"/>
              <w:divBdr>
                <w:top w:val="none" w:sz="0" w:space="0" w:color="auto"/>
                <w:left w:val="none" w:sz="0" w:space="0" w:color="auto"/>
                <w:bottom w:val="none" w:sz="0" w:space="0" w:color="auto"/>
                <w:right w:val="none" w:sz="0" w:space="0" w:color="auto"/>
              </w:divBdr>
            </w:div>
            <w:div w:id="1992522615">
              <w:marLeft w:val="0"/>
              <w:marRight w:val="0"/>
              <w:marTop w:val="0"/>
              <w:marBottom w:val="0"/>
              <w:divBdr>
                <w:top w:val="none" w:sz="0" w:space="0" w:color="auto"/>
                <w:left w:val="none" w:sz="0" w:space="0" w:color="auto"/>
                <w:bottom w:val="none" w:sz="0" w:space="0" w:color="auto"/>
                <w:right w:val="none" w:sz="0" w:space="0" w:color="auto"/>
              </w:divBdr>
            </w:div>
            <w:div w:id="828639212">
              <w:marLeft w:val="0"/>
              <w:marRight w:val="0"/>
              <w:marTop w:val="0"/>
              <w:marBottom w:val="0"/>
              <w:divBdr>
                <w:top w:val="none" w:sz="0" w:space="0" w:color="auto"/>
                <w:left w:val="none" w:sz="0" w:space="0" w:color="auto"/>
                <w:bottom w:val="none" w:sz="0" w:space="0" w:color="auto"/>
                <w:right w:val="none" w:sz="0" w:space="0" w:color="auto"/>
              </w:divBdr>
            </w:div>
            <w:div w:id="95491745">
              <w:marLeft w:val="0"/>
              <w:marRight w:val="0"/>
              <w:marTop w:val="0"/>
              <w:marBottom w:val="0"/>
              <w:divBdr>
                <w:top w:val="none" w:sz="0" w:space="0" w:color="auto"/>
                <w:left w:val="none" w:sz="0" w:space="0" w:color="auto"/>
                <w:bottom w:val="none" w:sz="0" w:space="0" w:color="auto"/>
                <w:right w:val="none" w:sz="0" w:space="0" w:color="auto"/>
              </w:divBdr>
            </w:div>
            <w:div w:id="688606670">
              <w:marLeft w:val="0"/>
              <w:marRight w:val="0"/>
              <w:marTop w:val="0"/>
              <w:marBottom w:val="0"/>
              <w:divBdr>
                <w:top w:val="none" w:sz="0" w:space="0" w:color="auto"/>
                <w:left w:val="none" w:sz="0" w:space="0" w:color="auto"/>
                <w:bottom w:val="none" w:sz="0" w:space="0" w:color="auto"/>
                <w:right w:val="none" w:sz="0" w:space="0" w:color="auto"/>
              </w:divBdr>
            </w:div>
            <w:div w:id="2138064076">
              <w:marLeft w:val="0"/>
              <w:marRight w:val="0"/>
              <w:marTop w:val="0"/>
              <w:marBottom w:val="0"/>
              <w:divBdr>
                <w:top w:val="none" w:sz="0" w:space="0" w:color="auto"/>
                <w:left w:val="none" w:sz="0" w:space="0" w:color="auto"/>
                <w:bottom w:val="none" w:sz="0" w:space="0" w:color="auto"/>
                <w:right w:val="none" w:sz="0" w:space="0" w:color="auto"/>
              </w:divBdr>
            </w:div>
            <w:div w:id="1355185129">
              <w:marLeft w:val="0"/>
              <w:marRight w:val="0"/>
              <w:marTop w:val="0"/>
              <w:marBottom w:val="0"/>
              <w:divBdr>
                <w:top w:val="none" w:sz="0" w:space="0" w:color="auto"/>
                <w:left w:val="none" w:sz="0" w:space="0" w:color="auto"/>
                <w:bottom w:val="none" w:sz="0" w:space="0" w:color="auto"/>
                <w:right w:val="none" w:sz="0" w:space="0" w:color="auto"/>
              </w:divBdr>
            </w:div>
            <w:div w:id="1206942822">
              <w:marLeft w:val="0"/>
              <w:marRight w:val="0"/>
              <w:marTop w:val="0"/>
              <w:marBottom w:val="0"/>
              <w:divBdr>
                <w:top w:val="none" w:sz="0" w:space="0" w:color="auto"/>
                <w:left w:val="none" w:sz="0" w:space="0" w:color="auto"/>
                <w:bottom w:val="none" w:sz="0" w:space="0" w:color="auto"/>
                <w:right w:val="none" w:sz="0" w:space="0" w:color="auto"/>
              </w:divBdr>
            </w:div>
            <w:div w:id="189146599">
              <w:marLeft w:val="0"/>
              <w:marRight w:val="0"/>
              <w:marTop w:val="0"/>
              <w:marBottom w:val="0"/>
              <w:divBdr>
                <w:top w:val="none" w:sz="0" w:space="0" w:color="auto"/>
                <w:left w:val="none" w:sz="0" w:space="0" w:color="auto"/>
                <w:bottom w:val="none" w:sz="0" w:space="0" w:color="auto"/>
                <w:right w:val="none" w:sz="0" w:space="0" w:color="auto"/>
              </w:divBdr>
            </w:div>
            <w:div w:id="409086499">
              <w:marLeft w:val="0"/>
              <w:marRight w:val="0"/>
              <w:marTop w:val="0"/>
              <w:marBottom w:val="0"/>
              <w:divBdr>
                <w:top w:val="none" w:sz="0" w:space="0" w:color="auto"/>
                <w:left w:val="none" w:sz="0" w:space="0" w:color="auto"/>
                <w:bottom w:val="none" w:sz="0" w:space="0" w:color="auto"/>
                <w:right w:val="none" w:sz="0" w:space="0" w:color="auto"/>
              </w:divBdr>
            </w:div>
            <w:div w:id="396585594">
              <w:marLeft w:val="0"/>
              <w:marRight w:val="0"/>
              <w:marTop w:val="0"/>
              <w:marBottom w:val="0"/>
              <w:divBdr>
                <w:top w:val="none" w:sz="0" w:space="0" w:color="auto"/>
                <w:left w:val="none" w:sz="0" w:space="0" w:color="auto"/>
                <w:bottom w:val="none" w:sz="0" w:space="0" w:color="auto"/>
                <w:right w:val="none" w:sz="0" w:space="0" w:color="auto"/>
              </w:divBdr>
            </w:div>
            <w:div w:id="1726752668">
              <w:marLeft w:val="0"/>
              <w:marRight w:val="0"/>
              <w:marTop w:val="0"/>
              <w:marBottom w:val="0"/>
              <w:divBdr>
                <w:top w:val="none" w:sz="0" w:space="0" w:color="auto"/>
                <w:left w:val="none" w:sz="0" w:space="0" w:color="auto"/>
                <w:bottom w:val="none" w:sz="0" w:space="0" w:color="auto"/>
                <w:right w:val="none" w:sz="0" w:space="0" w:color="auto"/>
              </w:divBdr>
            </w:div>
            <w:div w:id="67596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14071">
      <w:bodyDiv w:val="1"/>
      <w:marLeft w:val="0"/>
      <w:marRight w:val="0"/>
      <w:marTop w:val="0"/>
      <w:marBottom w:val="0"/>
      <w:divBdr>
        <w:top w:val="none" w:sz="0" w:space="0" w:color="auto"/>
        <w:left w:val="none" w:sz="0" w:space="0" w:color="auto"/>
        <w:bottom w:val="none" w:sz="0" w:space="0" w:color="auto"/>
        <w:right w:val="none" w:sz="0" w:space="0" w:color="auto"/>
      </w:divBdr>
    </w:div>
    <w:div w:id="880167114">
      <w:bodyDiv w:val="1"/>
      <w:marLeft w:val="0"/>
      <w:marRight w:val="0"/>
      <w:marTop w:val="0"/>
      <w:marBottom w:val="0"/>
      <w:divBdr>
        <w:top w:val="none" w:sz="0" w:space="0" w:color="auto"/>
        <w:left w:val="none" w:sz="0" w:space="0" w:color="auto"/>
        <w:bottom w:val="none" w:sz="0" w:space="0" w:color="auto"/>
        <w:right w:val="none" w:sz="0" w:space="0" w:color="auto"/>
      </w:divBdr>
      <w:divsChild>
        <w:div w:id="1068964483">
          <w:marLeft w:val="0"/>
          <w:marRight w:val="0"/>
          <w:marTop w:val="0"/>
          <w:marBottom w:val="0"/>
          <w:divBdr>
            <w:top w:val="none" w:sz="0" w:space="0" w:color="auto"/>
            <w:left w:val="none" w:sz="0" w:space="0" w:color="auto"/>
            <w:bottom w:val="none" w:sz="0" w:space="0" w:color="auto"/>
            <w:right w:val="none" w:sz="0" w:space="0" w:color="auto"/>
          </w:divBdr>
          <w:divsChild>
            <w:div w:id="210969409">
              <w:marLeft w:val="0"/>
              <w:marRight w:val="0"/>
              <w:marTop w:val="0"/>
              <w:marBottom w:val="0"/>
              <w:divBdr>
                <w:top w:val="none" w:sz="0" w:space="0" w:color="auto"/>
                <w:left w:val="none" w:sz="0" w:space="0" w:color="auto"/>
                <w:bottom w:val="none" w:sz="0" w:space="0" w:color="auto"/>
                <w:right w:val="none" w:sz="0" w:space="0" w:color="auto"/>
              </w:divBdr>
            </w:div>
            <w:div w:id="226381100">
              <w:marLeft w:val="0"/>
              <w:marRight w:val="0"/>
              <w:marTop w:val="0"/>
              <w:marBottom w:val="0"/>
              <w:divBdr>
                <w:top w:val="none" w:sz="0" w:space="0" w:color="auto"/>
                <w:left w:val="none" w:sz="0" w:space="0" w:color="auto"/>
                <w:bottom w:val="none" w:sz="0" w:space="0" w:color="auto"/>
                <w:right w:val="none" w:sz="0" w:space="0" w:color="auto"/>
              </w:divBdr>
            </w:div>
            <w:div w:id="958071360">
              <w:marLeft w:val="0"/>
              <w:marRight w:val="0"/>
              <w:marTop w:val="0"/>
              <w:marBottom w:val="0"/>
              <w:divBdr>
                <w:top w:val="none" w:sz="0" w:space="0" w:color="auto"/>
                <w:left w:val="none" w:sz="0" w:space="0" w:color="auto"/>
                <w:bottom w:val="none" w:sz="0" w:space="0" w:color="auto"/>
                <w:right w:val="none" w:sz="0" w:space="0" w:color="auto"/>
              </w:divBdr>
            </w:div>
            <w:div w:id="1546869690">
              <w:marLeft w:val="0"/>
              <w:marRight w:val="0"/>
              <w:marTop w:val="0"/>
              <w:marBottom w:val="0"/>
              <w:divBdr>
                <w:top w:val="none" w:sz="0" w:space="0" w:color="auto"/>
                <w:left w:val="none" w:sz="0" w:space="0" w:color="auto"/>
                <w:bottom w:val="none" w:sz="0" w:space="0" w:color="auto"/>
                <w:right w:val="none" w:sz="0" w:space="0" w:color="auto"/>
              </w:divBdr>
            </w:div>
            <w:div w:id="563179461">
              <w:marLeft w:val="0"/>
              <w:marRight w:val="0"/>
              <w:marTop w:val="0"/>
              <w:marBottom w:val="0"/>
              <w:divBdr>
                <w:top w:val="none" w:sz="0" w:space="0" w:color="auto"/>
                <w:left w:val="none" w:sz="0" w:space="0" w:color="auto"/>
                <w:bottom w:val="none" w:sz="0" w:space="0" w:color="auto"/>
                <w:right w:val="none" w:sz="0" w:space="0" w:color="auto"/>
              </w:divBdr>
            </w:div>
            <w:div w:id="1910653248">
              <w:marLeft w:val="0"/>
              <w:marRight w:val="0"/>
              <w:marTop w:val="0"/>
              <w:marBottom w:val="0"/>
              <w:divBdr>
                <w:top w:val="none" w:sz="0" w:space="0" w:color="auto"/>
                <w:left w:val="none" w:sz="0" w:space="0" w:color="auto"/>
                <w:bottom w:val="none" w:sz="0" w:space="0" w:color="auto"/>
                <w:right w:val="none" w:sz="0" w:space="0" w:color="auto"/>
              </w:divBdr>
            </w:div>
            <w:div w:id="1360160930">
              <w:marLeft w:val="0"/>
              <w:marRight w:val="0"/>
              <w:marTop w:val="0"/>
              <w:marBottom w:val="0"/>
              <w:divBdr>
                <w:top w:val="none" w:sz="0" w:space="0" w:color="auto"/>
                <w:left w:val="none" w:sz="0" w:space="0" w:color="auto"/>
                <w:bottom w:val="none" w:sz="0" w:space="0" w:color="auto"/>
                <w:right w:val="none" w:sz="0" w:space="0" w:color="auto"/>
              </w:divBdr>
            </w:div>
            <w:div w:id="970327752">
              <w:marLeft w:val="0"/>
              <w:marRight w:val="0"/>
              <w:marTop w:val="0"/>
              <w:marBottom w:val="0"/>
              <w:divBdr>
                <w:top w:val="none" w:sz="0" w:space="0" w:color="auto"/>
                <w:left w:val="none" w:sz="0" w:space="0" w:color="auto"/>
                <w:bottom w:val="none" w:sz="0" w:space="0" w:color="auto"/>
                <w:right w:val="none" w:sz="0" w:space="0" w:color="auto"/>
              </w:divBdr>
            </w:div>
            <w:div w:id="532113892">
              <w:marLeft w:val="0"/>
              <w:marRight w:val="0"/>
              <w:marTop w:val="0"/>
              <w:marBottom w:val="0"/>
              <w:divBdr>
                <w:top w:val="none" w:sz="0" w:space="0" w:color="auto"/>
                <w:left w:val="none" w:sz="0" w:space="0" w:color="auto"/>
                <w:bottom w:val="none" w:sz="0" w:space="0" w:color="auto"/>
                <w:right w:val="none" w:sz="0" w:space="0" w:color="auto"/>
              </w:divBdr>
            </w:div>
            <w:div w:id="1833789382">
              <w:marLeft w:val="0"/>
              <w:marRight w:val="0"/>
              <w:marTop w:val="0"/>
              <w:marBottom w:val="0"/>
              <w:divBdr>
                <w:top w:val="none" w:sz="0" w:space="0" w:color="auto"/>
                <w:left w:val="none" w:sz="0" w:space="0" w:color="auto"/>
                <w:bottom w:val="none" w:sz="0" w:space="0" w:color="auto"/>
                <w:right w:val="none" w:sz="0" w:space="0" w:color="auto"/>
              </w:divBdr>
            </w:div>
            <w:div w:id="1235816357">
              <w:marLeft w:val="0"/>
              <w:marRight w:val="0"/>
              <w:marTop w:val="0"/>
              <w:marBottom w:val="0"/>
              <w:divBdr>
                <w:top w:val="none" w:sz="0" w:space="0" w:color="auto"/>
                <w:left w:val="none" w:sz="0" w:space="0" w:color="auto"/>
                <w:bottom w:val="none" w:sz="0" w:space="0" w:color="auto"/>
                <w:right w:val="none" w:sz="0" w:space="0" w:color="auto"/>
              </w:divBdr>
            </w:div>
            <w:div w:id="1118064562">
              <w:marLeft w:val="0"/>
              <w:marRight w:val="0"/>
              <w:marTop w:val="0"/>
              <w:marBottom w:val="0"/>
              <w:divBdr>
                <w:top w:val="none" w:sz="0" w:space="0" w:color="auto"/>
                <w:left w:val="none" w:sz="0" w:space="0" w:color="auto"/>
                <w:bottom w:val="none" w:sz="0" w:space="0" w:color="auto"/>
                <w:right w:val="none" w:sz="0" w:space="0" w:color="auto"/>
              </w:divBdr>
            </w:div>
            <w:div w:id="1877812170">
              <w:marLeft w:val="0"/>
              <w:marRight w:val="0"/>
              <w:marTop w:val="0"/>
              <w:marBottom w:val="0"/>
              <w:divBdr>
                <w:top w:val="none" w:sz="0" w:space="0" w:color="auto"/>
                <w:left w:val="none" w:sz="0" w:space="0" w:color="auto"/>
                <w:bottom w:val="none" w:sz="0" w:space="0" w:color="auto"/>
                <w:right w:val="none" w:sz="0" w:space="0" w:color="auto"/>
              </w:divBdr>
            </w:div>
            <w:div w:id="121929159">
              <w:marLeft w:val="0"/>
              <w:marRight w:val="0"/>
              <w:marTop w:val="0"/>
              <w:marBottom w:val="0"/>
              <w:divBdr>
                <w:top w:val="none" w:sz="0" w:space="0" w:color="auto"/>
                <w:left w:val="none" w:sz="0" w:space="0" w:color="auto"/>
                <w:bottom w:val="none" w:sz="0" w:space="0" w:color="auto"/>
                <w:right w:val="none" w:sz="0" w:space="0" w:color="auto"/>
              </w:divBdr>
            </w:div>
            <w:div w:id="1610551926">
              <w:marLeft w:val="0"/>
              <w:marRight w:val="0"/>
              <w:marTop w:val="0"/>
              <w:marBottom w:val="0"/>
              <w:divBdr>
                <w:top w:val="none" w:sz="0" w:space="0" w:color="auto"/>
                <w:left w:val="none" w:sz="0" w:space="0" w:color="auto"/>
                <w:bottom w:val="none" w:sz="0" w:space="0" w:color="auto"/>
                <w:right w:val="none" w:sz="0" w:space="0" w:color="auto"/>
              </w:divBdr>
            </w:div>
            <w:div w:id="860554082">
              <w:marLeft w:val="0"/>
              <w:marRight w:val="0"/>
              <w:marTop w:val="0"/>
              <w:marBottom w:val="0"/>
              <w:divBdr>
                <w:top w:val="none" w:sz="0" w:space="0" w:color="auto"/>
                <w:left w:val="none" w:sz="0" w:space="0" w:color="auto"/>
                <w:bottom w:val="none" w:sz="0" w:space="0" w:color="auto"/>
                <w:right w:val="none" w:sz="0" w:space="0" w:color="auto"/>
              </w:divBdr>
            </w:div>
            <w:div w:id="1559247578">
              <w:marLeft w:val="0"/>
              <w:marRight w:val="0"/>
              <w:marTop w:val="0"/>
              <w:marBottom w:val="0"/>
              <w:divBdr>
                <w:top w:val="none" w:sz="0" w:space="0" w:color="auto"/>
                <w:left w:val="none" w:sz="0" w:space="0" w:color="auto"/>
                <w:bottom w:val="none" w:sz="0" w:space="0" w:color="auto"/>
                <w:right w:val="none" w:sz="0" w:space="0" w:color="auto"/>
              </w:divBdr>
            </w:div>
            <w:div w:id="1665277990">
              <w:marLeft w:val="0"/>
              <w:marRight w:val="0"/>
              <w:marTop w:val="0"/>
              <w:marBottom w:val="0"/>
              <w:divBdr>
                <w:top w:val="none" w:sz="0" w:space="0" w:color="auto"/>
                <w:left w:val="none" w:sz="0" w:space="0" w:color="auto"/>
                <w:bottom w:val="none" w:sz="0" w:space="0" w:color="auto"/>
                <w:right w:val="none" w:sz="0" w:space="0" w:color="auto"/>
              </w:divBdr>
            </w:div>
            <w:div w:id="1833983631">
              <w:marLeft w:val="0"/>
              <w:marRight w:val="0"/>
              <w:marTop w:val="0"/>
              <w:marBottom w:val="0"/>
              <w:divBdr>
                <w:top w:val="none" w:sz="0" w:space="0" w:color="auto"/>
                <w:left w:val="none" w:sz="0" w:space="0" w:color="auto"/>
                <w:bottom w:val="none" w:sz="0" w:space="0" w:color="auto"/>
                <w:right w:val="none" w:sz="0" w:space="0" w:color="auto"/>
              </w:divBdr>
            </w:div>
            <w:div w:id="950549223">
              <w:marLeft w:val="0"/>
              <w:marRight w:val="0"/>
              <w:marTop w:val="0"/>
              <w:marBottom w:val="0"/>
              <w:divBdr>
                <w:top w:val="none" w:sz="0" w:space="0" w:color="auto"/>
                <w:left w:val="none" w:sz="0" w:space="0" w:color="auto"/>
                <w:bottom w:val="none" w:sz="0" w:space="0" w:color="auto"/>
                <w:right w:val="none" w:sz="0" w:space="0" w:color="auto"/>
              </w:divBdr>
            </w:div>
            <w:div w:id="1255045890">
              <w:marLeft w:val="0"/>
              <w:marRight w:val="0"/>
              <w:marTop w:val="0"/>
              <w:marBottom w:val="0"/>
              <w:divBdr>
                <w:top w:val="none" w:sz="0" w:space="0" w:color="auto"/>
                <w:left w:val="none" w:sz="0" w:space="0" w:color="auto"/>
                <w:bottom w:val="none" w:sz="0" w:space="0" w:color="auto"/>
                <w:right w:val="none" w:sz="0" w:space="0" w:color="auto"/>
              </w:divBdr>
            </w:div>
            <w:div w:id="835461425">
              <w:marLeft w:val="0"/>
              <w:marRight w:val="0"/>
              <w:marTop w:val="0"/>
              <w:marBottom w:val="0"/>
              <w:divBdr>
                <w:top w:val="none" w:sz="0" w:space="0" w:color="auto"/>
                <w:left w:val="none" w:sz="0" w:space="0" w:color="auto"/>
                <w:bottom w:val="none" w:sz="0" w:space="0" w:color="auto"/>
                <w:right w:val="none" w:sz="0" w:space="0" w:color="auto"/>
              </w:divBdr>
            </w:div>
            <w:div w:id="1810584509">
              <w:marLeft w:val="0"/>
              <w:marRight w:val="0"/>
              <w:marTop w:val="0"/>
              <w:marBottom w:val="0"/>
              <w:divBdr>
                <w:top w:val="none" w:sz="0" w:space="0" w:color="auto"/>
                <w:left w:val="none" w:sz="0" w:space="0" w:color="auto"/>
                <w:bottom w:val="none" w:sz="0" w:space="0" w:color="auto"/>
                <w:right w:val="none" w:sz="0" w:space="0" w:color="auto"/>
              </w:divBdr>
            </w:div>
            <w:div w:id="361130977">
              <w:marLeft w:val="0"/>
              <w:marRight w:val="0"/>
              <w:marTop w:val="0"/>
              <w:marBottom w:val="0"/>
              <w:divBdr>
                <w:top w:val="none" w:sz="0" w:space="0" w:color="auto"/>
                <w:left w:val="none" w:sz="0" w:space="0" w:color="auto"/>
                <w:bottom w:val="none" w:sz="0" w:space="0" w:color="auto"/>
                <w:right w:val="none" w:sz="0" w:space="0" w:color="auto"/>
              </w:divBdr>
            </w:div>
            <w:div w:id="760881527">
              <w:marLeft w:val="0"/>
              <w:marRight w:val="0"/>
              <w:marTop w:val="0"/>
              <w:marBottom w:val="0"/>
              <w:divBdr>
                <w:top w:val="none" w:sz="0" w:space="0" w:color="auto"/>
                <w:left w:val="none" w:sz="0" w:space="0" w:color="auto"/>
                <w:bottom w:val="none" w:sz="0" w:space="0" w:color="auto"/>
                <w:right w:val="none" w:sz="0" w:space="0" w:color="auto"/>
              </w:divBdr>
            </w:div>
            <w:div w:id="1448542370">
              <w:marLeft w:val="0"/>
              <w:marRight w:val="0"/>
              <w:marTop w:val="0"/>
              <w:marBottom w:val="0"/>
              <w:divBdr>
                <w:top w:val="none" w:sz="0" w:space="0" w:color="auto"/>
                <w:left w:val="none" w:sz="0" w:space="0" w:color="auto"/>
                <w:bottom w:val="none" w:sz="0" w:space="0" w:color="auto"/>
                <w:right w:val="none" w:sz="0" w:space="0" w:color="auto"/>
              </w:divBdr>
            </w:div>
            <w:div w:id="1262640739">
              <w:marLeft w:val="0"/>
              <w:marRight w:val="0"/>
              <w:marTop w:val="0"/>
              <w:marBottom w:val="0"/>
              <w:divBdr>
                <w:top w:val="none" w:sz="0" w:space="0" w:color="auto"/>
                <w:left w:val="none" w:sz="0" w:space="0" w:color="auto"/>
                <w:bottom w:val="none" w:sz="0" w:space="0" w:color="auto"/>
                <w:right w:val="none" w:sz="0" w:space="0" w:color="auto"/>
              </w:divBdr>
            </w:div>
            <w:div w:id="306864470">
              <w:marLeft w:val="0"/>
              <w:marRight w:val="0"/>
              <w:marTop w:val="0"/>
              <w:marBottom w:val="0"/>
              <w:divBdr>
                <w:top w:val="none" w:sz="0" w:space="0" w:color="auto"/>
                <w:left w:val="none" w:sz="0" w:space="0" w:color="auto"/>
                <w:bottom w:val="none" w:sz="0" w:space="0" w:color="auto"/>
                <w:right w:val="none" w:sz="0" w:space="0" w:color="auto"/>
              </w:divBdr>
            </w:div>
            <w:div w:id="1081222216">
              <w:marLeft w:val="0"/>
              <w:marRight w:val="0"/>
              <w:marTop w:val="0"/>
              <w:marBottom w:val="0"/>
              <w:divBdr>
                <w:top w:val="none" w:sz="0" w:space="0" w:color="auto"/>
                <w:left w:val="none" w:sz="0" w:space="0" w:color="auto"/>
                <w:bottom w:val="none" w:sz="0" w:space="0" w:color="auto"/>
                <w:right w:val="none" w:sz="0" w:space="0" w:color="auto"/>
              </w:divBdr>
            </w:div>
            <w:div w:id="10760583">
              <w:marLeft w:val="0"/>
              <w:marRight w:val="0"/>
              <w:marTop w:val="0"/>
              <w:marBottom w:val="0"/>
              <w:divBdr>
                <w:top w:val="none" w:sz="0" w:space="0" w:color="auto"/>
                <w:left w:val="none" w:sz="0" w:space="0" w:color="auto"/>
                <w:bottom w:val="none" w:sz="0" w:space="0" w:color="auto"/>
                <w:right w:val="none" w:sz="0" w:space="0" w:color="auto"/>
              </w:divBdr>
            </w:div>
            <w:div w:id="693919058">
              <w:marLeft w:val="0"/>
              <w:marRight w:val="0"/>
              <w:marTop w:val="0"/>
              <w:marBottom w:val="0"/>
              <w:divBdr>
                <w:top w:val="none" w:sz="0" w:space="0" w:color="auto"/>
                <w:left w:val="none" w:sz="0" w:space="0" w:color="auto"/>
                <w:bottom w:val="none" w:sz="0" w:space="0" w:color="auto"/>
                <w:right w:val="none" w:sz="0" w:space="0" w:color="auto"/>
              </w:divBdr>
            </w:div>
            <w:div w:id="941692699">
              <w:marLeft w:val="0"/>
              <w:marRight w:val="0"/>
              <w:marTop w:val="0"/>
              <w:marBottom w:val="0"/>
              <w:divBdr>
                <w:top w:val="none" w:sz="0" w:space="0" w:color="auto"/>
                <w:left w:val="none" w:sz="0" w:space="0" w:color="auto"/>
                <w:bottom w:val="none" w:sz="0" w:space="0" w:color="auto"/>
                <w:right w:val="none" w:sz="0" w:space="0" w:color="auto"/>
              </w:divBdr>
            </w:div>
            <w:div w:id="2115126903">
              <w:marLeft w:val="0"/>
              <w:marRight w:val="0"/>
              <w:marTop w:val="0"/>
              <w:marBottom w:val="0"/>
              <w:divBdr>
                <w:top w:val="none" w:sz="0" w:space="0" w:color="auto"/>
                <w:left w:val="none" w:sz="0" w:space="0" w:color="auto"/>
                <w:bottom w:val="none" w:sz="0" w:space="0" w:color="auto"/>
                <w:right w:val="none" w:sz="0" w:space="0" w:color="auto"/>
              </w:divBdr>
            </w:div>
            <w:div w:id="1767994486">
              <w:marLeft w:val="0"/>
              <w:marRight w:val="0"/>
              <w:marTop w:val="0"/>
              <w:marBottom w:val="0"/>
              <w:divBdr>
                <w:top w:val="none" w:sz="0" w:space="0" w:color="auto"/>
                <w:left w:val="none" w:sz="0" w:space="0" w:color="auto"/>
                <w:bottom w:val="none" w:sz="0" w:space="0" w:color="auto"/>
                <w:right w:val="none" w:sz="0" w:space="0" w:color="auto"/>
              </w:divBdr>
            </w:div>
            <w:div w:id="94181467">
              <w:marLeft w:val="0"/>
              <w:marRight w:val="0"/>
              <w:marTop w:val="0"/>
              <w:marBottom w:val="0"/>
              <w:divBdr>
                <w:top w:val="none" w:sz="0" w:space="0" w:color="auto"/>
                <w:left w:val="none" w:sz="0" w:space="0" w:color="auto"/>
                <w:bottom w:val="none" w:sz="0" w:space="0" w:color="auto"/>
                <w:right w:val="none" w:sz="0" w:space="0" w:color="auto"/>
              </w:divBdr>
            </w:div>
            <w:div w:id="1530290774">
              <w:marLeft w:val="0"/>
              <w:marRight w:val="0"/>
              <w:marTop w:val="0"/>
              <w:marBottom w:val="0"/>
              <w:divBdr>
                <w:top w:val="none" w:sz="0" w:space="0" w:color="auto"/>
                <w:left w:val="none" w:sz="0" w:space="0" w:color="auto"/>
                <w:bottom w:val="none" w:sz="0" w:space="0" w:color="auto"/>
                <w:right w:val="none" w:sz="0" w:space="0" w:color="auto"/>
              </w:divBdr>
            </w:div>
            <w:div w:id="872041821">
              <w:marLeft w:val="0"/>
              <w:marRight w:val="0"/>
              <w:marTop w:val="0"/>
              <w:marBottom w:val="0"/>
              <w:divBdr>
                <w:top w:val="none" w:sz="0" w:space="0" w:color="auto"/>
                <w:left w:val="none" w:sz="0" w:space="0" w:color="auto"/>
                <w:bottom w:val="none" w:sz="0" w:space="0" w:color="auto"/>
                <w:right w:val="none" w:sz="0" w:space="0" w:color="auto"/>
              </w:divBdr>
            </w:div>
            <w:div w:id="223565773">
              <w:marLeft w:val="0"/>
              <w:marRight w:val="0"/>
              <w:marTop w:val="0"/>
              <w:marBottom w:val="0"/>
              <w:divBdr>
                <w:top w:val="none" w:sz="0" w:space="0" w:color="auto"/>
                <w:left w:val="none" w:sz="0" w:space="0" w:color="auto"/>
                <w:bottom w:val="none" w:sz="0" w:space="0" w:color="auto"/>
                <w:right w:val="none" w:sz="0" w:space="0" w:color="auto"/>
              </w:divBdr>
            </w:div>
            <w:div w:id="1959481760">
              <w:marLeft w:val="0"/>
              <w:marRight w:val="0"/>
              <w:marTop w:val="0"/>
              <w:marBottom w:val="0"/>
              <w:divBdr>
                <w:top w:val="none" w:sz="0" w:space="0" w:color="auto"/>
                <w:left w:val="none" w:sz="0" w:space="0" w:color="auto"/>
                <w:bottom w:val="none" w:sz="0" w:space="0" w:color="auto"/>
                <w:right w:val="none" w:sz="0" w:space="0" w:color="auto"/>
              </w:divBdr>
            </w:div>
            <w:div w:id="209267823">
              <w:marLeft w:val="0"/>
              <w:marRight w:val="0"/>
              <w:marTop w:val="0"/>
              <w:marBottom w:val="0"/>
              <w:divBdr>
                <w:top w:val="none" w:sz="0" w:space="0" w:color="auto"/>
                <w:left w:val="none" w:sz="0" w:space="0" w:color="auto"/>
                <w:bottom w:val="none" w:sz="0" w:space="0" w:color="auto"/>
                <w:right w:val="none" w:sz="0" w:space="0" w:color="auto"/>
              </w:divBdr>
            </w:div>
            <w:div w:id="1133250062">
              <w:marLeft w:val="0"/>
              <w:marRight w:val="0"/>
              <w:marTop w:val="0"/>
              <w:marBottom w:val="0"/>
              <w:divBdr>
                <w:top w:val="none" w:sz="0" w:space="0" w:color="auto"/>
                <w:left w:val="none" w:sz="0" w:space="0" w:color="auto"/>
                <w:bottom w:val="none" w:sz="0" w:space="0" w:color="auto"/>
                <w:right w:val="none" w:sz="0" w:space="0" w:color="auto"/>
              </w:divBdr>
            </w:div>
            <w:div w:id="1639872599">
              <w:marLeft w:val="0"/>
              <w:marRight w:val="0"/>
              <w:marTop w:val="0"/>
              <w:marBottom w:val="0"/>
              <w:divBdr>
                <w:top w:val="none" w:sz="0" w:space="0" w:color="auto"/>
                <w:left w:val="none" w:sz="0" w:space="0" w:color="auto"/>
                <w:bottom w:val="none" w:sz="0" w:space="0" w:color="auto"/>
                <w:right w:val="none" w:sz="0" w:space="0" w:color="auto"/>
              </w:divBdr>
            </w:div>
            <w:div w:id="1610746034">
              <w:marLeft w:val="0"/>
              <w:marRight w:val="0"/>
              <w:marTop w:val="0"/>
              <w:marBottom w:val="0"/>
              <w:divBdr>
                <w:top w:val="none" w:sz="0" w:space="0" w:color="auto"/>
                <w:left w:val="none" w:sz="0" w:space="0" w:color="auto"/>
                <w:bottom w:val="none" w:sz="0" w:space="0" w:color="auto"/>
                <w:right w:val="none" w:sz="0" w:space="0" w:color="auto"/>
              </w:divBdr>
            </w:div>
            <w:div w:id="758596026">
              <w:marLeft w:val="0"/>
              <w:marRight w:val="0"/>
              <w:marTop w:val="0"/>
              <w:marBottom w:val="0"/>
              <w:divBdr>
                <w:top w:val="none" w:sz="0" w:space="0" w:color="auto"/>
                <w:left w:val="none" w:sz="0" w:space="0" w:color="auto"/>
                <w:bottom w:val="none" w:sz="0" w:space="0" w:color="auto"/>
                <w:right w:val="none" w:sz="0" w:space="0" w:color="auto"/>
              </w:divBdr>
            </w:div>
            <w:div w:id="504830626">
              <w:marLeft w:val="0"/>
              <w:marRight w:val="0"/>
              <w:marTop w:val="0"/>
              <w:marBottom w:val="0"/>
              <w:divBdr>
                <w:top w:val="none" w:sz="0" w:space="0" w:color="auto"/>
                <w:left w:val="none" w:sz="0" w:space="0" w:color="auto"/>
                <w:bottom w:val="none" w:sz="0" w:space="0" w:color="auto"/>
                <w:right w:val="none" w:sz="0" w:space="0" w:color="auto"/>
              </w:divBdr>
            </w:div>
            <w:div w:id="1391415594">
              <w:marLeft w:val="0"/>
              <w:marRight w:val="0"/>
              <w:marTop w:val="0"/>
              <w:marBottom w:val="0"/>
              <w:divBdr>
                <w:top w:val="none" w:sz="0" w:space="0" w:color="auto"/>
                <w:left w:val="none" w:sz="0" w:space="0" w:color="auto"/>
                <w:bottom w:val="none" w:sz="0" w:space="0" w:color="auto"/>
                <w:right w:val="none" w:sz="0" w:space="0" w:color="auto"/>
              </w:divBdr>
            </w:div>
            <w:div w:id="1756048720">
              <w:marLeft w:val="0"/>
              <w:marRight w:val="0"/>
              <w:marTop w:val="0"/>
              <w:marBottom w:val="0"/>
              <w:divBdr>
                <w:top w:val="none" w:sz="0" w:space="0" w:color="auto"/>
                <w:left w:val="none" w:sz="0" w:space="0" w:color="auto"/>
                <w:bottom w:val="none" w:sz="0" w:space="0" w:color="auto"/>
                <w:right w:val="none" w:sz="0" w:space="0" w:color="auto"/>
              </w:divBdr>
            </w:div>
            <w:div w:id="1800807345">
              <w:marLeft w:val="0"/>
              <w:marRight w:val="0"/>
              <w:marTop w:val="0"/>
              <w:marBottom w:val="0"/>
              <w:divBdr>
                <w:top w:val="none" w:sz="0" w:space="0" w:color="auto"/>
                <w:left w:val="none" w:sz="0" w:space="0" w:color="auto"/>
                <w:bottom w:val="none" w:sz="0" w:space="0" w:color="auto"/>
                <w:right w:val="none" w:sz="0" w:space="0" w:color="auto"/>
              </w:divBdr>
            </w:div>
            <w:div w:id="1364937069">
              <w:marLeft w:val="0"/>
              <w:marRight w:val="0"/>
              <w:marTop w:val="0"/>
              <w:marBottom w:val="0"/>
              <w:divBdr>
                <w:top w:val="none" w:sz="0" w:space="0" w:color="auto"/>
                <w:left w:val="none" w:sz="0" w:space="0" w:color="auto"/>
                <w:bottom w:val="none" w:sz="0" w:space="0" w:color="auto"/>
                <w:right w:val="none" w:sz="0" w:space="0" w:color="auto"/>
              </w:divBdr>
            </w:div>
            <w:div w:id="1817067350">
              <w:marLeft w:val="0"/>
              <w:marRight w:val="0"/>
              <w:marTop w:val="0"/>
              <w:marBottom w:val="0"/>
              <w:divBdr>
                <w:top w:val="none" w:sz="0" w:space="0" w:color="auto"/>
                <w:left w:val="none" w:sz="0" w:space="0" w:color="auto"/>
                <w:bottom w:val="none" w:sz="0" w:space="0" w:color="auto"/>
                <w:right w:val="none" w:sz="0" w:space="0" w:color="auto"/>
              </w:divBdr>
            </w:div>
            <w:div w:id="1424034608">
              <w:marLeft w:val="0"/>
              <w:marRight w:val="0"/>
              <w:marTop w:val="0"/>
              <w:marBottom w:val="0"/>
              <w:divBdr>
                <w:top w:val="none" w:sz="0" w:space="0" w:color="auto"/>
                <w:left w:val="none" w:sz="0" w:space="0" w:color="auto"/>
                <w:bottom w:val="none" w:sz="0" w:space="0" w:color="auto"/>
                <w:right w:val="none" w:sz="0" w:space="0" w:color="auto"/>
              </w:divBdr>
            </w:div>
            <w:div w:id="1246188127">
              <w:marLeft w:val="0"/>
              <w:marRight w:val="0"/>
              <w:marTop w:val="0"/>
              <w:marBottom w:val="0"/>
              <w:divBdr>
                <w:top w:val="none" w:sz="0" w:space="0" w:color="auto"/>
                <w:left w:val="none" w:sz="0" w:space="0" w:color="auto"/>
                <w:bottom w:val="none" w:sz="0" w:space="0" w:color="auto"/>
                <w:right w:val="none" w:sz="0" w:space="0" w:color="auto"/>
              </w:divBdr>
            </w:div>
            <w:div w:id="365571202">
              <w:marLeft w:val="0"/>
              <w:marRight w:val="0"/>
              <w:marTop w:val="0"/>
              <w:marBottom w:val="0"/>
              <w:divBdr>
                <w:top w:val="none" w:sz="0" w:space="0" w:color="auto"/>
                <w:left w:val="none" w:sz="0" w:space="0" w:color="auto"/>
                <w:bottom w:val="none" w:sz="0" w:space="0" w:color="auto"/>
                <w:right w:val="none" w:sz="0" w:space="0" w:color="auto"/>
              </w:divBdr>
            </w:div>
            <w:div w:id="193857437">
              <w:marLeft w:val="0"/>
              <w:marRight w:val="0"/>
              <w:marTop w:val="0"/>
              <w:marBottom w:val="0"/>
              <w:divBdr>
                <w:top w:val="none" w:sz="0" w:space="0" w:color="auto"/>
                <w:left w:val="none" w:sz="0" w:space="0" w:color="auto"/>
                <w:bottom w:val="none" w:sz="0" w:space="0" w:color="auto"/>
                <w:right w:val="none" w:sz="0" w:space="0" w:color="auto"/>
              </w:divBdr>
            </w:div>
            <w:div w:id="172260907">
              <w:marLeft w:val="0"/>
              <w:marRight w:val="0"/>
              <w:marTop w:val="0"/>
              <w:marBottom w:val="0"/>
              <w:divBdr>
                <w:top w:val="none" w:sz="0" w:space="0" w:color="auto"/>
                <w:left w:val="none" w:sz="0" w:space="0" w:color="auto"/>
                <w:bottom w:val="none" w:sz="0" w:space="0" w:color="auto"/>
                <w:right w:val="none" w:sz="0" w:space="0" w:color="auto"/>
              </w:divBdr>
            </w:div>
            <w:div w:id="1963923272">
              <w:marLeft w:val="0"/>
              <w:marRight w:val="0"/>
              <w:marTop w:val="0"/>
              <w:marBottom w:val="0"/>
              <w:divBdr>
                <w:top w:val="none" w:sz="0" w:space="0" w:color="auto"/>
                <w:left w:val="none" w:sz="0" w:space="0" w:color="auto"/>
                <w:bottom w:val="none" w:sz="0" w:space="0" w:color="auto"/>
                <w:right w:val="none" w:sz="0" w:space="0" w:color="auto"/>
              </w:divBdr>
            </w:div>
            <w:div w:id="586041270">
              <w:marLeft w:val="0"/>
              <w:marRight w:val="0"/>
              <w:marTop w:val="0"/>
              <w:marBottom w:val="0"/>
              <w:divBdr>
                <w:top w:val="none" w:sz="0" w:space="0" w:color="auto"/>
                <w:left w:val="none" w:sz="0" w:space="0" w:color="auto"/>
                <w:bottom w:val="none" w:sz="0" w:space="0" w:color="auto"/>
                <w:right w:val="none" w:sz="0" w:space="0" w:color="auto"/>
              </w:divBdr>
            </w:div>
            <w:div w:id="991443387">
              <w:marLeft w:val="0"/>
              <w:marRight w:val="0"/>
              <w:marTop w:val="0"/>
              <w:marBottom w:val="0"/>
              <w:divBdr>
                <w:top w:val="none" w:sz="0" w:space="0" w:color="auto"/>
                <w:left w:val="none" w:sz="0" w:space="0" w:color="auto"/>
                <w:bottom w:val="none" w:sz="0" w:space="0" w:color="auto"/>
                <w:right w:val="none" w:sz="0" w:space="0" w:color="auto"/>
              </w:divBdr>
            </w:div>
            <w:div w:id="1154100191">
              <w:marLeft w:val="0"/>
              <w:marRight w:val="0"/>
              <w:marTop w:val="0"/>
              <w:marBottom w:val="0"/>
              <w:divBdr>
                <w:top w:val="none" w:sz="0" w:space="0" w:color="auto"/>
                <w:left w:val="none" w:sz="0" w:space="0" w:color="auto"/>
                <w:bottom w:val="none" w:sz="0" w:space="0" w:color="auto"/>
                <w:right w:val="none" w:sz="0" w:space="0" w:color="auto"/>
              </w:divBdr>
            </w:div>
            <w:div w:id="711731714">
              <w:marLeft w:val="0"/>
              <w:marRight w:val="0"/>
              <w:marTop w:val="0"/>
              <w:marBottom w:val="0"/>
              <w:divBdr>
                <w:top w:val="none" w:sz="0" w:space="0" w:color="auto"/>
                <w:left w:val="none" w:sz="0" w:space="0" w:color="auto"/>
                <w:bottom w:val="none" w:sz="0" w:space="0" w:color="auto"/>
                <w:right w:val="none" w:sz="0" w:space="0" w:color="auto"/>
              </w:divBdr>
            </w:div>
            <w:div w:id="514274163">
              <w:marLeft w:val="0"/>
              <w:marRight w:val="0"/>
              <w:marTop w:val="0"/>
              <w:marBottom w:val="0"/>
              <w:divBdr>
                <w:top w:val="none" w:sz="0" w:space="0" w:color="auto"/>
                <w:left w:val="none" w:sz="0" w:space="0" w:color="auto"/>
                <w:bottom w:val="none" w:sz="0" w:space="0" w:color="auto"/>
                <w:right w:val="none" w:sz="0" w:space="0" w:color="auto"/>
              </w:divBdr>
            </w:div>
            <w:div w:id="1271738495">
              <w:marLeft w:val="0"/>
              <w:marRight w:val="0"/>
              <w:marTop w:val="0"/>
              <w:marBottom w:val="0"/>
              <w:divBdr>
                <w:top w:val="none" w:sz="0" w:space="0" w:color="auto"/>
                <w:left w:val="none" w:sz="0" w:space="0" w:color="auto"/>
                <w:bottom w:val="none" w:sz="0" w:space="0" w:color="auto"/>
                <w:right w:val="none" w:sz="0" w:space="0" w:color="auto"/>
              </w:divBdr>
            </w:div>
            <w:div w:id="149979006">
              <w:marLeft w:val="0"/>
              <w:marRight w:val="0"/>
              <w:marTop w:val="0"/>
              <w:marBottom w:val="0"/>
              <w:divBdr>
                <w:top w:val="none" w:sz="0" w:space="0" w:color="auto"/>
                <w:left w:val="none" w:sz="0" w:space="0" w:color="auto"/>
                <w:bottom w:val="none" w:sz="0" w:space="0" w:color="auto"/>
                <w:right w:val="none" w:sz="0" w:space="0" w:color="auto"/>
              </w:divBdr>
            </w:div>
            <w:div w:id="622813858">
              <w:marLeft w:val="0"/>
              <w:marRight w:val="0"/>
              <w:marTop w:val="0"/>
              <w:marBottom w:val="0"/>
              <w:divBdr>
                <w:top w:val="none" w:sz="0" w:space="0" w:color="auto"/>
                <w:left w:val="none" w:sz="0" w:space="0" w:color="auto"/>
                <w:bottom w:val="none" w:sz="0" w:space="0" w:color="auto"/>
                <w:right w:val="none" w:sz="0" w:space="0" w:color="auto"/>
              </w:divBdr>
            </w:div>
            <w:div w:id="217323557">
              <w:marLeft w:val="0"/>
              <w:marRight w:val="0"/>
              <w:marTop w:val="0"/>
              <w:marBottom w:val="0"/>
              <w:divBdr>
                <w:top w:val="none" w:sz="0" w:space="0" w:color="auto"/>
                <w:left w:val="none" w:sz="0" w:space="0" w:color="auto"/>
                <w:bottom w:val="none" w:sz="0" w:space="0" w:color="auto"/>
                <w:right w:val="none" w:sz="0" w:space="0" w:color="auto"/>
              </w:divBdr>
            </w:div>
            <w:div w:id="1281572432">
              <w:marLeft w:val="0"/>
              <w:marRight w:val="0"/>
              <w:marTop w:val="0"/>
              <w:marBottom w:val="0"/>
              <w:divBdr>
                <w:top w:val="none" w:sz="0" w:space="0" w:color="auto"/>
                <w:left w:val="none" w:sz="0" w:space="0" w:color="auto"/>
                <w:bottom w:val="none" w:sz="0" w:space="0" w:color="auto"/>
                <w:right w:val="none" w:sz="0" w:space="0" w:color="auto"/>
              </w:divBdr>
            </w:div>
            <w:div w:id="349645096">
              <w:marLeft w:val="0"/>
              <w:marRight w:val="0"/>
              <w:marTop w:val="0"/>
              <w:marBottom w:val="0"/>
              <w:divBdr>
                <w:top w:val="none" w:sz="0" w:space="0" w:color="auto"/>
                <w:left w:val="none" w:sz="0" w:space="0" w:color="auto"/>
                <w:bottom w:val="none" w:sz="0" w:space="0" w:color="auto"/>
                <w:right w:val="none" w:sz="0" w:space="0" w:color="auto"/>
              </w:divBdr>
            </w:div>
            <w:div w:id="1763839922">
              <w:marLeft w:val="0"/>
              <w:marRight w:val="0"/>
              <w:marTop w:val="0"/>
              <w:marBottom w:val="0"/>
              <w:divBdr>
                <w:top w:val="none" w:sz="0" w:space="0" w:color="auto"/>
                <w:left w:val="none" w:sz="0" w:space="0" w:color="auto"/>
                <w:bottom w:val="none" w:sz="0" w:space="0" w:color="auto"/>
                <w:right w:val="none" w:sz="0" w:space="0" w:color="auto"/>
              </w:divBdr>
            </w:div>
            <w:div w:id="624971281">
              <w:marLeft w:val="0"/>
              <w:marRight w:val="0"/>
              <w:marTop w:val="0"/>
              <w:marBottom w:val="0"/>
              <w:divBdr>
                <w:top w:val="none" w:sz="0" w:space="0" w:color="auto"/>
                <w:left w:val="none" w:sz="0" w:space="0" w:color="auto"/>
                <w:bottom w:val="none" w:sz="0" w:space="0" w:color="auto"/>
                <w:right w:val="none" w:sz="0" w:space="0" w:color="auto"/>
              </w:divBdr>
            </w:div>
            <w:div w:id="1880824380">
              <w:marLeft w:val="0"/>
              <w:marRight w:val="0"/>
              <w:marTop w:val="0"/>
              <w:marBottom w:val="0"/>
              <w:divBdr>
                <w:top w:val="none" w:sz="0" w:space="0" w:color="auto"/>
                <w:left w:val="none" w:sz="0" w:space="0" w:color="auto"/>
                <w:bottom w:val="none" w:sz="0" w:space="0" w:color="auto"/>
                <w:right w:val="none" w:sz="0" w:space="0" w:color="auto"/>
              </w:divBdr>
            </w:div>
            <w:div w:id="2055814381">
              <w:marLeft w:val="0"/>
              <w:marRight w:val="0"/>
              <w:marTop w:val="0"/>
              <w:marBottom w:val="0"/>
              <w:divBdr>
                <w:top w:val="none" w:sz="0" w:space="0" w:color="auto"/>
                <w:left w:val="none" w:sz="0" w:space="0" w:color="auto"/>
                <w:bottom w:val="none" w:sz="0" w:space="0" w:color="auto"/>
                <w:right w:val="none" w:sz="0" w:space="0" w:color="auto"/>
              </w:divBdr>
            </w:div>
            <w:div w:id="1878227427">
              <w:marLeft w:val="0"/>
              <w:marRight w:val="0"/>
              <w:marTop w:val="0"/>
              <w:marBottom w:val="0"/>
              <w:divBdr>
                <w:top w:val="none" w:sz="0" w:space="0" w:color="auto"/>
                <w:left w:val="none" w:sz="0" w:space="0" w:color="auto"/>
                <w:bottom w:val="none" w:sz="0" w:space="0" w:color="auto"/>
                <w:right w:val="none" w:sz="0" w:space="0" w:color="auto"/>
              </w:divBdr>
            </w:div>
            <w:div w:id="572474503">
              <w:marLeft w:val="0"/>
              <w:marRight w:val="0"/>
              <w:marTop w:val="0"/>
              <w:marBottom w:val="0"/>
              <w:divBdr>
                <w:top w:val="none" w:sz="0" w:space="0" w:color="auto"/>
                <w:left w:val="none" w:sz="0" w:space="0" w:color="auto"/>
                <w:bottom w:val="none" w:sz="0" w:space="0" w:color="auto"/>
                <w:right w:val="none" w:sz="0" w:space="0" w:color="auto"/>
              </w:divBdr>
            </w:div>
            <w:div w:id="215817051">
              <w:marLeft w:val="0"/>
              <w:marRight w:val="0"/>
              <w:marTop w:val="0"/>
              <w:marBottom w:val="0"/>
              <w:divBdr>
                <w:top w:val="none" w:sz="0" w:space="0" w:color="auto"/>
                <w:left w:val="none" w:sz="0" w:space="0" w:color="auto"/>
                <w:bottom w:val="none" w:sz="0" w:space="0" w:color="auto"/>
                <w:right w:val="none" w:sz="0" w:space="0" w:color="auto"/>
              </w:divBdr>
            </w:div>
            <w:div w:id="50274594">
              <w:marLeft w:val="0"/>
              <w:marRight w:val="0"/>
              <w:marTop w:val="0"/>
              <w:marBottom w:val="0"/>
              <w:divBdr>
                <w:top w:val="none" w:sz="0" w:space="0" w:color="auto"/>
                <w:left w:val="none" w:sz="0" w:space="0" w:color="auto"/>
                <w:bottom w:val="none" w:sz="0" w:space="0" w:color="auto"/>
                <w:right w:val="none" w:sz="0" w:space="0" w:color="auto"/>
              </w:divBdr>
            </w:div>
            <w:div w:id="892423694">
              <w:marLeft w:val="0"/>
              <w:marRight w:val="0"/>
              <w:marTop w:val="0"/>
              <w:marBottom w:val="0"/>
              <w:divBdr>
                <w:top w:val="none" w:sz="0" w:space="0" w:color="auto"/>
                <w:left w:val="none" w:sz="0" w:space="0" w:color="auto"/>
                <w:bottom w:val="none" w:sz="0" w:space="0" w:color="auto"/>
                <w:right w:val="none" w:sz="0" w:space="0" w:color="auto"/>
              </w:divBdr>
            </w:div>
            <w:div w:id="220604275">
              <w:marLeft w:val="0"/>
              <w:marRight w:val="0"/>
              <w:marTop w:val="0"/>
              <w:marBottom w:val="0"/>
              <w:divBdr>
                <w:top w:val="none" w:sz="0" w:space="0" w:color="auto"/>
                <w:left w:val="none" w:sz="0" w:space="0" w:color="auto"/>
                <w:bottom w:val="none" w:sz="0" w:space="0" w:color="auto"/>
                <w:right w:val="none" w:sz="0" w:space="0" w:color="auto"/>
              </w:divBdr>
            </w:div>
            <w:div w:id="2087413363">
              <w:marLeft w:val="0"/>
              <w:marRight w:val="0"/>
              <w:marTop w:val="0"/>
              <w:marBottom w:val="0"/>
              <w:divBdr>
                <w:top w:val="none" w:sz="0" w:space="0" w:color="auto"/>
                <w:left w:val="none" w:sz="0" w:space="0" w:color="auto"/>
                <w:bottom w:val="none" w:sz="0" w:space="0" w:color="auto"/>
                <w:right w:val="none" w:sz="0" w:space="0" w:color="auto"/>
              </w:divBdr>
            </w:div>
            <w:div w:id="1635676719">
              <w:marLeft w:val="0"/>
              <w:marRight w:val="0"/>
              <w:marTop w:val="0"/>
              <w:marBottom w:val="0"/>
              <w:divBdr>
                <w:top w:val="none" w:sz="0" w:space="0" w:color="auto"/>
                <w:left w:val="none" w:sz="0" w:space="0" w:color="auto"/>
                <w:bottom w:val="none" w:sz="0" w:space="0" w:color="auto"/>
                <w:right w:val="none" w:sz="0" w:space="0" w:color="auto"/>
              </w:divBdr>
            </w:div>
            <w:div w:id="320233237">
              <w:marLeft w:val="0"/>
              <w:marRight w:val="0"/>
              <w:marTop w:val="0"/>
              <w:marBottom w:val="0"/>
              <w:divBdr>
                <w:top w:val="none" w:sz="0" w:space="0" w:color="auto"/>
                <w:left w:val="none" w:sz="0" w:space="0" w:color="auto"/>
                <w:bottom w:val="none" w:sz="0" w:space="0" w:color="auto"/>
                <w:right w:val="none" w:sz="0" w:space="0" w:color="auto"/>
              </w:divBdr>
            </w:div>
            <w:div w:id="1323394281">
              <w:marLeft w:val="0"/>
              <w:marRight w:val="0"/>
              <w:marTop w:val="0"/>
              <w:marBottom w:val="0"/>
              <w:divBdr>
                <w:top w:val="none" w:sz="0" w:space="0" w:color="auto"/>
                <w:left w:val="none" w:sz="0" w:space="0" w:color="auto"/>
                <w:bottom w:val="none" w:sz="0" w:space="0" w:color="auto"/>
                <w:right w:val="none" w:sz="0" w:space="0" w:color="auto"/>
              </w:divBdr>
            </w:div>
            <w:div w:id="1732846820">
              <w:marLeft w:val="0"/>
              <w:marRight w:val="0"/>
              <w:marTop w:val="0"/>
              <w:marBottom w:val="0"/>
              <w:divBdr>
                <w:top w:val="none" w:sz="0" w:space="0" w:color="auto"/>
                <w:left w:val="none" w:sz="0" w:space="0" w:color="auto"/>
                <w:bottom w:val="none" w:sz="0" w:space="0" w:color="auto"/>
                <w:right w:val="none" w:sz="0" w:space="0" w:color="auto"/>
              </w:divBdr>
            </w:div>
            <w:div w:id="1132141304">
              <w:marLeft w:val="0"/>
              <w:marRight w:val="0"/>
              <w:marTop w:val="0"/>
              <w:marBottom w:val="0"/>
              <w:divBdr>
                <w:top w:val="none" w:sz="0" w:space="0" w:color="auto"/>
                <w:left w:val="none" w:sz="0" w:space="0" w:color="auto"/>
                <w:bottom w:val="none" w:sz="0" w:space="0" w:color="auto"/>
                <w:right w:val="none" w:sz="0" w:space="0" w:color="auto"/>
              </w:divBdr>
            </w:div>
            <w:div w:id="426460389">
              <w:marLeft w:val="0"/>
              <w:marRight w:val="0"/>
              <w:marTop w:val="0"/>
              <w:marBottom w:val="0"/>
              <w:divBdr>
                <w:top w:val="none" w:sz="0" w:space="0" w:color="auto"/>
                <w:left w:val="none" w:sz="0" w:space="0" w:color="auto"/>
                <w:bottom w:val="none" w:sz="0" w:space="0" w:color="auto"/>
                <w:right w:val="none" w:sz="0" w:space="0" w:color="auto"/>
              </w:divBdr>
            </w:div>
            <w:div w:id="556088396">
              <w:marLeft w:val="0"/>
              <w:marRight w:val="0"/>
              <w:marTop w:val="0"/>
              <w:marBottom w:val="0"/>
              <w:divBdr>
                <w:top w:val="none" w:sz="0" w:space="0" w:color="auto"/>
                <w:left w:val="none" w:sz="0" w:space="0" w:color="auto"/>
                <w:bottom w:val="none" w:sz="0" w:space="0" w:color="auto"/>
                <w:right w:val="none" w:sz="0" w:space="0" w:color="auto"/>
              </w:divBdr>
            </w:div>
            <w:div w:id="1038241028">
              <w:marLeft w:val="0"/>
              <w:marRight w:val="0"/>
              <w:marTop w:val="0"/>
              <w:marBottom w:val="0"/>
              <w:divBdr>
                <w:top w:val="none" w:sz="0" w:space="0" w:color="auto"/>
                <w:left w:val="none" w:sz="0" w:space="0" w:color="auto"/>
                <w:bottom w:val="none" w:sz="0" w:space="0" w:color="auto"/>
                <w:right w:val="none" w:sz="0" w:space="0" w:color="auto"/>
              </w:divBdr>
            </w:div>
            <w:div w:id="789205508">
              <w:marLeft w:val="0"/>
              <w:marRight w:val="0"/>
              <w:marTop w:val="0"/>
              <w:marBottom w:val="0"/>
              <w:divBdr>
                <w:top w:val="none" w:sz="0" w:space="0" w:color="auto"/>
                <w:left w:val="none" w:sz="0" w:space="0" w:color="auto"/>
                <w:bottom w:val="none" w:sz="0" w:space="0" w:color="auto"/>
                <w:right w:val="none" w:sz="0" w:space="0" w:color="auto"/>
              </w:divBdr>
            </w:div>
            <w:div w:id="2146195424">
              <w:marLeft w:val="0"/>
              <w:marRight w:val="0"/>
              <w:marTop w:val="0"/>
              <w:marBottom w:val="0"/>
              <w:divBdr>
                <w:top w:val="none" w:sz="0" w:space="0" w:color="auto"/>
                <w:left w:val="none" w:sz="0" w:space="0" w:color="auto"/>
                <w:bottom w:val="none" w:sz="0" w:space="0" w:color="auto"/>
                <w:right w:val="none" w:sz="0" w:space="0" w:color="auto"/>
              </w:divBdr>
            </w:div>
            <w:div w:id="1518808867">
              <w:marLeft w:val="0"/>
              <w:marRight w:val="0"/>
              <w:marTop w:val="0"/>
              <w:marBottom w:val="0"/>
              <w:divBdr>
                <w:top w:val="none" w:sz="0" w:space="0" w:color="auto"/>
                <w:left w:val="none" w:sz="0" w:space="0" w:color="auto"/>
                <w:bottom w:val="none" w:sz="0" w:space="0" w:color="auto"/>
                <w:right w:val="none" w:sz="0" w:space="0" w:color="auto"/>
              </w:divBdr>
            </w:div>
            <w:div w:id="1495997693">
              <w:marLeft w:val="0"/>
              <w:marRight w:val="0"/>
              <w:marTop w:val="0"/>
              <w:marBottom w:val="0"/>
              <w:divBdr>
                <w:top w:val="none" w:sz="0" w:space="0" w:color="auto"/>
                <w:left w:val="none" w:sz="0" w:space="0" w:color="auto"/>
                <w:bottom w:val="none" w:sz="0" w:space="0" w:color="auto"/>
                <w:right w:val="none" w:sz="0" w:space="0" w:color="auto"/>
              </w:divBdr>
            </w:div>
            <w:div w:id="668678775">
              <w:marLeft w:val="0"/>
              <w:marRight w:val="0"/>
              <w:marTop w:val="0"/>
              <w:marBottom w:val="0"/>
              <w:divBdr>
                <w:top w:val="none" w:sz="0" w:space="0" w:color="auto"/>
                <w:left w:val="none" w:sz="0" w:space="0" w:color="auto"/>
                <w:bottom w:val="none" w:sz="0" w:space="0" w:color="auto"/>
                <w:right w:val="none" w:sz="0" w:space="0" w:color="auto"/>
              </w:divBdr>
            </w:div>
            <w:div w:id="1921713476">
              <w:marLeft w:val="0"/>
              <w:marRight w:val="0"/>
              <w:marTop w:val="0"/>
              <w:marBottom w:val="0"/>
              <w:divBdr>
                <w:top w:val="none" w:sz="0" w:space="0" w:color="auto"/>
                <w:left w:val="none" w:sz="0" w:space="0" w:color="auto"/>
                <w:bottom w:val="none" w:sz="0" w:space="0" w:color="auto"/>
                <w:right w:val="none" w:sz="0" w:space="0" w:color="auto"/>
              </w:divBdr>
            </w:div>
            <w:div w:id="277179034">
              <w:marLeft w:val="0"/>
              <w:marRight w:val="0"/>
              <w:marTop w:val="0"/>
              <w:marBottom w:val="0"/>
              <w:divBdr>
                <w:top w:val="none" w:sz="0" w:space="0" w:color="auto"/>
                <w:left w:val="none" w:sz="0" w:space="0" w:color="auto"/>
                <w:bottom w:val="none" w:sz="0" w:space="0" w:color="auto"/>
                <w:right w:val="none" w:sz="0" w:space="0" w:color="auto"/>
              </w:divBdr>
            </w:div>
            <w:div w:id="921573486">
              <w:marLeft w:val="0"/>
              <w:marRight w:val="0"/>
              <w:marTop w:val="0"/>
              <w:marBottom w:val="0"/>
              <w:divBdr>
                <w:top w:val="none" w:sz="0" w:space="0" w:color="auto"/>
                <w:left w:val="none" w:sz="0" w:space="0" w:color="auto"/>
                <w:bottom w:val="none" w:sz="0" w:space="0" w:color="auto"/>
                <w:right w:val="none" w:sz="0" w:space="0" w:color="auto"/>
              </w:divBdr>
            </w:div>
            <w:div w:id="1129396769">
              <w:marLeft w:val="0"/>
              <w:marRight w:val="0"/>
              <w:marTop w:val="0"/>
              <w:marBottom w:val="0"/>
              <w:divBdr>
                <w:top w:val="none" w:sz="0" w:space="0" w:color="auto"/>
                <w:left w:val="none" w:sz="0" w:space="0" w:color="auto"/>
                <w:bottom w:val="none" w:sz="0" w:space="0" w:color="auto"/>
                <w:right w:val="none" w:sz="0" w:space="0" w:color="auto"/>
              </w:divBdr>
            </w:div>
            <w:div w:id="259340808">
              <w:marLeft w:val="0"/>
              <w:marRight w:val="0"/>
              <w:marTop w:val="0"/>
              <w:marBottom w:val="0"/>
              <w:divBdr>
                <w:top w:val="none" w:sz="0" w:space="0" w:color="auto"/>
                <w:left w:val="none" w:sz="0" w:space="0" w:color="auto"/>
                <w:bottom w:val="none" w:sz="0" w:space="0" w:color="auto"/>
                <w:right w:val="none" w:sz="0" w:space="0" w:color="auto"/>
              </w:divBdr>
            </w:div>
            <w:div w:id="1456750832">
              <w:marLeft w:val="0"/>
              <w:marRight w:val="0"/>
              <w:marTop w:val="0"/>
              <w:marBottom w:val="0"/>
              <w:divBdr>
                <w:top w:val="none" w:sz="0" w:space="0" w:color="auto"/>
                <w:left w:val="none" w:sz="0" w:space="0" w:color="auto"/>
                <w:bottom w:val="none" w:sz="0" w:space="0" w:color="auto"/>
                <w:right w:val="none" w:sz="0" w:space="0" w:color="auto"/>
              </w:divBdr>
            </w:div>
            <w:div w:id="1505170385">
              <w:marLeft w:val="0"/>
              <w:marRight w:val="0"/>
              <w:marTop w:val="0"/>
              <w:marBottom w:val="0"/>
              <w:divBdr>
                <w:top w:val="none" w:sz="0" w:space="0" w:color="auto"/>
                <w:left w:val="none" w:sz="0" w:space="0" w:color="auto"/>
                <w:bottom w:val="none" w:sz="0" w:space="0" w:color="auto"/>
                <w:right w:val="none" w:sz="0" w:space="0" w:color="auto"/>
              </w:divBdr>
            </w:div>
            <w:div w:id="1293362318">
              <w:marLeft w:val="0"/>
              <w:marRight w:val="0"/>
              <w:marTop w:val="0"/>
              <w:marBottom w:val="0"/>
              <w:divBdr>
                <w:top w:val="none" w:sz="0" w:space="0" w:color="auto"/>
                <w:left w:val="none" w:sz="0" w:space="0" w:color="auto"/>
                <w:bottom w:val="none" w:sz="0" w:space="0" w:color="auto"/>
                <w:right w:val="none" w:sz="0" w:space="0" w:color="auto"/>
              </w:divBdr>
            </w:div>
            <w:div w:id="2110156956">
              <w:marLeft w:val="0"/>
              <w:marRight w:val="0"/>
              <w:marTop w:val="0"/>
              <w:marBottom w:val="0"/>
              <w:divBdr>
                <w:top w:val="none" w:sz="0" w:space="0" w:color="auto"/>
                <w:left w:val="none" w:sz="0" w:space="0" w:color="auto"/>
                <w:bottom w:val="none" w:sz="0" w:space="0" w:color="auto"/>
                <w:right w:val="none" w:sz="0" w:space="0" w:color="auto"/>
              </w:divBdr>
            </w:div>
            <w:div w:id="773213821">
              <w:marLeft w:val="0"/>
              <w:marRight w:val="0"/>
              <w:marTop w:val="0"/>
              <w:marBottom w:val="0"/>
              <w:divBdr>
                <w:top w:val="none" w:sz="0" w:space="0" w:color="auto"/>
                <w:left w:val="none" w:sz="0" w:space="0" w:color="auto"/>
                <w:bottom w:val="none" w:sz="0" w:space="0" w:color="auto"/>
                <w:right w:val="none" w:sz="0" w:space="0" w:color="auto"/>
              </w:divBdr>
            </w:div>
            <w:div w:id="528028941">
              <w:marLeft w:val="0"/>
              <w:marRight w:val="0"/>
              <w:marTop w:val="0"/>
              <w:marBottom w:val="0"/>
              <w:divBdr>
                <w:top w:val="none" w:sz="0" w:space="0" w:color="auto"/>
                <w:left w:val="none" w:sz="0" w:space="0" w:color="auto"/>
                <w:bottom w:val="none" w:sz="0" w:space="0" w:color="auto"/>
                <w:right w:val="none" w:sz="0" w:space="0" w:color="auto"/>
              </w:divBdr>
            </w:div>
            <w:div w:id="286355834">
              <w:marLeft w:val="0"/>
              <w:marRight w:val="0"/>
              <w:marTop w:val="0"/>
              <w:marBottom w:val="0"/>
              <w:divBdr>
                <w:top w:val="none" w:sz="0" w:space="0" w:color="auto"/>
                <w:left w:val="none" w:sz="0" w:space="0" w:color="auto"/>
                <w:bottom w:val="none" w:sz="0" w:space="0" w:color="auto"/>
                <w:right w:val="none" w:sz="0" w:space="0" w:color="auto"/>
              </w:divBdr>
            </w:div>
            <w:div w:id="295256995">
              <w:marLeft w:val="0"/>
              <w:marRight w:val="0"/>
              <w:marTop w:val="0"/>
              <w:marBottom w:val="0"/>
              <w:divBdr>
                <w:top w:val="none" w:sz="0" w:space="0" w:color="auto"/>
                <w:left w:val="none" w:sz="0" w:space="0" w:color="auto"/>
                <w:bottom w:val="none" w:sz="0" w:space="0" w:color="auto"/>
                <w:right w:val="none" w:sz="0" w:space="0" w:color="auto"/>
              </w:divBdr>
            </w:div>
            <w:div w:id="1464542293">
              <w:marLeft w:val="0"/>
              <w:marRight w:val="0"/>
              <w:marTop w:val="0"/>
              <w:marBottom w:val="0"/>
              <w:divBdr>
                <w:top w:val="none" w:sz="0" w:space="0" w:color="auto"/>
                <w:left w:val="none" w:sz="0" w:space="0" w:color="auto"/>
                <w:bottom w:val="none" w:sz="0" w:space="0" w:color="auto"/>
                <w:right w:val="none" w:sz="0" w:space="0" w:color="auto"/>
              </w:divBdr>
            </w:div>
            <w:div w:id="1674411199">
              <w:marLeft w:val="0"/>
              <w:marRight w:val="0"/>
              <w:marTop w:val="0"/>
              <w:marBottom w:val="0"/>
              <w:divBdr>
                <w:top w:val="none" w:sz="0" w:space="0" w:color="auto"/>
                <w:left w:val="none" w:sz="0" w:space="0" w:color="auto"/>
                <w:bottom w:val="none" w:sz="0" w:space="0" w:color="auto"/>
                <w:right w:val="none" w:sz="0" w:space="0" w:color="auto"/>
              </w:divBdr>
            </w:div>
            <w:div w:id="1519271499">
              <w:marLeft w:val="0"/>
              <w:marRight w:val="0"/>
              <w:marTop w:val="0"/>
              <w:marBottom w:val="0"/>
              <w:divBdr>
                <w:top w:val="none" w:sz="0" w:space="0" w:color="auto"/>
                <w:left w:val="none" w:sz="0" w:space="0" w:color="auto"/>
                <w:bottom w:val="none" w:sz="0" w:space="0" w:color="auto"/>
                <w:right w:val="none" w:sz="0" w:space="0" w:color="auto"/>
              </w:divBdr>
            </w:div>
            <w:div w:id="1574512380">
              <w:marLeft w:val="0"/>
              <w:marRight w:val="0"/>
              <w:marTop w:val="0"/>
              <w:marBottom w:val="0"/>
              <w:divBdr>
                <w:top w:val="none" w:sz="0" w:space="0" w:color="auto"/>
                <w:left w:val="none" w:sz="0" w:space="0" w:color="auto"/>
                <w:bottom w:val="none" w:sz="0" w:space="0" w:color="auto"/>
                <w:right w:val="none" w:sz="0" w:space="0" w:color="auto"/>
              </w:divBdr>
            </w:div>
            <w:div w:id="705328094">
              <w:marLeft w:val="0"/>
              <w:marRight w:val="0"/>
              <w:marTop w:val="0"/>
              <w:marBottom w:val="0"/>
              <w:divBdr>
                <w:top w:val="none" w:sz="0" w:space="0" w:color="auto"/>
                <w:left w:val="none" w:sz="0" w:space="0" w:color="auto"/>
                <w:bottom w:val="none" w:sz="0" w:space="0" w:color="auto"/>
                <w:right w:val="none" w:sz="0" w:space="0" w:color="auto"/>
              </w:divBdr>
            </w:div>
            <w:div w:id="952857245">
              <w:marLeft w:val="0"/>
              <w:marRight w:val="0"/>
              <w:marTop w:val="0"/>
              <w:marBottom w:val="0"/>
              <w:divBdr>
                <w:top w:val="none" w:sz="0" w:space="0" w:color="auto"/>
                <w:left w:val="none" w:sz="0" w:space="0" w:color="auto"/>
                <w:bottom w:val="none" w:sz="0" w:space="0" w:color="auto"/>
                <w:right w:val="none" w:sz="0" w:space="0" w:color="auto"/>
              </w:divBdr>
            </w:div>
            <w:div w:id="226305418">
              <w:marLeft w:val="0"/>
              <w:marRight w:val="0"/>
              <w:marTop w:val="0"/>
              <w:marBottom w:val="0"/>
              <w:divBdr>
                <w:top w:val="none" w:sz="0" w:space="0" w:color="auto"/>
                <w:left w:val="none" w:sz="0" w:space="0" w:color="auto"/>
                <w:bottom w:val="none" w:sz="0" w:space="0" w:color="auto"/>
                <w:right w:val="none" w:sz="0" w:space="0" w:color="auto"/>
              </w:divBdr>
            </w:div>
            <w:div w:id="726993000">
              <w:marLeft w:val="0"/>
              <w:marRight w:val="0"/>
              <w:marTop w:val="0"/>
              <w:marBottom w:val="0"/>
              <w:divBdr>
                <w:top w:val="none" w:sz="0" w:space="0" w:color="auto"/>
                <w:left w:val="none" w:sz="0" w:space="0" w:color="auto"/>
                <w:bottom w:val="none" w:sz="0" w:space="0" w:color="auto"/>
                <w:right w:val="none" w:sz="0" w:space="0" w:color="auto"/>
              </w:divBdr>
            </w:div>
            <w:div w:id="2040080979">
              <w:marLeft w:val="0"/>
              <w:marRight w:val="0"/>
              <w:marTop w:val="0"/>
              <w:marBottom w:val="0"/>
              <w:divBdr>
                <w:top w:val="none" w:sz="0" w:space="0" w:color="auto"/>
                <w:left w:val="none" w:sz="0" w:space="0" w:color="auto"/>
                <w:bottom w:val="none" w:sz="0" w:space="0" w:color="auto"/>
                <w:right w:val="none" w:sz="0" w:space="0" w:color="auto"/>
              </w:divBdr>
            </w:div>
            <w:div w:id="996423763">
              <w:marLeft w:val="0"/>
              <w:marRight w:val="0"/>
              <w:marTop w:val="0"/>
              <w:marBottom w:val="0"/>
              <w:divBdr>
                <w:top w:val="none" w:sz="0" w:space="0" w:color="auto"/>
                <w:left w:val="none" w:sz="0" w:space="0" w:color="auto"/>
                <w:bottom w:val="none" w:sz="0" w:space="0" w:color="auto"/>
                <w:right w:val="none" w:sz="0" w:space="0" w:color="auto"/>
              </w:divBdr>
            </w:div>
            <w:div w:id="1924531028">
              <w:marLeft w:val="0"/>
              <w:marRight w:val="0"/>
              <w:marTop w:val="0"/>
              <w:marBottom w:val="0"/>
              <w:divBdr>
                <w:top w:val="none" w:sz="0" w:space="0" w:color="auto"/>
                <w:left w:val="none" w:sz="0" w:space="0" w:color="auto"/>
                <w:bottom w:val="none" w:sz="0" w:space="0" w:color="auto"/>
                <w:right w:val="none" w:sz="0" w:space="0" w:color="auto"/>
              </w:divBdr>
            </w:div>
            <w:div w:id="660692115">
              <w:marLeft w:val="0"/>
              <w:marRight w:val="0"/>
              <w:marTop w:val="0"/>
              <w:marBottom w:val="0"/>
              <w:divBdr>
                <w:top w:val="none" w:sz="0" w:space="0" w:color="auto"/>
                <w:left w:val="none" w:sz="0" w:space="0" w:color="auto"/>
                <w:bottom w:val="none" w:sz="0" w:space="0" w:color="auto"/>
                <w:right w:val="none" w:sz="0" w:space="0" w:color="auto"/>
              </w:divBdr>
            </w:div>
            <w:div w:id="288367482">
              <w:marLeft w:val="0"/>
              <w:marRight w:val="0"/>
              <w:marTop w:val="0"/>
              <w:marBottom w:val="0"/>
              <w:divBdr>
                <w:top w:val="none" w:sz="0" w:space="0" w:color="auto"/>
                <w:left w:val="none" w:sz="0" w:space="0" w:color="auto"/>
                <w:bottom w:val="none" w:sz="0" w:space="0" w:color="auto"/>
                <w:right w:val="none" w:sz="0" w:space="0" w:color="auto"/>
              </w:divBdr>
            </w:div>
            <w:div w:id="379401600">
              <w:marLeft w:val="0"/>
              <w:marRight w:val="0"/>
              <w:marTop w:val="0"/>
              <w:marBottom w:val="0"/>
              <w:divBdr>
                <w:top w:val="none" w:sz="0" w:space="0" w:color="auto"/>
                <w:left w:val="none" w:sz="0" w:space="0" w:color="auto"/>
                <w:bottom w:val="none" w:sz="0" w:space="0" w:color="auto"/>
                <w:right w:val="none" w:sz="0" w:space="0" w:color="auto"/>
              </w:divBdr>
            </w:div>
            <w:div w:id="294067135">
              <w:marLeft w:val="0"/>
              <w:marRight w:val="0"/>
              <w:marTop w:val="0"/>
              <w:marBottom w:val="0"/>
              <w:divBdr>
                <w:top w:val="none" w:sz="0" w:space="0" w:color="auto"/>
                <w:left w:val="none" w:sz="0" w:space="0" w:color="auto"/>
                <w:bottom w:val="none" w:sz="0" w:space="0" w:color="auto"/>
                <w:right w:val="none" w:sz="0" w:space="0" w:color="auto"/>
              </w:divBdr>
            </w:div>
            <w:div w:id="2145612761">
              <w:marLeft w:val="0"/>
              <w:marRight w:val="0"/>
              <w:marTop w:val="0"/>
              <w:marBottom w:val="0"/>
              <w:divBdr>
                <w:top w:val="none" w:sz="0" w:space="0" w:color="auto"/>
                <w:left w:val="none" w:sz="0" w:space="0" w:color="auto"/>
                <w:bottom w:val="none" w:sz="0" w:space="0" w:color="auto"/>
                <w:right w:val="none" w:sz="0" w:space="0" w:color="auto"/>
              </w:divBdr>
            </w:div>
            <w:div w:id="1775518672">
              <w:marLeft w:val="0"/>
              <w:marRight w:val="0"/>
              <w:marTop w:val="0"/>
              <w:marBottom w:val="0"/>
              <w:divBdr>
                <w:top w:val="none" w:sz="0" w:space="0" w:color="auto"/>
                <w:left w:val="none" w:sz="0" w:space="0" w:color="auto"/>
                <w:bottom w:val="none" w:sz="0" w:space="0" w:color="auto"/>
                <w:right w:val="none" w:sz="0" w:space="0" w:color="auto"/>
              </w:divBdr>
            </w:div>
            <w:div w:id="264963621">
              <w:marLeft w:val="0"/>
              <w:marRight w:val="0"/>
              <w:marTop w:val="0"/>
              <w:marBottom w:val="0"/>
              <w:divBdr>
                <w:top w:val="none" w:sz="0" w:space="0" w:color="auto"/>
                <w:left w:val="none" w:sz="0" w:space="0" w:color="auto"/>
                <w:bottom w:val="none" w:sz="0" w:space="0" w:color="auto"/>
                <w:right w:val="none" w:sz="0" w:space="0" w:color="auto"/>
              </w:divBdr>
            </w:div>
            <w:div w:id="1419908426">
              <w:marLeft w:val="0"/>
              <w:marRight w:val="0"/>
              <w:marTop w:val="0"/>
              <w:marBottom w:val="0"/>
              <w:divBdr>
                <w:top w:val="none" w:sz="0" w:space="0" w:color="auto"/>
                <w:left w:val="none" w:sz="0" w:space="0" w:color="auto"/>
                <w:bottom w:val="none" w:sz="0" w:space="0" w:color="auto"/>
                <w:right w:val="none" w:sz="0" w:space="0" w:color="auto"/>
              </w:divBdr>
            </w:div>
            <w:div w:id="1050376011">
              <w:marLeft w:val="0"/>
              <w:marRight w:val="0"/>
              <w:marTop w:val="0"/>
              <w:marBottom w:val="0"/>
              <w:divBdr>
                <w:top w:val="none" w:sz="0" w:space="0" w:color="auto"/>
                <w:left w:val="none" w:sz="0" w:space="0" w:color="auto"/>
                <w:bottom w:val="none" w:sz="0" w:space="0" w:color="auto"/>
                <w:right w:val="none" w:sz="0" w:space="0" w:color="auto"/>
              </w:divBdr>
            </w:div>
            <w:div w:id="523710107">
              <w:marLeft w:val="0"/>
              <w:marRight w:val="0"/>
              <w:marTop w:val="0"/>
              <w:marBottom w:val="0"/>
              <w:divBdr>
                <w:top w:val="none" w:sz="0" w:space="0" w:color="auto"/>
                <w:left w:val="none" w:sz="0" w:space="0" w:color="auto"/>
                <w:bottom w:val="none" w:sz="0" w:space="0" w:color="auto"/>
                <w:right w:val="none" w:sz="0" w:space="0" w:color="auto"/>
              </w:divBdr>
            </w:div>
            <w:div w:id="1946183567">
              <w:marLeft w:val="0"/>
              <w:marRight w:val="0"/>
              <w:marTop w:val="0"/>
              <w:marBottom w:val="0"/>
              <w:divBdr>
                <w:top w:val="none" w:sz="0" w:space="0" w:color="auto"/>
                <w:left w:val="none" w:sz="0" w:space="0" w:color="auto"/>
                <w:bottom w:val="none" w:sz="0" w:space="0" w:color="auto"/>
                <w:right w:val="none" w:sz="0" w:space="0" w:color="auto"/>
              </w:divBdr>
            </w:div>
            <w:div w:id="35086499">
              <w:marLeft w:val="0"/>
              <w:marRight w:val="0"/>
              <w:marTop w:val="0"/>
              <w:marBottom w:val="0"/>
              <w:divBdr>
                <w:top w:val="none" w:sz="0" w:space="0" w:color="auto"/>
                <w:left w:val="none" w:sz="0" w:space="0" w:color="auto"/>
                <w:bottom w:val="none" w:sz="0" w:space="0" w:color="auto"/>
                <w:right w:val="none" w:sz="0" w:space="0" w:color="auto"/>
              </w:divBdr>
            </w:div>
            <w:div w:id="2111242680">
              <w:marLeft w:val="0"/>
              <w:marRight w:val="0"/>
              <w:marTop w:val="0"/>
              <w:marBottom w:val="0"/>
              <w:divBdr>
                <w:top w:val="none" w:sz="0" w:space="0" w:color="auto"/>
                <w:left w:val="none" w:sz="0" w:space="0" w:color="auto"/>
                <w:bottom w:val="none" w:sz="0" w:space="0" w:color="auto"/>
                <w:right w:val="none" w:sz="0" w:space="0" w:color="auto"/>
              </w:divBdr>
            </w:div>
            <w:div w:id="1944654983">
              <w:marLeft w:val="0"/>
              <w:marRight w:val="0"/>
              <w:marTop w:val="0"/>
              <w:marBottom w:val="0"/>
              <w:divBdr>
                <w:top w:val="none" w:sz="0" w:space="0" w:color="auto"/>
                <w:left w:val="none" w:sz="0" w:space="0" w:color="auto"/>
                <w:bottom w:val="none" w:sz="0" w:space="0" w:color="auto"/>
                <w:right w:val="none" w:sz="0" w:space="0" w:color="auto"/>
              </w:divBdr>
            </w:div>
            <w:div w:id="43676870">
              <w:marLeft w:val="0"/>
              <w:marRight w:val="0"/>
              <w:marTop w:val="0"/>
              <w:marBottom w:val="0"/>
              <w:divBdr>
                <w:top w:val="none" w:sz="0" w:space="0" w:color="auto"/>
                <w:left w:val="none" w:sz="0" w:space="0" w:color="auto"/>
                <w:bottom w:val="none" w:sz="0" w:space="0" w:color="auto"/>
                <w:right w:val="none" w:sz="0" w:space="0" w:color="auto"/>
              </w:divBdr>
            </w:div>
            <w:div w:id="109904414">
              <w:marLeft w:val="0"/>
              <w:marRight w:val="0"/>
              <w:marTop w:val="0"/>
              <w:marBottom w:val="0"/>
              <w:divBdr>
                <w:top w:val="none" w:sz="0" w:space="0" w:color="auto"/>
                <w:left w:val="none" w:sz="0" w:space="0" w:color="auto"/>
                <w:bottom w:val="none" w:sz="0" w:space="0" w:color="auto"/>
                <w:right w:val="none" w:sz="0" w:space="0" w:color="auto"/>
              </w:divBdr>
            </w:div>
            <w:div w:id="1282955265">
              <w:marLeft w:val="0"/>
              <w:marRight w:val="0"/>
              <w:marTop w:val="0"/>
              <w:marBottom w:val="0"/>
              <w:divBdr>
                <w:top w:val="none" w:sz="0" w:space="0" w:color="auto"/>
                <w:left w:val="none" w:sz="0" w:space="0" w:color="auto"/>
                <w:bottom w:val="none" w:sz="0" w:space="0" w:color="auto"/>
                <w:right w:val="none" w:sz="0" w:space="0" w:color="auto"/>
              </w:divBdr>
            </w:div>
            <w:div w:id="1180776125">
              <w:marLeft w:val="0"/>
              <w:marRight w:val="0"/>
              <w:marTop w:val="0"/>
              <w:marBottom w:val="0"/>
              <w:divBdr>
                <w:top w:val="none" w:sz="0" w:space="0" w:color="auto"/>
                <w:left w:val="none" w:sz="0" w:space="0" w:color="auto"/>
                <w:bottom w:val="none" w:sz="0" w:space="0" w:color="auto"/>
                <w:right w:val="none" w:sz="0" w:space="0" w:color="auto"/>
              </w:divBdr>
            </w:div>
            <w:div w:id="128596233">
              <w:marLeft w:val="0"/>
              <w:marRight w:val="0"/>
              <w:marTop w:val="0"/>
              <w:marBottom w:val="0"/>
              <w:divBdr>
                <w:top w:val="none" w:sz="0" w:space="0" w:color="auto"/>
                <w:left w:val="none" w:sz="0" w:space="0" w:color="auto"/>
                <w:bottom w:val="none" w:sz="0" w:space="0" w:color="auto"/>
                <w:right w:val="none" w:sz="0" w:space="0" w:color="auto"/>
              </w:divBdr>
            </w:div>
            <w:div w:id="602500295">
              <w:marLeft w:val="0"/>
              <w:marRight w:val="0"/>
              <w:marTop w:val="0"/>
              <w:marBottom w:val="0"/>
              <w:divBdr>
                <w:top w:val="none" w:sz="0" w:space="0" w:color="auto"/>
                <w:left w:val="none" w:sz="0" w:space="0" w:color="auto"/>
                <w:bottom w:val="none" w:sz="0" w:space="0" w:color="auto"/>
                <w:right w:val="none" w:sz="0" w:space="0" w:color="auto"/>
              </w:divBdr>
            </w:div>
            <w:div w:id="663437961">
              <w:marLeft w:val="0"/>
              <w:marRight w:val="0"/>
              <w:marTop w:val="0"/>
              <w:marBottom w:val="0"/>
              <w:divBdr>
                <w:top w:val="none" w:sz="0" w:space="0" w:color="auto"/>
                <w:left w:val="none" w:sz="0" w:space="0" w:color="auto"/>
                <w:bottom w:val="none" w:sz="0" w:space="0" w:color="auto"/>
                <w:right w:val="none" w:sz="0" w:space="0" w:color="auto"/>
              </w:divBdr>
            </w:div>
            <w:div w:id="643043256">
              <w:marLeft w:val="0"/>
              <w:marRight w:val="0"/>
              <w:marTop w:val="0"/>
              <w:marBottom w:val="0"/>
              <w:divBdr>
                <w:top w:val="none" w:sz="0" w:space="0" w:color="auto"/>
                <w:left w:val="none" w:sz="0" w:space="0" w:color="auto"/>
                <w:bottom w:val="none" w:sz="0" w:space="0" w:color="auto"/>
                <w:right w:val="none" w:sz="0" w:space="0" w:color="auto"/>
              </w:divBdr>
            </w:div>
            <w:div w:id="351424372">
              <w:marLeft w:val="0"/>
              <w:marRight w:val="0"/>
              <w:marTop w:val="0"/>
              <w:marBottom w:val="0"/>
              <w:divBdr>
                <w:top w:val="none" w:sz="0" w:space="0" w:color="auto"/>
                <w:left w:val="none" w:sz="0" w:space="0" w:color="auto"/>
                <w:bottom w:val="none" w:sz="0" w:space="0" w:color="auto"/>
                <w:right w:val="none" w:sz="0" w:space="0" w:color="auto"/>
              </w:divBdr>
            </w:div>
            <w:div w:id="844516105">
              <w:marLeft w:val="0"/>
              <w:marRight w:val="0"/>
              <w:marTop w:val="0"/>
              <w:marBottom w:val="0"/>
              <w:divBdr>
                <w:top w:val="none" w:sz="0" w:space="0" w:color="auto"/>
                <w:left w:val="none" w:sz="0" w:space="0" w:color="auto"/>
                <w:bottom w:val="none" w:sz="0" w:space="0" w:color="auto"/>
                <w:right w:val="none" w:sz="0" w:space="0" w:color="auto"/>
              </w:divBdr>
            </w:div>
            <w:div w:id="766652074">
              <w:marLeft w:val="0"/>
              <w:marRight w:val="0"/>
              <w:marTop w:val="0"/>
              <w:marBottom w:val="0"/>
              <w:divBdr>
                <w:top w:val="none" w:sz="0" w:space="0" w:color="auto"/>
                <w:left w:val="none" w:sz="0" w:space="0" w:color="auto"/>
                <w:bottom w:val="none" w:sz="0" w:space="0" w:color="auto"/>
                <w:right w:val="none" w:sz="0" w:space="0" w:color="auto"/>
              </w:divBdr>
            </w:div>
            <w:div w:id="961306285">
              <w:marLeft w:val="0"/>
              <w:marRight w:val="0"/>
              <w:marTop w:val="0"/>
              <w:marBottom w:val="0"/>
              <w:divBdr>
                <w:top w:val="none" w:sz="0" w:space="0" w:color="auto"/>
                <w:left w:val="none" w:sz="0" w:space="0" w:color="auto"/>
                <w:bottom w:val="none" w:sz="0" w:space="0" w:color="auto"/>
                <w:right w:val="none" w:sz="0" w:space="0" w:color="auto"/>
              </w:divBdr>
            </w:div>
            <w:div w:id="892036521">
              <w:marLeft w:val="0"/>
              <w:marRight w:val="0"/>
              <w:marTop w:val="0"/>
              <w:marBottom w:val="0"/>
              <w:divBdr>
                <w:top w:val="none" w:sz="0" w:space="0" w:color="auto"/>
                <w:left w:val="none" w:sz="0" w:space="0" w:color="auto"/>
                <w:bottom w:val="none" w:sz="0" w:space="0" w:color="auto"/>
                <w:right w:val="none" w:sz="0" w:space="0" w:color="auto"/>
              </w:divBdr>
            </w:div>
            <w:div w:id="579873619">
              <w:marLeft w:val="0"/>
              <w:marRight w:val="0"/>
              <w:marTop w:val="0"/>
              <w:marBottom w:val="0"/>
              <w:divBdr>
                <w:top w:val="none" w:sz="0" w:space="0" w:color="auto"/>
                <w:left w:val="none" w:sz="0" w:space="0" w:color="auto"/>
                <w:bottom w:val="none" w:sz="0" w:space="0" w:color="auto"/>
                <w:right w:val="none" w:sz="0" w:space="0" w:color="auto"/>
              </w:divBdr>
            </w:div>
            <w:div w:id="782461144">
              <w:marLeft w:val="0"/>
              <w:marRight w:val="0"/>
              <w:marTop w:val="0"/>
              <w:marBottom w:val="0"/>
              <w:divBdr>
                <w:top w:val="none" w:sz="0" w:space="0" w:color="auto"/>
                <w:left w:val="none" w:sz="0" w:space="0" w:color="auto"/>
                <w:bottom w:val="none" w:sz="0" w:space="0" w:color="auto"/>
                <w:right w:val="none" w:sz="0" w:space="0" w:color="auto"/>
              </w:divBdr>
            </w:div>
            <w:div w:id="1625306814">
              <w:marLeft w:val="0"/>
              <w:marRight w:val="0"/>
              <w:marTop w:val="0"/>
              <w:marBottom w:val="0"/>
              <w:divBdr>
                <w:top w:val="none" w:sz="0" w:space="0" w:color="auto"/>
                <w:left w:val="none" w:sz="0" w:space="0" w:color="auto"/>
                <w:bottom w:val="none" w:sz="0" w:space="0" w:color="auto"/>
                <w:right w:val="none" w:sz="0" w:space="0" w:color="auto"/>
              </w:divBdr>
            </w:div>
            <w:div w:id="852690214">
              <w:marLeft w:val="0"/>
              <w:marRight w:val="0"/>
              <w:marTop w:val="0"/>
              <w:marBottom w:val="0"/>
              <w:divBdr>
                <w:top w:val="none" w:sz="0" w:space="0" w:color="auto"/>
                <w:left w:val="none" w:sz="0" w:space="0" w:color="auto"/>
                <w:bottom w:val="none" w:sz="0" w:space="0" w:color="auto"/>
                <w:right w:val="none" w:sz="0" w:space="0" w:color="auto"/>
              </w:divBdr>
            </w:div>
            <w:div w:id="77484197">
              <w:marLeft w:val="0"/>
              <w:marRight w:val="0"/>
              <w:marTop w:val="0"/>
              <w:marBottom w:val="0"/>
              <w:divBdr>
                <w:top w:val="none" w:sz="0" w:space="0" w:color="auto"/>
                <w:left w:val="none" w:sz="0" w:space="0" w:color="auto"/>
                <w:bottom w:val="none" w:sz="0" w:space="0" w:color="auto"/>
                <w:right w:val="none" w:sz="0" w:space="0" w:color="auto"/>
              </w:divBdr>
            </w:div>
            <w:div w:id="1523783874">
              <w:marLeft w:val="0"/>
              <w:marRight w:val="0"/>
              <w:marTop w:val="0"/>
              <w:marBottom w:val="0"/>
              <w:divBdr>
                <w:top w:val="none" w:sz="0" w:space="0" w:color="auto"/>
                <w:left w:val="none" w:sz="0" w:space="0" w:color="auto"/>
                <w:bottom w:val="none" w:sz="0" w:space="0" w:color="auto"/>
                <w:right w:val="none" w:sz="0" w:space="0" w:color="auto"/>
              </w:divBdr>
            </w:div>
            <w:div w:id="1366519657">
              <w:marLeft w:val="0"/>
              <w:marRight w:val="0"/>
              <w:marTop w:val="0"/>
              <w:marBottom w:val="0"/>
              <w:divBdr>
                <w:top w:val="none" w:sz="0" w:space="0" w:color="auto"/>
                <w:left w:val="none" w:sz="0" w:space="0" w:color="auto"/>
                <w:bottom w:val="none" w:sz="0" w:space="0" w:color="auto"/>
                <w:right w:val="none" w:sz="0" w:space="0" w:color="auto"/>
              </w:divBdr>
            </w:div>
            <w:div w:id="799953408">
              <w:marLeft w:val="0"/>
              <w:marRight w:val="0"/>
              <w:marTop w:val="0"/>
              <w:marBottom w:val="0"/>
              <w:divBdr>
                <w:top w:val="none" w:sz="0" w:space="0" w:color="auto"/>
                <w:left w:val="none" w:sz="0" w:space="0" w:color="auto"/>
                <w:bottom w:val="none" w:sz="0" w:space="0" w:color="auto"/>
                <w:right w:val="none" w:sz="0" w:space="0" w:color="auto"/>
              </w:divBdr>
            </w:div>
            <w:div w:id="1816288639">
              <w:marLeft w:val="0"/>
              <w:marRight w:val="0"/>
              <w:marTop w:val="0"/>
              <w:marBottom w:val="0"/>
              <w:divBdr>
                <w:top w:val="none" w:sz="0" w:space="0" w:color="auto"/>
                <w:left w:val="none" w:sz="0" w:space="0" w:color="auto"/>
                <w:bottom w:val="none" w:sz="0" w:space="0" w:color="auto"/>
                <w:right w:val="none" w:sz="0" w:space="0" w:color="auto"/>
              </w:divBdr>
            </w:div>
            <w:div w:id="134642087">
              <w:marLeft w:val="0"/>
              <w:marRight w:val="0"/>
              <w:marTop w:val="0"/>
              <w:marBottom w:val="0"/>
              <w:divBdr>
                <w:top w:val="none" w:sz="0" w:space="0" w:color="auto"/>
                <w:left w:val="none" w:sz="0" w:space="0" w:color="auto"/>
                <w:bottom w:val="none" w:sz="0" w:space="0" w:color="auto"/>
                <w:right w:val="none" w:sz="0" w:space="0" w:color="auto"/>
              </w:divBdr>
            </w:div>
            <w:div w:id="497887117">
              <w:marLeft w:val="0"/>
              <w:marRight w:val="0"/>
              <w:marTop w:val="0"/>
              <w:marBottom w:val="0"/>
              <w:divBdr>
                <w:top w:val="none" w:sz="0" w:space="0" w:color="auto"/>
                <w:left w:val="none" w:sz="0" w:space="0" w:color="auto"/>
                <w:bottom w:val="none" w:sz="0" w:space="0" w:color="auto"/>
                <w:right w:val="none" w:sz="0" w:space="0" w:color="auto"/>
              </w:divBdr>
            </w:div>
            <w:div w:id="1794594427">
              <w:marLeft w:val="0"/>
              <w:marRight w:val="0"/>
              <w:marTop w:val="0"/>
              <w:marBottom w:val="0"/>
              <w:divBdr>
                <w:top w:val="none" w:sz="0" w:space="0" w:color="auto"/>
                <w:left w:val="none" w:sz="0" w:space="0" w:color="auto"/>
                <w:bottom w:val="none" w:sz="0" w:space="0" w:color="auto"/>
                <w:right w:val="none" w:sz="0" w:space="0" w:color="auto"/>
              </w:divBdr>
            </w:div>
            <w:div w:id="1046678323">
              <w:marLeft w:val="0"/>
              <w:marRight w:val="0"/>
              <w:marTop w:val="0"/>
              <w:marBottom w:val="0"/>
              <w:divBdr>
                <w:top w:val="none" w:sz="0" w:space="0" w:color="auto"/>
                <w:left w:val="none" w:sz="0" w:space="0" w:color="auto"/>
                <w:bottom w:val="none" w:sz="0" w:space="0" w:color="auto"/>
                <w:right w:val="none" w:sz="0" w:space="0" w:color="auto"/>
              </w:divBdr>
            </w:div>
            <w:div w:id="574703500">
              <w:marLeft w:val="0"/>
              <w:marRight w:val="0"/>
              <w:marTop w:val="0"/>
              <w:marBottom w:val="0"/>
              <w:divBdr>
                <w:top w:val="none" w:sz="0" w:space="0" w:color="auto"/>
                <w:left w:val="none" w:sz="0" w:space="0" w:color="auto"/>
                <w:bottom w:val="none" w:sz="0" w:space="0" w:color="auto"/>
                <w:right w:val="none" w:sz="0" w:space="0" w:color="auto"/>
              </w:divBdr>
            </w:div>
            <w:div w:id="1539200234">
              <w:marLeft w:val="0"/>
              <w:marRight w:val="0"/>
              <w:marTop w:val="0"/>
              <w:marBottom w:val="0"/>
              <w:divBdr>
                <w:top w:val="none" w:sz="0" w:space="0" w:color="auto"/>
                <w:left w:val="none" w:sz="0" w:space="0" w:color="auto"/>
                <w:bottom w:val="none" w:sz="0" w:space="0" w:color="auto"/>
                <w:right w:val="none" w:sz="0" w:space="0" w:color="auto"/>
              </w:divBdr>
            </w:div>
            <w:div w:id="1200316226">
              <w:marLeft w:val="0"/>
              <w:marRight w:val="0"/>
              <w:marTop w:val="0"/>
              <w:marBottom w:val="0"/>
              <w:divBdr>
                <w:top w:val="none" w:sz="0" w:space="0" w:color="auto"/>
                <w:left w:val="none" w:sz="0" w:space="0" w:color="auto"/>
                <w:bottom w:val="none" w:sz="0" w:space="0" w:color="auto"/>
                <w:right w:val="none" w:sz="0" w:space="0" w:color="auto"/>
              </w:divBdr>
            </w:div>
            <w:div w:id="2038191059">
              <w:marLeft w:val="0"/>
              <w:marRight w:val="0"/>
              <w:marTop w:val="0"/>
              <w:marBottom w:val="0"/>
              <w:divBdr>
                <w:top w:val="none" w:sz="0" w:space="0" w:color="auto"/>
                <w:left w:val="none" w:sz="0" w:space="0" w:color="auto"/>
                <w:bottom w:val="none" w:sz="0" w:space="0" w:color="auto"/>
                <w:right w:val="none" w:sz="0" w:space="0" w:color="auto"/>
              </w:divBdr>
            </w:div>
            <w:div w:id="1952082844">
              <w:marLeft w:val="0"/>
              <w:marRight w:val="0"/>
              <w:marTop w:val="0"/>
              <w:marBottom w:val="0"/>
              <w:divBdr>
                <w:top w:val="none" w:sz="0" w:space="0" w:color="auto"/>
                <w:left w:val="none" w:sz="0" w:space="0" w:color="auto"/>
                <w:bottom w:val="none" w:sz="0" w:space="0" w:color="auto"/>
                <w:right w:val="none" w:sz="0" w:space="0" w:color="auto"/>
              </w:divBdr>
            </w:div>
            <w:div w:id="1974406019">
              <w:marLeft w:val="0"/>
              <w:marRight w:val="0"/>
              <w:marTop w:val="0"/>
              <w:marBottom w:val="0"/>
              <w:divBdr>
                <w:top w:val="none" w:sz="0" w:space="0" w:color="auto"/>
                <w:left w:val="none" w:sz="0" w:space="0" w:color="auto"/>
                <w:bottom w:val="none" w:sz="0" w:space="0" w:color="auto"/>
                <w:right w:val="none" w:sz="0" w:space="0" w:color="auto"/>
              </w:divBdr>
            </w:div>
            <w:div w:id="916325017">
              <w:marLeft w:val="0"/>
              <w:marRight w:val="0"/>
              <w:marTop w:val="0"/>
              <w:marBottom w:val="0"/>
              <w:divBdr>
                <w:top w:val="none" w:sz="0" w:space="0" w:color="auto"/>
                <w:left w:val="none" w:sz="0" w:space="0" w:color="auto"/>
                <w:bottom w:val="none" w:sz="0" w:space="0" w:color="auto"/>
                <w:right w:val="none" w:sz="0" w:space="0" w:color="auto"/>
              </w:divBdr>
            </w:div>
            <w:div w:id="780957400">
              <w:marLeft w:val="0"/>
              <w:marRight w:val="0"/>
              <w:marTop w:val="0"/>
              <w:marBottom w:val="0"/>
              <w:divBdr>
                <w:top w:val="none" w:sz="0" w:space="0" w:color="auto"/>
                <w:left w:val="none" w:sz="0" w:space="0" w:color="auto"/>
                <w:bottom w:val="none" w:sz="0" w:space="0" w:color="auto"/>
                <w:right w:val="none" w:sz="0" w:space="0" w:color="auto"/>
              </w:divBdr>
            </w:div>
            <w:div w:id="1467774918">
              <w:marLeft w:val="0"/>
              <w:marRight w:val="0"/>
              <w:marTop w:val="0"/>
              <w:marBottom w:val="0"/>
              <w:divBdr>
                <w:top w:val="none" w:sz="0" w:space="0" w:color="auto"/>
                <w:left w:val="none" w:sz="0" w:space="0" w:color="auto"/>
                <w:bottom w:val="none" w:sz="0" w:space="0" w:color="auto"/>
                <w:right w:val="none" w:sz="0" w:space="0" w:color="auto"/>
              </w:divBdr>
            </w:div>
            <w:div w:id="523861847">
              <w:marLeft w:val="0"/>
              <w:marRight w:val="0"/>
              <w:marTop w:val="0"/>
              <w:marBottom w:val="0"/>
              <w:divBdr>
                <w:top w:val="none" w:sz="0" w:space="0" w:color="auto"/>
                <w:left w:val="none" w:sz="0" w:space="0" w:color="auto"/>
                <w:bottom w:val="none" w:sz="0" w:space="0" w:color="auto"/>
                <w:right w:val="none" w:sz="0" w:space="0" w:color="auto"/>
              </w:divBdr>
            </w:div>
            <w:div w:id="1795170839">
              <w:marLeft w:val="0"/>
              <w:marRight w:val="0"/>
              <w:marTop w:val="0"/>
              <w:marBottom w:val="0"/>
              <w:divBdr>
                <w:top w:val="none" w:sz="0" w:space="0" w:color="auto"/>
                <w:left w:val="none" w:sz="0" w:space="0" w:color="auto"/>
                <w:bottom w:val="none" w:sz="0" w:space="0" w:color="auto"/>
                <w:right w:val="none" w:sz="0" w:space="0" w:color="auto"/>
              </w:divBdr>
            </w:div>
            <w:div w:id="1497649796">
              <w:marLeft w:val="0"/>
              <w:marRight w:val="0"/>
              <w:marTop w:val="0"/>
              <w:marBottom w:val="0"/>
              <w:divBdr>
                <w:top w:val="none" w:sz="0" w:space="0" w:color="auto"/>
                <w:left w:val="none" w:sz="0" w:space="0" w:color="auto"/>
                <w:bottom w:val="none" w:sz="0" w:space="0" w:color="auto"/>
                <w:right w:val="none" w:sz="0" w:space="0" w:color="auto"/>
              </w:divBdr>
            </w:div>
            <w:div w:id="1062022364">
              <w:marLeft w:val="0"/>
              <w:marRight w:val="0"/>
              <w:marTop w:val="0"/>
              <w:marBottom w:val="0"/>
              <w:divBdr>
                <w:top w:val="none" w:sz="0" w:space="0" w:color="auto"/>
                <w:left w:val="none" w:sz="0" w:space="0" w:color="auto"/>
                <w:bottom w:val="none" w:sz="0" w:space="0" w:color="auto"/>
                <w:right w:val="none" w:sz="0" w:space="0" w:color="auto"/>
              </w:divBdr>
            </w:div>
            <w:div w:id="343555726">
              <w:marLeft w:val="0"/>
              <w:marRight w:val="0"/>
              <w:marTop w:val="0"/>
              <w:marBottom w:val="0"/>
              <w:divBdr>
                <w:top w:val="none" w:sz="0" w:space="0" w:color="auto"/>
                <w:left w:val="none" w:sz="0" w:space="0" w:color="auto"/>
                <w:bottom w:val="none" w:sz="0" w:space="0" w:color="auto"/>
                <w:right w:val="none" w:sz="0" w:space="0" w:color="auto"/>
              </w:divBdr>
            </w:div>
            <w:div w:id="1847094109">
              <w:marLeft w:val="0"/>
              <w:marRight w:val="0"/>
              <w:marTop w:val="0"/>
              <w:marBottom w:val="0"/>
              <w:divBdr>
                <w:top w:val="none" w:sz="0" w:space="0" w:color="auto"/>
                <w:left w:val="none" w:sz="0" w:space="0" w:color="auto"/>
                <w:bottom w:val="none" w:sz="0" w:space="0" w:color="auto"/>
                <w:right w:val="none" w:sz="0" w:space="0" w:color="auto"/>
              </w:divBdr>
            </w:div>
            <w:div w:id="76247514">
              <w:marLeft w:val="0"/>
              <w:marRight w:val="0"/>
              <w:marTop w:val="0"/>
              <w:marBottom w:val="0"/>
              <w:divBdr>
                <w:top w:val="none" w:sz="0" w:space="0" w:color="auto"/>
                <w:left w:val="none" w:sz="0" w:space="0" w:color="auto"/>
                <w:bottom w:val="none" w:sz="0" w:space="0" w:color="auto"/>
                <w:right w:val="none" w:sz="0" w:space="0" w:color="auto"/>
              </w:divBdr>
            </w:div>
            <w:div w:id="1615164894">
              <w:marLeft w:val="0"/>
              <w:marRight w:val="0"/>
              <w:marTop w:val="0"/>
              <w:marBottom w:val="0"/>
              <w:divBdr>
                <w:top w:val="none" w:sz="0" w:space="0" w:color="auto"/>
                <w:left w:val="none" w:sz="0" w:space="0" w:color="auto"/>
                <w:bottom w:val="none" w:sz="0" w:space="0" w:color="auto"/>
                <w:right w:val="none" w:sz="0" w:space="0" w:color="auto"/>
              </w:divBdr>
            </w:div>
            <w:div w:id="2048094855">
              <w:marLeft w:val="0"/>
              <w:marRight w:val="0"/>
              <w:marTop w:val="0"/>
              <w:marBottom w:val="0"/>
              <w:divBdr>
                <w:top w:val="none" w:sz="0" w:space="0" w:color="auto"/>
                <w:left w:val="none" w:sz="0" w:space="0" w:color="auto"/>
                <w:bottom w:val="none" w:sz="0" w:space="0" w:color="auto"/>
                <w:right w:val="none" w:sz="0" w:space="0" w:color="auto"/>
              </w:divBdr>
            </w:div>
            <w:div w:id="1183015901">
              <w:marLeft w:val="0"/>
              <w:marRight w:val="0"/>
              <w:marTop w:val="0"/>
              <w:marBottom w:val="0"/>
              <w:divBdr>
                <w:top w:val="none" w:sz="0" w:space="0" w:color="auto"/>
                <w:left w:val="none" w:sz="0" w:space="0" w:color="auto"/>
                <w:bottom w:val="none" w:sz="0" w:space="0" w:color="auto"/>
                <w:right w:val="none" w:sz="0" w:space="0" w:color="auto"/>
              </w:divBdr>
            </w:div>
            <w:div w:id="957874253">
              <w:marLeft w:val="0"/>
              <w:marRight w:val="0"/>
              <w:marTop w:val="0"/>
              <w:marBottom w:val="0"/>
              <w:divBdr>
                <w:top w:val="none" w:sz="0" w:space="0" w:color="auto"/>
                <w:left w:val="none" w:sz="0" w:space="0" w:color="auto"/>
                <w:bottom w:val="none" w:sz="0" w:space="0" w:color="auto"/>
                <w:right w:val="none" w:sz="0" w:space="0" w:color="auto"/>
              </w:divBdr>
            </w:div>
            <w:div w:id="619647475">
              <w:marLeft w:val="0"/>
              <w:marRight w:val="0"/>
              <w:marTop w:val="0"/>
              <w:marBottom w:val="0"/>
              <w:divBdr>
                <w:top w:val="none" w:sz="0" w:space="0" w:color="auto"/>
                <w:left w:val="none" w:sz="0" w:space="0" w:color="auto"/>
                <w:bottom w:val="none" w:sz="0" w:space="0" w:color="auto"/>
                <w:right w:val="none" w:sz="0" w:space="0" w:color="auto"/>
              </w:divBdr>
            </w:div>
            <w:div w:id="440610128">
              <w:marLeft w:val="0"/>
              <w:marRight w:val="0"/>
              <w:marTop w:val="0"/>
              <w:marBottom w:val="0"/>
              <w:divBdr>
                <w:top w:val="none" w:sz="0" w:space="0" w:color="auto"/>
                <w:left w:val="none" w:sz="0" w:space="0" w:color="auto"/>
                <w:bottom w:val="none" w:sz="0" w:space="0" w:color="auto"/>
                <w:right w:val="none" w:sz="0" w:space="0" w:color="auto"/>
              </w:divBdr>
            </w:div>
            <w:div w:id="1967589461">
              <w:marLeft w:val="0"/>
              <w:marRight w:val="0"/>
              <w:marTop w:val="0"/>
              <w:marBottom w:val="0"/>
              <w:divBdr>
                <w:top w:val="none" w:sz="0" w:space="0" w:color="auto"/>
                <w:left w:val="none" w:sz="0" w:space="0" w:color="auto"/>
                <w:bottom w:val="none" w:sz="0" w:space="0" w:color="auto"/>
                <w:right w:val="none" w:sz="0" w:space="0" w:color="auto"/>
              </w:divBdr>
            </w:div>
            <w:div w:id="953829847">
              <w:marLeft w:val="0"/>
              <w:marRight w:val="0"/>
              <w:marTop w:val="0"/>
              <w:marBottom w:val="0"/>
              <w:divBdr>
                <w:top w:val="none" w:sz="0" w:space="0" w:color="auto"/>
                <w:left w:val="none" w:sz="0" w:space="0" w:color="auto"/>
                <w:bottom w:val="none" w:sz="0" w:space="0" w:color="auto"/>
                <w:right w:val="none" w:sz="0" w:space="0" w:color="auto"/>
              </w:divBdr>
            </w:div>
            <w:div w:id="1578780566">
              <w:marLeft w:val="0"/>
              <w:marRight w:val="0"/>
              <w:marTop w:val="0"/>
              <w:marBottom w:val="0"/>
              <w:divBdr>
                <w:top w:val="none" w:sz="0" w:space="0" w:color="auto"/>
                <w:left w:val="none" w:sz="0" w:space="0" w:color="auto"/>
                <w:bottom w:val="none" w:sz="0" w:space="0" w:color="auto"/>
                <w:right w:val="none" w:sz="0" w:space="0" w:color="auto"/>
              </w:divBdr>
            </w:div>
            <w:div w:id="1561285375">
              <w:marLeft w:val="0"/>
              <w:marRight w:val="0"/>
              <w:marTop w:val="0"/>
              <w:marBottom w:val="0"/>
              <w:divBdr>
                <w:top w:val="none" w:sz="0" w:space="0" w:color="auto"/>
                <w:left w:val="none" w:sz="0" w:space="0" w:color="auto"/>
                <w:bottom w:val="none" w:sz="0" w:space="0" w:color="auto"/>
                <w:right w:val="none" w:sz="0" w:space="0" w:color="auto"/>
              </w:divBdr>
            </w:div>
            <w:div w:id="827356158">
              <w:marLeft w:val="0"/>
              <w:marRight w:val="0"/>
              <w:marTop w:val="0"/>
              <w:marBottom w:val="0"/>
              <w:divBdr>
                <w:top w:val="none" w:sz="0" w:space="0" w:color="auto"/>
                <w:left w:val="none" w:sz="0" w:space="0" w:color="auto"/>
                <w:bottom w:val="none" w:sz="0" w:space="0" w:color="auto"/>
                <w:right w:val="none" w:sz="0" w:space="0" w:color="auto"/>
              </w:divBdr>
            </w:div>
            <w:div w:id="1971663308">
              <w:marLeft w:val="0"/>
              <w:marRight w:val="0"/>
              <w:marTop w:val="0"/>
              <w:marBottom w:val="0"/>
              <w:divBdr>
                <w:top w:val="none" w:sz="0" w:space="0" w:color="auto"/>
                <w:left w:val="none" w:sz="0" w:space="0" w:color="auto"/>
                <w:bottom w:val="none" w:sz="0" w:space="0" w:color="auto"/>
                <w:right w:val="none" w:sz="0" w:space="0" w:color="auto"/>
              </w:divBdr>
            </w:div>
            <w:div w:id="2033408355">
              <w:marLeft w:val="0"/>
              <w:marRight w:val="0"/>
              <w:marTop w:val="0"/>
              <w:marBottom w:val="0"/>
              <w:divBdr>
                <w:top w:val="none" w:sz="0" w:space="0" w:color="auto"/>
                <w:left w:val="none" w:sz="0" w:space="0" w:color="auto"/>
                <w:bottom w:val="none" w:sz="0" w:space="0" w:color="auto"/>
                <w:right w:val="none" w:sz="0" w:space="0" w:color="auto"/>
              </w:divBdr>
            </w:div>
            <w:div w:id="1529639250">
              <w:marLeft w:val="0"/>
              <w:marRight w:val="0"/>
              <w:marTop w:val="0"/>
              <w:marBottom w:val="0"/>
              <w:divBdr>
                <w:top w:val="none" w:sz="0" w:space="0" w:color="auto"/>
                <w:left w:val="none" w:sz="0" w:space="0" w:color="auto"/>
                <w:bottom w:val="none" w:sz="0" w:space="0" w:color="auto"/>
                <w:right w:val="none" w:sz="0" w:space="0" w:color="auto"/>
              </w:divBdr>
            </w:div>
            <w:div w:id="1906528673">
              <w:marLeft w:val="0"/>
              <w:marRight w:val="0"/>
              <w:marTop w:val="0"/>
              <w:marBottom w:val="0"/>
              <w:divBdr>
                <w:top w:val="none" w:sz="0" w:space="0" w:color="auto"/>
                <w:left w:val="none" w:sz="0" w:space="0" w:color="auto"/>
                <w:bottom w:val="none" w:sz="0" w:space="0" w:color="auto"/>
                <w:right w:val="none" w:sz="0" w:space="0" w:color="auto"/>
              </w:divBdr>
            </w:div>
            <w:div w:id="615213885">
              <w:marLeft w:val="0"/>
              <w:marRight w:val="0"/>
              <w:marTop w:val="0"/>
              <w:marBottom w:val="0"/>
              <w:divBdr>
                <w:top w:val="none" w:sz="0" w:space="0" w:color="auto"/>
                <w:left w:val="none" w:sz="0" w:space="0" w:color="auto"/>
                <w:bottom w:val="none" w:sz="0" w:space="0" w:color="auto"/>
                <w:right w:val="none" w:sz="0" w:space="0" w:color="auto"/>
              </w:divBdr>
            </w:div>
            <w:div w:id="546381858">
              <w:marLeft w:val="0"/>
              <w:marRight w:val="0"/>
              <w:marTop w:val="0"/>
              <w:marBottom w:val="0"/>
              <w:divBdr>
                <w:top w:val="none" w:sz="0" w:space="0" w:color="auto"/>
                <w:left w:val="none" w:sz="0" w:space="0" w:color="auto"/>
                <w:bottom w:val="none" w:sz="0" w:space="0" w:color="auto"/>
                <w:right w:val="none" w:sz="0" w:space="0" w:color="auto"/>
              </w:divBdr>
            </w:div>
            <w:div w:id="1354259884">
              <w:marLeft w:val="0"/>
              <w:marRight w:val="0"/>
              <w:marTop w:val="0"/>
              <w:marBottom w:val="0"/>
              <w:divBdr>
                <w:top w:val="none" w:sz="0" w:space="0" w:color="auto"/>
                <w:left w:val="none" w:sz="0" w:space="0" w:color="auto"/>
                <w:bottom w:val="none" w:sz="0" w:space="0" w:color="auto"/>
                <w:right w:val="none" w:sz="0" w:space="0" w:color="auto"/>
              </w:divBdr>
            </w:div>
            <w:div w:id="756709182">
              <w:marLeft w:val="0"/>
              <w:marRight w:val="0"/>
              <w:marTop w:val="0"/>
              <w:marBottom w:val="0"/>
              <w:divBdr>
                <w:top w:val="none" w:sz="0" w:space="0" w:color="auto"/>
                <w:left w:val="none" w:sz="0" w:space="0" w:color="auto"/>
                <w:bottom w:val="none" w:sz="0" w:space="0" w:color="auto"/>
                <w:right w:val="none" w:sz="0" w:space="0" w:color="auto"/>
              </w:divBdr>
            </w:div>
            <w:div w:id="656303640">
              <w:marLeft w:val="0"/>
              <w:marRight w:val="0"/>
              <w:marTop w:val="0"/>
              <w:marBottom w:val="0"/>
              <w:divBdr>
                <w:top w:val="none" w:sz="0" w:space="0" w:color="auto"/>
                <w:left w:val="none" w:sz="0" w:space="0" w:color="auto"/>
                <w:bottom w:val="none" w:sz="0" w:space="0" w:color="auto"/>
                <w:right w:val="none" w:sz="0" w:space="0" w:color="auto"/>
              </w:divBdr>
            </w:div>
            <w:div w:id="1557156427">
              <w:marLeft w:val="0"/>
              <w:marRight w:val="0"/>
              <w:marTop w:val="0"/>
              <w:marBottom w:val="0"/>
              <w:divBdr>
                <w:top w:val="none" w:sz="0" w:space="0" w:color="auto"/>
                <w:left w:val="none" w:sz="0" w:space="0" w:color="auto"/>
                <w:bottom w:val="none" w:sz="0" w:space="0" w:color="auto"/>
                <w:right w:val="none" w:sz="0" w:space="0" w:color="auto"/>
              </w:divBdr>
            </w:div>
            <w:div w:id="734353202">
              <w:marLeft w:val="0"/>
              <w:marRight w:val="0"/>
              <w:marTop w:val="0"/>
              <w:marBottom w:val="0"/>
              <w:divBdr>
                <w:top w:val="none" w:sz="0" w:space="0" w:color="auto"/>
                <w:left w:val="none" w:sz="0" w:space="0" w:color="auto"/>
                <w:bottom w:val="none" w:sz="0" w:space="0" w:color="auto"/>
                <w:right w:val="none" w:sz="0" w:space="0" w:color="auto"/>
              </w:divBdr>
            </w:div>
            <w:div w:id="804198820">
              <w:marLeft w:val="0"/>
              <w:marRight w:val="0"/>
              <w:marTop w:val="0"/>
              <w:marBottom w:val="0"/>
              <w:divBdr>
                <w:top w:val="none" w:sz="0" w:space="0" w:color="auto"/>
                <w:left w:val="none" w:sz="0" w:space="0" w:color="auto"/>
                <w:bottom w:val="none" w:sz="0" w:space="0" w:color="auto"/>
                <w:right w:val="none" w:sz="0" w:space="0" w:color="auto"/>
              </w:divBdr>
            </w:div>
            <w:div w:id="957301267">
              <w:marLeft w:val="0"/>
              <w:marRight w:val="0"/>
              <w:marTop w:val="0"/>
              <w:marBottom w:val="0"/>
              <w:divBdr>
                <w:top w:val="none" w:sz="0" w:space="0" w:color="auto"/>
                <w:left w:val="none" w:sz="0" w:space="0" w:color="auto"/>
                <w:bottom w:val="none" w:sz="0" w:space="0" w:color="auto"/>
                <w:right w:val="none" w:sz="0" w:space="0" w:color="auto"/>
              </w:divBdr>
            </w:div>
            <w:div w:id="2009283920">
              <w:marLeft w:val="0"/>
              <w:marRight w:val="0"/>
              <w:marTop w:val="0"/>
              <w:marBottom w:val="0"/>
              <w:divBdr>
                <w:top w:val="none" w:sz="0" w:space="0" w:color="auto"/>
                <w:left w:val="none" w:sz="0" w:space="0" w:color="auto"/>
                <w:bottom w:val="none" w:sz="0" w:space="0" w:color="auto"/>
                <w:right w:val="none" w:sz="0" w:space="0" w:color="auto"/>
              </w:divBdr>
            </w:div>
            <w:div w:id="883325449">
              <w:marLeft w:val="0"/>
              <w:marRight w:val="0"/>
              <w:marTop w:val="0"/>
              <w:marBottom w:val="0"/>
              <w:divBdr>
                <w:top w:val="none" w:sz="0" w:space="0" w:color="auto"/>
                <w:left w:val="none" w:sz="0" w:space="0" w:color="auto"/>
                <w:bottom w:val="none" w:sz="0" w:space="0" w:color="auto"/>
                <w:right w:val="none" w:sz="0" w:space="0" w:color="auto"/>
              </w:divBdr>
            </w:div>
            <w:div w:id="1703282809">
              <w:marLeft w:val="0"/>
              <w:marRight w:val="0"/>
              <w:marTop w:val="0"/>
              <w:marBottom w:val="0"/>
              <w:divBdr>
                <w:top w:val="none" w:sz="0" w:space="0" w:color="auto"/>
                <w:left w:val="none" w:sz="0" w:space="0" w:color="auto"/>
                <w:bottom w:val="none" w:sz="0" w:space="0" w:color="auto"/>
                <w:right w:val="none" w:sz="0" w:space="0" w:color="auto"/>
              </w:divBdr>
            </w:div>
            <w:div w:id="25302808">
              <w:marLeft w:val="0"/>
              <w:marRight w:val="0"/>
              <w:marTop w:val="0"/>
              <w:marBottom w:val="0"/>
              <w:divBdr>
                <w:top w:val="none" w:sz="0" w:space="0" w:color="auto"/>
                <w:left w:val="none" w:sz="0" w:space="0" w:color="auto"/>
                <w:bottom w:val="none" w:sz="0" w:space="0" w:color="auto"/>
                <w:right w:val="none" w:sz="0" w:space="0" w:color="auto"/>
              </w:divBdr>
            </w:div>
            <w:div w:id="2055349900">
              <w:marLeft w:val="0"/>
              <w:marRight w:val="0"/>
              <w:marTop w:val="0"/>
              <w:marBottom w:val="0"/>
              <w:divBdr>
                <w:top w:val="none" w:sz="0" w:space="0" w:color="auto"/>
                <w:left w:val="none" w:sz="0" w:space="0" w:color="auto"/>
                <w:bottom w:val="none" w:sz="0" w:space="0" w:color="auto"/>
                <w:right w:val="none" w:sz="0" w:space="0" w:color="auto"/>
              </w:divBdr>
            </w:div>
            <w:div w:id="1656182472">
              <w:marLeft w:val="0"/>
              <w:marRight w:val="0"/>
              <w:marTop w:val="0"/>
              <w:marBottom w:val="0"/>
              <w:divBdr>
                <w:top w:val="none" w:sz="0" w:space="0" w:color="auto"/>
                <w:left w:val="none" w:sz="0" w:space="0" w:color="auto"/>
                <w:bottom w:val="none" w:sz="0" w:space="0" w:color="auto"/>
                <w:right w:val="none" w:sz="0" w:space="0" w:color="auto"/>
              </w:divBdr>
            </w:div>
            <w:div w:id="1288199527">
              <w:marLeft w:val="0"/>
              <w:marRight w:val="0"/>
              <w:marTop w:val="0"/>
              <w:marBottom w:val="0"/>
              <w:divBdr>
                <w:top w:val="none" w:sz="0" w:space="0" w:color="auto"/>
                <w:left w:val="none" w:sz="0" w:space="0" w:color="auto"/>
                <w:bottom w:val="none" w:sz="0" w:space="0" w:color="auto"/>
                <w:right w:val="none" w:sz="0" w:space="0" w:color="auto"/>
              </w:divBdr>
            </w:div>
            <w:div w:id="1585068855">
              <w:marLeft w:val="0"/>
              <w:marRight w:val="0"/>
              <w:marTop w:val="0"/>
              <w:marBottom w:val="0"/>
              <w:divBdr>
                <w:top w:val="none" w:sz="0" w:space="0" w:color="auto"/>
                <w:left w:val="none" w:sz="0" w:space="0" w:color="auto"/>
                <w:bottom w:val="none" w:sz="0" w:space="0" w:color="auto"/>
                <w:right w:val="none" w:sz="0" w:space="0" w:color="auto"/>
              </w:divBdr>
            </w:div>
            <w:div w:id="896673321">
              <w:marLeft w:val="0"/>
              <w:marRight w:val="0"/>
              <w:marTop w:val="0"/>
              <w:marBottom w:val="0"/>
              <w:divBdr>
                <w:top w:val="none" w:sz="0" w:space="0" w:color="auto"/>
                <w:left w:val="none" w:sz="0" w:space="0" w:color="auto"/>
                <w:bottom w:val="none" w:sz="0" w:space="0" w:color="auto"/>
                <w:right w:val="none" w:sz="0" w:space="0" w:color="auto"/>
              </w:divBdr>
            </w:div>
            <w:div w:id="412704906">
              <w:marLeft w:val="0"/>
              <w:marRight w:val="0"/>
              <w:marTop w:val="0"/>
              <w:marBottom w:val="0"/>
              <w:divBdr>
                <w:top w:val="none" w:sz="0" w:space="0" w:color="auto"/>
                <w:left w:val="none" w:sz="0" w:space="0" w:color="auto"/>
                <w:bottom w:val="none" w:sz="0" w:space="0" w:color="auto"/>
                <w:right w:val="none" w:sz="0" w:space="0" w:color="auto"/>
              </w:divBdr>
            </w:div>
            <w:div w:id="618922058">
              <w:marLeft w:val="0"/>
              <w:marRight w:val="0"/>
              <w:marTop w:val="0"/>
              <w:marBottom w:val="0"/>
              <w:divBdr>
                <w:top w:val="none" w:sz="0" w:space="0" w:color="auto"/>
                <w:left w:val="none" w:sz="0" w:space="0" w:color="auto"/>
                <w:bottom w:val="none" w:sz="0" w:space="0" w:color="auto"/>
                <w:right w:val="none" w:sz="0" w:space="0" w:color="auto"/>
              </w:divBdr>
            </w:div>
            <w:div w:id="196549001">
              <w:marLeft w:val="0"/>
              <w:marRight w:val="0"/>
              <w:marTop w:val="0"/>
              <w:marBottom w:val="0"/>
              <w:divBdr>
                <w:top w:val="none" w:sz="0" w:space="0" w:color="auto"/>
                <w:left w:val="none" w:sz="0" w:space="0" w:color="auto"/>
                <w:bottom w:val="none" w:sz="0" w:space="0" w:color="auto"/>
                <w:right w:val="none" w:sz="0" w:space="0" w:color="auto"/>
              </w:divBdr>
            </w:div>
            <w:div w:id="869605594">
              <w:marLeft w:val="0"/>
              <w:marRight w:val="0"/>
              <w:marTop w:val="0"/>
              <w:marBottom w:val="0"/>
              <w:divBdr>
                <w:top w:val="none" w:sz="0" w:space="0" w:color="auto"/>
                <w:left w:val="none" w:sz="0" w:space="0" w:color="auto"/>
                <w:bottom w:val="none" w:sz="0" w:space="0" w:color="auto"/>
                <w:right w:val="none" w:sz="0" w:space="0" w:color="auto"/>
              </w:divBdr>
            </w:div>
            <w:div w:id="1310555608">
              <w:marLeft w:val="0"/>
              <w:marRight w:val="0"/>
              <w:marTop w:val="0"/>
              <w:marBottom w:val="0"/>
              <w:divBdr>
                <w:top w:val="none" w:sz="0" w:space="0" w:color="auto"/>
                <w:left w:val="none" w:sz="0" w:space="0" w:color="auto"/>
                <w:bottom w:val="none" w:sz="0" w:space="0" w:color="auto"/>
                <w:right w:val="none" w:sz="0" w:space="0" w:color="auto"/>
              </w:divBdr>
            </w:div>
            <w:div w:id="1748265361">
              <w:marLeft w:val="0"/>
              <w:marRight w:val="0"/>
              <w:marTop w:val="0"/>
              <w:marBottom w:val="0"/>
              <w:divBdr>
                <w:top w:val="none" w:sz="0" w:space="0" w:color="auto"/>
                <w:left w:val="none" w:sz="0" w:space="0" w:color="auto"/>
                <w:bottom w:val="none" w:sz="0" w:space="0" w:color="auto"/>
                <w:right w:val="none" w:sz="0" w:space="0" w:color="auto"/>
              </w:divBdr>
            </w:div>
            <w:div w:id="2047410645">
              <w:marLeft w:val="0"/>
              <w:marRight w:val="0"/>
              <w:marTop w:val="0"/>
              <w:marBottom w:val="0"/>
              <w:divBdr>
                <w:top w:val="none" w:sz="0" w:space="0" w:color="auto"/>
                <w:left w:val="none" w:sz="0" w:space="0" w:color="auto"/>
                <w:bottom w:val="none" w:sz="0" w:space="0" w:color="auto"/>
                <w:right w:val="none" w:sz="0" w:space="0" w:color="auto"/>
              </w:divBdr>
            </w:div>
            <w:div w:id="1385983794">
              <w:marLeft w:val="0"/>
              <w:marRight w:val="0"/>
              <w:marTop w:val="0"/>
              <w:marBottom w:val="0"/>
              <w:divBdr>
                <w:top w:val="none" w:sz="0" w:space="0" w:color="auto"/>
                <w:left w:val="none" w:sz="0" w:space="0" w:color="auto"/>
                <w:bottom w:val="none" w:sz="0" w:space="0" w:color="auto"/>
                <w:right w:val="none" w:sz="0" w:space="0" w:color="auto"/>
              </w:divBdr>
            </w:div>
            <w:div w:id="75320843">
              <w:marLeft w:val="0"/>
              <w:marRight w:val="0"/>
              <w:marTop w:val="0"/>
              <w:marBottom w:val="0"/>
              <w:divBdr>
                <w:top w:val="none" w:sz="0" w:space="0" w:color="auto"/>
                <w:left w:val="none" w:sz="0" w:space="0" w:color="auto"/>
                <w:bottom w:val="none" w:sz="0" w:space="0" w:color="auto"/>
                <w:right w:val="none" w:sz="0" w:space="0" w:color="auto"/>
              </w:divBdr>
            </w:div>
            <w:div w:id="542669963">
              <w:marLeft w:val="0"/>
              <w:marRight w:val="0"/>
              <w:marTop w:val="0"/>
              <w:marBottom w:val="0"/>
              <w:divBdr>
                <w:top w:val="none" w:sz="0" w:space="0" w:color="auto"/>
                <w:left w:val="none" w:sz="0" w:space="0" w:color="auto"/>
                <w:bottom w:val="none" w:sz="0" w:space="0" w:color="auto"/>
                <w:right w:val="none" w:sz="0" w:space="0" w:color="auto"/>
              </w:divBdr>
            </w:div>
            <w:div w:id="298921707">
              <w:marLeft w:val="0"/>
              <w:marRight w:val="0"/>
              <w:marTop w:val="0"/>
              <w:marBottom w:val="0"/>
              <w:divBdr>
                <w:top w:val="none" w:sz="0" w:space="0" w:color="auto"/>
                <w:left w:val="none" w:sz="0" w:space="0" w:color="auto"/>
                <w:bottom w:val="none" w:sz="0" w:space="0" w:color="auto"/>
                <w:right w:val="none" w:sz="0" w:space="0" w:color="auto"/>
              </w:divBdr>
            </w:div>
            <w:div w:id="235481340">
              <w:marLeft w:val="0"/>
              <w:marRight w:val="0"/>
              <w:marTop w:val="0"/>
              <w:marBottom w:val="0"/>
              <w:divBdr>
                <w:top w:val="none" w:sz="0" w:space="0" w:color="auto"/>
                <w:left w:val="none" w:sz="0" w:space="0" w:color="auto"/>
                <w:bottom w:val="none" w:sz="0" w:space="0" w:color="auto"/>
                <w:right w:val="none" w:sz="0" w:space="0" w:color="auto"/>
              </w:divBdr>
            </w:div>
            <w:div w:id="1787506629">
              <w:marLeft w:val="0"/>
              <w:marRight w:val="0"/>
              <w:marTop w:val="0"/>
              <w:marBottom w:val="0"/>
              <w:divBdr>
                <w:top w:val="none" w:sz="0" w:space="0" w:color="auto"/>
                <w:left w:val="none" w:sz="0" w:space="0" w:color="auto"/>
                <w:bottom w:val="none" w:sz="0" w:space="0" w:color="auto"/>
                <w:right w:val="none" w:sz="0" w:space="0" w:color="auto"/>
              </w:divBdr>
            </w:div>
            <w:div w:id="501169548">
              <w:marLeft w:val="0"/>
              <w:marRight w:val="0"/>
              <w:marTop w:val="0"/>
              <w:marBottom w:val="0"/>
              <w:divBdr>
                <w:top w:val="none" w:sz="0" w:space="0" w:color="auto"/>
                <w:left w:val="none" w:sz="0" w:space="0" w:color="auto"/>
                <w:bottom w:val="none" w:sz="0" w:space="0" w:color="auto"/>
                <w:right w:val="none" w:sz="0" w:space="0" w:color="auto"/>
              </w:divBdr>
            </w:div>
            <w:div w:id="902594202">
              <w:marLeft w:val="0"/>
              <w:marRight w:val="0"/>
              <w:marTop w:val="0"/>
              <w:marBottom w:val="0"/>
              <w:divBdr>
                <w:top w:val="none" w:sz="0" w:space="0" w:color="auto"/>
                <w:left w:val="none" w:sz="0" w:space="0" w:color="auto"/>
                <w:bottom w:val="none" w:sz="0" w:space="0" w:color="auto"/>
                <w:right w:val="none" w:sz="0" w:space="0" w:color="auto"/>
              </w:divBdr>
            </w:div>
            <w:div w:id="1959754296">
              <w:marLeft w:val="0"/>
              <w:marRight w:val="0"/>
              <w:marTop w:val="0"/>
              <w:marBottom w:val="0"/>
              <w:divBdr>
                <w:top w:val="none" w:sz="0" w:space="0" w:color="auto"/>
                <w:left w:val="none" w:sz="0" w:space="0" w:color="auto"/>
                <w:bottom w:val="none" w:sz="0" w:space="0" w:color="auto"/>
                <w:right w:val="none" w:sz="0" w:space="0" w:color="auto"/>
              </w:divBdr>
            </w:div>
            <w:div w:id="1467311230">
              <w:marLeft w:val="0"/>
              <w:marRight w:val="0"/>
              <w:marTop w:val="0"/>
              <w:marBottom w:val="0"/>
              <w:divBdr>
                <w:top w:val="none" w:sz="0" w:space="0" w:color="auto"/>
                <w:left w:val="none" w:sz="0" w:space="0" w:color="auto"/>
                <w:bottom w:val="none" w:sz="0" w:space="0" w:color="auto"/>
                <w:right w:val="none" w:sz="0" w:space="0" w:color="auto"/>
              </w:divBdr>
            </w:div>
            <w:div w:id="1781684422">
              <w:marLeft w:val="0"/>
              <w:marRight w:val="0"/>
              <w:marTop w:val="0"/>
              <w:marBottom w:val="0"/>
              <w:divBdr>
                <w:top w:val="none" w:sz="0" w:space="0" w:color="auto"/>
                <w:left w:val="none" w:sz="0" w:space="0" w:color="auto"/>
                <w:bottom w:val="none" w:sz="0" w:space="0" w:color="auto"/>
                <w:right w:val="none" w:sz="0" w:space="0" w:color="auto"/>
              </w:divBdr>
            </w:div>
            <w:div w:id="1139421273">
              <w:marLeft w:val="0"/>
              <w:marRight w:val="0"/>
              <w:marTop w:val="0"/>
              <w:marBottom w:val="0"/>
              <w:divBdr>
                <w:top w:val="none" w:sz="0" w:space="0" w:color="auto"/>
                <w:left w:val="none" w:sz="0" w:space="0" w:color="auto"/>
                <w:bottom w:val="none" w:sz="0" w:space="0" w:color="auto"/>
                <w:right w:val="none" w:sz="0" w:space="0" w:color="auto"/>
              </w:divBdr>
            </w:div>
            <w:div w:id="1645500039">
              <w:marLeft w:val="0"/>
              <w:marRight w:val="0"/>
              <w:marTop w:val="0"/>
              <w:marBottom w:val="0"/>
              <w:divBdr>
                <w:top w:val="none" w:sz="0" w:space="0" w:color="auto"/>
                <w:left w:val="none" w:sz="0" w:space="0" w:color="auto"/>
                <w:bottom w:val="none" w:sz="0" w:space="0" w:color="auto"/>
                <w:right w:val="none" w:sz="0" w:space="0" w:color="auto"/>
              </w:divBdr>
            </w:div>
            <w:div w:id="318773964">
              <w:marLeft w:val="0"/>
              <w:marRight w:val="0"/>
              <w:marTop w:val="0"/>
              <w:marBottom w:val="0"/>
              <w:divBdr>
                <w:top w:val="none" w:sz="0" w:space="0" w:color="auto"/>
                <w:left w:val="none" w:sz="0" w:space="0" w:color="auto"/>
                <w:bottom w:val="none" w:sz="0" w:space="0" w:color="auto"/>
                <w:right w:val="none" w:sz="0" w:space="0" w:color="auto"/>
              </w:divBdr>
            </w:div>
            <w:div w:id="299581737">
              <w:marLeft w:val="0"/>
              <w:marRight w:val="0"/>
              <w:marTop w:val="0"/>
              <w:marBottom w:val="0"/>
              <w:divBdr>
                <w:top w:val="none" w:sz="0" w:space="0" w:color="auto"/>
                <w:left w:val="none" w:sz="0" w:space="0" w:color="auto"/>
                <w:bottom w:val="none" w:sz="0" w:space="0" w:color="auto"/>
                <w:right w:val="none" w:sz="0" w:space="0" w:color="auto"/>
              </w:divBdr>
            </w:div>
            <w:div w:id="1687054640">
              <w:marLeft w:val="0"/>
              <w:marRight w:val="0"/>
              <w:marTop w:val="0"/>
              <w:marBottom w:val="0"/>
              <w:divBdr>
                <w:top w:val="none" w:sz="0" w:space="0" w:color="auto"/>
                <w:left w:val="none" w:sz="0" w:space="0" w:color="auto"/>
                <w:bottom w:val="none" w:sz="0" w:space="0" w:color="auto"/>
                <w:right w:val="none" w:sz="0" w:space="0" w:color="auto"/>
              </w:divBdr>
            </w:div>
            <w:div w:id="62023152">
              <w:marLeft w:val="0"/>
              <w:marRight w:val="0"/>
              <w:marTop w:val="0"/>
              <w:marBottom w:val="0"/>
              <w:divBdr>
                <w:top w:val="none" w:sz="0" w:space="0" w:color="auto"/>
                <w:left w:val="none" w:sz="0" w:space="0" w:color="auto"/>
                <w:bottom w:val="none" w:sz="0" w:space="0" w:color="auto"/>
                <w:right w:val="none" w:sz="0" w:space="0" w:color="auto"/>
              </w:divBdr>
            </w:div>
            <w:div w:id="1481119921">
              <w:marLeft w:val="0"/>
              <w:marRight w:val="0"/>
              <w:marTop w:val="0"/>
              <w:marBottom w:val="0"/>
              <w:divBdr>
                <w:top w:val="none" w:sz="0" w:space="0" w:color="auto"/>
                <w:left w:val="none" w:sz="0" w:space="0" w:color="auto"/>
                <w:bottom w:val="none" w:sz="0" w:space="0" w:color="auto"/>
                <w:right w:val="none" w:sz="0" w:space="0" w:color="auto"/>
              </w:divBdr>
            </w:div>
            <w:div w:id="1418481293">
              <w:marLeft w:val="0"/>
              <w:marRight w:val="0"/>
              <w:marTop w:val="0"/>
              <w:marBottom w:val="0"/>
              <w:divBdr>
                <w:top w:val="none" w:sz="0" w:space="0" w:color="auto"/>
                <w:left w:val="none" w:sz="0" w:space="0" w:color="auto"/>
                <w:bottom w:val="none" w:sz="0" w:space="0" w:color="auto"/>
                <w:right w:val="none" w:sz="0" w:space="0" w:color="auto"/>
              </w:divBdr>
            </w:div>
            <w:div w:id="206063051">
              <w:marLeft w:val="0"/>
              <w:marRight w:val="0"/>
              <w:marTop w:val="0"/>
              <w:marBottom w:val="0"/>
              <w:divBdr>
                <w:top w:val="none" w:sz="0" w:space="0" w:color="auto"/>
                <w:left w:val="none" w:sz="0" w:space="0" w:color="auto"/>
                <w:bottom w:val="none" w:sz="0" w:space="0" w:color="auto"/>
                <w:right w:val="none" w:sz="0" w:space="0" w:color="auto"/>
              </w:divBdr>
            </w:div>
            <w:div w:id="694159723">
              <w:marLeft w:val="0"/>
              <w:marRight w:val="0"/>
              <w:marTop w:val="0"/>
              <w:marBottom w:val="0"/>
              <w:divBdr>
                <w:top w:val="none" w:sz="0" w:space="0" w:color="auto"/>
                <w:left w:val="none" w:sz="0" w:space="0" w:color="auto"/>
                <w:bottom w:val="none" w:sz="0" w:space="0" w:color="auto"/>
                <w:right w:val="none" w:sz="0" w:space="0" w:color="auto"/>
              </w:divBdr>
            </w:div>
            <w:div w:id="1777745495">
              <w:marLeft w:val="0"/>
              <w:marRight w:val="0"/>
              <w:marTop w:val="0"/>
              <w:marBottom w:val="0"/>
              <w:divBdr>
                <w:top w:val="none" w:sz="0" w:space="0" w:color="auto"/>
                <w:left w:val="none" w:sz="0" w:space="0" w:color="auto"/>
                <w:bottom w:val="none" w:sz="0" w:space="0" w:color="auto"/>
                <w:right w:val="none" w:sz="0" w:space="0" w:color="auto"/>
              </w:divBdr>
            </w:div>
            <w:div w:id="646057701">
              <w:marLeft w:val="0"/>
              <w:marRight w:val="0"/>
              <w:marTop w:val="0"/>
              <w:marBottom w:val="0"/>
              <w:divBdr>
                <w:top w:val="none" w:sz="0" w:space="0" w:color="auto"/>
                <w:left w:val="none" w:sz="0" w:space="0" w:color="auto"/>
                <w:bottom w:val="none" w:sz="0" w:space="0" w:color="auto"/>
                <w:right w:val="none" w:sz="0" w:space="0" w:color="auto"/>
              </w:divBdr>
            </w:div>
            <w:div w:id="1752308620">
              <w:marLeft w:val="0"/>
              <w:marRight w:val="0"/>
              <w:marTop w:val="0"/>
              <w:marBottom w:val="0"/>
              <w:divBdr>
                <w:top w:val="none" w:sz="0" w:space="0" w:color="auto"/>
                <w:left w:val="none" w:sz="0" w:space="0" w:color="auto"/>
                <w:bottom w:val="none" w:sz="0" w:space="0" w:color="auto"/>
                <w:right w:val="none" w:sz="0" w:space="0" w:color="auto"/>
              </w:divBdr>
            </w:div>
            <w:div w:id="1617368742">
              <w:marLeft w:val="0"/>
              <w:marRight w:val="0"/>
              <w:marTop w:val="0"/>
              <w:marBottom w:val="0"/>
              <w:divBdr>
                <w:top w:val="none" w:sz="0" w:space="0" w:color="auto"/>
                <w:left w:val="none" w:sz="0" w:space="0" w:color="auto"/>
                <w:bottom w:val="none" w:sz="0" w:space="0" w:color="auto"/>
                <w:right w:val="none" w:sz="0" w:space="0" w:color="auto"/>
              </w:divBdr>
            </w:div>
            <w:div w:id="1745569728">
              <w:marLeft w:val="0"/>
              <w:marRight w:val="0"/>
              <w:marTop w:val="0"/>
              <w:marBottom w:val="0"/>
              <w:divBdr>
                <w:top w:val="none" w:sz="0" w:space="0" w:color="auto"/>
                <w:left w:val="none" w:sz="0" w:space="0" w:color="auto"/>
                <w:bottom w:val="none" w:sz="0" w:space="0" w:color="auto"/>
                <w:right w:val="none" w:sz="0" w:space="0" w:color="auto"/>
              </w:divBdr>
            </w:div>
            <w:div w:id="913776585">
              <w:marLeft w:val="0"/>
              <w:marRight w:val="0"/>
              <w:marTop w:val="0"/>
              <w:marBottom w:val="0"/>
              <w:divBdr>
                <w:top w:val="none" w:sz="0" w:space="0" w:color="auto"/>
                <w:left w:val="none" w:sz="0" w:space="0" w:color="auto"/>
                <w:bottom w:val="none" w:sz="0" w:space="0" w:color="auto"/>
                <w:right w:val="none" w:sz="0" w:space="0" w:color="auto"/>
              </w:divBdr>
            </w:div>
            <w:div w:id="1765684125">
              <w:marLeft w:val="0"/>
              <w:marRight w:val="0"/>
              <w:marTop w:val="0"/>
              <w:marBottom w:val="0"/>
              <w:divBdr>
                <w:top w:val="none" w:sz="0" w:space="0" w:color="auto"/>
                <w:left w:val="none" w:sz="0" w:space="0" w:color="auto"/>
                <w:bottom w:val="none" w:sz="0" w:space="0" w:color="auto"/>
                <w:right w:val="none" w:sz="0" w:space="0" w:color="auto"/>
              </w:divBdr>
            </w:div>
            <w:div w:id="878249786">
              <w:marLeft w:val="0"/>
              <w:marRight w:val="0"/>
              <w:marTop w:val="0"/>
              <w:marBottom w:val="0"/>
              <w:divBdr>
                <w:top w:val="none" w:sz="0" w:space="0" w:color="auto"/>
                <w:left w:val="none" w:sz="0" w:space="0" w:color="auto"/>
                <w:bottom w:val="none" w:sz="0" w:space="0" w:color="auto"/>
                <w:right w:val="none" w:sz="0" w:space="0" w:color="auto"/>
              </w:divBdr>
            </w:div>
            <w:div w:id="1108236475">
              <w:marLeft w:val="0"/>
              <w:marRight w:val="0"/>
              <w:marTop w:val="0"/>
              <w:marBottom w:val="0"/>
              <w:divBdr>
                <w:top w:val="none" w:sz="0" w:space="0" w:color="auto"/>
                <w:left w:val="none" w:sz="0" w:space="0" w:color="auto"/>
                <w:bottom w:val="none" w:sz="0" w:space="0" w:color="auto"/>
                <w:right w:val="none" w:sz="0" w:space="0" w:color="auto"/>
              </w:divBdr>
            </w:div>
            <w:div w:id="331836195">
              <w:marLeft w:val="0"/>
              <w:marRight w:val="0"/>
              <w:marTop w:val="0"/>
              <w:marBottom w:val="0"/>
              <w:divBdr>
                <w:top w:val="none" w:sz="0" w:space="0" w:color="auto"/>
                <w:left w:val="none" w:sz="0" w:space="0" w:color="auto"/>
                <w:bottom w:val="none" w:sz="0" w:space="0" w:color="auto"/>
                <w:right w:val="none" w:sz="0" w:space="0" w:color="auto"/>
              </w:divBdr>
            </w:div>
            <w:div w:id="929242026">
              <w:marLeft w:val="0"/>
              <w:marRight w:val="0"/>
              <w:marTop w:val="0"/>
              <w:marBottom w:val="0"/>
              <w:divBdr>
                <w:top w:val="none" w:sz="0" w:space="0" w:color="auto"/>
                <w:left w:val="none" w:sz="0" w:space="0" w:color="auto"/>
                <w:bottom w:val="none" w:sz="0" w:space="0" w:color="auto"/>
                <w:right w:val="none" w:sz="0" w:space="0" w:color="auto"/>
              </w:divBdr>
            </w:div>
            <w:div w:id="1752000313">
              <w:marLeft w:val="0"/>
              <w:marRight w:val="0"/>
              <w:marTop w:val="0"/>
              <w:marBottom w:val="0"/>
              <w:divBdr>
                <w:top w:val="none" w:sz="0" w:space="0" w:color="auto"/>
                <w:left w:val="none" w:sz="0" w:space="0" w:color="auto"/>
                <w:bottom w:val="none" w:sz="0" w:space="0" w:color="auto"/>
                <w:right w:val="none" w:sz="0" w:space="0" w:color="auto"/>
              </w:divBdr>
            </w:div>
            <w:div w:id="613174681">
              <w:marLeft w:val="0"/>
              <w:marRight w:val="0"/>
              <w:marTop w:val="0"/>
              <w:marBottom w:val="0"/>
              <w:divBdr>
                <w:top w:val="none" w:sz="0" w:space="0" w:color="auto"/>
                <w:left w:val="none" w:sz="0" w:space="0" w:color="auto"/>
                <w:bottom w:val="none" w:sz="0" w:space="0" w:color="auto"/>
                <w:right w:val="none" w:sz="0" w:space="0" w:color="auto"/>
              </w:divBdr>
            </w:div>
            <w:div w:id="20909282">
              <w:marLeft w:val="0"/>
              <w:marRight w:val="0"/>
              <w:marTop w:val="0"/>
              <w:marBottom w:val="0"/>
              <w:divBdr>
                <w:top w:val="none" w:sz="0" w:space="0" w:color="auto"/>
                <w:left w:val="none" w:sz="0" w:space="0" w:color="auto"/>
                <w:bottom w:val="none" w:sz="0" w:space="0" w:color="auto"/>
                <w:right w:val="none" w:sz="0" w:space="0" w:color="auto"/>
              </w:divBdr>
            </w:div>
            <w:div w:id="110310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381">
      <w:bodyDiv w:val="1"/>
      <w:marLeft w:val="0"/>
      <w:marRight w:val="0"/>
      <w:marTop w:val="0"/>
      <w:marBottom w:val="0"/>
      <w:divBdr>
        <w:top w:val="none" w:sz="0" w:space="0" w:color="auto"/>
        <w:left w:val="none" w:sz="0" w:space="0" w:color="auto"/>
        <w:bottom w:val="none" w:sz="0" w:space="0" w:color="auto"/>
        <w:right w:val="none" w:sz="0" w:space="0" w:color="auto"/>
      </w:divBdr>
      <w:divsChild>
        <w:div w:id="529413135">
          <w:marLeft w:val="0"/>
          <w:marRight w:val="0"/>
          <w:marTop w:val="0"/>
          <w:marBottom w:val="0"/>
          <w:divBdr>
            <w:top w:val="none" w:sz="0" w:space="0" w:color="auto"/>
            <w:left w:val="none" w:sz="0" w:space="0" w:color="auto"/>
            <w:bottom w:val="none" w:sz="0" w:space="0" w:color="auto"/>
            <w:right w:val="none" w:sz="0" w:space="0" w:color="auto"/>
          </w:divBdr>
          <w:divsChild>
            <w:div w:id="69088583">
              <w:marLeft w:val="0"/>
              <w:marRight w:val="0"/>
              <w:marTop w:val="0"/>
              <w:marBottom w:val="0"/>
              <w:divBdr>
                <w:top w:val="none" w:sz="0" w:space="0" w:color="auto"/>
                <w:left w:val="none" w:sz="0" w:space="0" w:color="auto"/>
                <w:bottom w:val="none" w:sz="0" w:space="0" w:color="auto"/>
                <w:right w:val="none" w:sz="0" w:space="0" w:color="auto"/>
              </w:divBdr>
            </w:div>
            <w:div w:id="1853832584">
              <w:marLeft w:val="0"/>
              <w:marRight w:val="0"/>
              <w:marTop w:val="0"/>
              <w:marBottom w:val="0"/>
              <w:divBdr>
                <w:top w:val="none" w:sz="0" w:space="0" w:color="auto"/>
                <w:left w:val="none" w:sz="0" w:space="0" w:color="auto"/>
                <w:bottom w:val="none" w:sz="0" w:space="0" w:color="auto"/>
                <w:right w:val="none" w:sz="0" w:space="0" w:color="auto"/>
              </w:divBdr>
            </w:div>
            <w:div w:id="707527443">
              <w:marLeft w:val="0"/>
              <w:marRight w:val="0"/>
              <w:marTop w:val="0"/>
              <w:marBottom w:val="0"/>
              <w:divBdr>
                <w:top w:val="none" w:sz="0" w:space="0" w:color="auto"/>
                <w:left w:val="none" w:sz="0" w:space="0" w:color="auto"/>
                <w:bottom w:val="none" w:sz="0" w:space="0" w:color="auto"/>
                <w:right w:val="none" w:sz="0" w:space="0" w:color="auto"/>
              </w:divBdr>
            </w:div>
            <w:div w:id="1819564815">
              <w:marLeft w:val="0"/>
              <w:marRight w:val="0"/>
              <w:marTop w:val="0"/>
              <w:marBottom w:val="0"/>
              <w:divBdr>
                <w:top w:val="none" w:sz="0" w:space="0" w:color="auto"/>
                <w:left w:val="none" w:sz="0" w:space="0" w:color="auto"/>
                <w:bottom w:val="none" w:sz="0" w:space="0" w:color="auto"/>
                <w:right w:val="none" w:sz="0" w:space="0" w:color="auto"/>
              </w:divBdr>
            </w:div>
            <w:div w:id="1712417057">
              <w:marLeft w:val="0"/>
              <w:marRight w:val="0"/>
              <w:marTop w:val="0"/>
              <w:marBottom w:val="0"/>
              <w:divBdr>
                <w:top w:val="none" w:sz="0" w:space="0" w:color="auto"/>
                <w:left w:val="none" w:sz="0" w:space="0" w:color="auto"/>
                <w:bottom w:val="none" w:sz="0" w:space="0" w:color="auto"/>
                <w:right w:val="none" w:sz="0" w:space="0" w:color="auto"/>
              </w:divBdr>
            </w:div>
            <w:div w:id="792940029">
              <w:marLeft w:val="0"/>
              <w:marRight w:val="0"/>
              <w:marTop w:val="0"/>
              <w:marBottom w:val="0"/>
              <w:divBdr>
                <w:top w:val="none" w:sz="0" w:space="0" w:color="auto"/>
                <w:left w:val="none" w:sz="0" w:space="0" w:color="auto"/>
                <w:bottom w:val="none" w:sz="0" w:space="0" w:color="auto"/>
                <w:right w:val="none" w:sz="0" w:space="0" w:color="auto"/>
              </w:divBdr>
            </w:div>
            <w:div w:id="13308812">
              <w:marLeft w:val="0"/>
              <w:marRight w:val="0"/>
              <w:marTop w:val="0"/>
              <w:marBottom w:val="0"/>
              <w:divBdr>
                <w:top w:val="none" w:sz="0" w:space="0" w:color="auto"/>
                <w:left w:val="none" w:sz="0" w:space="0" w:color="auto"/>
                <w:bottom w:val="none" w:sz="0" w:space="0" w:color="auto"/>
                <w:right w:val="none" w:sz="0" w:space="0" w:color="auto"/>
              </w:divBdr>
            </w:div>
            <w:div w:id="1897812454">
              <w:marLeft w:val="0"/>
              <w:marRight w:val="0"/>
              <w:marTop w:val="0"/>
              <w:marBottom w:val="0"/>
              <w:divBdr>
                <w:top w:val="none" w:sz="0" w:space="0" w:color="auto"/>
                <w:left w:val="none" w:sz="0" w:space="0" w:color="auto"/>
                <w:bottom w:val="none" w:sz="0" w:space="0" w:color="auto"/>
                <w:right w:val="none" w:sz="0" w:space="0" w:color="auto"/>
              </w:divBdr>
            </w:div>
            <w:div w:id="157695456">
              <w:marLeft w:val="0"/>
              <w:marRight w:val="0"/>
              <w:marTop w:val="0"/>
              <w:marBottom w:val="0"/>
              <w:divBdr>
                <w:top w:val="none" w:sz="0" w:space="0" w:color="auto"/>
                <w:left w:val="none" w:sz="0" w:space="0" w:color="auto"/>
                <w:bottom w:val="none" w:sz="0" w:space="0" w:color="auto"/>
                <w:right w:val="none" w:sz="0" w:space="0" w:color="auto"/>
              </w:divBdr>
            </w:div>
            <w:div w:id="1181043281">
              <w:marLeft w:val="0"/>
              <w:marRight w:val="0"/>
              <w:marTop w:val="0"/>
              <w:marBottom w:val="0"/>
              <w:divBdr>
                <w:top w:val="none" w:sz="0" w:space="0" w:color="auto"/>
                <w:left w:val="none" w:sz="0" w:space="0" w:color="auto"/>
                <w:bottom w:val="none" w:sz="0" w:space="0" w:color="auto"/>
                <w:right w:val="none" w:sz="0" w:space="0" w:color="auto"/>
              </w:divBdr>
            </w:div>
            <w:div w:id="298607876">
              <w:marLeft w:val="0"/>
              <w:marRight w:val="0"/>
              <w:marTop w:val="0"/>
              <w:marBottom w:val="0"/>
              <w:divBdr>
                <w:top w:val="none" w:sz="0" w:space="0" w:color="auto"/>
                <w:left w:val="none" w:sz="0" w:space="0" w:color="auto"/>
                <w:bottom w:val="none" w:sz="0" w:space="0" w:color="auto"/>
                <w:right w:val="none" w:sz="0" w:space="0" w:color="auto"/>
              </w:divBdr>
            </w:div>
            <w:div w:id="1648125542">
              <w:marLeft w:val="0"/>
              <w:marRight w:val="0"/>
              <w:marTop w:val="0"/>
              <w:marBottom w:val="0"/>
              <w:divBdr>
                <w:top w:val="none" w:sz="0" w:space="0" w:color="auto"/>
                <w:left w:val="none" w:sz="0" w:space="0" w:color="auto"/>
                <w:bottom w:val="none" w:sz="0" w:space="0" w:color="auto"/>
                <w:right w:val="none" w:sz="0" w:space="0" w:color="auto"/>
              </w:divBdr>
            </w:div>
            <w:div w:id="2044088077">
              <w:marLeft w:val="0"/>
              <w:marRight w:val="0"/>
              <w:marTop w:val="0"/>
              <w:marBottom w:val="0"/>
              <w:divBdr>
                <w:top w:val="none" w:sz="0" w:space="0" w:color="auto"/>
                <w:left w:val="none" w:sz="0" w:space="0" w:color="auto"/>
                <w:bottom w:val="none" w:sz="0" w:space="0" w:color="auto"/>
                <w:right w:val="none" w:sz="0" w:space="0" w:color="auto"/>
              </w:divBdr>
            </w:div>
            <w:div w:id="978536754">
              <w:marLeft w:val="0"/>
              <w:marRight w:val="0"/>
              <w:marTop w:val="0"/>
              <w:marBottom w:val="0"/>
              <w:divBdr>
                <w:top w:val="none" w:sz="0" w:space="0" w:color="auto"/>
                <w:left w:val="none" w:sz="0" w:space="0" w:color="auto"/>
                <w:bottom w:val="none" w:sz="0" w:space="0" w:color="auto"/>
                <w:right w:val="none" w:sz="0" w:space="0" w:color="auto"/>
              </w:divBdr>
            </w:div>
            <w:div w:id="347222614">
              <w:marLeft w:val="0"/>
              <w:marRight w:val="0"/>
              <w:marTop w:val="0"/>
              <w:marBottom w:val="0"/>
              <w:divBdr>
                <w:top w:val="none" w:sz="0" w:space="0" w:color="auto"/>
                <w:left w:val="none" w:sz="0" w:space="0" w:color="auto"/>
                <w:bottom w:val="none" w:sz="0" w:space="0" w:color="auto"/>
                <w:right w:val="none" w:sz="0" w:space="0" w:color="auto"/>
              </w:divBdr>
            </w:div>
            <w:div w:id="917863484">
              <w:marLeft w:val="0"/>
              <w:marRight w:val="0"/>
              <w:marTop w:val="0"/>
              <w:marBottom w:val="0"/>
              <w:divBdr>
                <w:top w:val="none" w:sz="0" w:space="0" w:color="auto"/>
                <w:left w:val="none" w:sz="0" w:space="0" w:color="auto"/>
                <w:bottom w:val="none" w:sz="0" w:space="0" w:color="auto"/>
                <w:right w:val="none" w:sz="0" w:space="0" w:color="auto"/>
              </w:divBdr>
            </w:div>
            <w:div w:id="680015390">
              <w:marLeft w:val="0"/>
              <w:marRight w:val="0"/>
              <w:marTop w:val="0"/>
              <w:marBottom w:val="0"/>
              <w:divBdr>
                <w:top w:val="none" w:sz="0" w:space="0" w:color="auto"/>
                <w:left w:val="none" w:sz="0" w:space="0" w:color="auto"/>
                <w:bottom w:val="none" w:sz="0" w:space="0" w:color="auto"/>
                <w:right w:val="none" w:sz="0" w:space="0" w:color="auto"/>
              </w:divBdr>
            </w:div>
            <w:div w:id="626743835">
              <w:marLeft w:val="0"/>
              <w:marRight w:val="0"/>
              <w:marTop w:val="0"/>
              <w:marBottom w:val="0"/>
              <w:divBdr>
                <w:top w:val="none" w:sz="0" w:space="0" w:color="auto"/>
                <w:left w:val="none" w:sz="0" w:space="0" w:color="auto"/>
                <w:bottom w:val="none" w:sz="0" w:space="0" w:color="auto"/>
                <w:right w:val="none" w:sz="0" w:space="0" w:color="auto"/>
              </w:divBdr>
            </w:div>
            <w:div w:id="1678147241">
              <w:marLeft w:val="0"/>
              <w:marRight w:val="0"/>
              <w:marTop w:val="0"/>
              <w:marBottom w:val="0"/>
              <w:divBdr>
                <w:top w:val="none" w:sz="0" w:space="0" w:color="auto"/>
                <w:left w:val="none" w:sz="0" w:space="0" w:color="auto"/>
                <w:bottom w:val="none" w:sz="0" w:space="0" w:color="auto"/>
                <w:right w:val="none" w:sz="0" w:space="0" w:color="auto"/>
              </w:divBdr>
            </w:div>
            <w:div w:id="1188324918">
              <w:marLeft w:val="0"/>
              <w:marRight w:val="0"/>
              <w:marTop w:val="0"/>
              <w:marBottom w:val="0"/>
              <w:divBdr>
                <w:top w:val="none" w:sz="0" w:space="0" w:color="auto"/>
                <w:left w:val="none" w:sz="0" w:space="0" w:color="auto"/>
                <w:bottom w:val="none" w:sz="0" w:space="0" w:color="auto"/>
                <w:right w:val="none" w:sz="0" w:space="0" w:color="auto"/>
              </w:divBdr>
            </w:div>
            <w:div w:id="1321499265">
              <w:marLeft w:val="0"/>
              <w:marRight w:val="0"/>
              <w:marTop w:val="0"/>
              <w:marBottom w:val="0"/>
              <w:divBdr>
                <w:top w:val="none" w:sz="0" w:space="0" w:color="auto"/>
                <w:left w:val="none" w:sz="0" w:space="0" w:color="auto"/>
                <w:bottom w:val="none" w:sz="0" w:space="0" w:color="auto"/>
                <w:right w:val="none" w:sz="0" w:space="0" w:color="auto"/>
              </w:divBdr>
            </w:div>
            <w:div w:id="1569073378">
              <w:marLeft w:val="0"/>
              <w:marRight w:val="0"/>
              <w:marTop w:val="0"/>
              <w:marBottom w:val="0"/>
              <w:divBdr>
                <w:top w:val="none" w:sz="0" w:space="0" w:color="auto"/>
                <w:left w:val="none" w:sz="0" w:space="0" w:color="auto"/>
                <w:bottom w:val="none" w:sz="0" w:space="0" w:color="auto"/>
                <w:right w:val="none" w:sz="0" w:space="0" w:color="auto"/>
              </w:divBdr>
            </w:div>
            <w:div w:id="10687350">
              <w:marLeft w:val="0"/>
              <w:marRight w:val="0"/>
              <w:marTop w:val="0"/>
              <w:marBottom w:val="0"/>
              <w:divBdr>
                <w:top w:val="none" w:sz="0" w:space="0" w:color="auto"/>
                <w:left w:val="none" w:sz="0" w:space="0" w:color="auto"/>
                <w:bottom w:val="none" w:sz="0" w:space="0" w:color="auto"/>
                <w:right w:val="none" w:sz="0" w:space="0" w:color="auto"/>
              </w:divBdr>
            </w:div>
            <w:div w:id="541132901">
              <w:marLeft w:val="0"/>
              <w:marRight w:val="0"/>
              <w:marTop w:val="0"/>
              <w:marBottom w:val="0"/>
              <w:divBdr>
                <w:top w:val="none" w:sz="0" w:space="0" w:color="auto"/>
                <w:left w:val="none" w:sz="0" w:space="0" w:color="auto"/>
                <w:bottom w:val="none" w:sz="0" w:space="0" w:color="auto"/>
                <w:right w:val="none" w:sz="0" w:space="0" w:color="auto"/>
              </w:divBdr>
            </w:div>
            <w:div w:id="260650520">
              <w:marLeft w:val="0"/>
              <w:marRight w:val="0"/>
              <w:marTop w:val="0"/>
              <w:marBottom w:val="0"/>
              <w:divBdr>
                <w:top w:val="none" w:sz="0" w:space="0" w:color="auto"/>
                <w:left w:val="none" w:sz="0" w:space="0" w:color="auto"/>
                <w:bottom w:val="none" w:sz="0" w:space="0" w:color="auto"/>
                <w:right w:val="none" w:sz="0" w:space="0" w:color="auto"/>
              </w:divBdr>
            </w:div>
            <w:div w:id="1134833989">
              <w:marLeft w:val="0"/>
              <w:marRight w:val="0"/>
              <w:marTop w:val="0"/>
              <w:marBottom w:val="0"/>
              <w:divBdr>
                <w:top w:val="none" w:sz="0" w:space="0" w:color="auto"/>
                <w:left w:val="none" w:sz="0" w:space="0" w:color="auto"/>
                <w:bottom w:val="none" w:sz="0" w:space="0" w:color="auto"/>
                <w:right w:val="none" w:sz="0" w:space="0" w:color="auto"/>
              </w:divBdr>
            </w:div>
            <w:div w:id="1066563568">
              <w:marLeft w:val="0"/>
              <w:marRight w:val="0"/>
              <w:marTop w:val="0"/>
              <w:marBottom w:val="0"/>
              <w:divBdr>
                <w:top w:val="none" w:sz="0" w:space="0" w:color="auto"/>
                <w:left w:val="none" w:sz="0" w:space="0" w:color="auto"/>
                <w:bottom w:val="none" w:sz="0" w:space="0" w:color="auto"/>
                <w:right w:val="none" w:sz="0" w:space="0" w:color="auto"/>
              </w:divBdr>
            </w:div>
            <w:div w:id="1475676130">
              <w:marLeft w:val="0"/>
              <w:marRight w:val="0"/>
              <w:marTop w:val="0"/>
              <w:marBottom w:val="0"/>
              <w:divBdr>
                <w:top w:val="none" w:sz="0" w:space="0" w:color="auto"/>
                <w:left w:val="none" w:sz="0" w:space="0" w:color="auto"/>
                <w:bottom w:val="none" w:sz="0" w:space="0" w:color="auto"/>
                <w:right w:val="none" w:sz="0" w:space="0" w:color="auto"/>
              </w:divBdr>
            </w:div>
            <w:div w:id="85735541">
              <w:marLeft w:val="0"/>
              <w:marRight w:val="0"/>
              <w:marTop w:val="0"/>
              <w:marBottom w:val="0"/>
              <w:divBdr>
                <w:top w:val="none" w:sz="0" w:space="0" w:color="auto"/>
                <w:left w:val="none" w:sz="0" w:space="0" w:color="auto"/>
                <w:bottom w:val="none" w:sz="0" w:space="0" w:color="auto"/>
                <w:right w:val="none" w:sz="0" w:space="0" w:color="auto"/>
              </w:divBdr>
            </w:div>
            <w:div w:id="207694179">
              <w:marLeft w:val="0"/>
              <w:marRight w:val="0"/>
              <w:marTop w:val="0"/>
              <w:marBottom w:val="0"/>
              <w:divBdr>
                <w:top w:val="none" w:sz="0" w:space="0" w:color="auto"/>
                <w:left w:val="none" w:sz="0" w:space="0" w:color="auto"/>
                <w:bottom w:val="none" w:sz="0" w:space="0" w:color="auto"/>
                <w:right w:val="none" w:sz="0" w:space="0" w:color="auto"/>
              </w:divBdr>
            </w:div>
            <w:div w:id="1138688704">
              <w:marLeft w:val="0"/>
              <w:marRight w:val="0"/>
              <w:marTop w:val="0"/>
              <w:marBottom w:val="0"/>
              <w:divBdr>
                <w:top w:val="none" w:sz="0" w:space="0" w:color="auto"/>
                <w:left w:val="none" w:sz="0" w:space="0" w:color="auto"/>
                <w:bottom w:val="none" w:sz="0" w:space="0" w:color="auto"/>
                <w:right w:val="none" w:sz="0" w:space="0" w:color="auto"/>
              </w:divBdr>
            </w:div>
            <w:div w:id="153956786">
              <w:marLeft w:val="0"/>
              <w:marRight w:val="0"/>
              <w:marTop w:val="0"/>
              <w:marBottom w:val="0"/>
              <w:divBdr>
                <w:top w:val="none" w:sz="0" w:space="0" w:color="auto"/>
                <w:left w:val="none" w:sz="0" w:space="0" w:color="auto"/>
                <w:bottom w:val="none" w:sz="0" w:space="0" w:color="auto"/>
                <w:right w:val="none" w:sz="0" w:space="0" w:color="auto"/>
              </w:divBdr>
            </w:div>
            <w:div w:id="64763202">
              <w:marLeft w:val="0"/>
              <w:marRight w:val="0"/>
              <w:marTop w:val="0"/>
              <w:marBottom w:val="0"/>
              <w:divBdr>
                <w:top w:val="none" w:sz="0" w:space="0" w:color="auto"/>
                <w:left w:val="none" w:sz="0" w:space="0" w:color="auto"/>
                <w:bottom w:val="none" w:sz="0" w:space="0" w:color="auto"/>
                <w:right w:val="none" w:sz="0" w:space="0" w:color="auto"/>
              </w:divBdr>
            </w:div>
            <w:div w:id="1019821201">
              <w:marLeft w:val="0"/>
              <w:marRight w:val="0"/>
              <w:marTop w:val="0"/>
              <w:marBottom w:val="0"/>
              <w:divBdr>
                <w:top w:val="none" w:sz="0" w:space="0" w:color="auto"/>
                <w:left w:val="none" w:sz="0" w:space="0" w:color="auto"/>
                <w:bottom w:val="none" w:sz="0" w:space="0" w:color="auto"/>
                <w:right w:val="none" w:sz="0" w:space="0" w:color="auto"/>
              </w:divBdr>
            </w:div>
            <w:div w:id="678167234">
              <w:marLeft w:val="0"/>
              <w:marRight w:val="0"/>
              <w:marTop w:val="0"/>
              <w:marBottom w:val="0"/>
              <w:divBdr>
                <w:top w:val="none" w:sz="0" w:space="0" w:color="auto"/>
                <w:left w:val="none" w:sz="0" w:space="0" w:color="auto"/>
                <w:bottom w:val="none" w:sz="0" w:space="0" w:color="auto"/>
                <w:right w:val="none" w:sz="0" w:space="0" w:color="auto"/>
              </w:divBdr>
            </w:div>
            <w:div w:id="1222717230">
              <w:marLeft w:val="0"/>
              <w:marRight w:val="0"/>
              <w:marTop w:val="0"/>
              <w:marBottom w:val="0"/>
              <w:divBdr>
                <w:top w:val="none" w:sz="0" w:space="0" w:color="auto"/>
                <w:left w:val="none" w:sz="0" w:space="0" w:color="auto"/>
                <w:bottom w:val="none" w:sz="0" w:space="0" w:color="auto"/>
                <w:right w:val="none" w:sz="0" w:space="0" w:color="auto"/>
              </w:divBdr>
            </w:div>
            <w:div w:id="501362275">
              <w:marLeft w:val="0"/>
              <w:marRight w:val="0"/>
              <w:marTop w:val="0"/>
              <w:marBottom w:val="0"/>
              <w:divBdr>
                <w:top w:val="none" w:sz="0" w:space="0" w:color="auto"/>
                <w:left w:val="none" w:sz="0" w:space="0" w:color="auto"/>
                <w:bottom w:val="none" w:sz="0" w:space="0" w:color="auto"/>
                <w:right w:val="none" w:sz="0" w:space="0" w:color="auto"/>
              </w:divBdr>
            </w:div>
            <w:div w:id="631441358">
              <w:marLeft w:val="0"/>
              <w:marRight w:val="0"/>
              <w:marTop w:val="0"/>
              <w:marBottom w:val="0"/>
              <w:divBdr>
                <w:top w:val="none" w:sz="0" w:space="0" w:color="auto"/>
                <w:left w:val="none" w:sz="0" w:space="0" w:color="auto"/>
                <w:bottom w:val="none" w:sz="0" w:space="0" w:color="auto"/>
                <w:right w:val="none" w:sz="0" w:space="0" w:color="auto"/>
              </w:divBdr>
            </w:div>
            <w:div w:id="1737166946">
              <w:marLeft w:val="0"/>
              <w:marRight w:val="0"/>
              <w:marTop w:val="0"/>
              <w:marBottom w:val="0"/>
              <w:divBdr>
                <w:top w:val="none" w:sz="0" w:space="0" w:color="auto"/>
                <w:left w:val="none" w:sz="0" w:space="0" w:color="auto"/>
                <w:bottom w:val="none" w:sz="0" w:space="0" w:color="auto"/>
                <w:right w:val="none" w:sz="0" w:space="0" w:color="auto"/>
              </w:divBdr>
            </w:div>
            <w:div w:id="201022680">
              <w:marLeft w:val="0"/>
              <w:marRight w:val="0"/>
              <w:marTop w:val="0"/>
              <w:marBottom w:val="0"/>
              <w:divBdr>
                <w:top w:val="none" w:sz="0" w:space="0" w:color="auto"/>
                <w:left w:val="none" w:sz="0" w:space="0" w:color="auto"/>
                <w:bottom w:val="none" w:sz="0" w:space="0" w:color="auto"/>
                <w:right w:val="none" w:sz="0" w:space="0" w:color="auto"/>
              </w:divBdr>
            </w:div>
            <w:div w:id="1869950095">
              <w:marLeft w:val="0"/>
              <w:marRight w:val="0"/>
              <w:marTop w:val="0"/>
              <w:marBottom w:val="0"/>
              <w:divBdr>
                <w:top w:val="none" w:sz="0" w:space="0" w:color="auto"/>
                <w:left w:val="none" w:sz="0" w:space="0" w:color="auto"/>
                <w:bottom w:val="none" w:sz="0" w:space="0" w:color="auto"/>
                <w:right w:val="none" w:sz="0" w:space="0" w:color="auto"/>
              </w:divBdr>
            </w:div>
            <w:div w:id="1910265886">
              <w:marLeft w:val="0"/>
              <w:marRight w:val="0"/>
              <w:marTop w:val="0"/>
              <w:marBottom w:val="0"/>
              <w:divBdr>
                <w:top w:val="none" w:sz="0" w:space="0" w:color="auto"/>
                <w:left w:val="none" w:sz="0" w:space="0" w:color="auto"/>
                <w:bottom w:val="none" w:sz="0" w:space="0" w:color="auto"/>
                <w:right w:val="none" w:sz="0" w:space="0" w:color="auto"/>
              </w:divBdr>
            </w:div>
            <w:div w:id="599680564">
              <w:marLeft w:val="0"/>
              <w:marRight w:val="0"/>
              <w:marTop w:val="0"/>
              <w:marBottom w:val="0"/>
              <w:divBdr>
                <w:top w:val="none" w:sz="0" w:space="0" w:color="auto"/>
                <w:left w:val="none" w:sz="0" w:space="0" w:color="auto"/>
                <w:bottom w:val="none" w:sz="0" w:space="0" w:color="auto"/>
                <w:right w:val="none" w:sz="0" w:space="0" w:color="auto"/>
              </w:divBdr>
            </w:div>
            <w:div w:id="1934588688">
              <w:marLeft w:val="0"/>
              <w:marRight w:val="0"/>
              <w:marTop w:val="0"/>
              <w:marBottom w:val="0"/>
              <w:divBdr>
                <w:top w:val="none" w:sz="0" w:space="0" w:color="auto"/>
                <w:left w:val="none" w:sz="0" w:space="0" w:color="auto"/>
                <w:bottom w:val="none" w:sz="0" w:space="0" w:color="auto"/>
                <w:right w:val="none" w:sz="0" w:space="0" w:color="auto"/>
              </w:divBdr>
            </w:div>
            <w:div w:id="1118721068">
              <w:marLeft w:val="0"/>
              <w:marRight w:val="0"/>
              <w:marTop w:val="0"/>
              <w:marBottom w:val="0"/>
              <w:divBdr>
                <w:top w:val="none" w:sz="0" w:space="0" w:color="auto"/>
                <w:left w:val="none" w:sz="0" w:space="0" w:color="auto"/>
                <w:bottom w:val="none" w:sz="0" w:space="0" w:color="auto"/>
                <w:right w:val="none" w:sz="0" w:space="0" w:color="auto"/>
              </w:divBdr>
            </w:div>
            <w:div w:id="1256747880">
              <w:marLeft w:val="0"/>
              <w:marRight w:val="0"/>
              <w:marTop w:val="0"/>
              <w:marBottom w:val="0"/>
              <w:divBdr>
                <w:top w:val="none" w:sz="0" w:space="0" w:color="auto"/>
                <w:left w:val="none" w:sz="0" w:space="0" w:color="auto"/>
                <w:bottom w:val="none" w:sz="0" w:space="0" w:color="auto"/>
                <w:right w:val="none" w:sz="0" w:space="0" w:color="auto"/>
              </w:divBdr>
            </w:div>
            <w:div w:id="86122604">
              <w:marLeft w:val="0"/>
              <w:marRight w:val="0"/>
              <w:marTop w:val="0"/>
              <w:marBottom w:val="0"/>
              <w:divBdr>
                <w:top w:val="none" w:sz="0" w:space="0" w:color="auto"/>
                <w:left w:val="none" w:sz="0" w:space="0" w:color="auto"/>
                <w:bottom w:val="none" w:sz="0" w:space="0" w:color="auto"/>
                <w:right w:val="none" w:sz="0" w:space="0" w:color="auto"/>
              </w:divBdr>
            </w:div>
            <w:div w:id="1920290310">
              <w:marLeft w:val="0"/>
              <w:marRight w:val="0"/>
              <w:marTop w:val="0"/>
              <w:marBottom w:val="0"/>
              <w:divBdr>
                <w:top w:val="none" w:sz="0" w:space="0" w:color="auto"/>
                <w:left w:val="none" w:sz="0" w:space="0" w:color="auto"/>
                <w:bottom w:val="none" w:sz="0" w:space="0" w:color="auto"/>
                <w:right w:val="none" w:sz="0" w:space="0" w:color="auto"/>
              </w:divBdr>
            </w:div>
            <w:div w:id="1820656108">
              <w:marLeft w:val="0"/>
              <w:marRight w:val="0"/>
              <w:marTop w:val="0"/>
              <w:marBottom w:val="0"/>
              <w:divBdr>
                <w:top w:val="none" w:sz="0" w:space="0" w:color="auto"/>
                <w:left w:val="none" w:sz="0" w:space="0" w:color="auto"/>
                <w:bottom w:val="none" w:sz="0" w:space="0" w:color="auto"/>
                <w:right w:val="none" w:sz="0" w:space="0" w:color="auto"/>
              </w:divBdr>
            </w:div>
            <w:div w:id="1094281831">
              <w:marLeft w:val="0"/>
              <w:marRight w:val="0"/>
              <w:marTop w:val="0"/>
              <w:marBottom w:val="0"/>
              <w:divBdr>
                <w:top w:val="none" w:sz="0" w:space="0" w:color="auto"/>
                <w:left w:val="none" w:sz="0" w:space="0" w:color="auto"/>
                <w:bottom w:val="none" w:sz="0" w:space="0" w:color="auto"/>
                <w:right w:val="none" w:sz="0" w:space="0" w:color="auto"/>
              </w:divBdr>
            </w:div>
            <w:div w:id="510754602">
              <w:marLeft w:val="0"/>
              <w:marRight w:val="0"/>
              <w:marTop w:val="0"/>
              <w:marBottom w:val="0"/>
              <w:divBdr>
                <w:top w:val="none" w:sz="0" w:space="0" w:color="auto"/>
                <w:left w:val="none" w:sz="0" w:space="0" w:color="auto"/>
                <w:bottom w:val="none" w:sz="0" w:space="0" w:color="auto"/>
                <w:right w:val="none" w:sz="0" w:space="0" w:color="auto"/>
              </w:divBdr>
            </w:div>
            <w:div w:id="159855771">
              <w:marLeft w:val="0"/>
              <w:marRight w:val="0"/>
              <w:marTop w:val="0"/>
              <w:marBottom w:val="0"/>
              <w:divBdr>
                <w:top w:val="none" w:sz="0" w:space="0" w:color="auto"/>
                <w:left w:val="none" w:sz="0" w:space="0" w:color="auto"/>
                <w:bottom w:val="none" w:sz="0" w:space="0" w:color="auto"/>
                <w:right w:val="none" w:sz="0" w:space="0" w:color="auto"/>
              </w:divBdr>
            </w:div>
            <w:div w:id="920412394">
              <w:marLeft w:val="0"/>
              <w:marRight w:val="0"/>
              <w:marTop w:val="0"/>
              <w:marBottom w:val="0"/>
              <w:divBdr>
                <w:top w:val="none" w:sz="0" w:space="0" w:color="auto"/>
                <w:left w:val="none" w:sz="0" w:space="0" w:color="auto"/>
                <w:bottom w:val="none" w:sz="0" w:space="0" w:color="auto"/>
                <w:right w:val="none" w:sz="0" w:space="0" w:color="auto"/>
              </w:divBdr>
            </w:div>
            <w:div w:id="664285951">
              <w:marLeft w:val="0"/>
              <w:marRight w:val="0"/>
              <w:marTop w:val="0"/>
              <w:marBottom w:val="0"/>
              <w:divBdr>
                <w:top w:val="none" w:sz="0" w:space="0" w:color="auto"/>
                <w:left w:val="none" w:sz="0" w:space="0" w:color="auto"/>
                <w:bottom w:val="none" w:sz="0" w:space="0" w:color="auto"/>
                <w:right w:val="none" w:sz="0" w:space="0" w:color="auto"/>
              </w:divBdr>
            </w:div>
            <w:div w:id="1913857578">
              <w:marLeft w:val="0"/>
              <w:marRight w:val="0"/>
              <w:marTop w:val="0"/>
              <w:marBottom w:val="0"/>
              <w:divBdr>
                <w:top w:val="none" w:sz="0" w:space="0" w:color="auto"/>
                <w:left w:val="none" w:sz="0" w:space="0" w:color="auto"/>
                <w:bottom w:val="none" w:sz="0" w:space="0" w:color="auto"/>
                <w:right w:val="none" w:sz="0" w:space="0" w:color="auto"/>
              </w:divBdr>
            </w:div>
            <w:div w:id="982809271">
              <w:marLeft w:val="0"/>
              <w:marRight w:val="0"/>
              <w:marTop w:val="0"/>
              <w:marBottom w:val="0"/>
              <w:divBdr>
                <w:top w:val="none" w:sz="0" w:space="0" w:color="auto"/>
                <w:left w:val="none" w:sz="0" w:space="0" w:color="auto"/>
                <w:bottom w:val="none" w:sz="0" w:space="0" w:color="auto"/>
                <w:right w:val="none" w:sz="0" w:space="0" w:color="auto"/>
              </w:divBdr>
            </w:div>
            <w:div w:id="1955864172">
              <w:marLeft w:val="0"/>
              <w:marRight w:val="0"/>
              <w:marTop w:val="0"/>
              <w:marBottom w:val="0"/>
              <w:divBdr>
                <w:top w:val="none" w:sz="0" w:space="0" w:color="auto"/>
                <w:left w:val="none" w:sz="0" w:space="0" w:color="auto"/>
                <w:bottom w:val="none" w:sz="0" w:space="0" w:color="auto"/>
                <w:right w:val="none" w:sz="0" w:space="0" w:color="auto"/>
              </w:divBdr>
            </w:div>
            <w:div w:id="867838377">
              <w:marLeft w:val="0"/>
              <w:marRight w:val="0"/>
              <w:marTop w:val="0"/>
              <w:marBottom w:val="0"/>
              <w:divBdr>
                <w:top w:val="none" w:sz="0" w:space="0" w:color="auto"/>
                <w:left w:val="none" w:sz="0" w:space="0" w:color="auto"/>
                <w:bottom w:val="none" w:sz="0" w:space="0" w:color="auto"/>
                <w:right w:val="none" w:sz="0" w:space="0" w:color="auto"/>
              </w:divBdr>
            </w:div>
            <w:div w:id="1213075860">
              <w:marLeft w:val="0"/>
              <w:marRight w:val="0"/>
              <w:marTop w:val="0"/>
              <w:marBottom w:val="0"/>
              <w:divBdr>
                <w:top w:val="none" w:sz="0" w:space="0" w:color="auto"/>
                <w:left w:val="none" w:sz="0" w:space="0" w:color="auto"/>
                <w:bottom w:val="none" w:sz="0" w:space="0" w:color="auto"/>
                <w:right w:val="none" w:sz="0" w:space="0" w:color="auto"/>
              </w:divBdr>
            </w:div>
            <w:div w:id="2004385666">
              <w:marLeft w:val="0"/>
              <w:marRight w:val="0"/>
              <w:marTop w:val="0"/>
              <w:marBottom w:val="0"/>
              <w:divBdr>
                <w:top w:val="none" w:sz="0" w:space="0" w:color="auto"/>
                <w:left w:val="none" w:sz="0" w:space="0" w:color="auto"/>
                <w:bottom w:val="none" w:sz="0" w:space="0" w:color="auto"/>
                <w:right w:val="none" w:sz="0" w:space="0" w:color="auto"/>
              </w:divBdr>
            </w:div>
            <w:div w:id="1252667924">
              <w:marLeft w:val="0"/>
              <w:marRight w:val="0"/>
              <w:marTop w:val="0"/>
              <w:marBottom w:val="0"/>
              <w:divBdr>
                <w:top w:val="none" w:sz="0" w:space="0" w:color="auto"/>
                <w:left w:val="none" w:sz="0" w:space="0" w:color="auto"/>
                <w:bottom w:val="none" w:sz="0" w:space="0" w:color="auto"/>
                <w:right w:val="none" w:sz="0" w:space="0" w:color="auto"/>
              </w:divBdr>
            </w:div>
            <w:div w:id="1172795618">
              <w:marLeft w:val="0"/>
              <w:marRight w:val="0"/>
              <w:marTop w:val="0"/>
              <w:marBottom w:val="0"/>
              <w:divBdr>
                <w:top w:val="none" w:sz="0" w:space="0" w:color="auto"/>
                <w:left w:val="none" w:sz="0" w:space="0" w:color="auto"/>
                <w:bottom w:val="none" w:sz="0" w:space="0" w:color="auto"/>
                <w:right w:val="none" w:sz="0" w:space="0" w:color="auto"/>
              </w:divBdr>
            </w:div>
            <w:div w:id="1162115291">
              <w:marLeft w:val="0"/>
              <w:marRight w:val="0"/>
              <w:marTop w:val="0"/>
              <w:marBottom w:val="0"/>
              <w:divBdr>
                <w:top w:val="none" w:sz="0" w:space="0" w:color="auto"/>
                <w:left w:val="none" w:sz="0" w:space="0" w:color="auto"/>
                <w:bottom w:val="none" w:sz="0" w:space="0" w:color="auto"/>
                <w:right w:val="none" w:sz="0" w:space="0" w:color="auto"/>
              </w:divBdr>
            </w:div>
            <w:div w:id="550463464">
              <w:marLeft w:val="0"/>
              <w:marRight w:val="0"/>
              <w:marTop w:val="0"/>
              <w:marBottom w:val="0"/>
              <w:divBdr>
                <w:top w:val="none" w:sz="0" w:space="0" w:color="auto"/>
                <w:left w:val="none" w:sz="0" w:space="0" w:color="auto"/>
                <w:bottom w:val="none" w:sz="0" w:space="0" w:color="auto"/>
                <w:right w:val="none" w:sz="0" w:space="0" w:color="auto"/>
              </w:divBdr>
            </w:div>
            <w:div w:id="1243223317">
              <w:marLeft w:val="0"/>
              <w:marRight w:val="0"/>
              <w:marTop w:val="0"/>
              <w:marBottom w:val="0"/>
              <w:divBdr>
                <w:top w:val="none" w:sz="0" w:space="0" w:color="auto"/>
                <w:left w:val="none" w:sz="0" w:space="0" w:color="auto"/>
                <w:bottom w:val="none" w:sz="0" w:space="0" w:color="auto"/>
                <w:right w:val="none" w:sz="0" w:space="0" w:color="auto"/>
              </w:divBdr>
            </w:div>
            <w:div w:id="1507283312">
              <w:marLeft w:val="0"/>
              <w:marRight w:val="0"/>
              <w:marTop w:val="0"/>
              <w:marBottom w:val="0"/>
              <w:divBdr>
                <w:top w:val="none" w:sz="0" w:space="0" w:color="auto"/>
                <w:left w:val="none" w:sz="0" w:space="0" w:color="auto"/>
                <w:bottom w:val="none" w:sz="0" w:space="0" w:color="auto"/>
                <w:right w:val="none" w:sz="0" w:space="0" w:color="auto"/>
              </w:divBdr>
            </w:div>
            <w:div w:id="1485243771">
              <w:marLeft w:val="0"/>
              <w:marRight w:val="0"/>
              <w:marTop w:val="0"/>
              <w:marBottom w:val="0"/>
              <w:divBdr>
                <w:top w:val="none" w:sz="0" w:space="0" w:color="auto"/>
                <w:left w:val="none" w:sz="0" w:space="0" w:color="auto"/>
                <w:bottom w:val="none" w:sz="0" w:space="0" w:color="auto"/>
                <w:right w:val="none" w:sz="0" w:space="0" w:color="auto"/>
              </w:divBdr>
            </w:div>
            <w:div w:id="1272123773">
              <w:marLeft w:val="0"/>
              <w:marRight w:val="0"/>
              <w:marTop w:val="0"/>
              <w:marBottom w:val="0"/>
              <w:divBdr>
                <w:top w:val="none" w:sz="0" w:space="0" w:color="auto"/>
                <w:left w:val="none" w:sz="0" w:space="0" w:color="auto"/>
                <w:bottom w:val="none" w:sz="0" w:space="0" w:color="auto"/>
                <w:right w:val="none" w:sz="0" w:space="0" w:color="auto"/>
              </w:divBdr>
            </w:div>
            <w:div w:id="1881741280">
              <w:marLeft w:val="0"/>
              <w:marRight w:val="0"/>
              <w:marTop w:val="0"/>
              <w:marBottom w:val="0"/>
              <w:divBdr>
                <w:top w:val="none" w:sz="0" w:space="0" w:color="auto"/>
                <w:left w:val="none" w:sz="0" w:space="0" w:color="auto"/>
                <w:bottom w:val="none" w:sz="0" w:space="0" w:color="auto"/>
                <w:right w:val="none" w:sz="0" w:space="0" w:color="auto"/>
              </w:divBdr>
            </w:div>
            <w:div w:id="2004501264">
              <w:marLeft w:val="0"/>
              <w:marRight w:val="0"/>
              <w:marTop w:val="0"/>
              <w:marBottom w:val="0"/>
              <w:divBdr>
                <w:top w:val="none" w:sz="0" w:space="0" w:color="auto"/>
                <w:left w:val="none" w:sz="0" w:space="0" w:color="auto"/>
                <w:bottom w:val="none" w:sz="0" w:space="0" w:color="auto"/>
                <w:right w:val="none" w:sz="0" w:space="0" w:color="auto"/>
              </w:divBdr>
            </w:div>
            <w:div w:id="1764259240">
              <w:marLeft w:val="0"/>
              <w:marRight w:val="0"/>
              <w:marTop w:val="0"/>
              <w:marBottom w:val="0"/>
              <w:divBdr>
                <w:top w:val="none" w:sz="0" w:space="0" w:color="auto"/>
                <w:left w:val="none" w:sz="0" w:space="0" w:color="auto"/>
                <w:bottom w:val="none" w:sz="0" w:space="0" w:color="auto"/>
                <w:right w:val="none" w:sz="0" w:space="0" w:color="auto"/>
              </w:divBdr>
            </w:div>
            <w:div w:id="1325012108">
              <w:marLeft w:val="0"/>
              <w:marRight w:val="0"/>
              <w:marTop w:val="0"/>
              <w:marBottom w:val="0"/>
              <w:divBdr>
                <w:top w:val="none" w:sz="0" w:space="0" w:color="auto"/>
                <w:left w:val="none" w:sz="0" w:space="0" w:color="auto"/>
                <w:bottom w:val="none" w:sz="0" w:space="0" w:color="auto"/>
                <w:right w:val="none" w:sz="0" w:space="0" w:color="auto"/>
              </w:divBdr>
            </w:div>
            <w:div w:id="1396584751">
              <w:marLeft w:val="0"/>
              <w:marRight w:val="0"/>
              <w:marTop w:val="0"/>
              <w:marBottom w:val="0"/>
              <w:divBdr>
                <w:top w:val="none" w:sz="0" w:space="0" w:color="auto"/>
                <w:left w:val="none" w:sz="0" w:space="0" w:color="auto"/>
                <w:bottom w:val="none" w:sz="0" w:space="0" w:color="auto"/>
                <w:right w:val="none" w:sz="0" w:space="0" w:color="auto"/>
              </w:divBdr>
            </w:div>
            <w:div w:id="2005278702">
              <w:marLeft w:val="0"/>
              <w:marRight w:val="0"/>
              <w:marTop w:val="0"/>
              <w:marBottom w:val="0"/>
              <w:divBdr>
                <w:top w:val="none" w:sz="0" w:space="0" w:color="auto"/>
                <w:left w:val="none" w:sz="0" w:space="0" w:color="auto"/>
                <w:bottom w:val="none" w:sz="0" w:space="0" w:color="auto"/>
                <w:right w:val="none" w:sz="0" w:space="0" w:color="auto"/>
              </w:divBdr>
            </w:div>
            <w:div w:id="1887177428">
              <w:marLeft w:val="0"/>
              <w:marRight w:val="0"/>
              <w:marTop w:val="0"/>
              <w:marBottom w:val="0"/>
              <w:divBdr>
                <w:top w:val="none" w:sz="0" w:space="0" w:color="auto"/>
                <w:left w:val="none" w:sz="0" w:space="0" w:color="auto"/>
                <w:bottom w:val="none" w:sz="0" w:space="0" w:color="auto"/>
                <w:right w:val="none" w:sz="0" w:space="0" w:color="auto"/>
              </w:divBdr>
            </w:div>
            <w:div w:id="1884518776">
              <w:marLeft w:val="0"/>
              <w:marRight w:val="0"/>
              <w:marTop w:val="0"/>
              <w:marBottom w:val="0"/>
              <w:divBdr>
                <w:top w:val="none" w:sz="0" w:space="0" w:color="auto"/>
                <w:left w:val="none" w:sz="0" w:space="0" w:color="auto"/>
                <w:bottom w:val="none" w:sz="0" w:space="0" w:color="auto"/>
                <w:right w:val="none" w:sz="0" w:space="0" w:color="auto"/>
              </w:divBdr>
            </w:div>
            <w:div w:id="376972149">
              <w:marLeft w:val="0"/>
              <w:marRight w:val="0"/>
              <w:marTop w:val="0"/>
              <w:marBottom w:val="0"/>
              <w:divBdr>
                <w:top w:val="none" w:sz="0" w:space="0" w:color="auto"/>
                <w:left w:val="none" w:sz="0" w:space="0" w:color="auto"/>
                <w:bottom w:val="none" w:sz="0" w:space="0" w:color="auto"/>
                <w:right w:val="none" w:sz="0" w:space="0" w:color="auto"/>
              </w:divBdr>
            </w:div>
            <w:div w:id="1334991499">
              <w:marLeft w:val="0"/>
              <w:marRight w:val="0"/>
              <w:marTop w:val="0"/>
              <w:marBottom w:val="0"/>
              <w:divBdr>
                <w:top w:val="none" w:sz="0" w:space="0" w:color="auto"/>
                <w:left w:val="none" w:sz="0" w:space="0" w:color="auto"/>
                <w:bottom w:val="none" w:sz="0" w:space="0" w:color="auto"/>
                <w:right w:val="none" w:sz="0" w:space="0" w:color="auto"/>
              </w:divBdr>
            </w:div>
            <w:div w:id="422339964">
              <w:marLeft w:val="0"/>
              <w:marRight w:val="0"/>
              <w:marTop w:val="0"/>
              <w:marBottom w:val="0"/>
              <w:divBdr>
                <w:top w:val="none" w:sz="0" w:space="0" w:color="auto"/>
                <w:left w:val="none" w:sz="0" w:space="0" w:color="auto"/>
                <w:bottom w:val="none" w:sz="0" w:space="0" w:color="auto"/>
                <w:right w:val="none" w:sz="0" w:space="0" w:color="auto"/>
              </w:divBdr>
            </w:div>
            <w:div w:id="1755666002">
              <w:marLeft w:val="0"/>
              <w:marRight w:val="0"/>
              <w:marTop w:val="0"/>
              <w:marBottom w:val="0"/>
              <w:divBdr>
                <w:top w:val="none" w:sz="0" w:space="0" w:color="auto"/>
                <w:left w:val="none" w:sz="0" w:space="0" w:color="auto"/>
                <w:bottom w:val="none" w:sz="0" w:space="0" w:color="auto"/>
                <w:right w:val="none" w:sz="0" w:space="0" w:color="auto"/>
              </w:divBdr>
            </w:div>
            <w:div w:id="929199330">
              <w:marLeft w:val="0"/>
              <w:marRight w:val="0"/>
              <w:marTop w:val="0"/>
              <w:marBottom w:val="0"/>
              <w:divBdr>
                <w:top w:val="none" w:sz="0" w:space="0" w:color="auto"/>
                <w:left w:val="none" w:sz="0" w:space="0" w:color="auto"/>
                <w:bottom w:val="none" w:sz="0" w:space="0" w:color="auto"/>
                <w:right w:val="none" w:sz="0" w:space="0" w:color="auto"/>
              </w:divBdr>
            </w:div>
            <w:div w:id="716589383">
              <w:marLeft w:val="0"/>
              <w:marRight w:val="0"/>
              <w:marTop w:val="0"/>
              <w:marBottom w:val="0"/>
              <w:divBdr>
                <w:top w:val="none" w:sz="0" w:space="0" w:color="auto"/>
                <w:left w:val="none" w:sz="0" w:space="0" w:color="auto"/>
                <w:bottom w:val="none" w:sz="0" w:space="0" w:color="auto"/>
                <w:right w:val="none" w:sz="0" w:space="0" w:color="auto"/>
              </w:divBdr>
            </w:div>
            <w:div w:id="877011701">
              <w:marLeft w:val="0"/>
              <w:marRight w:val="0"/>
              <w:marTop w:val="0"/>
              <w:marBottom w:val="0"/>
              <w:divBdr>
                <w:top w:val="none" w:sz="0" w:space="0" w:color="auto"/>
                <w:left w:val="none" w:sz="0" w:space="0" w:color="auto"/>
                <w:bottom w:val="none" w:sz="0" w:space="0" w:color="auto"/>
                <w:right w:val="none" w:sz="0" w:space="0" w:color="auto"/>
              </w:divBdr>
            </w:div>
            <w:div w:id="625895185">
              <w:marLeft w:val="0"/>
              <w:marRight w:val="0"/>
              <w:marTop w:val="0"/>
              <w:marBottom w:val="0"/>
              <w:divBdr>
                <w:top w:val="none" w:sz="0" w:space="0" w:color="auto"/>
                <w:left w:val="none" w:sz="0" w:space="0" w:color="auto"/>
                <w:bottom w:val="none" w:sz="0" w:space="0" w:color="auto"/>
                <w:right w:val="none" w:sz="0" w:space="0" w:color="auto"/>
              </w:divBdr>
            </w:div>
            <w:div w:id="362168225">
              <w:marLeft w:val="0"/>
              <w:marRight w:val="0"/>
              <w:marTop w:val="0"/>
              <w:marBottom w:val="0"/>
              <w:divBdr>
                <w:top w:val="none" w:sz="0" w:space="0" w:color="auto"/>
                <w:left w:val="none" w:sz="0" w:space="0" w:color="auto"/>
                <w:bottom w:val="none" w:sz="0" w:space="0" w:color="auto"/>
                <w:right w:val="none" w:sz="0" w:space="0" w:color="auto"/>
              </w:divBdr>
            </w:div>
            <w:div w:id="816801391">
              <w:marLeft w:val="0"/>
              <w:marRight w:val="0"/>
              <w:marTop w:val="0"/>
              <w:marBottom w:val="0"/>
              <w:divBdr>
                <w:top w:val="none" w:sz="0" w:space="0" w:color="auto"/>
                <w:left w:val="none" w:sz="0" w:space="0" w:color="auto"/>
                <w:bottom w:val="none" w:sz="0" w:space="0" w:color="auto"/>
                <w:right w:val="none" w:sz="0" w:space="0" w:color="auto"/>
              </w:divBdr>
            </w:div>
            <w:div w:id="1405181433">
              <w:marLeft w:val="0"/>
              <w:marRight w:val="0"/>
              <w:marTop w:val="0"/>
              <w:marBottom w:val="0"/>
              <w:divBdr>
                <w:top w:val="none" w:sz="0" w:space="0" w:color="auto"/>
                <w:left w:val="none" w:sz="0" w:space="0" w:color="auto"/>
                <w:bottom w:val="none" w:sz="0" w:space="0" w:color="auto"/>
                <w:right w:val="none" w:sz="0" w:space="0" w:color="auto"/>
              </w:divBdr>
            </w:div>
            <w:div w:id="1091314870">
              <w:marLeft w:val="0"/>
              <w:marRight w:val="0"/>
              <w:marTop w:val="0"/>
              <w:marBottom w:val="0"/>
              <w:divBdr>
                <w:top w:val="none" w:sz="0" w:space="0" w:color="auto"/>
                <w:left w:val="none" w:sz="0" w:space="0" w:color="auto"/>
                <w:bottom w:val="none" w:sz="0" w:space="0" w:color="auto"/>
                <w:right w:val="none" w:sz="0" w:space="0" w:color="auto"/>
              </w:divBdr>
            </w:div>
            <w:div w:id="1701661320">
              <w:marLeft w:val="0"/>
              <w:marRight w:val="0"/>
              <w:marTop w:val="0"/>
              <w:marBottom w:val="0"/>
              <w:divBdr>
                <w:top w:val="none" w:sz="0" w:space="0" w:color="auto"/>
                <w:left w:val="none" w:sz="0" w:space="0" w:color="auto"/>
                <w:bottom w:val="none" w:sz="0" w:space="0" w:color="auto"/>
                <w:right w:val="none" w:sz="0" w:space="0" w:color="auto"/>
              </w:divBdr>
            </w:div>
            <w:div w:id="1687436362">
              <w:marLeft w:val="0"/>
              <w:marRight w:val="0"/>
              <w:marTop w:val="0"/>
              <w:marBottom w:val="0"/>
              <w:divBdr>
                <w:top w:val="none" w:sz="0" w:space="0" w:color="auto"/>
                <w:left w:val="none" w:sz="0" w:space="0" w:color="auto"/>
                <w:bottom w:val="none" w:sz="0" w:space="0" w:color="auto"/>
                <w:right w:val="none" w:sz="0" w:space="0" w:color="auto"/>
              </w:divBdr>
            </w:div>
            <w:div w:id="2072313952">
              <w:marLeft w:val="0"/>
              <w:marRight w:val="0"/>
              <w:marTop w:val="0"/>
              <w:marBottom w:val="0"/>
              <w:divBdr>
                <w:top w:val="none" w:sz="0" w:space="0" w:color="auto"/>
                <w:left w:val="none" w:sz="0" w:space="0" w:color="auto"/>
                <w:bottom w:val="none" w:sz="0" w:space="0" w:color="auto"/>
                <w:right w:val="none" w:sz="0" w:space="0" w:color="auto"/>
              </w:divBdr>
            </w:div>
            <w:div w:id="1574198092">
              <w:marLeft w:val="0"/>
              <w:marRight w:val="0"/>
              <w:marTop w:val="0"/>
              <w:marBottom w:val="0"/>
              <w:divBdr>
                <w:top w:val="none" w:sz="0" w:space="0" w:color="auto"/>
                <w:left w:val="none" w:sz="0" w:space="0" w:color="auto"/>
                <w:bottom w:val="none" w:sz="0" w:space="0" w:color="auto"/>
                <w:right w:val="none" w:sz="0" w:space="0" w:color="auto"/>
              </w:divBdr>
            </w:div>
            <w:div w:id="619453706">
              <w:marLeft w:val="0"/>
              <w:marRight w:val="0"/>
              <w:marTop w:val="0"/>
              <w:marBottom w:val="0"/>
              <w:divBdr>
                <w:top w:val="none" w:sz="0" w:space="0" w:color="auto"/>
                <w:left w:val="none" w:sz="0" w:space="0" w:color="auto"/>
                <w:bottom w:val="none" w:sz="0" w:space="0" w:color="auto"/>
                <w:right w:val="none" w:sz="0" w:space="0" w:color="auto"/>
              </w:divBdr>
            </w:div>
            <w:div w:id="649792295">
              <w:marLeft w:val="0"/>
              <w:marRight w:val="0"/>
              <w:marTop w:val="0"/>
              <w:marBottom w:val="0"/>
              <w:divBdr>
                <w:top w:val="none" w:sz="0" w:space="0" w:color="auto"/>
                <w:left w:val="none" w:sz="0" w:space="0" w:color="auto"/>
                <w:bottom w:val="none" w:sz="0" w:space="0" w:color="auto"/>
                <w:right w:val="none" w:sz="0" w:space="0" w:color="auto"/>
              </w:divBdr>
            </w:div>
            <w:div w:id="1478111857">
              <w:marLeft w:val="0"/>
              <w:marRight w:val="0"/>
              <w:marTop w:val="0"/>
              <w:marBottom w:val="0"/>
              <w:divBdr>
                <w:top w:val="none" w:sz="0" w:space="0" w:color="auto"/>
                <w:left w:val="none" w:sz="0" w:space="0" w:color="auto"/>
                <w:bottom w:val="none" w:sz="0" w:space="0" w:color="auto"/>
                <w:right w:val="none" w:sz="0" w:space="0" w:color="auto"/>
              </w:divBdr>
            </w:div>
            <w:div w:id="880898765">
              <w:marLeft w:val="0"/>
              <w:marRight w:val="0"/>
              <w:marTop w:val="0"/>
              <w:marBottom w:val="0"/>
              <w:divBdr>
                <w:top w:val="none" w:sz="0" w:space="0" w:color="auto"/>
                <w:left w:val="none" w:sz="0" w:space="0" w:color="auto"/>
                <w:bottom w:val="none" w:sz="0" w:space="0" w:color="auto"/>
                <w:right w:val="none" w:sz="0" w:space="0" w:color="auto"/>
              </w:divBdr>
            </w:div>
            <w:div w:id="1158112979">
              <w:marLeft w:val="0"/>
              <w:marRight w:val="0"/>
              <w:marTop w:val="0"/>
              <w:marBottom w:val="0"/>
              <w:divBdr>
                <w:top w:val="none" w:sz="0" w:space="0" w:color="auto"/>
                <w:left w:val="none" w:sz="0" w:space="0" w:color="auto"/>
                <w:bottom w:val="none" w:sz="0" w:space="0" w:color="auto"/>
                <w:right w:val="none" w:sz="0" w:space="0" w:color="auto"/>
              </w:divBdr>
            </w:div>
            <w:div w:id="1457942097">
              <w:marLeft w:val="0"/>
              <w:marRight w:val="0"/>
              <w:marTop w:val="0"/>
              <w:marBottom w:val="0"/>
              <w:divBdr>
                <w:top w:val="none" w:sz="0" w:space="0" w:color="auto"/>
                <w:left w:val="none" w:sz="0" w:space="0" w:color="auto"/>
                <w:bottom w:val="none" w:sz="0" w:space="0" w:color="auto"/>
                <w:right w:val="none" w:sz="0" w:space="0" w:color="auto"/>
              </w:divBdr>
            </w:div>
            <w:div w:id="1381901646">
              <w:marLeft w:val="0"/>
              <w:marRight w:val="0"/>
              <w:marTop w:val="0"/>
              <w:marBottom w:val="0"/>
              <w:divBdr>
                <w:top w:val="none" w:sz="0" w:space="0" w:color="auto"/>
                <w:left w:val="none" w:sz="0" w:space="0" w:color="auto"/>
                <w:bottom w:val="none" w:sz="0" w:space="0" w:color="auto"/>
                <w:right w:val="none" w:sz="0" w:space="0" w:color="auto"/>
              </w:divBdr>
            </w:div>
            <w:div w:id="869803683">
              <w:marLeft w:val="0"/>
              <w:marRight w:val="0"/>
              <w:marTop w:val="0"/>
              <w:marBottom w:val="0"/>
              <w:divBdr>
                <w:top w:val="none" w:sz="0" w:space="0" w:color="auto"/>
                <w:left w:val="none" w:sz="0" w:space="0" w:color="auto"/>
                <w:bottom w:val="none" w:sz="0" w:space="0" w:color="auto"/>
                <w:right w:val="none" w:sz="0" w:space="0" w:color="auto"/>
              </w:divBdr>
            </w:div>
            <w:div w:id="1302269381">
              <w:marLeft w:val="0"/>
              <w:marRight w:val="0"/>
              <w:marTop w:val="0"/>
              <w:marBottom w:val="0"/>
              <w:divBdr>
                <w:top w:val="none" w:sz="0" w:space="0" w:color="auto"/>
                <w:left w:val="none" w:sz="0" w:space="0" w:color="auto"/>
                <w:bottom w:val="none" w:sz="0" w:space="0" w:color="auto"/>
                <w:right w:val="none" w:sz="0" w:space="0" w:color="auto"/>
              </w:divBdr>
            </w:div>
            <w:div w:id="1122383943">
              <w:marLeft w:val="0"/>
              <w:marRight w:val="0"/>
              <w:marTop w:val="0"/>
              <w:marBottom w:val="0"/>
              <w:divBdr>
                <w:top w:val="none" w:sz="0" w:space="0" w:color="auto"/>
                <w:left w:val="none" w:sz="0" w:space="0" w:color="auto"/>
                <w:bottom w:val="none" w:sz="0" w:space="0" w:color="auto"/>
                <w:right w:val="none" w:sz="0" w:space="0" w:color="auto"/>
              </w:divBdr>
            </w:div>
            <w:div w:id="165631819">
              <w:marLeft w:val="0"/>
              <w:marRight w:val="0"/>
              <w:marTop w:val="0"/>
              <w:marBottom w:val="0"/>
              <w:divBdr>
                <w:top w:val="none" w:sz="0" w:space="0" w:color="auto"/>
                <w:left w:val="none" w:sz="0" w:space="0" w:color="auto"/>
                <w:bottom w:val="none" w:sz="0" w:space="0" w:color="auto"/>
                <w:right w:val="none" w:sz="0" w:space="0" w:color="auto"/>
              </w:divBdr>
            </w:div>
            <w:div w:id="88083329">
              <w:marLeft w:val="0"/>
              <w:marRight w:val="0"/>
              <w:marTop w:val="0"/>
              <w:marBottom w:val="0"/>
              <w:divBdr>
                <w:top w:val="none" w:sz="0" w:space="0" w:color="auto"/>
                <w:left w:val="none" w:sz="0" w:space="0" w:color="auto"/>
                <w:bottom w:val="none" w:sz="0" w:space="0" w:color="auto"/>
                <w:right w:val="none" w:sz="0" w:space="0" w:color="auto"/>
              </w:divBdr>
            </w:div>
            <w:div w:id="1664115247">
              <w:marLeft w:val="0"/>
              <w:marRight w:val="0"/>
              <w:marTop w:val="0"/>
              <w:marBottom w:val="0"/>
              <w:divBdr>
                <w:top w:val="none" w:sz="0" w:space="0" w:color="auto"/>
                <w:left w:val="none" w:sz="0" w:space="0" w:color="auto"/>
                <w:bottom w:val="none" w:sz="0" w:space="0" w:color="auto"/>
                <w:right w:val="none" w:sz="0" w:space="0" w:color="auto"/>
              </w:divBdr>
            </w:div>
            <w:div w:id="1426414237">
              <w:marLeft w:val="0"/>
              <w:marRight w:val="0"/>
              <w:marTop w:val="0"/>
              <w:marBottom w:val="0"/>
              <w:divBdr>
                <w:top w:val="none" w:sz="0" w:space="0" w:color="auto"/>
                <w:left w:val="none" w:sz="0" w:space="0" w:color="auto"/>
                <w:bottom w:val="none" w:sz="0" w:space="0" w:color="auto"/>
                <w:right w:val="none" w:sz="0" w:space="0" w:color="auto"/>
              </w:divBdr>
            </w:div>
            <w:div w:id="1736080303">
              <w:marLeft w:val="0"/>
              <w:marRight w:val="0"/>
              <w:marTop w:val="0"/>
              <w:marBottom w:val="0"/>
              <w:divBdr>
                <w:top w:val="none" w:sz="0" w:space="0" w:color="auto"/>
                <w:left w:val="none" w:sz="0" w:space="0" w:color="auto"/>
                <w:bottom w:val="none" w:sz="0" w:space="0" w:color="auto"/>
                <w:right w:val="none" w:sz="0" w:space="0" w:color="auto"/>
              </w:divBdr>
            </w:div>
            <w:div w:id="130634662">
              <w:marLeft w:val="0"/>
              <w:marRight w:val="0"/>
              <w:marTop w:val="0"/>
              <w:marBottom w:val="0"/>
              <w:divBdr>
                <w:top w:val="none" w:sz="0" w:space="0" w:color="auto"/>
                <w:left w:val="none" w:sz="0" w:space="0" w:color="auto"/>
                <w:bottom w:val="none" w:sz="0" w:space="0" w:color="auto"/>
                <w:right w:val="none" w:sz="0" w:space="0" w:color="auto"/>
              </w:divBdr>
            </w:div>
            <w:div w:id="510485770">
              <w:marLeft w:val="0"/>
              <w:marRight w:val="0"/>
              <w:marTop w:val="0"/>
              <w:marBottom w:val="0"/>
              <w:divBdr>
                <w:top w:val="none" w:sz="0" w:space="0" w:color="auto"/>
                <w:left w:val="none" w:sz="0" w:space="0" w:color="auto"/>
                <w:bottom w:val="none" w:sz="0" w:space="0" w:color="auto"/>
                <w:right w:val="none" w:sz="0" w:space="0" w:color="auto"/>
              </w:divBdr>
            </w:div>
            <w:div w:id="1232230365">
              <w:marLeft w:val="0"/>
              <w:marRight w:val="0"/>
              <w:marTop w:val="0"/>
              <w:marBottom w:val="0"/>
              <w:divBdr>
                <w:top w:val="none" w:sz="0" w:space="0" w:color="auto"/>
                <w:left w:val="none" w:sz="0" w:space="0" w:color="auto"/>
                <w:bottom w:val="none" w:sz="0" w:space="0" w:color="auto"/>
                <w:right w:val="none" w:sz="0" w:space="0" w:color="auto"/>
              </w:divBdr>
            </w:div>
            <w:div w:id="1695185792">
              <w:marLeft w:val="0"/>
              <w:marRight w:val="0"/>
              <w:marTop w:val="0"/>
              <w:marBottom w:val="0"/>
              <w:divBdr>
                <w:top w:val="none" w:sz="0" w:space="0" w:color="auto"/>
                <w:left w:val="none" w:sz="0" w:space="0" w:color="auto"/>
                <w:bottom w:val="none" w:sz="0" w:space="0" w:color="auto"/>
                <w:right w:val="none" w:sz="0" w:space="0" w:color="auto"/>
              </w:divBdr>
            </w:div>
            <w:div w:id="23408661">
              <w:marLeft w:val="0"/>
              <w:marRight w:val="0"/>
              <w:marTop w:val="0"/>
              <w:marBottom w:val="0"/>
              <w:divBdr>
                <w:top w:val="none" w:sz="0" w:space="0" w:color="auto"/>
                <w:left w:val="none" w:sz="0" w:space="0" w:color="auto"/>
                <w:bottom w:val="none" w:sz="0" w:space="0" w:color="auto"/>
                <w:right w:val="none" w:sz="0" w:space="0" w:color="auto"/>
              </w:divBdr>
            </w:div>
            <w:div w:id="735858045">
              <w:marLeft w:val="0"/>
              <w:marRight w:val="0"/>
              <w:marTop w:val="0"/>
              <w:marBottom w:val="0"/>
              <w:divBdr>
                <w:top w:val="none" w:sz="0" w:space="0" w:color="auto"/>
                <w:left w:val="none" w:sz="0" w:space="0" w:color="auto"/>
                <w:bottom w:val="none" w:sz="0" w:space="0" w:color="auto"/>
                <w:right w:val="none" w:sz="0" w:space="0" w:color="auto"/>
              </w:divBdr>
            </w:div>
            <w:div w:id="1283609777">
              <w:marLeft w:val="0"/>
              <w:marRight w:val="0"/>
              <w:marTop w:val="0"/>
              <w:marBottom w:val="0"/>
              <w:divBdr>
                <w:top w:val="none" w:sz="0" w:space="0" w:color="auto"/>
                <w:left w:val="none" w:sz="0" w:space="0" w:color="auto"/>
                <w:bottom w:val="none" w:sz="0" w:space="0" w:color="auto"/>
                <w:right w:val="none" w:sz="0" w:space="0" w:color="auto"/>
              </w:divBdr>
            </w:div>
            <w:div w:id="854655873">
              <w:marLeft w:val="0"/>
              <w:marRight w:val="0"/>
              <w:marTop w:val="0"/>
              <w:marBottom w:val="0"/>
              <w:divBdr>
                <w:top w:val="none" w:sz="0" w:space="0" w:color="auto"/>
                <w:left w:val="none" w:sz="0" w:space="0" w:color="auto"/>
                <w:bottom w:val="none" w:sz="0" w:space="0" w:color="auto"/>
                <w:right w:val="none" w:sz="0" w:space="0" w:color="auto"/>
              </w:divBdr>
            </w:div>
            <w:div w:id="1874030596">
              <w:marLeft w:val="0"/>
              <w:marRight w:val="0"/>
              <w:marTop w:val="0"/>
              <w:marBottom w:val="0"/>
              <w:divBdr>
                <w:top w:val="none" w:sz="0" w:space="0" w:color="auto"/>
                <w:left w:val="none" w:sz="0" w:space="0" w:color="auto"/>
                <w:bottom w:val="none" w:sz="0" w:space="0" w:color="auto"/>
                <w:right w:val="none" w:sz="0" w:space="0" w:color="auto"/>
              </w:divBdr>
            </w:div>
            <w:div w:id="80034323">
              <w:marLeft w:val="0"/>
              <w:marRight w:val="0"/>
              <w:marTop w:val="0"/>
              <w:marBottom w:val="0"/>
              <w:divBdr>
                <w:top w:val="none" w:sz="0" w:space="0" w:color="auto"/>
                <w:left w:val="none" w:sz="0" w:space="0" w:color="auto"/>
                <w:bottom w:val="none" w:sz="0" w:space="0" w:color="auto"/>
                <w:right w:val="none" w:sz="0" w:space="0" w:color="auto"/>
              </w:divBdr>
            </w:div>
            <w:div w:id="2058507566">
              <w:marLeft w:val="0"/>
              <w:marRight w:val="0"/>
              <w:marTop w:val="0"/>
              <w:marBottom w:val="0"/>
              <w:divBdr>
                <w:top w:val="none" w:sz="0" w:space="0" w:color="auto"/>
                <w:left w:val="none" w:sz="0" w:space="0" w:color="auto"/>
                <w:bottom w:val="none" w:sz="0" w:space="0" w:color="auto"/>
                <w:right w:val="none" w:sz="0" w:space="0" w:color="auto"/>
              </w:divBdr>
            </w:div>
            <w:div w:id="1546789293">
              <w:marLeft w:val="0"/>
              <w:marRight w:val="0"/>
              <w:marTop w:val="0"/>
              <w:marBottom w:val="0"/>
              <w:divBdr>
                <w:top w:val="none" w:sz="0" w:space="0" w:color="auto"/>
                <w:left w:val="none" w:sz="0" w:space="0" w:color="auto"/>
                <w:bottom w:val="none" w:sz="0" w:space="0" w:color="auto"/>
                <w:right w:val="none" w:sz="0" w:space="0" w:color="auto"/>
              </w:divBdr>
            </w:div>
            <w:div w:id="1760442728">
              <w:marLeft w:val="0"/>
              <w:marRight w:val="0"/>
              <w:marTop w:val="0"/>
              <w:marBottom w:val="0"/>
              <w:divBdr>
                <w:top w:val="none" w:sz="0" w:space="0" w:color="auto"/>
                <w:left w:val="none" w:sz="0" w:space="0" w:color="auto"/>
                <w:bottom w:val="none" w:sz="0" w:space="0" w:color="auto"/>
                <w:right w:val="none" w:sz="0" w:space="0" w:color="auto"/>
              </w:divBdr>
            </w:div>
            <w:div w:id="1556820357">
              <w:marLeft w:val="0"/>
              <w:marRight w:val="0"/>
              <w:marTop w:val="0"/>
              <w:marBottom w:val="0"/>
              <w:divBdr>
                <w:top w:val="none" w:sz="0" w:space="0" w:color="auto"/>
                <w:left w:val="none" w:sz="0" w:space="0" w:color="auto"/>
                <w:bottom w:val="none" w:sz="0" w:space="0" w:color="auto"/>
                <w:right w:val="none" w:sz="0" w:space="0" w:color="auto"/>
              </w:divBdr>
            </w:div>
            <w:div w:id="1123420077">
              <w:marLeft w:val="0"/>
              <w:marRight w:val="0"/>
              <w:marTop w:val="0"/>
              <w:marBottom w:val="0"/>
              <w:divBdr>
                <w:top w:val="none" w:sz="0" w:space="0" w:color="auto"/>
                <w:left w:val="none" w:sz="0" w:space="0" w:color="auto"/>
                <w:bottom w:val="none" w:sz="0" w:space="0" w:color="auto"/>
                <w:right w:val="none" w:sz="0" w:space="0" w:color="auto"/>
              </w:divBdr>
            </w:div>
            <w:div w:id="253444564">
              <w:marLeft w:val="0"/>
              <w:marRight w:val="0"/>
              <w:marTop w:val="0"/>
              <w:marBottom w:val="0"/>
              <w:divBdr>
                <w:top w:val="none" w:sz="0" w:space="0" w:color="auto"/>
                <w:left w:val="none" w:sz="0" w:space="0" w:color="auto"/>
                <w:bottom w:val="none" w:sz="0" w:space="0" w:color="auto"/>
                <w:right w:val="none" w:sz="0" w:space="0" w:color="auto"/>
              </w:divBdr>
            </w:div>
            <w:div w:id="2102137242">
              <w:marLeft w:val="0"/>
              <w:marRight w:val="0"/>
              <w:marTop w:val="0"/>
              <w:marBottom w:val="0"/>
              <w:divBdr>
                <w:top w:val="none" w:sz="0" w:space="0" w:color="auto"/>
                <w:left w:val="none" w:sz="0" w:space="0" w:color="auto"/>
                <w:bottom w:val="none" w:sz="0" w:space="0" w:color="auto"/>
                <w:right w:val="none" w:sz="0" w:space="0" w:color="auto"/>
              </w:divBdr>
            </w:div>
            <w:div w:id="1473985999">
              <w:marLeft w:val="0"/>
              <w:marRight w:val="0"/>
              <w:marTop w:val="0"/>
              <w:marBottom w:val="0"/>
              <w:divBdr>
                <w:top w:val="none" w:sz="0" w:space="0" w:color="auto"/>
                <w:left w:val="none" w:sz="0" w:space="0" w:color="auto"/>
                <w:bottom w:val="none" w:sz="0" w:space="0" w:color="auto"/>
                <w:right w:val="none" w:sz="0" w:space="0" w:color="auto"/>
              </w:divBdr>
            </w:div>
            <w:div w:id="1376542155">
              <w:marLeft w:val="0"/>
              <w:marRight w:val="0"/>
              <w:marTop w:val="0"/>
              <w:marBottom w:val="0"/>
              <w:divBdr>
                <w:top w:val="none" w:sz="0" w:space="0" w:color="auto"/>
                <w:left w:val="none" w:sz="0" w:space="0" w:color="auto"/>
                <w:bottom w:val="none" w:sz="0" w:space="0" w:color="auto"/>
                <w:right w:val="none" w:sz="0" w:space="0" w:color="auto"/>
              </w:divBdr>
            </w:div>
            <w:div w:id="1290237422">
              <w:marLeft w:val="0"/>
              <w:marRight w:val="0"/>
              <w:marTop w:val="0"/>
              <w:marBottom w:val="0"/>
              <w:divBdr>
                <w:top w:val="none" w:sz="0" w:space="0" w:color="auto"/>
                <w:left w:val="none" w:sz="0" w:space="0" w:color="auto"/>
                <w:bottom w:val="none" w:sz="0" w:space="0" w:color="auto"/>
                <w:right w:val="none" w:sz="0" w:space="0" w:color="auto"/>
              </w:divBdr>
            </w:div>
            <w:div w:id="1242448251">
              <w:marLeft w:val="0"/>
              <w:marRight w:val="0"/>
              <w:marTop w:val="0"/>
              <w:marBottom w:val="0"/>
              <w:divBdr>
                <w:top w:val="none" w:sz="0" w:space="0" w:color="auto"/>
                <w:left w:val="none" w:sz="0" w:space="0" w:color="auto"/>
                <w:bottom w:val="none" w:sz="0" w:space="0" w:color="auto"/>
                <w:right w:val="none" w:sz="0" w:space="0" w:color="auto"/>
              </w:divBdr>
            </w:div>
            <w:div w:id="608270678">
              <w:marLeft w:val="0"/>
              <w:marRight w:val="0"/>
              <w:marTop w:val="0"/>
              <w:marBottom w:val="0"/>
              <w:divBdr>
                <w:top w:val="none" w:sz="0" w:space="0" w:color="auto"/>
                <w:left w:val="none" w:sz="0" w:space="0" w:color="auto"/>
                <w:bottom w:val="none" w:sz="0" w:space="0" w:color="auto"/>
                <w:right w:val="none" w:sz="0" w:space="0" w:color="auto"/>
              </w:divBdr>
            </w:div>
            <w:div w:id="381907958">
              <w:marLeft w:val="0"/>
              <w:marRight w:val="0"/>
              <w:marTop w:val="0"/>
              <w:marBottom w:val="0"/>
              <w:divBdr>
                <w:top w:val="none" w:sz="0" w:space="0" w:color="auto"/>
                <w:left w:val="none" w:sz="0" w:space="0" w:color="auto"/>
                <w:bottom w:val="none" w:sz="0" w:space="0" w:color="auto"/>
                <w:right w:val="none" w:sz="0" w:space="0" w:color="auto"/>
              </w:divBdr>
            </w:div>
            <w:div w:id="1493906903">
              <w:marLeft w:val="0"/>
              <w:marRight w:val="0"/>
              <w:marTop w:val="0"/>
              <w:marBottom w:val="0"/>
              <w:divBdr>
                <w:top w:val="none" w:sz="0" w:space="0" w:color="auto"/>
                <w:left w:val="none" w:sz="0" w:space="0" w:color="auto"/>
                <w:bottom w:val="none" w:sz="0" w:space="0" w:color="auto"/>
                <w:right w:val="none" w:sz="0" w:space="0" w:color="auto"/>
              </w:divBdr>
            </w:div>
            <w:div w:id="195847447">
              <w:marLeft w:val="0"/>
              <w:marRight w:val="0"/>
              <w:marTop w:val="0"/>
              <w:marBottom w:val="0"/>
              <w:divBdr>
                <w:top w:val="none" w:sz="0" w:space="0" w:color="auto"/>
                <w:left w:val="none" w:sz="0" w:space="0" w:color="auto"/>
                <w:bottom w:val="none" w:sz="0" w:space="0" w:color="auto"/>
                <w:right w:val="none" w:sz="0" w:space="0" w:color="auto"/>
              </w:divBdr>
            </w:div>
            <w:div w:id="979266269">
              <w:marLeft w:val="0"/>
              <w:marRight w:val="0"/>
              <w:marTop w:val="0"/>
              <w:marBottom w:val="0"/>
              <w:divBdr>
                <w:top w:val="none" w:sz="0" w:space="0" w:color="auto"/>
                <w:left w:val="none" w:sz="0" w:space="0" w:color="auto"/>
                <w:bottom w:val="none" w:sz="0" w:space="0" w:color="auto"/>
                <w:right w:val="none" w:sz="0" w:space="0" w:color="auto"/>
              </w:divBdr>
            </w:div>
            <w:div w:id="919868293">
              <w:marLeft w:val="0"/>
              <w:marRight w:val="0"/>
              <w:marTop w:val="0"/>
              <w:marBottom w:val="0"/>
              <w:divBdr>
                <w:top w:val="none" w:sz="0" w:space="0" w:color="auto"/>
                <w:left w:val="none" w:sz="0" w:space="0" w:color="auto"/>
                <w:bottom w:val="none" w:sz="0" w:space="0" w:color="auto"/>
                <w:right w:val="none" w:sz="0" w:space="0" w:color="auto"/>
              </w:divBdr>
            </w:div>
            <w:div w:id="1609656596">
              <w:marLeft w:val="0"/>
              <w:marRight w:val="0"/>
              <w:marTop w:val="0"/>
              <w:marBottom w:val="0"/>
              <w:divBdr>
                <w:top w:val="none" w:sz="0" w:space="0" w:color="auto"/>
                <w:left w:val="none" w:sz="0" w:space="0" w:color="auto"/>
                <w:bottom w:val="none" w:sz="0" w:space="0" w:color="auto"/>
                <w:right w:val="none" w:sz="0" w:space="0" w:color="auto"/>
              </w:divBdr>
            </w:div>
            <w:div w:id="1063605106">
              <w:marLeft w:val="0"/>
              <w:marRight w:val="0"/>
              <w:marTop w:val="0"/>
              <w:marBottom w:val="0"/>
              <w:divBdr>
                <w:top w:val="none" w:sz="0" w:space="0" w:color="auto"/>
                <w:left w:val="none" w:sz="0" w:space="0" w:color="auto"/>
                <w:bottom w:val="none" w:sz="0" w:space="0" w:color="auto"/>
                <w:right w:val="none" w:sz="0" w:space="0" w:color="auto"/>
              </w:divBdr>
            </w:div>
            <w:div w:id="1587572680">
              <w:marLeft w:val="0"/>
              <w:marRight w:val="0"/>
              <w:marTop w:val="0"/>
              <w:marBottom w:val="0"/>
              <w:divBdr>
                <w:top w:val="none" w:sz="0" w:space="0" w:color="auto"/>
                <w:left w:val="none" w:sz="0" w:space="0" w:color="auto"/>
                <w:bottom w:val="none" w:sz="0" w:space="0" w:color="auto"/>
                <w:right w:val="none" w:sz="0" w:space="0" w:color="auto"/>
              </w:divBdr>
            </w:div>
            <w:div w:id="2123112804">
              <w:marLeft w:val="0"/>
              <w:marRight w:val="0"/>
              <w:marTop w:val="0"/>
              <w:marBottom w:val="0"/>
              <w:divBdr>
                <w:top w:val="none" w:sz="0" w:space="0" w:color="auto"/>
                <w:left w:val="none" w:sz="0" w:space="0" w:color="auto"/>
                <w:bottom w:val="none" w:sz="0" w:space="0" w:color="auto"/>
                <w:right w:val="none" w:sz="0" w:space="0" w:color="auto"/>
              </w:divBdr>
            </w:div>
            <w:div w:id="92484641">
              <w:marLeft w:val="0"/>
              <w:marRight w:val="0"/>
              <w:marTop w:val="0"/>
              <w:marBottom w:val="0"/>
              <w:divBdr>
                <w:top w:val="none" w:sz="0" w:space="0" w:color="auto"/>
                <w:left w:val="none" w:sz="0" w:space="0" w:color="auto"/>
                <w:bottom w:val="none" w:sz="0" w:space="0" w:color="auto"/>
                <w:right w:val="none" w:sz="0" w:space="0" w:color="auto"/>
              </w:divBdr>
            </w:div>
            <w:div w:id="1587152954">
              <w:marLeft w:val="0"/>
              <w:marRight w:val="0"/>
              <w:marTop w:val="0"/>
              <w:marBottom w:val="0"/>
              <w:divBdr>
                <w:top w:val="none" w:sz="0" w:space="0" w:color="auto"/>
                <w:left w:val="none" w:sz="0" w:space="0" w:color="auto"/>
                <w:bottom w:val="none" w:sz="0" w:space="0" w:color="auto"/>
                <w:right w:val="none" w:sz="0" w:space="0" w:color="auto"/>
              </w:divBdr>
            </w:div>
            <w:div w:id="395587838">
              <w:marLeft w:val="0"/>
              <w:marRight w:val="0"/>
              <w:marTop w:val="0"/>
              <w:marBottom w:val="0"/>
              <w:divBdr>
                <w:top w:val="none" w:sz="0" w:space="0" w:color="auto"/>
                <w:left w:val="none" w:sz="0" w:space="0" w:color="auto"/>
                <w:bottom w:val="none" w:sz="0" w:space="0" w:color="auto"/>
                <w:right w:val="none" w:sz="0" w:space="0" w:color="auto"/>
              </w:divBdr>
            </w:div>
            <w:div w:id="373387492">
              <w:marLeft w:val="0"/>
              <w:marRight w:val="0"/>
              <w:marTop w:val="0"/>
              <w:marBottom w:val="0"/>
              <w:divBdr>
                <w:top w:val="none" w:sz="0" w:space="0" w:color="auto"/>
                <w:left w:val="none" w:sz="0" w:space="0" w:color="auto"/>
                <w:bottom w:val="none" w:sz="0" w:space="0" w:color="auto"/>
                <w:right w:val="none" w:sz="0" w:space="0" w:color="auto"/>
              </w:divBdr>
            </w:div>
            <w:div w:id="167913097">
              <w:marLeft w:val="0"/>
              <w:marRight w:val="0"/>
              <w:marTop w:val="0"/>
              <w:marBottom w:val="0"/>
              <w:divBdr>
                <w:top w:val="none" w:sz="0" w:space="0" w:color="auto"/>
                <w:left w:val="none" w:sz="0" w:space="0" w:color="auto"/>
                <w:bottom w:val="none" w:sz="0" w:space="0" w:color="auto"/>
                <w:right w:val="none" w:sz="0" w:space="0" w:color="auto"/>
              </w:divBdr>
            </w:div>
            <w:div w:id="1741827562">
              <w:marLeft w:val="0"/>
              <w:marRight w:val="0"/>
              <w:marTop w:val="0"/>
              <w:marBottom w:val="0"/>
              <w:divBdr>
                <w:top w:val="none" w:sz="0" w:space="0" w:color="auto"/>
                <w:left w:val="none" w:sz="0" w:space="0" w:color="auto"/>
                <w:bottom w:val="none" w:sz="0" w:space="0" w:color="auto"/>
                <w:right w:val="none" w:sz="0" w:space="0" w:color="auto"/>
              </w:divBdr>
            </w:div>
            <w:div w:id="2097557587">
              <w:marLeft w:val="0"/>
              <w:marRight w:val="0"/>
              <w:marTop w:val="0"/>
              <w:marBottom w:val="0"/>
              <w:divBdr>
                <w:top w:val="none" w:sz="0" w:space="0" w:color="auto"/>
                <w:left w:val="none" w:sz="0" w:space="0" w:color="auto"/>
                <w:bottom w:val="none" w:sz="0" w:space="0" w:color="auto"/>
                <w:right w:val="none" w:sz="0" w:space="0" w:color="auto"/>
              </w:divBdr>
            </w:div>
            <w:div w:id="52508439">
              <w:marLeft w:val="0"/>
              <w:marRight w:val="0"/>
              <w:marTop w:val="0"/>
              <w:marBottom w:val="0"/>
              <w:divBdr>
                <w:top w:val="none" w:sz="0" w:space="0" w:color="auto"/>
                <w:left w:val="none" w:sz="0" w:space="0" w:color="auto"/>
                <w:bottom w:val="none" w:sz="0" w:space="0" w:color="auto"/>
                <w:right w:val="none" w:sz="0" w:space="0" w:color="auto"/>
              </w:divBdr>
            </w:div>
            <w:div w:id="2102674206">
              <w:marLeft w:val="0"/>
              <w:marRight w:val="0"/>
              <w:marTop w:val="0"/>
              <w:marBottom w:val="0"/>
              <w:divBdr>
                <w:top w:val="none" w:sz="0" w:space="0" w:color="auto"/>
                <w:left w:val="none" w:sz="0" w:space="0" w:color="auto"/>
                <w:bottom w:val="none" w:sz="0" w:space="0" w:color="auto"/>
                <w:right w:val="none" w:sz="0" w:space="0" w:color="auto"/>
              </w:divBdr>
            </w:div>
            <w:div w:id="1606032764">
              <w:marLeft w:val="0"/>
              <w:marRight w:val="0"/>
              <w:marTop w:val="0"/>
              <w:marBottom w:val="0"/>
              <w:divBdr>
                <w:top w:val="none" w:sz="0" w:space="0" w:color="auto"/>
                <w:left w:val="none" w:sz="0" w:space="0" w:color="auto"/>
                <w:bottom w:val="none" w:sz="0" w:space="0" w:color="auto"/>
                <w:right w:val="none" w:sz="0" w:space="0" w:color="auto"/>
              </w:divBdr>
            </w:div>
            <w:div w:id="695809299">
              <w:marLeft w:val="0"/>
              <w:marRight w:val="0"/>
              <w:marTop w:val="0"/>
              <w:marBottom w:val="0"/>
              <w:divBdr>
                <w:top w:val="none" w:sz="0" w:space="0" w:color="auto"/>
                <w:left w:val="none" w:sz="0" w:space="0" w:color="auto"/>
                <w:bottom w:val="none" w:sz="0" w:space="0" w:color="auto"/>
                <w:right w:val="none" w:sz="0" w:space="0" w:color="auto"/>
              </w:divBdr>
            </w:div>
            <w:div w:id="879589443">
              <w:marLeft w:val="0"/>
              <w:marRight w:val="0"/>
              <w:marTop w:val="0"/>
              <w:marBottom w:val="0"/>
              <w:divBdr>
                <w:top w:val="none" w:sz="0" w:space="0" w:color="auto"/>
                <w:left w:val="none" w:sz="0" w:space="0" w:color="auto"/>
                <w:bottom w:val="none" w:sz="0" w:space="0" w:color="auto"/>
                <w:right w:val="none" w:sz="0" w:space="0" w:color="auto"/>
              </w:divBdr>
            </w:div>
            <w:div w:id="1042754368">
              <w:marLeft w:val="0"/>
              <w:marRight w:val="0"/>
              <w:marTop w:val="0"/>
              <w:marBottom w:val="0"/>
              <w:divBdr>
                <w:top w:val="none" w:sz="0" w:space="0" w:color="auto"/>
                <w:left w:val="none" w:sz="0" w:space="0" w:color="auto"/>
                <w:bottom w:val="none" w:sz="0" w:space="0" w:color="auto"/>
                <w:right w:val="none" w:sz="0" w:space="0" w:color="auto"/>
              </w:divBdr>
            </w:div>
            <w:div w:id="1069962318">
              <w:marLeft w:val="0"/>
              <w:marRight w:val="0"/>
              <w:marTop w:val="0"/>
              <w:marBottom w:val="0"/>
              <w:divBdr>
                <w:top w:val="none" w:sz="0" w:space="0" w:color="auto"/>
                <w:left w:val="none" w:sz="0" w:space="0" w:color="auto"/>
                <w:bottom w:val="none" w:sz="0" w:space="0" w:color="auto"/>
                <w:right w:val="none" w:sz="0" w:space="0" w:color="auto"/>
              </w:divBdr>
            </w:div>
            <w:div w:id="1412045267">
              <w:marLeft w:val="0"/>
              <w:marRight w:val="0"/>
              <w:marTop w:val="0"/>
              <w:marBottom w:val="0"/>
              <w:divBdr>
                <w:top w:val="none" w:sz="0" w:space="0" w:color="auto"/>
                <w:left w:val="none" w:sz="0" w:space="0" w:color="auto"/>
                <w:bottom w:val="none" w:sz="0" w:space="0" w:color="auto"/>
                <w:right w:val="none" w:sz="0" w:space="0" w:color="auto"/>
              </w:divBdr>
            </w:div>
            <w:div w:id="810633781">
              <w:marLeft w:val="0"/>
              <w:marRight w:val="0"/>
              <w:marTop w:val="0"/>
              <w:marBottom w:val="0"/>
              <w:divBdr>
                <w:top w:val="none" w:sz="0" w:space="0" w:color="auto"/>
                <w:left w:val="none" w:sz="0" w:space="0" w:color="auto"/>
                <w:bottom w:val="none" w:sz="0" w:space="0" w:color="auto"/>
                <w:right w:val="none" w:sz="0" w:space="0" w:color="auto"/>
              </w:divBdr>
            </w:div>
            <w:div w:id="2016422550">
              <w:marLeft w:val="0"/>
              <w:marRight w:val="0"/>
              <w:marTop w:val="0"/>
              <w:marBottom w:val="0"/>
              <w:divBdr>
                <w:top w:val="none" w:sz="0" w:space="0" w:color="auto"/>
                <w:left w:val="none" w:sz="0" w:space="0" w:color="auto"/>
                <w:bottom w:val="none" w:sz="0" w:space="0" w:color="auto"/>
                <w:right w:val="none" w:sz="0" w:space="0" w:color="auto"/>
              </w:divBdr>
            </w:div>
            <w:div w:id="1350256530">
              <w:marLeft w:val="0"/>
              <w:marRight w:val="0"/>
              <w:marTop w:val="0"/>
              <w:marBottom w:val="0"/>
              <w:divBdr>
                <w:top w:val="none" w:sz="0" w:space="0" w:color="auto"/>
                <w:left w:val="none" w:sz="0" w:space="0" w:color="auto"/>
                <w:bottom w:val="none" w:sz="0" w:space="0" w:color="auto"/>
                <w:right w:val="none" w:sz="0" w:space="0" w:color="auto"/>
              </w:divBdr>
            </w:div>
            <w:div w:id="1128401175">
              <w:marLeft w:val="0"/>
              <w:marRight w:val="0"/>
              <w:marTop w:val="0"/>
              <w:marBottom w:val="0"/>
              <w:divBdr>
                <w:top w:val="none" w:sz="0" w:space="0" w:color="auto"/>
                <w:left w:val="none" w:sz="0" w:space="0" w:color="auto"/>
                <w:bottom w:val="none" w:sz="0" w:space="0" w:color="auto"/>
                <w:right w:val="none" w:sz="0" w:space="0" w:color="auto"/>
              </w:divBdr>
            </w:div>
            <w:div w:id="1393389116">
              <w:marLeft w:val="0"/>
              <w:marRight w:val="0"/>
              <w:marTop w:val="0"/>
              <w:marBottom w:val="0"/>
              <w:divBdr>
                <w:top w:val="none" w:sz="0" w:space="0" w:color="auto"/>
                <w:left w:val="none" w:sz="0" w:space="0" w:color="auto"/>
                <w:bottom w:val="none" w:sz="0" w:space="0" w:color="auto"/>
                <w:right w:val="none" w:sz="0" w:space="0" w:color="auto"/>
              </w:divBdr>
            </w:div>
            <w:div w:id="563377643">
              <w:marLeft w:val="0"/>
              <w:marRight w:val="0"/>
              <w:marTop w:val="0"/>
              <w:marBottom w:val="0"/>
              <w:divBdr>
                <w:top w:val="none" w:sz="0" w:space="0" w:color="auto"/>
                <w:left w:val="none" w:sz="0" w:space="0" w:color="auto"/>
                <w:bottom w:val="none" w:sz="0" w:space="0" w:color="auto"/>
                <w:right w:val="none" w:sz="0" w:space="0" w:color="auto"/>
              </w:divBdr>
            </w:div>
            <w:div w:id="1593515757">
              <w:marLeft w:val="0"/>
              <w:marRight w:val="0"/>
              <w:marTop w:val="0"/>
              <w:marBottom w:val="0"/>
              <w:divBdr>
                <w:top w:val="none" w:sz="0" w:space="0" w:color="auto"/>
                <w:left w:val="none" w:sz="0" w:space="0" w:color="auto"/>
                <w:bottom w:val="none" w:sz="0" w:space="0" w:color="auto"/>
                <w:right w:val="none" w:sz="0" w:space="0" w:color="auto"/>
              </w:divBdr>
            </w:div>
            <w:div w:id="1981417466">
              <w:marLeft w:val="0"/>
              <w:marRight w:val="0"/>
              <w:marTop w:val="0"/>
              <w:marBottom w:val="0"/>
              <w:divBdr>
                <w:top w:val="none" w:sz="0" w:space="0" w:color="auto"/>
                <w:left w:val="none" w:sz="0" w:space="0" w:color="auto"/>
                <w:bottom w:val="none" w:sz="0" w:space="0" w:color="auto"/>
                <w:right w:val="none" w:sz="0" w:space="0" w:color="auto"/>
              </w:divBdr>
            </w:div>
            <w:div w:id="423579206">
              <w:marLeft w:val="0"/>
              <w:marRight w:val="0"/>
              <w:marTop w:val="0"/>
              <w:marBottom w:val="0"/>
              <w:divBdr>
                <w:top w:val="none" w:sz="0" w:space="0" w:color="auto"/>
                <w:left w:val="none" w:sz="0" w:space="0" w:color="auto"/>
                <w:bottom w:val="none" w:sz="0" w:space="0" w:color="auto"/>
                <w:right w:val="none" w:sz="0" w:space="0" w:color="auto"/>
              </w:divBdr>
            </w:div>
            <w:div w:id="57945304">
              <w:marLeft w:val="0"/>
              <w:marRight w:val="0"/>
              <w:marTop w:val="0"/>
              <w:marBottom w:val="0"/>
              <w:divBdr>
                <w:top w:val="none" w:sz="0" w:space="0" w:color="auto"/>
                <w:left w:val="none" w:sz="0" w:space="0" w:color="auto"/>
                <w:bottom w:val="none" w:sz="0" w:space="0" w:color="auto"/>
                <w:right w:val="none" w:sz="0" w:space="0" w:color="auto"/>
              </w:divBdr>
            </w:div>
            <w:div w:id="1736659528">
              <w:marLeft w:val="0"/>
              <w:marRight w:val="0"/>
              <w:marTop w:val="0"/>
              <w:marBottom w:val="0"/>
              <w:divBdr>
                <w:top w:val="none" w:sz="0" w:space="0" w:color="auto"/>
                <w:left w:val="none" w:sz="0" w:space="0" w:color="auto"/>
                <w:bottom w:val="none" w:sz="0" w:space="0" w:color="auto"/>
                <w:right w:val="none" w:sz="0" w:space="0" w:color="auto"/>
              </w:divBdr>
            </w:div>
            <w:div w:id="704184520">
              <w:marLeft w:val="0"/>
              <w:marRight w:val="0"/>
              <w:marTop w:val="0"/>
              <w:marBottom w:val="0"/>
              <w:divBdr>
                <w:top w:val="none" w:sz="0" w:space="0" w:color="auto"/>
                <w:left w:val="none" w:sz="0" w:space="0" w:color="auto"/>
                <w:bottom w:val="none" w:sz="0" w:space="0" w:color="auto"/>
                <w:right w:val="none" w:sz="0" w:space="0" w:color="auto"/>
              </w:divBdr>
            </w:div>
            <w:div w:id="185675989">
              <w:marLeft w:val="0"/>
              <w:marRight w:val="0"/>
              <w:marTop w:val="0"/>
              <w:marBottom w:val="0"/>
              <w:divBdr>
                <w:top w:val="none" w:sz="0" w:space="0" w:color="auto"/>
                <w:left w:val="none" w:sz="0" w:space="0" w:color="auto"/>
                <w:bottom w:val="none" w:sz="0" w:space="0" w:color="auto"/>
                <w:right w:val="none" w:sz="0" w:space="0" w:color="auto"/>
              </w:divBdr>
            </w:div>
            <w:div w:id="24336548">
              <w:marLeft w:val="0"/>
              <w:marRight w:val="0"/>
              <w:marTop w:val="0"/>
              <w:marBottom w:val="0"/>
              <w:divBdr>
                <w:top w:val="none" w:sz="0" w:space="0" w:color="auto"/>
                <w:left w:val="none" w:sz="0" w:space="0" w:color="auto"/>
                <w:bottom w:val="none" w:sz="0" w:space="0" w:color="auto"/>
                <w:right w:val="none" w:sz="0" w:space="0" w:color="auto"/>
              </w:divBdr>
            </w:div>
            <w:div w:id="800153353">
              <w:marLeft w:val="0"/>
              <w:marRight w:val="0"/>
              <w:marTop w:val="0"/>
              <w:marBottom w:val="0"/>
              <w:divBdr>
                <w:top w:val="none" w:sz="0" w:space="0" w:color="auto"/>
                <w:left w:val="none" w:sz="0" w:space="0" w:color="auto"/>
                <w:bottom w:val="none" w:sz="0" w:space="0" w:color="auto"/>
                <w:right w:val="none" w:sz="0" w:space="0" w:color="auto"/>
              </w:divBdr>
            </w:div>
            <w:div w:id="1995841633">
              <w:marLeft w:val="0"/>
              <w:marRight w:val="0"/>
              <w:marTop w:val="0"/>
              <w:marBottom w:val="0"/>
              <w:divBdr>
                <w:top w:val="none" w:sz="0" w:space="0" w:color="auto"/>
                <w:left w:val="none" w:sz="0" w:space="0" w:color="auto"/>
                <w:bottom w:val="none" w:sz="0" w:space="0" w:color="auto"/>
                <w:right w:val="none" w:sz="0" w:space="0" w:color="auto"/>
              </w:divBdr>
            </w:div>
            <w:div w:id="1114709758">
              <w:marLeft w:val="0"/>
              <w:marRight w:val="0"/>
              <w:marTop w:val="0"/>
              <w:marBottom w:val="0"/>
              <w:divBdr>
                <w:top w:val="none" w:sz="0" w:space="0" w:color="auto"/>
                <w:left w:val="none" w:sz="0" w:space="0" w:color="auto"/>
                <w:bottom w:val="none" w:sz="0" w:space="0" w:color="auto"/>
                <w:right w:val="none" w:sz="0" w:space="0" w:color="auto"/>
              </w:divBdr>
            </w:div>
            <w:div w:id="1986886793">
              <w:marLeft w:val="0"/>
              <w:marRight w:val="0"/>
              <w:marTop w:val="0"/>
              <w:marBottom w:val="0"/>
              <w:divBdr>
                <w:top w:val="none" w:sz="0" w:space="0" w:color="auto"/>
                <w:left w:val="none" w:sz="0" w:space="0" w:color="auto"/>
                <w:bottom w:val="none" w:sz="0" w:space="0" w:color="auto"/>
                <w:right w:val="none" w:sz="0" w:space="0" w:color="auto"/>
              </w:divBdr>
            </w:div>
            <w:div w:id="786855757">
              <w:marLeft w:val="0"/>
              <w:marRight w:val="0"/>
              <w:marTop w:val="0"/>
              <w:marBottom w:val="0"/>
              <w:divBdr>
                <w:top w:val="none" w:sz="0" w:space="0" w:color="auto"/>
                <w:left w:val="none" w:sz="0" w:space="0" w:color="auto"/>
                <w:bottom w:val="none" w:sz="0" w:space="0" w:color="auto"/>
                <w:right w:val="none" w:sz="0" w:space="0" w:color="auto"/>
              </w:divBdr>
            </w:div>
            <w:div w:id="1606040104">
              <w:marLeft w:val="0"/>
              <w:marRight w:val="0"/>
              <w:marTop w:val="0"/>
              <w:marBottom w:val="0"/>
              <w:divBdr>
                <w:top w:val="none" w:sz="0" w:space="0" w:color="auto"/>
                <w:left w:val="none" w:sz="0" w:space="0" w:color="auto"/>
                <w:bottom w:val="none" w:sz="0" w:space="0" w:color="auto"/>
                <w:right w:val="none" w:sz="0" w:space="0" w:color="auto"/>
              </w:divBdr>
            </w:div>
            <w:div w:id="853804131">
              <w:marLeft w:val="0"/>
              <w:marRight w:val="0"/>
              <w:marTop w:val="0"/>
              <w:marBottom w:val="0"/>
              <w:divBdr>
                <w:top w:val="none" w:sz="0" w:space="0" w:color="auto"/>
                <w:left w:val="none" w:sz="0" w:space="0" w:color="auto"/>
                <w:bottom w:val="none" w:sz="0" w:space="0" w:color="auto"/>
                <w:right w:val="none" w:sz="0" w:space="0" w:color="auto"/>
              </w:divBdr>
            </w:div>
            <w:div w:id="1680540717">
              <w:marLeft w:val="0"/>
              <w:marRight w:val="0"/>
              <w:marTop w:val="0"/>
              <w:marBottom w:val="0"/>
              <w:divBdr>
                <w:top w:val="none" w:sz="0" w:space="0" w:color="auto"/>
                <w:left w:val="none" w:sz="0" w:space="0" w:color="auto"/>
                <w:bottom w:val="none" w:sz="0" w:space="0" w:color="auto"/>
                <w:right w:val="none" w:sz="0" w:space="0" w:color="auto"/>
              </w:divBdr>
            </w:div>
            <w:div w:id="1254431724">
              <w:marLeft w:val="0"/>
              <w:marRight w:val="0"/>
              <w:marTop w:val="0"/>
              <w:marBottom w:val="0"/>
              <w:divBdr>
                <w:top w:val="none" w:sz="0" w:space="0" w:color="auto"/>
                <w:left w:val="none" w:sz="0" w:space="0" w:color="auto"/>
                <w:bottom w:val="none" w:sz="0" w:space="0" w:color="auto"/>
                <w:right w:val="none" w:sz="0" w:space="0" w:color="auto"/>
              </w:divBdr>
            </w:div>
            <w:div w:id="1329291310">
              <w:marLeft w:val="0"/>
              <w:marRight w:val="0"/>
              <w:marTop w:val="0"/>
              <w:marBottom w:val="0"/>
              <w:divBdr>
                <w:top w:val="none" w:sz="0" w:space="0" w:color="auto"/>
                <w:left w:val="none" w:sz="0" w:space="0" w:color="auto"/>
                <w:bottom w:val="none" w:sz="0" w:space="0" w:color="auto"/>
                <w:right w:val="none" w:sz="0" w:space="0" w:color="auto"/>
              </w:divBdr>
            </w:div>
            <w:div w:id="1670911995">
              <w:marLeft w:val="0"/>
              <w:marRight w:val="0"/>
              <w:marTop w:val="0"/>
              <w:marBottom w:val="0"/>
              <w:divBdr>
                <w:top w:val="none" w:sz="0" w:space="0" w:color="auto"/>
                <w:left w:val="none" w:sz="0" w:space="0" w:color="auto"/>
                <w:bottom w:val="none" w:sz="0" w:space="0" w:color="auto"/>
                <w:right w:val="none" w:sz="0" w:space="0" w:color="auto"/>
              </w:divBdr>
            </w:div>
            <w:div w:id="1964998209">
              <w:marLeft w:val="0"/>
              <w:marRight w:val="0"/>
              <w:marTop w:val="0"/>
              <w:marBottom w:val="0"/>
              <w:divBdr>
                <w:top w:val="none" w:sz="0" w:space="0" w:color="auto"/>
                <w:left w:val="none" w:sz="0" w:space="0" w:color="auto"/>
                <w:bottom w:val="none" w:sz="0" w:space="0" w:color="auto"/>
                <w:right w:val="none" w:sz="0" w:space="0" w:color="auto"/>
              </w:divBdr>
            </w:div>
            <w:div w:id="1121847535">
              <w:marLeft w:val="0"/>
              <w:marRight w:val="0"/>
              <w:marTop w:val="0"/>
              <w:marBottom w:val="0"/>
              <w:divBdr>
                <w:top w:val="none" w:sz="0" w:space="0" w:color="auto"/>
                <w:left w:val="none" w:sz="0" w:space="0" w:color="auto"/>
                <w:bottom w:val="none" w:sz="0" w:space="0" w:color="auto"/>
                <w:right w:val="none" w:sz="0" w:space="0" w:color="auto"/>
              </w:divBdr>
            </w:div>
            <w:div w:id="1383602153">
              <w:marLeft w:val="0"/>
              <w:marRight w:val="0"/>
              <w:marTop w:val="0"/>
              <w:marBottom w:val="0"/>
              <w:divBdr>
                <w:top w:val="none" w:sz="0" w:space="0" w:color="auto"/>
                <w:left w:val="none" w:sz="0" w:space="0" w:color="auto"/>
                <w:bottom w:val="none" w:sz="0" w:space="0" w:color="auto"/>
                <w:right w:val="none" w:sz="0" w:space="0" w:color="auto"/>
              </w:divBdr>
            </w:div>
            <w:div w:id="1371106701">
              <w:marLeft w:val="0"/>
              <w:marRight w:val="0"/>
              <w:marTop w:val="0"/>
              <w:marBottom w:val="0"/>
              <w:divBdr>
                <w:top w:val="none" w:sz="0" w:space="0" w:color="auto"/>
                <w:left w:val="none" w:sz="0" w:space="0" w:color="auto"/>
                <w:bottom w:val="none" w:sz="0" w:space="0" w:color="auto"/>
                <w:right w:val="none" w:sz="0" w:space="0" w:color="auto"/>
              </w:divBdr>
            </w:div>
            <w:div w:id="1581908968">
              <w:marLeft w:val="0"/>
              <w:marRight w:val="0"/>
              <w:marTop w:val="0"/>
              <w:marBottom w:val="0"/>
              <w:divBdr>
                <w:top w:val="none" w:sz="0" w:space="0" w:color="auto"/>
                <w:left w:val="none" w:sz="0" w:space="0" w:color="auto"/>
                <w:bottom w:val="none" w:sz="0" w:space="0" w:color="auto"/>
                <w:right w:val="none" w:sz="0" w:space="0" w:color="auto"/>
              </w:divBdr>
            </w:div>
            <w:div w:id="1768306128">
              <w:marLeft w:val="0"/>
              <w:marRight w:val="0"/>
              <w:marTop w:val="0"/>
              <w:marBottom w:val="0"/>
              <w:divBdr>
                <w:top w:val="none" w:sz="0" w:space="0" w:color="auto"/>
                <w:left w:val="none" w:sz="0" w:space="0" w:color="auto"/>
                <w:bottom w:val="none" w:sz="0" w:space="0" w:color="auto"/>
                <w:right w:val="none" w:sz="0" w:space="0" w:color="auto"/>
              </w:divBdr>
            </w:div>
            <w:div w:id="1951432163">
              <w:marLeft w:val="0"/>
              <w:marRight w:val="0"/>
              <w:marTop w:val="0"/>
              <w:marBottom w:val="0"/>
              <w:divBdr>
                <w:top w:val="none" w:sz="0" w:space="0" w:color="auto"/>
                <w:left w:val="none" w:sz="0" w:space="0" w:color="auto"/>
                <w:bottom w:val="none" w:sz="0" w:space="0" w:color="auto"/>
                <w:right w:val="none" w:sz="0" w:space="0" w:color="auto"/>
              </w:divBdr>
            </w:div>
            <w:div w:id="574978060">
              <w:marLeft w:val="0"/>
              <w:marRight w:val="0"/>
              <w:marTop w:val="0"/>
              <w:marBottom w:val="0"/>
              <w:divBdr>
                <w:top w:val="none" w:sz="0" w:space="0" w:color="auto"/>
                <w:left w:val="none" w:sz="0" w:space="0" w:color="auto"/>
                <w:bottom w:val="none" w:sz="0" w:space="0" w:color="auto"/>
                <w:right w:val="none" w:sz="0" w:space="0" w:color="auto"/>
              </w:divBdr>
            </w:div>
            <w:div w:id="408119191">
              <w:marLeft w:val="0"/>
              <w:marRight w:val="0"/>
              <w:marTop w:val="0"/>
              <w:marBottom w:val="0"/>
              <w:divBdr>
                <w:top w:val="none" w:sz="0" w:space="0" w:color="auto"/>
                <w:left w:val="none" w:sz="0" w:space="0" w:color="auto"/>
                <w:bottom w:val="none" w:sz="0" w:space="0" w:color="auto"/>
                <w:right w:val="none" w:sz="0" w:space="0" w:color="auto"/>
              </w:divBdr>
            </w:div>
            <w:div w:id="783503073">
              <w:marLeft w:val="0"/>
              <w:marRight w:val="0"/>
              <w:marTop w:val="0"/>
              <w:marBottom w:val="0"/>
              <w:divBdr>
                <w:top w:val="none" w:sz="0" w:space="0" w:color="auto"/>
                <w:left w:val="none" w:sz="0" w:space="0" w:color="auto"/>
                <w:bottom w:val="none" w:sz="0" w:space="0" w:color="auto"/>
                <w:right w:val="none" w:sz="0" w:space="0" w:color="auto"/>
              </w:divBdr>
            </w:div>
            <w:div w:id="974875842">
              <w:marLeft w:val="0"/>
              <w:marRight w:val="0"/>
              <w:marTop w:val="0"/>
              <w:marBottom w:val="0"/>
              <w:divBdr>
                <w:top w:val="none" w:sz="0" w:space="0" w:color="auto"/>
                <w:left w:val="none" w:sz="0" w:space="0" w:color="auto"/>
                <w:bottom w:val="none" w:sz="0" w:space="0" w:color="auto"/>
                <w:right w:val="none" w:sz="0" w:space="0" w:color="auto"/>
              </w:divBdr>
            </w:div>
            <w:div w:id="147867351">
              <w:marLeft w:val="0"/>
              <w:marRight w:val="0"/>
              <w:marTop w:val="0"/>
              <w:marBottom w:val="0"/>
              <w:divBdr>
                <w:top w:val="none" w:sz="0" w:space="0" w:color="auto"/>
                <w:left w:val="none" w:sz="0" w:space="0" w:color="auto"/>
                <w:bottom w:val="none" w:sz="0" w:space="0" w:color="auto"/>
                <w:right w:val="none" w:sz="0" w:space="0" w:color="auto"/>
              </w:divBdr>
            </w:div>
            <w:div w:id="869149368">
              <w:marLeft w:val="0"/>
              <w:marRight w:val="0"/>
              <w:marTop w:val="0"/>
              <w:marBottom w:val="0"/>
              <w:divBdr>
                <w:top w:val="none" w:sz="0" w:space="0" w:color="auto"/>
                <w:left w:val="none" w:sz="0" w:space="0" w:color="auto"/>
                <w:bottom w:val="none" w:sz="0" w:space="0" w:color="auto"/>
                <w:right w:val="none" w:sz="0" w:space="0" w:color="auto"/>
              </w:divBdr>
            </w:div>
            <w:div w:id="2075276782">
              <w:marLeft w:val="0"/>
              <w:marRight w:val="0"/>
              <w:marTop w:val="0"/>
              <w:marBottom w:val="0"/>
              <w:divBdr>
                <w:top w:val="none" w:sz="0" w:space="0" w:color="auto"/>
                <w:left w:val="none" w:sz="0" w:space="0" w:color="auto"/>
                <w:bottom w:val="none" w:sz="0" w:space="0" w:color="auto"/>
                <w:right w:val="none" w:sz="0" w:space="0" w:color="auto"/>
              </w:divBdr>
            </w:div>
            <w:div w:id="374282937">
              <w:marLeft w:val="0"/>
              <w:marRight w:val="0"/>
              <w:marTop w:val="0"/>
              <w:marBottom w:val="0"/>
              <w:divBdr>
                <w:top w:val="none" w:sz="0" w:space="0" w:color="auto"/>
                <w:left w:val="none" w:sz="0" w:space="0" w:color="auto"/>
                <w:bottom w:val="none" w:sz="0" w:space="0" w:color="auto"/>
                <w:right w:val="none" w:sz="0" w:space="0" w:color="auto"/>
              </w:divBdr>
            </w:div>
            <w:div w:id="698966239">
              <w:marLeft w:val="0"/>
              <w:marRight w:val="0"/>
              <w:marTop w:val="0"/>
              <w:marBottom w:val="0"/>
              <w:divBdr>
                <w:top w:val="none" w:sz="0" w:space="0" w:color="auto"/>
                <w:left w:val="none" w:sz="0" w:space="0" w:color="auto"/>
                <w:bottom w:val="none" w:sz="0" w:space="0" w:color="auto"/>
                <w:right w:val="none" w:sz="0" w:space="0" w:color="auto"/>
              </w:divBdr>
            </w:div>
            <w:div w:id="1886335353">
              <w:marLeft w:val="0"/>
              <w:marRight w:val="0"/>
              <w:marTop w:val="0"/>
              <w:marBottom w:val="0"/>
              <w:divBdr>
                <w:top w:val="none" w:sz="0" w:space="0" w:color="auto"/>
                <w:left w:val="none" w:sz="0" w:space="0" w:color="auto"/>
                <w:bottom w:val="none" w:sz="0" w:space="0" w:color="auto"/>
                <w:right w:val="none" w:sz="0" w:space="0" w:color="auto"/>
              </w:divBdr>
            </w:div>
            <w:div w:id="188185306">
              <w:marLeft w:val="0"/>
              <w:marRight w:val="0"/>
              <w:marTop w:val="0"/>
              <w:marBottom w:val="0"/>
              <w:divBdr>
                <w:top w:val="none" w:sz="0" w:space="0" w:color="auto"/>
                <w:left w:val="none" w:sz="0" w:space="0" w:color="auto"/>
                <w:bottom w:val="none" w:sz="0" w:space="0" w:color="auto"/>
                <w:right w:val="none" w:sz="0" w:space="0" w:color="auto"/>
              </w:divBdr>
            </w:div>
            <w:div w:id="544295574">
              <w:marLeft w:val="0"/>
              <w:marRight w:val="0"/>
              <w:marTop w:val="0"/>
              <w:marBottom w:val="0"/>
              <w:divBdr>
                <w:top w:val="none" w:sz="0" w:space="0" w:color="auto"/>
                <w:left w:val="none" w:sz="0" w:space="0" w:color="auto"/>
                <w:bottom w:val="none" w:sz="0" w:space="0" w:color="auto"/>
                <w:right w:val="none" w:sz="0" w:space="0" w:color="auto"/>
              </w:divBdr>
            </w:div>
            <w:div w:id="27684027">
              <w:marLeft w:val="0"/>
              <w:marRight w:val="0"/>
              <w:marTop w:val="0"/>
              <w:marBottom w:val="0"/>
              <w:divBdr>
                <w:top w:val="none" w:sz="0" w:space="0" w:color="auto"/>
                <w:left w:val="none" w:sz="0" w:space="0" w:color="auto"/>
                <w:bottom w:val="none" w:sz="0" w:space="0" w:color="auto"/>
                <w:right w:val="none" w:sz="0" w:space="0" w:color="auto"/>
              </w:divBdr>
            </w:div>
            <w:div w:id="1509295442">
              <w:marLeft w:val="0"/>
              <w:marRight w:val="0"/>
              <w:marTop w:val="0"/>
              <w:marBottom w:val="0"/>
              <w:divBdr>
                <w:top w:val="none" w:sz="0" w:space="0" w:color="auto"/>
                <w:left w:val="none" w:sz="0" w:space="0" w:color="auto"/>
                <w:bottom w:val="none" w:sz="0" w:space="0" w:color="auto"/>
                <w:right w:val="none" w:sz="0" w:space="0" w:color="auto"/>
              </w:divBdr>
            </w:div>
            <w:div w:id="380902848">
              <w:marLeft w:val="0"/>
              <w:marRight w:val="0"/>
              <w:marTop w:val="0"/>
              <w:marBottom w:val="0"/>
              <w:divBdr>
                <w:top w:val="none" w:sz="0" w:space="0" w:color="auto"/>
                <w:left w:val="none" w:sz="0" w:space="0" w:color="auto"/>
                <w:bottom w:val="none" w:sz="0" w:space="0" w:color="auto"/>
                <w:right w:val="none" w:sz="0" w:space="0" w:color="auto"/>
              </w:divBdr>
            </w:div>
            <w:div w:id="1541895991">
              <w:marLeft w:val="0"/>
              <w:marRight w:val="0"/>
              <w:marTop w:val="0"/>
              <w:marBottom w:val="0"/>
              <w:divBdr>
                <w:top w:val="none" w:sz="0" w:space="0" w:color="auto"/>
                <w:left w:val="none" w:sz="0" w:space="0" w:color="auto"/>
                <w:bottom w:val="none" w:sz="0" w:space="0" w:color="auto"/>
                <w:right w:val="none" w:sz="0" w:space="0" w:color="auto"/>
              </w:divBdr>
            </w:div>
            <w:div w:id="306202375">
              <w:marLeft w:val="0"/>
              <w:marRight w:val="0"/>
              <w:marTop w:val="0"/>
              <w:marBottom w:val="0"/>
              <w:divBdr>
                <w:top w:val="none" w:sz="0" w:space="0" w:color="auto"/>
                <w:left w:val="none" w:sz="0" w:space="0" w:color="auto"/>
                <w:bottom w:val="none" w:sz="0" w:space="0" w:color="auto"/>
                <w:right w:val="none" w:sz="0" w:space="0" w:color="auto"/>
              </w:divBdr>
            </w:div>
            <w:div w:id="2121799170">
              <w:marLeft w:val="0"/>
              <w:marRight w:val="0"/>
              <w:marTop w:val="0"/>
              <w:marBottom w:val="0"/>
              <w:divBdr>
                <w:top w:val="none" w:sz="0" w:space="0" w:color="auto"/>
                <w:left w:val="none" w:sz="0" w:space="0" w:color="auto"/>
                <w:bottom w:val="none" w:sz="0" w:space="0" w:color="auto"/>
                <w:right w:val="none" w:sz="0" w:space="0" w:color="auto"/>
              </w:divBdr>
            </w:div>
            <w:div w:id="1470241278">
              <w:marLeft w:val="0"/>
              <w:marRight w:val="0"/>
              <w:marTop w:val="0"/>
              <w:marBottom w:val="0"/>
              <w:divBdr>
                <w:top w:val="none" w:sz="0" w:space="0" w:color="auto"/>
                <w:left w:val="none" w:sz="0" w:space="0" w:color="auto"/>
                <w:bottom w:val="none" w:sz="0" w:space="0" w:color="auto"/>
                <w:right w:val="none" w:sz="0" w:space="0" w:color="auto"/>
              </w:divBdr>
            </w:div>
            <w:div w:id="682172240">
              <w:marLeft w:val="0"/>
              <w:marRight w:val="0"/>
              <w:marTop w:val="0"/>
              <w:marBottom w:val="0"/>
              <w:divBdr>
                <w:top w:val="none" w:sz="0" w:space="0" w:color="auto"/>
                <w:left w:val="none" w:sz="0" w:space="0" w:color="auto"/>
                <w:bottom w:val="none" w:sz="0" w:space="0" w:color="auto"/>
                <w:right w:val="none" w:sz="0" w:space="0" w:color="auto"/>
              </w:divBdr>
            </w:div>
            <w:div w:id="1434549286">
              <w:marLeft w:val="0"/>
              <w:marRight w:val="0"/>
              <w:marTop w:val="0"/>
              <w:marBottom w:val="0"/>
              <w:divBdr>
                <w:top w:val="none" w:sz="0" w:space="0" w:color="auto"/>
                <w:left w:val="none" w:sz="0" w:space="0" w:color="auto"/>
                <w:bottom w:val="none" w:sz="0" w:space="0" w:color="auto"/>
                <w:right w:val="none" w:sz="0" w:space="0" w:color="auto"/>
              </w:divBdr>
            </w:div>
            <w:div w:id="2100128307">
              <w:marLeft w:val="0"/>
              <w:marRight w:val="0"/>
              <w:marTop w:val="0"/>
              <w:marBottom w:val="0"/>
              <w:divBdr>
                <w:top w:val="none" w:sz="0" w:space="0" w:color="auto"/>
                <w:left w:val="none" w:sz="0" w:space="0" w:color="auto"/>
                <w:bottom w:val="none" w:sz="0" w:space="0" w:color="auto"/>
                <w:right w:val="none" w:sz="0" w:space="0" w:color="auto"/>
              </w:divBdr>
            </w:div>
            <w:div w:id="1111784464">
              <w:marLeft w:val="0"/>
              <w:marRight w:val="0"/>
              <w:marTop w:val="0"/>
              <w:marBottom w:val="0"/>
              <w:divBdr>
                <w:top w:val="none" w:sz="0" w:space="0" w:color="auto"/>
                <w:left w:val="none" w:sz="0" w:space="0" w:color="auto"/>
                <w:bottom w:val="none" w:sz="0" w:space="0" w:color="auto"/>
                <w:right w:val="none" w:sz="0" w:space="0" w:color="auto"/>
              </w:divBdr>
            </w:div>
            <w:div w:id="791286646">
              <w:marLeft w:val="0"/>
              <w:marRight w:val="0"/>
              <w:marTop w:val="0"/>
              <w:marBottom w:val="0"/>
              <w:divBdr>
                <w:top w:val="none" w:sz="0" w:space="0" w:color="auto"/>
                <w:left w:val="none" w:sz="0" w:space="0" w:color="auto"/>
                <w:bottom w:val="none" w:sz="0" w:space="0" w:color="auto"/>
                <w:right w:val="none" w:sz="0" w:space="0" w:color="auto"/>
              </w:divBdr>
            </w:div>
            <w:div w:id="641613634">
              <w:marLeft w:val="0"/>
              <w:marRight w:val="0"/>
              <w:marTop w:val="0"/>
              <w:marBottom w:val="0"/>
              <w:divBdr>
                <w:top w:val="none" w:sz="0" w:space="0" w:color="auto"/>
                <w:left w:val="none" w:sz="0" w:space="0" w:color="auto"/>
                <w:bottom w:val="none" w:sz="0" w:space="0" w:color="auto"/>
                <w:right w:val="none" w:sz="0" w:space="0" w:color="auto"/>
              </w:divBdr>
            </w:div>
            <w:div w:id="1391926304">
              <w:marLeft w:val="0"/>
              <w:marRight w:val="0"/>
              <w:marTop w:val="0"/>
              <w:marBottom w:val="0"/>
              <w:divBdr>
                <w:top w:val="none" w:sz="0" w:space="0" w:color="auto"/>
                <w:left w:val="none" w:sz="0" w:space="0" w:color="auto"/>
                <w:bottom w:val="none" w:sz="0" w:space="0" w:color="auto"/>
                <w:right w:val="none" w:sz="0" w:space="0" w:color="auto"/>
              </w:divBdr>
            </w:div>
            <w:div w:id="226961042">
              <w:marLeft w:val="0"/>
              <w:marRight w:val="0"/>
              <w:marTop w:val="0"/>
              <w:marBottom w:val="0"/>
              <w:divBdr>
                <w:top w:val="none" w:sz="0" w:space="0" w:color="auto"/>
                <w:left w:val="none" w:sz="0" w:space="0" w:color="auto"/>
                <w:bottom w:val="none" w:sz="0" w:space="0" w:color="auto"/>
                <w:right w:val="none" w:sz="0" w:space="0" w:color="auto"/>
              </w:divBdr>
            </w:div>
            <w:div w:id="1431850386">
              <w:marLeft w:val="0"/>
              <w:marRight w:val="0"/>
              <w:marTop w:val="0"/>
              <w:marBottom w:val="0"/>
              <w:divBdr>
                <w:top w:val="none" w:sz="0" w:space="0" w:color="auto"/>
                <w:left w:val="none" w:sz="0" w:space="0" w:color="auto"/>
                <w:bottom w:val="none" w:sz="0" w:space="0" w:color="auto"/>
                <w:right w:val="none" w:sz="0" w:space="0" w:color="auto"/>
              </w:divBdr>
            </w:div>
            <w:div w:id="2051804237">
              <w:marLeft w:val="0"/>
              <w:marRight w:val="0"/>
              <w:marTop w:val="0"/>
              <w:marBottom w:val="0"/>
              <w:divBdr>
                <w:top w:val="none" w:sz="0" w:space="0" w:color="auto"/>
                <w:left w:val="none" w:sz="0" w:space="0" w:color="auto"/>
                <w:bottom w:val="none" w:sz="0" w:space="0" w:color="auto"/>
                <w:right w:val="none" w:sz="0" w:space="0" w:color="auto"/>
              </w:divBdr>
            </w:div>
            <w:div w:id="1876846581">
              <w:marLeft w:val="0"/>
              <w:marRight w:val="0"/>
              <w:marTop w:val="0"/>
              <w:marBottom w:val="0"/>
              <w:divBdr>
                <w:top w:val="none" w:sz="0" w:space="0" w:color="auto"/>
                <w:left w:val="none" w:sz="0" w:space="0" w:color="auto"/>
                <w:bottom w:val="none" w:sz="0" w:space="0" w:color="auto"/>
                <w:right w:val="none" w:sz="0" w:space="0" w:color="auto"/>
              </w:divBdr>
            </w:div>
            <w:div w:id="1531458514">
              <w:marLeft w:val="0"/>
              <w:marRight w:val="0"/>
              <w:marTop w:val="0"/>
              <w:marBottom w:val="0"/>
              <w:divBdr>
                <w:top w:val="none" w:sz="0" w:space="0" w:color="auto"/>
                <w:left w:val="none" w:sz="0" w:space="0" w:color="auto"/>
                <w:bottom w:val="none" w:sz="0" w:space="0" w:color="auto"/>
                <w:right w:val="none" w:sz="0" w:space="0" w:color="auto"/>
              </w:divBdr>
            </w:div>
            <w:div w:id="119541545">
              <w:marLeft w:val="0"/>
              <w:marRight w:val="0"/>
              <w:marTop w:val="0"/>
              <w:marBottom w:val="0"/>
              <w:divBdr>
                <w:top w:val="none" w:sz="0" w:space="0" w:color="auto"/>
                <w:left w:val="none" w:sz="0" w:space="0" w:color="auto"/>
                <w:bottom w:val="none" w:sz="0" w:space="0" w:color="auto"/>
                <w:right w:val="none" w:sz="0" w:space="0" w:color="auto"/>
              </w:divBdr>
            </w:div>
            <w:div w:id="666329040">
              <w:marLeft w:val="0"/>
              <w:marRight w:val="0"/>
              <w:marTop w:val="0"/>
              <w:marBottom w:val="0"/>
              <w:divBdr>
                <w:top w:val="none" w:sz="0" w:space="0" w:color="auto"/>
                <w:left w:val="none" w:sz="0" w:space="0" w:color="auto"/>
                <w:bottom w:val="none" w:sz="0" w:space="0" w:color="auto"/>
                <w:right w:val="none" w:sz="0" w:space="0" w:color="auto"/>
              </w:divBdr>
            </w:div>
            <w:div w:id="1114131060">
              <w:marLeft w:val="0"/>
              <w:marRight w:val="0"/>
              <w:marTop w:val="0"/>
              <w:marBottom w:val="0"/>
              <w:divBdr>
                <w:top w:val="none" w:sz="0" w:space="0" w:color="auto"/>
                <w:left w:val="none" w:sz="0" w:space="0" w:color="auto"/>
                <w:bottom w:val="none" w:sz="0" w:space="0" w:color="auto"/>
                <w:right w:val="none" w:sz="0" w:space="0" w:color="auto"/>
              </w:divBdr>
            </w:div>
            <w:div w:id="1855415856">
              <w:marLeft w:val="0"/>
              <w:marRight w:val="0"/>
              <w:marTop w:val="0"/>
              <w:marBottom w:val="0"/>
              <w:divBdr>
                <w:top w:val="none" w:sz="0" w:space="0" w:color="auto"/>
                <w:left w:val="none" w:sz="0" w:space="0" w:color="auto"/>
                <w:bottom w:val="none" w:sz="0" w:space="0" w:color="auto"/>
                <w:right w:val="none" w:sz="0" w:space="0" w:color="auto"/>
              </w:divBdr>
            </w:div>
            <w:div w:id="1445463571">
              <w:marLeft w:val="0"/>
              <w:marRight w:val="0"/>
              <w:marTop w:val="0"/>
              <w:marBottom w:val="0"/>
              <w:divBdr>
                <w:top w:val="none" w:sz="0" w:space="0" w:color="auto"/>
                <w:left w:val="none" w:sz="0" w:space="0" w:color="auto"/>
                <w:bottom w:val="none" w:sz="0" w:space="0" w:color="auto"/>
                <w:right w:val="none" w:sz="0" w:space="0" w:color="auto"/>
              </w:divBdr>
            </w:div>
            <w:div w:id="344333273">
              <w:marLeft w:val="0"/>
              <w:marRight w:val="0"/>
              <w:marTop w:val="0"/>
              <w:marBottom w:val="0"/>
              <w:divBdr>
                <w:top w:val="none" w:sz="0" w:space="0" w:color="auto"/>
                <w:left w:val="none" w:sz="0" w:space="0" w:color="auto"/>
                <w:bottom w:val="none" w:sz="0" w:space="0" w:color="auto"/>
                <w:right w:val="none" w:sz="0" w:space="0" w:color="auto"/>
              </w:divBdr>
            </w:div>
            <w:div w:id="1557736351">
              <w:marLeft w:val="0"/>
              <w:marRight w:val="0"/>
              <w:marTop w:val="0"/>
              <w:marBottom w:val="0"/>
              <w:divBdr>
                <w:top w:val="none" w:sz="0" w:space="0" w:color="auto"/>
                <w:left w:val="none" w:sz="0" w:space="0" w:color="auto"/>
                <w:bottom w:val="none" w:sz="0" w:space="0" w:color="auto"/>
                <w:right w:val="none" w:sz="0" w:space="0" w:color="auto"/>
              </w:divBdr>
            </w:div>
            <w:div w:id="2125152937">
              <w:marLeft w:val="0"/>
              <w:marRight w:val="0"/>
              <w:marTop w:val="0"/>
              <w:marBottom w:val="0"/>
              <w:divBdr>
                <w:top w:val="none" w:sz="0" w:space="0" w:color="auto"/>
                <w:left w:val="none" w:sz="0" w:space="0" w:color="auto"/>
                <w:bottom w:val="none" w:sz="0" w:space="0" w:color="auto"/>
                <w:right w:val="none" w:sz="0" w:space="0" w:color="auto"/>
              </w:divBdr>
            </w:div>
            <w:div w:id="1495099855">
              <w:marLeft w:val="0"/>
              <w:marRight w:val="0"/>
              <w:marTop w:val="0"/>
              <w:marBottom w:val="0"/>
              <w:divBdr>
                <w:top w:val="none" w:sz="0" w:space="0" w:color="auto"/>
                <w:left w:val="none" w:sz="0" w:space="0" w:color="auto"/>
                <w:bottom w:val="none" w:sz="0" w:space="0" w:color="auto"/>
                <w:right w:val="none" w:sz="0" w:space="0" w:color="auto"/>
              </w:divBdr>
            </w:div>
            <w:div w:id="1579904314">
              <w:marLeft w:val="0"/>
              <w:marRight w:val="0"/>
              <w:marTop w:val="0"/>
              <w:marBottom w:val="0"/>
              <w:divBdr>
                <w:top w:val="none" w:sz="0" w:space="0" w:color="auto"/>
                <w:left w:val="none" w:sz="0" w:space="0" w:color="auto"/>
                <w:bottom w:val="none" w:sz="0" w:space="0" w:color="auto"/>
                <w:right w:val="none" w:sz="0" w:space="0" w:color="auto"/>
              </w:divBdr>
            </w:div>
            <w:div w:id="2085370773">
              <w:marLeft w:val="0"/>
              <w:marRight w:val="0"/>
              <w:marTop w:val="0"/>
              <w:marBottom w:val="0"/>
              <w:divBdr>
                <w:top w:val="none" w:sz="0" w:space="0" w:color="auto"/>
                <w:left w:val="none" w:sz="0" w:space="0" w:color="auto"/>
                <w:bottom w:val="none" w:sz="0" w:space="0" w:color="auto"/>
                <w:right w:val="none" w:sz="0" w:space="0" w:color="auto"/>
              </w:divBdr>
            </w:div>
            <w:div w:id="1311013712">
              <w:marLeft w:val="0"/>
              <w:marRight w:val="0"/>
              <w:marTop w:val="0"/>
              <w:marBottom w:val="0"/>
              <w:divBdr>
                <w:top w:val="none" w:sz="0" w:space="0" w:color="auto"/>
                <w:left w:val="none" w:sz="0" w:space="0" w:color="auto"/>
                <w:bottom w:val="none" w:sz="0" w:space="0" w:color="auto"/>
                <w:right w:val="none" w:sz="0" w:space="0" w:color="auto"/>
              </w:divBdr>
            </w:div>
            <w:div w:id="1435442520">
              <w:marLeft w:val="0"/>
              <w:marRight w:val="0"/>
              <w:marTop w:val="0"/>
              <w:marBottom w:val="0"/>
              <w:divBdr>
                <w:top w:val="none" w:sz="0" w:space="0" w:color="auto"/>
                <w:left w:val="none" w:sz="0" w:space="0" w:color="auto"/>
                <w:bottom w:val="none" w:sz="0" w:space="0" w:color="auto"/>
                <w:right w:val="none" w:sz="0" w:space="0" w:color="auto"/>
              </w:divBdr>
            </w:div>
            <w:div w:id="1295332053">
              <w:marLeft w:val="0"/>
              <w:marRight w:val="0"/>
              <w:marTop w:val="0"/>
              <w:marBottom w:val="0"/>
              <w:divBdr>
                <w:top w:val="none" w:sz="0" w:space="0" w:color="auto"/>
                <w:left w:val="none" w:sz="0" w:space="0" w:color="auto"/>
                <w:bottom w:val="none" w:sz="0" w:space="0" w:color="auto"/>
                <w:right w:val="none" w:sz="0" w:space="0" w:color="auto"/>
              </w:divBdr>
            </w:div>
            <w:div w:id="861044557">
              <w:marLeft w:val="0"/>
              <w:marRight w:val="0"/>
              <w:marTop w:val="0"/>
              <w:marBottom w:val="0"/>
              <w:divBdr>
                <w:top w:val="none" w:sz="0" w:space="0" w:color="auto"/>
                <w:left w:val="none" w:sz="0" w:space="0" w:color="auto"/>
                <w:bottom w:val="none" w:sz="0" w:space="0" w:color="auto"/>
                <w:right w:val="none" w:sz="0" w:space="0" w:color="auto"/>
              </w:divBdr>
            </w:div>
            <w:div w:id="1611006662">
              <w:marLeft w:val="0"/>
              <w:marRight w:val="0"/>
              <w:marTop w:val="0"/>
              <w:marBottom w:val="0"/>
              <w:divBdr>
                <w:top w:val="none" w:sz="0" w:space="0" w:color="auto"/>
                <w:left w:val="none" w:sz="0" w:space="0" w:color="auto"/>
                <w:bottom w:val="none" w:sz="0" w:space="0" w:color="auto"/>
                <w:right w:val="none" w:sz="0" w:space="0" w:color="auto"/>
              </w:divBdr>
            </w:div>
            <w:div w:id="1818646134">
              <w:marLeft w:val="0"/>
              <w:marRight w:val="0"/>
              <w:marTop w:val="0"/>
              <w:marBottom w:val="0"/>
              <w:divBdr>
                <w:top w:val="none" w:sz="0" w:space="0" w:color="auto"/>
                <w:left w:val="none" w:sz="0" w:space="0" w:color="auto"/>
                <w:bottom w:val="none" w:sz="0" w:space="0" w:color="auto"/>
                <w:right w:val="none" w:sz="0" w:space="0" w:color="auto"/>
              </w:divBdr>
            </w:div>
            <w:div w:id="172569147">
              <w:marLeft w:val="0"/>
              <w:marRight w:val="0"/>
              <w:marTop w:val="0"/>
              <w:marBottom w:val="0"/>
              <w:divBdr>
                <w:top w:val="none" w:sz="0" w:space="0" w:color="auto"/>
                <w:left w:val="none" w:sz="0" w:space="0" w:color="auto"/>
                <w:bottom w:val="none" w:sz="0" w:space="0" w:color="auto"/>
                <w:right w:val="none" w:sz="0" w:space="0" w:color="auto"/>
              </w:divBdr>
            </w:div>
            <w:div w:id="124003645">
              <w:marLeft w:val="0"/>
              <w:marRight w:val="0"/>
              <w:marTop w:val="0"/>
              <w:marBottom w:val="0"/>
              <w:divBdr>
                <w:top w:val="none" w:sz="0" w:space="0" w:color="auto"/>
                <w:left w:val="none" w:sz="0" w:space="0" w:color="auto"/>
                <w:bottom w:val="none" w:sz="0" w:space="0" w:color="auto"/>
                <w:right w:val="none" w:sz="0" w:space="0" w:color="auto"/>
              </w:divBdr>
            </w:div>
            <w:div w:id="557136039">
              <w:marLeft w:val="0"/>
              <w:marRight w:val="0"/>
              <w:marTop w:val="0"/>
              <w:marBottom w:val="0"/>
              <w:divBdr>
                <w:top w:val="none" w:sz="0" w:space="0" w:color="auto"/>
                <w:left w:val="none" w:sz="0" w:space="0" w:color="auto"/>
                <w:bottom w:val="none" w:sz="0" w:space="0" w:color="auto"/>
                <w:right w:val="none" w:sz="0" w:space="0" w:color="auto"/>
              </w:divBdr>
            </w:div>
            <w:div w:id="1739984802">
              <w:marLeft w:val="0"/>
              <w:marRight w:val="0"/>
              <w:marTop w:val="0"/>
              <w:marBottom w:val="0"/>
              <w:divBdr>
                <w:top w:val="none" w:sz="0" w:space="0" w:color="auto"/>
                <w:left w:val="none" w:sz="0" w:space="0" w:color="auto"/>
                <w:bottom w:val="none" w:sz="0" w:space="0" w:color="auto"/>
                <w:right w:val="none" w:sz="0" w:space="0" w:color="auto"/>
              </w:divBdr>
            </w:div>
            <w:div w:id="1209418936">
              <w:marLeft w:val="0"/>
              <w:marRight w:val="0"/>
              <w:marTop w:val="0"/>
              <w:marBottom w:val="0"/>
              <w:divBdr>
                <w:top w:val="none" w:sz="0" w:space="0" w:color="auto"/>
                <w:left w:val="none" w:sz="0" w:space="0" w:color="auto"/>
                <w:bottom w:val="none" w:sz="0" w:space="0" w:color="auto"/>
                <w:right w:val="none" w:sz="0" w:space="0" w:color="auto"/>
              </w:divBdr>
            </w:div>
            <w:div w:id="17637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58196">
      <w:bodyDiv w:val="1"/>
      <w:marLeft w:val="0"/>
      <w:marRight w:val="0"/>
      <w:marTop w:val="0"/>
      <w:marBottom w:val="0"/>
      <w:divBdr>
        <w:top w:val="none" w:sz="0" w:space="0" w:color="auto"/>
        <w:left w:val="none" w:sz="0" w:space="0" w:color="auto"/>
        <w:bottom w:val="none" w:sz="0" w:space="0" w:color="auto"/>
        <w:right w:val="none" w:sz="0" w:space="0" w:color="auto"/>
      </w:divBdr>
    </w:div>
    <w:div w:id="1285311598">
      <w:bodyDiv w:val="1"/>
      <w:marLeft w:val="0"/>
      <w:marRight w:val="0"/>
      <w:marTop w:val="0"/>
      <w:marBottom w:val="0"/>
      <w:divBdr>
        <w:top w:val="none" w:sz="0" w:space="0" w:color="auto"/>
        <w:left w:val="none" w:sz="0" w:space="0" w:color="auto"/>
        <w:bottom w:val="none" w:sz="0" w:space="0" w:color="auto"/>
        <w:right w:val="none" w:sz="0" w:space="0" w:color="auto"/>
      </w:divBdr>
    </w:div>
    <w:div w:id="1328627842">
      <w:bodyDiv w:val="1"/>
      <w:marLeft w:val="0"/>
      <w:marRight w:val="0"/>
      <w:marTop w:val="0"/>
      <w:marBottom w:val="0"/>
      <w:divBdr>
        <w:top w:val="none" w:sz="0" w:space="0" w:color="auto"/>
        <w:left w:val="none" w:sz="0" w:space="0" w:color="auto"/>
        <w:bottom w:val="none" w:sz="0" w:space="0" w:color="auto"/>
        <w:right w:val="none" w:sz="0" w:space="0" w:color="auto"/>
      </w:divBdr>
    </w:div>
    <w:div w:id="1673265714">
      <w:bodyDiv w:val="1"/>
      <w:marLeft w:val="0"/>
      <w:marRight w:val="0"/>
      <w:marTop w:val="0"/>
      <w:marBottom w:val="0"/>
      <w:divBdr>
        <w:top w:val="none" w:sz="0" w:space="0" w:color="auto"/>
        <w:left w:val="none" w:sz="0" w:space="0" w:color="auto"/>
        <w:bottom w:val="none" w:sz="0" w:space="0" w:color="auto"/>
        <w:right w:val="none" w:sz="0" w:space="0" w:color="auto"/>
      </w:divBdr>
    </w:div>
    <w:div w:id="1692219630">
      <w:bodyDiv w:val="1"/>
      <w:marLeft w:val="0"/>
      <w:marRight w:val="0"/>
      <w:marTop w:val="0"/>
      <w:marBottom w:val="0"/>
      <w:divBdr>
        <w:top w:val="none" w:sz="0" w:space="0" w:color="auto"/>
        <w:left w:val="none" w:sz="0" w:space="0" w:color="auto"/>
        <w:bottom w:val="none" w:sz="0" w:space="0" w:color="auto"/>
        <w:right w:val="none" w:sz="0" w:space="0" w:color="auto"/>
      </w:divBdr>
      <w:divsChild>
        <w:div w:id="1117531335">
          <w:marLeft w:val="0"/>
          <w:marRight w:val="0"/>
          <w:marTop w:val="0"/>
          <w:marBottom w:val="0"/>
          <w:divBdr>
            <w:top w:val="none" w:sz="0" w:space="0" w:color="auto"/>
            <w:left w:val="none" w:sz="0" w:space="0" w:color="auto"/>
            <w:bottom w:val="none" w:sz="0" w:space="0" w:color="auto"/>
            <w:right w:val="none" w:sz="0" w:space="0" w:color="auto"/>
          </w:divBdr>
          <w:divsChild>
            <w:div w:id="419839688">
              <w:marLeft w:val="0"/>
              <w:marRight w:val="0"/>
              <w:marTop w:val="0"/>
              <w:marBottom w:val="0"/>
              <w:divBdr>
                <w:top w:val="none" w:sz="0" w:space="0" w:color="auto"/>
                <w:left w:val="none" w:sz="0" w:space="0" w:color="auto"/>
                <w:bottom w:val="none" w:sz="0" w:space="0" w:color="auto"/>
                <w:right w:val="none" w:sz="0" w:space="0" w:color="auto"/>
              </w:divBdr>
            </w:div>
            <w:div w:id="310792664">
              <w:marLeft w:val="0"/>
              <w:marRight w:val="0"/>
              <w:marTop w:val="0"/>
              <w:marBottom w:val="0"/>
              <w:divBdr>
                <w:top w:val="none" w:sz="0" w:space="0" w:color="auto"/>
                <w:left w:val="none" w:sz="0" w:space="0" w:color="auto"/>
                <w:bottom w:val="none" w:sz="0" w:space="0" w:color="auto"/>
                <w:right w:val="none" w:sz="0" w:space="0" w:color="auto"/>
              </w:divBdr>
            </w:div>
            <w:div w:id="2047095617">
              <w:marLeft w:val="0"/>
              <w:marRight w:val="0"/>
              <w:marTop w:val="0"/>
              <w:marBottom w:val="0"/>
              <w:divBdr>
                <w:top w:val="none" w:sz="0" w:space="0" w:color="auto"/>
                <w:left w:val="none" w:sz="0" w:space="0" w:color="auto"/>
                <w:bottom w:val="none" w:sz="0" w:space="0" w:color="auto"/>
                <w:right w:val="none" w:sz="0" w:space="0" w:color="auto"/>
              </w:divBdr>
            </w:div>
            <w:div w:id="1464612337">
              <w:marLeft w:val="0"/>
              <w:marRight w:val="0"/>
              <w:marTop w:val="0"/>
              <w:marBottom w:val="0"/>
              <w:divBdr>
                <w:top w:val="none" w:sz="0" w:space="0" w:color="auto"/>
                <w:left w:val="none" w:sz="0" w:space="0" w:color="auto"/>
                <w:bottom w:val="none" w:sz="0" w:space="0" w:color="auto"/>
                <w:right w:val="none" w:sz="0" w:space="0" w:color="auto"/>
              </w:divBdr>
            </w:div>
            <w:div w:id="1829252561">
              <w:marLeft w:val="0"/>
              <w:marRight w:val="0"/>
              <w:marTop w:val="0"/>
              <w:marBottom w:val="0"/>
              <w:divBdr>
                <w:top w:val="none" w:sz="0" w:space="0" w:color="auto"/>
                <w:left w:val="none" w:sz="0" w:space="0" w:color="auto"/>
                <w:bottom w:val="none" w:sz="0" w:space="0" w:color="auto"/>
                <w:right w:val="none" w:sz="0" w:space="0" w:color="auto"/>
              </w:divBdr>
            </w:div>
            <w:div w:id="966592163">
              <w:marLeft w:val="0"/>
              <w:marRight w:val="0"/>
              <w:marTop w:val="0"/>
              <w:marBottom w:val="0"/>
              <w:divBdr>
                <w:top w:val="none" w:sz="0" w:space="0" w:color="auto"/>
                <w:left w:val="none" w:sz="0" w:space="0" w:color="auto"/>
                <w:bottom w:val="none" w:sz="0" w:space="0" w:color="auto"/>
                <w:right w:val="none" w:sz="0" w:space="0" w:color="auto"/>
              </w:divBdr>
            </w:div>
            <w:div w:id="748693854">
              <w:marLeft w:val="0"/>
              <w:marRight w:val="0"/>
              <w:marTop w:val="0"/>
              <w:marBottom w:val="0"/>
              <w:divBdr>
                <w:top w:val="none" w:sz="0" w:space="0" w:color="auto"/>
                <w:left w:val="none" w:sz="0" w:space="0" w:color="auto"/>
                <w:bottom w:val="none" w:sz="0" w:space="0" w:color="auto"/>
                <w:right w:val="none" w:sz="0" w:space="0" w:color="auto"/>
              </w:divBdr>
            </w:div>
            <w:div w:id="70584397">
              <w:marLeft w:val="0"/>
              <w:marRight w:val="0"/>
              <w:marTop w:val="0"/>
              <w:marBottom w:val="0"/>
              <w:divBdr>
                <w:top w:val="none" w:sz="0" w:space="0" w:color="auto"/>
                <w:left w:val="none" w:sz="0" w:space="0" w:color="auto"/>
                <w:bottom w:val="none" w:sz="0" w:space="0" w:color="auto"/>
                <w:right w:val="none" w:sz="0" w:space="0" w:color="auto"/>
              </w:divBdr>
            </w:div>
            <w:div w:id="1843085365">
              <w:marLeft w:val="0"/>
              <w:marRight w:val="0"/>
              <w:marTop w:val="0"/>
              <w:marBottom w:val="0"/>
              <w:divBdr>
                <w:top w:val="none" w:sz="0" w:space="0" w:color="auto"/>
                <w:left w:val="none" w:sz="0" w:space="0" w:color="auto"/>
                <w:bottom w:val="none" w:sz="0" w:space="0" w:color="auto"/>
                <w:right w:val="none" w:sz="0" w:space="0" w:color="auto"/>
              </w:divBdr>
            </w:div>
            <w:div w:id="1565262795">
              <w:marLeft w:val="0"/>
              <w:marRight w:val="0"/>
              <w:marTop w:val="0"/>
              <w:marBottom w:val="0"/>
              <w:divBdr>
                <w:top w:val="none" w:sz="0" w:space="0" w:color="auto"/>
                <w:left w:val="none" w:sz="0" w:space="0" w:color="auto"/>
                <w:bottom w:val="none" w:sz="0" w:space="0" w:color="auto"/>
                <w:right w:val="none" w:sz="0" w:space="0" w:color="auto"/>
              </w:divBdr>
            </w:div>
            <w:div w:id="67315114">
              <w:marLeft w:val="0"/>
              <w:marRight w:val="0"/>
              <w:marTop w:val="0"/>
              <w:marBottom w:val="0"/>
              <w:divBdr>
                <w:top w:val="none" w:sz="0" w:space="0" w:color="auto"/>
                <w:left w:val="none" w:sz="0" w:space="0" w:color="auto"/>
                <w:bottom w:val="none" w:sz="0" w:space="0" w:color="auto"/>
                <w:right w:val="none" w:sz="0" w:space="0" w:color="auto"/>
              </w:divBdr>
            </w:div>
            <w:div w:id="1961565839">
              <w:marLeft w:val="0"/>
              <w:marRight w:val="0"/>
              <w:marTop w:val="0"/>
              <w:marBottom w:val="0"/>
              <w:divBdr>
                <w:top w:val="none" w:sz="0" w:space="0" w:color="auto"/>
                <w:left w:val="none" w:sz="0" w:space="0" w:color="auto"/>
                <w:bottom w:val="none" w:sz="0" w:space="0" w:color="auto"/>
                <w:right w:val="none" w:sz="0" w:space="0" w:color="auto"/>
              </w:divBdr>
            </w:div>
            <w:div w:id="1869178947">
              <w:marLeft w:val="0"/>
              <w:marRight w:val="0"/>
              <w:marTop w:val="0"/>
              <w:marBottom w:val="0"/>
              <w:divBdr>
                <w:top w:val="none" w:sz="0" w:space="0" w:color="auto"/>
                <w:left w:val="none" w:sz="0" w:space="0" w:color="auto"/>
                <w:bottom w:val="none" w:sz="0" w:space="0" w:color="auto"/>
                <w:right w:val="none" w:sz="0" w:space="0" w:color="auto"/>
              </w:divBdr>
            </w:div>
            <w:div w:id="1893731346">
              <w:marLeft w:val="0"/>
              <w:marRight w:val="0"/>
              <w:marTop w:val="0"/>
              <w:marBottom w:val="0"/>
              <w:divBdr>
                <w:top w:val="none" w:sz="0" w:space="0" w:color="auto"/>
                <w:left w:val="none" w:sz="0" w:space="0" w:color="auto"/>
                <w:bottom w:val="none" w:sz="0" w:space="0" w:color="auto"/>
                <w:right w:val="none" w:sz="0" w:space="0" w:color="auto"/>
              </w:divBdr>
            </w:div>
            <w:div w:id="621495395">
              <w:marLeft w:val="0"/>
              <w:marRight w:val="0"/>
              <w:marTop w:val="0"/>
              <w:marBottom w:val="0"/>
              <w:divBdr>
                <w:top w:val="none" w:sz="0" w:space="0" w:color="auto"/>
                <w:left w:val="none" w:sz="0" w:space="0" w:color="auto"/>
                <w:bottom w:val="none" w:sz="0" w:space="0" w:color="auto"/>
                <w:right w:val="none" w:sz="0" w:space="0" w:color="auto"/>
              </w:divBdr>
            </w:div>
            <w:div w:id="843857761">
              <w:marLeft w:val="0"/>
              <w:marRight w:val="0"/>
              <w:marTop w:val="0"/>
              <w:marBottom w:val="0"/>
              <w:divBdr>
                <w:top w:val="none" w:sz="0" w:space="0" w:color="auto"/>
                <w:left w:val="none" w:sz="0" w:space="0" w:color="auto"/>
                <w:bottom w:val="none" w:sz="0" w:space="0" w:color="auto"/>
                <w:right w:val="none" w:sz="0" w:space="0" w:color="auto"/>
              </w:divBdr>
            </w:div>
            <w:div w:id="416169426">
              <w:marLeft w:val="0"/>
              <w:marRight w:val="0"/>
              <w:marTop w:val="0"/>
              <w:marBottom w:val="0"/>
              <w:divBdr>
                <w:top w:val="none" w:sz="0" w:space="0" w:color="auto"/>
                <w:left w:val="none" w:sz="0" w:space="0" w:color="auto"/>
                <w:bottom w:val="none" w:sz="0" w:space="0" w:color="auto"/>
                <w:right w:val="none" w:sz="0" w:space="0" w:color="auto"/>
              </w:divBdr>
            </w:div>
            <w:div w:id="827596270">
              <w:marLeft w:val="0"/>
              <w:marRight w:val="0"/>
              <w:marTop w:val="0"/>
              <w:marBottom w:val="0"/>
              <w:divBdr>
                <w:top w:val="none" w:sz="0" w:space="0" w:color="auto"/>
                <w:left w:val="none" w:sz="0" w:space="0" w:color="auto"/>
                <w:bottom w:val="none" w:sz="0" w:space="0" w:color="auto"/>
                <w:right w:val="none" w:sz="0" w:space="0" w:color="auto"/>
              </w:divBdr>
            </w:div>
            <w:div w:id="1016420615">
              <w:marLeft w:val="0"/>
              <w:marRight w:val="0"/>
              <w:marTop w:val="0"/>
              <w:marBottom w:val="0"/>
              <w:divBdr>
                <w:top w:val="none" w:sz="0" w:space="0" w:color="auto"/>
                <w:left w:val="none" w:sz="0" w:space="0" w:color="auto"/>
                <w:bottom w:val="none" w:sz="0" w:space="0" w:color="auto"/>
                <w:right w:val="none" w:sz="0" w:space="0" w:color="auto"/>
              </w:divBdr>
            </w:div>
            <w:div w:id="2147234238">
              <w:marLeft w:val="0"/>
              <w:marRight w:val="0"/>
              <w:marTop w:val="0"/>
              <w:marBottom w:val="0"/>
              <w:divBdr>
                <w:top w:val="none" w:sz="0" w:space="0" w:color="auto"/>
                <w:left w:val="none" w:sz="0" w:space="0" w:color="auto"/>
                <w:bottom w:val="none" w:sz="0" w:space="0" w:color="auto"/>
                <w:right w:val="none" w:sz="0" w:space="0" w:color="auto"/>
              </w:divBdr>
            </w:div>
            <w:div w:id="1327979518">
              <w:marLeft w:val="0"/>
              <w:marRight w:val="0"/>
              <w:marTop w:val="0"/>
              <w:marBottom w:val="0"/>
              <w:divBdr>
                <w:top w:val="none" w:sz="0" w:space="0" w:color="auto"/>
                <w:left w:val="none" w:sz="0" w:space="0" w:color="auto"/>
                <w:bottom w:val="none" w:sz="0" w:space="0" w:color="auto"/>
                <w:right w:val="none" w:sz="0" w:space="0" w:color="auto"/>
              </w:divBdr>
            </w:div>
            <w:div w:id="1017121462">
              <w:marLeft w:val="0"/>
              <w:marRight w:val="0"/>
              <w:marTop w:val="0"/>
              <w:marBottom w:val="0"/>
              <w:divBdr>
                <w:top w:val="none" w:sz="0" w:space="0" w:color="auto"/>
                <w:left w:val="none" w:sz="0" w:space="0" w:color="auto"/>
                <w:bottom w:val="none" w:sz="0" w:space="0" w:color="auto"/>
                <w:right w:val="none" w:sz="0" w:space="0" w:color="auto"/>
              </w:divBdr>
            </w:div>
            <w:div w:id="2125228045">
              <w:marLeft w:val="0"/>
              <w:marRight w:val="0"/>
              <w:marTop w:val="0"/>
              <w:marBottom w:val="0"/>
              <w:divBdr>
                <w:top w:val="none" w:sz="0" w:space="0" w:color="auto"/>
                <w:left w:val="none" w:sz="0" w:space="0" w:color="auto"/>
                <w:bottom w:val="none" w:sz="0" w:space="0" w:color="auto"/>
                <w:right w:val="none" w:sz="0" w:space="0" w:color="auto"/>
              </w:divBdr>
            </w:div>
            <w:div w:id="1330139503">
              <w:marLeft w:val="0"/>
              <w:marRight w:val="0"/>
              <w:marTop w:val="0"/>
              <w:marBottom w:val="0"/>
              <w:divBdr>
                <w:top w:val="none" w:sz="0" w:space="0" w:color="auto"/>
                <w:left w:val="none" w:sz="0" w:space="0" w:color="auto"/>
                <w:bottom w:val="none" w:sz="0" w:space="0" w:color="auto"/>
                <w:right w:val="none" w:sz="0" w:space="0" w:color="auto"/>
              </w:divBdr>
            </w:div>
            <w:div w:id="480779098">
              <w:marLeft w:val="0"/>
              <w:marRight w:val="0"/>
              <w:marTop w:val="0"/>
              <w:marBottom w:val="0"/>
              <w:divBdr>
                <w:top w:val="none" w:sz="0" w:space="0" w:color="auto"/>
                <w:left w:val="none" w:sz="0" w:space="0" w:color="auto"/>
                <w:bottom w:val="none" w:sz="0" w:space="0" w:color="auto"/>
                <w:right w:val="none" w:sz="0" w:space="0" w:color="auto"/>
              </w:divBdr>
            </w:div>
            <w:div w:id="1267957593">
              <w:marLeft w:val="0"/>
              <w:marRight w:val="0"/>
              <w:marTop w:val="0"/>
              <w:marBottom w:val="0"/>
              <w:divBdr>
                <w:top w:val="none" w:sz="0" w:space="0" w:color="auto"/>
                <w:left w:val="none" w:sz="0" w:space="0" w:color="auto"/>
                <w:bottom w:val="none" w:sz="0" w:space="0" w:color="auto"/>
                <w:right w:val="none" w:sz="0" w:space="0" w:color="auto"/>
              </w:divBdr>
            </w:div>
            <w:div w:id="851148291">
              <w:marLeft w:val="0"/>
              <w:marRight w:val="0"/>
              <w:marTop w:val="0"/>
              <w:marBottom w:val="0"/>
              <w:divBdr>
                <w:top w:val="none" w:sz="0" w:space="0" w:color="auto"/>
                <w:left w:val="none" w:sz="0" w:space="0" w:color="auto"/>
                <w:bottom w:val="none" w:sz="0" w:space="0" w:color="auto"/>
                <w:right w:val="none" w:sz="0" w:space="0" w:color="auto"/>
              </w:divBdr>
            </w:div>
            <w:div w:id="1610966794">
              <w:marLeft w:val="0"/>
              <w:marRight w:val="0"/>
              <w:marTop w:val="0"/>
              <w:marBottom w:val="0"/>
              <w:divBdr>
                <w:top w:val="none" w:sz="0" w:space="0" w:color="auto"/>
                <w:left w:val="none" w:sz="0" w:space="0" w:color="auto"/>
                <w:bottom w:val="none" w:sz="0" w:space="0" w:color="auto"/>
                <w:right w:val="none" w:sz="0" w:space="0" w:color="auto"/>
              </w:divBdr>
            </w:div>
            <w:div w:id="255476749">
              <w:marLeft w:val="0"/>
              <w:marRight w:val="0"/>
              <w:marTop w:val="0"/>
              <w:marBottom w:val="0"/>
              <w:divBdr>
                <w:top w:val="none" w:sz="0" w:space="0" w:color="auto"/>
                <w:left w:val="none" w:sz="0" w:space="0" w:color="auto"/>
                <w:bottom w:val="none" w:sz="0" w:space="0" w:color="auto"/>
                <w:right w:val="none" w:sz="0" w:space="0" w:color="auto"/>
              </w:divBdr>
            </w:div>
            <w:div w:id="1045252661">
              <w:marLeft w:val="0"/>
              <w:marRight w:val="0"/>
              <w:marTop w:val="0"/>
              <w:marBottom w:val="0"/>
              <w:divBdr>
                <w:top w:val="none" w:sz="0" w:space="0" w:color="auto"/>
                <w:left w:val="none" w:sz="0" w:space="0" w:color="auto"/>
                <w:bottom w:val="none" w:sz="0" w:space="0" w:color="auto"/>
                <w:right w:val="none" w:sz="0" w:space="0" w:color="auto"/>
              </w:divBdr>
            </w:div>
            <w:div w:id="21514117">
              <w:marLeft w:val="0"/>
              <w:marRight w:val="0"/>
              <w:marTop w:val="0"/>
              <w:marBottom w:val="0"/>
              <w:divBdr>
                <w:top w:val="none" w:sz="0" w:space="0" w:color="auto"/>
                <w:left w:val="none" w:sz="0" w:space="0" w:color="auto"/>
                <w:bottom w:val="none" w:sz="0" w:space="0" w:color="auto"/>
                <w:right w:val="none" w:sz="0" w:space="0" w:color="auto"/>
              </w:divBdr>
            </w:div>
            <w:div w:id="1488546676">
              <w:marLeft w:val="0"/>
              <w:marRight w:val="0"/>
              <w:marTop w:val="0"/>
              <w:marBottom w:val="0"/>
              <w:divBdr>
                <w:top w:val="none" w:sz="0" w:space="0" w:color="auto"/>
                <w:left w:val="none" w:sz="0" w:space="0" w:color="auto"/>
                <w:bottom w:val="none" w:sz="0" w:space="0" w:color="auto"/>
                <w:right w:val="none" w:sz="0" w:space="0" w:color="auto"/>
              </w:divBdr>
            </w:div>
            <w:div w:id="1639603120">
              <w:marLeft w:val="0"/>
              <w:marRight w:val="0"/>
              <w:marTop w:val="0"/>
              <w:marBottom w:val="0"/>
              <w:divBdr>
                <w:top w:val="none" w:sz="0" w:space="0" w:color="auto"/>
                <w:left w:val="none" w:sz="0" w:space="0" w:color="auto"/>
                <w:bottom w:val="none" w:sz="0" w:space="0" w:color="auto"/>
                <w:right w:val="none" w:sz="0" w:space="0" w:color="auto"/>
              </w:divBdr>
            </w:div>
            <w:div w:id="9962903">
              <w:marLeft w:val="0"/>
              <w:marRight w:val="0"/>
              <w:marTop w:val="0"/>
              <w:marBottom w:val="0"/>
              <w:divBdr>
                <w:top w:val="none" w:sz="0" w:space="0" w:color="auto"/>
                <w:left w:val="none" w:sz="0" w:space="0" w:color="auto"/>
                <w:bottom w:val="none" w:sz="0" w:space="0" w:color="auto"/>
                <w:right w:val="none" w:sz="0" w:space="0" w:color="auto"/>
              </w:divBdr>
            </w:div>
            <w:div w:id="2557415">
              <w:marLeft w:val="0"/>
              <w:marRight w:val="0"/>
              <w:marTop w:val="0"/>
              <w:marBottom w:val="0"/>
              <w:divBdr>
                <w:top w:val="none" w:sz="0" w:space="0" w:color="auto"/>
                <w:left w:val="none" w:sz="0" w:space="0" w:color="auto"/>
                <w:bottom w:val="none" w:sz="0" w:space="0" w:color="auto"/>
                <w:right w:val="none" w:sz="0" w:space="0" w:color="auto"/>
              </w:divBdr>
            </w:div>
            <w:div w:id="2035959935">
              <w:marLeft w:val="0"/>
              <w:marRight w:val="0"/>
              <w:marTop w:val="0"/>
              <w:marBottom w:val="0"/>
              <w:divBdr>
                <w:top w:val="none" w:sz="0" w:space="0" w:color="auto"/>
                <w:left w:val="none" w:sz="0" w:space="0" w:color="auto"/>
                <w:bottom w:val="none" w:sz="0" w:space="0" w:color="auto"/>
                <w:right w:val="none" w:sz="0" w:space="0" w:color="auto"/>
              </w:divBdr>
            </w:div>
            <w:div w:id="1159350743">
              <w:marLeft w:val="0"/>
              <w:marRight w:val="0"/>
              <w:marTop w:val="0"/>
              <w:marBottom w:val="0"/>
              <w:divBdr>
                <w:top w:val="none" w:sz="0" w:space="0" w:color="auto"/>
                <w:left w:val="none" w:sz="0" w:space="0" w:color="auto"/>
                <w:bottom w:val="none" w:sz="0" w:space="0" w:color="auto"/>
                <w:right w:val="none" w:sz="0" w:space="0" w:color="auto"/>
              </w:divBdr>
            </w:div>
            <w:div w:id="1593930091">
              <w:marLeft w:val="0"/>
              <w:marRight w:val="0"/>
              <w:marTop w:val="0"/>
              <w:marBottom w:val="0"/>
              <w:divBdr>
                <w:top w:val="none" w:sz="0" w:space="0" w:color="auto"/>
                <w:left w:val="none" w:sz="0" w:space="0" w:color="auto"/>
                <w:bottom w:val="none" w:sz="0" w:space="0" w:color="auto"/>
                <w:right w:val="none" w:sz="0" w:space="0" w:color="auto"/>
              </w:divBdr>
            </w:div>
            <w:div w:id="1250843977">
              <w:marLeft w:val="0"/>
              <w:marRight w:val="0"/>
              <w:marTop w:val="0"/>
              <w:marBottom w:val="0"/>
              <w:divBdr>
                <w:top w:val="none" w:sz="0" w:space="0" w:color="auto"/>
                <w:left w:val="none" w:sz="0" w:space="0" w:color="auto"/>
                <w:bottom w:val="none" w:sz="0" w:space="0" w:color="auto"/>
                <w:right w:val="none" w:sz="0" w:space="0" w:color="auto"/>
              </w:divBdr>
            </w:div>
            <w:div w:id="1433554087">
              <w:marLeft w:val="0"/>
              <w:marRight w:val="0"/>
              <w:marTop w:val="0"/>
              <w:marBottom w:val="0"/>
              <w:divBdr>
                <w:top w:val="none" w:sz="0" w:space="0" w:color="auto"/>
                <w:left w:val="none" w:sz="0" w:space="0" w:color="auto"/>
                <w:bottom w:val="none" w:sz="0" w:space="0" w:color="auto"/>
                <w:right w:val="none" w:sz="0" w:space="0" w:color="auto"/>
              </w:divBdr>
            </w:div>
            <w:div w:id="1004554267">
              <w:marLeft w:val="0"/>
              <w:marRight w:val="0"/>
              <w:marTop w:val="0"/>
              <w:marBottom w:val="0"/>
              <w:divBdr>
                <w:top w:val="none" w:sz="0" w:space="0" w:color="auto"/>
                <w:left w:val="none" w:sz="0" w:space="0" w:color="auto"/>
                <w:bottom w:val="none" w:sz="0" w:space="0" w:color="auto"/>
                <w:right w:val="none" w:sz="0" w:space="0" w:color="auto"/>
              </w:divBdr>
            </w:div>
            <w:div w:id="1096169850">
              <w:marLeft w:val="0"/>
              <w:marRight w:val="0"/>
              <w:marTop w:val="0"/>
              <w:marBottom w:val="0"/>
              <w:divBdr>
                <w:top w:val="none" w:sz="0" w:space="0" w:color="auto"/>
                <w:left w:val="none" w:sz="0" w:space="0" w:color="auto"/>
                <w:bottom w:val="none" w:sz="0" w:space="0" w:color="auto"/>
                <w:right w:val="none" w:sz="0" w:space="0" w:color="auto"/>
              </w:divBdr>
            </w:div>
            <w:div w:id="264536020">
              <w:marLeft w:val="0"/>
              <w:marRight w:val="0"/>
              <w:marTop w:val="0"/>
              <w:marBottom w:val="0"/>
              <w:divBdr>
                <w:top w:val="none" w:sz="0" w:space="0" w:color="auto"/>
                <w:left w:val="none" w:sz="0" w:space="0" w:color="auto"/>
                <w:bottom w:val="none" w:sz="0" w:space="0" w:color="auto"/>
                <w:right w:val="none" w:sz="0" w:space="0" w:color="auto"/>
              </w:divBdr>
            </w:div>
            <w:div w:id="64227617">
              <w:marLeft w:val="0"/>
              <w:marRight w:val="0"/>
              <w:marTop w:val="0"/>
              <w:marBottom w:val="0"/>
              <w:divBdr>
                <w:top w:val="none" w:sz="0" w:space="0" w:color="auto"/>
                <w:left w:val="none" w:sz="0" w:space="0" w:color="auto"/>
                <w:bottom w:val="none" w:sz="0" w:space="0" w:color="auto"/>
                <w:right w:val="none" w:sz="0" w:space="0" w:color="auto"/>
              </w:divBdr>
            </w:div>
            <w:div w:id="1284118854">
              <w:marLeft w:val="0"/>
              <w:marRight w:val="0"/>
              <w:marTop w:val="0"/>
              <w:marBottom w:val="0"/>
              <w:divBdr>
                <w:top w:val="none" w:sz="0" w:space="0" w:color="auto"/>
                <w:left w:val="none" w:sz="0" w:space="0" w:color="auto"/>
                <w:bottom w:val="none" w:sz="0" w:space="0" w:color="auto"/>
                <w:right w:val="none" w:sz="0" w:space="0" w:color="auto"/>
              </w:divBdr>
            </w:div>
            <w:div w:id="502858842">
              <w:marLeft w:val="0"/>
              <w:marRight w:val="0"/>
              <w:marTop w:val="0"/>
              <w:marBottom w:val="0"/>
              <w:divBdr>
                <w:top w:val="none" w:sz="0" w:space="0" w:color="auto"/>
                <w:left w:val="none" w:sz="0" w:space="0" w:color="auto"/>
                <w:bottom w:val="none" w:sz="0" w:space="0" w:color="auto"/>
                <w:right w:val="none" w:sz="0" w:space="0" w:color="auto"/>
              </w:divBdr>
            </w:div>
            <w:div w:id="181869607">
              <w:marLeft w:val="0"/>
              <w:marRight w:val="0"/>
              <w:marTop w:val="0"/>
              <w:marBottom w:val="0"/>
              <w:divBdr>
                <w:top w:val="none" w:sz="0" w:space="0" w:color="auto"/>
                <w:left w:val="none" w:sz="0" w:space="0" w:color="auto"/>
                <w:bottom w:val="none" w:sz="0" w:space="0" w:color="auto"/>
                <w:right w:val="none" w:sz="0" w:space="0" w:color="auto"/>
              </w:divBdr>
            </w:div>
            <w:div w:id="468596485">
              <w:marLeft w:val="0"/>
              <w:marRight w:val="0"/>
              <w:marTop w:val="0"/>
              <w:marBottom w:val="0"/>
              <w:divBdr>
                <w:top w:val="none" w:sz="0" w:space="0" w:color="auto"/>
                <w:left w:val="none" w:sz="0" w:space="0" w:color="auto"/>
                <w:bottom w:val="none" w:sz="0" w:space="0" w:color="auto"/>
                <w:right w:val="none" w:sz="0" w:space="0" w:color="auto"/>
              </w:divBdr>
            </w:div>
            <w:div w:id="1262568368">
              <w:marLeft w:val="0"/>
              <w:marRight w:val="0"/>
              <w:marTop w:val="0"/>
              <w:marBottom w:val="0"/>
              <w:divBdr>
                <w:top w:val="none" w:sz="0" w:space="0" w:color="auto"/>
                <w:left w:val="none" w:sz="0" w:space="0" w:color="auto"/>
                <w:bottom w:val="none" w:sz="0" w:space="0" w:color="auto"/>
                <w:right w:val="none" w:sz="0" w:space="0" w:color="auto"/>
              </w:divBdr>
            </w:div>
            <w:div w:id="1559825732">
              <w:marLeft w:val="0"/>
              <w:marRight w:val="0"/>
              <w:marTop w:val="0"/>
              <w:marBottom w:val="0"/>
              <w:divBdr>
                <w:top w:val="none" w:sz="0" w:space="0" w:color="auto"/>
                <w:left w:val="none" w:sz="0" w:space="0" w:color="auto"/>
                <w:bottom w:val="none" w:sz="0" w:space="0" w:color="auto"/>
                <w:right w:val="none" w:sz="0" w:space="0" w:color="auto"/>
              </w:divBdr>
            </w:div>
            <w:div w:id="1950771909">
              <w:marLeft w:val="0"/>
              <w:marRight w:val="0"/>
              <w:marTop w:val="0"/>
              <w:marBottom w:val="0"/>
              <w:divBdr>
                <w:top w:val="none" w:sz="0" w:space="0" w:color="auto"/>
                <w:left w:val="none" w:sz="0" w:space="0" w:color="auto"/>
                <w:bottom w:val="none" w:sz="0" w:space="0" w:color="auto"/>
                <w:right w:val="none" w:sz="0" w:space="0" w:color="auto"/>
              </w:divBdr>
            </w:div>
            <w:div w:id="664093745">
              <w:marLeft w:val="0"/>
              <w:marRight w:val="0"/>
              <w:marTop w:val="0"/>
              <w:marBottom w:val="0"/>
              <w:divBdr>
                <w:top w:val="none" w:sz="0" w:space="0" w:color="auto"/>
                <w:left w:val="none" w:sz="0" w:space="0" w:color="auto"/>
                <w:bottom w:val="none" w:sz="0" w:space="0" w:color="auto"/>
                <w:right w:val="none" w:sz="0" w:space="0" w:color="auto"/>
              </w:divBdr>
            </w:div>
            <w:div w:id="801730272">
              <w:marLeft w:val="0"/>
              <w:marRight w:val="0"/>
              <w:marTop w:val="0"/>
              <w:marBottom w:val="0"/>
              <w:divBdr>
                <w:top w:val="none" w:sz="0" w:space="0" w:color="auto"/>
                <w:left w:val="none" w:sz="0" w:space="0" w:color="auto"/>
                <w:bottom w:val="none" w:sz="0" w:space="0" w:color="auto"/>
                <w:right w:val="none" w:sz="0" w:space="0" w:color="auto"/>
              </w:divBdr>
            </w:div>
            <w:div w:id="651955477">
              <w:marLeft w:val="0"/>
              <w:marRight w:val="0"/>
              <w:marTop w:val="0"/>
              <w:marBottom w:val="0"/>
              <w:divBdr>
                <w:top w:val="none" w:sz="0" w:space="0" w:color="auto"/>
                <w:left w:val="none" w:sz="0" w:space="0" w:color="auto"/>
                <w:bottom w:val="none" w:sz="0" w:space="0" w:color="auto"/>
                <w:right w:val="none" w:sz="0" w:space="0" w:color="auto"/>
              </w:divBdr>
            </w:div>
            <w:div w:id="1880044787">
              <w:marLeft w:val="0"/>
              <w:marRight w:val="0"/>
              <w:marTop w:val="0"/>
              <w:marBottom w:val="0"/>
              <w:divBdr>
                <w:top w:val="none" w:sz="0" w:space="0" w:color="auto"/>
                <w:left w:val="none" w:sz="0" w:space="0" w:color="auto"/>
                <w:bottom w:val="none" w:sz="0" w:space="0" w:color="auto"/>
                <w:right w:val="none" w:sz="0" w:space="0" w:color="auto"/>
              </w:divBdr>
            </w:div>
            <w:div w:id="1416049027">
              <w:marLeft w:val="0"/>
              <w:marRight w:val="0"/>
              <w:marTop w:val="0"/>
              <w:marBottom w:val="0"/>
              <w:divBdr>
                <w:top w:val="none" w:sz="0" w:space="0" w:color="auto"/>
                <w:left w:val="none" w:sz="0" w:space="0" w:color="auto"/>
                <w:bottom w:val="none" w:sz="0" w:space="0" w:color="auto"/>
                <w:right w:val="none" w:sz="0" w:space="0" w:color="auto"/>
              </w:divBdr>
            </w:div>
            <w:div w:id="1950817820">
              <w:marLeft w:val="0"/>
              <w:marRight w:val="0"/>
              <w:marTop w:val="0"/>
              <w:marBottom w:val="0"/>
              <w:divBdr>
                <w:top w:val="none" w:sz="0" w:space="0" w:color="auto"/>
                <w:left w:val="none" w:sz="0" w:space="0" w:color="auto"/>
                <w:bottom w:val="none" w:sz="0" w:space="0" w:color="auto"/>
                <w:right w:val="none" w:sz="0" w:space="0" w:color="auto"/>
              </w:divBdr>
            </w:div>
            <w:div w:id="482814593">
              <w:marLeft w:val="0"/>
              <w:marRight w:val="0"/>
              <w:marTop w:val="0"/>
              <w:marBottom w:val="0"/>
              <w:divBdr>
                <w:top w:val="none" w:sz="0" w:space="0" w:color="auto"/>
                <w:left w:val="none" w:sz="0" w:space="0" w:color="auto"/>
                <w:bottom w:val="none" w:sz="0" w:space="0" w:color="auto"/>
                <w:right w:val="none" w:sz="0" w:space="0" w:color="auto"/>
              </w:divBdr>
            </w:div>
            <w:div w:id="779448426">
              <w:marLeft w:val="0"/>
              <w:marRight w:val="0"/>
              <w:marTop w:val="0"/>
              <w:marBottom w:val="0"/>
              <w:divBdr>
                <w:top w:val="none" w:sz="0" w:space="0" w:color="auto"/>
                <w:left w:val="none" w:sz="0" w:space="0" w:color="auto"/>
                <w:bottom w:val="none" w:sz="0" w:space="0" w:color="auto"/>
                <w:right w:val="none" w:sz="0" w:space="0" w:color="auto"/>
              </w:divBdr>
            </w:div>
            <w:div w:id="983243815">
              <w:marLeft w:val="0"/>
              <w:marRight w:val="0"/>
              <w:marTop w:val="0"/>
              <w:marBottom w:val="0"/>
              <w:divBdr>
                <w:top w:val="none" w:sz="0" w:space="0" w:color="auto"/>
                <w:left w:val="none" w:sz="0" w:space="0" w:color="auto"/>
                <w:bottom w:val="none" w:sz="0" w:space="0" w:color="auto"/>
                <w:right w:val="none" w:sz="0" w:space="0" w:color="auto"/>
              </w:divBdr>
            </w:div>
            <w:div w:id="146435598">
              <w:marLeft w:val="0"/>
              <w:marRight w:val="0"/>
              <w:marTop w:val="0"/>
              <w:marBottom w:val="0"/>
              <w:divBdr>
                <w:top w:val="none" w:sz="0" w:space="0" w:color="auto"/>
                <w:left w:val="none" w:sz="0" w:space="0" w:color="auto"/>
                <w:bottom w:val="none" w:sz="0" w:space="0" w:color="auto"/>
                <w:right w:val="none" w:sz="0" w:space="0" w:color="auto"/>
              </w:divBdr>
            </w:div>
            <w:div w:id="1031569308">
              <w:marLeft w:val="0"/>
              <w:marRight w:val="0"/>
              <w:marTop w:val="0"/>
              <w:marBottom w:val="0"/>
              <w:divBdr>
                <w:top w:val="none" w:sz="0" w:space="0" w:color="auto"/>
                <w:left w:val="none" w:sz="0" w:space="0" w:color="auto"/>
                <w:bottom w:val="none" w:sz="0" w:space="0" w:color="auto"/>
                <w:right w:val="none" w:sz="0" w:space="0" w:color="auto"/>
              </w:divBdr>
            </w:div>
            <w:div w:id="1094790683">
              <w:marLeft w:val="0"/>
              <w:marRight w:val="0"/>
              <w:marTop w:val="0"/>
              <w:marBottom w:val="0"/>
              <w:divBdr>
                <w:top w:val="none" w:sz="0" w:space="0" w:color="auto"/>
                <w:left w:val="none" w:sz="0" w:space="0" w:color="auto"/>
                <w:bottom w:val="none" w:sz="0" w:space="0" w:color="auto"/>
                <w:right w:val="none" w:sz="0" w:space="0" w:color="auto"/>
              </w:divBdr>
            </w:div>
            <w:div w:id="1493836943">
              <w:marLeft w:val="0"/>
              <w:marRight w:val="0"/>
              <w:marTop w:val="0"/>
              <w:marBottom w:val="0"/>
              <w:divBdr>
                <w:top w:val="none" w:sz="0" w:space="0" w:color="auto"/>
                <w:left w:val="none" w:sz="0" w:space="0" w:color="auto"/>
                <w:bottom w:val="none" w:sz="0" w:space="0" w:color="auto"/>
                <w:right w:val="none" w:sz="0" w:space="0" w:color="auto"/>
              </w:divBdr>
            </w:div>
            <w:div w:id="89088919">
              <w:marLeft w:val="0"/>
              <w:marRight w:val="0"/>
              <w:marTop w:val="0"/>
              <w:marBottom w:val="0"/>
              <w:divBdr>
                <w:top w:val="none" w:sz="0" w:space="0" w:color="auto"/>
                <w:left w:val="none" w:sz="0" w:space="0" w:color="auto"/>
                <w:bottom w:val="none" w:sz="0" w:space="0" w:color="auto"/>
                <w:right w:val="none" w:sz="0" w:space="0" w:color="auto"/>
              </w:divBdr>
            </w:div>
            <w:div w:id="964698127">
              <w:marLeft w:val="0"/>
              <w:marRight w:val="0"/>
              <w:marTop w:val="0"/>
              <w:marBottom w:val="0"/>
              <w:divBdr>
                <w:top w:val="none" w:sz="0" w:space="0" w:color="auto"/>
                <w:left w:val="none" w:sz="0" w:space="0" w:color="auto"/>
                <w:bottom w:val="none" w:sz="0" w:space="0" w:color="auto"/>
                <w:right w:val="none" w:sz="0" w:space="0" w:color="auto"/>
              </w:divBdr>
            </w:div>
            <w:div w:id="68770636">
              <w:marLeft w:val="0"/>
              <w:marRight w:val="0"/>
              <w:marTop w:val="0"/>
              <w:marBottom w:val="0"/>
              <w:divBdr>
                <w:top w:val="none" w:sz="0" w:space="0" w:color="auto"/>
                <w:left w:val="none" w:sz="0" w:space="0" w:color="auto"/>
                <w:bottom w:val="none" w:sz="0" w:space="0" w:color="auto"/>
                <w:right w:val="none" w:sz="0" w:space="0" w:color="auto"/>
              </w:divBdr>
            </w:div>
            <w:div w:id="631441858">
              <w:marLeft w:val="0"/>
              <w:marRight w:val="0"/>
              <w:marTop w:val="0"/>
              <w:marBottom w:val="0"/>
              <w:divBdr>
                <w:top w:val="none" w:sz="0" w:space="0" w:color="auto"/>
                <w:left w:val="none" w:sz="0" w:space="0" w:color="auto"/>
                <w:bottom w:val="none" w:sz="0" w:space="0" w:color="auto"/>
                <w:right w:val="none" w:sz="0" w:space="0" w:color="auto"/>
              </w:divBdr>
            </w:div>
            <w:div w:id="1816289563">
              <w:marLeft w:val="0"/>
              <w:marRight w:val="0"/>
              <w:marTop w:val="0"/>
              <w:marBottom w:val="0"/>
              <w:divBdr>
                <w:top w:val="none" w:sz="0" w:space="0" w:color="auto"/>
                <w:left w:val="none" w:sz="0" w:space="0" w:color="auto"/>
                <w:bottom w:val="none" w:sz="0" w:space="0" w:color="auto"/>
                <w:right w:val="none" w:sz="0" w:space="0" w:color="auto"/>
              </w:divBdr>
            </w:div>
            <w:div w:id="1673490283">
              <w:marLeft w:val="0"/>
              <w:marRight w:val="0"/>
              <w:marTop w:val="0"/>
              <w:marBottom w:val="0"/>
              <w:divBdr>
                <w:top w:val="none" w:sz="0" w:space="0" w:color="auto"/>
                <w:left w:val="none" w:sz="0" w:space="0" w:color="auto"/>
                <w:bottom w:val="none" w:sz="0" w:space="0" w:color="auto"/>
                <w:right w:val="none" w:sz="0" w:space="0" w:color="auto"/>
              </w:divBdr>
            </w:div>
            <w:div w:id="91053357">
              <w:marLeft w:val="0"/>
              <w:marRight w:val="0"/>
              <w:marTop w:val="0"/>
              <w:marBottom w:val="0"/>
              <w:divBdr>
                <w:top w:val="none" w:sz="0" w:space="0" w:color="auto"/>
                <w:left w:val="none" w:sz="0" w:space="0" w:color="auto"/>
                <w:bottom w:val="none" w:sz="0" w:space="0" w:color="auto"/>
                <w:right w:val="none" w:sz="0" w:space="0" w:color="auto"/>
              </w:divBdr>
            </w:div>
            <w:div w:id="579684063">
              <w:marLeft w:val="0"/>
              <w:marRight w:val="0"/>
              <w:marTop w:val="0"/>
              <w:marBottom w:val="0"/>
              <w:divBdr>
                <w:top w:val="none" w:sz="0" w:space="0" w:color="auto"/>
                <w:left w:val="none" w:sz="0" w:space="0" w:color="auto"/>
                <w:bottom w:val="none" w:sz="0" w:space="0" w:color="auto"/>
                <w:right w:val="none" w:sz="0" w:space="0" w:color="auto"/>
              </w:divBdr>
            </w:div>
            <w:div w:id="113520265">
              <w:marLeft w:val="0"/>
              <w:marRight w:val="0"/>
              <w:marTop w:val="0"/>
              <w:marBottom w:val="0"/>
              <w:divBdr>
                <w:top w:val="none" w:sz="0" w:space="0" w:color="auto"/>
                <w:left w:val="none" w:sz="0" w:space="0" w:color="auto"/>
                <w:bottom w:val="none" w:sz="0" w:space="0" w:color="auto"/>
                <w:right w:val="none" w:sz="0" w:space="0" w:color="auto"/>
              </w:divBdr>
            </w:div>
            <w:div w:id="1097402362">
              <w:marLeft w:val="0"/>
              <w:marRight w:val="0"/>
              <w:marTop w:val="0"/>
              <w:marBottom w:val="0"/>
              <w:divBdr>
                <w:top w:val="none" w:sz="0" w:space="0" w:color="auto"/>
                <w:left w:val="none" w:sz="0" w:space="0" w:color="auto"/>
                <w:bottom w:val="none" w:sz="0" w:space="0" w:color="auto"/>
                <w:right w:val="none" w:sz="0" w:space="0" w:color="auto"/>
              </w:divBdr>
            </w:div>
            <w:div w:id="154735434">
              <w:marLeft w:val="0"/>
              <w:marRight w:val="0"/>
              <w:marTop w:val="0"/>
              <w:marBottom w:val="0"/>
              <w:divBdr>
                <w:top w:val="none" w:sz="0" w:space="0" w:color="auto"/>
                <w:left w:val="none" w:sz="0" w:space="0" w:color="auto"/>
                <w:bottom w:val="none" w:sz="0" w:space="0" w:color="auto"/>
                <w:right w:val="none" w:sz="0" w:space="0" w:color="auto"/>
              </w:divBdr>
            </w:div>
            <w:div w:id="2032106730">
              <w:marLeft w:val="0"/>
              <w:marRight w:val="0"/>
              <w:marTop w:val="0"/>
              <w:marBottom w:val="0"/>
              <w:divBdr>
                <w:top w:val="none" w:sz="0" w:space="0" w:color="auto"/>
                <w:left w:val="none" w:sz="0" w:space="0" w:color="auto"/>
                <w:bottom w:val="none" w:sz="0" w:space="0" w:color="auto"/>
                <w:right w:val="none" w:sz="0" w:space="0" w:color="auto"/>
              </w:divBdr>
            </w:div>
            <w:div w:id="1115713442">
              <w:marLeft w:val="0"/>
              <w:marRight w:val="0"/>
              <w:marTop w:val="0"/>
              <w:marBottom w:val="0"/>
              <w:divBdr>
                <w:top w:val="none" w:sz="0" w:space="0" w:color="auto"/>
                <w:left w:val="none" w:sz="0" w:space="0" w:color="auto"/>
                <w:bottom w:val="none" w:sz="0" w:space="0" w:color="auto"/>
                <w:right w:val="none" w:sz="0" w:space="0" w:color="auto"/>
              </w:divBdr>
            </w:div>
            <w:div w:id="916093498">
              <w:marLeft w:val="0"/>
              <w:marRight w:val="0"/>
              <w:marTop w:val="0"/>
              <w:marBottom w:val="0"/>
              <w:divBdr>
                <w:top w:val="none" w:sz="0" w:space="0" w:color="auto"/>
                <w:left w:val="none" w:sz="0" w:space="0" w:color="auto"/>
                <w:bottom w:val="none" w:sz="0" w:space="0" w:color="auto"/>
                <w:right w:val="none" w:sz="0" w:space="0" w:color="auto"/>
              </w:divBdr>
            </w:div>
            <w:div w:id="1081635864">
              <w:marLeft w:val="0"/>
              <w:marRight w:val="0"/>
              <w:marTop w:val="0"/>
              <w:marBottom w:val="0"/>
              <w:divBdr>
                <w:top w:val="none" w:sz="0" w:space="0" w:color="auto"/>
                <w:left w:val="none" w:sz="0" w:space="0" w:color="auto"/>
                <w:bottom w:val="none" w:sz="0" w:space="0" w:color="auto"/>
                <w:right w:val="none" w:sz="0" w:space="0" w:color="auto"/>
              </w:divBdr>
            </w:div>
            <w:div w:id="1624772663">
              <w:marLeft w:val="0"/>
              <w:marRight w:val="0"/>
              <w:marTop w:val="0"/>
              <w:marBottom w:val="0"/>
              <w:divBdr>
                <w:top w:val="none" w:sz="0" w:space="0" w:color="auto"/>
                <w:left w:val="none" w:sz="0" w:space="0" w:color="auto"/>
                <w:bottom w:val="none" w:sz="0" w:space="0" w:color="auto"/>
                <w:right w:val="none" w:sz="0" w:space="0" w:color="auto"/>
              </w:divBdr>
            </w:div>
            <w:div w:id="553584702">
              <w:marLeft w:val="0"/>
              <w:marRight w:val="0"/>
              <w:marTop w:val="0"/>
              <w:marBottom w:val="0"/>
              <w:divBdr>
                <w:top w:val="none" w:sz="0" w:space="0" w:color="auto"/>
                <w:left w:val="none" w:sz="0" w:space="0" w:color="auto"/>
                <w:bottom w:val="none" w:sz="0" w:space="0" w:color="auto"/>
                <w:right w:val="none" w:sz="0" w:space="0" w:color="auto"/>
              </w:divBdr>
            </w:div>
            <w:div w:id="1041131210">
              <w:marLeft w:val="0"/>
              <w:marRight w:val="0"/>
              <w:marTop w:val="0"/>
              <w:marBottom w:val="0"/>
              <w:divBdr>
                <w:top w:val="none" w:sz="0" w:space="0" w:color="auto"/>
                <w:left w:val="none" w:sz="0" w:space="0" w:color="auto"/>
                <w:bottom w:val="none" w:sz="0" w:space="0" w:color="auto"/>
                <w:right w:val="none" w:sz="0" w:space="0" w:color="auto"/>
              </w:divBdr>
            </w:div>
            <w:div w:id="2083290631">
              <w:marLeft w:val="0"/>
              <w:marRight w:val="0"/>
              <w:marTop w:val="0"/>
              <w:marBottom w:val="0"/>
              <w:divBdr>
                <w:top w:val="none" w:sz="0" w:space="0" w:color="auto"/>
                <w:left w:val="none" w:sz="0" w:space="0" w:color="auto"/>
                <w:bottom w:val="none" w:sz="0" w:space="0" w:color="auto"/>
                <w:right w:val="none" w:sz="0" w:space="0" w:color="auto"/>
              </w:divBdr>
            </w:div>
            <w:div w:id="63336399">
              <w:marLeft w:val="0"/>
              <w:marRight w:val="0"/>
              <w:marTop w:val="0"/>
              <w:marBottom w:val="0"/>
              <w:divBdr>
                <w:top w:val="none" w:sz="0" w:space="0" w:color="auto"/>
                <w:left w:val="none" w:sz="0" w:space="0" w:color="auto"/>
                <w:bottom w:val="none" w:sz="0" w:space="0" w:color="auto"/>
                <w:right w:val="none" w:sz="0" w:space="0" w:color="auto"/>
              </w:divBdr>
            </w:div>
            <w:div w:id="17513657">
              <w:marLeft w:val="0"/>
              <w:marRight w:val="0"/>
              <w:marTop w:val="0"/>
              <w:marBottom w:val="0"/>
              <w:divBdr>
                <w:top w:val="none" w:sz="0" w:space="0" w:color="auto"/>
                <w:left w:val="none" w:sz="0" w:space="0" w:color="auto"/>
                <w:bottom w:val="none" w:sz="0" w:space="0" w:color="auto"/>
                <w:right w:val="none" w:sz="0" w:space="0" w:color="auto"/>
              </w:divBdr>
            </w:div>
            <w:div w:id="295532189">
              <w:marLeft w:val="0"/>
              <w:marRight w:val="0"/>
              <w:marTop w:val="0"/>
              <w:marBottom w:val="0"/>
              <w:divBdr>
                <w:top w:val="none" w:sz="0" w:space="0" w:color="auto"/>
                <w:left w:val="none" w:sz="0" w:space="0" w:color="auto"/>
                <w:bottom w:val="none" w:sz="0" w:space="0" w:color="auto"/>
                <w:right w:val="none" w:sz="0" w:space="0" w:color="auto"/>
              </w:divBdr>
            </w:div>
            <w:div w:id="169220601">
              <w:marLeft w:val="0"/>
              <w:marRight w:val="0"/>
              <w:marTop w:val="0"/>
              <w:marBottom w:val="0"/>
              <w:divBdr>
                <w:top w:val="none" w:sz="0" w:space="0" w:color="auto"/>
                <w:left w:val="none" w:sz="0" w:space="0" w:color="auto"/>
                <w:bottom w:val="none" w:sz="0" w:space="0" w:color="auto"/>
                <w:right w:val="none" w:sz="0" w:space="0" w:color="auto"/>
              </w:divBdr>
            </w:div>
            <w:div w:id="42946246">
              <w:marLeft w:val="0"/>
              <w:marRight w:val="0"/>
              <w:marTop w:val="0"/>
              <w:marBottom w:val="0"/>
              <w:divBdr>
                <w:top w:val="none" w:sz="0" w:space="0" w:color="auto"/>
                <w:left w:val="none" w:sz="0" w:space="0" w:color="auto"/>
                <w:bottom w:val="none" w:sz="0" w:space="0" w:color="auto"/>
                <w:right w:val="none" w:sz="0" w:space="0" w:color="auto"/>
              </w:divBdr>
            </w:div>
            <w:div w:id="364332756">
              <w:marLeft w:val="0"/>
              <w:marRight w:val="0"/>
              <w:marTop w:val="0"/>
              <w:marBottom w:val="0"/>
              <w:divBdr>
                <w:top w:val="none" w:sz="0" w:space="0" w:color="auto"/>
                <w:left w:val="none" w:sz="0" w:space="0" w:color="auto"/>
                <w:bottom w:val="none" w:sz="0" w:space="0" w:color="auto"/>
                <w:right w:val="none" w:sz="0" w:space="0" w:color="auto"/>
              </w:divBdr>
            </w:div>
            <w:div w:id="1512992774">
              <w:marLeft w:val="0"/>
              <w:marRight w:val="0"/>
              <w:marTop w:val="0"/>
              <w:marBottom w:val="0"/>
              <w:divBdr>
                <w:top w:val="none" w:sz="0" w:space="0" w:color="auto"/>
                <w:left w:val="none" w:sz="0" w:space="0" w:color="auto"/>
                <w:bottom w:val="none" w:sz="0" w:space="0" w:color="auto"/>
                <w:right w:val="none" w:sz="0" w:space="0" w:color="auto"/>
              </w:divBdr>
            </w:div>
            <w:div w:id="826019835">
              <w:marLeft w:val="0"/>
              <w:marRight w:val="0"/>
              <w:marTop w:val="0"/>
              <w:marBottom w:val="0"/>
              <w:divBdr>
                <w:top w:val="none" w:sz="0" w:space="0" w:color="auto"/>
                <w:left w:val="none" w:sz="0" w:space="0" w:color="auto"/>
                <w:bottom w:val="none" w:sz="0" w:space="0" w:color="auto"/>
                <w:right w:val="none" w:sz="0" w:space="0" w:color="auto"/>
              </w:divBdr>
            </w:div>
            <w:div w:id="237256652">
              <w:marLeft w:val="0"/>
              <w:marRight w:val="0"/>
              <w:marTop w:val="0"/>
              <w:marBottom w:val="0"/>
              <w:divBdr>
                <w:top w:val="none" w:sz="0" w:space="0" w:color="auto"/>
                <w:left w:val="none" w:sz="0" w:space="0" w:color="auto"/>
                <w:bottom w:val="none" w:sz="0" w:space="0" w:color="auto"/>
                <w:right w:val="none" w:sz="0" w:space="0" w:color="auto"/>
              </w:divBdr>
            </w:div>
            <w:div w:id="481116575">
              <w:marLeft w:val="0"/>
              <w:marRight w:val="0"/>
              <w:marTop w:val="0"/>
              <w:marBottom w:val="0"/>
              <w:divBdr>
                <w:top w:val="none" w:sz="0" w:space="0" w:color="auto"/>
                <w:left w:val="none" w:sz="0" w:space="0" w:color="auto"/>
                <w:bottom w:val="none" w:sz="0" w:space="0" w:color="auto"/>
                <w:right w:val="none" w:sz="0" w:space="0" w:color="auto"/>
              </w:divBdr>
            </w:div>
            <w:div w:id="218440375">
              <w:marLeft w:val="0"/>
              <w:marRight w:val="0"/>
              <w:marTop w:val="0"/>
              <w:marBottom w:val="0"/>
              <w:divBdr>
                <w:top w:val="none" w:sz="0" w:space="0" w:color="auto"/>
                <w:left w:val="none" w:sz="0" w:space="0" w:color="auto"/>
                <w:bottom w:val="none" w:sz="0" w:space="0" w:color="auto"/>
                <w:right w:val="none" w:sz="0" w:space="0" w:color="auto"/>
              </w:divBdr>
            </w:div>
            <w:div w:id="1306351691">
              <w:marLeft w:val="0"/>
              <w:marRight w:val="0"/>
              <w:marTop w:val="0"/>
              <w:marBottom w:val="0"/>
              <w:divBdr>
                <w:top w:val="none" w:sz="0" w:space="0" w:color="auto"/>
                <w:left w:val="none" w:sz="0" w:space="0" w:color="auto"/>
                <w:bottom w:val="none" w:sz="0" w:space="0" w:color="auto"/>
                <w:right w:val="none" w:sz="0" w:space="0" w:color="auto"/>
              </w:divBdr>
            </w:div>
            <w:div w:id="1293439879">
              <w:marLeft w:val="0"/>
              <w:marRight w:val="0"/>
              <w:marTop w:val="0"/>
              <w:marBottom w:val="0"/>
              <w:divBdr>
                <w:top w:val="none" w:sz="0" w:space="0" w:color="auto"/>
                <w:left w:val="none" w:sz="0" w:space="0" w:color="auto"/>
                <w:bottom w:val="none" w:sz="0" w:space="0" w:color="auto"/>
                <w:right w:val="none" w:sz="0" w:space="0" w:color="auto"/>
              </w:divBdr>
            </w:div>
            <w:div w:id="311761064">
              <w:marLeft w:val="0"/>
              <w:marRight w:val="0"/>
              <w:marTop w:val="0"/>
              <w:marBottom w:val="0"/>
              <w:divBdr>
                <w:top w:val="none" w:sz="0" w:space="0" w:color="auto"/>
                <w:left w:val="none" w:sz="0" w:space="0" w:color="auto"/>
                <w:bottom w:val="none" w:sz="0" w:space="0" w:color="auto"/>
                <w:right w:val="none" w:sz="0" w:space="0" w:color="auto"/>
              </w:divBdr>
            </w:div>
            <w:div w:id="1905216887">
              <w:marLeft w:val="0"/>
              <w:marRight w:val="0"/>
              <w:marTop w:val="0"/>
              <w:marBottom w:val="0"/>
              <w:divBdr>
                <w:top w:val="none" w:sz="0" w:space="0" w:color="auto"/>
                <w:left w:val="none" w:sz="0" w:space="0" w:color="auto"/>
                <w:bottom w:val="none" w:sz="0" w:space="0" w:color="auto"/>
                <w:right w:val="none" w:sz="0" w:space="0" w:color="auto"/>
              </w:divBdr>
            </w:div>
            <w:div w:id="1922643753">
              <w:marLeft w:val="0"/>
              <w:marRight w:val="0"/>
              <w:marTop w:val="0"/>
              <w:marBottom w:val="0"/>
              <w:divBdr>
                <w:top w:val="none" w:sz="0" w:space="0" w:color="auto"/>
                <w:left w:val="none" w:sz="0" w:space="0" w:color="auto"/>
                <w:bottom w:val="none" w:sz="0" w:space="0" w:color="auto"/>
                <w:right w:val="none" w:sz="0" w:space="0" w:color="auto"/>
              </w:divBdr>
            </w:div>
            <w:div w:id="687096704">
              <w:marLeft w:val="0"/>
              <w:marRight w:val="0"/>
              <w:marTop w:val="0"/>
              <w:marBottom w:val="0"/>
              <w:divBdr>
                <w:top w:val="none" w:sz="0" w:space="0" w:color="auto"/>
                <w:left w:val="none" w:sz="0" w:space="0" w:color="auto"/>
                <w:bottom w:val="none" w:sz="0" w:space="0" w:color="auto"/>
                <w:right w:val="none" w:sz="0" w:space="0" w:color="auto"/>
              </w:divBdr>
            </w:div>
            <w:div w:id="440608619">
              <w:marLeft w:val="0"/>
              <w:marRight w:val="0"/>
              <w:marTop w:val="0"/>
              <w:marBottom w:val="0"/>
              <w:divBdr>
                <w:top w:val="none" w:sz="0" w:space="0" w:color="auto"/>
                <w:left w:val="none" w:sz="0" w:space="0" w:color="auto"/>
                <w:bottom w:val="none" w:sz="0" w:space="0" w:color="auto"/>
                <w:right w:val="none" w:sz="0" w:space="0" w:color="auto"/>
              </w:divBdr>
            </w:div>
            <w:div w:id="998580899">
              <w:marLeft w:val="0"/>
              <w:marRight w:val="0"/>
              <w:marTop w:val="0"/>
              <w:marBottom w:val="0"/>
              <w:divBdr>
                <w:top w:val="none" w:sz="0" w:space="0" w:color="auto"/>
                <w:left w:val="none" w:sz="0" w:space="0" w:color="auto"/>
                <w:bottom w:val="none" w:sz="0" w:space="0" w:color="auto"/>
                <w:right w:val="none" w:sz="0" w:space="0" w:color="auto"/>
              </w:divBdr>
            </w:div>
            <w:div w:id="1796484339">
              <w:marLeft w:val="0"/>
              <w:marRight w:val="0"/>
              <w:marTop w:val="0"/>
              <w:marBottom w:val="0"/>
              <w:divBdr>
                <w:top w:val="none" w:sz="0" w:space="0" w:color="auto"/>
                <w:left w:val="none" w:sz="0" w:space="0" w:color="auto"/>
                <w:bottom w:val="none" w:sz="0" w:space="0" w:color="auto"/>
                <w:right w:val="none" w:sz="0" w:space="0" w:color="auto"/>
              </w:divBdr>
            </w:div>
            <w:div w:id="1973056870">
              <w:marLeft w:val="0"/>
              <w:marRight w:val="0"/>
              <w:marTop w:val="0"/>
              <w:marBottom w:val="0"/>
              <w:divBdr>
                <w:top w:val="none" w:sz="0" w:space="0" w:color="auto"/>
                <w:left w:val="none" w:sz="0" w:space="0" w:color="auto"/>
                <w:bottom w:val="none" w:sz="0" w:space="0" w:color="auto"/>
                <w:right w:val="none" w:sz="0" w:space="0" w:color="auto"/>
              </w:divBdr>
            </w:div>
            <w:div w:id="1650093889">
              <w:marLeft w:val="0"/>
              <w:marRight w:val="0"/>
              <w:marTop w:val="0"/>
              <w:marBottom w:val="0"/>
              <w:divBdr>
                <w:top w:val="none" w:sz="0" w:space="0" w:color="auto"/>
                <w:left w:val="none" w:sz="0" w:space="0" w:color="auto"/>
                <w:bottom w:val="none" w:sz="0" w:space="0" w:color="auto"/>
                <w:right w:val="none" w:sz="0" w:space="0" w:color="auto"/>
              </w:divBdr>
            </w:div>
            <w:div w:id="843591071">
              <w:marLeft w:val="0"/>
              <w:marRight w:val="0"/>
              <w:marTop w:val="0"/>
              <w:marBottom w:val="0"/>
              <w:divBdr>
                <w:top w:val="none" w:sz="0" w:space="0" w:color="auto"/>
                <w:left w:val="none" w:sz="0" w:space="0" w:color="auto"/>
                <w:bottom w:val="none" w:sz="0" w:space="0" w:color="auto"/>
                <w:right w:val="none" w:sz="0" w:space="0" w:color="auto"/>
              </w:divBdr>
            </w:div>
            <w:div w:id="1226649700">
              <w:marLeft w:val="0"/>
              <w:marRight w:val="0"/>
              <w:marTop w:val="0"/>
              <w:marBottom w:val="0"/>
              <w:divBdr>
                <w:top w:val="none" w:sz="0" w:space="0" w:color="auto"/>
                <w:left w:val="none" w:sz="0" w:space="0" w:color="auto"/>
                <w:bottom w:val="none" w:sz="0" w:space="0" w:color="auto"/>
                <w:right w:val="none" w:sz="0" w:space="0" w:color="auto"/>
              </w:divBdr>
            </w:div>
            <w:div w:id="1930651971">
              <w:marLeft w:val="0"/>
              <w:marRight w:val="0"/>
              <w:marTop w:val="0"/>
              <w:marBottom w:val="0"/>
              <w:divBdr>
                <w:top w:val="none" w:sz="0" w:space="0" w:color="auto"/>
                <w:left w:val="none" w:sz="0" w:space="0" w:color="auto"/>
                <w:bottom w:val="none" w:sz="0" w:space="0" w:color="auto"/>
                <w:right w:val="none" w:sz="0" w:space="0" w:color="auto"/>
              </w:divBdr>
            </w:div>
            <w:div w:id="1330475918">
              <w:marLeft w:val="0"/>
              <w:marRight w:val="0"/>
              <w:marTop w:val="0"/>
              <w:marBottom w:val="0"/>
              <w:divBdr>
                <w:top w:val="none" w:sz="0" w:space="0" w:color="auto"/>
                <w:left w:val="none" w:sz="0" w:space="0" w:color="auto"/>
                <w:bottom w:val="none" w:sz="0" w:space="0" w:color="auto"/>
                <w:right w:val="none" w:sz="0" w:space="0" w:color="auto"/>
              </w:divBdr>
            </w:div>
            <w:div w:id="890314306">
              <w:marLeft w:val="0"/>
              <w:marRight w:val="0"/>
              <w:marTop w:val="0"/>
              <w:marBottom w:val="0"/>
              <w:divBdr>
                <w:top w:val="none" w:sz="0" w:space="0" w:color="auto"/>
                <w:left w:val="none" w:sz="0" w:space="0" w:color="auto"/>
                <w:bottom w:val="none" w:sz="0" w:space="0" w:color="auto"/>
                <w:right w:val="none" w:sz="0" w:space="0" w:color="auto"/>
              </w:divBdr>
            </w:div>
            <w:div w:id="1804302550">
              <w:marLeft w:val="0"/>
              <w:marRight w:val="0"/>
              <w:marTop w:val="0"/>
              <w:marBottom w:val="0"/>
              <w:divBdr>
                <w:top w:val="none" w:sz="0" w:space="0" w:color="auto"/>
                <w:left w:val="none" w:sz="0" w:space="0" w:color="auto"/>
                <w:bottom w:val="none" w:sz="0" w:space="0" w:color="auto"/>
                <w:right w:val="none" w:sz="0" w:space="0" w:color="auto"/>
              </w:divBdr>
            </w:div>
            <w:div w:id="1234586456">
              <w:marLeft w:val="0"/>
              <w:marRight w:val="0"/>
              <w:marTop w:val="0"/>
              <w:marBottom w:val="0"/>
              <w:divBdr>
                <w:top w:val="none" w:sz="0" w:space="0" w:color="auto"/>
                <w:left w:val="none" w:sz="0" w:space="0" w:color="auto"/>
                <w:bottom w:val="none" w:sz="0" w:space="0" w:color="auto"/>
                <w:right w:val="none" w:sz="0" w:space="0" w:color="auto"/>
              </w:divBdr>
            </w:div>
            <w:div w:id="2071809693">
              <w:marLeft w:val="0"/>
              <w:marRight w:val="0"/>
              <w:marTop w:val="0"/>
              <w:marBottom w:val="0"/>
              <w:divBdr>
                <w:top w:val="none" w:sz="0" w:space="0" w:color="auto"/>
                <w:left w:val="none" w:sz="0" w:space="0" w:color="auto"/>
                <w:bottom w:val="none" w:sz="0" w:space="0" w:color="auto"/>
                <w:right w:val="none" w:sz="0" w:space="0" w:color="auto"/>
              </w:divBdr>
            </w:div>
            <w:div w:id="2110663537">
              <w:marLeft w:val="0"/>
              <w:marRight w:val="0"/>
              <w:marTop w:val="0"/>
              <w:marBottom w:val="0"/>
              <w:divBdr>
                <w:top w:val="none" w:sz="0" w:space="0" w:color="auto"/>
                <w:left w:val="none" w:sz="0" w:space="0" w:color="auto"/>
                <w:bottom w:val="none" w:sz="0" w:space="0" w:color="auto"/>
                <w:right w:val="none" w:sz="0" w:space="0" w:color="auto"/>
              </w:divBdr>
            </w:div>
            <w:div w:id="844902992">
              <w:marLeft w:val="0"/>
              <w:marRight w:val="0"/>
              <w:marTop w:val="0"/>
              <w:marBottom w:val="0"/>
              <w:divBdr>
                <w:top w:val="none" w:sz="0" w:space="0" w:color="auto"/>
                <w:left w:val="none" w:sz="0" w:space="0" w:color="auto"/>
                <w:bottom w:val="none" w:sz="0" w:space="0" w:color="auto"/>
                <w:right w:val="none" w:sz="0" w:space="0" w:color="auto"/>
              </w:divBdr>
            </w:div>
            <w:div w:id="1039356300">
              <w:marLeft w:val="0"/>
              <w:marRight w:val="0"/>
              <w:marTop w:val="0"/>
              <w:marBottom w:val="0"/>
              <w:divBdr>
                <w:top w:val="none" w:sz="0" w:space="0" w:color="auto"/>
                <w:left w:val="none" w:sz="0" w:space="0" w:color="auto"/>
                <w:bottom w:val="none" w:sz="0" w:space="0" w:color="auto"/>
                <w:right w:val="none" w:sz="0" w:space="0" w:color="auto"/>
              </w:divBdr>
            </w:div>
            <w:div w:id="170683281">
              <w:marLeft w:val="0"/>
              <w:marRight w:val="0"/>
              <w:marTop w:val="0"/>
              <w:marBottom w:val="0"/>
              <w:divBdr>
                <w:top w:val="none" w:sz="0" w:space="0" w:color="auto"/>
                <w:left w:val="none" w:sz="0" w:space="0" w:color="auto"/>
                <w:bottom w:val="none" w:sz="0" w:space="0" w:color="auto"/>
                <w:right w:val="none" w:sz="0" w:space="0" w:color="auto"/>
              </w:divBdr>
            </w:div>
            <w:div w:id="867792824">
              <w:marLeft w:val="0"/>
              <w:marRight w:val="0"/>
              <w:marTop w:val="0"/>
              <w:marBottom w:val="0"/>
              <w:divBdr>
                <w:top w:val="none" w:sz="0" w:space="0" w:color="auto"/>
                <w:left w:val="none" w:sz="0" w:space="0" w:color="auto"/>
                <w:bottom w:val="none" w:sz="0" w:space="0" w:color="auto"/>
                <w:right w:val="none" w:sz="0" w:space="0" w:color="auto"/>
              </w:divBdr>
            </w:div>
            <w:div w:id="39324025">
              <w:marLeft w:val="0"/>
              <w:marRight w:val="0"/>
              <w:marTop w:val="0"/>
              <w:marBottom w:val="0"/>
              <w:divBdr>
                <w:top w:val="none" w:sz="0" w:space="0" w:color="auto"/>
                <w:left w:val="none" w:sz="0" w:space="0" w:color="auto"/>
                <w:bottom w:val="none" w:sz="0" w:space="0" w:color="auto"/>
                <w:right w:val="none" w:sz="0" w:space="0" w:color="auto"/>
              </w:divBdr>
            </w:div>
            <w:div w:id="1813055554">
              <w:marLeft w:val="0"/>
              <w:marRight w:val="0"/>
              <w:marTop w:val="0"/>
              <w:marBottom w:val="0"/>
              <w:divBdr>
                <w:top w:val="none" w:sz="0" w:space="0" w:color="auto"/>
                <w:left w:val="none" w:sz="0" w:space="0" w:color="auto"/>
                <w:bottom w:val="none" w:sz="0" w:space="0" w:color="auto"/>
                <w:right w:val="none" w:sz="0" w:space="0" w:color="auto"/>
              </w:divBdr>
            </w:div>
            <w:div w:id="1456482308">
              <w:marLeft w:val="0"/>
              <w:marRight w:val="0"/>
              <w:marTop w:val="0"/>
              <w:marBottom w:val="0"/>
              <w:divBdr>
                <w:top w:val="none" w:sz="0" w:space="0" w:color="auto"/>
                <w:left w:val="none" w:sz="0" w:space="0" w:color="auto"/>
                <w:bottom w:val="none" w:sz="0" w:space="0" w:color="auto"/>
                <w:right w:val="none" w:sz="0" w:space="0" w:color="auto"/>
              </w:divBdr>
            </w:div>
            <w:div w:id="613942372">
              <w:marLeft w:val="0"/>
              <w:marRight w:val="0"/>
              <w:marTop w:val="0"/>
              <w:marBottom w:val="0"/>
              <w:divBdr>
                <w:top w:val="none" w:sz="0" w:space="0" w:color="auto"/>
                <w:left w:val="none" w:sz="0" w:space="0" w:color="auto"/>
                <w:bottom w:val="none" w:sz="0" w:space="0" w:color="auto"/>
                <w:right w:val="none" w:sz="0" w:space="0" w:color="auto"/>
              </w:divBdr>
            </w:div>
            <w:div w:id="1884559976">
              <w:marLeft w:val="0"/>
              <w:marRight w:val="0"/>
              <w:marTop w:val="0"/>
              <w:marBottom w:val="0"/>
              <w:divBdr>
                <w:top w:val="none" w:sz="0" w:space="0" w:color="auto"/>
                <w:left w:val="none" w:sz="0" w:space="0" w:color="auto"/>
                <w:bottom w:val="none" w:sz="0" w:space="0" w:color="auto"/>
                <w:right w:val="none" w:sz="0" w:space="0" w:color="auto"/>
              </w:divBdr>
            </w:div>
            <w:div w:id="470561651">
              <w:marLeft w:val="0"/>
              <w:marRight w:val="0"/>
              <w:marTop w:val="0"/>
              <w:marBottom w:val="0"/>
              <w:divBdr>
                <w:top w:val="none" w:sz="0" w:space="0" w:color="auto"/>
                <w:left w:val="none" w:sz="0" w:space="0" w:color="auto"/>
                <w:bottom w:val="none" w:sz="0" w:space="0" w:color="auto"/>
                <w:right w:val="none" w:sz="0" w:space="0" w:color="auto"/>
              </w:divBdr>
            </w:div>
            <w:div w:id="1719086510">
              <w:marLeft w:val="0"/>
              <w:marRight w:val="0"/>
              <w:marTop w:val="0"/>
              <w:marBottom w:val="0"/>
              <w:divBdr>
                <w:top w:val="none" w:sz="0" w:space="0" w:color="auto"/>
                <w:left w:val="none" w:sz="0" w:space="0" w:color="auto"/>
                <w:bottom w:val="none" w:sz="0" w:space="0" w:color="auto"/>
                <w:right w:val="none" w:sz="0" w:space="0" w:color="auto"/>
              </w:divBdr>
            </w:div>
            <w:div w:id="157041416">
              <w:marLeft w:val="0"/>
              <w:marRight w:val="0"/>
              <w:marTop w:val="0"/>
              <w:marBottom w:val="0"/>
              <w:divBdr>
                <w:top w:val="none" w:sz="0" w:space="0" w:color="auto"/>
                <w:left w:val="none" w:sz="0" w:space="0" w:color="auto"/>
                <w:bottom w:val="none" w:sz="0" w:space="0" w:color="auto"/>
                <w:right w:val="none" w:sz="0" w:space="0" w:color="auto"/>
              </w:divBdr>
            </w:div>
            <w:div w:id="686634347">
              <w:marLeft w:val="0"/>
              <w:marRight w:val="0"/>
              <w:marTop w:val="0"/>
              <w:marBottom w:val="0"/>
              <w:divBdr>
                <w:top w:val="none" w:sz="0" w:space="0" w:color="auto"/>
                <w:left w:val="none" w:sz="0" w:space="0" w:color="auto"/>
                <w:bottom w:val="none" w:sz="0" w:space="0" w:color="auto"/>
                <w:right w:val="none" w:sz="0" w:space="0" w:color="auto"/>
              </w:divBdr>
            </w:div>
            <w:div w:id="1441950256">
              <w:marLeft w:val="0"/>
              <w:marRight w:val="0"/>
              <w:marTop w:val="0"/>
              <w:marBottom w:val="0"/>
              <w:divBdr>
                <w:top w:val="none" w:sz="0" w:space="0" w:color="auto"/>
                <w:left w:val="none" w:sz="0" w:space="0" w:color="auto"/>
                <w:bottom w:val="none" w:sz="0" w:space="0" w:color="auto"/>
                <w:right w:val="none" w:sz="0" w:space="0" w:color="auto"/>
              </w:divBdr>
            </w:div>
            <w:div w:id="1432093846">
              <w:marLeft w:val="0"/>
              <w:marRight w:val="0"/>
              <w:marTop w:val="0"/>
              <w:marBottom w:val="0"/>
              <w:divBdr>
                <w:top w:val="none" w:sz="0" w:space="0" w:color="auto"/>
                <w:left w:val="none" w:sz="0" w:space="0" w:color="auto"/>
                <w:bottom w:val="none" w:sz="0" w:space="0" w:color="auto"/>
                <w:right w:val="none" w:sz="0" w:space="0" w:color="auto"/>
              </w:divBdr>
            </w:div>
            <w:div w:id="1984263297">
              <w:marLeft w:val="0"/>
              <w:marRight w:val="0"/>
              <w:marTop w:val="0"/>
              <w:marBottom w:val="0"/>
              <w:divBdr>
                <w:top w:val="none" w:sz="0" w:space="0" w:color="auto"/>
                <w:left w:val="none" w:sz="0" w:space="0" w:color="auto"/>
                <w:bottom w:val="none" w:sz="0" w:space="0" w:color="auto"/>
                <w:right w:val="none" w:sz="0" w:space="0" w:color="auto"/>
              </w:divBdr>
            </w:div>
            <w:div w:id="679434218">
              <w:marLeft w:val="0"/>
              <w:marRight w:val="0"/>
              <w:marTop w:val="0"/>
              <w:marBottom w:val="0"/>
              <w:divBdr>
                <w:top w:val="none" w:sz="0" w:space="0" w:color="auto"/>
                <w:left w:val="none" w:sz="0" w:space="0" w:color="auto"/>
                <w:bottom w:val="none" w:sz="0" w:space="0" w:color="auto"/>
                <w:right w:val="none" w:sz="0" w:space="0" w:color="auto"/>
              </w:divBdr>
            </w:div>
            <w:div w:id="1405489226">
              <w:marLeft w:val="0"/>
              <w:marRight w:val="0"/>
              <w:marTop w:val="0"/>
              <w:marBottom w:val="0"/>
              <w:divBdr>
                <w:top w:val="none" w:sz="0" w:space="0" w:color="auto"/>
                <w:left w:val="none" w:sz="0" w:space="0" w:color="auto"/>
                <w:bottom w:val="none" w:sz="0" w:space="0" w:color="auto"/>
                <w:right w:val="none" w:sz="0" w:space="0" w:color="auto"/>
              </w:divBdr>
            </w:div>
            <w:div w:id="83648113">
              <w:marLeft w:val="0"/>
              <w:marRight w:val="0"/>
              <w:marTop w:val="0"/>
              <w:marBottom w:val="0"/>
              <w:divBdr>
                <w:top w:val="none" w:sz="0" w:space="0" w:color="auto"/>
                <w:left w:val="none" w:sz="0" w:space="0" w:color="auto"/>
                <w:bottom w:val="none" w:sz="0" w:space="0" w:color="auto"/>
                <w:right w:val="none" w:sz="0" w:space="0" w:color="auto"/>
              </w:divBdr>
            </w:div>
            <w:div w:id="776557532">
              <w:marLeft w:val="0"/>
              <w:marRight w:val="0"/>
              <w:marTop w:val="0"/>
              <w:marBottom w:val="0"/>
              <w:divBdr>
                <w:top w:val="none" w:sz="0" w:space="0" w:color="auto"/>
                <w:left w:val="none" w:sz="0" w:space="0" w:color="auto"/>
                <w:bottom w:val="none" w:sz="0" w:space="0" w:color="auto"/>
                <w:right w:val="none" w:sz="0" w:space="0" w:color="auto"/>
              </w:divBdr>
            </w:div>
            <w:div w:id="974412848">
              <w:marLeft w:val="0"/>
              <w:marRight w:val="0"/>
              <w:marTop w:val="0"/>
              <w:marBottom w:val="0"/>
              <w:divBdr>
                <w:top w:val="none" w:sz="0" w:space="0" w:color="auto"/>
                <w:left w:val="none" w:sz="0" w:space="0" w:color="auto"/>
                <w:bottom w:val="none" w:sz="0" w:space="0" w:color="auto"/>
                <w:right w:val="none" w:sz="0" w:space="0" w:color="auto"/>
              </w:divBdr>
            </w:div>
            <w:div w:id="1097167686">
              <w:marLeft w:val="0"/>
              <w:marRight w:val="0"/>
              <w:marTop w:val="0"/>
              <w:marBottom w:val="0"/>
              <w:divBdr>
                <w:top w:val="none" w:sz="0" w:space="0" w:color="auto"/>
                <w:left w:val="none" w:sz="0" w:space="0" w:color="auto"/>
                <w:bottom w:val="none" w:sz="0" w:space="0" w:color="auto"/>
                <w:right w:val="none" w:sz="0" w:space="0" w:color="auto"/>
              </w:divBdr>
            </w:div>
            <w:div w:id="1836678068">
              <w:marLeft w:val="0"/>
              <w:marRight w:val="0"/>
              <w:marTop w:val="0"/>
              <w:marBottom w:val="0"/>
              <w:divBdr>
                <w:top w:val="none" w:sz="0" w:space="0" w:color="auto"/>
                <w:left w:val="none" w:sz="0" w:space="0" w:color="auto"/>
                <w:bottom w:val="none" w:sz="0" w:space="0" w:color="auto"/>
                <w:right w:val="none" w:sz="0" w:space="0" w:color="auto"/>
              </w:divBdr>
            </w:div>
            <w:div w:id="1309480169">
              <w:marLeft w:val="0"/>
              <w:marRight w:val="0"/>
              <w:marTop w:val="0"/>
              <w:marBottom w:val="0"/>
              <w:divBdr>
                <w:top w:val="none" w:sz="0" w:space="0" w:color="auto"/>
                <w:left w:val="none" w:sz="0" w:space="0" w:color="auto"/>
                <w:bottom w:val="none" w:sz="0" w:space="0" w:color="auto"/>
                <w:right w:val="none" w:sz="0" w:space="0" w:color="auto"/>
              </w:divBdr>
            </w:div>
            <w:div w:id="1300187181">
              <w:marLeft w:val="0"/>
              <w:marRight w:val="0"/>
              <w:marTop w:val="0"/>
              <w:marBottom w:val="0"/>
              <w:divBdr>
                <w:top w:val="none" w:sz="0" w:space="0" w:color="auto"/>
                <w:left w:val="none" w:sz="0" w:space="0" w:color="auto"/>
                <w:bottom w:val="none" w:sz="0" w:space="0" w:color="auto"/>
                <w:right w:val="none" w:sz="0" w:space="0" w:color="auto"/>
              </w:divBdr>
            </w:div>
            <w:div w:id="2084252432">
              <w:marLeft w:val="0"/>
              <w:marRight w:val="0"/>
              <w:marTop w:val="0"/>
              <w:marBottom w:val="0"/>
              <w:divBdr>
                <w:top w:val="none" w:sz="0" w:space="0" w:color="auto"/>
                <w:left w:val="none" w:sz="0" w:space="0" w:color="auto"/>
                <w:bottom w:val="none" w:sz="0" w:space="0" w:color="auto"/>
                <w:right w:val="none" w:sz="0" w:space="0" w:color="auto"/>
              </w:divBdr>
            </w:div>
            <w:div w:id="196091623">
              <w:marLeft w:val="0"/>
              <w:marRight w:val="0"/>
              <w:marTop w:val="0"/>
              <w:marBottom w:val="0"/>
              <w:divBdr>
                <w:top w:val="none" w:sz="0" w:space="0" w:color="auto"/>
                <w:left w:val="none" w:sz="0" w:space="0" w:color="auto"/>
                <w:bottom w:val="none" w:sz="0" w:space="0" w:color="auto"/>
                <w:right w:val="none" w:sz="0" w:space="0" w:color="auto"/>
              </w:divBdr>
            </w:div>
            <w:div w:id="337974145">
              <w:marLeft w:val="0"/>
              <w:marRight w:val="0"/>
              <w:marTop w:val="0"/>
              <w:marBottom w:val="0"/>
              <w:divBdr>
                <w:top w:val="none" w:sz="0" w:space="0" w:color="auto"/>
                <w:left w:val="none" w:sz="0" w:space="0" w:color="auto"/>
                <w:bottom w:val="none" w:sz="0" w:space="0" w:color="auto"/>
                <w:right w:val="none" w:sz="0" w:space="0" w:color="auto"/>
              </w:divBdr>
            </w:div>
            <w:div w:id="975990156">
              <w:marLeft w:val="0"/>
              <w:marRight w:val="0"/>
              <w:marTop w:val="0"/>
              <w:marBottom w:val="0"/>
              <w:divBdr>
                <w:top w:val="none" w:sz="0" w:space="0" w:color="auto"/>
                <w:left w:val="none" w:sz="0" w:space="0" w:color="auto"/>
                <w:bottom w:val="none" w:sz="0" w:space="0" w:color="auto"/>
                <w:right w:val="none" w:sz="0" w:space="0" w:color="auto"/>
              </w:divBdr>
            </w:div>
            <w:div w:id="892353000">
              <w:marLeft w:val="0"/>
              <w:marRight w:val="0"/>
              <w:marTop w:val="0"/>
              <w:marBottom w:val="0"/>
              <w:divBdr>
                <w:top w:val="none" w:sz="0" w:space="0" w:color="auto"/>
                <w:left w:val="none" w:sz="0" w:space="0" w:color="auto"/>
                <w:bottom w:val="none" w:sz="0" w:space="0" w:color="auto"/>
                <w:right w:val="none" w:sz="0" w:space="0" w:color="auto"/>
              </w:divBdr>
            </w:div>
            <w:div w:id="463546111">
              <w:marLeft w:val="0"/>
              <w:marRight w:val="0"/>
              <w:marTop w:val="0"/>
              <w:marBottom w:val="0"/>
              <w:divBdr>
                <w:top w:val="none" w:sz="0" w:space="0" w:color="auto"/>
                <w:left w:val="none" w:sz="0" w:space="0" w:color="auto"/>
                <w:bottom w:val="none" w:sz="0" w:space="0" w:color="auto"/>
                <w:right w:val="none" w:sz="0" w:space="0" w:color="auto"/>
              </w:divBdr>
            </w:div>
            <w:div w:id="240918904">
              <w:marLeft w:val="0"/>
              <w:marRight w:val="0"/>
              <w:marTop w:val="0"/>
              <w:marBottom w:val="0"/>
              <w:divBdr>
                <w:top w:val="none" w:sz="0" w:space="0" w:color="auto"/>
                <w:left w:val="none" w:sz="0" w:space="0" w:color="auto"/>
                <w:bottom w:val="none" w:sz="0" w:space="0" w:color="auto"/>
                <w:right w:val="none" w:sz="0" w:space="0" w:color="auto"/>
              </w:divBdr>
            </w:div>
            <w:div w:id="6947339">
              <w:marLeft w:val="0"/>
              <w:marRight w:val="0"/>
              <w:marTop w:val="0"/>
              <w:marBottom w:val="0"/>
              <w:divBdr>
                <w:top w:val="none" w:sz="0" w:space="0" w:color="auto"/>
                <w:left w:val="none" w:sz="0" w:space="0" w:color="auto"/>
                <w:bottom w:val="none" w:sz="0" w:space="0" w:color="auto"/>
                <w:right w:val="none" w:sz="0" w:space="0" w:color="auto"/>
              </w:divBdr>
            </w:div>
            <w:div w:id="1653173670">
              <w:marLeft w:val="0"/>
              <w:marRight w:val="0"/>
              <w:marTop w:val="0"/>
              <w:marBottom w:val="0"/>
              <w:divBdr>
                <w:top w:val="none" w:sz="0" w:space="0" w:color="auto"/>
                <w:left w:val="none" w:sz="0" w:space="0" w:color="auto"/>
                <w:bottom w:val="none" w:sz="0" w:space="0" w:color="auto"/>
                <w:right w:val="none" w:sz="0" w:space="0" w:color="auto"/>
              </w:divBdr>
            </w:div>
            <w:div w:id="796215002">
              <w:marLeft w:val="0"/>
              <w:marRight w:val="0"/>
              <w:marTop w:val="0"/>
              <w:marBottom w:val="0"/>
              <w:divBdr>
                <w:top w:val="none" w:sz="0" w:space="0" w:color="auto"/>
                <w:left w:val="none" w:sz="0" w:space="0" w:color="auto"/>
                <w:bottom w:val="none" w:sz="0" w:space="0" w:color="auto"/>
                <w:right w:val="none" w:sz="0" w:space="0" w:color="auto"/>
              </w:divBdr>
            </w:div>
            <w:div w:id="988752965">
              <w:marLeft w:val="0"/>
              <w:marRight w:val="0"/>
              <w:marTop w:val="0"/>
              <w:marBottom w:val="0"/>
              <w:divBdr>
                <w:top w:val="none" w:sz="0" w:space="0" w:color="auto"/>
                <w:left w:val="none" w:sz="0" w:space="0" w:color="auto"/>
                <w:bottom w:val="none" w:sz="0" w:space="0" w:color="auto"/>
                <w:right w:val="none" w:sz="0" w:space="0" w:color="auto"/>
              </w:divBdr>
            </w:div>
            <w:div w:id="1845168569">
              <w:marLeft w:val="0"/>
              <w:marRight w:val="0"/>
              <w:marTop w:val="0"/>
              <w:marBottom w:val="0"/>
              <w:divBdr>
                <w:top w:val="none" w:sz="0" w:space="0" w:color="auto"/>
                <w:left w:val="none" w:sz="0" w:space="0" w:color="auto"/>
                <w:bottom w:val="none" w:sz="0" w:space="0" w:color="auto"/>
                <w:right w:val="none" w:sz="0" w:space="0" w:color="auto"/>
              </w:divBdr>
            </w:div>
            <w:div w:id="170342574">
              <w:marLeft w:val="0"/>
              <w:marRight w:val="0"/>
              <w:marTop w:val="0"/>
              <w:marBottom w:val="0"/>
              <w:divBdr>
                <w:top w:val="none" w:sz="0" w:space="0" w:color="auto"/>
                <w:left w:val="none" w:sz="0" w:space="0" w:color="auto"/>
                <w:bottom w:val="none" w:sz="0" w:space="0" w:color="auto"/>
                <w:right w:val="none" w:sz="0" w:space="0" w:color="auto"/>
              </w:divBdr>
            </w:div>
            <w:div w:id="228158148">
              <w:marLeft w:val="0"/>
              <w:marRight w:val="0"/>
              <w:marTop w:val="0"/>
              <w:marBottom w:val="0"/>
              <w:divBdr>
                <w:top w:val="none" w:sz="0" w:space="0" w:color="auto"/>
                <w:left w:val="none" w:sz="0" w:space="0" w:color="auto"/>
                <w:bottom w:val="none" w:sz="0" w:space="0" w:color="auto"/>
                <w:right w:val="none" w:sz="0" w:space="0" w:color="auto"/>
              </w:divBdr>
            </w:div>
            <w:div w:id="1983578500">
              <w:marLeft w:val="0"/>
              <w:marRight w:val="0"/>
              <w:marTop w:val="0"/>
              <w:marBottom w:val="0"/>
              <w:divBdr>
                <w:top w:val="none" w:sz="0" w:space="0" w:color="auto"/>
                <w:left w:val="none" w:sz="0" w:space="0" w:color="auto"/>
                <w:bottom w:val="none" w:sz="0" w:space="0" w:color="auto"/>
                <w:right w:val="none" w:sz="0" w:space="0" w:color="auto"/>
              </w:divBdr>
            </w:div>
            <w:div w:id="521473603">
              <w:marLeft w:val="0"/>
              <w:marRight w:val="0"/>
              <w:marTop w:val="0"/>
              <w:marBottom w:val="0"/>
              <w:divBdr>
                <w:top w:val="none" w:sz="0" w:space="0" w:color="auto"/>
                <w:left w:val="none" w:sz="0" w:space="0" w:color="auto"/>
                <w:bottom w:val="none" w:sz="0" w:space="0" w:color="auto"/>
                <w:right w:val="none" w:sz="0" w:space="0" w:color="auto"/>
              </w:divBdr>
            </w:div>
            <w:div w:id="883949592">
              <w:marLeft w:val="0"/>
              <w:marRight w:val="0"/>
              <w:marTop w:val="0"/>
              <w:marBottom w:val="0"/>
              <w:divBdr>
                <w:top w:val="none" w:sz="0" w:space="0" w:color="auto"/>
                <w:left w:val="none" w:sz="0" w:space="0" w:color="auto"/>
                <w:bottom w:val="none" w:sz="0" w:space="0" w:color="auto"/>
                <w:right w:val="none" w:sz="0" w:space="0" w:color="auto"/>
              </w:divBdr>
            </w:div>
            <w:div w:id="864564079">
              <w:marLeft w:val="0"/>
              <w:marRight w:val="0"/>
              <w:marTop w:val="0"/>
              <w:marBottom w:val="0"/>
              <w:divBdr>
                <w:top w:val="none" w:sz="0" w:space="0" w:color="auto"/>
                <w:left w:val="none" w:sz="0" w:space="0" w:color="auto"/>
                <w:bottom w:val="none" w:sz="0" w:space="0" w:color="auto"/>
                <w:right w:val="none" w:sz="0" w:space="0" w:color="auto"/>
              </w:divBdr>
            </w:div>
            <w:div w:id="1180965876">
              <w:marLeft w:val="0"/>
              <w:marRight w:val="0"/>
              <w:marTop w:val="0"/>
              <w:marBottom w:val="0"/>
              <w:divBdr>
                <w:top w:val="none" w:sz="0" w:space="0" w:color="auto"/>
                <w:left w:val="none" w:sz="0" w:space="0" w:color="auto"/>
                <w:bottom w:val="none" w:sz="0" w:space="0" w:color="auto"/>
                <w:right w:val="none" w:sz="0" w:space="0" w:color="auto"/>
              </w:divBdr>
            </w:div>
            <w:div w:id="1927153675">
              <w:marLeft w:val="0"/>
              <w:marRight w:val="0"/>
              <w:marTop w:val="0"/>
              <w:marBottom w:val="0"/>
              <w:divBdr>
                <w:top w:val="none" w:sz="0" w:space="0" w:color="auto"/>
                <w:left w:val="none" w:sz="0" w:space="0" w:color="auto"/>
                <w:bottom w:val="none" w:sz="0" w:space="0" w:color="auto"/>
                <w:right w:val="none" w:sz="0" w:space="0" w:color="auto"/>
              </w:divBdr>
            </w:div>
            <w:div w:id="432215450">
              <w:marLeft w:val="0"/>
              <w:marRight w:val="0"/>
              <w:marTop w:val="0"/>
              <w:marBottom w:val="0"/>
              <w:divBdr>
                <w:top w:val="none" w:sz="0" w:space="0" w:color="auto"/>
                <w:left w:val="none" w:sz="0" w:space="0" w:color="auto"/>
                <w:bottom w:val="none" w:sz="0" w:space="0" w:color="auto"/>
                <w:right w:val="none" w:sz="0" w:space="0" w:color="auto"/>
              </w:divBdr>
            </w:div>
            <w:div w:id="1130324210">
              <w:marLeft w:val="0"/>
              <w:marRight w:val="0"/>
              <w:marTop w:val="0"/>
              <w:marBottom w:val="0"/>
              <w:divBdr>
                <w:top w:val="none" w:sz="0" w:space="0" w:color="auto"/>
                <w:left w:val="none" w:sz="0" w:space="0" w:color="auto"/>
                <w:bottom w:val="none" w:sz="0" w:space="0" w:color="auto"/>
                <w:right w:val="none" w:sz="0" w:space="0" w:color="auto"/>
              </w:divBdr>
            </w:div>
            <w:div w:id="903832625">
              <w:marLeft w:val="0"/>
              <w:marRight w:val="0"/>
              <w:marTop w:val="0"/>
              <w:marBottom w:val="0"/>
              <w:divBdr>
                <w:top w:val="none" w:sz="0" w:space="0" w:color="auto"/>
                <w:left w:val="none" w:sz="0" w:space="0" w:color="auto"/>
                <w:bottom w:val="none" w:sz="0" w:space="0" w:color="auto"/>
                <w:right w:val="none" w:sz="0" w:space="0" w:color="auto"/>
              </w:divBdr>
            </w:div>
            <w:div w:id="1297682117">
              <w:marLeft w:val="0"/>
              <w:marRight w:val="0"/>
              <w:marTop w:val="0"/>
              <w:marBottom w:val="0"/>
              <w:divBdr>
                <w:top w:val="none" w:sz="0" w:space="0" w:color="auto"/>
                <w:left w:val="none" w:sz="0" w:space="0" w:color="auto"/>
                <w:bottom w:val="none" w:sz="0" w:space="0" w:color="auto"/>
                <w:right w:val="none" w:sz="0" w:space="0" w:color="auto"/>
              </w:divBdr>
            </w:div>
            <w:div w:id="366489659">
              <w:marLeft w:val="0"/>
              <w:marRight w:val="0"/>
              <w:marTop w:val="0"/>
              <w:marBottom w:val="0"/>
              <w:divBdr>
                <w:top w:val="none" w:sz="0" w:space="0" w:color="auto"/>
                <w:left w:val="none" w:sz="0" w:space="0" w:color="auto"/>
                <w:bottom w:val="none" w:sz="0" w:space="0" w:color="auto"/>
                <w:right w:val="none" w:sz="0" w:space="0" w:color="auto"/>
              </w:divBdr>
            </w:div>
            <w:div w:id="1643732817">
              <w:marLeft w:val="0"/>
              <w:marRight w:val="0"/>
              <w:marTop w:val="0"/>
              <w:marBottom w:val="0"/>
              <w:divBdr>
                <w:top w:val="none" w:sz="0" w:space="0" w:color="auto"/>
                <w:left w:val="none" w:sz="0" w:space="0" w:color="auto"/>
                <w:bottom w:val="none" w:sz="0" w:space="0" w:color="auto"/>
                <w:right w:val="none" w:sz="0" w:space="0" w:color="auto"/>
              </w:divBdr>
            </w:div>
            <w:div w:id="1260873336">
              <w:marLeft w:val="0"/>
              <w:marRight w:val="0"/>
              <w:marTop w:val="0"/>
              <w:marBottom w:val="0"/>
              <w:divBdr>
                <w:top w:val="none" w:sz="0" w:space="0" w:color="auto"/>
                <w:left w:val="none" w:sz="0" w:space="0" w:color="auto"/>
                <w:bottom w:val="none" w:sz="0" w:space="0" w:color="auto"/>
                <w:right w:val="none" w:sz="0" w:space="0" w:color="auto"/>
              </w:divBdr>
            </w:div>
            <w:div w:id="1079208706">
              <w:marLeft w:val="0"/>
              <w:marRight w:val="0"/>
              <w:marTop w:val="0"/>
              <w:marBottom w:val="0"/>
              <w:divBdr>
                <w:top w:val="none" w:sz="0" w:space="0" w:color="auto"/>
                <w:left w:val="none" w:sz="0" w:space="0" w:color="auto"/>
                <w:bottom w:val="none" w:sz="0" w:space="0" w:color="auto"/>
                <w:right w:val="none" w:sz="0" w:space="0" w:color="auto"/>
              </w:divBdr>
            </w:div>
            <w:div w:id="1367024860">
              <w:marLeft w:val="0"/>
              <w:marRight w:val="0"/>
              <w:marTop w:val="0"/>
              <w:marBottom w:val="0"/>
              <w:divBdr>
                <w:top w:val="none" w:sz="0" w:space="0" w:color="auto"/>
                <w:left w:val="none" w:sz="0" w:space="0" w:color="auto"/>
                <w:bottom w:val="none" w:sz="0" w:space="0" w:color="auto"/>
                <w:right w:val="none" w:sz="0" w:space="0" w:color="auto"/>
              </w:divBdr>
            </w:div>
            <w:div w:id="371227256">
              <w:marLeft w:val="0"/>
              <w:marRight w:val="0"/>
              <w:marTop w:val="0"/>
              <w:marBottom w:val="0"/>
              <w:divBdr>
                <w:top w:val="none" w:sz="0" w:space="0" w:color="auto"/>
                <w:left w:val="none" w:sz="0" w:space="0" w:color="auto"/>
                <w:bottom w:val="none" w:sz="0" w:space="0" w:color="auto"/>
                <w:right w:val="none" w:sz="0" w:space="0" w:color="auto"/>
              </w:divBdr>
            </w:div>
            <w:div w:id="1900478826">
              <w:marLeft w:val="0"/>
              <w:marRight w:val="0"/>
              <w:marTop w:val="0"/>
              <w:marBottom w:val="0"/>
              <w:divBdr>
                <w:top w:val="none" w:sz="0" w:space="0" w:color="auto"/>
                <w:left w:val="none" w:sz="0" w:space="0" w:color="auto"/>
                <w:bottom w:val="none" w:sz="0" w:space="0" w:color="auto"/>
                <w:right w:val="none" w:sz="0" w:space="0" w:color="auto"/>
              </w:divBdr>
            </w:div>
            <w:div w:id="1441148423">
              <w:marLeft w:val="0"/>
              <w:marRight w:val="0"/>
              <w:marTop w:val="0"/>
              <w:marBottom w:val="0"/>
              <w:divBdr>
                <w:top w:val="none" w:sz="0" w:space="0" w:color="auto"/>
                <w:left w:val="none" w:sz="0" w:space="0" w:color="auto"/>
                <w:bottom w:val="none" w:sz="0" w:space="0" w:color="auto"/>
                <w:right w:val="none" w:sz="0" w:space="0" w:color="auto"/>
              </w:divBdr>
            </w:div>
            <w:div w:id="1310750190">
              <w:marLeft w:val="0"/>
              <w:marRight w:val="0"/>
              <w:marTop w:val="0"/>
              <w:marBottom w:val="0"/>
              <w:divBdr>
                <w:top w:val="none" w:sz="0" w:space="0" w:color="auto"/>
                <w:left w:val="none" w:sz="0" w:space="0" w:color="auto"/>
                <w:bottom w:val="none" w:sz="0" w:space="0" w:color="auto"/>
                <w:right w:val="none" w:sz="0" w:space="0" w:color="auto"/>
              </w:divBdr>
            </w:div>
            <w:div w:id="1249534707">
              <w:marLeft w:val="0"/>
              <w:marRight w:val="0"/>
              <w:marTop w:val="0"/>
              <w:marBottom w:val="0"/>
              <w:divBdr>
                <w:top w:val="none" w:sz="0" w:space="0" w:color="auto"/>
                <w:left w:val="none" w:sz="0" w:space="0" w:color="auto"/>
                <w:bottom w:val="none" w:sz="0" w:space="0" w:color="auto"/>
                <w:right w:val="none" w:sz="0" w:space="0" w:color="auto"/>
              </w:divBdr>
            </w:div>
            <w:div w:id="700518135">
              <w:marLeft w:val="0"/>
              <w:marRight w:val="0"/>
              <w:marTop w:val="0"/>
              <w:marBottom w:val="0"/>
              <w:divBdr>
                <w:top w:val="none" w:sz="0" w:space="0" w:color="auto"/>
                <w:left w:val="none" w:sz="0" w:space="0" w:color="auto"/>
                <w:bottom w:val="none" w:sz="0" w:space="0" w:color="auto"/>
                <w:right w:val="none" w:sz="0" w:space="0" w:color="auto"/>
              </w:divBdr>
            </w:div>
            <w:div w:id="879509749">
              <w:marLeft w:val="0"/>
              <w:marRight w:val="0"/>
              <w:marTop w:val="0"/>
              <w:marBottom w:val="0"/>
              <w:divBdr>
                <w:top w:val="none" w:sz="0" w:space="0" w:color="auto"/>
                <w:left w:val="none" w:sz="0" w:space="0" w:color="auto"/>
                <w:bottom w:val="none" w:sz="0" w:space="0" w:color="auto"/>
                <w:right w:val="none" w:sz="0" w:space="0" w:color="auto"/>
              </w:divBdr>
            </w:div>
            <w:div w:id="263852658">
              <w:marLeft w:val="0"/>
              <w:marRight w:val="0"/>
              <w:marTop w:val="0"/>
              <w:marBottom w:val="0"/>
              <w:divBdr>
                <w:top w:val="none" w:sz="0" w:space="0" w:color="auto"/>
                <w:left w:val="none" w:sz="0" w:space="0" w:color="auto"/>
                <w:bottom w:val="none" w:sz="0" w:space="0" w:color="auto"/>
                <w:right w:val="none" w:sz="0" w:space="0" w:color="auto"/>
              </w:divBdr>
            </w:div>
            <w:div w:id="835614859">
              <w:marLeft w:val="0"/>
              <w:marRight w:val="0"/>
              <w:marTop w:val="0"/>
              <w:marBottom w:val="0"/>
              <w:divBdr>
                <w:top w:val="none" w:sz="0" w:space="0" w:color="auto"/>
                <w:left w:val="none" w:sz="0" w:space="0" w:color="auto"/>
                <w:bottom w:val="none" w:sz="0" w:space="0" w:color="auto"/>
                <w:right w:val="none" w:sz="0" w:space="0" w:color="auto"/>
              </w:divBdr>
            </w:div>
            <w:div w:id="632054290">
              <w:marLeft w:val="0"/>
              <w:marRight w:val="0"/>
              <w:marTop w:val="0"/>
              <w:marBottom w:val="0"/>
              <w:divBdr>
                <w:top w:val="none" w:sz="0" w:space="0" w:color="auto"/>
                <w:left w:val="none" w:sz="0" w:space="0" w:color="auto"/>
                <w:bottom w:val="none" w:sz="0" w:space="0" w:color="auto"/>
                <w:right w:val="none" w:sz="0" w:space="0" w:color="auto"/>
              </w:divBdr>
            </w:div>
            <w:div w:id="17512524">
              <w:marLeft w:val="0"/>
              <w:marRight w:val="0"/>
              <w:marTop w:val="0"/>
              <w:marBottom w:val="0"/>
              <w:divBdr>
                <w:top w:val="none" w:sz="0" w:space="0" w:color="auto"/>
                <w:left w:val="none" w:sz="0" w:space="0" w:color="auto"/>
                <w:bottom w:val="none" w:sz="0" w:space="0" w:color="auto"/>
                <w:right w:val="none" w:sz="0" w:space="0" w:color="auto"/>
              </w:divBdr>
            </w:div>
            <w:div w:id="1435441394">
              <w:marLeft w:val="0"/>
              <w:marRight w:val="0"/>
              <w:marTop w:val="0"/>
              <w:marBottom w:val="0"/>
              <w:divBdr>
                <w:top w:val="none" w:sz="0" w:space="0" w:color="auto"/>
                <w:left w:val="none" w:sz="0" w:space="0" w:color="auto"/>
                <w:bottom w:val="none" w:sz="0" w:space="0" w:color="auto"/>
                <w:right w:val="none" w:sz="0" w:space="0" w:color="auto"/>
              </w:divBdr>
            </w:div>
            <w:div w:id="482553474">
              <w:marLeft w:val="0"/>
              <w:marRight w:val="0"/>
              <w:marTop w:val="0"/>
              <w:marBottom w:val="0"/>
              <w:divBdr>
                <w:top w:val="none" w:sz="0" w:space="0" w:color="auto"/>
                <w:left w:val="none" w:sz="0" w:space="0" w:color="auto"/>
                <w:bottom w:val="none" w:sz="0" w:space="0" w:color="auto"/>
                <w:right w:val="none" w:sz="0" w:space="0" w:color="auto"/>
              </w:divBdr>
            </w:div>
            <w:div w:id="1368795081">
              <w:marLeft w:val="0"/>
              <w:marRight w:val="0"/>
              <w:marTop w:val="0"/>
              <w:marBottom w:val="0"/>
              <w:divBdr>
                <w:top w:val="none" w:sz="0" w:space="0" w:color="auto"/>
                <w:left w:val="none" w:sz="0" w:space="0" w:color="auto"/>
                <w:bottom w:val="none" w:sz="0" w:space="0" w:color="auto"/>
                <w:right w:val="none" w:sz="0" w:space="0" w:color="auto"/>
              </w:divBdr>
            </w:div>
            <w:div w:id="1734039780">
              <w:marLeft w:val="0"/>
              <w:marRight w:val="0"/>
              <w:marTop w:val="0"/>
              <w:marBottom w:val="0"/>
              <w:divBdr>
                <w:top w:val="none" w:sz="0" w:space="0" w:color="auto"/>
                <w:left w:val="none" w:sz="0" w:space="0" w:color="auto"/>
                <w:bottom w:val="none" w:sz="0" w:space="0" w:color="auto"/>
                <w:right w:val="none" w:sz="0" w:space="0" w:color="auto"/>
              </w:divBdr>
            </w:div>
            <w:div w:id="1202786229">
              <w:marLeft w:val="0"/>
              <w:marRight w:val="0"/>
              <w:marTop w:val="0"/>
              <w:marBottom w:val="0"/>
              <w:divBdr>
                <w:top w:val="none" w:sz="0" w:space="0" w:color="auto"/>
                <w:left w:val="none" w:sz="0" w:space="0" w:color="auto"/>
                <w:bottom w:val="none" w:sz="0" w:space="0" w:color="auto"/>
                <w:right w:val="none" w:sz="0" w:space="0" w:color="auto"/>
              </w:divBdr>
            </w:div>
            <w:div w:id="493028182">
              <w:marLeft w:val="0"/>
              <w:marRight w:val="0"/>
              <w:marTop w:val="0"/>
              <w:marBottom w:val="0"/>
              <w:divBdr>
                <w:top w:val="none" w:sz="0" w:space="0" w:color="auto"/>
                <w:left w:val="none" w:sz="0" w:space="0" w:color="auto"/>
                <w:bottom w:val="none" w:sz="0" w:space="0" w:color="auto"/>
                <w:right w:val="none" w:sz="0" w:space="0" w:color="auto"/>
              </w:divBdr>
            </w:div>
            <w:div w:id="68817578">
              <w:marLeft w:val="0"/>
              <w:marRight w:val="0"/>
              <w:marTop w:val="0"/>
              <w:marBottom w:val="0"/>
              <w:divBdr>
                <w:top w:val="none" w:sz="0" w:space="0" w:color="auto"/>
                <w:left w:val="none" w:sz="0" w:space="0" w:color="auto"/>
                <w:bottom w:val="none" w:sz="0" w:space="0" w:color="auto"/>
                <w:right w:val="none" w:sz="0" w:space="0" w:color="auto"/>
              </w:divBdr>
            </w:div>
            <w:div w:id="588274615">
              <w:marLeft w:val="0"/>
              <w:marRight w:val="0"/>
              <w:marTop w:val="0"/>
              <w:marBottom w:val="0"/>
              <w:divBdr>
                <w:top w:val="none" w:sz="0" w:space="0" w:color="auto"/>
                <w:left w:val="none" w:sz="0" w:space="0" w:color="auto"/>
                <w:bottom w:val="none" w:sz="0" w:space="0" w:color="auto"/>
                <w:right w:val="none" w:sz="0" w:space="0" w:color="auto"/>
              </w:divBdr>
            </w:div>
            <w:div w:id="307828687">
              <w:marLeft w:val="0"/>
              <w:marRight w:val="0"/>
              <w:marTop w:val="0"/>
              <w:marBottom w:val="0"/>
              <w:divBdr>
                <w:top w:val="none" w:sz="0" w:space="0" w:color="auto"/>
                <w:left w:val="none" w:sz="0" w:space="0" w:color="auto"/>
                <w:bottom w:val="none" w:sz="0" w:space="0" w:color="auto"/>
                <w:right w:val="none" w:sz="0" w:space="0" w:color="auto"/>
              </w:divBdr>
            </w:div>
            <w:div w:id="739554">
              <w:marLeft w:val="0"/>
              <w:marRight w:val="0"/>
              <w:marTop w:val="0"/>
              <w:marBottom w:val="0"/>
              <w:divBdr>
                <w:top w:val="none" w:sz="0" w:space="0" w:color="auto"/>
                <w:left w:val="none" w:sz="0" w:space="0" w:color="auto"/>
                <w:bottom w:val="none" w:sz="0" w:space="0" w:color="auto"/>
                <w:right w:val="none" w:sz="0" w:space="0" w:color="auto"/>
              </w:divBdr>
            </w:div>
            <w:div w:id="854808873">
              <w:marLeft w:val="0"/>
              <w:marRight w:val="0"/>
              <w:marTop w:val="0"/>
              <w:marBottom w:val="0"/>
              <w:divBdr>
                <w:top w:val="none" w:sz="0" w:space="0" w:color="auto"/>
                <w:left w:val="none" w:sz="0" w:space="0" w:color="auto"/>
                <w:bottom w:val="none" w:sz="0" w:space="0" w:color="auto"/>
                <w:right w:val="none" w:sz="0" w:space="0" w:color="auto"/>
              </w:divBdr>
            </w:div>
            <w:div w:id="286666741">
              <w:marLeft w:val="0"/>
              <w:marRight w:val="0"/>
              <w:marTop w:val="0"/>
              <w:marBottom w:val="0"/>
              <w:divBdr>
                <w:top w:val="none" w:sz="0" w:space="0" w:color="auto"/>
                <w:left w:val="none" w:sz="0" w:space="0" w:color="auto"/>
                <w:bottom w:val="none" w:sz="0" w:space="0" w:color="auto"/>
                <w:right w:val="none" w:sz="0" w:space="0" w:color="auto"/>
              </w:divBdr>
            </w:div>
            <w:div w:id="1303076225">
              <w:marLeft w:val="0"/>
              <w:marRight w:val="0"/>
              <w:marTop w:val="0"/>
              <w:marBottom w:val="0"/>
              <w:divBdr>
                <w:top w:val="none" w:sz="0" w:space="0" w:color="auto"/>
                <w:left w:val="none" w:sz="0" w:space="0" w:color="auto"/>
                <w:bottom w:val="none" w:sz="0" w:space="0" w:color="auto"/>
                <w:right w:val="none" w:sz="0" w:space="0" w:color="auto"/>
              </w:divBdr>
            </w:div>
            <w:div w:id="817890441">
              <w:marLeft w:val="0"/>
              <w:marRight w:val="0"/>
              <w:marTop w:val="0"/>
              <w:marBottom w:val="0"/>
              <w:divBdr>
                <w:top w:val="none" w:sz="0" w:space="0" w:color="auto"/>
                <w:left w:val="none" w:sz="0" w:space="0" w:color="auto"/>
                <w:bottom w:val="none" w:sz="0" w:space="0" w:color="auto"/>
                <w:right w:val="none" w:sz="0" w:space="0" w:color="auto"/>
              </w:divBdr>
            </w:div>
            <w:div w:id="296301548">
              <w:marLeft w:val="0"/>
              <w:marRight w:val="0"/>
              <w:marTop w:val="0"/>
              <w:marBottom w:val="0"/>
              <w:divBdr>
                <w:top w:val="none" w:sz="0" w:space="0" w:color="auto"/>
                <w:left w:val="none" w:sz="0" w:space="0" w:color="auto"/>
                <w:bottom w:val="none" w:sz="0" w:space="0" w:color="auto"/>
                <w:right w:val="none" w:sz="0" w:space="0" w:color="auto"/>
              </w:divBdr>
            </w:div>
            <w:div w:id="1855218256">
              <w:marLeft w:val="0"/>
              <w:marRight w:val="0"/>
              <w:marTop w:val="0"/>
              <w:marBottom w:val="0"/>
              <w:divBdr>
                <w:top w:val="none" w:sz="0" w:space="0" w:color="auto"/>
                <w:left w:val="none" w:sz="0" w:space="0" w:color="auto"/>
                <w:bottom w:val="none" w:sz="0" w:space="0" w:color="auto"/>
                <w:right w:val="none" w:sz="0" w:space="0" w:color="auto"/>
              </w:divBdr>
            </w:div>
            <w:div w:id="696085416">
              <w:marLeft w:val="0"/>
              <w:marRight w:val="0"/>
              <w:marTop w:val="0"/>
              <w:marBottom w:val="0"/>
              <w:divBdr>
                <w:top w:val="none" w:sz="0" w:space="0" w:color="auto"/>
                <w:left w:val="none" w:sz="0" w:space="0" w:color="auto"/>
                <w:bottom w:val="none" w:sz="0" w:space="0" w:color="auto"/>
                <w:right w:val="none" w:sz="0" w:space="0" w:color="auto"/>
              </w:divBdr>
            </w:div>
            <w:div w:id="618488013">
              <w:marLeft w:val="0"/>
              <w:marRight w:val="0"/>
              <w:marTop w:val="0"/>
              <w:marBottom w:val="0"/>
              <w:divBdr>
                <w:top w:val="none" w:sz="0" w:space="0" w:color="auto"/>
                <w:left w:val="none" w:sz="0" w:space="0" w:color="auto"/>
                <w:bottom w:val="none" w:sz="0" w:space="0" w:color="auto"/>
                <w:right w:val="none" w:sz="0" w:space="0" w:color="auto"/>
              </w:divBdr>
            </w:div>
            <w:div w:id="1091392952">
              <w:marLeft w:val="0"/>
              <w:marRight w:val="0"/>
              <w:marTop w:val="0"/>
              <w:marBottom w:val="0"/>
              <w:divBdr>
                <w:top w:val="none" w:sz="0" w:space="0" w:color="auto"/>
                <w:left w:val="none" w:sz="0" w:space="0" w:color="auto"/>
                <w:bottom w:val="none" w:sz="0" w:space="0" w:color="auto"/>
                <w:right w:val="none" w:sz="0" w:space="0" w:color="auto"/>
              </w:divBdr>
            </w:div>
            <w:div w:id="207378639">
              <w:marLeft w:val="0"/>
              <w:marRight w:val="0"/>
              <w:marTop w:val="0"/>
              <w:marBottom w:val="0"/>
              <w:divBdr>
                <w:top w:val="none" w:sz="0" w:space="0" w:color="auto"/>
                <w:left w:val="none" w:sz="0" w:space="0" w:color="auto"/>
                <w:bottom w:val="none" w:sz="0" w:space="0" w:color="auto"/>
                <w:right w:val="none" w:sz="0" w:space="0" w:color="auto"/>
              </w:divBdr>
            </w:div>
            <w:div w:id="287123848">
              <w:marLeft w:val="0"/>
              <w:marRight w:val="0"/>
              <w:marTop w:val="0"/>
              <w:marBottom w:val="0"/>
              <w:divBdr>
                <w:top w:val="none" w:sz="0" w:space="0" w:color="auto"/>
                <w:left w:val="none" w:sz="0" w:space="0" w:color="auto"/>
                <w:bottom w:val="none" w:sz="0" w:space="0" w:color="auto"/>
                <w:right w:val="none" w:sz="0" w:space="0" w:color="auto"/>
              </w:divBdr>
            </w:div>
            <w:div w:id="1299648254">
              <w:marLeft w:val="0"/>
              <w:marRight w:val="0"/>
              <w:marTop w:val="0"/>
              <w:marBottom w:val="0"/>
              <w:divBdr>
                <w:top w:val="none" w:sz="0" w:space="0" w:color="auto"/>
                <w:left w:val="none" w:sz="0" w:space="0" w:color="auto"/>
                <w:bottom w:val="none" w:sz="0" w:space="0" w:color="auto"/>
                <w:right w:val="none" w:sz="0" w:space="0" w:color="auto"/>
              </w:divBdr>
            </w:div>
            <w:div w:id="571625047">
              <w:marLeft w:val="0"/>
              <w:marRight w:val="0"/>
              <w:marTop w:val="0"/>
              <w:marBottom w:val="0"/>
              <w:divBdr>
                <w:top w:val="none" w:sz="0" w:space="0" w:color="auto"/>
                <w:left w:val="none" w:sz="0" w:space="0" w:color="auto"/>
                <w:bottom w:val="none" w:sz="0" w:space="0" w:color="auto"/>
                <w:right w:val="none" w:sz="0" w:space="0" w:color="auto"/>
              </w:divBdr>
            </w:div>
            <w:div w:id="2014645417">
              <w:marLeft w:val="0"/>
              <w:marRight w:val="0"/>
              <w:marTop w:val="0"/>
              <w:marBottom w:val="0"/>
              <w:divBdr>
                <w:top w:val="none" w:sz="0" w:space="0" w:color="auto"/>
                <w:left w:val="none" w:sz="0" w:space="0" w:color="auto"/>
                <w:bottom w:val="none" w:sz="0" w:space="0" w:color="auto"/>
                <w:right w:val="none" w:sz="0" w:space="0" w:color="auto"/>
              </w:divBdr>
            </w:div>
            <w:div w:id="1139616109">
              <w:marLeft w:val="0"/>
              <w:marRight w:val="0"/>
              <w:marTop w:val="0"/>
              <w:marBottom w:val="0"/>
              <w:divBdr>
                <w:top w:val="none" w:sz="0" w:space="0" w:color="auto"/>
                <w:left w:val="none" w:sz="0" w:space="0" w:color="auto"/>
                <w:bottom w:val="none" w:sz="0" w:space="0" w:color="auto"/>
                <w:right w:val="none" w:sz="0" w:space="0" w:color="auto"/>
              </w:divBdr>
            </w:div>
            <w:div w:id="1270894946">
              <w:marLeft w:val="0"/>
              <w:marRight w:val="0"/>
              <w:marTop w:val="0"/>
              <w:marBottom w:val="0"/>
              <w:divBdr>
                <w:top w:val="none" w:sz="0" w:space="0" w:color="auto"/>
                <w:left w:val="none" w:sz="0" w:space="0" w:color="auto"/>
                <w:bottom w:val="none" w:sz="0" w:space="0" w:color="auto"/>
                <w:right w:val="none" w:sz="0" w:space="0" w:color="auto"/>
              </w:divBdr>
            </w:div>
            <w:div w:id="1290354029">
              <w:marLeft w:val="0"/>
              <w:marRight w:val="0"/>
              <w:marTop w:val="0"/>
              <w:marBottom w:val="0"/>
              <w:divBdr>
                <w:top w:val="none" w:sz="0" w:space="0" w:color="auto"/>
                <w:left w:val="none" w:sz="0" w:space="0" w:color="auto"/>
                <w:bottom w:val="none" w:sz="0" w:space="0" w:color="auto"/>
                <w:right w:val="none" w:sz="0" w:space="0" w:color="auto"/>
              </w:divBdr>
            </w:div>
            <w:div w:id="268591420">
              <w:marLeft w:val="0"/>
              <w:marRight w:val="0"/>
              <w:marTop w:val="0"/>
              <w:marBottom w:val="0"/>
              <w:divBdr>
                <w:top w:val="none" w:sz="0" w:space="0" w:color="auto"/>
                <w:left w:val="none" w:sz="0" w:space="0" w:color="auto"/>
                <w:bottom w:val="none" w:sz="0" w:space="0" w:color="auto"/>
                <w:right w:val="none" w:sz="0" w:space="0" w:color="auto"/>
              </w:divBdr>
            </w:div>
            <w:div w:id="1764645296">
              <w:marLeft w:val="0"/>
              <w:marRight w:val="0"/>
              <w:marTop w:val="0"/>
              <w:marBottom w:val="0"/>
              <w:divBdr>
                <w:top w:val="none" w:sz="0" w:space="0" w:color="auto"/>
                <w:left w:val="none" w:sz="0" w:space="0" w:color="auto"/>
                <w:bottom w:val="none" w:sz="0" w:space="0" w:color="auto"/>
                <w:right w:val="none" w:sz="0" w:space="0" w:color="auto"/>
              </w:divBdr>
            </w:div>
            <w:div w:id="1361784910">
              <w:marLeft w:val="0"/>
              <w:marRight w:val="0"/>
              <w:marTop w:val="0"/>
              <w:marBottom w:val="0"/>
              <w:divBdr>
                <w:top w:val="none" w:sz="0" w:space="0" w:color="auto"/>
                <w:left w:val="none" w:sz="0" w:space="0" w:color="auto"/>
                <w:bottom w:val="none" w:sz="0" w:space="0" w:color="auto"/>
                <w:right w:val="none" w:sz="0" w:space="0" w:color="auto"/>
              </w:divBdr>
            </w:div>
            <w:div w:id="612982017">
              <w:marLeft w:val="0"/>
              <w:marRight w:val="0"/>
              <w:marTop w:val="0"/>
              <w:marBottom w:val="0"/>
              <w:divBdr>
                <w:top w:val="none" w:sz="0" w:space="0" w:color="auto"/>
                <w:left w:val="none" w:sz="0" w:space="0" w:color="auto"/>
                <w:bottom w:val="none" w:sz="0" w:space="0" w:color="auto"/>
                <w:right w:val="none" w:sz="0" w:space="0" w:color="auto"/>
              </w:divBdr>
            </w:div>
            <w:div w:id="314723078">
              <w:marLeft w:val="0"/>
              <w:marRight w:val="0"/>
              <w:marTop w:val="0"/>
              <w:marBottom w:val="0"/>
              <w:divBdr>
                <w:top w:val="none" w:sz="0" w:space="0" w:color="auto"/>
                <w:left w:val="none" w:sz="0" w:space="0" w:color="auto"/>
                <w:bottom w:val="none" w:sz="0" w:space="0" w:color="auto"/>
                <w:right w:val="none" w:sz="0" w:space="0" w:color="auto"/>
              </w:divBdr>
            </w:div>
            <w:div w:id="1083837660">
              <w:marLeft w:val="0"/>
              <w:marRight w:val="0"/>
              <w:marTop w:val="0"/>
              <w:marBottom w:val="0"/>
              <w:divBdr>
                <w:top w:val="none" w:sz="0" w:space="0" w:color="auto"/>
                <w:left w:val="none" w:sz="0" w:space="0" w:color="auto"/>
                <w:bottom w:val="none" w:sz="0" w:space="0" w:color="auto"/>
                <w:right w:val="none" w:sz="0" w:space="0" w:color="auto"/>
              </w:divBdr>
            </w:div>
            <w:div w:id="1893735529">
              <w:marLeft w:val="0"/>
              <w:marRight w:val="0"/>
              <w:marTop w:val="0"/>
              <w:marBottom w:val="0"/>
              <w:divBdr>
                <w:top w:val="none" w:sz="0" w:space="0" w:color="auto"/>
                <w:left w:val="none" w:sz="0" w:space="0" w:color="auto"/>
                <w:bottom w:val="none" w:sz="0" w:space="0" w:color="auto"/>
                <w:right w:val="none" w:sz="0" w:space="0" w:color="auto"/>
              </w:divBdr>
            </w:div>
            <w:div w:id="1991519199">
              <w:marLeft w:val="0"/>
              <w:marRight w:val="0"/>
              <w:marTop w:val="0"/>
              <w:marBottom w:val="0"/>
              <w:divBdr>
                <w:top w:val="none" w:sz="0" w:space="0" w:color="auto"/>
                <w:left w:val="none" w:sz="0" w:space="0" w:color="auto"/>
                <w:bottom w:val="none" w:sz="0" w:space="0" w:color="auto"/>
                <w:right w:val="none" w:sz="0" w:space="0" w:color="auto"/>
              </w:divBdr>
            </w:div>
            <w:div w:id="468673476">
              <w:marLeft w:val="0"/>
              <w:marRight w:val="0"/>
              <w:marTop w:val="0"/>
              <w:marBottom w:val="0"/>
              <w:divBdr>
                <w:top w:val="none" w:sz="0" w:space="0" w:color="auto"/>
                <w:left w:val="none" w:sz="0" w:space="0" w:color="auto"/>
                <w:bottom w:val="none" w:sz="0" w:space="0" w:color="auto"/>
                <w:right w:val="none" w:sz="0" w:space="0" w:color="auto"/>
              </w:divBdr>
            </w:div>
            <w:div w:id="1851288863">
              <w:marLeft w:val="0"/>
              <w:marRight w:val="0"/>
              <w:marTop w:val="0"/>
              <w:marBottom w:val="0"/>
              <w:divBdr>
                <w:top w:val="none" w:sz="0" w:space="0" w:color="auto"/>
                <w:left w:val="none" w:sz="0" w:space="0" w:color="auto"/>
                <w:bottom w:val="none" w:sz="0" w:space="0" w:color="auto"/>
                <w:right w:val="none" w:sz="0" w:space="0" w:color="auto"/>
              </w:divBdr>
            </w:div>
            <w:div w:id="1977878698">
              <w:marLeft w:val="0"/>
              <w:marRight w:val="0"/>
              <w:marTop w:val="0"/>
              <w:marBottom w:val="0"/>
              <w:divBdr>
                <w:top w:val="none" w:sz="0" w:space="0" w:color="auto"/>
                <w:left w:val="none" w:sz="0" w:space="0" w:color="auto"/>
                <w:bottom w:val="none" w:sz="0" w:space="0" w:color="auto"/>
                <w:right w:val="none" w:sz="0" w:space="0" w:color="auto"/>
              </w:divBdr>
            </w:div>
            <w:div w:id="1625229295">
              <w:marLeft w:val="0"/>
              <w:marRight w:val="0"/>
              <w:marTop w:val="0"/>
              <w:marBottom w:val="0"/>
              <w:divBdr>
                <w:top w:val="none" w:sz="0" w:space="0" w:color="auto"/>
                <w:left w:val="none" w:sz="0" w:space="0" w:color="auto"/>
                <w:bottom w:val="none" w:sz="0" w:space="0" w:color="auto"/>
                <w:right w:val="none" w:sz="0" w:space="0" w:color="auto"/>
              </w:divBdr>
            </w:div>
            <w:div w:id="1613050573">
              <w:marLeft w:val="0"/>
              <w:marRight w:val="0"/>
              <w:marTop w:val="0"/>
              <w:marBottom w:val="0"/>
              <w:divBdr>
                <w:top w:val="none" w:sz="0" w:space="0" w:color="auto"/>
                <w:left w:val="none" w:sz="0" w:space="0" w:color="auto"/>
                <w:bottom w:val="none" w:sz="0" w:space="0" w:color="auto"/>
                <w:right w:val="none" w:sz="0" w:space="0" w:color="auto"/>
              </w:divBdr>
            </w:div>
            <w:div w:id="2064787472">
              <w:marLeft w:val="0"/>
              <w:marRight w:val="0"/>
              <w:marTop w:val="0"/>
              <w:marBottom w:val="0"/>
              <w:divBdr>
                <w:top w:val="none" w:sz="0" w:space="0" w:color="auto"/>
                <w:left w:val="none" w:sz="0" w:space="0" w:color="auto"/>
                <w:bottom w:val="none" w:sz="0" w:space="0" w:color="auto"/>
                <w:right w:val="none" w:sz="0" w:space="0" w:color="auto"/>
              </w:divBdr>
            </w:div>
            <w:div w:id="201484786">
              <w:marLeft w:val="0"/>
              <w:marRight w:val="0"/>
              <w:marTop w:val="0"/>
              <w:marBottom w:val="0"/>
              <w:divBdr>
                <w:top w:val="none" w:sz="0" w:space="0" w:color="auto"/>
                <w:left w:val="none" w:sz="0" w:space="0" w:color="auto"/>
                <w:bottom w:val="none" w:sz="0" w:space="0" w:color="auto"/>
                <w:right w:val="none" w:sz="0" w:space="0" w:color="auto"/>
              </w:divBdr>
            </w:div>
            <w:div w:id="368574990">
              <w:marLeft w:val="0"/>
              <w:marRight w:val="0"/>
              <w:marTop w:val="0"/>
              <w:marBottom w:val="0"/>
              <w:divBdr>
                <w:top w:val="none" w:sz="0" w:space="0" w:color="auto"/>
                <w:left w:val="none" w:sz="0" w:space="0" w:color="auto"/>
                <w:bottom w:val="none" w:sz="0" w:space="0" w:color="auto"/>
                <w:right w:val="none" w:sz="0" w:space="0" w:color="auto"/>
              </w:divBdr>
            </w:div>
            <w:div w:id="1844322828">
              <w:marLeft w:val="0"/>
              <w:marRight w:val="0"/>
              <w:marTop w:val="0"/>
              <w:marBottom w:val="0"/>
              <w:divBdr>
                <w:top w:val="none" w:sz="0" w:space="0" w:color="auto"/>
                <w:left w:val="none" w:sz="0" w:space="0" w:color="auto"/>
                <w:bottom w:val="none" w:sz="0" w:space="0" w:color="auto"/>
                <w:right w:val="none" w:sz="0" w:space="0" w:color="auto"/>
              </w:divBdr>
            </w:div>
            <w:div w:id="809173959">
              <w:marLeft w:val="0"/>
              <w:marRight w:val="0"/>
              <w:marTop w:val="0"/>
              <w:marBottom w:val="0"/>
              <w:divBdr>
                <w:top w:val="none" w:sz="0" w:space="0" w:color="auto"/>
                <w:left w:val="none" w:sz="0" w:space="0" w:color="auto"/>
                <w:bottom w:val="none" w:sz="0" w:space="0" w:color="auto"/>
                <w:right w:val="none" w:sz="0" w:space="0" w:color="auto"/>
              </w:divBdr>
            </w:div>
            <w:div w:id="2086685359">
              <w:marLeft w:val="0"/>
              <w:marRight w:val="0"/>
              <w:marTop w:val="0"/>
              <w:marBottom w:val="0"/>
              <w:divBdr>
                <w:top w:val="none" w:sz="0" w:space="0" w:color="auto"/>
                <w:left w:val="none" w:sz="0" w:space="0" w:color="auto"/>
                <w:bottom w:val="none" w:sz="0" w:space="0" w:color="auto"/>
                <w:right w:val="none" w:sz="0" w:space="0" w:color="auto"/>
              </w:divBdr>
            </w:div>
            <w:div w:id="1064330522">
              <w:marLeft w:val="0"/>
              <w:marRight w:val="0"/>
              <w:marTop w:val="0"/>
              <w:marBottom w:val="0"/>
              <w:divBdr>
                <w:top w:val="none" w:sz="0" w:space="0" w:color="auto"/>
                <w:left w:val="none" w:sz="0" w:space="0" w:color="auto"/>
                <w:bottom w:val="none" w:sz="0" w:space="0" w:color="auto"/>
                <w:right w:val="none" w:sz="0" w:space="0" w:color="auto"/>
              </w:divBdr>
            </w:div>
            <w:div w:id="1088623769">
              <w:marLeft w:val="0"/>
              <w:marRight w:val="0"/>
              <w:marTop w:val="0"/>
              <w:marBottom w:val="0"/>
              <w:divBdr>
                <w:top w:val="none" w:sz="0" w:space="0" w:color="auto"/>
                <w:left w:val="none" w:sz="0" w:space="0" w:color="auto"/>
                <w:bottom w:val="none" w:sz="0" w:space="0" w:color="auto"/>
                <w:right w:val="none" w:sz="0" w:space="0" w:color="auto"/>
              </w:divBdr>
            </w:div>
            <w:div w:id="998077396">
              <w:marLeft w:val="0"/>
              <w:marRight w:val="0"/>
              <w:marTop w:val="0"/>
              <w:marBottom w:val="0"/>
              <w:divBdr>
                <w:top w:val="none" w:sz="0" w:space="0" w:color="auto"/>
                <w:left w:val="none" w:sz="0" w:space="0" w:color="auto"/>
                <w:bottom w:val="none" w:sz="0" w:space="0" w:color="auto"/>
                <w:right w:val="none" w:sz="0" w:space="0" w:color="auto"/>
              </w:divBdr>
            </w:div>
            <w:div w:id="925839955">
              <w:marLeft w:val="0"/>
              <w:marRight w:val="0"/>
              <w:marTop w:val="0"/>
              <w:marBottom w:val="0"/>
              <w:divBdr>
                <w:top w:val="none" w:sz="0" w:space="0" w:color="auto"/>
                <w:left w:val="none" w:sz="0" w:space="0" w:color="auto"/>
                <w:bottom w:val="none" w:sz="0" w:space="0" w:color="auto"/>
                <w:right w:val="none" w:sz="0" w:space="0" w:color="auto"/>
              </w:divBdr>
            </w:div>
            <w:div w:id="656224113">
              <w:marLeft w:val="0"/>
              <w:marRight w:val="0"/>
              <w:marTop w:val="0"/>
              <w:marBottom w:val="0"/>
              <w:divBdr>
                <w:top w:val="none" w:sz="0" w:space="0" w:color="auto"/>
                <w:left w:val="none" w:sz="0" w:space="0" w:color="auto"/>
                <w:bottom w:val="none" w:sz="0" w:space="0" w:color="auto"/>
                <w:right w:val="none" w:sz="0" w:space="0" w:color="auto"/>
              </w:divBdr>
            </w:div>
            <w:div w:id="420415354">
              <w:marLeft w:val="0"/>
              <w:marRight w:val="0"/>
              <w:marTop w:val="0"/>
              <w:marBottom w:val="0"/>
              <w:divBdr>
                <w:top w:val="none" w:sz="0" w:space="0" w:color="auto"/>
                <w:left w:val="none" w:sz="0" w:space="0" w:color="auto"/>
                <w:bottom w:val="none" w:sz="0" w:space="0" w:color="auto"/>
                <w:right w:val="none" w:sz="0" w:space="0" w:color="auto"/>
              </w:divBdr>
            </w:div>
            <w:div w:id="1249540082">
              <w:marLeft w:val="0"/>
              <w:marRight w:val="0"/>
              <w:marTop w:val="0"/>
              <w:marBottom w:val="0"/>
              <w:divBdr>
                <w:top w:val="none" w:sz="0" w:space="0" w:color="auto"/>
                <w:left w:val="none" w:sz="0" w:space="0" w:color="auto"/>
                <w:bottom w:val="none" w:sz="0" w:space="0" w:color="auto"/>
                <w:right w:val="none" w:sz="0" w:space="0" w:color="auto"/>
              </w:divBdr>
            </w:div>
            <w:div w:id="682392659">
              <w:marLeft w:val="0"/>
              <w:marRight w:val="0"/>
              <w:marTop w:val="0"/>
              <w:marBottom w:val="0"/>
              <w:divBdr>
                <w:top w:val="none" w:sz="0" w:space="0" w:color="auto"/>
                <w:left w:val="none" w:sz="0" w:space="0" w:color="auto"/>
                <w:bottom w:val="none" w:sz="0" w:space="0" w:color="auto"/>
                <w:right w:val="none" w:sz="0" w:space="0" w:color="auto"/>
              </w:divBdr>
            </w:div>
            <w:div w:id="402609297">
              <w:marLeft w:val="0"/>
              <w:marRight w:val="0"/>
              <w:marTop w:val="0"/>
              <w:marBottom w:val="0"/>
              <w:divBdr>
                <w:top w:val="none" w:sz="0" w:space="0" w:color="auto"/>
                <w:left w:val="none" w:sz="0" w:space="0" w:color="auto"/>
                <w:bottom w:val="none" w:sz="0" w:space="0" w:color="auto"/>
                <w:right w:val="none" w:sz="0" w:space="0" w:color="auto"/>
              </w:divBdr>
            </w:div>
            <w:div w:id="1870332185">
              <w:marLeft w:val="0"/>
              <w:marRight w:val="0"/>
              <w:marTop w:val="0"/>
              <w:marBottom w:val="0"/>
              <w:divBdr>
                <w:top w:val="none" w:sz="0" w:space="0" w:color="auto"/>
                <w:left w:val="none" w:sz="0" w:space="0" w:color="auto"/>
                <w:bottom w:val="none" w:sz="0" w:space="0" w:color="auto"/>
                <w:right w:val="none" w:sz="0" w:space="0" w:color="auto"/>
              </w:divBdr>
            </w:div>
            <w:div w:id="625044303">
              <w:marLeft w:val="0"/>
              <w:marRight w:val="0"/>
              <w:marTop w:val="0"/>
              <w:marBottom w:val="0"/>
              <w:divBdr>
                <w:top w:val="none" w:sz="0" w:space="0" w:color="auto"/>
                <w:left w:val="none" w:sz="0" w:space="0" w:color="auto"/>
                <w:bottom w:val="none" w:sz="0" w:space="0" w:color="auto"/>
                <w:right w:val="none" w:sz="0" w:space="0" w:color="auto"/>
              </w:divBdr>
            </w:div>
            <w:div w:id="1502546351">
              <w:marLeft w:val="0"/>
              <w:marRight w:val="0"/>
              <w:marTop w:val="0"/>
              <w:marBottom w:val="0"/>
              <w:divBdr>
                <w:top w:val="none" w:sz="0" w:space="0" w:color="auto"/>
                <w:left w:val="none" w:sz="0" w:space="0" w:color="auto"/>
                <w:bottom w:val="none" w:sz="0" w:space="0" w:color="auto"/>
                <w:right w:val="none" w:sz="0" w:space="0" w:color="auto"/>
              </w:divBdr>
            </w:div>
            <w:div w:id="327565369">
              <w:marLeft w:val="0"/>
              <w:marRight w:val="0"/>
              <w:marTop w:val="0"/>
              <w:marBottom w:val="0"/>
              <w:divBdr>
                <w:top w:val="none" w:sz="0" w:space="0" w:color="auto"/>
                <w:left w:val="none" w:sz="0" w:space="0" w:color="auto"/>
                <w:bottom w:val="none" w:sz="0" w:space="0" w:color="auto"/>
                <w:right w:val="none" w:sz="0" w:space="0" w:color="auto"/>
              </w:divBdr>
            </w:div>
            <w:div w:id="1948999271">
              <w:marLeft w:val="0"/>
              <w:marRight w:val="0"/>
              <w:marTop w:val="0"/>
              <w:marBottom w:val="0"/>
              <w:divBdr>
                <w:top w:val="none" w:sz="0" w:space="0" w:color="auto"/>
                <w:left w:val="none" w:sz="0" w:space="0" w:color="auto"/>
                <w:bottom w:val="none" w:sz="0" w:space="0" w:color="auto"/>
                <w:right w:val="none" w:sz="0" w:space="0" w:color="auto"/>
              </w:divBdr>
            </w:div>
            <w:div w:id="1285304193">
              <w:marLeft w:val="0"/>
              <w:marRight w:val="0"/>
              <w:marTop w:val="0"/>
              <w:marBottom w:val="0"/>
              <w:divBdr>
                <w:top w:val="none" w:sz="0" w:space="0" w:color="auto"/>
                <w:left w:val="none" w:sz="0" w:space="0" w:color="auto"/>
                <w:bottom w:val="none" w:sz="0" w:space="0" w:color="auto"/>
                <w:right w:val="none" w:sz="0" w:space="0" w:color="auto"/>
              </w:divBdr>
            </w:div>
            <w:div w:id="1856994317">
              <w:marLeft w:val="0"/>
              <w:marRight w:val="0"/>
              <w:marTop w:val="0"/>
              <w:marBottom w:val="0"/>
              <w:divBdr>
                <w:top w:val="none" w:sz="0" w:space="0" w:color="auto"/>
                <w:left w:val="none" w:sz="0" w:space="0" w:color="auto"/>
                <w:bottom w:val="none" w:sz="0" w:space="0" w:color="auto"/>
                <w:right w:val="none" w:sz="0" w:space="0" w:color="auto"/>
              </w:divBdr>
            </w:div>
            <w:div w:id="476727853">
              <w:marLeft w:val="0"/>
              <w:marRight w:val="0"/>
              <w:marTop w:val="0"/>
              <w:marBottom w:val="0"/>
              <w:divBdr>
                <w:top w:val="none" w:sz="0" w:space="0" w:color="auto"/>
                <w:left w:val="none" w:sz="0" w:space="0" w:color="auto"/>
                <w:bottom w:val="none" w:sz="0" w:space="0" w:color="auto"/>
                <w:right w:val="none" w:sz="0" w:space="0" w:color="auto"/>
              </w:divBdr>
            </w:div>
            <w:div w:id="914703606">
              <w:marLeft w:val="0"/>
              <w:marRight w:val="0"/>
              <w:marTop w:val="0"/>
              <w:marBottom w:val="0"/>
              <w:divBdr>
                <w:top w:val="none" w:sz="0" w:space="0" w:color="auto"/>
                <w:left w:val="none" w:sz="0" w:space="0" w:color="auto"/>
                <w:bottom w:val="none" w:sz="0" w:space="0" w:color="auto"/>
                <w:right w:val="none" w:sz="0" w:space="0" w:color="auto"/>
              </w:divBdr>
            </w:div>
            <w:div w:id="535776499">
              <w:marLeft w:val="0"/>
              <w:marRight w:val="0"/>
              <w:marTop w:val="0"/>
              <w:marBottom w:val="0"/>
              <w:divBdr>
                <w:top w:val="none" w:sz="0" w:space="0" w:color="auto"/>
                <w:left w:val="none" w:sz="0" w:space="0" w:color="auto"/>
                <w:bottom w:val="none" w:sz="0" w:space="0" w:color="auto"/>
                <w:right w:val="none" w:sz="0" w:space="0" w:color="auto"/>
              </w:divBdr>
            </w:div>
            <w:div w:id="504979352">
              <w:marLeft w:val="0"/>
              <w:marRight w:val="0"/>
              <w:marTop w:val="0"/>
              <w:marBottom w:val="0"/>
              <w:divBdr>
                <w:top w:val="none" w:sz="0" w:space="0" w:color="auto"/>
                <w:left w:val="none" w:sz="0" w:space="0" w:color="auto"/>
                <w:bottom w:val="none" w:sz="0" w:space="0" w:color="auto"/>
                <w:right w:val="none" w:sz="0" w:space="0" w:color="auto"/>
              </w:divBdr>
            </w:div>
            <w:div w:id="152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02101">
      <w:bodyDiv w:val="1"/>
      <w:marLeft w:val="0"/>
      <w:marRight w:val="0"/>
      <w:marTop w:val="0"/>
      <w:marBottom w:val="0"/>
      <w:divBdr>
        <w:top w:val="none" w:sz="0" w:space="0" w:color="auto"/>
        <w:left w:val="none" w:sz="0" w:space="0" w:color="auto"/>
        <w:bottom w:val="none" w:sz="0" w:space="0" w:color="auto"/>
        <w:right w:val="none" w:sz="0" w:space="0" w:color="auto"/>
      </w:divBdr>
      <w:divsChild>
        <w:div w:id="1648783500">
          <w:marLeft w:val="0"/>
          <w:marRight w:val="0"/>
          <w:marTop w:val="0"/>
          <w:marBottom w:val="0"/>
          <w:divBdr>
            <w:top w:val="none" w:sz="0" w:space="0" w:color="auto"/>
            <w:left w:val="none" w:sz="0" w:space="0" w:color="auto"/>
            <w:bottom w:val="none" w:sz="0" w:space="0" w:color="auto"/>
            <w:right w:val="none" w:sz="0" w:space="0" w:color="auto"/>
          </w:divBdr>
          <w:divsChild>
            <w:div w:id="658850194">
              <w:marLeft w:val="0"/>
              <w:marRight w:val="0"/>
              <w:marTop w:val="0"/>
              <w:marBottom w:val="0"/>
              <w:divBdr>
                <w:top w:val="none" w:sz="0" w:space="0" w:color="auto"/>
                <w:left w:val="none" w:sz="0" w:space="0" w:color="auto"/>
                <w:bottom w:val="none" w:sz="0" w:space="0" w:color="auto"/>
                <w:right w:val="none" w:sz="0" w:space="0" w:color="auto"/>
              </w:divBdr>
            </w:div>
            <w:div w:id="450325829">
              <w:marLeft w:val="0"/>
              <w:marRight w:val="0"/>
              <w:marTop w:val="0"/>
              <w:marBottom w:val="0"/>
              <w:divBdr>
                <w:top w:val="none" w:sz="0" w:space="0" w:color="auto"/>
                <w:left w:val="none" w:sz="0" w:space="0" w:color="auto"/>
                <w:bottom w:val="none" w:sz="0" w:space="0" w:color="auto"/>
                <w:right w:val="none" w:sz="0" w:space="0" w:color="auto"/>
              </w:divBdr>
            </w:div>
            <w:div w:id="628778215">
              <w:marLeft w:val="0"/>
              <w:marRight w:val="0"/>
              <w:marTop w:val="0"/>
              <w:marBottom w:val="0"/>
              <w:divBdr>
                <w:top w:val="none" w:sz="0" w:space="0" w:color="auto"/>
                <w:left w:val="none" w:sz="0" w:space="0" w:color="auto"/>
                <w:bottom w:val="none" w:sz="0" w:space="0" w:color="auto"/>
                <w:right w:val="none" w:sz="0" w:space="0" w:color="auto"/>
              </w:divBdr>
            </w:div>
            <w:div w:id="685866761">
              <w:marLeft w:val="0"/>
              <w:marRight w:val="0"/>
              <w:marTop w:val="0"/>
              <w:marBottom w:val="0"/>
              <w:divBdr>
                <w:top w:val="none" w:sz="0" w:space="0" w:color="auto"/>
                <w:left w:val="none" w:sz="0" w:space="0" w:color="auto"/>
                <w:bottom w:val="none" w:sz="0" w:space="0" w:color="auto"/>
                <w:right w:val="none" w:sz="0" w:space="0" w:color="auto"/>
              </w:divBdr>
            </w:div>
            <w:div w:id="629677052">
              <w:marLeft w:val="0"/>
              <w:marRight w:val="0"/>
              <w:marTop w:val="0"/>
              <w:marBottom w:val="0"/>
              <w:divBdr>
                <w:top w:val="none" w:sz="0" w:space="0" w:color="auto"/>
                <w:left w:val="none" w:sz="0" w:space="0" w:color="auto"/>
                <w:bottom w:val="none" w:sz="0" w:space="0" w:color="auto"/>
                <w:right w:val="none" w:sz="0" w:space="0" w:color="auto"/>
              </w:divBdr>
            </w:div>
            <w:div w:id="587085222">
              <w:marLeft w:val="0"/>
              <w:marRight w:val="0"/>
              <w:marTop w:val="0"/>
              <w:marBottom w:val="0"/>
              <w:divBdr>
                <w:top w:val="none" w:sz="0" w:space="0" w:color="auto"/>
                <w:left w:val="none" w:sz="0" w:space="0" w:color="auto"/>
                <w:bottom w:val="none" w:sz="0" w:space="0" w:color="auto"/>
                <w:right w:val="none" w:sz="0" w:space="0" w:color="auto"/>
              </w:divBdr>
            </w:div>
            <w:div w:id="781538047">
              <w:marLeft w:val="0"/>
              <w:marRight w:val="0"/>
              <w:marTop w:val="0"/>
              <w:marBottom w:val="0"/>
              <w:divBdr>
                <w:top w:val="none" w:sz="0" w:space="0" w:color="auto"/>
                <w:left w:val="none" w:sz="0" w:space="0" w:color="auto"/>
                <w:bottom w:val="none" w:sz="0" w:space="0" w:color="auto"/>
                <w:right w:val="none" w:sz="0" w:space="0" w:color="auto"/>
              </w:divBdr>
            </w:div>
            <w:div w:id="648558946">
              <w:marLeft w:val="0"/>
              <w:marRight w:val="0"/>
              <w:marTop w:val="0"/>
              <w:marBottom w:val="0"/>
              <w:divBdr>
                <w:top w:val="none" w:sz="0" w:space="0" w:color="auto"/>
                <w:left w:val="none" w:sz="0" w:space="0" w:color="auto"/>
                <w:bottom w:val="none" w:sz="0" w:space="0" w:color="auto"/>
                <w:right w:val="none" w:sz="0" w:space="0" w:color="auto"/>
              </w:divBdr>
            </w:div>
            <w:div w:id="29455711">
              <w:marLeft w:val="0"/>
              <w:marRight w:val="0"/>
              <w:marTop w:val="0"/>
              <w:marBottom w:val="0"/>
              <w:divBdr>
                <w:top w:val="none" w:sz="0" w:space="0" w:color="auto"/>
                <w:left w:val="none" w:sz="0" w:space="0" w:color="auto"/>
                <w:bottom w:val="none" w:sz="0" w:space="0" w:color="auto"/>
                <w:right w:val="none" w:sz="0" w:space="0" w:color="auto"/>
              </w:divBdr>
            </w:div>
            <w:div w:id="1890066224">
              <w:marLeft w:val="0"/>
              <w:marRight w:val="0"/>
              <w:marTop w:val="0"/>
              <w:marBottom w:val="0"/>
              <w:divBdr>
                <w:top w:val="none" w:sz="0" w:space="0" w:color="auto"/>
                <w:left w:val="none" w:sz="0" w:space="0" w:color="auto"/>
                <w:bottom w:val="none" w:sz="0" w:space="0" w:color="auto"/>
                <w:right w:val="none" w:sz="0" w:space="0" w:color="auto"/>
              </w:divBdr>
            </w:div>
            <w:div w:id="343240511">
              <w:marLeft w:val="0"/>
              <w:marRight w:val="0"/>
              <w:marTop w:val="0"/>
              <w:marBottom w:val="0"/>
              <w:divBdr>
                <w:top w:val="none" w:sz="0" w:space="0" w:color="auto"/>
                <w:left w:val="none" w:sz="0" w:space="0" w:color="auto"/>
                <w:bottom w:val="none" w:sz="0" w:space="0" w:color="auto"/>
                <w:right w:val="none" w:sz="0" w:space="0" w:color="auto"/>
              </w:divBdr>
            </w:div>
            <w:div w:id="1625455685">
              <w:marLeft w:val="0"/>
              <w:marRight w:val="0"/>
              <w:marTop w:val="0"/>
              <w:marBottom w:val="0"/>
              <w:divBdr>
                <w:top w:val="none" w:sz="0" w:space="0" w:color="auto"/>
                <w:left w:val="none" w:sz="0" w:space="0" w:color="auto"/>
                <w:bottom w:val="none" w:sz="0" w:space="0" w:color="auto"/>
                <w:right w:val="none" w:sz="0" w:space="0" w:color="auto"/>
              </w:divBdr>
            </w:div>
            <w:div w:id="282153723">
              <w:marLeft w:val="0"/>
              <w:marRight w:val="0"/>
              <w:marTop w:val="0"/>
              <w:marBottom w:val="0"/>
              <w:divBdr>
                <w:top w:val="none" w:sz="0" w:space="0" w:color="auto"/>
                <w:left w:val="none" w:sz="0" w:space="0" w:color="auto"/>
                <w:bottom w:val="none" w:sz="0" w:space="0" w:color="auto"/>
                <w:right w:val="none" w:sz="0" w:space="0" w:color="auto"/>
              </w:divBdr>
            </w:div>
            <w:div w:id="300617173">
              <w:marLeft w:val="0"/>
              <w:marRight w:val="0"/>
              <w:marTop w:val="0"/>
              <w:marBottom w:val="0"/>
              <w:divBdr>
                <w:top w:val="none" w:sz="0" w:space="0" w:color="auto"/>
                <w:left w:val="none" w:sz="0" w:space="0" w:color="auto"/>
                <w:bottom w:val="none" w:sz="0" w:space="0" w:color="auto"/>
                <w:right w:val="none" w:sz="0" w:space="0" w:color="auto"/>
              </w:divBdr>
            </w:div>
            <w:div w:id="882905650">
              <w:marLeft w:val="0"/>
              <w:marRight w:val="0"/>
              <w:marTop w:val="0"/>
              <w:marBottom w:val="0"/>
              <w:divBdr>
                <w:top w:val="none" w:sz="0" w:space="0" w:color="auto"/>
                <w:left w:val="none" w:sz="0" w:space="0" w:color="auto"/>
                <w:bottom w:val="none" w:sz="0" w:space="0" w:color="auto"/>
                <w:right w:val="none" w:sz="0" w:space="0" w:color="auto"/>
              </w:divBdr>
            </w:div>
            <w:div w:id="568425672">
              <w:marLeft w:val="0"/>
              <w:marRight w:val="0"/>
              <w:marTop w:val="0"/>
              <w:marBottom w:val="0"/>
              <w:divBdr>
                <w:top w:val="none" w:sz="0" w:space="0" w:color="auto"/>
                <w:left w:val="none" w:sz="0" w:space="0" w:color="auto"/>
                <w:bottom w:val="none" w:sz="0" w:space="0" w:color="auto"/>
                <w:right w:val="none" w:sz="0" w:space="0" w:color="auto"/>
              </w:divBdr>
            </w:div>
            <w:div w:id="534541892">
              <w:marLeft w:val="0"/>
              <w:marRight w:val="0"/>
              <w:marTop w:val="0"/>
              <w:marBottom w:val="0"/>
              <w:divBdr>
                <w:top w:val="none" w:sz="0" w:space="0" w:color="auto"/>
                <w:left w:val="none" w:sz="0" w:space="0" w:color="auto"/>
                <w:bottom w:val="none" w:sz="0" w:space="0" w:color="auto"/>
                <w:right w:val="none" w:sz="0" w:space="0" w:color="auto"/>
              </w:divBdr>
            </w:div>
            <w:div w:id="1164583997">
              <w:marLeft w:val="0"/>
              <w:marRight w:val="0"/>
              <w:marTop w:val="0"/>
              <w:marBottom w:val="0"/>
              <w:divBdr>
                <w:top w:val="none" w:sz="0" w:space="0" w:color="auto"/>
                <w:left w:val="none" w:sz="0" w:space="0" w:color="auto"/>
                <w:bottom w:val="none" w:sz="0" w:space="0" w:color="auto"/>
                <w:right w:val="none" w:sz="0" w:space="0" w:color="auto"/>
              </w:divBdr>
            </w:div>
            <w:div w:id="1067992742">
              <w:marLeft w:val="0"/>
              <w:marRight w:val="0"/>
              <w:marTop w:val="0"/>
              <w:marBottom w:val="0"/>
              <w:divBdr>
                <w:top w:val="none" w:sz="0" w:space="0" w:color="auto"/>
                <w:left w:val="none" w:sz="0" w:space="0" w:color="auto"/>
                <w:bottom w:val="none" w:sz="0" w:space="0" w:color="auto"/>
                <w:right w:val="none" w:sz="0" w:space="0" w:color="auto"/>
              </w:divBdr>
            </w:div>
            <w:div w:id="1658260509">
              <w:marLeft w:val="0"/>
              <w:marRight w:val="0"/>
              <w:marTop w:val="0"/>
              <w:marBottom w:val="0"/>
              <w:divBdr>
                <w:top w:val="none" w:sz="0" w:space="0" w:color="auto"/>
                <w:left w:val="none" w:sz="0" w:space="0" w:color="auto"/>
                <w:bottom w:val="none" w:sz="0" w:space="0" w:color="auto"/>
                <w:right w:val="none" w:sz="0" w:space="0" w:color="auto"/>
              </w:divBdr>
            </w:div>
            <w:div w:id="1370761211">
              <w:marLeft w:val="0"/>
              <w:marRight w:val="0"/>
              <w:marTop w:val="0"/>
              <w:marBottom w:val="0"/>
              <w:divBdr>
                <w:top w:val="none" w:sz="0" w:space="0" w:color="auto"/>
                <w:left w:val="none" w:sz="0" w:space="0" w:color="auto"/>
                <w:bottom w:val="none" w:sz="0" w:space="0" w:color="auto"/>
                <w:right w:val="none" w:sz="0" w:space="0" w:color="auto"/>
              </w:divBdr>
            </w:div>
            <w:div w:id="1674146063">
              <w:marLeft w:val="0"/>
              <w:marRight w:val="0"/>
              <w:marTop w:val="0"/>
              <w:marBottom w:val="0"/>
              <w:divBdr>
                <w:top w:val="none" w:sz="0" w:space="0" w:color="auto"/>
                <w:left w:val="none" w:sz="0" w:space="0" w:color="auto"/>
                <w:bottom w:val="none" w:sz="0" w:space="0" w:color="auto"/>
                <w:right w:val="none" w:sz="0" w:space="0" w:color="auto"/>
              </w:divBdr>
            </w:div>
            <w:div w:id="67502272">
              <w:marLeft w:val="0"/>
              <w:marRight w:val="0"/>
              <w:marTop w:val="0"/>
              <w:marBottom w:val="0"/>
              <w:divBdr>
                <w:top w:val="none" w:sz="0" w:space="0" w:color="auto"/>
                <w:left w:val="none" w:sz="0" w:space="0" w:color="auto"/>
                <w:bottom w:val="none" w:sz="0" w:space="0" w:color="auto"/>
                <w:right w:val="none" w:sz="0" w:space="0" w:color="auto"/>
              </w:divBdr>
            </w:div>
            <w:div w:id="1625505474">
              <w:marLeft w:val="0"/>
              <w:marRight w:val="0"/>
              <w:marTop w:val="0"/>
              <w:marBottom w:val="0"/>
              <w:divBdr>
                <w:top w:val="none" w:sz="0" w:space="0" w:color="auto"/>
                <w:left w:val="none" w:sz="0" w:space="0" w:color="auto"/>
                <w:bottom w:val="none" w:sz="0" w:space="0" w:color="auto"/>
                <w:right w:val="none" w:sz="0" w:space="0" w:color="auto"/>
              </w:divBdr>
            </w:div>
            <w:div w:id="1135174863">
              <w:marLeft w:val="0"/>
              <w:marRight w:val="0"/>
              <w:marTop w:val="0"/>
              <w:marBottom w:val="0"/>
              <w:divBdr>
                <w:top w:val="none" w:sz="0" w:space="0" w:color="auto"/>
                <w:left w:val="none" w:sz="0" w:space="0" w:color="auto"/>
                <w:bottom w:val="none" w:sz="0" w:space="0" w:color="auto"/>
                <w:right w:val="none" w:sz="0" w:space="0" w:color="auto"/>
              </w:divBdr>
            </w:div>
            <w:div w:id="2008940926">
              <w:marLeft w:val="0"/>
              <w:marRight w:val="0"/>
              <w:marTop w:val="0"/>
              <w:marBottom w:val="0"/>
              <w:divBdr>
                <w:top w:val="none" w:sz="0" w:space="0" w:color="auto"/>
                <w:left w:val="none" w:sz="0" w:space="0" w:color="auto"/>
                <w:bottom w:val="none" w:sz="0" w:space="0" w:color="auto"/>
                <w:right w:val="none" w:sz="0" w:space="0" w:color="auto"/>
              </w:divBdr>
            </w:div>
            <w:div w:id="1059552569">
              <w:marLeft w:val="0"/>
              <w:marRight w:val="0"/>
              <w:marTop w:val="0"/>
              <w:marBottom w:val="0"/>
              <w:divBdr>
                <w:top w:val="none" w:sz="0" w:space="0" w:color="auto"/>
                <w:left w:val="none" w:sz="0" w:space="0" w:color="auto"/>
                <w:bottom w:val="none" w:sz="0" w:space="0" w:color="auto"/>
                <w:right w:val="none" w:sz="0" w:space="0" w:color="auto"/>
              </w:divBdr>
            </w:div>
            <w:div w:id="5397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8012">
      <w:bodyDiv w:val="1"/>
      <w:marLeft w:val="0"/>
      <w:marRight w:val="0"/>
      <w:marTop w:val="0"/>
      <w:marBottom w:val="0"/>
      <w:divBdr>
        <w:top w:val="none" w:sz="0" w:space="0" w:color="auto"/>
        <w:left w:val="none" w:sz="0" w:space="0" w:color="auto"/>
        <w:bottom w:val="none" w:sz="0" w:space="0" w:color="auto"/>
        <w:right w:val="none" w:sz="0" w:space="0" w:color="auto"/>
      </w:divBdr>
      <w:divsChild>
        <w:div w:id="1853302259">
          <w:marLeft w:val="0"/>
          <w:marRight w:val="0"/>
          <w:marTop w:val="0"/>
          <w:marBottom w:val="0"/>
          <w:divBdr>
            <w:top w:val="none" w:sz="0" w:space="0" w:color="auto"/>
            <w:left w:val="none" w:sz="0" w:space="0" w:color="auto"/>
            <w:bottom w:val="none" w:sz="0" w:space="0" w:color="auto"/>
            <w:right w:val="none" w:sz="0" w:space="0" w:color="auto"/>
          </w:divBdr>
          <w:divsChild>
            <w:div w:id="75715952">
              <w:marLeft w:val="0"/>
              <w:marRight w:val="0"/>
              <w:marTop w:val="0"/>
              <w:marBottom w:val="0"/>
              <w:divBdr>
                <w:top w:val="none" w:sz="0" w:space="0" w:color="auto"/>
                <w:left w:val="none" w:sz="0" w:space="0" w:color="auto"/>
                <w:bottom w:val="none" w:sz="0" w:space="0" w:color="auto"/>
                <w:right w:val="none" w:sz="0" w:space="0" w:color="auto"/>
              </w:divBdr>
            </w:div>
            <w:div w:id="1068528791">
              <w:marLeft w:val="0"/>
              <w:marRight w:val="0"/>
              <w:marTop w:val="0"/>
              <w:marBottom w:val="0"/>
              <w:divBdr>
                <w:top w:val="none" w:sz="0" w:space="0" w:color="auto"/>
                <w:left w:val="none" w:sz="0" w:space="0" w:color="auto"/>
                <w:bottom w:val="none" w:sz="0" w:space="0" w:color="auto"/>
                <w:right w:val="none" w:sz="0" w:space="0" w:color="auto"/>
              </w:divBdr>
            </w:div>
            <w:div w:id="1646277054">
              <w:marLeft w:val="0"/>
              <w:marRight w:val="0"/>
              <w:marTop w:val="0"/>
              <w:marBottom w:val="0"/>
              <w:divBdr>
                <w:top w:val="none" w:sz="0" w:space="0" w:color="auto"/>
                <w:left w:val="none" w:sz="0" w:space="0" w:color="auto"/>
                <w:bottom w:val="none" w:sz="0" w:space="0" w:color="auto"/>
                <w:right w:val="none" w:sz="0" w:space="0" w:color="auto"/>
              </w:divBdr>
            </w:div>
            <w:div w:id="1332757496">
              <w:marLeft w:val="0"/>
              <w:marRight w:val="0"/>
              <w:marTop w:val="0"/>
              <w:marBottom w:val="0"/>
              <w:divBdr>
                <w:top w:val="none" w:sz="0" w:space="0" w:color="auto"/>
                <w:left w:val="none" w:sz="0" w:space="0" w:color="auto"/>
                <w:bottom w:val="none" w:sz="0" w:space="0" w:color="auto"/>
                <w:right w:val="none" w:sz="0" w:space="0" w:color="auto"/>
              </w:divBdr>
            </w:div>
            <w:div w:id="518354502">
              <w:marLeft w:val="0"/>
              <w:marRight w:val="0"/>
              <w:marTop w:val="0"/>
              <w:marBottom w:val="0"/>
              <w:divBdr>
                <w:top w:val="none" w:sz="0" w:space="0" w:color="auto"/>
                <w:left w:val="none" w:sz="0" w:space="0" w:color="auto"/>
                <w:bottom w:val="none" w:sz="0" w:space="0" w:color="auto"/>
                <w:right w:val="none" w:sz="0" w:space="0" w:color="auto"/>
              </w:divBdr>
            </w:div>
            <w:div w:id="11566536">
              <w:marLeft w:val="0"/>
              <w:marRight w:val="0"/>
              <w:marTop w:val="0"/>
              <w:marBottom w:val="0"/>
              <w:divBdr>
                <w:top w:val="none" w:sz="0" w:space="0" w:color="auto"/>
                <w:left w:val="none" w:sz="0" w:space="0" w:color="auto"/>
                <w:bottom w:val="none" w:sz="0" w:space="0" w:color="auto"/>
                <w:right w:val="none" w:sz="0" w:space="0" w:color="auto"/>
              </w:divBdr>
            </w:div>
            <w:div w:id="322510962">
              <w:marLeft w:val="0"/>
              <w:marRight w:val="0"/>
              <w:marTop w:val="0"/>
              <w:marBottom w:val="0"/>
              <w:divBdr>
                <w:top w:val="none" w:sz="0" w:space="0" w:color="auto"/>
                <w:left w:val="none" w:sz="0" w:space="0" w:color="auto"/>
                <w:bottom w:val="none" w:sz="0" w:space="0" w:color="auto"/>
                <w:right w:val="none" w:sz="0" w:space="0" w:color="auto"/>
              </w:divBdr>
            </w:div>
            <w:div w:id="1195584085">
              <w:marLeft w:val="0"/>
              <w:marRight w:val="0"/>
              <w:marTop w:val="0"/>
              <w:marBottom w:val="0"/>
              <w:divBdr>
                <w:top w:val="none" w:sz="0" w:space="0" w:color="auto"/>
                <w:left w:val="none" w:sz="0" w:space="0" w:color="auto"/>
                <w:bottom w:val="none" w:sz="0" w:space="0" w:color="auto"/>
                <w:right w:val="none" w:sz="0" w:space="0" w:color="auto"/>
              </w:divBdr>
            </w:div>
            <w:div w:id="162167952">
              <w:marLeft w:val="0"/>
              <w:marRight w:val="0"/>
              <w:marTop w:val="0"/>
              <w:marBottom w:val="0"/>
              <w:divBdr>
                <w:top w:val="none" w:sz="0" w:space="0" w:color="auto"/>
                <w:left w:val="none" w:sz="0" w:space="0" w:color="auto"/>
                <w:bottom w:val="none" w:sz="0" w:space="0" w:color="auto"/>
                <w:right w:val="none" w:sz="0" w:space="0" w:color="auto"/>
              </w:divBdr>
            </w:div>
            <w:div w:id="1619330702">
              <w:marLeft w:val="0"/>
              <w:marRight w:val="0"/>
              <w:marTop w:val="0"/>
              <w:marBottom w:val="0"/>
              <w:divBdr>
                <w:top w:val="none" w:sz="0" w:space="0" w:color="auto"/>
                <w:left w:val="none" w:sz="0" w:space="0" w:color="auto"/>
                <w:bottom w:val="none" w:sz="0" w:space="0" w:color="auto"/>
                <w:right w:val="none" w:sz="0" w:space="0" w:color="auto"/>
              </w:divBdr>
            </w:div>
            <w:div w:id="1948929458">
              <w:marLeft w:val="0"/>
              <w:marRight w:val="0"/>
              <w:marTop w:val="0"/>
              <w:marBottom w:val="0"/>
              <w:divBdr>
                <w:top w:val="none" w:sz="0" w:space="0" w:color="auto"/>
                <w:left w:val="none" w:sz="0" w:space="0" w:color="auto"/>
                <w:bottom w:val="none" w:sz="0" w:space="0" w:color="auto"/>
                <w:right w:val="none" w:sz="0" w:space="0" w:color="auto"/>
              </w:divBdr>
            </w:div>
            <w:div w:id="1398431867">
              <w:marLeft w:val="0"/>
              <w:marRight w:val="0"/>
              <w:marTop w:val="0"/>
              <w:marBottom w:val="0"/>
              <w:divBdr>
                <w:top w:val="none" w:sz="0" w:space="0" w:color="auto"/>
                <w:left w:val="none" w:sz="0" w:space="0" w:color="auto"/>
                <w:bottom w:val="none" w:sz="0" w:space="0" w:color="auto"/>
                <w:right w:val="none" w:sz="0" w:space="0" w:color="auto"/>
              </w:divBdr>
            </w:div>
            <w:div w:id="1852061418">
              <w:marLeft w:val="0"/>
              <w:marRight w:val="0"/>
              <w:marTop w:val="0"/>
              <w:marBottom w:val="0"/>
              <w:divBdr>
                <w:top w:val="none" w:sz="0" w:space="0" w:color="auto"/>
                <w:left w:val="none" w:sz="0" w:space="0" w:color="auto"/>
                <w:bottom w:val="none" w:sz="0" w:space="0" w:color="auto"/>
                <w:right w:val="none" w:sz="0" w:space="0" w:color="auto"/>
              </w:divBdr>
            </w:div>
            <w:div w:id="1150907711">
              <w:marLeft w:val="0"/>
              <w:marRight w:val="0"/>
              <w:marTop w:val="0"/>
              <w:marBottom w:val="0"/>
              <w:divBdr>
                <w:top w:val="none" w:sz="0" w:space="0" w:color="auto"/>
                <w:left w:val="none" w:sz="0" w:space="0" w:color="auto"/>
                <w:bottom w:val="none" w:sz="0" w:space="0" w:color="auto"/>
                <w:right w:val="none" w:sz="0" w:space="0" w:color="auto"/>
              </w:divBdr>
            </w:div>
            <w:div w:id="221716589">
              <w:marLeft w:val="0"/>
              <w:marRight w:val="0"/>
              <w:marTop w:val="0"/>
              <w:marBottom w:val="0"/>
              <w:divBdr>
                <w:top w:val="none" w:sz="0" w:space="0" w:color="auto"/>
                <w:left w:val="none" w:sz="0" w:space="0" w:color="auto"/>
                <w:bottom w:val="none" w:sz="0" w:space="0" w:color="auto"/>
                <w:right w:val="none" w:sz="0" w:space="0" w:color="auto"/>
              </w:divBdr>
            </w:div>
            <w:div w:id="388647919">
              <w:marLeft w:val="0"/>
              <w:marRight w:val="0"/>
              <w:marTop w:val="0"/>
              <w:marBottom w:val="0"/>
              <w:divBdr>
                <w:top w:val="none" w:sz="0" w:space="0" w:color="auto"/>
                <w:left w:val="none" w:sz="0" w:space="0" w:color="auto"/>
                <w:bottom w:val="none" w:sz="0" w:space="0" w:color="auto"/>
                <w:right w:val="none" w:sz="0" w:space="0" w:color="auto"/>
              </w:divBdr>
            </w:div>
            <w:div w:id="751241421">
              <w:marLeft w:val="0"/>
              <w:marRight w:val="0"/>
              <w:marTop w:val="0"/>
              <w:marBottom w:val="0"/>
              <w:divBdr>
                <w:top w:val="none" w:sz="0" w:space="0" w:color="auto"/>
                <w:left w:val="none" w:sz="0" w:space="0" w:color="auto"/>
                <w:bottom w:val="none" w:sz="0" w:space="0" w:color="auto"/>
                <w:right w:val="none" w:sz="0" w:space="0" w:color="auto"/>
              </w:divBdr>
            </w:div>
            <w:div w:id="524254404">
              <w:marLeft w:val="0"/>
              <w:marRight w:val="0"/>
              <w:marTop w:val="0"/>
              <w:marBottom w:val="0"/>
              <w:divBdr>
                <w:top w:val="none" w:sz="0" w:space="0" w:color="auto"/>
                <w:left w:val="none" w:sz="0" w:space="0" w:color="auto"/>
                <w:bottom w:val="none" w:sz="0" w:space="0" w:color="auto"/>
                <w:right w:val="none" w:sz="0" w:space="0" w:color="auto"/>
              </w:divBdr>
            </w:div>
            <w:div w:id="366225606">
              <w:marLeft w:val="0"/>
              <w:marRight w:val="0"/>
              <w:marTop w:val="0"/>
              <w:marBottom w:val="0"/>
              <w:divBdr>
                <w:top w:val="none" w:sz="0" w:space="0" w:color="auto"/>
                <w:left w:val="none" w:sz="0" w:space="0" w:color="auto"/>
                <w:bottom w:val="none" w:sz="0" w:space="0" w:color="auto"/>
                <w:right w:val="none" w:sz="0" w:space="0" w:color="auto"/>
              </w:divBdr>
            </w:div>
            <w:div w:id="944535766">
              <w:marLeft w:val="0"/>
              <w:marRight w:val="0"/>
              <w:marTop w:val="0"/>
              <w:marBottom w:val="0"/>
              <w:divBdr>
                <w:top w:val="none" w:sz="0" w:space="0" w:color="auto"/>
                <w:left w:val="none" w:sz="0" w:space="0" w:color="auto"/>
                <w:bottom w:val="none" w:sz="0" w:space="0" w:color="auto"/>
                <w:right w:val="none" w:sz="0" w:space="0" w:color="auto"/>
              </w:divBdr>
            </w:div>
            <w:div w:id="1511263350">
              <w:marLeft w:val="0"/>
              <w:marRight w:val="0"/>
              <w:marTop w:val="0"/>
              <w:marBottom w:val="0"/>
              <w:divBdr>
                <w:top w:val="none" w:sz="0" w:space="0" w:color="auto"/>
                <w:left w:val="none" w:sz="0" w:space="0" w:color="auto"/>
                <w:bottom w:val="none" w:sz="0" w:space="0" w:color="auto"/>
                <w:right w:val="none" w:sz="0" w:space="0" w:color="auto"/>
              </w:divBdr>
            </w:div>
            <w:div w:id="91367425">
              <w:marLeft w:val="0"/>
              <w:marRight w:val="0"/>
              <w:marTop w:val="0"/>
              <w:marBottom w:val="0"/>
              <w:divBdr>
                <w:top w:val="none" w:sz="0" w:space="0" w:color="auto"/>
                <w:left w:val="none" w:sz="0" w:space="0" w:color="auto"/>
                <w:bottom w:val="none" w:sz="0" w:space="0" w:color="auto"/>
                <w:right w:val="none" w:sz="0" w:space="0" w:color="auto"/>
              </w:divBdr>
            </w:div>
            <w:div w:id="1362316520">
              <w:marLeft w:val="0"/>
              <w:marRight w:val="0"/>
              <w:marTop w:val="0"/>
              <w:marBottom w:val="0"/>
              <w:divBdr>
                <w:top w:val="none" w:sz="0" w:space="0" w:color="auto"/>
                <w:left w:val="none" w:sz="0" w:space="0" w:color="auto"/>
                <w:bottom w:val="none" w:sz="0" w:space="0" w:color="auto"/>
                <w:right w:val="none" w:sz="0" w:space="0" w:color="auto"/>
              </w:divBdr>
            </w:div>
            <w:div w:id="1973316">
              <w:marLeft w:val="0"/>
              <w:marRight w:val="0"/>
              <w:marTop w:val="0"/>
              <w:marBottom w:val="0"/>
              <w:divBdr>
                <w:top w:val="none" w:sz="0" w:space="0" w:color="auto"/>
                <w:left w:val="none" w:sz="0" w:space="0" w:color="auto"/>
                <w:bottom w:val="none" w:sz="0" w:space="0" w:color="auto"/>
                <w:right w:val="none" w:sz="0" w:space="0" w:color="auto"/>
              </w:divBdr>
            </w:div>
            <w:div w:id="1873568511">
              <w:marLeft w:val="0"/>
              <w:marRight w:val="0"/>
              <w:marTop w:val="0"/>
              <w:marBottom w:val="0"/>
              <w:divBdr>
                <w:top w:val="none" w:sz="0" w:space="0" w:color="auto"/>
                <w:left w:val="none" w:sz="0" w:space="0" w:color="auto"/>
                <w:bottom w:val="none" w:sz="0" w:space="0" w:color="auto"/>
                <w:right w:val="none" w:sz="0" w:space="0" w:color="auto"/>
              </w:divBdr>
            </w:div>
            <w:div w:id="1831168032">
              <w:marLeft w:val="0"/>
              <w:marRight w:val="0"/>
              <w:marTop w:val="0"/>
              <w:marBottom w:val="0"/>
              <w:divBdr>
                <w:top w:val="none" w:sz="0" w:space="0" w:color="auto"/>
                <w:left w:val="none" w:sz="0" w:space="0" w:color="auto"/>
                <w:bottom w:val="none" w:sz="0" w:space="0" w:color="auto"/>
                <w:right w:val="none" w:sz="0" w:space="0" w:color="auto"/>
              </w:divBdr>
            </w:div>
            <w:div w:id="775708749">
              <w:marLeft w:val="0"/>
              <w:marRight w:val="0"/>
              <w:marTop w:val="0"/>
              <w:marBottom w:val="0"/>
              <w:divBdr>
                <w:top w:val="none" w:sz="0" w:space="0" w:color="auto"/>
                <w:left w:val="none" w:sz="0" w:space="0" w:color="auto"/>
                <w:bottom w:val="none" w:sz="0" w:space="0" w:color="auto"/>
                <w:right w:val="none" w:sz="0" w:space="0" w:color="auto"/>
              </w:divBdr>
            </w:div>
            <w:div w:id="319233135">
              <w:marLeft w:val="0"/>
              <w:marRight w:val="0"/>
              <w:marTop w:val="0"/>
              <w:marBottom w:val="0"/>
              <w:divBdr>
                <w:top w:val="none" w:sz="0" w:space="0" w:color="auto"/>
                <w:left w:val="none" w:sz="0" w:space="0" w:color="auto"/>
                <w:bottom w:val="none" w:sz="0" w:space="0" w:color="auto"/>
                <w:right w:val="none" w:sz="0" w:space="0" w:color="auto"/>
              </w:divBdr>
            </w:div>
            <w:div w:id="1476335019">
              <w:marLeft w:val="0"/>
              <w:marRight w:val="0"/>
              <w:marTop w:val="0"/>
              <w:marBottom w:val="0"/>
              <w:divBdr>
                <w:top w:val="none" w:sz="0" w:space="0" w:color="auto"/>
                <w:left w:val="none" w:sz="0" w:space="0" w:color="auto"/>
                <w:bottom w:val="none" w:sz="0" w:space="0" w:color="auto"/>
                <w:right w:val="none" w:sz="0" w:space="0" w:color="auto"/>
              </w:divBdr>
            </w:div>
            <w:div w:id="136760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github.com/artificial-intelligence-department/ai_programming_playground_2026/pull/223/changes"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theme" Target="theme/theme1.xml"/><Relationship Id="rId7" Type="http://schemas.openxmlformats.org/officeDocument/2006/relationships/hyperlink" Target="https://youtu.be/LYIPTmN37SU?si=R23hOy16GkXcnuY8" TargetMode="External"/><Relationship Id="rId12" Type="http://schemas.openxmlformats.org/officeDocument/2006/relationships/hyperlink" Target="https://youtu.be/VKQ242d-Rag?si=5ZluCa_ZFoEZ5KV_"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github.com/artificial-intelligence-department/ai_programming_playground_2026/pull/223/changes" TargetMode="External"/><Relationship Id="rId46"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youtu.be/LXsUHdsDWW4?si=cpNleImBD8uUZ0Fs"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github.com/artificial-intelligence-department/ai_programming_playground_2026/pull/223/changes" TargetMode="External"/><Relationship Id="rId40" Type="http://schemas.openxmlformats.org/officeDocument/2006/relationships/hyperlink" Target="https://github.com/artificial-intelligence-department/ai_programming_playground_2026/pull/223/changes" TargetMode="External"/><Relationship Id="rId45" Type="http://schemas.openxmlformats.org/officeDocument/2006/relationships/image" Target="media/image28.png"/><Relationship Id="rId53"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github.com/artificial-intelligence-department/ai_programming_playground_2026/pull/223/changes" TargetMode="External"/><Relationship Id="rId49" Type="http://schemas.openxmlformats.org/officeDocument/2006/relationships/image" Target="media/image32.png"/><Relationship Id="rId10" Type="http://schemas.openxmlformats.org/officeDocument/2006/relationships/hyperlink" Target="https://youtu.be/LXsUHdsDWW4?si=cpNleImBD8uUZ0Fs"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27.png"/><Relationship Id="rId52"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s://youtu.be/LYIPTmN37SU?si=R23hOy16GkXcnuY8"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github.com/artificial-intelligence-department/ai_programming_playground_2026/pull/223/changes" TargetMode="External"/><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hyperlink" Target="https://youtu.be/LYIPTmN37SU?si=R23hOy16GkXcnuY8" TargetMode="External"/><Relationship Id="rId51" Type="http://schemas.openxmlformats.org/officeDocument/2006/relationships/image" Target="media/image34.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4FD07-A5B2-43D2-8247-F899DD87B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884</TotalTime>
  <Pages>34</Pages>
  <Words>18390</Words>
  <Characters>10483</Characters>
  <Application>Microsoft Office Word</Application>
  <DocSecurity>0</DocSecurity>
  <Lines>87</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34</cp:revision>
  <dcterms:created xsi:type="dcterms:W3CDTF">2026-10-12T17:41:00Z</dcterms:created>
  <dcterms:modified xsi:type="dcterms:W3CDTF">2026-10-23T16:07:00Z</dcterms:modified>
</cp:coreProperties>
</file>