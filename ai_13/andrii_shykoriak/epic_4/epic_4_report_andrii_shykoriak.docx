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1A7" w:rsidRDefault="00BB61A7" w:rsidP="00BB61A7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BB61A7" w:rsidRDefault="00BB61A7" w:rsidP="00BB61A7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:rsidR="00BB61A7" w:rsidRDefault="00BB61A7" w:rsidP="00BB61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</w:pPr>
      <w:r>
        <w:rPr>
          <w:noProof/>
          <w:lang w:val="uk-UA" w:eastAsia="uk-UA"/>
        </w:rPr>
        <w:drawing>
          <wp:anchor distT="0" distB="0" distL="114300" distR="114300" simplePos="0" relativeHeight="251659264" behindDoc="0" locked="0" layoutInCell="1" hidden="0" allowOverlap="1" wp14:anchorId="3F9E336A" wp14:editId="33274F43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</w:pPr>
    </w:p>
    <w:p w:rsidR="00BB61A7" w:rsidRDefault="00BB61A7" w:rsidP="00BB61A7">
      <w:pPr>
        <w:jc w:val="center"/>
        <w:rPr>
          <w:b/>
          <w:bCs/>
          <w:sz w:val="40"/>
          <w:szCs w:val="40"/>
        </w:rPr>
      </w:pPr>
    </w:p>
    <w:p w:rsidR="00BB61A7" w:rsidRDefault="00BB61A7" w:rsidP="00BB61A7">
      <w:pPr>
        <w:jc w:val="center"/>
        <w:rPr>
          <w:b/>
          <w:bCs/>
          <w:sz w:val="40"/>
          <w:szCs w:val="40"/>
        </w:rPr>
      </w:pPr>
    </w:p>
    <w:p w:rsidR="00BB61A7" w:rsidRDefault="00BB61A7" w:rsidP="00BB61A7">
      <w:pPr>
        <w:jc w:val="center"/>
        <w:rPr>
          <w:b/>
          <w:bCs/>
          <w:sz w:val="40"/>
          <w:szCs w:val="40"/>
        </w:rPr>
      </w:pPr>
    </w:p>
    <w:p w:rsidR="00BB61A7" w:rsidRDefault="00BB61A7" w:rsidP="00BB61A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:rsidR="00BB61A7" w:rsidRDefault="00BB61A7" w:rsidP="00BB61A7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EndPr/>
      <w:sdtContent>
        <w:p w:rsidR="00BB61A7" w:rsidRDefault="002C7CC4" w:rsidP="00BB61A7">
          <w:pPr>
            <w:tabs>
              <w:tab w:val="center" w:pos="4819"/>
              <w:tab w:val="left" w:pos="7468"/>
            </w:tabs>
            <w:jc w:val="center"/>
            <w:rPr>
              <w:ins w:id="0" w:author="Матвій Белаш" w:date="2026-09-10T12:32:00Z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  <w:showingPlcHdr/>
            </w:sdtPr>
            <w:sdtEndPr/>
            <w:sdtContent>
              <w:r w:rsidR="00BB61A7">
                <w:t xml:space="preserve">     </w:t>
              </w:r>
            </w:sdtContent>
          </w:sdt>
        </w:p>
      </w:sdtContent>
    </w:sdt>
    <w:p w:rsidR="00BB61A7" w:rsidRDefault="00BB61A7" w:rsidP="00BB61A7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:rsidR="00BB61A7" w:rsidRPr="00AD7878" w:rsidRDefault="00BB61A7" w:rsidP="00BB61A7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uk-UA"/>
        </w:rPr>
      </w:pPr>
    </w:p>
    <w:p w:rsidR="00BB61A7" w:rsidRDefault="00BB61A7" w:rsidP="00BB61A7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:rsidR="00BB61A7" w:rsidRP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b/>
          <w:bCs/>
          <w:color w:val="000000"/>
          <w:sz w:val="28"/>
          <w:szCs w:val="28"/>
        </w:rPr>
        <w:t xml:space="preserve">про виконання лабораторних та практичних робіт блоку № </w:t>
      </w:r>
      <w:r w:rsidRPr="00BB61A7">
        <w:rPr>
          <w:b/>
          <w:bCs/>
          <w:color w:val="000000"/>
          <w:sz w:val="28"/>
          <w:szCs w:val="28"/>
          <w:lang w:val="ru-RU"/>
        </w:rPr>
        <w:t>4</w:t>
      </w:r>
    </w:p>
    <w:p w:rsid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На тему:  «</w:t>
      </w:r>
      <w:r w:rsidRPr="00BB61A7">
        <w:rPr>
          <w:bCs/>
          <w:color w:val="000000"/>
          <w:sz w:val="28"/>
          <w:szCs w:val="28"/>
        </w:rPr>
        <w:t>Двовимірні Масиви. Вказівники та Посилання. Динамічні масиви. Робота з масивами та aлгоритми обробки.</w:t>
      </w:r>
      <w:r>
        <w:rPr>
          <w:color w:val="000000"/>
          <w:sz w:val="28"/>
          <w:szCs w:val="28"/>
        </w:rPr>
        <w:t>»</w:t>
      </w:r>
    </w:p>
    <w:p w:rsid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:rsid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до:</w:t>
      </w:r>
    </w:p>
    <w:p w:rsidR="00BB61A7" w:rsidRP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28"/>
          <w:szCs w:val="28"/>
        </w:rPr>
        <w:t xml:space="preserve">Лабораторної Роботи № </w:t>
      </w:r>
      <w:r w:rsidRPr="00BB61A7">
        <w:rPr>
          <w:color w:val="000000"/>
          <w:sz w:val="28"/>
          <w:szCs w:val="28"/>
          <w:lang w:val="ru-RU"/>
        </w:rPr>
        <w:t>4,5</w:t>
      </w:r>
    </w:p>
    <w:p w:rsidR="00BB61A7" w:rsidRP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28"/>
          <w:szCs w:val="28"/>
        </w:rPr>
        <w:t xml:space="preserve">Алготестер </w:t>
      </w:r>
      <w:r>
        <w:rPr>
          <w:color w:val="000000"/>
          <w:sz w:val="28"/>
          <w:szCs w:val="28"/>
          <w:lang w:val="uk-UA"/>
        </w:rPr>
        <w:t>р</w:t>
      </w:r>
      <w:r>
        <w:rPr>
          <w:color w:val="000000"/>
          <w:sz w:val="28"/>
          <w:szCs w:val="28"/>
        </w:rPr>
        <w:t xml:space="preserve">оботи № </w:t>
      </w:r>
      <w:r w:rsidRPr="00BB61A7">
        <w:rPr>
          <w:color w:val="000000"/>
          <w:sz w:val="28"/>
          <w:szCs w:val="28"/>
          <w:lang w:val="ru-RU"/>
        </w:rPr>
        <w:t>2,3</w:t>
      </w:r>
    </w:p>
    <w:p w:rsidR="00BB61A7" w:rsidRPr="00BB61A7" w:rsidRDefault="00BB61A7" w:rsidP="00BB61A7">
      <w:pPr>
        <w:pStyle w:val="a3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28"/>
          <w:szCs w:val="28"/>
        </w:rPr>
        <w:t xml:space="preserve">Практичних Робіт до блоку № </w:t>
      </w:r>
      <w:r w:rsidRPr="00BB61A7">
        <w:rPr>
          <w:color w:val="000000"/>
          <w:sz w:val="28"/>
          <w:szCs w:val="28"/>
          <w:lang w:val="ru-RU"/>
        </w:rPr>
        <w:t>4</w:t>
      </w:r>
    </w:p>
    <w:p w:rsidR="00BB61A7" w:rsidRDefault="00BB61A7" w:rsidP="00BB61A7">
      <w:pPr>
        <w:spacing w:after="240"/>
      </w:pPr>
    </w:p>
    <w:p w:rsidR="00BB61A7" w:rsidRDefault="00BB61A7" w:rsidP="00BB61A7"/>
    <w:p w:rsidR="00BB61A7" w:rsidRDefault="00BB61A7" w:rsidP="00BB61A7">
      <w:pPr>
        <w:jc w:val="both"/>
        <w:rPr>
          <w:sz w:val="28"/>
          <w:szCs w:val="28"/>
        </w:rPr>
      </w:pPr>
    </w:p>
    <w:p w:rsidR="00BB61A7" w:rsidRDefault="00BB61A7" w:rsidP="00BB61A7">
      <w:pPr>
        <w:jc w:val="both"/>
        <w:rPr>
          <w:sz w:val="28"/>
          <w:szCs w:val="28"/>
        </w:rPr>
      </w:pPr>
    </w:p>
    <w:p w:rsidR="00BB61A7" w:rsidRDefault="00BB61A7" w:rsidP="00BB61A7">
      <w:pPr>
        <w:jc w:val="both"/>
        <w:rPr>
          <w:sz w:val="28"/>
          <w:szCs w:val="28"/>
        </w:rPr>
      </w:pPr>
    </w:p>
    <w:p w:rsidR="00BB61A7" w:rsidRDefault="00BB61A7" w:rsidP="00BB61A7">
      <w:pPr>
        <w:jc w:val="both"/>
        <w:rPr>
          <w:b/>
          <w:bCs/>
          <w:smallCaps/>
          <w:sz w:val="28"/>
          <w:szCs w:val="28"/>
        </w:rPr>
      </w:pPr>
    </w:p>
    <w:p w:rsidR="00BB61A7" w:rsidRDefault="00BB61A7" w:rsidP="00BB61A7">
      <w:pPr>
        <w:spacing w:line="360" w:lineRule="auto"/>
        <w:jc w:val="both"/>
        <w:rPr>
          <w:sz w:val="28"/>
          <w:szCs w:val="28"/>
        </w:rPr>
      </w:pPr>
    </w:p>
    <w:p w:rsidR="00BB61A7" w:rsidRDefault="00BB61A7" w:rsidP="00BB61A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</w:t>
      </w:r>
      <w:r>
        <w:rPr>
          <w:b/>
          <w:bCs/>
          <w:sz w:val="28"/>
          <w:szCs w:val="28"/>
          <w:lang w:val="uk-UA"/>
        </w:rPr>
        <w:t>ав</w:t>
      </w:r>
      <w:r>
        <w:rPr>
          <w:b/>
          <w:bCs/>
          <w:sz w:val="28"/>
          <w:szCs w:val="28"/>
        </w:rPr>
        <w:t>:</w:t>
      </w:r>
    </w:p>
    <w:p w:rsidR="00BB61A7" w:rsidRPr="00F76EAD" w:rsidRDefault="00BB61A7" w:rsidP="00BB61A7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</w:t>
      </w:r>
      <w:r>
        <w:rPr>
          <w:sz w:val="28"/>
          <w:szCs w:val="28"/>
          <w:lang w:val="uk-UA"/>
        </w:rPr>
        <w:t>т групи ШІ-13</w:t>
      </w:r>
    </w:p>
    <w:p w:rsidR="00BB61A7" w:rsidRPr="000F22C0" w:rsidRDefault="00BB61A7" w:rsidP="00BB61A7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Шикоряк Андрій Олегович</w:t>
      </w:r>
    </w:p>
    <w:p w:rsidR="00BB61A7" w:rsidRDefault="00BB61A7" w:rsidP="00BB61A7"/>
    <w:p w:rsidR="00BB61A7" w:rsidRDefault="00BB61A7" w:rsidP="00BB61A7"/>
    <w:p w:rsidR="00BB61A7" w:rsidRDefault="00BB61A7" w:rsidP="00BB61A7"/>
    <w:p w:rsidR="00BB61A7" w:rsidRDefault="00BB61A7" w:rsidP="00BB61A7"/>
    <w:p w:rsidR="00BB61A7" w:rsidRDefault="00BB61A7" w:rsidP="00BB61A7">
      <w:pPr>
        <w:rPr>
          <w:lang w:val="uk-U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lang w:val="uk-UA"/>
        </w:rPr>
        <w:t xml:space="preserve">    Львів 2026</w:t>
      </w:r>
    </w:p>
    <w:p w:rsidR="00480340" w:rsidRDefault="00480340"/>
    <w:p w:rsidR="00BB61A7" w:rsidRDefault="00BB61A7"/>
    <w:p w:rsidR="00BB61A7" w:rsidRPr="00AD7878" w:rsidRDefault="00BB61A7" w:rsidP="00BB61A7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Тема роботи:  </w:t>
      </w:r>
    </w:p>
    <w:p w:rsidR="00BB61A7" w:rsidRDefault="00BB61A7">
      <w:pPr>
        <w:rPr>
          <w:bCs/>
          <w:color w:val="000000"/>
          <w:sz w:val="28"/>
          <w:szCs w:val="28"/>
        </w:rPr>
      </w:pPr>
      <w:r w:rsidRPr="00BB61A7">
        <w:rPr>
          <w:bCs/>
          <w:color w:val="000000"/>
          <w:sz w:val="28"/>
          <w:szCs w:val="28"/>
        </w:rPr>
        <w:t>Двовимірні Масиви. Вказівники та Посилання. Динамічні масиви. Робота з масивами та aлгоритми обробки.</w:t>
      </w:r>
    </w:p>
    <w:p w:rsidR="00BB61A7" w:rsidRDefault="00BB61A7">
      <w:pPr>
        <w:rPr>
          <w:bCs/>
          <w:color w:val="000000"/>
          <w:sz w:val="28"/>
          <w:szCs w:val="28"/>
        </w:rPr>
      </w:pPr>
    </w:p>
    <w:p w:rsidR="00BB61A7" w:rsidRPr="00AD7878" w:rsidRDefault="00BB61A7" w:rsidP="00BB61A7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Мета роботи: </w:t>
      </w:r>
    </w:p>
    <w:p w:rsidR="00BB61A7" w:rsidRDefault="00BB61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Навчитись ініціалізовувати, перебирати, працювати із двовимірним масивом, знати відмінності між  посиланням і вказвником, навчитись передавати та розкривати їх у функції. Навчитись створювати динамічні масиви.</w:t>
      </w:r>
    </w:p>
    <w:p w:rsidR="00BB61A7" w:rsidRDefault="00BB61A7">
      <w:pPr>
        <w:rPr>
          <w:sz w:val="28"/>
          <w:szCs w:val="28"/>
          <w:lang w:val="uk-UA"/>
        </w:rPr>
      </w:pPr>
    </w:p>
    <w:p w:rsidR="00BB61A7" w:rsidRPr="00B27F76" w:rsidRDefault="00BB61A7" w:rsidP="00BB61A7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BB61A7" w:rsidRDefault="00BB61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1)Теоретичні відомості із переліком важливих тем:</w:t>
      </w:r>
    </w:p>
    <w:p w:rsidR="00BB61A7" w:rsidRPr="000B4C36" w:rsidRDefault="00BB61A7">
      <w:pPr>
        <w:rPr>
          <w:color w:val="000000"/>
          <w:lang w:val="ru-RU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  <w:t xml:space="preserve">- </w:t>
      </w:r>
      <w:r w:rsidR="000B4C36" w:rsidRPr="000B4C36">
        <w:rPr>
          <w:sz w:val="28"/>
          <w:szCs w:val="28"/>
          <w:lang w:val="ru-RU"/>
        </w:rPr>
        <w:t>1.</w:t>
      </w:r>
      <w:r w:rsidRPr="00BB61A7">
        <w:rPr>
          <w:color w:val="000000"/>
        </w:rPr>
        <w:t>Класи пам'яті у C++</w:t>
      </w:r>
      <w:r w:rsidR="000B4C36" w:rsidRPr="000B4C36">
        <w:rPr>
          <w:color w:val="000000"/>
          <w:lang w:val="ru-RU"/>
        </w:rPr>
        <w:t>.</w:t>
      </w:r>
    </w:p>
    <w:p w:rsidR="00BB61A7" w:rsidRDefault="00BB61A7">
      <w:pPr>
        <w:rPr>
          <w:color w:val="000000"/>
        </w:rPr>
      </w:pPr>
      <w:r>
        <w:rPr>
          <w:color w:val="000000"/>
        </w:rPr>
        <w:tab/>
      </w:r>
      <w:r w:rsidRPr="000B4C36">
        <w:rPr>
          <w:color w:val="000000"/>
          <w:lang w:val="ru-RU"/>
        </w:rPr>
        <w:t xml:space="preserve">- </w:t>
      </w:r>
      <w:r w:rsidR="000B4C36" w:rsidRPr="000B4C36">
        <w:rPr>
          <w:color w:val="000000"/>
          <w:lang w:val="ru-RU"/>
        </w:rPr>
        <w:t xml:space="preserve"> </w:t>
      </w:r>
      <w:r w:rsidR="000B4C36">
        <w:rPr>
          <w:color w:val="000000"/>
          <w:lang w:val="ru-RU"/>
        </w:rPr>
        <w:t>2.</w:t>
      </w:r>
      <w:r w:rsidR="000B4C36" w:rsidRPr="000B4C36">
        <w:rPr>
          <w:color w:val="000000"/>
        </w:rPr>
        <w:t>Вступ до Масивів і Вказівників</w:t>
      </w:r>
    </w:p>
    <w:p w:rsidR="000B4C36" w:rsidRDefault="000B4C36">
      <w:pPr>
        <w:rPr>
          <w:color w:val="000000"/>
        </w:rPr>
      </w:pPr>
      <w:r>
        <w:rPr>
          <w:color w:val="000000"/>
        </w:rPr>
        <w:tab/>
      </w:r>
      <w:r w:rsidRPr="000B4C36">
        <w:rPr>
          <w:color w:val="000000"/>
          <w:lang w:val="ru-RU"/>
        </w:rPr>
        <w:t>-  3.</w:t>
      </w:r>
      <w:r w:rsidRPr="000B4C36">
        <w:rPr>
          <w:color w:val="000000"/>
        </w:rPr>
        <w:t>Вказівники та Посилання</w:t>
      </w:r>
    </w:p>
    <w:p w:rsidR="000B4C36" w:rsidRDefault="000B4C36">
      <w:pPr>
        <w:rPr>
          <w:color w:val="000000"/>
        </w:rPr>
      </w:pPr>
      <w:r w:rsidRPr="000B4C36">
        <w:rPr>
          <w:color w:val="000000"/>
          <w:lang w:val="ru-RU"/>
        </w:rPr>
        <w:t xml:space="preserve">  </w:t>
      </w:r>
      <w:r w:rsidRPr="000B4C36">
        <w:rPr>
          <w:color w:val="000000"/>
          <w:lang w:val="ru-RU"/>
        </w:rPr>
        <w:tab/>
      </w:r>
      <w:r w:rsidRPr="002C7CC4">
        <w:rPr>
          <w:color w:val="000000"/>
          <w:lang w:val="ru-RU"/>
        </w:rPr>
        <w:t xml:space="preserve">- 4. </w:t>
      </w:r>
      <w:r w:rsidRPr="000B4C36">
        <w:rPr>
          <w:color w:val="000000"/>
        </w:rPr>
        <w:t>Двовимірні Масиви</w:t>
      </w:r>
    </w:p>
    <w:p w:rsidR="000B4C36" w:rsidRDefault="000B4C36">
      <w:pPr>
        <w:rPr>
          <w:color w:val="000000"/>
        </w:rPr>
      </w:pPr>
      <w:r w:rsidRPr="002C7CC4">
        <w:rPr>
          <w:color w:val="000000"/>
          <w:lang w:val="ru-RU"/>
        </w:rPr>
        <w:t xml:space="preserve">   </w:t>
      </w:r>
      <w:r w:rsidRPr="002C7CC4">
        <w:rPr>
          <w:color w:val="000000"/>
          <w:lang w:val="ru-RU"/>
        </w:rPr>
        <w:tab/>
        <w:t>- 5.</w:t>
      </w:r>
      <w:r w:rsidRPr="000B4C36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B4C36">
        <w:rPr>
          <w:color w:val="000000"/>
        </w:rPr>
        <w:t>Динамічні Масиви</w:t>
      </w:r>
    </w:p>
    <w:p w:rsidR="000B4C36" w:rsidRDefault="000B4C36">
      <w:pPr>
        <w:rPr>
          <w:color w:val="000000"/>
        </w:rPr>
      </w:pPr>
      <w:r>
        <w:rPr>
          <w:color w:val="000000"/>
        </w:rPr>
        <w:tab/>
      </w:r>
      <w:r w:rsidRPr="000B4C36">
        <w:rPr>
          <w:color w:val="000000"/>
          <w:lang w:val="ru-RU"/>
        </w:rPr>
        <w:t>- 6.</w:t>
      </w:r>
      <w:r w:rsidRPr="000B4C36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B4C36">
        <w:rPr>
          <w:color w:val="000000"/>
        </w:rPr>
        <w:t>Алгоритми обробки та робота з масивами</w:t>
      </w:r>
    </w:p>
    <w:p w:rsidR="000B4C36" w:rsidRPr="002C7CC4" w:rsidRDefault="000B4C36" w:rsidP="000B4C36">
      <w:pPr>
        <w:pStyle w:val="a3"/>
        <w:spacing w:before="0" w:beforeAutospacing="0" w:after="200" w:afterAutospacing="0"/>
        <w:rPr>
          <w:color w:val="000000"/>
          <w:sz w:val="28"/>
          <w:lang w:val="ru-RU"/>
        </w:rPr>
      </w:pPr>
      <w:r w:rsidRPr="000B4C36">
        <w:rPr>
          <w:color w:val="000000"/>
          <w:sz w:val="28"/>
          <w:lang w:val="uk-UA"/>
        </w:rPr>
        <w:t>2)Індивід</w:t>
      </w:r>
      <w:r>
        <w:rPr>
          <w:color w:val="000000"/>
          <w:sz w:val="28"/>
          <w:lang w:val="uk-UA"/>
        </w:rPr>
        <w:t>уальний план опрацювання теорії</w:t>
      </w:r>
      <w:r w:rsidRPr="002C7CC4">
        <w:rPr>
          <w:color w:val="000000"/>
          <w:sz w:val="28"/>
          <w:lang w:val="ru-RU"/>
        </w:rPr>
        <w:t>:</w:t>
      </w:r>
    </w:p>
    <w:p w:rsidR="000B4C36" w:rsidRDefault="000B4C36" w:rsidP="000B4C36">
      <w:pPr>
        <w:pStyle w:val="a3"/>
        <w:spacing w:before="0" w:beforeAutospacing="0" w:after="200" w:afterAutospacing="0"/>
        <w:rPr>
          <w:color w:val="000000"/>
          <w:lang w:val="ru-RU"/>
        </w:rPr>
      </w:pPr>
      <w:r w:rsidRPr="000B4C36">
        <w:rPr>
          <w:color w:val="000000"/>
          <w:sz w:val="28"/>
          <w:lang w:val="ru-RU"/>
        </w:rPr>
        <w:t xml:space="preserve">           </w:t>
      </w:r>
      <w:r>
        <w:rPr>
          <w:color w:val="000000"/>
          <w:sz w:val="28"/>
          <w:lang w:val="uk-UA"/>
        </w:rPr>
        <w:t>Тема 1.</w:t>
      </w:r>
      <w:r w:rsidRPr="000B4C36">
        <w:rPr>
          <w:color w:val="000000"/>
        </w:rPr>
        <w:t xml:space="preserve"> </w:t>
      </w:r>
      <w:r w:rsidRPr="00BB61A7">
        <w:rPr>
          <w:color w:val="000000"/>
        </w:rPr>
        <w:t>Класи пам'яті у C++</w:t>
      </w:r>
      <w:r>
        <w:rPr>
          <w:color w:val="000000"/>
          <w:lang w:val="ru-RU"/>
        </w:rPr>
        <w:t xml:space="preserve">: </w:t>
      </w:r>
    </w:p>
    <w:p w:rsidR="000B4C36" w:rsidRDefault="000B4C36" w:rsidP="000B4C36">
      <w:pPr>
        <w:pStyle w:val="a3"/>
        <w:spacing w:before="0" w:beforeAutospacing="0" w:after="200" w:afterAutospacing="0"/>
        <w:rPr>
          <w:color w:val="000000"/>
          <w:lang w:val="ru-RU"/>
        </w:rPr>
      </w:pP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 xml:space="preserve">Джерела інформації: </w:t>
      </w:r>
    </w:p>
    <w:p w:rsidR="00F56032" w:rsidRDefault="000B4C36" w:rsidP="000B4C36">
      <w:pPr>
        <w:pStyle w:val="a3"/>
        <w:spacing w:before="0" w:beforeAutospacing="0" w:after="200" w:afterAutospacing="0"/>
        <w:rPr>
          <w:color w:val="000000"/>
          <w:lang w:val="ru-RU"/>
        </w:rPr>
      </w:pP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Лекції Пшеничного.</w:t>
      </w:r>
    </w:p>
    <w:p w:rsidR="00F56032" w:rsidRDefault="00F56032" w:rsidP="00F56032">
      <w:pPr>
        <w:pStyle w:val="a3"/>
        <w:spacing w:before="0" w:beforeAutospacing="0" w:after="200" w:afterAutospacing="0"/>
        <w:ind w:left="1416" w:firstLine="708"/>
        <w:rPr>
          <w:color w:val="000000"/>
          <w:lang w:val="ru-RU"/>
        </w:rPr>
      </w:pPr>
      <w:r>
        <w:rPr>
          <w:color w:val="000000"/>
          <w:lang w:val="ru-RU"/>
        </w:rPr>
        <w:t>Розгортки із практичниї занять</w:t>
      </w:r>
    </w:p>
    <w:p w:rsidR="000B4C36" w:rsidRDefault="000B4C36" w:rsidP="000B4C36">
      <w:pPr>
        <w:pStyle w:val="a3"/>
        <w:spacing w:before="0" w:beforeAutospacing="0" w:after="200" w:afterAutospacing="0"/>
        <w:ind w:left="1416"/>
        <w:rPr>
          <w:color w:val="000000"/>
          <w:lang w:val="ru-RU"/>
        </w:rPr>
      </w:pPr>
      <w:r>
        <w:rPr>
          <w:color w:val="000000"/>
          <w:lang w:val="ru-RU"/>
        </w:rPr>
        <w:t>Що опрацьовано: Зрозумів поняття стеку.Що таке динамічна пам'ять та способи її виділення.Виділення та видалення пам'яті.</w:t>
      </w:r>
    </w:p>
    <w:p w:rsidR="000B4C36" w:rsidRDefault="000B4C36" w:rsidP="000B4C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ий</w:t>
      </w:r>
    </w:p>
    <w:p w:rsidR="000B4C36" w:rsidRDefault="000B4C36" w:rsidP="000B4C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18.10.2026</w:t>
      </w:r>
      <w:r>
        <w:rPr>
          <w:color w:val="000000"/>
        </w:rPr>
        <w:t xml:space="preserve">  </w:t>
      </w:r>
    </w:p>
    <w:p w:rsidR="000B4C36" w:rsidRPr="006524B6" w:rsidRDefault="000B4C36" w:rsidP="000B4C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21.10.2026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:rsidR="000B4C36" w:rsidRDefault="000B4C36" w:rsidP="000B4C36">
      <w:pPr>
        <w:pStyle w:val="a3"/>
        <w:spacing w:before="0" w:beforeAutospacing="0" w:after="200" w:afterAutospacing="0"/>
        <w:ind w:left="1416"/>
        <w:rPr>
          <w:color w:val="000000"/>
          <w:lang w:val="ru-RU"/>
        </w:rPr>
      </w:pPr>
    </w:p>
    <w:p w:rsidR="000B4C36" w:rsidRDefault="00F56032" w:rsidP="000B4C36">
      <w:pPr>
        <w:pStyle w:val="a3"/>
        <w:spacing w:before="0" w:beforeAutospacing="0" w:after="200" w:afterAutospacing="0"/>
        <w:ind w:left="708"/>
        <w:rPr>
          <w:color w:val="000000"/>
        </w:rPr>
      </w:pPr>
      <w:r>
        <w:rPr>
          <w:color w:val="000000"/>
          <w:sz w:val="28"/>
          <w:lang w:val="uk-UA"/>
        </w:rPr>
        <w:t>Тема 2.</w:t>
      </w:r>
      <w:r w:rsidRPr="00F56032">
        <w:rPr>
          <w:color w:val="000000"/>
        </w:rPr>
        <w:t xml:space="preserve"> </w:t>
      </w:r>
      <w:r w:rsidRPr="000B4C36">
        <w:rPr>
          <w:color w:val="000000"/>
        </w:rPr>
        <w:t>Вступ до Масивів і Вказівників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ru-RU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ru-RU"/>
        </w:rPr>
        <w:t xml:space="preserve">Джерела інформації: 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ru-RU"/>
        </w:rPr>
      </w:pP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Лекції Пшеничного.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ru-RU"/>
        </w:rPr>
      </w:pP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Розгортки із практичних занять</w:t>
      </w:r>
    </w:p>
    <w:p w:rsidR="00F56032" w:rsidRDefault="00F56032" w:rsidP="00F56032">
      <w:pPr>
        <w:pStyle w:val="a3"/>
        <w:spacing w:before="0" w:beforeAutospacing="0" w:after="200" w:afterAutospacing="0"/>
        <w:ind w:left="1440"/>
        <w:rPr>
          <w:color w:val="000000"/>
          <w:lang w:val="ru-RU"/>
        </w:rPr>
      </w:pPr>
      <w:r>
        <w:rPr>
          <w:color w:val="000000"/>
          <w:lang w:val="ru-RU"/>
        </w:rPr>
        <w:t xml:space="preserve">Що </w:t>
      </w:r>
      <w:proofErr w:type="gramStart"/>
      <w:r>
        <w:rPr>
          <w:color w:val="000000"/>
          <w:lang w:val="ru-RU"/>
        </w:rPr>
        <w:t>опрацьовано:Вивчив</w:t>
      </w:r>
      <w:proofErr w:type="gramEnd"/>
      <w:r>
        <w:rPr>
          <w:color w:val="000000"/>
          <w:lang w:val="ru-RU"/>
        </w:rPr>
        <w:t xml:space="preserve"> та зрозумів поняття масиву в С++, навчився    ініціалізовувати масиви в С++, зрозумів що таке вказівники на масиви</w:t>
      </w:r>
    </w:p>
    <w:p w:rsidR="00F56032" w:rsidRDefault="00F56032" w:rsidP="00F560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ий</w:t>
      </w:r>
    </w:p>
    <w:p w:rsidR="00F56032" w:rsidRDefault="00F56032" w:rsidP="00F560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19.10.2026</w:t>
      </w:r>
      <w:r>
        <w:rPr>
          <w:color w:val="000000"/>
        </w:rPr>
        <w:t xml:space="preserve">  </w:t>
      </w:r>
    </w:p>
    <w:p w:rsidR="00F56032" w:rsidRPr="006524B6" w:rsidRDefault="00F56032" w:rsidP="00F5603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19.10.2026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:rsidR="00F56032" w:rsidRDefault="00F56032" w:rsidP="00F56032">
      <w:pPr>
        <w:pStyle w:val="a3"/>
        <w:spacing w:before="0" w:beforeAutospacing="0" w:after="200" w:afterAutospacing="0"/>
        <w:ind w:left="2124"/>
        <w:rPr>
          <w:color w:val="000000"/>
          <w:lang w:val="ru-RU"/>
        </w:rPr>
      </w:pPr>
    </w:p>
    <w:p w:rsid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</w:rPr>
      </w:pPr>
      <w:r w:rsidRPr="00F56032">
        <w:rPr>
          <w:color w:val="000000"/>
          <w:sz w:val="28"/>
          <w:lang w:val="ru-RU"/>
        </w:rPr>
        <w:lastRenderedPageBreak/>
        <w:t>Тема 3</w:t>
      </w:r>
      <w:r>
        <w:rPr>
          <w:color w:val="000000"/>
          <w:lang w:val="ru-RU"/>
        </w:rPr>
        <w:t>.</w:t>
      </w:r>
      <w:r w:rsidRPr="000B4C36">
        <w:rPr>
          <w:color w:val="000000"/>
        </w:rPr>
        <w:t>Вказівники та Посилання</w:t>
      </w:r>
    </w:p>
    <w:p w:rsid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</w:rPr>
        <w:tab/>
      </w:r>
      <w:r>
        <w:rPr>
          <w:color w:val="000000"/>
          <w:lang w:val="uk-UA"/>
        </w:rPr>
        <w:t>Джерела Інформації:</w:t>
      </w:r>
    </w:p>
    <w:p w:rsid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Лекції Пшеничного</w:t>
      </w:r>
    </w:p>
    <w:p w:rsid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Розгортки із практичних занять</w:t>
      </w:r>
    </w:p>
    <w:p w:rsid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  <w:t>Що опрацьовано:</w:t>
      </w:r>
    </w:p>
    <w:p w:rsidR="00F56032" w:rsidRDefault="00F56032" w:rsidP="00BC4FB8">
      <w:pPr>
        <w:pStyle w:val="a3"/>
        <w:spacing w:after="200"/>
        <w:ind w:left="2124"/>
        <w:rPr>
          <w:color w:val="000000"/>
          <w:lang w:val="uk-UA"/>
        </w:rPr>
      </w:pPr>
      <w:r>
        <w:rPr>
          <w:color w:val="000000"/>
          <w:lang w:val="uk-UA"/>
        </w:rPr>
        <w:t>Зрозумів фундаментальну різницю між вказівником та посиланням, навчився працювати із ними.</w:t>
      </w:r>
      <w:r w:rsidR="00BC4FB8" w:rsidRPr="00BC4FB8">
        <w:t xml:space="preserve"> </w:t>
      </w:r>
      <w:r w:rsidR="00BC4FB8" w:rsidRPr="00BC4FB8">
        <w:rPr>
          <w:color w:val="000000"/>
          <w:lang w:val="uk-UA"/>
        </w:rPr>
        <w:t>Розглянуто розіменування вказівників т</w:t>
      </w:r>
      <w:r w:rsidR="00BC4FB8">
        <w:rPr>
          <w:color w:val="000000"/>
          <w:lang w:val="uk-UA"/>
        </w:rPr>
        <w:t>а синтаксис передачі значень за посиланням (&amp;</w:t>
      </w:r>
      <w:r w:rsidR="00BC4FB8" w:rsidRPr="00BC4FB8">
        <w:rPr>
          <w:color w:val="000000"/>
          <w:lang w:val="uk-UA"/>
        </w:rPr>
        <w:t>).</w:t>
      </w:r>
    </w:p>
    <w:p w:rsidR="00F56032" w:rsidRDefault="00F56032" w:rsidP="00F56032">
      <w:pPr>
        <w:numPr>
          <w:ilvl w:val="1"/>
          <w:numId w:val="2"/>
        </w:numPr>
        <w:rPr>
          <w:color w:val="000000"/>
          <w:lang w:val="uk-UA"/>
        </w:rPr>
      </w:pPr>
      <w:r>
        <w:rPr>
          <w:color w:val="000000"/>
        </w:rPr>
        <w:t xml:space="preserve">Статус: </w:t>
      </w:r>
      <w:r>
        <w:t>Ознайомлений</w:t>
      </w:r>
    </w:p>
    <w:p w:rsidR="00F56032" w:rsidRDefault="00F56032" w:rsidP="00F56032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20</w:t>
      </w:r>
      <w:r>
        <w:rPr>
          <w:color w:val="000000"/>
        </w:rPr>
        <w:t xml:space="preserve">.10.2026  </w:t>
      </w:r>
    </w:p>
    <w:p w:rsidR="00F56032" w:rsidRDefault="00F56032" w:rsidP="00F56032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Звершення опрацювання теми: 2</w:t>
      </w:r>
      <w:r>
        <w:rPr>
          <w:color w:val="000000"/>
          <w:lang w:val="uk-UA"/>
        </w:rPr>
        <w:t>1</w:t>
      </w:r>
      <w:r>
        <w:rPr>
          <w:color w:val="000000"/>
        </w:rPr>
        <w:t xml:space="preserve">.10.2026  </w:t>
      </w:r>
      <w:r>
        <w:rPr>
          <w:color w:val="000000"/>
          <w:shd w:val="clear" w:color="auto" w:fill="FFF2CC"/>
        </w:rPr>
        <w:t xml:space="preserve"> </w:t>
      </w:r>
      <w:r>
        <w:rPr>
          <w:color w:val="000000"/>
        </w:rPr>
        <w:t xml:space="preserve"> </w:t>
      </w:r>
    </w:p>
    <w:p w:rsidR="00F56032" w:rsidRPr="00F56032" w:rsidRDefault="00F56032" w:rsidP="00F56032">
      <w:pPr>
        <w:pStyle w:val="a3"/>
        <w:spacing w:before="0" w:beforeAutospacing="0" w:after="200" w:afterAutospacing="0"/>
        <w:ind w:left="708"/>
        <w:rPr>
          <w:color w:val="000000"/>
          <w:sz w:val="28"/>
          <w:lang w:val="uk-UA"/>
        </w:rPr>
      </w:pP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</w:rPr>
      </w:pPr>
      <w:r>
        <w:rPr>
          <w:color w:val="000000"/>
          <w:lang w:val="ru-RU"/>
        </w:rPr>
        <w:tab/>
      </w:r>
      <w:r>
        <w:rPr>
          <w:color w:val="000000"/>
          <w:sz w:val="28"/>
          <w:lang w:val="ru-RU"/>
        </w:rPr>
        <w:t>Тема 4.</w:t>
      </w:r>
      <w:r w:rsidRPr="00F56032">
        <w:rPr>
          <w:color w:val="000000"/>
        </w:rPr>
        <w:t xml:space="preserve"> </w:t>
      </w:r>
      <w:r w:rsidRPr="000B4C36">
        <w:rPr>
          <w:color w:val="000000"/>
        </w:rPr>
        <w:t>Двовимірні Масиви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uk-UA"/>
        </w:rPr>
        <w:t>Джерела інформації: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hyperlink r:id="rId6" w:history="1">
        <w:r w:rsidRPr="00F56032">
          <w:rPr>
            <w:rStyle w:val="a4"/>
            <w:lang w:val="uk-UA"/>
          </w:rPr>
          <w:t xml:space="preserve">Відеоурок на </w:t>
        </w:r>
        <w:r w:rsidRPr="00F56032">
          <w:rPr>
            <w:rStyle w:val="a4"/>
            <w:lang w:val="en-US"/>
          </w:rPr>
          <w:t>youtube.</w:t>
        </w:r>
      </w:hyperlink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Розгортки із практичних занять.</w:t>
      </w:r>
    </w:p>
    <w:p w:rsidR="00F56032" w:rsidRDefault="00F56032" w:rsidP="00F56032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Що опрацьовано:</w:t>
      </w:r>
    </w:p>
    <w:p w:rsidR="00BC4FB8" w:rsidRPr="00BC4FB8" w:rsidRDefault="00F56032" w:rsidP="00BC4FB8">
      <w:pPr>
        <w:pStyle w:val="a3"/>
        <w:spacing w:before="0" w:beforeAutospacing="0" w:after="200" w:afterAutospacing="0"/>
        <w:ind w:left="2124"/>
        <w:rPr>
          <w:color w:val="000000"/>
          <w:lang w:val="uk-UA"/>
        </w:rPr>
      </w:pPr>
      <w:r>
        <w:rPr>
          <w:color w:val="000000"/>
          <w:lang w:val="uk-UA"/>
        </w:rPr>
        <w:t>Навчився створювати та перебирати елементи двовимірних масивів.</w:t>
      </w:r>
      <w:r w:rsidR="00BC4FB8" w:rsidRPr="00BC4FB8">
        <w:rPr>
          <w:color w:val="000000"/>
          <w:lang w:val="uk-UA"/>
        </w:rPr>
        <w:t>Опрацьовано передачу двовимірних масивів у функції та специфіку їх зберігання</w:t>
      </w:r>
    </w:p>
    <w:p w:rsidR="00BC4FB8" w:rsidRDefault="00BC4FB8" w:rsidP="00BC4FB8">
      <w:pPr>
        <w:numPr>
          <w:ilvl w:val="1"/>
          <w:numId w:val="2"/>
        </w:numPr>
        <w:rPr>
          <w:color w:val="000000"/>
          <w:lang w:val="uk-UA"/>
        </w:rPr>
      </w:pPr>
      <w:r>
        <w:rPr>
          <w:color w:val="000000"/>
        </w:rPr>
        <w:t xml:space="preserve">Статус: </w:t>
      </w:r>
      <w:r>
        <w:t>Ознайомлений</w:t>
      </w:r>
    </w:p>
    <w:p w:rsidR="00BC4FB8" w:rsidRDefault="00BC4FB8" w:rsidP="00BC4FB8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20</w:t>
      </w:r>
      <w:r>
        <w:rPr>
          <w:color w:val="000000"/>
        </w:rPr>
        <w:t>.</w:t>
      </w:r>
      <w:r>
        <w:rPr>
          <w:color w:val="000000"/>
          <w:lang w:val="uk-UA"/>
        </w:rPr>
        <w:t>08</w:t>
      </w:r>
      <w:r>
        <w:rPr>
          <w:color w:val="000000"/>
        </w:rPr>
        <w:t xml:space="preserve">.2026  </w:t>
      </w:r>
    </w:p>
    <w:p w:rsidR="00BC4FB8" w:rsidRDefault="00BC4FB8" w:rsidP="00BC4FB8">
      <w:pPr>
        <w:numPr>
          <w:ilvl w:val="1"/>
          <w:numId w:val="2"/>
        </w:numPr>
        <w:rPr>
          <w:color w:val="000000"/>
        </w:rPr>
      </w:pPr>
      <w:r>
        <w:rPr>
          <w:color w:val="000000"/>
        </w:rPr>
        <w:t>Звершення опрацювання теми: 2</w:t>
      </w:r>
      <w:r>
        <w:rPr>
          <w:color w:val="000000"/>
          <w:lang w:val="uk-UA"/>
        </w:rPr>
        <w:t>0</w:t>
      </w:r>
      <w:r>
        <w:rPr>
          <w:color w:val="000000"/>
        </w:rPr>
        <w:t>.</w:t>
      </w:r>
      <w:r>
        <w:rPr>
          <w:color w:val="000000"/>
          <w:lang w:val="uk-UA"/>
        </w:rPr>
        <w:t>08</w:t>
      </w:r>
      <w:r>
        <w:rPr>
          <w:color w:val="000000"/>
        </w:rPr>
        <w:t xml:space="preserve">.2026  </w:t>
      </w:r>
      <w:r>
        <w:rPr>
          <w:color w:val="000000"/>
          <w:shd w:val="clear" w:color="auto" w:fill="FFF2CC"/>
        </w:rPr>
        <w:t xml:space="preserve"> </w:t>
      </w:r>
      <w:r>
        <w:rPr>
          <w:color w:val="000000"/>
        </w:rPr>
        <w:t xml:space="preserve"> </w:t>
      </w: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</w:rPr>
      </w:pPr>
      <w:r>
        <w:rPr>
          <w:color w:val="000000"/>
          <w:sz w:val="28"/>
          <w:lang w:val="ru-RU"/>
        </w:rPr>
        <w:t>Тема 5.</w:t>
      </w:r>
      <w:r w:rsidRPr="00BC4FB8">
        <w:rPr>
          <w:color w:val="000000"/>
        </w:rPr>
        <w:t xml:space="preserve"> </w:t>
      </w:r>
      <w:r w:rsidRPr="000B4C36">
        <w:rPr>
          <w:color w:val="000000"/>
        </w:rPr>
        <w:t>Динамічні Масиви</w:t>
      </w: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</w:rPr>
        <w:tab/>
      </w:r>
      <w:r>
        <w:rPr>
          <w:color w:val="000000"/>
          <w:lang w:val="uk-UA"/>
        </w:rPr>
        <w:t>Джерела інформації:</w:t>
      </w: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Лекції Пшеничного.</w:t>
      </w: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Розгортки із практичних занять.</w:t>
      </w:r>
    </w:p>
    <w:p w:rsidR="00BC4FB8" w:rsidRDefault="00BC4FB8" w:rsidP="00BC4FB8">
      <w:pPr>
        <w:pStyle w:val="a3"/>
        <w:spacing w:before="0" w:beforeAutospacing="0" w:after="200" w:afterAutospacing="0"/>
        <w:ind w:left="708"/>
        <w:rPr>
          <w:color w:val="000000"/>
          <w:lang w:val="uk-UA"/>
        </w:rPr>
      </w:pPr>
      <w:r>
        <w:rPr>
          <w:color w:val="000000"/>
          <w:lang w:val="uk-UA"/>
        </w:rPr>
        <w:tab/>
        <w:t>Що опрацьовано:</w:t>
      </w:r>
    </w:p>
    <w:p w:rsidR="00BC4FB8" w:rsidRDefault="00BC4FB8" w:rsidP="00BC4FB8">
      <w:pPr>
        <w:pStyle w:val="a3"/>
        <w:spacing w:after="200"/>
        <w:ind w:left="2124"/>
        <w:rPr>
          <w:color w:val="000000"/>
          <w:lang w:val="uk-UA"/>
        </w:rPr>
      </w:pPr>
      <w:r>
        <w:rPr>
          <w:color w:val="000000"/>
          <w:lang w:val="uk-UA"/>
        </w:rPr>
        <w:t>Зрозумів головну відмінність між статичним масивом, попрактикувався у створенні та роботі із ним.</w:t>
      </w:r>
      <w:r w:rsidRPr="00BC4FB8">
        <w:t xml:space="preserve"> </w:t>
      </w:r>
      <w:r w:rsidRPr="00BC4FB8">
        <w:rPr>
          <w:color w:val="000000"/>
          <w:lang w:val="uk-UA"/>
        </w:rPr>
        <w:t>Вивчено використання операторів new та delet</w:t>
      </w:r>
      <w:r>
        <w:rPr>
          <w:color w:val="000000"/>
          <w:lang w:val="uk-UA"/>
        </w:rPr>
        <w:t xml:space="preserve">e[] для динамічних одновимірних </w:t>
      </w:r>
      <w:r w:rsidRPr="00BC4FB8">
        <w:rPr>
          <w:color w:val="000000"/>
          <w:lang w:val="uk-UA"/>
        </w:rPr>
        <w:t>та двовимірних масивів (int**).Опрацьовано правильний порядок звільнення пам&amp;#</w:t>
      </w:r>
      <w:r>
        <w:rPr>
          <w:color w:val="000000"/>
          <w:lang w:val="uk-UA"/>
        </w:rPr>
        <w:t xml:space="preserve">39;яті та обнулення вказівників </w:t>
      </w:r>
      <w:r w:rsidRPr="00BC4FB8">
        <w:rPr>
          <w:color w:val="000000"/>
          <w:lang w:val="uk-UA"/>
        </w:rPr>
        <w:t>(nullptr).</w:t>
      </w:r>
    </w:p>
    <w:p w:rsidR="00BC4FB8" w:rsidRDefault="00BC4FB8" w:rsidP="00BC4FB8">
      <w:pPr>
        <w:pStyle w:val="a3"/>
        <w:spacing w:after="200"/>
        <w:rPr>
          <w:color w:val="000000"/>
        </w:rPr>
      </w:pPr>
      <w:r>
        <w:rPr>
          <w:color w:val="000000"/>
          <w:lang w:val="uk-UA"/>
        </w:rPr>
        <w:tab/>
      </w:r>
      <w:r>
        <w:rPr>
          <w:color w:val="000000"/>
          <w:sz w:val="28"/>
          <w:lang w:val="ru-RU"/>
        </w:rPr>
        <w:t xml:space="preserve">Тема 6. </w:t>
      </w:r>
      <w:r w:rsidRPr="000B4C36">
        <w:rPr>
          <w:color w:val="000000"/>
        </w:rPr>
        <w:t>Алгоритми обробки та робота з масивами</w:t>
      </w:r>
    </w:p>
    <w:p w:rsidR="00BC4FB8" w:rsidRPr="00BC4FB8" w:rsidRDefault="00BC4FB8" w:rsidP="00BC4FB8">
      <w:pPr>
        <w:pStyle w:val="a3"/>
        <w:spacing w:after="2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lang w:val="uk-UA"/>
        </w:rPr>
        <w:t>Джерела інформації:</w:t>
      </w:r>
    </w:p>
    <w:p w:rsidR="00BC4FB8" w:rsidRDefault="00BC4FB8" w:rsidP="00BC4FB8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ab/>
        <w:t xml:space="preserve">  </w:t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hyperlink r:id="rId7" w:history="1">
        <w:r w:rsidRPr="00F56032">
          <w:rPr>
            <w:rStyle w:val="a4"/>
            <w:lang w:val="uk-UA"/>
          </w:rPr>
          <w:t xml:space="preserve">Відеоурок на </w:t>
        </w:r>
        <w:r w:rsidRPr="00F56032">
          <w:rPr>
            <w:rStyle w:val="a4"/>
            <w:lang w:val="en-US"/>
          </w:rPr>
          <w:t>youtube</w:t>
        </w:r>
        <w:r w:rsidRPr="002C7CC4">
          <w:rPr>
            <w:rStyle w:val="a4"/>
            <w:lang w:val="ru-RU"/>
          </w:rPr>
          <w:t>.</w:t>
        </w:r>
      </w:hyperlink>
    </w:p>
    <w:p w:rsidR="00BC4FB8" w:rsidRDefault="00BC4FB8" w:rsidP="00BC4FB8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Практичне заняття 1.</w:t>
      </w:r>
    </w:p>
    <w:p w:rsidR="00BC4FB8" w:rsidRDefault="00BC4FB8" w:rsidP="00BC4FB8">
      <w:pPr>
        <w:pStyle w:val="a3"/>
        <w:spacing w:before="0" w:beforeAutospacing="0" w:after="200" w:afterAutospacing="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  <w:t>Що опрацьовано:</w:t>
      </w:r>
    </w:p>
    <w:p w:rsidR="00BC4FB8" w:rsidRDefault="00BC4FB8" w:rsidP="00BC4FB8">
      <w:pPr>
        <w:pStyle w:val="a3"/>
        <w:spacing w:after="200"/>
        <w:ind w:left="1416" w:firstLine="708"/>
        <w:rPr>
          <w:color w:val="000000"/>
          <w:lang w:val="uk-UA"/>
        </w:rPr>
      </w:pPr>
      <w:r w:rsidRPr="00BC4FB8">
        <w:rPr>
          <w:color w:val="000000"/>
          <w:lang w:val="uk-UA"/>
        </w:rPr>
        <w:t>Розглянуто базові алгоритми пошуку екстремумів, обчислення середнього</w:t>
      </w:r>
      <w:r>
        <w:rPr>
          <w:color w:val="000000"/>
          <w:lang w:val="uk-UA"/>
        </w:rPr>
        <w:t xml:space="preserve"> </w:t>
      </w:r>
      <w:r w:rsidRPr="00BC4FB8">
        <w:rPr>
          <w:color w:val="000000"/>
          <w:lang w:val="uk-UA"/>
        </w:rPr>
        <w:t>значення, інвертування та повороту матриць на 90 градусів.</w:t>
      </w:r>
      <w:r>
        <w:rPr>
          <w:color w:val="000000"/>
          <w:lang w:val="uk-UA"/>
        </w:rPr>
        <w:t>Вивчив роботу та алгоритми обробки.</w:t>
      </w:r>
    </w:p>
    <w:p w:rsidR="00BC4FB8" w:rsidRDefault="00BC4FB8" w:rsidP="00BC4FB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r w:rsidRPr="006524B6">
        <w:t>Ознайомлен</w:t>
      </w:r>
      <w:r>
        <w:rPr>
          <w:lang w:val="uk-UA"/>
        </w:rPr>
        <w:t>ий</w:t>
      </w:r>
    </w:p>
    <w:p w:rsidR="00BC4FB8" w:rsidRDefault="00BC4FB8" w:rsidP="00BC4FB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20.08.2026</w:t>
      </w:r>
      <w:r>
        <w:rPr>
          <w:color w:val="000000"/>
        </w:rPr>
        <w:t xml:space="preserve">  </w:t>
      </w:r>
    </w:p>
    <w:p w:rsidR="00BC4FB8" w:rsidRPr="006524B6" w:rsidRDefault="00BC4FB8" w:rsidP="00BC4FB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21.10.2026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:rsidR="00BC4FB8" w:rsidRDefault="00BC4FB8" w:rsidP="00BC4FB8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:rsidR="00BC4FB8" w:rsidRPr="00744599" w:rsidRDefault="00BC4FB8" w:rsidP="00BC4FB8">
      <w:pPr>
        <w:pStyle w:val="a5"/>
        <w:numPr>
          <w:ilvl w:val="0"/>
          <w:numId w:val="3"/>
        </w:numPr>
        <w:rPr>
          <w:b/>
          <w:color w:val="000000"/>
          <w:sz w:val="32"/>
          <w:szCs w:val="32"/>
          <w:lang w:val="uk-UA"/>
        </w:rPr>
      </w:pPr>
      <w:r w:rsidRPr="00744599">
        <w:rPr>
          <w:b/>
          <w:color w:val="000000"/>
          <w:sz w:val="32"/>
          <w:szCs w:val="32"/>
          <w:lang w:val="uk-UA"/>
        </w:rPr>
        <w:t xml:space="preserve">Опрацювання завдання та вимог програми </w:t>
      </w:r>
    </w:p>
    <w:p w:rsidR="00BC4FB8" w:rsidRPr="007B6B14" w:rsidRDefault="00BC4FB8" w:rsidP="00BC4FB8">
      <w:pPr>
        <w:pStyle w:val="a3"/>
        <w:spacing w:after="200"/>
        <w:ind w:left="360"/>
        <w:rPr>
          <w:color w:val="000000"/>
        </w:rPr>
      </w:pPr>
      <w:r>
        <w:rPr>
          <w:color w:val="000000"/>
          <w:lang w:val="uk-UA"/>
        </w:rPr>
        <w:t xml:space="preserve">Завдання 1. </w:t>
      </w:r>
      <w:r w:rsidRPr="007B6B14">
        <w:rPr>
          <w:color w:val="000000"/>
        </w:rPr>
        <w:t>Lab# programming: Lab 4</w:t>
      </w:r>
    </w:p>
    <w:p w:rsidR="007B6B14" w:rsidRPr="007B6B14" w:rsidRDefault="007B6B14" w:rsidP="007B6B14">
      <w:pPr>
        <w:pStyle w:val="a3"/>
        <w:numPr>
          <w:ilvl w:val="0"/>
          <w:numId w:val="1"/>
        </w:numPr>
        <w:spacing w:after="200"/>
        <w:rPr>
          <w:color w:val="000000"/>
          <w:lang w:val="en-US"/>
        </w:rPr>
      </w:pPr>
      <w:r w:rsidRPr="007B6B14">
        <w:rPr>
          <w:color w:val="000000"/>
          <w:lang w:val="uk-UA"/>
        </w:rPr>
        <w:t>Варіант завдання 25.</w:t>
      </w:r>
    </w:p>
    <w:p w:rsidR="007B6B14" w:rsidRPr="007B6B14" w:rsidRDefault="007B6B14" w:rsidP="007B6B14">
      <w:pPr>
        <w:pStyle w:val="a3"/>
        <w:numPr>
          <w:ilvl w:val="0"/>
          <w:numId w:val="1"/>
        </w:numPr>
        <w:spacing w:after="200"/>
        <w:rPr>
          <w:color w:val="000000"/>
          <w:lang w:val="ru-RU"/>
        </w:rPr>
      </w:pPr>
      <w:r w:rsidRPr="007B6B14">
        <w:rPr>
          <w:color w:val="000000"/>
          <w:lang w:val="uk-UA"/>
        </w:rPr>
        <w:t>Важливі деталі для імплентації: Дано масив, потрібно вивести його через однонаправлене кільце(від К до К+1). Впорядкувати його по спаданню і видалити всі непарні елементи і знову роздрукувати через кільце.</w:t>
      </w:r>
    </w:p>
    <w:p w:rsidR="007B6B14" w:rsidRDefault="007B6B14" w:rsidP="007B6B14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2. . </w:t>
      </w:r>
      <w:r w:rsidRPr="007B6B14">
        <w:rPr>
          <w:color w:val="000000"/>
        </w:rPr>
        <w:t xml:space="preserve">Lab# programming: Lab </w:t>
      </w:r>
      <w:r>
        <w:rPr>
          <w:color w:val="000000"/>
          <w:lang w:val="uk-UA"/>
        </w:rPr>
        <w:t>5</w:t>
      </w:r>
    </w:p>
    <w:p w:rsidR="007B6B14" w:rsidRDefault="007B6B14" w:rsidP="007B6B14">
      <w:pPr>
        <w:pStyle w:val="a3"/>
        <w:numPr>
          <w:ilvl w:val="0"/>
          <w:numId w:val="1"/>
        </w:numPr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Варіант завдання 25.</w:t>
      </w:r>
    </w:p>
    <w:p w:rsidR="007B6B14" w:rsidRPr="007B6B14" w:rsidRDefault="007B6B14" w:rsidP="007B6B14">
      <w:pPr>
        <w:pStyle w:val="a3"/>
        <w:numPr>
          <w:ilvl w:val="0"/>
          <w:numId w:val="1"/>
        </w:numPr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Важливі деталі до імплементації: Потрбіно написати функцію, яка отримує масив із довільних значень які не можуть повторитись.Функція повертає масив в матрицю із заданими розмірами</w:t>
      </w:r>
    </w:p>
    <w:p w:rsidR="00BC4FB8" w:rsidRDefault="000758A2" w:rsidP="000758A2">
      <w:pPr>
        <w:pStyle w:val="a3"/>
        <w:spacing w:after="200"/>
        <w:ind w:left="360"/>
        <w:rPr>
          <w:color w:val="000000"/>
          <w:lang w:val="en-US"/>
        </w:rPr>
      </w:pPr>
      <w:r>
        <w:rPr>
          <w:color w:val="000000"/>
          <w:lang w:val="uk-UA"/>
        </w:rPr>
        <w:t xml:space="preserve">Завдання 3. </w:t>
      </w:r>
      <w:r w:rsidRPr="000758A2">
        <w:rPr>
          <w:color w:val="000000"/>
        </w:rPr>
        <w:t>Lab# programming: Algotester Lab 2</w:t>
      </w:r>
      <w:r>
        <w:rPr>
          <w:color w:val="000000"/>
          <w:lang w:val="en-US"/>
        </w:rPr>
        <w:t>.</w:t>
      </w:r>
    </w:p>
    <w:p w:rsidR="000758A2" w:rsidRPr="000758A2" w:rsidRDefault="000758A2" w:rsidP="000758A2">
      <w:pPr>
        <w:pStyle w:val="a3"/>
        <w:numPr>
          <w:ilvl w:val="0"/>
          <w:numId w:val="1"/>
        </w:numPr>
        <w:spacing w:after="200"/>
        <w:rPr>
          <w:color w:val="000000"/>
          <w:lang w:val="en-US"/>
        </w:rPr>
      </w:pPr>
      <w:r>
        <w:rPr>
          <w:color w:val="000000"/>
          <w:lang w:val="uk-UA"/>
        </w:rPr>
        <w:t>Варіант завдання:3</w:t>
      </w:r>
    </w:p>
    <w:p w:rsidR="000758A2" w:rsidRDefault="000758A2" w:rsidP="000758A2">
      <w:pPr>
        <w:pStyle w:val="a3"/>
        <w:spacing w:after="200"/>
        <w:rPr>
          <w:color w:val="000000"/>
          <w:lang w:val="en-US"/>
        </w:rPr>
      </w:pPr>
      <w:r w:rsidRPr="000758A2">
        <w:rPr>
          <w:noProof/>
          <w:color w:val="000000"/>
          <w:lang w:val="uk-UA" w:eastAsia="uk-UA"/>
        </w:rPr>
        <w:drawing>
          <wp:inline distT="0" distB="0" distL="0" distR="0" wp14:anchorId="595DDFAC" wp14:editId="18C3BE86">
            <wp:extent cx="6120765" cy="2820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A2" w:rsidRDefault="000758A2" w:rsidP="000758A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i/>
          <w:color w:val="000000"/>
          <w:sz w:val="18"/>
          <w:szCs w:val="18"/>
          <w:lang w:val="uk-UA"/>
        </w:rPr>
        <w:t>Рис 1.Умова завдання до Алготестер задачі 2.</w:t>
      </w:r>
    </w:p>
    <w:p w:rsidR="000758A2" w:rsidRDefault="000758A2" w:rsidP="000758A2">
      <w:pPr>
        <w:pStyle w:val="a3"/>
        <w:spacing w:after="200"/>
        <w:ind w:left="360"/>
        <w:rPr>
          <w:color w:val="000000"/>
          <w:lang w:val="en-US"/>
        </w:rPr>
      </w:pPr>
      <w:r>
        <w:rPr>
          <w:color w:val="000000"/>
          <w:lang w:val="uk-UA"/>
        </w:rPr>
        <w:lastRenderedPageBreak/>
        <w:t xml:space="preserve">Завдання 4. </w:t>
      </w:r>
      <w:r w:rsidRPr="000758A2">
        <w:rPr>
          <w:color w:val="000000"/>
        </w:rPr>
        <w:t xml:space="preserve">Lab# programming: Algotester Lab </w:t>
      </w:r>
      <w:r>
        <w:rPr>
          <w:color w:val="000000"/>
          <w:lang w:val="uk-UA"/>
        </w:rPr>
        <w:t>3</w:t>
      </w:r>
      <w:r>
        <w:rPr>
          <w:color w:val="000000"/>
          <w:lang w:val="en-US"/>
        </w:rPr>
        <w:t>.</w:t>
      </w:r>
    </w:p>
    <w:p w:rsidR="000758A2" w:rsidRDefault="000758A2" w:rsidP="000758A2">
      <w:pPr>
        <w:pStyle w:val="a3"/>
        <w:numPr>
          <w:ilvl w:val="0"/>
          <w:numId w:val="1"/>
        </w:numPr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Варіант завдання: 1</w:t>
      </w:r>
    </w:p>
    <w:p w:rsidR="000758A2" w:rsidRDefault="000758A2" w:rsidP="000758A2">
      <w:pPr>
        <w:pStyle w:val="a3"/>
        <w:spacing w:after="200"/>
        <w:ind w:left="360"/>
        <w:rPr>
          <w:color w:val="000000"/>
          <w:lang w:val="uk-UA"/>
        </w:rPr>
      </w:pPr>
      <w:r w:rsidRPr="000758A2">
        <w:rPr>
          <w:noProof/>
          <w:color w:val="000000"/>
          <w:lang w:val="uk-UA" w:eastAsia="uk-UA"/>
        </w:rPr>
        <w:drawing>
          <wp:inline distT="0" distB="0" distL="0" distR="0" wp14:anchorId="2A0D54C6" wp14:editId="5870372D">
            <wp:extent cx="6120765" cy="26473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A2" w:rsidRDefault="000758A2" w:rsidP="000758A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color w:val="000000"/>
          <w:sz w:val="18"/>
          <w:szCs w:val="18"/>
          <w:lang w:val="uk-UA"/>
        </w:rPr>
        <w:t>Рис 2.Умова завдання до Алготестер задачі 3</w:t>
      </w:r>
    </w:p>
    <w:p w:rsidR="000758A2" w:rsidRDefault="000758A2" w:rsidP="000758A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</w:p>
    <w:p w:rsidR="000758A2" w:rsidRDefault="000758A2" w:rsidP="000758A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 w:rsidRPr="000758A2">
        <w:rPr>
          <w:color w:val="000000"/>
          <w:lang w:val="uk-UA"/>
        </w:rPr>
        <w:t>Завдання 5</w:t>
      </w:r>
      <w:r>
        <w:rPr>
          <w:i/>
          <w:color w:val="000000"/>
          <w:sz w:val="18"/>
          <w:szCs w:val="18"/>
          <w:lang w:val="uk-UA"/>
        </w:rPr>
        <w:t>.</w:t>
      </w:r>
      <w:r w:rsidRPr="000758A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54272">
        <w:rPr>
          <w:color w:val="000000"/>
        </w:rPr>
        <w:t>Practice# programming: Class Practice Task</w:t>
      </w:r>
      <w:r w:rsidRPr="00354272">
        <w:rPr>
          <w:i/>
          <w:color w:val="000000"/>
          <w:lang w:val="uk-UA"/>
        </w:rPr>
        <w:t>.</w:t>
      </w:r>
    </w:p>
    <w:p w:rsidR="00354272" w:rsidRDefault="000758A2" w:rsidP="000758A2">
      <w:pPr>
        <w:pStyle w:val="a3"/>
        <w:numPr>
          <w:ilvl w:val="0"/>
          <w:numId w:val="1"/>
        </w:numPr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Важливі деталі до імплементації: Прийняти значення рядків і стовпців, створити динамічний масив і заповнити матрицю.Створити меню та валідувати кожне введене значення. Створити 5 функцій, для виконання кожного пункту меню. Навчитись працювати із динамічними масивами, вказівниками, закріпити знанн</w:t>
      </w:r>
      <w:r w:rsidR="00354272">
        <w:rPr>
          <w:color w:val="000000"/>
          <w:lang w:val="uk-UA"/>
        </w:rPr>
        <w:t>я із роботою посилань.</w:t>
      </w:r>
    </w:p>
    <w:p w:rsidR="00354272" w:rsidRDefault="00354272" w:rsidP="00354272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6. </w:t>
      </w:r>
      <w:r w:rsidRPr="00354272">
        <w:rPr>
          <w:color w:val="000000"/>
        </w:rPr>
        <w:t>Practice# programming:  Self Practice Task</w:t>
      </w:r>
      <w:r w:rsidRPr="00354272">
        <w:rPr>
          <w:color w:val="000000"/>
          <w:lang w:val="uk-UA"/>
        </w:rPr>
        <w:t xml:space="preserve"> 1</w:t>
      </w:r>
      <w:r w:rsidRPr="00354272">
        <w:rPr>
          <w:noProof/>
          <w:color w:val="000000"/>
          <w:lang w:val="uk-UA" w:eastAsia="uk-UA"/>
        </w:rPr>
        <w:drawing>
          <wp:inline distT="0" distB="0" distL="0" distR="0" wp14:anchorId="6544CF49" wp14:editId="2F868FEF">
            <wp:extent cx="6120765" cy="3034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72" w:rsidRPr="00354272" w:rsidRDefault="00354272" w:rsidP="00354272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color w:val="000000"/>
          <w:sz w:val="18"/>
          <w:szCs w:val="18"/>
        </w:rPr>
        <w:t>Рис 1.Умова завдання до Алготестер</w:t>
      </w:r>
      <w:r>
        <w:rPr>
          <w:i/>
          <w:color w:val="000000"/>
          <w:sz w:val="18"/>
          <w:szCs w:val="18"/>
          <w:lang w:val="uk-UA"/>
        </w:rPr>
        <w:t>а 1</w:t>
      </w:r>
      <w:r>
        <w:rPr>
          <w:i/>
          <w:color w:val="000000"/>
          <w:sz w:val="18"/>
          <w:szCs w:val="18"/>
        </w:rPr>
        <w:t>.</w:t>
      </w:r>
    </w:p>
    <w:p w:rsidR="000758A2" w:rsidRDefault="00354272" w:rsidP="000758A2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 xml:space="preserve">     Завдання 7. </w:t>
      </w:r>
      <w:r w:rsidRPr="00354272">
        <w:rPr>
          <w:color w:val="000000"/>
        </w:rPr>
        <w:t>Practice# programming:  Self Practice Task</w:t>
      </w:r>
      <w:r>
        <w:rPr>
          <w:color w:val="000000"/>
          <w:lang w:val="uk-UA"/>
        </w:rPr>
        <w:t xml:space="preserve"> 2</w:t>
      </w:r>
    </w:p>
    <w:p w:rsidR="00354272" w:rsidRDefault="00354272" w:rsidP="00354272">
      <w:pPr>
        <w:pStyle w:val="a3"/>
        <w:numPr>
          <w:ilvl w:val="0"/>
          <w:numId w:val="1"/>
        </w:numPr>
        <w:spacing w:after="200"/>
        <w:rPr>
          <w:i/>
          <w:color w:val="000000"/>
          <w:sz w:val="18"/>
          <w:szCs w:val="18"/>
          <w:lang w:val="uk-UA"/>
        </w:rPr>
      </w:pPr>
      <w:r w:rsidRPr="00354272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452E24E8" wp14:editId="237C5BAB">
            <wp:extent cx="6120765" cy="2138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72" w:rsidRDefault="00354272" w:rsidP="00354272">
      <w:pPr>
        <w:pStyle w:val="a3"/>
        <w:spacing w:after="200"/>
        <w:ind w:left="288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uk-UA"/>
        </w:rPr>
        <w:t>4</w:t>
      </w:r>
      <w:r>
        <w:rPr>
          <w:i/>
          <w:color w:val="000000"/>
          <w:sz w:val="18"/>
          <w:szCs w:val="18"/>
        </w:rPr>
        <w:t>.Умова завдання до Алготесте</w:t>
      </w:r>
      <w:r>
        <w:rPr>
          <w:i/>
          <w:color w:val="000000"/>
          <w:sz w:val="18"/>
          <w:szCs w:val="18"/>
          <w:lang w:val="uk-UA"/>
        </w:rPr>
        <w:t>ра 2</w:t>
      </w:r>
    </w:p>
    <w:p w:rsidR="00354272" w:rsidRDefault="00354272" w:rsidP="00354272">
      <w:pPr>
        <w:pStyle w:val="a3"/>
        <w:spacing w:after="200"/>
        <w:ind w:left="2880"/>
        <w:rPr>
          <w:i/>
          <w:color w:val="000000"/>
          <w:sz w:val="18"/>
          <w:szCs w:val="18"/>
          <w:lang w:val="uk-UA"/>
        </w:rPr>
      </w:pPr>
    </w:p>
    <w:p w:rsidR="00354272" w:rsidRDefault="00354272" w:rsidP="00354272">
      <w:pPr>
        <w:pStyle w:val="a3"/>
        <w:spacing w:after="200"/>
        <w:rPr>
          <w:i/>
          <w:color w:val="000000"/>
          <w:sz w:val="18"/>
          <w:szCs w:val="18"/>
        </w:rPr>
      </w:pPr>
      <w:r w:rsidRPr="00FE62BE">
        <w:rPr>
          <w:b/>
          <w:sz w:val="28"/>
          <w:szCs w:val="28"/>
          <w:lang w:val="uk-UA"/>
        </w:rPr>
        <w:t>2:Дизайн та планова оцінка часу виконання завдання</w:t>
      </w:r>
      <w:r>
        <w:rPr>
          <w:i/>
          <w:color w:val="000000"/>
          <w:sz w:val="18"/>
          <w:szCs w:val="18"/>
        </w:rPr>
        <w:t>.</w:t>
      </w:r>
    </w:p>
    <w:p w:rsidR="00354272" w:rsidRDefault="00354272" w:rsidP="0035427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 w:rsidRPr="000758A2">
        <w:rPr>
          <w:color w:val="000000"/>
          <w:lang w:val="uk-UA"/>
        </w:rPr>
        <w:t>Завдання 5</w:t>
      </w:r>
      <w:r>
        <w:rPr>
          <w:i/>
          <w:color w:val="000000"/>
          <w:sz w:val="18"/>
          <w:szCs w:val="18"/>
          <w:lang w:val="uk-UA"/>
        </w:rPr>
        <w:t>.</w:t>
      </w:r>
      <w:r w:rsidRPr="000758A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54272">
        <w:rPr>
          <w:color w:val="000000"/>
        </w:rPr>
        <w:t>Practice# programming: Class Practice Task</w:t>
      </w:r>
      <w:r w:rsidRPr="00354272">
        <w:rPr>
          <w:i/>
          <w:color w:val="000000"/>
          <w:lang w:val="uk-UA"/>
        </w:rPr>
        <w:t>.</w:t>
      </w:r>
    </w:p>
    <w:p w:rsidR="00354272" w:rsidRDefault="00354272" w:rsidP="0035427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 w:rsidRPr="00354272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3676D670" wp14:editId="2913C8F0">
            <wp:extent cx="5502117" cy="5387807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72" w:rsidRPr="002C7CC4" w:rsidRDefault="00354272" w:rsidP="0035427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  <w:lang w:val="uk-UA"/>
        </w:rPr>
        <w:tab/>
      </w:r>
      <w:r>
        <w:rPr>
          <w:i/>
          <w:color w:val="000000"/>
          <w:sz w:val="18"/>
          <w:szCs w:val="18"/>
          <w:lang w:val="uk-UA"/>
        </w:rPr>
        <w:tab/>
      </w:r>
      <w:r>
        <w:rPr>
          <w:i/>
          <w:color w:val="000000"/>
          <w:sz w:val="18"/>
          <w:szCs w:val="18"/>
          <w:lang w:val="uk-UA"/>
        </w:rPr>
        <w:tab/>
      </w:r>
      <w:r>
        <w:rPr>
          <w:i/>
          <w:color w:val="000000"/>
          <w:sz w:val="18"/>
          <w:szCs w:val="18"/>
          <w:lang w:val="uk-UA"/>
        </w:rPr>
        <w:tab/>
        <w:t xml:space="preserve">Рис 5.Блок-схема лдо функції </w:t>
      </w:r>
      <w:r>
        <w:rPr>
          <w:i/>
          <w:color w:val="000000"/>
          <w:sz w:val="18"/>
          <w:szCs w:val="18"/>
          <w:lang w:val="en-US"/>
        </w:rPr>
        <w:t>PrintReference</w:t>
      </w:r>
    </w:p>
    <w:p w:rsidR="00354272" w:rsidRDefault="00354272" w:rsidP="00354272">
      <w:pPr>
        <w:pStyle w:val="a3"/>
        <w:spacing w:after="200"/>
        <w:rPr>
          <w:i/>
          <w:color w:val="000000"/>
          <w:sz w:val="18"/>
          <w:szCs w:val="18"/>
          <w:lang w:val="en-US"/>
        </w:rPr>
      </w:pPr>
      <w:r w:rsidRPr="002C7CC4">
        <w:rPr>
          <w:i/>
          <w:color w:val="000000"/>
          <w:sz w:val="18"/>
          <w:szCs w:val="18"/>
          <w:lang w:val="uk-UA"/>
        </w:rPr>
        <w:lastRenderedPageBreak/>
        <w:tab/>
      </w:r>
      <w:r w:rsidRPr="00354272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30719F39" wp14:editId="18956341">
            <wp:extent cx="4816257" cy="5959356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272" w:rsidRPr="00672FCD" w:rsidRDefault="00354272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en-US"/>
        </w:rPr>
        <w:tab/>
      </w:r>
      <w:r>
        <w:rPr>
          <w:i/>
          <w:color w:val="000000"/>
          <w:sz w:val="18"/>
          <w:szCs w:val="18"/>
          <w:lang w:val="en-US"/>
        </w:rPr>
        <w:tab/>
      </w:r>
      <w:r>
        <w:rPr>
          <w:i/>
          <w:color w:val="000000"/>
          <w:sz w:val="18"/>
          <w:szCs w:val="18"/>
          <w:lang w:val="en-US"/>
        </w:rPr>
        <w:tab/>
      </w:r>
      <w:r>
        <w:rPr>
          <w:i/>
          <w:color w:val="000000"/>
          <w:sz w:val="18"/>
          <w:szCs w:val="18"/>
          <w:lang w:val="en-US"/>
        </w:rPr>
        <w:tab/>
      </w:r>
      <w:r>
        <w:rPr>
          <w:i/>
          <w:color w:val="000000"/>
          <w:sz w:val="18"/>
          <w:szCs w:val="18"/>
          <w:lang w:val="uk-UA"/>
        </w:rPr>
        <w:t xml:space="preserve">Рис </w:t>
      </w:r>
      <w:r w:rsidRPr="00672FCD">
        <w:rPr>
          <w:i/>
          <w:color w:val="000000"/>
          <w:sz w:val="18"/>
          <w:szCs w:val="18"/>
          <w:lang w:val="ru-RU"/>
        </w:rPr>
        <w:t>6</w:t>
      </w:r>
      <w:r w:rsidR="00672FCD">
        <w:rPr>
          <w:i/>
          <w:color w:val="000000"/>
          <w:sz w:val="18"/>
          <w:szCs w:val="18"/>
          <w:lang w:val="uk-UA"/>
        </w:rPr>
        <w:t xml:space="preserve">.Блок-схема </w:t>
      </w:r>
      <w:r>
        <w:rPr>
          <w:i/>
          <w:color w:val="000000"/>
          <w:sz w:val="18"/>
          <w:szCs w:val="18"/>
          <w:lang w:val="uk-UA"/>
        </w:rPr>
        <w:t xml:space="preserve">до функції </w:t>
      </w:r>
      <w:r>
        <w:rPr>
          <w:i/>
          <w:color w:val="000000"/>
          <w:sz w:val="18"/>
          <w:szCs w:val="18"/>
          <w:lang w:val="en-US"/>
        </w:rPr>
        <w:t>ShowImage</w:t>
      </w:r>
    </w:p>
    <w:p w:rsidR="00672FCD" w:rsidRDefault="00672FCD" w:rsidP="00354272">
      <w:pPr>
        <w:pStyle w:val="a3"/>
        <w:spacing w:after="200"/>
        <w:rPr>
          <w:noProof/>
          <w:lang w:val="uk-UA" w:eastAsia="uk-UA"/>
        </w:rPr>
      </w:pPr>
      <w:r w:rsidRPr="00672FCD">
        <w:rPr>
          <w:i/>
          <w:color w:val="000000"/>
          <w:sz w:val="18"/>
          <w:szCs w:val="18"/>
          <w:lang w:val="ru-RU"/>
        </w:rPr>
        <w:lastRenderedPageBreak/>
        <w:tab/>
      </w:r>
      <w:r w:rsidRPr="00672FCD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3C59820E" wp14:editId="4D17B70B">
            <wp:extent cx="4198984" cy="554022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FCD">
        <w:rPr>
          <w:noProof/>
          <w:lang w:val="uk-UA" w:eastAsia="uk-UA"/>
        </w:rPr>
        <w:t xml:space="preserve"> </w:t>
      </w: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1B5E134F" wp14:editId="4D1B9554">
            <wp:extent cx="4023709" cy="595935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00D2452A" wp14:editId="2838963A">
            <wp:extent cx="3330229" cy="3596952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 w:rsidRPr="00672FCD">
        <w:rPr>
          <w:i/>
          <w:color w:val="000000"/>
          <w:sz w:val="18"/>
          <w:szCs w:val="18"/>
          <w:lang w:val="ru-RU"/>
        </w:rPr>
        <w:t>7</w:t>
      </w:r>
      <w:r>
        <w:rPr>
          <w:i/>
          <w:color w:val="000000"/>
          <w:sz w:val="18"/>
          <w:szCs w:val="18"/>
        </w:rPr>
        <w:t xml:space="preserve">.Блок-схема лдо функції </w:t>
      </w:r>
      <w:r>
        <w:rPr>
          <w:i/>
          <w:color w:val="000000"/>
          <w:sz w:val="18"/>
          <w:szCs w:val="18"/>
          <w:lang w:val="en-US"/>
        </w:rPr>
        <w:t>FindExtremes</w:t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5A90A7B4" wp14:editId="33A18AE9">
            <wp:extent cx="4549534" cy="50753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 w:rsidRPr="00672FCD">
        <w:rPr>
          <w:i/>
          <w:color w:val="000000"/>
          <w:sz w:val="18"/>
          <w:szCs w:val="18"/>
          <w:lang w:val="ru-RU"/>
        </w:rPr>
        <w:t>8</w:t>
      </w:r>
      <w:r>
        <w:rPr>
          <w:i/>
          <w:color w:val="000000"/>
          <w:sz w:val="18"/>
          <w:szCs w:val="18"/>
        </w:rPr>
        <w:t xml:space="preserve">.Блок-схема лдо функції </w:t>
      </w:r>
      <w:r>
        <w:rPr>
          <w:i/>
          <w:color w:val="000000"/>
          <w:sz w:val="18"/>
          <w:szCs w:val="18"/>
          <w:lang w:val="en-US"/>
        </w:rPr>
        <w:t>InvertPixels</w:t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40106613" wp14:editId="3E36C2CB">
            <wp:extent cx="4054191" cy="478577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 w:rsidRPr="00672FCD">
        <w:rPr>
          <w:i/>
          <w:color w:val="000000"/>
          <w:sz w:val="18"/>
          <w:szCs w:val="18"/>
          <w:lang w:val="ru-RU"/>
        </w:rPr>
        <w:t>9</w:t>
      </w:r>
      <w:r>
        <w:rPr>
          <w:i/>
          <w:color w:val="000000"/>
          <w:sz w:val="18"/>
          <w:szCs w:val="18"/>
        </w:rPr>
        <w:t xml:space="preserve">.Блок-схема до функції </w:t>
      </w:r>
      <w:r>
        <w:rPr>
          <w:i/>
          <w:color w:val="000000"/>
          <w:sz w:val="18"/>
          <w:szCs w:val="18"/>
          <w:lang w:val="en-US"/>
        </w:rPr>
        <w:t>SwapPixels</w:t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71D9276D" wp14:editId="2E517D3F">
            <wp:extent cx="4740051" cy="609652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 w:rsidRPr="00672FCD">
        <w:rPr>
          <w:i/>
          <w:color w:val="000000"/>
          <w:sz w:val="18"/>
          <w:szCs w:val="18"/>
          <w:lang w:val="ru-RU"/>
        </w:rPr>
        <w:t>10</w:t>
      </w:r>
      <w:r>
        <w:rPr>
          <w:i/>
          <w:color w:val="000000"/>
          <w:sz w:val="18"/>
          <w:szCs w:val="18"/>
        </w:rPr>
        <w:t xml:space="preserve">.Блок-схема до функції </w:t>
      </w:r>
      <w:r>
        <w:rPr>
          <w:i/>
          <w:color w:val="000000"/>
          <w:sz w:val="18"/>
          <w:szCs w:val="18"/>
          <w:lang w:val="en-US"/>
        </w:rPr>
        <w:t>MirrorPixels</w:t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738ADC1F" wp14:editId="31190CD4">
            <wp:extent cx="3360711" cy="57688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</w:t>
      </w:r>
      <w:r w:rsidRPr="00672FCD">
        <w:rPr>
          <w:i/>
          <w:color w:val="000000"/>
          <w:sz w:val="18"/>
          <w:szCs w:val="18"/>
          <w:lang w:val="ru-RU"/>
        </w:rPr>
        <w:t>1</w:t>
      </w:r>
      <w:r>
        <w:rPr>
          <w:i/>
          <w:color w:val="000000"/>
          <w:sz w:val="18"/>
          <w:szCs w:val="18"/>
        </w:rPr>
        <w:t xml:space="preserve">.Блок-схема до функції </w:t>
      </w:r>
      <w:r>
        <w:rPr>
          <w:i/>
          <w:color w:val="000000"/>
          <w:sz w:val="18"/>
          <w:szCs w:val="18"/>
          <w:lang w:val="en-US"/>
        </w:rPr>
        <w:t>rotateRight</w:t>
      </w:r>
    </w:p>
    <w:p w:rsidR="00672FCD" w:rsidRPr="002C7CC4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36EEA132" wp14:editId="28F82BE5">
            <wp:extent cx="3635055" cy="6081287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3D6E86F5" wp14:editId="2588DE8C">
            <wp:extent cx="3810330" cy="56011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4421C60E" wp14:editId="7CBC9B4C">
            <wp:extent cx="6120765" cy="43630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48B2E419" wp14:editId="19A51964">
            <wp:extent cx="6120765" cy="418973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ru-RU"/>
        </w:rPr>
      </w:pPr>
      <w:r w:rsidRPr="00672FCD">
        <w:rPr>
          <w:i/>
          <w:noProof/>
          <w:color w:val="000000"/>
          <w:sz w:val="18"/>
          <w:szCs w:val="18"/>
          <w:lang w:val="uk-UA" w:eastAsia="uk-UA"/>
        </w:rPr>
        <w:lastRenderedPageBreak/>
        <w:drawing>
          <wp:inline distT="0" distB="0" distL="0" distR="0" wp14:anchorId="6F5CB8A3" wp14:editId="54EE4C45">
            <wp:extent cx="6120765" cy="234505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CD" w:rsidRDefault="00672FCD" w:rsidP="0035427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>
        <w:rPr>
          <w:i/>
          <w:color w:val="000000"/>
          <w:sz w:val="18"/>
          <w:szCs w:val="18"/>
          <w:lang w:val="ru-RU"/>
        </w:rPr>
        <w:tab/>
      </w:r>
      <w:r w:rsidR="00894AFC">
        <w:rPr>
          <w:i/>
          <w:color w:val="000000"/>
          <w:sz w:val="18"/>
          <w:szCs w:val="18"/>
        </w:rPr>
        <w:t xml:space="preserve">Рис </w:t>
      </w:r>
      <w:r w:rsidR="00894AFC">
        <w:rPr>
          <w:i/>
          <w:color w:val="000000"/>
          <w:sz w:val="18"/>
          <w:szCs w:val="18"/>
          <w:lang w:val="ru-RU"/>
        </w:rPr>
        <w:t>1</w:t>
      </w:r>
      <w:r w:rsidR="00894AFC" w:rsidRPr="00894AFC">
        <w:rPr>
          <w:i/>
          <w:color w:val="000000"/>
          <w:sz w:val="18"/>
          <w:szCs w:val="18"/>
          <w:lang w:val="ru-RU"/>
        </w:rPr>
        <w:t>2</w:t>
      </w:r>
      <w:r w:rsidR="00894AFC">
        <w:rPr>
          <w:i/>
          <w:color w:val="000000"/>
          <w:sz w:val="18"/>
          <w:szCs w:val="18"/>
        </w:rPr>
        <w:t xml:space="preserve">.Блок-схема до </w:t>
      </w:r>
      <w:r w:rsidR="00894AFC">
        <w:rPr>
          <w:i/>
          <w:color w:val="000000"/>
          <w:sz w:val="18"/>
          <w:szCs w:val="18"/>
          <w:lang w:val="uk-UA"/>
        </w:rPr>
        <w:t>головної функції.</w:t>
      </w:r>
    </w:p>
    <w:p w:rsidR="00894AFC" w:rsidRDefault="00894AFC" w:rsidP="00894AFC">
      <w:pPr>
        <w:pStyle w:val="a3"/>
        <w:numPr>
          <w:ilvl w:val="0"/>
          <w:numId w:val="1"/>
        </w:numPr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uk-UA"/>
        </w:rPr>
        <w:t>Плановий час на реалізацію: 3 години</w:t>
      </w:r>
    </w:p>
    <w:p w:rsidR="00894AFC" w:rsidRPr="00C545B2" w:rsidRDefault="00894AFC" w:rsidP="00A37F1F">
      <w:pPr>
        <w:jc w:val="both"/>
        <w:rPr>
          <w:b/>
          <w:sz w:val="28"/>
          <w:lang w:val="uk-UA"/>
        </w:rPr>
      </w:pPr>
      <w:r w:rsidRPr="00C545B2">
        <w:rPr>
          <w:b/>
          <w:sz w:val="28"/>
          <w:lang w:val="uk-UA"/>
        </w:rPr>
        <w:t>3.Код програми з посиланням на зовнішні ресурси</w:t>
      </w:r>
    </w:p>
    <w:p w:rsidR="00A37F1F" w:rsidRPr="007B6B14" w:rsidRDefault="00A37F1F" w:rsidP="00A37F1F">
      <w:pPr>
        <w:pStyle w:val="a3"/>
        <w:spacing w:after="200"/>
        <w:ind w:left="360"/>
        <w:rPr>
          <w:color w:val="000000"/>
        </w:rPr>
      </w:pPr>
      <w:r>
        <w:rPr>
          <w:color w:val="000000"/>
          <w:lang w:val="uk-UA"/>
        </w:rPr>
        <w:t xml:space="preserve">Завдання 1. </w:t>
      </w:r>
      <w:r w:rsidRPr="007B6B14">
        <w:rPr>
          <w:color w:val="000000"/>
        </w:rPr>
        <w:t>Lab# programming: Lab 4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Задача : Лабораторна задча №4 варіант 25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Виконав : Андрій Шикоряк ШІ-13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кількість елементів: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N_for_new_array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номер елемента: "</w:t>
      </w:r>
      <w:r>
        <w:rPr>
          <w:rFonts w:ascii="Consolas" w:hAnsi="Consolas"/>
          <w:color w:val="BBBEBF"/>
          <w:sz w:val="21"/>
          <w:szCs w:val="21"/>
        </w:rPr>
        <w:t xml:space="preserve"> 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"Введено невірний індекс, за правилом кільця індекс буде 0"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"Введено невірний індекс, за правилом кільця індекс буде 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K_for_new_array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569CD6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елементи масиву: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A[i];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N_for_K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"Виведення елементів по колу: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(K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N_for_K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A[K]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K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N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min_value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569CD6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new_array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N_for_new_array</w:t>
      </w:r>
      <w:r>
        <w:rPr>
          <w:rFonts w:ascii="Consolas" w:hAnsi="Consolas"/>
          <w:color w:val="BBBEBF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even_counter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N_for_new_array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N_for_new_array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i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 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(A[j]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A[j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temp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A[j];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A[j]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A[j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A[j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temp;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index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N_for_new_array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(A[i]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){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even_counter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new_array[index]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A[i];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index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K_for_new_array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K_for_new_array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even_counter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K_for_new_array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even_counter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"Виведення готового масиву по колу: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steps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even_counter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steps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(K_for_new_array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K_for_new_array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even_counter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new_array[K_for_new_array]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K_for_new_array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steps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delete[]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delete[]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new_array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894AFC" w:rsidRDefault="00A37F1F" w:rsidP="00A37F1F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color w:val="000000"/>
          <w:sz w:val="18"/>
          <w:szCs w:val="18"/>
          <w:lang w:val="en-US"/>
        </w:rPr>
        <w:t>Code</w:t>
      </w:r>
      <w:r w:rsidRPr="00A37F1F">
        <w:rPr>
          <w:i/>
          <w:color w:val="000000"/>
          <w:sz w:val="18"/>
          <w:szCs w:val="18"/>
          <w:lang w:val="ru-RU"/>
        </w:rPr>
        <w:t xml:space="preserve"> #1. </w:t>
      </w:r>
      <w:r>
        <w:rPr>
          <w:i/>
          <w:color w:val="000000"/>
          <w:sz w:val="18"/>
          <w:szCs w:val="18"/>
          <w:lang w:val="uk-UA"/>
        </w:rPr>
        <w:t xml:space="preserve">Код до лабораторної задачі 1 </w:t>
      </w:r>
    </w:p>
    <w:p w:rsidR="00A37F1F" w:rsidRDefault="00A37F1F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>Посилання на код у пул-реквесті:</w:t>
      </w:r>
      <w:r w:rsidRPr="00A37F1F">
        <w:t xml:space="preserve"> </w:t>
      </w:r>
      <w:hyperlink r:id="rId26" w:anchor="diff-c311fc65df480e9bef95265046195163f56092f4e9cd78bca5b01d117924a82d" w:history="1">
        <w:r w:rsidRPr="00721630">
          <w:rPr>
            <w:rStyle w:val="a4"/>
            <w:lang w:val="uk-UA"/>
          </w:rPr>
          <w:t>https://github.com/artificial-intelligence-department/ai_programming_playground_2026/pull/495/changes#diff-c311fc65df480e9bef95265046195163f56092f4e9cd78bca5b01d117924a82d</w:t>
        </w:r>
      </w:hyperlink>
      <w:r>
        <w:rPr>
          <w:color w:val="000000"/>
          <w:lang w:val="uk-UA"/>
        </w:rPr>
        <w:t xml:space="preserve"> </w:t>
      </w:r>
    </w:p>
    <w:p w:rsidR="00A37F1F" w:rsidRDefault="00A37F1F" w:rsidP="00A37F1F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2. </w:t>
      </w:r>
      <w:r w:rsidRPr="007B6B14">
        <w:rPr>
          <w:color w:val="000000"/>
        </w:rPr>
        <w:t xml:space="preserve">Lab# programming: Lab </w:t>
      </w:r>
      <w:r>
        <w:rPr>
          <w:color w:val="000000"/>
          <w:lang w:val="uk-UA"/>
        </w:rPr>
        <w:t>5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Задача: Лабораторна задача №5 варіант 25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Виконав : Андрій Шикоряк ШІ-13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void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FromOneToMatrix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[],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cols</w:t>
      </w:r>
      <w:r>
        <w:rPr>
          <w:rFonts w:ascii="Consolas" w:hAnsi="Consolas"/>
          <w:color w:val="BBBEBF"/>
          <w:sz w:val="21"/>
          <w:szCs w:val="21"/>
        </w:rPr>
        <w:t>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**</w:t>
      </w:r>
      <w:r>
        <w:rPr>
          <w:rFonts w:ascii="Consolas" w:hAnsi="Consolas"/>
          <w:color w:val="C9D1D9"/>
          <w:sz w:val="21"/>
          <w:szCs w:val="21"/>
        </w:rPr>
        <w:t>matrix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matrix[i]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>[</w:t>
      </w:r>
      <w:r>
        <w:rPr>
          <w:rFonts w:ascii="Consolas" w:hAnsi="Consolas"/>
          <w:color w:val="FFA657"/>
          <w:sz w:val="21"/>
          <w:szCs w:val="21"/>
        </w:rPr>
        <w:t>cols</w:t>
      </w:r>
      <w:r>
        <w:rPr>
          <w:rFonts w:ascii="Consolas" w:hAnsi="Consolas"/>
          <w:color w:val="C9D1D9"/>
          <w:sz w:val="21"/>
          <w:szCs w:val="21"/>
        </w:rPr>
        <w:t>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index_a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current_row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FFA657"/>
          <w:sz w:val="21"/>
          <w:szCs w:val="21"/>
        </w:rPr>
        <w:t>cols</w:t>
      </w:r>
      <w:r>
        <w:rPr>
          <w:rFonts w:ascii="Consolas" w:hAnsi="Consolas"/>
          <w:color w:val="C9D1D9"/>
          <w:sz w:val="21"/>
          <w:szCs w:val="21"/>
        </w:rPr>
        <w:t xml:space="preserve"> ;j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matrix[i][j]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a</w:t>
      </w:r>
      <w:r>
        <w:rPr>
          <w:rFonts w:ascii="Consolas" w:hAnsi="Consolas"/>
          <w:color w:val="C9D1D9"/>
          <w:sz w:val="21"/>
          <w:szCs w:val="21"/>
        </w:rPr>
        <w:t>[index_a];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index_a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cols</w:t>
      </w:r>
      <w:r>
        <w:rPr>
          <w:rFonts w:ascii="Consolas" w:hAnsi="Consolas"/>
          <w:color w:val="C9D1D9"/>
          <w:sz w:val="21"/>
          <w:szCs w:val="21"/>
        </w:rPr>
        <w:t>;j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matrix[i][j]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delete[]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matrix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cols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кількість рядків: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кількість стовпців: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cols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total_elements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rows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>cols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total_elements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"Введіть елементи масиву: "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total_elements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A[i];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FromOneToMatrix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rows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cols</w:t>
      </w:r>
      <w:r>
        <w:rPr>
          <w:rFonts w:ascii="Consolas" w:hAnsi="Consolas"/>
          <w:color w:val="BBBEBF"/>
          <w:sz w:val="21"/>
          <w:szCs w:val="21"/>
        </w:rPr>
        <w:t>);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A37F1F" w:rsidRPr="00A37F1F" w:rsidRDefault="00A37F1F" w:rsidP="00A37F1F">
      <w:pPr>
        <w:tabs>
          <w:tab w:val="left" w:pos="3041"/>
        </w:tabs>
        <w:rPr>
          <w:i/>
          <w:sz w:val="18"/>
          <w:szCs w:val="18"/>
          <w:lang w:val="uk-UA"/>
        </w:rPr>
      </w:pPr>
      <w:r>
        <w:rPr>
          <w:rFonts w:ascii="Consolas" w:hAnsi="Consolas"/>
          <w:sz w:val="21"/>
          <w:szCs w:val="21"/>
        </w:rPr>
        <w:tab/>
      </w:r>
      <w:r>
        <w:rPr>
          <w:i/>
          <w:sz w:val="18"/>
          <w:szCs w:val="18"/>
          <w:lang w:val="en-US"/>
        </w:rPr>
        <w:t>Code</w:t>
      </w:r>
      <w:r w:rsidRPr="00A37F1F">
        <w:rPr>
          <w:i/>
          <w:sz w:val="18"/>
          <w:szCs w:val="18"/>
          <w:lang w:val="ru-RU"/>
        </w:rPr>
        <w:t xml:space="preserve"> #2. </w:t>
      </w:r>
      <w:r>
        <w:rPr>
          <w:i/>
          <w:sz w:val="18"/>
          <w:szCs w:val="18"/>
          <w:lang w:val="uk-UA"/>
        </w:rPr>
        <w:t xml:space="preserve">Код до лабораторної задачі 2. </w:t>
      </w:r>
    </w:p>
    <w:p w:rsidR="00A37F1F" w:rsidRDefault="00A37F1F" w:rsidP="00A37F1F">
      <w:pPr>
        <w:pStyle w:val="a3"/>
        <w:spacing w:after="200"/>
        <w:ind w:left="360"/>
        <w:rPr>
          <w:color w:val="000000"/>
          <w:lang w:val="en-US"/>
        </w:rPr>
      </w:pPr>
      <w:r>
        <w:rPr>
          <w:color w:val="000000"/>
          <w:lang w:val="uk-UA"/>
        </w:rPr>
        <w:lastRenderedPageBreak/>
        <w:t xml:space="preserve">Завдання 3. </w:t>
      </w:r>
      <w:r w:rsidRPr="000758A2">
        <w:rPr>
          <w:color w:val="000000"/>
        </w:rPr>
        <w:t>Lab# programming: Algotester Lab 2</w:t>
      </w:r>
      <w:r>
        <w:rPr>
          <w:color w:val="000000"/>
          <w:lang w:val="en-US"/>
        </w:rPr>
        <w:t>.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left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right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a[i];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(left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right){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left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right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"Collision"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(left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right){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left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right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"Miss"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(left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right){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left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right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2A8FF"/>
          <w:sz w:val="21"/>
          <w:szCs w:val="21"/>
        </w:rPr>
        <w:t>&lt;&lt;endl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"Stopped"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left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a[left];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right </w:t>
      </w:r>
      <w:r>
        <w:rPr>
          <w:rFonts w:ascii="Consolas" w:hAnsi="Consolas"/>
          <w:color w:val="D4D4D4"/>
          <w:sz w:val="21"/>
          <w:szCs w:val="21"/>
        </w:rPr>
        <w:t>-=</w:t>
      </w:r>
      <w:r>
        <w:rPr>
          <w:rFonts w:ascii="Consolas" w:hAnsi="Consolas"/>
          <w:color w:val="C9D1D9"/>
          <w:sz w:val="21"/>
          <w:szCs w:val="21"/>
        </w:rPr>
        <w:t xml:space="preserve"> a[right];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A37F1F" w:rsidRDefault="00A37F1F" w:rsidP="00A37F1F">
      <w:pPr>
        <w:pStyle w:val="a3"/>
        <w:spacing w:after="200"/>
        <w:ind w:left="360"/>
        <w:rPr>
          <w:i/>
          <w:sz w:val="18"/>
          <w:szCs w:val="18"/>
          <w:lang w:val="uk-UA"/>
        </w:rPr>
      </w:pPr>
      <w:r w:rsidRPr="002C7CC4">
        <w:rPr>
          <w:color w:val="000000"/>
          <w:lang w:val="ru-RU"/>
        </w:rPr>
        <w:tab/>
      </w:r>
      <w:r w:rsidRPr="002C7CC4">
        <w:rPr>
          <w:color w:val="000000"/>
          <w:lang w:val="ru-RU"/>
        </w:rPr>
        <w:tab/>
      </w:r>
      <w:r w:rsidRPr="002C7CC4">
        <w:rPr>
          <w:color w:val="000000"/>
          <w:lang w:val="ru-RU"/>
        </w:rPr>
        <w:tab/>
      </w:r>
      <w:r w:rsidRPr="002C7CC4">
        <w:rPr>
          <w:color w:val="000000"/>
          <w:lang w:val="ru-RU"/>
        </w:rPr>
        <w:tab/>
      </w:r>
      <w:r>
        <w:rPr>
          <w:i/>
          <w:sz w:val="18"/>
          <w:szCs w:val="18"/>
          <w:lang w:val="en-US"/>
        </w:rPr>
        <w:t>Code</w:t>
      </w:r>
      <w:r>
        <w:rPr>
          <w:i/>
          <w:sz w:val="18"/>
          <w:szCs w:val="18"/>
          <w:lang w:val="ru-RU"/>
        </w:rPr>
        <w:t xml:space="preserve"> #3</w:t>
      </w:r>
      <w:r w:rsidRPr="00A37F1F">
        <w:rPr>
          <w:i/>
          <w:sz w:val="18"/>
          <w:szCs w:val="18"/>
          <w:lang w:val="ru-RU"/>
        </w:rPr>
        <w:t xml:space="preserve">. </w:t>
      </w:r>
      <w:r>
        <w:rPr>
          <w:i/>
          <w:sz w:val="18"/>
          <w:szCs w:val="18"/>
          <w:lang w:val="uk-UA"/>
        </w:rPr>
        <w:t>Код до алготестер задачі 2.</w:t>
      </w:r>
    </w:p>
    <w:p w:rsidR="00A37F1F" w:rsidRDefault="00A37F1F" w:rsidP="00A37F1F">
      <w:pPr>
        <w:pStyle w:val="a3"/>
        <w:spacing w:after="200"/>
        <w:ind w:left="360"/>
        <w:rPr>
          <w:i/>
          <w:sz w:val="18"/>
          <w:szCs w:val="18"/>
          <w:lang w:val="uk-UA"/>
        </w:rPr>
      </w:pPr>
    </w:p>
    <w:p w:rsidR="00A37F1F" w:rsidRPr="00A37F1F" w:rsidRDefault="00A37F1F" w:rsidP="00A37F1F">
      <w:pPr>
        <w:pStyle w:val="a3"/>
        <w:spacing w:after="200"/>
        <w:ind w:left="360"/>
        <w:rPr>
          <w:lang w:val="uk-UA"/>
        </w:rPr>
      </w:pPr>
      <w:r>
        <w:rPr>
          <w:lang w:val="uk-UA"/>
        </w:rPr>
        <w:t xml:space="preserve">Посилання на код у пул-реквесті: </w:t>
      </w:r>
      <w:hyperlink r:id="rId27" w:anchor="diff-e49a41bcc4063c420a24cdf933c4997c6183ea0a5b194805293f97bb2d687940" w:history="1">
        <w:r w:rsidRPr="00721630">
          <w:rPr>
            <w:rStyle w:val="a4"/>
            <w:lang w:val="uk-UA"/>
          </w:rPr>
          <w:t>https://github.com/artificial-intelligence-department/ai_programming_playground_2026/pull/495/changes#diff-e49a41bcc4063c420a24cdf933c4997c6183ea0a5b194805293f97bb2d687940</w:t>
        </w:r>
      </w:hyperlink>
      <w:r>
        <w:rPr>
          <w:lang w:val="uk-UA"/>
        </w:rPr>
        <w:t xml:space="preserve"> </w:t>
      </w:r>
    </w:p>
    <w:p w:rsidR="00A37F1F" w:rsidRDefault="00A37F1F" w:rsidP="00A37F1F">
      <w:pPr>
        <w:pStyle w:val="a3"/>
        <w:ind w:left="360"/>
        <w:rPr>
          <w:color w:val="000000"/>
          <w:lang w:val="en-US"/>
        </w:rPr>
      </w:pPr>
      <w:r>
        <w:rPr>
          <w:color w:val="000000"/>
        </w:rPr>
        <w:t xml:space="preserve">Завдання 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. Lab# programming: Algotester Lab </w:t>
      </w:r>
      <w:r>
        <w:rPr>
          <w:color w:val="000000"/>
          <w:lang w:val="uk-UA"/>
        </w:rPr>
        <w:t>3</w:t>
      </w:r>
      <w:r>
        <w:rPr>
          <w:color w:val="000000"/>
          <w:lang w:val="en-US"/>
        </w:rPr>
        <w:t>.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&lt;string&gt;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ignore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100000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BBBEBF"/>
          <w:sz w:val="21"/>
          <w:szCs w:val="21"/>
        </w:rPr>
        <w:t>);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D2A8FF"/>
          <w:sz w:val="21"/>
          <w:szCs w:val="21"/>
        </w:rPr>
        <w:t>getline</w:t>
      </w:r>
      <w:r>
        <w:rPr>
          <w:rFonts w:ascii="Consolas" w:hAnsi="Consolas"/>
          <w:color w:val="C9D1D9"/>
          <w:sz w:val="21"/>
          <w:szCs w:val="21"/>
        </w:rPr>
        <w:t>(cin, s);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s.</w:t>
      </w:r>
      <w:r>
        <w:rPr>
          <w:rFonts w:ascii="Consolas" w:hAnsi="Consolas"/>
          <w:color w:val="D2A8FF"/>
          <w:sz w:val="21"/>
          <w:szCs w:val="21"/>
        </w:rPr>
        <w:t>length</w:t>
      </w:r>
      <w:r>
        <w:rPr>
          <w:rFonts w:ascii="Consolas" w:hAnsi="Consolas"/>
          <w:color w:val="C9D1D9"/>
          <w:sz w:val="21"/>
          <w:szCs w:val="21"/>
        </w:rPr>
        <w:t>(); 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(s</w:t>
      </w:r>
      <w:r>
        <w:rPr>
          <w:rFonts w:ascii="Consolas" w:hAnsi="Consolas"/>
          <w:color w:val="D2A8F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2A8FF"/>
          <w:sz w:val="21"/>
          <w:szCs w:val="21"/>
        </w:rPr>
        <w:t>]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'#'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 s</w:t>
      </w:r>
      <w:r>
        <w:rPr>
          <w:rFonts w:ascii="Consolas" w:hAnsi="Consolas"/>
          <w:color w:val="D2A8F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 xml:space="preserve">j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2A8FF"/>
          <w:sz w:val="21"/>
          <w:szCs w:val="21"/>
        </w:rPr>
        <w:t>]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'#'</w:t>
      </w:r>
      <w:r>
        <w:rPr>
          <w:rFonts w:ascii="Consolas" w:hAnsi="Consolas"/>
          <w:color w:val="C9D1D9"/>
          <w:sz w:val="21"/>
          <w:szCs w:val="21"/>
        </w:rPr>
        <w:t>) {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counter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counter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A37F1F" w:rsidRPr="002C7CC4" w:rsidRDefault="00A37F1F" w:rsidP="00A37F1F">
      <w:pPr>
        <w:pStyle w:val="a3"/>
        <w:ind w:left="360"/>
        <w:rPr>
          <w:color w:val="000000"/>
          <w:lang w:val="en-US"/>
        </w:rPr>
      </w:pP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color w:val="000000"/>
          <w:lang w:val="en-US"/>
        </w:rPr>
        <w:tab/>
      </w:r>
      <w:r>
        <w:rPr>
          <w:i/>
          <w:sz w:val="18"/>
          <w:szCs w:val="18"/>
          <w:lang w:val="en-US"/>
        </w:rPr>
        <w:t>Code</w:t>
      </w:r>
      <w:r w:rsidRPr="002C7CC4">
        <w:rPr>
          <w:i/>
          <w:sz w:val="18"/>
          <w:szCs w:val="18"/>
          <w:lang w:val="en-US"/>
        </w:rPr>
        <w:t xml:space="preserve"> #4. </w:t>
      </w:r>
      <w:r>
        <w:rPr>
          <w:i/>
          <w:sz w:val="18"/>
          <w:szCs w:val="18"/>
        </w:rPr>
        <w:t xml:space="preserve">Код до </w:t>
      </w:r>
      <w:r>
        <w:rPr>
          <w:i/>
          <w:sz w:val="18"/>
          <w:szCs w:val="18"/>
          <w:lang w:val="uk-UA"/>
        </w:rPr>
        <w:t xml:space="preserve">алготестер </w:t>
      </w:r>
      <w:r>
        <w:rPr>
          <w:i/>
          <w:sz w:val="18"/>
          <w:szCs w:val="18"/>
        </w:rPr>
        <w:t xml:space="preserve">задачі </w:t>
      </w:r>
      <w:r>
        <w:rPr>
          <w:i/>
          <w:sz w:val="18"/>
          <w:szCs w:val="18"/>
          <w:lang w:val="uk-UA"/>
        </w:rPr>
        <w:t>3</w:t>
      </w:r>
      <w:r>
        <w:rPr>
          <w:i/>
          <w:sz w:val="18"/>
          <w:szCs w:val="18"/>
        </w:rPr>
        <w:t>.</w:t>
      </w:r>
    </w:p>
    <w:p w:rsidR="00A37F1F" w:rsidRDefault="00A37F1F" w:rsidP="00A37F1F">
      <w:pPr>
        <w:pStyle w:val="a3"/>
        <w:spacing w:after="200"/>
        <w:ind w:left="360"/>
        <w:rPr>
          <w:lang w:val="uk-UA"/>
        </w:rPr>
      </w:pPr>
      <w:r>
        <w:rPr>
          <w:lang w:val="uk-UA"/>
        </w:rPr>
        <w:t xml:space="preserve">Посилання на код у пул-реквесті: </w:t>
      </w:r>
      <w:hyperlink r:id="rId28" w:anchor="diff-1a304d75a93ef9b3be2ae62ec63c58f4a238932a92d6574a055263383bbf65c1" w:history="1">
        <w:r w:rsidRPr="00721630">
          <w:rPr>
            <w:rStyle w:val="a4"/>
            <w:lang w:val="uk-UA"/>
          </w:rPr>
          <w:t>https://github.com/artificial-intelligence-department/ai_programming_playground_2026/pull/495/changes#diff-1a304d75a93ef9b3be2ae62ec63c58f4a238932a92d6574a055263383bbf65c1</w:t>
        </w:r>
      </w:hyperlink>
      <w:r>
        <w:rPr>
          <w:lang w:val="uk-UA"/>
        </w:rPr>
        <w:t xml:space="preserve"> </w:t>
      </w:r>
    </w:p>
    <w:p w:rsidR="00A37F1F" w:rsidRDefault="00A37F1F" w:rsidP="00A37F1F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 w:rsidRPr="000758A2">
        <w:rPr>
          <w:color w:val="000000"/>
          <w:lang w:val="uk-UA"/>
        </w:rPr>
        <w:t>Завдання 5</w:t>
      </w:r>
      <w:r>
        <w:rPr>
          <w:i/>
          <w:color w:val="000000"/>
          <w:sz w:val="18"/>
          <w:szCs w:val="18"/>
          <w:lang w:val="uk-UA"/>
        </w:rPr>
        <w:t>.</w:t>
      </w:r>
      <w:r w:rsidRPr="000758A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54272">
        <w:rPr>
          <w:color w:val="000000"/>
        </w:rPr>
        <w:t>Practice# programming: Class Practice Task</w:t>
      </w:r>
      <w:r w:rsidRPr="00354272">
        <w:rPr>
          <w:i/>
          <w:color w:val="000000"/>
          <w:lang w:val="uk-UA"/>
        </w:rPr>
        <w:t>.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/*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Задача:Редактор монохромного зображення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Виконав:Андрій Шикоряк , ШІ-13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*/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#include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&lt;iostream&gt;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#include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&lt;iomanip&gt;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using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namespace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4EC9B0"/>
          <w:sz w:val="21"/>
          <w:szCs w:val="21"/>
          <w:lang w:val="uk-UA" w:eastAsia="uk-UA"/>
        </w:rPr>
        <w:t>std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ShowImage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findExtremes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InvertPixels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SwapPixels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a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b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MirrorPixels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rotateRight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main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()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HEIGHT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lastRenderedPageBreak/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"Висота зображення (1-20):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cin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&gt;&gt;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&gt;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20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cin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fail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())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clear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ignore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10000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D7BA7D"/>
          <w:sz w:val="21"/>
          <w:szCs w:val="21"/>
          <w:lang w:val="uk-UA" w:eastAsia="uk-UA"/>
        </w:rPr>
        <w:t>\n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"Введено невірне значення, значення має бути в межах 1-20, та бути числом"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goto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HEIGHT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WIDTH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"Ширина зображення (1-20):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cin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&gt;&gt;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&gt;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20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cin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fail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())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clear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ignore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10000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D7BA7D"/>
          <w:sz w:val="21"/>
          <w:szCs w:val="21"/>
          <w:lang w:val="uk-UA" w:eastAsia="uk-UA"/>
        </w:rPr>
        <w:t>\n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"Введено neвірне значення, значення має бути в межах 1-20, та бути числом"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goto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WIDTH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new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[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image[i]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new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[cols];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"Яскравість пікселів (0..9):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cols;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cin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&gt;&gt;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image[i][j];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(image[i][j]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image[i][j]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&gt;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9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||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fail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clear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ignore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10000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D7BA7D"/>
          <w:sz w:val="21"/>
          <w:szCs w:val="21"/>
          <w:lang w:val="uk-UA" w:eastAsia="uk-UA"/>
        </w:rPr>
        <w:t>\n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"Введено невірне значення, значення має бути в межах 0-9, та бути числом"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goto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PIXELS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choice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MENU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"Виберіть дію: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"1. Показати зображення"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"2. Статистика яскравості"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"3. Інвертувати яскравість"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"4. Віддзеркалити по горизонталі"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"5. Повернути на 90 градусів праворуч"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"0. Вихід"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lastRenderedPageBreak/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"Ваш вибір: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cin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&gt;&gt;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choice;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fail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clear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cin.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ignore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10000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D7BA7D"/>
          <w:sz w:val="21"/>
          <w:szCs w:val="21"/>
          <w:lang w:val="uk-UA" w:eastAsia="uk-UA"/>
        </w:rPr>
        <w:t>\n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'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goto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MENU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switch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(choice){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ShowImage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2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findExtremes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cols, minRow, minCol, maxRow, maxCol);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3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InvertPixels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4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MirrorPixels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5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"Зображення повернуто. Нові розміри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cols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 x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rows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image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rotateRight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temp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rows;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rows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cols;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cols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temp;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(image, rows, cols);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case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"Вихід."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default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: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"Введено невірне значення, спробуйте ще раз"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goto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8C8C8"/>
          <w:sz w:val="21"/>
          <w:szCs w:val="21"/>
          <w:lang w:val="uk-UA" w:eastAsia="uk-UA"/>
        </w:rPr>
        <w:t>MENU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break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while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choice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!=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delete[]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image[i];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delete[]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nullptr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return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Допоміжний вивід зображення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lastRenderedPageBreak/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[i][j]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виведння іншого сприйнятта зображення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ShowImage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4EC9B0"/>
          <w:sz w:val="21"/>
          <w:szCs w:val="21"/>
          <w:lang w:val="uk-UA" w:eastAsia="uk-UA"/>
        </w:rPr>
        <w:t>string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palitre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 .:-=+*#%@"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"Зображення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"x"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":"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"Малюнок: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palitre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image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[i][j]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]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Пошук і виведння інформації по зображенню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findExtremes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darkest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brightest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double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AverageOnRow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new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double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]();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double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average_brightness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0.0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row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current_pixel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(row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AverageOnRow[i]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current_pixel;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(current_pixel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darkest){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darkest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current_pixel;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if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(current_pixel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&gt;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brightest){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brightest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current_pixel;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average_brightness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current_pixel;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"Середня яскравість: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fixed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setprecision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2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average_brightness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/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))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lastRenderedPageBreak/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"Найтемніший піксель: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darkest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", рядок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", стовпець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minCol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"Найсвітліший піксель: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brightest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", рядок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", стовпець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maxCol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"Середня яскравість по рядку: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cout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fixed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setprecision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AverageOnRow[i]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/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 "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delete[]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AverageOnRow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Інвертування пікселів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InvertPixels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"Яскравість інвертовано"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[i][j]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9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[i][j];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SwapPixels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a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b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x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a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a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b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b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x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Віддзеркалення зображення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void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MirrorPixels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"Зображення віддзеркалено:"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"Початкове: "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,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cout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A5D6FF"/>
          <w:sz w:val="21"/>
          <w:szCs w:val="21"/>
          <w:lang w:val="uk-UA" w:eastAsia="uk-UA"/>
        </w:rPr>
        <w:t>"Результат: "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&lt;&lt;endl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/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2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SwapPixels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[i][j],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&amp;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]);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PrintReference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8B949E"/>
          <w:sz w:val="21"/>
          <w:szCs w:val="21"/>
          <w:lang w:val="uk-UA" w:eastAsia="uk-UA"/>
        </w:rPr>
        <w:t>// Поворот на 90 градусів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2A8FF"/>
          <w:sz w:val="21"/>
          <w:szCs w:val="21"/>
          <w:lang w:val="uk-UA" w:eastAsia="uk-UA"/>
        </w:rPr>
        <w:t>rotateRight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,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**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rotated_array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new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*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)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rotated_array[i]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new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; j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cols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; j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)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{</w:t>
      </w:r>
      <w:bookmarkStart w:id="1" w:name="_GoBack"/>
      <w:bookmarkEnd w:id="1"/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        rotated_array[j][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i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-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1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]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[i][j];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}      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lastRenderedPageBreak/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for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(</w:t>
      </w:r>
      <w:r w:rsidRPr="002C7CC4">
        <w:rPr>
          <w:rFonts w:ascii="Consolas" w:hAnsi="Consolas"/>
          <w:color w:val="FF7B72"/>
          <w:sz w:val="21"/>
          <w:szCs w:val="21"/>
          <w:lang w:val="uk-UA" w:eastAsia="uk-UA"/>
        </w:rPr>
        <w:t>int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B5CEA8"/>
          <w:sz w:val="21"/>
          <w:szCs w:val="21"/>
          <w:lang w:val="uk-UA" w:eastAsia="uk-UA"/>
        </w:rPr>
        <w:t>0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&lt;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rows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;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i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++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)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{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    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delete[]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[i];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    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delete[]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FFA657"/>
          <w:sz w:val="21"/>
          <w:szCs w:val="21"/>
          <w:lang w:val="uk-UA" w:eastAsia="uk-UA"/>
        </w:rPr>
        <w:t>img</w:t>
      </w:r>
      <w:r w:rsidRPr="002C7CC4">
        <w:rPr>
          <w:rFonts w:ascii="Consolas" w:hAnsi="Consolas"/>
          <w:color w:val="D4D4D4"/>
          <w:sz w:val="21"/>
          <w:szCs w:val="21"/>
          <w:lang w:val="uk-UA" w:eastAsia="uk-UA"/>
        </w:rPr>
        <w:t>=</w:t>
      </w:r>
      <w:r w:rsidRPr="002C7CC4">
        <w:rPr>
          <w:rFonts w:ascii="Consolas" w:hAnsi="Consolas"/>
          <w:color w:val="569CD6"/>
          <w:sz w:val="21"/>
          <w:szCs w:val="21"/>
          <w:lang w:val="uk-UA" w:eastAsia="uk-UA"/>
        </w:rPr>
        <w:t>nullptr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    </w:t>
      </w:r>
      <w:r w:rsidRPr="002C7CC4">
        <w:rPr>
          <w:rFonts w:ascii="Consolas" w:hAnsi="Consolas"/>
          <w:color w:val="C586C0"/>
          <w:sz w:val="21"/>
          <w:szCs w:val="21"/>
          <w:lang w:val="uk-UA" w:eastAsia="uk-UA"/>
        </w:rPr>
        <w:t>return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 xml:space="preserve"> </w:t>
      </w:r>
      <w:r w:rsidRPr="002C7CC4">
        <w:rPr>
          <w:rFonts w:ascii="Consolas" w:hAnsi="Consolas"/>
          <w:color w:val="C9D1D9"/>
          <w:sz w:val="21"/>
          <w:szCs w:val="21"/>
          <w:lang w:val="uk-UA" w:eastAsia="uk-UA"/>
        </w:rPr>
        <w:t>rotated_array</w:t>
      </w: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;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 w:rsidRPr="002C7CC4">
        <w:rPr>
          <w:rFonts w:ascii="Consolas" w:hAnsi="Consolas"/>
          <w:color w:val="BBBEBF"/>
          <w:sz w:val="21"/>
          <w:szCs w:val="21"/>
          <w:lang w:val="uk-UA" w:eastAsia="uk-UA"/>
        </w:rPr>
        <w:t>}</w:t>
      </w:r>
    </w:p>
    <w:p w:rsidR="002C7CC4" w:rsidRPr="002C7CC4" w:rsidRDefault="002C7CC4" w:rsidP="002C7CC4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A37F1F" w:rsidRPr="00A37F1F" w:rsidRDefault="00A37F1F" w:rsidP="00A37F1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</w:p>
    <w:p w:rsidR="00A37F1F" w:rsidRDefault="00A37F1F" w:rsidP="00A37F1F">
      <w:pPr>
        <w:pStyle w:val="a3"/>
        <w:spacing w:after="200"/>
        <w:ind w:left="360"/>
        <w:rPr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i/>
          <w:sz w:val="18"/>
          <w:szCs w:val="18"/>
          <w:lang w:val="en-US"/>
        </w:rPr>
        <w:t>Code</w:t>
      </w:r>
      <w:r w:rsidR="0038304E">
        <w:rPr>
          <w:i/>
          <w:sz w:val="18"/>
          <w:szCs w:val="18"/>
          <w:lang w:val="ru-RU"/>
        </w:rPr>
        <w:t xml:space="preserve"> #5</w:t>
      </w:r>
      <w:r w:rsidRPr="00A37F1F">
        <w:rPr>
          <w:i/>
          <w:sz w:val="18"/>
          <w:szCs w:val="18"/>
          <w:lang w:val="ru-RU"/>
        </w:rPr>
        <w:t xml:space="preserve">. </w:t>
      </w:r>
      <w:r>
        <w:rPr>
          <w:i/>
          <w:sz w:val="18"/>
          <w:szCs w:val="18"/>
          <w:lang w:val="uk-UA"/>
        </w:rPr>
        <w:t>Код до</w:t>
      </w:r>
      <w:r w:rsidR="0038304E">
        <w:rPr>
          <w:i/>
          <w:sz w:val="18"/>
          <w:szCs w:val="18"/>
          <w:lang w:val="uk-UA"/>
        </w:rPr>
        <w:t xml:space="preserve"> практичної задачі 1</w:t>
      </w:r>
      <w:r>
        <w:rPr>
          <w:i/>
          <w:sz w:val="18"/>
          <w:szCs w:val="18"/>
          <w:lang w:val="uk-UA"/>
        </w:rPr>
        <w:t>.</w:t>
      </w:r>
    </w:p>
    <w:p w:rsidR="00A37F1F" w:rsidRPr="00A37F1F" w:rsidRDefault="00A37F1F" w:rsidP="00A37F1F">
      <w:pPr>
        <w:pStyle w:val="a3"/>
        <w:spacing w:after="200"/>
        <w:ind w:left="360"/>
        <w:rPr>
          <w:lang w:val="uk-UA"/>
        </w:rPr>
      </w:pPr>
    </w:p>
    <w:p w:rsidR="00A37F1F" w:rsidRDefault="0038304E" w:rsidP="0038304E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 xml:space="preserve">Посилання на код у пул-реквесті: </w:t>
      </w:r>
      <w:hyperlink r:id="rId29" w:anchor="diff-1e38dfc189239a24d08b19ba19903f137f28e1ae43b4c058921abef7b02188fe" w:history="1">
        <w:r w:rsidRPr="00721630">
          <w:rPr>
            <w:rStyle w:val="a4"/>
            <w:lang w:val="uk-UA"/>
          </w:rPr>
          <w:t>https://github.com/artificial-intelligence-department/ai_programming_playground_2026/pull/495/changes#diff-1e38dfc189239a24d08b19ba19903f137f28e1ae43b4c058921abef7b02188fe</w:t>
        </w:r>
      </w:hyperlink>
      <w:r>
        <w:rPr>
          <w:color w:val="000000"/>
          <w:lang w:val="uk-UA"/>
        </w:rPr>
        <w:t xml:space="preserve"> </w:t>
      </w:r>
    </w:p>
    <w:p w:rsidR="0038304E" w:rsidRPr="0038304E" w:rsidRDefault="0038304E" w:rsidP="0038304E">
      <w:pPr>
        <w:pStyle w:val="a3"/>
        <w:spacing w:after="200"/>
        <w:rPr>
          <w:color w:val="000000"/>
          <w:lang w:val="uk-UA"/>
        </w:rPr>
      </w:pPr>
    </w:p>
    <w:p w:rsidR="00A37F1F" w:rsidRDefault="0038304E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6. </w:t>
      </w:r>
      <w:r w:rsidRPr="00354272">
        <w:rPr>
          <w:color w:val="000000"/>
        </w:rPr>
        <w:t>Practice# programming:  Self Practice Task</w:t>
      </w:r>
      <w:r w:rsidRPr="00354272">
        <w:rPr>
          <w:color w:val="000000"/>
          <w:lang w:val="uk-UA"/>
        </w:rPr>
        <w:t xml:space="preserve"> 1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Умова: Школяре, ти знаєш, що таке матриця? Матриця — це прямокутна таблиця.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Задано матрицю цілих чисел розміру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×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 (з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рядків і 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 стовпців). Елемент на перетині </w:t>
      </w:r>
      <w:r>
        <w:rPr>
          <w:rFonts w:ascii="Cambria Math" w:hAnsi="Cambria Math" w:cs="Cambria Math"/>
          <w:color w:val="8B949E"/>
          <w:sz w:val="21"/>
          <w:szCs w:val="21"/>
        </w:rPr>
        <w:t>𝑖</w:t>
      </w:r>
      <w:r>
        <w:rPr>
          <w:rFonts w:ascii="Consolas" w:hAnsi="Consolas"/>
          <w:color w:val="8B949E"/>
          <w:sz w:val="21"/>
          <w:szCs w:val="21"/>
        </w:rPr>
        <w:t xml:space="preserve">-ого рядка та </w:t>
      </w:r>
      <w:r>
        <w:rPr>
          <w:rFonts w:ascii="Cambria Math" w:hAnsi="Cambria Math" w:cs="Cambria Math"/>
          <w:color w:val="8B949E"/>
          <w:sz w:val="21"/>
          <w:szCs w:val="21"/>
        </w:rPr>
        <w:t>𝑗</w:t>
      </w:r>
      <w:r>
        <w:rPr>
          <w:rFonts w:ascii="Consolas" w:hAnsi="Consolas"/>
          <w:color w:val="8B949E"/>
          <w:sz w:val="21"/>
          <w:szCs w:val="21"/>
        </w:rPr>
        <w:t xml:space="preserve">-ого стовпця матриці позначимо </w:t>
      </w:r>
      <w:r>
        <w:rPr>
          <w:rFonts w:ascii="Cambria Math" w:hAnsi="Cambria Math" w:cs="Cambria Math"/>
          <w:color w:val="8B949E"/>
          <w:sz w:val="21"/>
          <w:szCs w:val="21"/>
        </w:rPr>
        <w:t>𝑎𝑖⁢𝑗</w:t>
      </w:r>
      <w:r>
        <w:rPr>
          <w:rFonts w:ascii="Consolas" w:hAnsi="Consolas"/>
          <w:color w:val="8B949E"/>
          <w:sz w:val="21"/>
          <w:szCs w:val="21"/>
        </w:rPr>
        <w:t>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У матриці кожне число зустрічається не більше як двічі.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Твоє завдання — знайти всі числа, що зустрічаються рівно двічі.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Вхідні дані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У першому рядку задано два цілих числа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і 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 — розміри матриці.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У наступних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рядках записано по 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 цілих чисел </w:t>
      </w:r>
      <w:r>
        <w:rPr>
          <w:rFonts w:ascii="Cambria Math" w:hAnsi="Cambria Math" w:cs="Cambria Math"/>
          <w:color w:val="8B949E"/>
          <w:sz w:val="21"/>
          <w:szCs w:val="21"/>
        </w:rPr>
        <w:t>𝑎𝑖⁢𝑗</w:t>
      </w:r>
      <w:r>
        <w:rPr>
          <w:rFonts w:ascii="Consolas" w:hAnsi="Consolas"/>
          <w:color w:val="8B949E"/>
          <w:sz w:val="21"/>
          <w:szCs w:val="21"/>
        </w:rPr>
        <w:t xml:space="preserve"> через пропуск — елементи матриці.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Вихідні дані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У першому рядку виведи ціле число </w:t>
      </w:r>
      <w:r>
        <w:rPr>
          <w:rFonts w:ascii="Cambria Math" w:hAnsi="Cambria Math" w:cs="Cambria Math"/>
          <w:color w:val="8B949E"/>
          <w:sz w:val="21"/>
          <w:szCs w:val="21"/>
        </w:rPr>
        <w:t>𝑘</w:t>
      </w:r>
      <w:r>
        <w:rPr>
          <w:rFonts w:ascii="Consolas" w:hAnsi="Consolas"/>
          <w:color w:val="8B949E"/>
          <w:sz w:val="21"/>
          <w:szCs w:val="21"/>
        </w:rPr>
        <w:t xml:space="preserve"> — кількість чисел, що зустрічаються в матриці рівно двічі.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У другому рядку виведи ці числа в будь-якому порядку.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&lt;algorithm&gt;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,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matrix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];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arr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index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matrix[i];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D2A8FF"/>
          <w:sz w:val="21"/>
          <w:szCs w:val="21"/>
        </w:rPr>
        <w:t>sort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matrix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matrix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>);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(matrix[i]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matrix[i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]){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arr[index]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matrix[i];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counter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index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cout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counter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counter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arr[i]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"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38304E" w:rsidRDefault="0038304E" w:rsidP="00A37F1F">
      <w:pPr>
        <w:pStyle w:val="a3"/>
        <w:spacing w:after="200"/>
        <w:rPr>
          <w:i/>
          <w:sz w:val="18"/>
          <w:szCs w:val="18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sz w:val="18"/>
          <w:szCs w:val="18"/>
          <w:lang w:val="en-US"/>
        </w:rPr>
        <w:t>Code</w:t>
      </w:r>
      <w:r w:rsidRPr="002C7CC4">
        <w:rPr>
          <w:i/>
          <w:sz w:val="18"/>
          <w:szCs w:val="18"/>
          <w:lang w:val="en-US"/>
        </w:rPr>
        <w:t xml:space="preserve"> #6. </w:t>
      </w:r>
      <w:r>
        <w:rPr>
          <w:i/>
          <w:sz w:val="18"/>
          <w:szCs w:val="18"/>
          <w:lang w:val="uk-UA"/>
        </w:rPr>
        <w:t>Код до алготестера 1.</w:t>
      </w:r>
    </w:p>
    <w:p w:rsidR="00C545B2" w:rsidRPr="00C545B2" w:rsidRDefault="00C545B2" w:rsidP="00C545B2">
      <w:pPr>
        <w:pStyle w:val="a3"/>
        <w:rPr>
          <w:lang w:val="uk-UA"/>
        </w:rPr>
      </w:pPr>
      <w:r>
        <w:t xml:space="preserve">Посилання на код у пул-реквесті: </w:t>
      </w:r>
      <w:hyperlink r:id="rId30" w:anchor="diff-093b5b82f15efc969418e9cc98983ac4633f4acdbfc98307ed755a6e5794a274" w:history="1">
        <w:r w:rsidRPr="00721630">
          <w:rPr>
            <w:rStyle w:val="a4"/>
          </w:rPr>
          <w:t>https://github.com/artificial-intelligence-department/ai_programming_playground_2026/pull/495/changes#diff-093b5b82f15efc969418e9cc98983ac4633f4acdbfc98307ed755a6e5794a274</w:t>
        </w:r>
      </w:hyperlink>
      <w:r>
        <w:rPr>
          <w:lang w:val="uk-UA"/>
        </w:rPr>
        <w:t xml:space="preserve"> </w:t>
      </w:r>
    </w:p>
    <w:p w:rsidR="00C545B2" w:rsidRDefault="00C545B2" w:rsidP="00A37F1F">
      <w:pPr>
        <w:pStyle w:val="a3"/>
        <w:spacing w:after="200"/>
        <w:rPr>
          <w:i/>
          <w:sz w:val="18"/>
          <w:szCs w:val="18"/>
          <w:lang w:val="uk-UA"/>
        </w:rPr>
      </w:pPr>
    </w:p>
    <w:p w:rsidR="0038304E" w:rsidRDefault="0038304E" w:rsidP="00A37F1F">
      <w:pPr>
        <w:pStyle w:val="a3"/>
        <w:spacing w:after="200"/>
        <w:rPr>
          <w:i/>
          <w:sz w:val="18"/>
          <w:szCs w:val="18"/>
          <w:lang w:val="uk-UA"/>
        </w:rPr>
      </w:pPr>
    </w:p>
    <w:p w:rsidR="0038304E" w:rsidRDefault="0038304E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</w:rPr>
        <w:t xml:space="preserve">Завдання </w:t>
      </w:r>
      <w:r>
        <w:rPr>
          <w:color w:val="000000"/>
          <w:lang w:val="uk-UA"/>
        </w:rPr>
        <w:t>7</w:t>
      </w:r>
      <w:r>
        <w:rPr>
          <w:color w:val="000000"/>
        </w:rPr>
        <w:t xml:space="preserve">. Practice# programming:  Self Practice Task </w:t>
      </w:r>
      <w:r>
        <w:rPr>
          <w:color w:val="000000"/>
          <w:lang w:val="uk-UA"/>
        </w:rPr>
        <w:t>2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 w:eastAsia="uk-UA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Умова: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Задано бінарну матрицю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×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. За один хід дозволяється поміняти місцями значення двох елементів. Потрібно визначити, чи можна поміняти їх так, щоб не існувало підматриці розміром </w:t>
      </w:r>
      <w:r>
        <w:rPr>
          <w:rFonts w:ascii="Cambria Math" w:hAnsi="Cambria Math" w:cs="Cambria Math"/>
          <w:color w:val="8B949E"/>
          <w:sz w:val="21"/>
          <w:szCs w:val="21"/>
        </w:rPr>
        <w:t>𝑎</w:t>
      </w:r>
      <w:r>
        <w:rPr>
          <w:rFonts w:ascii="Consolas" w:hAnsi="Consolas"/>
          <w:color w:val="8B949E"/>
          <w:sz w:val="21"/>
          <w:szCs w:val="21"/>
        </w:rPr>
        <w:t xml:space="preserve"> ×</w:t>
      </w:r>
      <w:r>
        <w:rPr>
          <w:rFonts w:ascii="Cambria Math" w:hAnsi="Cambria Math" w:cs="Cambria Math"/>
          <w:color w:val="8B949E"/>
          <w:sz w:val="21"/>
          <w:szCs w:val="21"/>
        </w:rPr>
        <w:t>𝑏</w:t>
      </w:r>
      <w:r>
        <w:rPr>
          <w:rFonts w:ascii="Consolas" w:hAnsi="Consolas"/>
          <w:color w:val="8B949E"/>
          <w:sz w:val="21"/>
          <w:szCs w:val="21"/>
        </w:rPr>
        <w:t>, у якої усі елементи рівні 1. Зауважте, що вам дозволяється робити довільну кількість ходів.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Вхідні дані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У першому рядку задано ціле число </w:t>
      </w:r>
      <w:r>
        <w:rPr>
          <w:rFonts w:ascii="Cambria Math" w:hAnsi="Cambria Math" w:cs="Cambria Math"/>
          <w:color w:val="8B949E"/>
          <w:sz w:val="21"/>
          <w:szCs w:val="21"/>
        </w:rPr>
        <w:t>𝑡</w:t>
      </w:r>
      <w:r>
        <w:rPr>
          <w:rFonts w:ascii="Consolas" w:hAnsi="Consolas"/>
          <w:color w:val="8B949E"/>
          <w:sz w:val="21"/>
          <w:szCs w:val="21"/>
        </w:rPr>
        <w:t xml:space="preserve"> — кількість тестів.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Далі йдуть </w:t>
      </w:r>
      <w:r>
        <w:rPr>
          <w:rFonts w:ascii="Cambria Math" w:hAnsi="Cambria Math" w:cs="Cambria Math"/>
          <w:color w:val="8B949E"/>
          <w:sz w:val="21"/>
          <w:szCs w:val="21"/>
        </w:rPr>
        <w:t>𝑡</w:t>
      </w:r>
      <w:r>
        <w:rPr>
          <w:rFonts w:ascii="Consolas" w:hAnsi="Consolas"/>
          <w:color w:val="8B949E"/>
          <w:sz w:val="21"/>
          <w:szCs w:val="21"/>
        </w:rPr>
        <w:t xml:space="preserve"> тестів у такому форматі: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У першому рядку задано чотири цілих числа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, </w:t>
      </w:r>
      <w:r>
        <w:rPr>
          <w:rFonts w:ascii="Cambria Math" w:hAnsi="Cambria Math" w:cs="Cambria Math"/>
          <w:color w:val="8B949E"/>
          <w:sz w:val="21"/>
          <w:szCs w:val="21"/>
        </w:rPr>
        <w:t>𝑚</w:t>
      </w:r>
      <w:r>
        <w:rPr>
          <w:rFonts w:ascii="Consolas" w:hAnsi="Consolas"/>
          <w:color w:val="8B949E"/>
          <w:sz w:val="21"/>
          <w:szCs w:val="21"/>
        </w:rPr>
        <w:t xml:space="preserve">, </w:t>
      </w:r>
      <w:r>
        <w:rPr>
          <w:rFonts w:ascii="Cambria Math" w:hAnsi="Cambria Math" w:cs="Cambria Math"/>
          <w:color w:val="8B949E"/>
          <w:sz w:val="21"/>
          <w:szCs w:val="21"/>
        </w:rPr>
        <w:t>𝑎</w:t>
      </w:r>
      <w:r>
        <w:rPr>
          <w:rFonts w:ascii="Consolas" w:hAnsi="Consolas"/>
          <w:color w:val="8B949E"/>
          <w:sz w:val="21"/>
          <w:szCs w:val="21"/>
        </w:rPr>
        <w:t xml:space="preserve"> та </w:t>
      </w:r>
      <w:r>
        <w:rPr>
          <w:rFonts w:ascii="Cambria Math" w:hAnsi="Cambria Math" w:cs="Cambria Math"/>
          <w:color w:val="8B949E"/>
          <w:sz w:val="21"/>
          <w:szCs w:val="21"/>
        </w:rPr>
        <w:t>𝑏</w:t>
      </w:r>
      <w:r>
        <w:rPr>
          <w:rFonts w:ascii="Consolas" w:hAnsi="Consolas"/>
          <w:color w:val="8B949E"/>
          <w:sz w:val="21"/>
          <w:szCs w:val="21"/>
        </w:rPr>
        <w:t>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lastRenderedPageBreak/>
        <w:t xml:space="preserve">У наступних </w:t>
      </w:r>
      <w:r>
        <w:rPr>
          <w:rFonts w:ascii="Cambria Math" w:hAnsi="Cambria Math" w:cs="Cambria Math"/>
          <w:color w:val="8B949E"/>
          <w:sz w:val="21"/>
          <w:szCs w:val="21"/>
        </w:rPr>
        <w:t>𝑛</w:t>
      </w:r>
      <w:r>
        <w:rPr>
          <w:rFonts w:ascii="Consolas" w:hAnsi="Consolas"/>
          <w:color w:val="8B949E"/>
          <w:sz w:val="21"/>
          <w:szCs w:val="21"/>
        </w:rPr>
        <w:t xml:space="preserve"> рядках задано матрицю, яка складається лише з 0 та 1.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Вихідні дані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Для кожного тесту виведіть YES, якщо отримати шукану матрицю можливо, або NO в іншому випадку.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&lt;iostream&gt;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std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int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()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cin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n,m,a,b,counter;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counter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m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b;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k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k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n; k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m; j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FF7B72"/>
          <w:sz w:val="21"/>
          <w:szCs w:val="21"/>
        </w:rPr>
        <w:t>char</w:t>
      </w:r>
      <w:r>
        <w:rPr>
          <w:rFonts w:ascii="Consolas" w:hAnsi="Consolas"/>
          <w:color w:val="C9D1D9"/>
          <w:sz w:val="21"/>
          <w:szCs w:val="21"/>
        </w:rPr>
        <w:t xml:space="preserve"> val;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cin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val;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(val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'0'</w:t>
      </w:r>
      <w:r>
        <w:rPr>
          <w:rFonts w:ascii="Consolas" w:hAnsi="Consolas"/>
          <w:color w:val="C9D1D9"/>
          <w:sz w:val="21"/>
          <w:szCs w:val="21"/>
        </w:rPr>
        <w:t>){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    counter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result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a)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(m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b);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(counter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result){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"YES"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>{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cout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endl</w:t>
      </w:r>
      <w:r>
        <w:rPr>
          <w:rFonts w:ascii="Consolas" w:hAnsi="Consolas"/>
          <w:color w:val="C9D1D9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:rsidR="0038304E" w:rsidRDefault="0038304E" w:rsidP="0038304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// Зараховано</w:t>
      </w:r>
    </w:p>
    <w:p w:rsidR="0038304E" w:rsidRDefault="0038304E" w:rsidP="00A37F1F">
      <w:pPr>
        <w:pStyle w:val="a3"/>
        <w:spacing w:after="200"/>
        <w:rPr>
          <w:i/>
          <w:sz w:val="18"/>
          <w:szCs w:val="18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sz w:val="18"/>
          <w:szCs w:val="18"/>
          <w:lang w:val="en-US"/>
        </w:rPr>
        <w:t>Code</w:t>
      </w:r>
      <w:r>
        <w:rPr>
          <w:i/>
          <w:sz w:val="18"/>
          <w:szCs w:val="18"/>
          <w:lang w:val="ru-RU"/>
        </w:rPr>
        <w:t xml:space="preserve"> #7. </w:t>
      </w:r>
      <w:r>
        <w:rPr>
          <w:i/>
          <w:sz w:val="18"/>
          <w:szCs w:val="18"/>
        </w:rPr>
        <w:t xml:space="preserve">Код </w:t>
      </w:r>
      <w:r>
        <w:rPr>
          <w:i/>
          <w:sz w:val="18"/>
          <w:szCs w:val="18"/>
          <w:lang w:val="uk-UA"/>
        </w:rPr>
        <w:t>алготестера 2</w:t>
      </w:r>
      <w:r>
        <w:rPr>
          <w:i/>
          <w:sz w:val="18"/>
          <w:szCs w:val="18"/>
        </w:rPr>
        <w:t>.</w:t>
      </w:r>
    </w:p>
    <w:p w:rsidR="00C545B2" w:rsidRDefault="00C545B2" w:rsidP="00A37F1F">
      <w:pPr>
        <w:pStyle w:val="a3"/>
        <w:spacing w:after="200"/>
        <w:rPr>
          <w:i/>
          <w:sz w:val="18"/>
          <w:szCs w:val="18"/>
        </w:rPr>
      </w:pPr>
    </w:p>
    <w:p w:rsidR="00C545B2" w:rsidRPr="00C545B2" w:rsidRDefault="00C545B2" w:rsidP="00C545B2">
      <w:pPr>
        <w:pStyle w:val="a3"/>
        <w:ind w:left="360"/>
        <w:rPr>
          <w:lang w:val="uk-UA"/>
        </w:rPr>
      </w:pPr>
      <w:r>
        <w:t xml:space="preserve">Посилання на код у пул-реквесті: </w:t>
      </w:r>
      <w:hyperlink r:id="rId31" w:anchor="diff-fdfea1d0b3185e8cdf0100768d55c56b1268bd1e1230983e95a8f42c8f0be5d3" w:history="1">
        <w:r w:rsidRPr="00721630">
          <w:rPr>
            <w:rStyle w:val="a4"/>
          </w:rPr>
          <w:t>https://github.com/artificial-intelligence-department/ai_programming_playground_2026/pull/495/changes#diff-fdfea1d0b3185e8cdf0100768d55c56b1268bd1e1230983e95a8f42c8f0be5d3</w:t>
        </w:r>
      </w:hyperlink>
      <w:r>
        <w:rPr>
          <w:lang w:val="uk-UA"/>
        </w:rPr>
        <w:t xml:space="preserve"> </w:t>
      </w:r>
    </w:p>
    <w:p w:rsidR="00C545B2" w:rsidRPr="00C545B2" w:rsidRDefault="00C545B2" w:rsidP="00C545B2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</w:pPr>
      <w:r w:rsidRPr="00C545B2"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4</w:t>
      </w:r>
      <w:r w:rsidRPr="00C545B2">
        <w:rPr>
          <w:rFonts w:ascii="Times New Roman" w:eastAsia="Times New Roman" w:hAnsi="Times New Roman" w:cs="Times New Roman"/>
          <w:b/>
          <w:bCs/>
          <w:color w:val="000000"/>
          <w:sz w:val="28"/>
        </w:rPr>
        <w:t>.</w:t>
      </w:r>
      <w:r w:rsidRPr="00C545B2"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>Результати виконання завдань, тестування та фактично затрачений час:</w:t>
      </w:r>
    </w:p>
    <w:p w:rsidR="00C545B2" w:rsidRDefault="00C545B2" w:rsidP="00C545B2">
      <w:pPr>
        <w:pStyle w:val="a3"/>
        <w:spacing w:after="200"/>
        <w:ind w:left="360"/>
        <w:rPr>
          <w:color w:val="000000"/>
        </w:rPr>
      </w:pPr>
      <w:r>
        <w:rPr>
          <w:color w:val="000000"/>
          <w:lang w:val="uk-UA"/>
        </w:rPr>
        <w:t xml:space="preserve">Завдання 1. </w:t>
      </w:r>
      <w:r w:rsidRPr="007B6B14">
        <w:rPr>
          <w:color w:val="000000"/>
        </w:rPr>
        <w:t>Lab# programming: Lab 4</w:t>
      </w:r>
    </w:p>
    <w:p w:rsidR="00C545B2" w:rsidRDefault="00C545B2" w:rsidP="00C545B2">
      <w:pPr>
        <w:pStyle w:val="a3"/>
        <w:spacing w:after="200"/>
        <w:ind w:left="360"/>
        <w:rPr>
          <w:color w:val="000000"/>
        </w:rPr>
      </w:pPr>
      <w:r w:rsidRPr="00C545B2">
        <w:rPr>
          <w:noProof/>
          <w:color w:val="000000"/>
          <w:lang w:val="uk-UA" w:eastAsia="uk-UA"/>
        </w:rPr>
        <w:lastRenderedPageBreak/>
        <w:drawing>
          <wp:inline distT="0" distB="0" distL="0" distR="0" wp14:anchorId="0B08DDC5" wp14:editId="4D502BCB">
            <wp:extent cx="2796782" cy="95258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B2" w:rsidRDefault="00C545B2" w:rsidP="00C545B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>
        <w:rPr>
          <w:color w:val="000000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13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програми 1</w:t>
      </w:r>
    </w:p>
    <w:p w:rsidR="00C545B2" w:rsidRPr="00C545B2" w:rsidRDefault="00C545B2" w:rsidP="00C545B2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>Затрачений час: 30хв</w:t>
      </w:r>
    </w:p>
    <w:p w:rsidR="00C545B2" w:rsidRDefault="00C545B2" w:rsidP="00C545B2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2. </w:t>
      </w:r>
      <w:r>
        <w:rPr>
          <w:color w:val="000000"/>
        </w:rPr>
        <w:t xml:space="preserve">Lab# programming: Lab </w:t>
      </w:r>
      <w:r>
        <w:rPr>
          <w:color w:val="000000"/>
          <w:lang w:val="uk-UA"/>
        </w:rPr>
        <w:t>5</w:t>
      </w:r>
    </w:p>
    <w:p w:rsidR="00C545B2" w:rsidRPr="00C545B2" w:rsidRDefault="00C545B2" w:rsidP="00C545B2">
      <w:pPr>
        <w:pStyle w:val="a3"/>
        <w:spacing w:after="200"/>
        <w:ind w:left="360"/>
        <w:rPr>
          <w:color w:val="000000"/>
          <w:lang w:val="uk-UA"/>
        </w:rPr>
      </w:pPr>
      <w:r w:rsidRPr="00C545B2">
        <w:rPr>
          <w:noProof/>
          <w:color w:val="000000"/>
          <w:lang w:val="uk-UA" w:eastAsia="uk-UA"/>
        </w:rPr>
        <w:drawing>
          <wp:inline distT="0" distB="0" distL="0" distR="0" wp14:anchorId="24CCB993" wp14:editId="616EB953">
            <wp:extent cx="3703641" cy="108213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B2" w:rsidRDefault="00C545B2" w:rsidP="00C545B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14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програми 2.</w:t>
      </w:r>
    </w:p>
    <w:p w:rsidR="00C545B2" w:rsidRDefault="00C545B2" w:rsidP="00C545B2">
      <w:pPr>
        <w:pStyle w:val="a3"/>
        <w:spacing w:after="200"/>
        <w:ind w:left="360"/>
        <w:rPr>
          <w:color w:val="000000"/>
          <w:lang w:val="uk-UA"/>
        </w:rPr>
      </w:pPr>
      <w:r>
        <w:rPr>
          <w:color w:val="000000"/>
          <w:lang w:val="uk-UA"/>
        </w:rPr>
        <w:t xml:space="preserve">    Затрачений час: 30хв</w:t>
      </w:r>
    </w:p>
    <w:p w:rsidR="00C545B2" w:rsidRDefault="00C545B2" w:rsidP="00C545B2">
      <w:pPr>
        <w:pStyle w:val="a3"/>
        <w:spacing w:after="200"/>
        <w:ind w:left="360"/>
        <w:rPr>
          <w:color w:val="000000"/>
          <w:lang w:val="en-US"/>
        </w:rPr>
      </w:pPr>
      <w:r>
        <w:rPr>
          <w:color w:val="000000"/>
          <w:lang w:val="uk-UA"/>
        </w:rPr>
        <w:t xml:space="preserve">Завдання 3. </w:t>
      </w:r>
      <w:r w:rsidRPr="000758A2">
        <w:rPr>
          <w:color w:val="000000"/>
        </w:rPr>
        <w:t>Lab# programming: Algotester Lab 2</w:t>
      </w:r>
      <w:r>
        <w:rPr>
          <w:color w:val="000000"/>
          <w:lang w:val="en-US"/>
        </w:rPr>
        <w:t>.</w:t>
      </w:r>
    </w:p>
    <w:p w:rsidR="00C545B2" w:rsidRPr="00C545B2" w:rsidRDefault="00C545B2" w:rsidP="00C545B2">
      <w:pPr>
        <w:pStyle w:val="a3"/>
        <w:spacing w:after="200"/>
        <w:ind w:left="360"/>
        <w:rPr>
          <w:color w:val="000000"/>
          <w:lang w:val="en-US"/>
        </w:rPr>
      </w:pPr>
      <w:r w:rsidRPr="00C545B2">
        <w:rPr>
          <w:noProof/>
          <w:color w:val="000000"/>
          <w:lang w:val="uk-UA" w:eastAsia="uk-UA"/>
        </w:rPr>
        <w:drawing>
          <wp:inline distT="0" distB="0" distL="0" distR="0" wp14:anchorId="0EA26F0F" wp14:editId="5571EF37">
            <wp:extent cx="1996613" cy="739204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B2" w:rsidRDefault="00C545B2" w:rsidP="00C545B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 w:rsidR="00281C02">
        <w:rPr>
          <w:i/>
          <w:color w:val="000000"/>
          <w:sz w:val="18"/>
          <w:szCs w:val="18"/>
          <w:lang w:val="ru-RU"/>
        </w:rPr>
        <w:t>15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 xml:space="preserve">Виконання </w:t>
      </w:r>
      <w:r w:rsidR="00281C02">
        <w:rPr>
          <w:i/>
          <w:color w:val="000000"/>
          <w:sz w:val="18"/>
          <w:szCs w:val="18"/>
          <w:lang w:val="uk-UA"/>
        </w:rPr>
        <w:t>алготестера 1</w:t>
      </w:r>
      <w:r>
        <w:rPr>
          <w:i/>
          <w:color w:val="000000"/>
          <w:sz w:val="18"/>
          <w:szCs w:val="18"/>
          <w:lang w:val="uk-UA"/>
        </w:rPr>
        <w:t>.</w:t>
      </w:r>
    </w:p>
    <w:p w:rsidR="00281C02" w:rsidRDefault="00281C02" w:rsidP="00C545B2">
      <w:pPr>
        <w:pStyle w:val="a3"/>
        <w:spacing w:after="200"/>
        <w:rPr>
          <w:color w:val="000000"/>
        </w:rPr>
      </w:pPr>
      <w:r w:rsidRPr="00281C02">
        <w:rPr>
          <w:noProof/>
          <w:color w:val="000000"/>
          <w:lang w:val="uk-UA" w:eastAsia="uk-UA"/>
        </w:rPr>
        <w:drawing>
          <wp:inline distT="0" distB="0" distL="0" distR="0" wp14:anchorId="1EC22D3F" wp14:editId="0C25D18E">
            <wp:extent cx="6120765" cy="2019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02" w:rsidRPr="00281C02" w:rsidRDefault="00281C02" w:rsidP="00281C02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16</w:t>
      </w:r>
      <w:r>
        <w:rPr>
          <w:i/>
          <w:color w:val="000000"/>
          <w:sz w:val="18"/>
          <w:szCs w:val="18"/>
          <w:lang w:val="uk-UA"/>
        </w:rPr>
        <w:t>. Зарахування задачі системою</w:t>
      </w:r>
    </w:p>
    <w:p w:rsidR="00281C02" w:rsidRPr="007B6B14" w:rsidRDefault="00281C02" w:rsidP="00C545B2">
      <w:pPr>
        <w:pStyle w:val="a3"/>
        <w:spacing w:after="200"/>
        <w:rPr>
          <w:color w:val="000000"/>
        </w:rPr>
      </w:pPr>
    </w:p>
    <w:p w:rsidR="00C545B2" w:rsidRDefault="00C545B2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ab/>
      </w:r>
      <w:r w:rsidR="00281C02">
        <w:rPr>
          <w:color w:val="000000"/>
          <w:lang w:val="uk-UA"/>
        </w:rPr>
        <w:t>Затрачений час: 15хв</w:t>
      </w:r>
    </w:p>
    <w:p w:rsidR="00281C02" w:rsidRDefault="00281C02" w:rsidP="00281C02">
      <w:pPr>
        <w:pStyle w:val="a3"/>
        <w:spacing w:after="200"/>
        <w:ind w:left="360"/>
        <w:rPr>
          <w:color w:val="000000"/>
          <w:lang w:val="en-US"/>
        </w:rPr>
      </w:pPr>
      <w:r>
        <w:rPr>
          <w:color w:val="000000"/>
          <w:lang w:val="uk-UA"/>
        </w:rPr>
        <w:t xml:space="preserve">Завдання 4. </w:t>
      </w:r>
      <w:r w:rsidRPr="000758A2">
        <w:rPr>
          <w:color w:val="000000"/>
        </w:rPr>
        <w:t>La</w:t>
      </w:r>
      <w:r>
        <w:rPr>
          <w:color w:val="000000"/>
        </w:rPr>
        <w:t xml:space="preserve">b# programming: Algotester Lab </w:t>
      </w:r>
      <w:r>
        <w:rPr>
          <w:color w:val="000000"/>
          <w:lang w:val="uk-UA"/>
        </w:rPr>
        <w:t>3</w:t>
      </w:r>
      <w:r>
        <w:rPr>
          <w:color w:val="000000"/>
          <w:lang w:val="en-US"/>
        </w:rPr>
        <w:t>.</w:t>
      </w:r>
    </w:p>
    <w:p w:rsidR="00281C02" w:rsidRDefault="00281C02" w:rsidP="00A37F1F">
      <w:pPr>
        <w:pStyle w:val="a3"/>
        <w:spacing w:after="200"/>
        <w:rPr>
          <w:color w:val="000000"/>
          <w:lang w:val="en-US"/>
        </w:rPr>
      </w:pPr>
      <w:r>
        <w:rPr>
          <w:color w:val="000000"/>
          <w:lang w:val="en-US"/>
        </w:rPr>
        <w:tab/>
      </w:r>
      <w:r w:rsidRPr="00281C02">
        <w:rPr>
          <w:noProof/>
          <w:color w:val="000000"/>
          <w:lang w:val="uk-UA" w:eastAsia="uk-UA"/>
        </w:rPr>
        <w:drawing>
          <wp:inline distT="0" distB="0" distL="0" distR="0" wp14:anchorId="24B78F59" wp14:editId="1F702C5C">
            <wp:extent cx="1196444" cy="74682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02" w:rsidRDefault="00281C02" w:rsidP="00A37F1F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en-US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17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алготестера 2.</w:t>
      </w:r>
    </w:p>
    <w:p w:rsidR="00281C02" w:rsidRPr="00281C02" w:rsidRDefault="00281C02" w:rsidP="00A37F1F">
      <w:pPr>
        <w:pStyle w:val="a3"/>
        <w:spacing w:after="200"/>
        <w:rPr>
          <w:color w:val="000000"/>
          <w:lang w:val="ru-RU"/>
        </w:rPr>
      </w:pPr>
      <w:r>
        <w:rPr>
          <w:i/>
          <w:color w:val="000000"/>
          <w:sz w:val="18"/>
          <w:szCs w:val="18"/>
          <w:lang w:val="uk-UA"/>
        </w:rPr>
        <w:tab/>
      </w:r>
      <w:r w:rsidRPr="00281C02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7C948F20" wp14:editId="4269FF5E">
            <wp:extent cx="6120765" cy="18859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C02" w:rsidRDefault="00281C02" w:rsidP="00A37F1F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uk-UA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18</w:t>
      </w:r>
      <w:r>
        <w:rPr>
          <w:i/>
          <w:color w:val="000000"/>
          <w:sz w:val="18"/>
          <w:szCs w:val="18"/>
          <w:lang w:val="uk-UA"/>
        </w:rPr>
        <w:t>. Зарахування задачі системою</w:t>
      </w:r>
    </w:p>
    <w:p w:rsidR="00281C02" w:rsidRDefault="00281C02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>Затрачений час: 25хв</w:t>
      </w:r>
    </w:p>
    <w:p w:rsidR="00281C02" w:rsidRDefault="00281C02" w:rsidP="00281C02">
      <w:pPr>
        <w:pStyle w:val="a3"/>
        <w:spacing w:after="200"/>
        <w:ind w:left="360"/>
        <w:rPr>
          <w:i/>
          <w:color w:val="000000"/>
          <w:sz w:val="18"/>
          <w:szCs w:val="18"/>
          <w:lang w:val="uk-UA"/>
        </w:rPr>
      </w:pPr>
      <w:r w:rsidRPr="000758A2">
        <w:rPr>
          <w:color w:val="000000"/>
          <w:lang w:val="uk-UA"/>
        </w:rPr>
        <w:t>Завдання 5</w:t>
      </w:r>
      <w:r>
        <w:rPr>
          <w:i/>
          <w:color w:val="000000"/>
          <w:sz w:val="18"/>
          <w:szCs w:val="18"/>
          <w:lang w:val="uk-UA"/>
        </w:rPr>
        <w:t>.</w:t>
      </w:r>
      <w:r w:rsidRPr="000758A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54272">
        <w:rPr>
          <w:color w:val="000000"/>
        </w:rPr>
        <w:t>Practice# programming: Class Practice Task</w:t>
      </w:r>
      <w:r w:rsidRPr="00354272">
        <w:rPr>
          <w:i/>
          <w:color w:val="000000"/>
          <w:lang w:val="uk-UA"/>
        </w:rPr>
        <w:t>.</w:t>
      </w:r>
    </w:p>
    <w:p w:rsidR="00281C02" w:rsidRDefault="00281C02" w:rsidP="00A37F1F">
      <w:pPr>
        <w:pStyle w:val="a3"/>
        <w:spacing w:after="200"/>
        <w:rPr>
          <w:color w:val="000000"/>
          <w:lang w:val="uk-UA"/>
        </w:rPr>
      </w:pPr>
      <w:r w:rsidRPr="00281C02">
        <w:rPr>
          <w:noProof/>
          <w:color w:val="000000"/>
          <w:lang w:val="uk-UA" w:eastAsia="uk-UA"/>
        </w:rPr>
        <w:drawing>
          <wp:inline distT="0" distB="0" distL="0" distR="0" wp14:anchorId="604F4527" wp14:editId="046D82DB">
            <wp:extent cx="3673158" cy="2591025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A37F1F">
      <w:pPr>
        <w:pStyle w:val="a3"/>
        <w:spacing w:after="200"/>
        <w:rPr>
          <w:color w:val="000000"/>
          <w:lang w:val="uk-UA"/>
        </w:rPr>
      </w:pPr>
      <w:r w:rsidRPr="00400DE8">
        <w:rPr>
          <w:noProof/>
          <w:color w:val="000000"/>
          <w:lang w:val="uk-UA" w:eastAsia="uk-UA"/>
        </w:rPr>
        <w:drawing>
          <wp:inline distT="0" distB="0" distL="0" distR="0" wp14:anchorId="0CFBF876" wp14:editId="4D11C030">
            <wp:extent cx="3894157" cy="2263336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A37F1F">
      <w:pPr>
        <w:pStyle w:val="a3"/>
        <w:spacing w:after="200"/>
        <w:rPr>
          <w:color w:val="000000"/>
          <w:lang w:val="uk-UA"/>
        </w:rPr>
      </w:pPr>
      <w:r w:rsidRPr="00400DE8">
        <w:rPr>
          <w:noProof/>
          <w:color w:val="000000"/>
          <w:lang w:val="uk-UA" w:eastAsia="uk-UA"/>
        </w:rPr>
        <w:drawing>
          <wp:inline distT="0" distB="0" distL="0" distR="0" wp14:anchorId="1573FA89" wp14:editId="61472A2C">
            <wp:extent cx="3017782" cy="259102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A37F1F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19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практичної програми.</w:t>
      </w:r>
    </w:p>
    <w:p w:rsidR="00400DE8" w:rsidRDefault="00400DE8" w:rsidP="00400DE8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ab/>
        <w:t>Затрачений час: 4.5год</w:t>
      </w:r>
    </w:p>
    <w:p w:rsidR="00400DE8" w:rsidRDefault="00400DE8" w:rsidP="00400DE8">
      <w:pPr>
        <w:pStyle w:val="a3"/>
        <w:spacing w:after="200"/>
        <w:rPr>
          <w:color w:val="000000"/>
          <w:lang w:val="uk-UA"/>
        </w:rPr>
      </w:pPr>
    </w:p>
    <w:p w:rsidR="00400DE8" w:rsidRDefault="00400DE8" w:rsidP="00400DE8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 xml:space="preserve">Завдання 6. </w:t>
      </w:r>
      <w:r w:rsidRPr="00354272">
        <w:rPr>
          <w:color w:val="000000"/>
        </w:rPr>
        <w:t>Practice# programming:  Self Practice Task</w:t>
      </w:r>
      <w:r w:rsidRPr="00354272">
        <w:rPr>
          <w:color w:val="000000"/>
          <w:lang w:val="uk-UA"/>
        </w:rPr>
        <w:t xml:space="preserve"> 1</w:t>
      </w:r>
    </w:p>
    <w:p w:rsidR="00400DE8" w:rsidRDefault="00400DE8" w:rsidP="00A37F1F">
      <w:pPr>
        <w:pStyle w:val="a3"/>
        <w:spacing w:after="200"/>
        <w:rPr>
          <w:color w:val="000000"/>
          <w:lang w:val="uk-UA"/>
        </w:rPr>
      </w:pPr>
      <w:r w:rsidRPr="00400DE8">
        <w:rPr>
          <w:noProof/>
          <w:color w:val="000000"/>
          <w:lang w:val="uk-UA" w:eastAsia="uk-UA"/>
        </w:rPr>
        <w:drawing>
          <wp:inline distT="0" distB="0" distL="0" distR="0" wp14:anchorId="75FFAEB7" wp14:editId="0DD2B84B">
            <wp:extent cx="1615580" cy="548688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400DE8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20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додаткового завдання</w:t>
      </w:r>
    </w:p>
    <w:p w:rsidR="00400DE8" w:rsidRDefault="00400DE8" w:rsidP="00400DE8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 w:rsidRPr="00400DE8">
        <w:rPr>
          <w:i/>
          <w:noProof/>
          <w:color w:val="000000"/>
          <w:sz w:val="18"/>
          <w:szCs w:val="18"/>
          <w:lang w:val="uk-UA" w:eastAsia="uk-UA"/>
        </w:rPr>
        <w:drawing>
          <wp:inline distT="0" distB="0" distL="0" distR="0" wp14:anchorId="2238BB75" wp14:editId="17E8F628">
            <wp:extent cx="6120765" cy="285115"/>
            <wp:effectExtent l="0" t="0" r="0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  <w:sz w:val="18"/>
          <w:szCs w:val="18"/>
          <w:lang w:val="uk-UA"/>
        </w:rPr>
        <w:t>.</w:t>
      </w:r>
      <w:r>
        <w:rPr>
          <w:i/>
          <w:color w:val="000000"/>
          <w:sz w:val="18"/>
          <w:szCs w:val="18"/>
          <w:lang w:val="uk-UA"/>
        </w:rPr>
        <w:tab/>
      </w:r>
      <w:r>
        <w:rPr>
          <w:i/>
          <w:color w:val="000000"/>
          <w:sz w:val="18"/>
          <w:szCs w:val="18"/>
          <w:lang w:val="uk-UA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21</w:t>
      </w:r>
      <w:r>
        <w:rPr>
          <w:i/>
          <w:color w:val="000000"/>
          <w:sz w:val="18"/>
          <w:szCs w:val="18"/>
          <w:lang w:val="uk-UA"/>
        </w:rPr>
        <w:t>. Зарахування задачі системою</w:t>
      </w:r>
    </w:p>
    <w:p w:rsidR="00400DE8" w:rsidRDefault="00400DE8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Затрачений час : 20хв.</w:t>
      </w:r>
    </w:p>
    <w:p w:rsidR="00400DE8" w:rsidRDefault="00400DE8" w:rsidP="00400DE8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 xml:space="preserve">Завдання 7. </w:t>
      </w:r>
      <w:r w:rsidRPr="00354272">
        <w:rPr>
          <w:color w:val="000000"/>
        </w:rPr>
        <w:t>Practice# programming:  Self Practice Task</w:t>
      </w:r>
      <w:r>
        <w:rPr>
          <w:color w:val="000000"/>
          <w:lang w:val="uk-UA"/>
        </w:rPr>
        <w:t xml:space="preserve"> 2</w:t>
      </w:r>
    </w:p>
    <w:p w:rsidR="00400DE8" w:rsidRDefault="00400DE8" w:rsidP="00400DE8">
      <w:pPr>
        <w:pStyle w:val="a3"/>
        <w:spacing w:after="200"/>
        <w:rPr>
          <w:color w:val="000000"/>
          <w:lang w:val="uk-UA"/>
        </w:rPr>
      </w:pPr>
      <w:r w:rsidRPr="00400DE8">
        <w:rPr>
          <w:noProof/>
          <w:color w:val="000000"/>
          <w:lang w:val="uk-UA" w:eastAsia="uk-UA"/>
        </w:rPr>
        <w:drawing>
          <wp:inline distT="0" distB="0" distL="0" distR="0" wp14:anchorId="53B847EC" wp14:editId="67C5B239">
            <wp:extent cx="1066892" cy="65537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400DE8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22</w:t>
      </w:r>
      <w:r>
        <w:rPr>
          <w:i/>
          <w:color w:val="000000"/>
          <w:sz w:val="18"/>
          <w:szCs w:val="18"/>
        </w:rPr>
        <w:t>.</w:t>
      </w:r>
      <w:r>
        <w:rPr>
          <w:i/>
          <w:color w:val="000000"/>
          <w:sz w:val="18"/>
          <w:szCs w:val="18"/>
          <w:lang w:val="uk-UA"/>
        </w:rPr>
        <w:t>Виконання додаткового завдання</w:t>
      </w:r>
    </w:p>
    <w:p w:rsidR="00400DE8" w:rsidRDefault="00400DE8" w:rsidP="00A37F1F">
      <w:pPr>
        <w:pStyle w:val="a3"/>
        <w:spacing w:after="200"/>
        <w:rPr>
          <w:color w:val="000000"/>
          <w:lang w:val="uk-UA"/>
        </w:rPr>
      </w:pPr>
      <w:r w:rsidRPr="00400DE8">
        <w:rPr>
          <w:noProof/>
          <w:color w:val="000000"/>
          <w:lang w:val="uk-UA" w:eastAsia="uk-UA"/>
        </w:rPr>
        <w:drawing>
          <wp:inline distT="0" distB="0" distL="0" distR="0" wp14:anchorId="68C9FA00" wp14:editId="38703393">
            <wp:extent cx="6120765" cy="2127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DE8" w:rsidRDefault="00400DE8" w:rsidP="00A37F1F">
      <w:pPr>
        <w:pStyle w:val="a3"/>
        <w:spacing w:after="200"/>
        <w:rPr>
          <w:i/>
          <w:color w:val="000000"/>
          <w:sz w:val="18"/>
          <w:szCs w:val="18"/>
          <w:lang w:val="uk-UA"/>
        </w:rPr>
      </w:pP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color w:val="000000"/>
          <w:lang w:val="uk-UA"/>
        </w:rPr>
        <w:tab/>
      </w:r>
      <w:r>
        <w:rPr>
          <w:i/>
          <w:color w:val="000000"/>
          <w:sz w:val="18"/>
          <w:szCs w:val="18"/>
        </w:rPr>
        <w:t xml:space="preserve">Рис </w:t>
      </w:r>
      <w:r>
        <w:rPr>
          <w:i/>
          <w:color w:val="000000"/>
          <w:sz w:val="18"/>
          <w:szCs w:val="18"/>
          <w:lang w:val="ru-RU"/>
        </w:rPr>
        <w:t>23</w:t>
      </w:r>
      <w:r>
        <w:rPr>
          <w:i/>
          <w:color w:val="000000"/>
          <w:sz w:val="18"/>
          <w:szCs w:val="18"/>
          <w:lang w:val="uk-UA"/>
        </w:rPr>
        <w:t>. Зарахування задачі системою</w:t>
      </w:r>
    </w:p>
    <w:p w:rsidR="00C53E78" w:rsidRDefault="00C53E78" w:rsidP="00C53E78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Затрачений час : 25хв.</w:t>
      </w:r>
    </w:p>
    <w:p w:rsidR="00C53E78" w:rsidRDefault="00C53E78" w:rsidP="00C53E78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C53E78"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5</w:t>
      </w:r>
      <w:r w:rsidRPr="00C53E78">
        <w:rPr>
          <w:rFonts w:ascii="Times New Roman" w:eastAsia="Times New Roman" w:hAnsi="Times New Roman" w:cs="Times New Roman"/>
          <w:b/>
          <w:bCs/>
          <w:color w:val="000000"/>
          <w:sz w:val="28"/>
        </w:rPr>
        <w:t>.</w:t>
      </w:r>
      <w:r w:rsidRPr="00C53E78">
        <w:rPr>
          <w:rFonts w:ascii="Times New Roman" w:eastAsia="Times New Roman" w:hAnsi="Times New Roman" w:cs="Times New Roman"/>
          <w:b/>
          <w:bCs/>
          <w:color w:val="000000"/>
          <w:sz w:val="28"/>
          <w:lang w:val="uk-UA"/>
        </w:rPr>
        <w:t>Кооперація з командою</w:t>
      </w:r>
      <w:r w:rsidRPr="00C53E78"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C53E78" w:rsidRPr="00C53E78" w:rsidRDefault="00C53E78" w:rsidP="00C53E78">
      <w:pPr>
        <w:rPr>
          <w:lang w:val="uk-UA"/>
        </w:rPr>
      </w:pPr>
      <w:r>
        <w:rPr>
          <w:lang w:val="uk-UA"/>
        </w:rPr>
        <w:t>Зустрілись 28.10 , обговорили епік, процес виконання та індивідуальні успіхи .</w:t>
      </w:r>
    </w:p>
    <w:p w:rsidR="00C53E78" w:rsidRDefault="00C53E78" w:rsidP="00C53E78">
      <w:r>
        <w:rPr>
          <w:noProof/>
          <w:lang w:val="uk-UA" w:eastAsia="uk-UA"/>
        </w:rPr>
        <w:drawing>
          <wp:inline distT="0" distB="0" distL="0" distR="0" wp14:anchorId="3B5C9EA6" wp14:editId="25B0479B">
            <wp:extent cx="3881766" cy="2911224"/>
            <wp:effectExtent l="0" t="0" r="444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83988" cy="29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E78" w:rsidRPr="00C53E78" w:rsidRDefault="00C53E78" w:rsidP="00C53E78">
      <w:pPr>
        <w:rPr>
          <w:i/>
          <w:sz w:val="18"/>
          <w:szCs w:val="18"/>
          <w:lang w:val="uk-UA"/>
        </w:rPr>
      </w:pPr>
      <w:r>
        <w:tab/>
      </w:r>
      <w:r>
        <w:tab/>
      </w:r>
      <w:r>
        <w:tab/>
      </w:r>
      <w:r>
        <w:rPr>
          <w:i/>
          <w:sz w:val="18"/>
          <w:szCs w:val="18"/>
          <w:lang w:val="uk-UA"/>
        </w:rPr>
        <w:t>Рис 24. Кооперація з командою.</w:t>
      </w:r>
    </w:p>
    <w:p w:rsidR="00400DE8" w:rsidRPr="00C53E78" w:rsidRDefault="00C53E78" w:rsidP="00A37F1F">
      <w:pPr>
        <w:pStyle w:val="a3"/>
        <w:spacing w:after="200"/>
        <w:rPr>
          <w:color w:val="000000"/>
          <w:lang w:val="uk-UA"/>
        </w:rPr>
      </w:pPr>
      <w:r>
        <w:rPr>
          <w:color w:val="000000"/>
          <w:lang w:val="uk-UA"/>
        </w:rPr>
        <w:t>Висновок: Під час виконання Лабораторної роботи 4 я успішно опанував, концепції роботи із масивами, вказівниками , та динамічним виділенням пам’яті. Навчився створювати та занулювати динамічні масиви, розвинув свої вміння у створенні та роботі із двовимірними масивами.Засвоїв поняття адресної арифметики,алгоритми обробки.Дізнався про алгоритми обробки масивів.</w:t>
      </w:r>
    </w:p>
    <w:sectPr w:rsidR="00400DE8" w:rsidRPr="00C53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621CC"/>
    <w:multiLevelType w:val="hybridMultilevel"/>
    <w:tmpl w:val="62F4A1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2569F4"/>
    <w:multiLevelType w:val="multilevel"/>
    <w:tmpl w:val="12AE14E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286"/>
    <w:rsid w:val="000758A2"/>
    <w:rsid w:val="000B4C36"/>
    <w:rsid w:val="00281C02"/>
    <w:rsid w:val="002C7CC4"/>
    <w:rsid w:val="00354272"/>
    <w:rsid w:val="0038304E"/>
    <w:rsid w:val="003C5286"/>
    <w:rsid w:val="00400DE8"/>
    <w:rsid w:val="00480340"/>
    <w:rsid w:val="00672FCD"/>
    <w:rsid w:val="007B6B14"/>
    <w:rsid w:val="00894AFC"/>
    <w:rsid w:val="00A37F1F"/>
    <w:rsid w:val="00BB61A7"/>
    <w:rsid w:val="00BC4FB8"/>
    <w:rsid w:val="00C53E78"/>
    <w:rsid w:val="00C545B2"/>
    <w:rsid w:val="00F5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EFC5D-92F5-4AB7-B78E-1BD275F2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F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" w:eastAsia="en-GB"/>
    </w:rPr>
  </w:style>
  <w:style w:type="paragraph" w:styleId="1">
    <w:name w:val="heading 1"/>
    <w:basedOn w:val="a"/>
    <w:next w:val="a"/>
    <w:link w:val="10"/>
    <w:uiPriority w:val="9"/>
    <w:qFormat/>
    <w:rsid w:val="00BB61A7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5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61A7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BB61A7"/>
    <w:rPr>
      <w:rFonts w:ascii="Arial" w:eastAsia="Arial" w:hAnsi="Arial" w:cs="Arial"/>
      <w:sz w:val="40"/>
      <w:szCs w:val="40"/>
      <w:lang w:val="uk" w:eastAsia="en-GB"/>
    </w:rPr>
  </w:style>
  <w:style w:type="character" w:styleId="a4">
    <w:name w:val="Hyperlink"/>
    <w:basedOn w:val="a0"/>
    <w:uiPriority w:val="99"/>
    <w:unhideWhenUsed/>
    <w:rsid w:val="00F56032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BC4FB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545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3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artificial-intelligence-department/ai_programming_playground_2026/pull/495/changes" TargetMode="External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hyperlink" Target="https://youtu.be/LXsUHdsDWW4?si=DdJSzelj-0Z0WqY4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ithub.com/artificial-intelligence-department/ai_programming_playground_2026/pull/495/changes" TargetMode="External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hyperlink" Target="https://youtu.be/LXsUHdsDWW4?si=DdJSzelj-0Z0WqY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artificial-intelligence-department/ai_programming_playground_2026/pull/495/changes" TargetMode="External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github.com/artificial-intelligence-department/ai_programming_playground_2026/pull/495/changes" TargetMode="External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artificial-intelligence-department/ai_programming_playground_2026/pull/495/changes" TargetMode="External"/><Relationship Id="rId30" Type="http://schemas.openxmlformats.org/officeDocument/2006/relationships/hyperlink" Target="https://github.com/artificial-intelligence-department/ai_programming_playground_2026/pull/495/changes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31</Pages>
  <Words>15304</Words>
  <Characters>8724</Characters>
  <Application>Microsoft Office Word</Application>
  <DocSecurity>0</DocSecurity>
  <Lines>72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2026-10-29T19:43:00Z</dcterms:created>
  <dcterms:modified xsi:type="dcterms:W3CDTF">2026-10-30T08:17:00Z</dcterms:modified>
</cp:coreProperties>
</file>