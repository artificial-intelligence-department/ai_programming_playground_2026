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DA9A9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172B96D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94035FA" w14:textId="77777777" w:rsidR="00466412" w:rsidRDefault="004462B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F63BE8B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91A4C1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09F5D3" wp14:editId="2028773F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960" cy="2571750"/>
            <wp:effectExtent l="0" t="0" r="0" b="0"/>
            <wp:wrapNone/>
            <wp:docPr id="25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.jpg" descr="A blue and white logo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A33D1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529924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C9C71B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E82629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0CB416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656484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0CE0274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A410890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BF24FDC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39EE72B4" w14:textId="77777777" w:rsidR="00466412" w:rsidRDefault="004462B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sdt>
      <w:sdtPr>
        <w:tag w:val="goog_rdk_2"/>
        <w:id w:val="-2086962046"/>
      </w:sdtPr>
      <w:sdtEndPr/>
      <w:sdtContent>
        <w:p w14:paraId="0BB33DAF" w14:textId="77777777" w:rsidR="00466412" w:rsidRDefault="00595AD0">
          <w:pPr>
            <w:tabs>
              <w:tab w:val="center" w:pos="4819"/>
              <w:tab w:val="left" w:pos="7468"/>
            </w:tabs>
            <w:spacing w:line="240" w:lineRule="auto"/>
            <w:jc w:val="center"/>
            <w:rPr>
              <w:ins w:id="0" w:author="Матвій Белаш" w:date="2026-09-10T12:32:00Z"/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sdt>
            <w:sdtPr>
              <w:tag w:val="goog_rdk_1"/>
              <w:id w:val="867179674"/>
            </w:sdtPr>
            <w:sdtEndPr/>
            <w:sdtContent/>
          </w:sdt>
        </w:p>
      </w:sdtContent>
    </w:sdt>
    <w:p w14:paraId="76521154" w14:textId="77777777" w:rsidR="00466412" w:rsidRDefault="0046641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6FAA8B" w14:textId="77777777" w:rsidR="00466412" w:rsidRDefault="0046641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EE670B" w14:textId="77777777" w:rsidR="00466412" w:rsidRDefault="0046641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F3F4F3" w14:textId="77777777" w:rsidR="00466412" w:rsidRDefault="0046641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08F3F5" w14:textId="77777777" w:rsidR="00466412" w:rsidRDefault="004462B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B83C423" w14:textId="77777777" w:rsidR="00466412" w:rsidRDefault="004462B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79084D26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4E84B439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5402CDA4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0A97EBBE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013B7F5D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91D41F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839217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883FB7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170134A3" w14:textId="77777777" w:rsidR="00466412" w:rsidRDefault="004664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4D0CEF" w14:textId="77777777" w:rsidR="00466412" w:rsidRDefault="004462B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3AF5FDBF" w14:textId="77777777" w:rsidR="00466412" w:rsidRDefault="004462B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</w:p>
    <w:p w14:paraId="0A1468D3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Лупій Роман Олегович</w:t>
      </w:r>
    </w:p>
    <w:p w14:paraId="4C06115C" w14:textId="77777777" w:rsidR="00466412" w:rsidRDefault="00466412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D4E4CB" w14:textId="77777777" w:rsidR="00466412" w:rsidRDefault="00466412">
      <w:pPr>
        <w:jc w:val="both"/>
      </w:pPr>
    </w:p>
    <w:p w14:paraId="455A0894" w14:textId="77777777" w:rsidR="00466412" w:rsidRDefault="004462B5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2A07DE86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F07C78" w14:textId="77777777" w:rsidR="00466412" w:rsidRDefault="004462B5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bookmarkStart w:id="1" w:name="_heading=h.j2v9n1zi5dx9" w:colFirst="0" w:colLast="0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46E3CD80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Завантажити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встановити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C++, ознайомитися з основними поняттями мови c/c++ Встановити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командами,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Код ревю,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</w:p>
    <w:p w14:paraId="2C4F9366" w14:textId="77777777" w:rsidR="00466412" w:rsidRDefault="004462B5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03D6791D" w14:textId="77777777" w:rsidR="00466412" w:rsidRDefault="004462B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5F104D5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14:paraId="1A533B2B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1A7A8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Системи числення.</w:t>
      </w:r>
    </w:p>
    <w:p w14:paraId="6E5992FF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Draw.io.</w:t>
      </w:r>
    </w:p>
    <w:p w14:paraId="7D693EF6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16D29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E5993B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45663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E2C14C" w14:textId="77777777" w:rsidR="00466412" w:rsidRDefault="0046641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1E5653" w14:textId="77777777" w:rsidR="00466412" w:rsidRDefault="004462B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5E2A691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14:paraId="631CB841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5FD57C90" w14:textId="77777777" w:rsidR="00466412" w:rsidRDefault="00595AD0">
      <w:pPr>
        <w:numPr>
          <w:ilvl w:val="2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4462B5"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Лекції </w:t>
        </w:r>
      </w:hyperlink>
      <w:r w:rsidR="004462B5">
        <w:rPr>
          <w:rFonts w:ascii="Times New Roman" w:eastAsia="Times New Roman" w:hAnsi="Times New Roman" w:cs="Times New Roman"/>
          <w:sz w:val="24"/>
          <w:szCs w:val="24"/>
          <w:lang w:val="uk-UA"/>
        </w:rPr>
        <w:t>викладача Пшеничного О.Ю.</w:t>
      </w:r>
    </w:p>
    <w:p w14:paraId="1C18902F" w14:textId="24464B57" w:rsidR="00466412" w:rsidRDefault="00595AD0">
      <w:pPr>
        <w:numPr>
          <w:ilvl w:val="2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4462B5"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/>
          </w:rPr>
          <w:t>Курс</w:t>
        </w:r>
      </w:hyperlink>
      <w:r w:rsidR="004462B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</w:t>
      </w:r>
      <w:proofErr w:type="spellStart"/>
      <w:r w:rsidR="004462B5">
        <w:rPr>
          <w:rFonts w:ascii="Times New Roman" w:eastAsia="Times New Roman" w:hAnsi="Times New Roman" w:cs="Times New Roman"/>
          <w:sz w:val="24"/>
          <w:szCs w:val="24"/>
          <w:lang w:val="uk-UA"/>
        </w:rPr>
        <w:t>ютубі</w:t>
      </w:r>
      <w:proofErr w:type="spellEnd"/>
      <w:r w:rsidR="004462B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 школи </w:t>
      </w:r>
      <w:proofErr w:type="spellStart"/>
      <w:r w:rsidR="004462B5">
        <w:rPr>
          <w:rFonts w:ascii="Times New Roman" w:eastAsia="Times New Roman" w:hAnsi="Times New Roman" w:cs="Times New Roman"/>
          <w:sz w:val="24"/>
          <w:szCs w:val="24"/>
          <w:lang w:val="en-US"/>
        </w:rPr>
        <w:t>itProger</w:t>
      </w:r>
      <w:proofErr w:type="spellEnd"/>
    </w:p>
    <w:p w14:paraId="756015D1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231DC5B" w14:textId="77777777" w:rsidR="00466412" w:rsidRDefault="004462B5">
      <w:pPr>
        <w:numPr>
          <w:ilvl w:val="2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структурою коду програми в мові C++, з основними типами даних, з використанням змінних,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основними бібліотеками </w:t>
      </w:r>
      <w:r>
        <w:rPr>
          <w:rFonts w:ascii="Times New Roman" w:eastAsia="Times New Roman" w:hAnsi="Times New Roman" w:cs="Times New Roman"/>
          <w:sz w:val="24"/>
          <w:szCs w:val="24"/>
        </w:rPr>
        <w:t>, з поняттям алгоритму.</w:t>
      </w:r>
    </w:p>
    <w:p w14:paraId="4DDF320D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068FEFE6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01.09.2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AF3067F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4D1BF7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0136A6CE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8A9D8AC" w14:textId="77777777" w:rsidR="00466412" w:rsidRDefault="00595AD0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heading=h.9oktpq21wsp8" w:history="1">
        <w:r w:rsidR="004462B5"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/>
          </w:rPr>
          <w:t>Документ</w:t>
        </w:r>
      </w:hyperlink>
      <w:r w:rsidR="004462B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інструкцією по </w:t>
      </w:r>
      <w:proofErr w:type="spellStart"/>
      <w:r w:rsidR="004462B5"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налаштуваню</w:t>
      </w:r>
      <w:proofErr w:type="spellEnd"/>
      <w:r w:rsidR="004462B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середовища розробки</w:t>
      </w:r>
    </w:p>
    <w:p w14:paraId="16E9FBEE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9729658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інстальовано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2BFE64A1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59674E97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</w:p>
    <w:p w14:paraId="6B3ECDBC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63678368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15290C05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5B842D" w14:textId="451E505B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</w:t>
      </w:r>
    </w:p>
    <w:p w14:paraId="7DEA7F4C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822755B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4CFCE984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D975568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поняттям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</w:p>
    <w:p w14:paraId="51B43233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draw.io</w:t>
      </w:r>
    </w:p>
    <w:p w14:paraId="08F6A9F2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блок схему до задачі про обчислена роботи автономності портативної зарядної станції</w:t>
      </w:r>
    </w:p>
    <w:p w14:paraId="79E24D1A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79B4D461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94489D9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690001" w14:textId="37556DC3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68320CB7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31EA6F7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та лабораторні заняття</w:t>
      </w:r>
    </w:p>
    <w:p w14:paraId="29F82D72" w14:textId="77777777" w:rsidR="00466412" w:rsidRDefault="00595AD0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4462B5"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/>
          </w:rPr>
          <w:t>Файл</w:t>
        </w:r>
      </w:hyperlink>
      <w:r w:rsidR="004462B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30F42E7B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2A7E3C6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D9FA86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вивчи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</w:t>
      </w:r>
    </w:p>
    <w:p w14:paraId="4E6CA71E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39540BD5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ся створювати репозиторії,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бренчі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додавати,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пушити зміни, робити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</w:t>
      </w:r>
      <w:proofErr w:type="spellEnd"/>
    </w:p>
    <w:p w14:paraId="6856AD5D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ний</w:t>
      </w:r>
    </w:p>
    <w:p w14:paraId="6045B175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CB5CC30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6742DA" w14:textId="6E932016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0205E642" w14:textId="2D999B91" w:rsidR="00466412" w:rsidRPr="007C4887" w:rsidRDefault="004462B5" w:rsidP="007C4887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75F2C7F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https://algotester.com/uk</w:t>
      </w:r>
    </w:p>
    <w:p w14:paraId="593AD8A8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19691AD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485F8239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виконано кілька завдань</w:t>
      </w:r>
    </w:p>
    <w:p w14:paraId="13139F86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омлений</w:t>
      </w:r>
      <w:proofErr w:type="spellEnd"/>
    </w:p>
    <w:p w14:paraId="72DB90D9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C50C55F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1B0C71E" w14:textId="280DB2B6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25D3C29C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7DDA620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</w:rPr>
        <w:t>trello.com</w:t>
      </w:r>
    </w:p>
    <w:p w14:paraId="1D3AF018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91993B8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6544F33A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133DBCD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D84183E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A2FB62" w14:textId="1B03337F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1A92B7EB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9A679A2" w14:textId="77777777" w:rsidR="00466412" w:rsidRDefault="00595AD0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>
        <w:r w:rsidR="004462B5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Ubuntu.com</w:t>
        </w:r>
      </w:hyperlink>
    </w:p>
    <w:p w14:paraId="5294E55C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52FEC64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Запустив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 на дистрибутиві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</w:p>
    <w:p w14:paraId="0A8C765F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їв деякі команди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</w:p>
    <w:p w14:paraId="49A5DD46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7B269A32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09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2F67337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AED2FC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0C465" w14:textId="77777777" w:rsidR="00466412" w:rsidRDefault="004462B5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4CA825AA" w14:textId="1EA39880" w:rsidR="00466412" w:rsidRPr="007C4887" w:rsidRDefault="004462B5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Опрацювання завдання та вимог до програм та середовища:</w:t>
      </w:r>
    </w:p>
    <w:p w14:paraId="69B9C9D7" w14:textId="77777777" w:rsidR="00466412" w:rsidRDefault="00466412">
      <w:pPr>
        <w:rPr>
          <w:lang w:val="ru-RU"/>
        </w:rPr>
      </w:pPr>
    </w:p>
    <w:p w14:paraId="17812A34" w14:textId="77777777" w:rsidR="00466412" w:rsidRDefault="004462B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Education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14:paraId="513CD259" w14:textId="77777777" w:rsidR="00466412" w:rsidRDefault="004462B5">
      <w:pPr>
        <w:numPr>
          <w:ilvl w:val="0"/>
          <w:numId w:val="3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працювати основні теоретичні відомості за темами лабораторної роботи.</w:t>
      </w:r>
    </w:p>
    <w:p w14:paraId="255E88C9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B24270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Microsoft Word</w:t>
      </w:r>
    </w:p>
    <w:p w14:paraId="6FAB9E19" w14:textId="77777777" w:rsidR="00466412" w:rsidRDefault="004462B5">
      <w:pPr>
        <w:numPr>
          <w:ilvl w:val="0"/>
          <w:numId w:val="3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Навчитися створювати блок-схеми у Draw.io та оформлювати документацію .</w:t>
      </w:r>
    </w:p>
    <w:p w14:paraId="25DD1600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A1CDA6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14:paraId="335B365E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додати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командну дошку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відстежувати власний і командний прогрес.</w:t>
      </w:r>
    </w:p>
    <w:p w14:paraId="4D417E8D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A0CF39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083A9C0C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дистрибутив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через WSL у системі Windows та навчитися користуватися базовими консольними командами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11FC5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ACB73D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03FE5D81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Завантажити й 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55D622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04C001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 VSC C/C++ Extensions, IntelliSense, Code Runner</w:t>
      </w:r>
    </w:p>
    <w:p w14:paraId="39469E30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Встановити розширення C/C++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ознайомитися з можливостями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навчитися запускати програми мовою C/C++.</w:t>
      </w:r>
    </w:p>
    <w:p w14:paraId="652F5746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340F57" w14:textId="77777777" w:rsidR="00466412" w:rsidRDefault="004664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3D608F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19AE33A1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вивчити основні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навчитися використовувати їх для роботи з локальними й віддаленими репозиторіями.</w:t>
      </w:r>
    </w:p>
    <w:p w14:paraId="4AFF6D9F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1D4733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32415295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налаштувати зв’язок між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навчитися створювати репозиторії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F09FCEB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386E3C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48E9A360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ознайомитися з її інтерфейсом і виконати практичні завдання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 лабораторної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D80D4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01F905" w14:textId="77777777" w:rsidR="007C4887" w:rsidRDefault="007C488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AB40E85" w14:textId="051E2F1C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489DE56C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Приєднатися до командного репозиторію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завантажити створені файли з програмним кодом.</w:t>
      </w:r>
    </w:p>
    <w:p w14:paraId="6C7749A8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51A1AD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B43633" w14:textId="77777777" w:rsidR="00466412" w:rsidRDefault="004462B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09901FE4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Умова завдання:</w:t>
      </w:r>
    </w:p>
    <w:p w14:paraId="79242DBD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Розробити програму мовою C++, яка обчислює час автономної роботи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портативно</w:t>
      </w:r>
      <w:proofErr w:type="spellEnd"/>
    </w:p>
    <w:p w14:paraId="7BFBA989" w14:textId="77777777" w:rsidR="00466412" w:rsidRDefault="004462B5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 зарядної станції з урахуванням її ємності, віку, рівня заряду, ККД інвертора та потужності приладу.</w:t>
      </w:r>
    </w:p>
    <w:p w14:paraId="00A3F2F8" w14:textId="77777777" w:rsidR="00466412" w:rsidRDefault="0046641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ACD3DC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імплементації:</w:t>
      </w:r>
    </w:p>
    <w:p w14:paraId="7D486880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Використати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DDEA13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Перевірити введені дані та вивести повідомлення в разі помилки.</w:t>
      </w:r>
    </w:p>
    <w:p w14:paraId="2569CEF8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Врахувати щорічну втрату 2% ємності та втрати інвертора.</w:t>
      </w:r>
    </w:p>
    <w:p w14:paraId="6735C16E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Вивести фактичну ємність, корисну енергію, втрати й час роботи.</w:t>
      </w:r>
    </w:p>
    <w:p w14:paraId="144A81CA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Правильно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відформатувати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результати та додати змістовні коментарі.</w:t>
      </w:r>
    </w:p>
    <w:p w14:paraId="0961DA48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використовувати сторонні бібліотеки.</w:t>
      </w:r>
    </w:p>
    <w:p w14:paraId="09FFC2F8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блок-схему програми в Draw.io.</w:t>
      </w:r>
    </w:p>
    <w:p w14:paraId="33E74A29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14C4DC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76D10E13" w14:textId="77777777" w:rsidR="00466412" w:rsidRDefault="004462B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Оформити звіт про виконання лабораторної роботи, додати результати виконаних завдань, блок-схему, програмний код, приклади роботи програми та сформулювати висновок.</w:t>
      </w:r>
    </w:p>
    <w:p w14:paraId="4D15ED28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37F3EB" w14:textId="77777777" w:rsidR="00466412" w:rsidRDefault="004462B5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469556C9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Розмістити файли лабораторної роботи у власній папці командного репозиторію, створити окрему гілку для епіку, виконати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оформити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 встановленими вимогами та додати учасників команди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2F43BE" w14:textId="77777777" w:rsidR="00466412" w:rsidRDefault="00466412">
      <w:pPr>
        <w:spacing w:after="200"/>
        <w:jc w:val="both"/>
        <w:rPr>
          <w:rFonts w:ascii="Times New Roman" w:eastAsia="Times New Roman" w:hAnsi="Times New Roman" w:cs="Times New Roman"/>
        </w:rPr>
      </w:pPr>
    </w:p>
    <w:p w14:paraId="3246D15A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DA30CD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8F10C7" w14:textId="77777777" w:rsidR="00466412" w:rsidRDefault="00466412">
      <w:pPr>
        <w:pStyle w:val="2"/>
        <w:numPr>
          <w:ilvl w:val="0"/>
          <w:numId w:val="5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466412">
          <w:headerReference w:type="default" r:id="rId16"/>
          <w:headerReference w:type="first" r:id="rId17"/>
          <w:footerReference w:type="first" r:id="rId1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D834FC7" w14:textId="77777777" w:rsidR="00466412" w:rsidRDefault="004462B5">
      <w:pPr>
        <w:pStyle w:val="2"/>
        <w:numPr>
          <w:ilvl w:val="0"/>
          <w:numId w:val="5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Дизайн та планована оцінка часу виконання завдань: </w:t>
      </w:r>
    </w:p>
    <w:p w14:paraId="21984296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Автономність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портативно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ї зарядної станції</w:t>
      </w:r>
    </w:p>
    <w:p w14:paraId="60001535" w14:textId="580E4C17" w:rsidR="00C27848" w:rsidRDefault="00A11E38" w:rsidP="00C27848">
      <w:pPr>
        <w:ind w:left="2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A11E38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3789F60F" wp14:editId="0DD2A0C9">
            <wp:extent cx="5733415" cy="6375400"/>
            <wp:effectExtent l="0" t="0" r="63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C03A" w14:textId="7DD4990A" w:rsidR="00466412" w:rsidRDefault="004462B5" w:rsidP="00C27848">
      <w:pPr>
        <w:ind w:left="2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20EC4A03" w14:textId="360BAAAD" w:rsidR="00466412" w:rsidRDefault="00A11E3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11E3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34756123" wp14:editId="4293AAC9">
            <wp:extent cx="5733415" cy="4418330"/>
            <wp:effectExtent l="0" t="0" r="63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1FDF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8336C20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17C7F7B8" w14:textId="182E56AC" w:rsidR="00466412" w:rsidRDefault="00A11E3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11E3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44BFB291" wp14:editId="1060E5F8">
            <wp:extent cx="5733415" cy="5549265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47D6" w14:textId="77777777" w:rsidR="00466412" w:rsidRDefault="004462B5">
      <w:pPr>
        <w:ind w:left="2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54356420" w14:textId="77777777" w:rsidR="00D41B7F" w:rsidRPr="00D41B7F" w:rsidRDefault="00D41B7F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1D7A74C" w14:textId="2989D936" w:rsidR="00466412" w:rsidRDefault="00A11E3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11E3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285EC51C" wp14:editId="56BC8A81">
            <wp:extent cx="3343742" cy="6677957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872A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2E074B26" w14:textId="1A1A4DB5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E432818" w14:textId="77777777" w:rsidR="00466412" w:rsidRPr="00D41B7F" w:rsidRDefault="00466412" w:rsidP="00D41B7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661C7F" w14:textId="77777777" w:rsidR="00466412" w:rsidRDefault="004462B5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1год 30хв</w:t>
      </w:r>
    </w:p>
    <w:p w14:paraId="75603709" w14:textId="77777777" w:rsidR="00466412" w:rsidRDefault="004462B5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використати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2C3AB3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вводу і виводу.</w:t>
      </w:r>
    </w:p>
    <w:p w14:paraId="46D4A431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-    Спланувати написання коду.  </w:t>
      </w:r>
    </w:p>
    <w:p w14:paraId="66ABCA5C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7F0E1A" w14:textId="77777777" w:rsidR="00466412" w:rsidRDefault="004462B5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104CDDC1" w14:textId="77777777" w:rsidR="00466412" w:rsidRDefault="004462B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Education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14:paraId="6FE3F493" w14:textId="77777777" w:rsidR="00466412" w:rsidRDefault="004462B5">
      <w:pPr>
        <w:numPr>
          <w:ilvl w:val="0"/>
          <w:numId w:val="7"/>
        </w:numPr>
        <w:spacing w:after="160" w:line="256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Опрацьовано основні теоретичні відомості за темами лабораторної роботи.</w:t>
      </w:r>
    </w:p>
    <w:p w14:paraId="172AA5D7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Microsoft Word</w:t>
      </w:r>
    </w:p>
    <w:p w14:paraId="5A28D516" w14:textId="77777777" w:rsidR="00466412" w:rsidRDefault="004462B5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114300" distR="114300" wp14:anchorId="406A0EB0" wp14:editId="3FC25386">
            <wp:extent cx="5257800" cy="4591050"/>
            <wp:effectExtent l="0" t="0" r="0" b="11430"/>
            <wp:docPr id="39" name="Изображение 39" descr="Знімок екрана 2026-09-21 182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Знімок екрана 2026-09-21 1827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9EBB" w14:textId="4DA9D6C3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A11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Створення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блоксхеми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Draw.io</w:t>
      </w:r>
    </w:p>
    <w:p w14:paraId="336D61CC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14:paraId="064D9E50" w14:textId="77777777" w:rsidR="00466412" w:rsidRDefault="004462B5">
      <w:pPr>
        <w:numPr>
          <w:ilvl w:val="0"/>
          <w:numId w:val="8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 приєднався до командної дошки та додав свої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чек-листи до них.</w:t>
      </w:r>
    </w:p>
    <w:p w14:paraId="6ABF1650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1D0B1080" wp14:editId="4C84C9A7">
            <wp:extent cx="5721350" cy="2818765"/>
            <wp:effectExtent l="0" t="0" r="8890" b="635"/>
            <wp:docPr id="40" name="Изображение 40" descr="Знімок екрана 2026-09-21 18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Знімок екрана 2026-09-21 1830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E38D" w14:textId="172E2A9E" w:rsidR="00466412" w:rsidRDefault="004462B5" w:rsidP="00A11E38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A11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Створена дошка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14:paraId="375D8BB0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114300" distR="114300" wp14:anchorId="1D38ECA1" wp14:editId="2BDA919D">
            <wp:extent cx="5725160" cy="3944620"/>
            <wp:effectExtent l="0" t="0" r="5080" b="2540"/>
            <wp:docPr id="41" name="Изображение 41" descr="Знімок екрана 2026-09-21 18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Знімок екрана 2026-09-21 18365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B555" w14:textId="77777777" w:rsidR="00466412" w:rsidRDefault="00466412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6D41EB" w14:textId="4DF30557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A11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Чек-лист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тасках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14:paraId="05868527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14AEE62A" w14:textId="77777777" w:rsidR="00466412" w:rsidRDefault="004462B5">
      <w:pPr>
        <w:numPr>
          <w:ilvl w:val="0"/>
          <w:numId w:val="9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базовими  командами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перегляду вмісту каталогів, переходу між папками, створення файлів і каталогів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4C08731" w14:textId="77777777" w:rsidR="00466412" w:rsidRDefault="004462B5">
      <w:pPr>
        <w:spacing w:after="20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114300" distR="114300" wp14:anchorId="7B11058E" wp14:editId="570F0A67">
            <wp:extent cx="5725795" cy="2550795"/>
            <wp:effectExtent l="0" t="0" r="4445" b="9525"/>
            <wp:docPr id="1" name="Изображение 1" descr="Знімок екрана 2026-09-21 205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Знімок екрана 2026-09-21 2058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238A" w14:textId="4DCDE768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A11E3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Виконання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Linux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команд</w:t>
      </w:r>
    </w:p>
    <w:p w14:paraId="14D33C94" w14:textId="77777777" w:rsidR="00466412" w:rsidRDefault="00466412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14:paraId="06C7AC45" w14:textId="77777777" w:rsidR="00466412" w:rsidRDefault="0046641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2896E1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7130F7F9" w14:textId="77777777" w:rsidR="00466412" w:rsidRDefault="004462B5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>
        <w:rPr>
          <w:noProof/>
        </w:rPr>
        <w:drawing>
          <wp:inline distT="0" distB="0" distL="114300" distR="114300" wp14:anchorId="770EE7F5" wp14:editId="11E59A58">
            <wp:extent cx="5724525" cy="3686810"/>
            <wp:effectExtent l="0" t="0" r="5715" b="12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FB2C" w14:textId="48B517F6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A11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Запуск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Cod</w:t>
      </w:r>
      <w:proofErr w:type="spellEnd"/>
    </w:p>
    <w:p w14:paraId="40A1C098" w14:textId="77777777" w:rsidR="00466412" w:rsidRDefault="00466412">
      <w:pPr>
        <w:pStyle w:val="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2" w:name="_heading=h.c2k67t2k90gt" w:colFirst="0" w:colLast="0"/>
      <w:bookmarkEnd w:id="2"/>
    </w:p>
    <w:p w14:paraId="18665991" w14:textId="79ABCBAD" w:rsidR="00466412" w:rsidRDefault="004462B5">
      <w:pPr>
        <w:numPr>
          <w:ilvl w:val="0"/>
          <w:numId w:val="10"/>
        </w:numPr>
        <w:spacing w:before="40" w:line="19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Підключив дистрибутив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</w:t>
      </w:r>
      <w:r w:rsidR="00D41B7F">
        <w:rPr>
          <w:rFonts w:ascii="Times New Roman" w:eastAsia="Times New Roman" w:hAnsi="Times New Roman" w:cs="Times New Roman"/>
          <w:sz w:val="24"/>
          <w:szCs w:val="24"/>
          <w:lang w:val="uk-UA"/>
        </w:rPr>
        <w:t>написання програм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986DB0E" w14:textId="77777777" w:rsidR="00466412" w:rsidRDefault="00466412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8E7796" w14:textId="77777777" w:rsidR="00466412" w:rsidRDefault="004462B5">
      <w:pPr>
        <w:jc w:val="both"/>
      </w:pPr>
      <w:r>
        <w:rPr>
          <w:noProof/>
        </w:rPr>
        <w:drawing>
          <wp:inline distT="0" distB="0" distL="114300" distR="114300" wp14:anchorId="305ECAA8" wp14:editId="3F915AB6">
            <wp:extent cx="5724525" cy="3834765"/>
            <wp:effectExtent l="0" t="0" r="5715" b="571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849E" w14:textId="4C2547B2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A11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Запуск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програми у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Visual studio code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через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WSL Ubuntu</w:t>
      </w:r>
    </w:p>
    <w:p w14:paraId="3782740C" w14:textId="77777777" w:rsidR="00466412" w:rsidRDefault="00466412">
      <w:pPr>
        <w:jc w:val="both"/>
      </w:pPr>
    </w:p>
    <w:p w14:paraId="22AAB140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 VSC C/C++ Extensions, IntelliSense, Code Runner</w:t>
      </w:r>
    </w:p>
    <w:p w14:paraId="095EA345" w14:textId="30BBF437" w:rsidR="00466412" w:rsidRDefault="004462B5">
      <w:pPr>
        <w:spacing w:after="200"/>
        <w:jc w:val="center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Встановив розширення</w:t>
      </w:r>
      <w:r w:rsidR="00D41B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C/C++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noProof/>
        </w:rPr>
        <w:drawing>
          <wp:inline distT="0" distB="0" distL="114300" distR="114300" wp14:anchorId="4651BD20" wp14:editId="48D159A1">
            <wp:extent cx="5722620" cy="3498215"/>
            <wp:effectExtent l="0" t="0" r="7620" b="698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3854" w14:textId="56AC33AC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A11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Встановив розширення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C/C++ та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Code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Runner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у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Cod</w:t>
      </w:r>
      <w:proofErr w:type="spellEnd"/>
    </w:p>
    <w:p w14:paraId="333FB313" w14:textId="77777777" w:rsidR="00466412" w:rsidRDefault="00466412">
      <w:pPr>
        <w:spacing w:after="200"/>
        <w:jc w:val="center"/>
      </w:pPr>
    </w:p>
    <w:p w14:paraId="2DC5C176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169B9261" w14:textId="77777777" w:rsidR="00466412" w:rsidRDefault="004462B5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Налаштува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створи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локальний та віддалений репозиторії, підключи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їх через SSH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завантажи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файли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лабораторної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Також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освоїв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основні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</w:p>
    <w:p w14:paraId="694B43CA" w14:textId="77777777" w:rsidR="00466412" w:rsidRDefault="004462B5">
      <w:pPr>
        <w:spacing w:after="200"/>
        <w:jc w:val="center"/>
      </w:pPr>
      <w:r>
        <w:rPr>
          <w:noProof/>
        </w:rPr>
        <w:drawing>
          <wp:inline distT="0" distB="0" distL="114300" distR="114300" wp14:anchorId="226849A3" wp14:editId="15DDA505">
            <wp:extent cx="5721350" cy="3032125"/>
            <wp:effectExtent l="0" t="0" r="8890" b="63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9133" w14:textId="6E973A03" w:rsidR="00466412" w:rsidRDefault="004462B5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Рис1</w:t>
      </w:r>
      <w:r w:rsidR="00A11E3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Акаунт на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GitHub</w:t>
      </w:r>
    </w:p>
    <w:p w14:paraId="1DF30BD3" w14:textId="77777777" w:rsidR="00466412" w:rsidRDefault="004462B5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4"/>
          <w:szCs w:val="24"/>
          <w:lang w:val="uk-UA"/>
        </w:rPr>
        <w:drawing>
          <wp:inline distT="0" distB="0" distL="114300" distR="114300" wp14:anchorId="73106A22" wp14:editId="57C498D4">
            <wp:extent cx="5715635" cy="3088640"/>
            <wp:effectExtent l="0" t="0" r="14605" b="5080"/>
            <wp:docPr id="7" name="Изображение 7" descr="Знімок екрана 2026-09-21 22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Знімок екрана 2026-09-21 2204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5D45" w14:textId="2E4AE39E" w:rsidR="00466412" w:rsidRDefault="004462B5">
      <w:pPr>
        <w:spacing w:after="200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Рис 1</w:t>
      </w:r>
      <w:r w:rsidR="00A11E3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. Створений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SSH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-ключ</w:t>
      </w:r>
    </w:p>
    <w:p w14:paraId="381BDBB6" w14:textId="77777777" w:rsidR="00466412" w:rsidRDefault="004462B5">
      <w:pPr>
        <w:spacing w:after="200"/>
        <w:jc w:val="center"/>
      </w:pPr>
      <w:r>
        <w:rPr>
          <w:noProof/>
        </w:rPr>
        <w:drawing>
          <wp:inline distT="0" distB="0" distL="114300" distR="114300" wp14:anchorId="2C27EE3C" wp14:editId="12EB38E2">
            <wp:extent cx="5726430" cy="2834640"/>
            <wp:effectExtent l="0" t="0" r="3810" b="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9F13" w14:textId="5E0E1247" w:rsidR="00466412" w:rsidRDefault="00FB2E39">
      <w:pPr>
        <w:spacing w:after="200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Рис 1</w:t>
      </w:r>
      <w:r w:rsidR="00A11E3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. Підключення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репозоторію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GitHub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WSL</w:t>
      </w:r>
    </w:p>
    <w:p w14:paraId="1581AEE6" w14:textId="77777777" w:rsidR="00FB2E39" w:rsidRPr="00FB2E39" w:rsidRDefault="00FB2E39" w:rsidP="00FB2E39">
      <w:pPr>
        <w:spacing w:after="200"/>
        <w:rPr>
          <w:b/>
          <w:bCs/>
          <w:lang w:val="uk-UA"/>
        </w:rPr>
      </w:pPr>
      <w:r w:rsidRPr="00FB2E39">
        <w:rPr>
          <w:b/>
          <w:bCs/>
          <w:lang w:val="uk-UA"/>
        </w:rPr>
        <w:t>Завдання №</w:t>
      </w:r>
      <w:r w:rsidRPr="00FB2E39">
        <w:rPr>
          <w:b/>
          <w:bCs/>
          <w:lang w:val="ru-RU"/>
        </w:rPr>
        <w:t>9</w:t>
      </w:r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Configuration</w:t>
      </w:r>
      <w:proofErr w:type="spellEnd"/>
      <w:r w:rsidRPr="00FB2E39">
        <w:rPr>
          <w:b/>
          <w:bCs/>
          <w:lang w:val="uk-UA"/>
        </w:rPr>
        <w:t xml:space="preserve">: </w:t>
      </w:r>
      <w:proofErr w:type="spellStart"/>
      <w:r w:rsidRPr="00FB2E39">
        <w:rPr>
          <w:b/>
          <w:bCs/>
          <w:lang w:val="uk-UA"/>
        </w:rPr>
        <w:t>Algotester</w:t>
      </w:r>
      <w:proofErr w:type="spellEnd"/>
    </w:p>
    <w:p w14:paraId="2B1F636E" w14:textId="039B758C" w:rsidR="00FB2E39" w:rsidRPr="00FB2E39" w:rsidRDefault="00FB2E39" w:rsidP="00FB2E39">
      <w:pPr>
        <w:numPr>
          <w:ilvl w:val="0"/>
          <w:numId w:val="17"/>
        </w:numPr>
        <w:spacing w:after="200"/>
        <w:jc w:val="center"/>
        <w:rPr>
          <w:lang w:val="uk-UA"/>
        </w:rPr>
      </w:pPr>
      <w:r w:rsidRPr="00FB2E39">
        <w:rPr>
          <w:lang w:val="uk-UA"/>
        </w:rPr>
        <w:t>Зареєструва</w:t>
      </w:r>
      <w:r>
        <w:rPr>
          <w:lang w:val="uk-UA"/>
        </w:rPr>
        <w:t>вся</w:t>
      </w:r>
      <w:r w:rsidRPr="00FB2E39">
        <w:rPr>
          <w:lang w:val="uk-UA"/>
        </w:rPr>
        <w:t xml:space="preserve"> на платформі </w:t>
      </w:r>
      <w:proofErr w:type="spellStart"/>
      <w:r w:rsidRPr="00FB2E39">
        <w:rPr>
          <w:lang w:val="uk-UA"/>
        </w:rPr>
        <w:t>Algotester</w:t>
      </w:r>
      <w:proofErr w:type="spellEnd"/>
      <w:r w:rsidRPr="00FB2E39">
        <w:rPr>
          <w:lang w:val="uk-UA"/>
        </w:rPr>
        <w:t xml:space="preserve">, </w:t>
      </w:r>
      <w:r>
        <w:rPr>
          <w:lang w:val="uk-UA"/>
        </w:rPr>
        <w:t>розібрався у платформі</w:t>
      </w:r>
      <w:r w:rsidRPr="00FB2E39">
        <w:rPr>
          <w:lang w:val="uk-UA"/>
        </w:rPr>
        <w:t xml:space="preserve"> та викона</w:t>
      </w:r>
      <w:r>
        <w:rPr>
          <w:lang w:val="uk-UA"/>
        </w:rPr>
        <w:t>в</w:t>
      </w:r>
      <w:r w:rsidRPr="00FB2E39">
        <w:rPr>
          <w:lang w:val="uk-UA"/>
        </w:rPr>
        <w:t xml:space="preserve"> </w:t>
      </w:r>
      <w:r>
        <w:rPr>
          <w:lang w:val="uk-UA"/>
        </w:rPr>
        <w:t>де</w:t>
      </w:r>
      <w:r w:rsidRPr="00FB2E39">
        <w:rPr>
          <w:lang w:val="uk-UA"/>
        </w:rPr>
        <w:t>кілька практичних завдань.</w:t>
      </w:r>
      <w:r w:rsidRPr="00FB2E39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r w:rsidRPr="00FB2E39">
        <w:rPr>
          <w:rFonts w:ascii="Times New Roman" w:hAnsi="Times New Roman" w:cs="Times New Roman"/>
          <w:noProof/>
          <w:color w:val="4F81BD" w:themeColor="accent1"/>
          <w:sz w:val="24"/>
          <w:szCs w:val="24"/>
          <w:lang w:val="uk-UA"/>
        </w:rPr>
        <w:drawing>
          <wp:inline distT="0" distB="0" distL="0" distR="0" wp14:anchorId="41D0F2A4" wp14:editId="1FF0BA0E">
            <wp:extent cx="5733415" cy="305625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0A26" w14:textId="1ACAF56E" w:rsidR="00FB2E39" w:rsidRPr="008865FC" w:rsidRDefault="00FB2E39" w:rsidP="008865FC">
      <w:pPr>
        <w:spacing w:after="200"/>
        <w:ind w:left="720"/>
        <w:rPr>
          <w:lang w:val="en-US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                               Рис 1</w:t>
      </w:r>
      <w:r w:rsidR="00A11E3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. Створений акаунт на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Algotester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.</w:t>
      </w:r>
    </w:p>
    <w:p w14:paraId="10F668FD" w14:textId="77777777" w:rsidR="008865FC" w:rsidRDefault="00FB2E39" w:rsidP="00FB2E39">
      <w:pPr>
        <w:spacing w:after="200"/>
        <w:jc w:val="center"/>
        <w:rPr>
          <w:b/>
          <w:bCs/>
          <w:lang w:val="en-US"/>
        </w:rPr>
      </w:pPr>
      <w:r w:rsidRPr="00FB2E39">
        <w:rPr>
          <w:b/>
          <w:bCs/>
          <w:lang w:val="uk-UA"/>
        </w:rPr>
        <w:t xml:space="preserve">Завдання №10 </w:t>
      </w:r>
      <w:proofErr w:type="spellStart"/>
      <w:r w:rsidRPr="00FB2E39">
        <w:rPr>
          <w:b/>
          <w:bCs/>
          <w:lang w:val="uk-UA"/>
        </w:rPr>
        <w:t>Configuration</w:t>
      </w:r>
      <w:proofErr w:type="spellEnd"/>
      <w:r w:rsidRPr="00FB2E39">
        <w:rPr>
          <w:b/>
          <w:bCs/>
          <w:lang w:val="uk-UA"/>
        </w:rPr>
        <w:t xml:space="preserve">: </w:t>
      </w:r>
      <w:proofErr w:type="spellStart"/>
      <w:r w:rsidRPr="00FB2E39">
        <w:rPr>
          <w:b/>
          <w:bCs/>
          <w:lang w:val="uk-UA"/>
        </w:rPr>
        <w:t>Create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Own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Git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Repo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and</w:t>
      </w:r>
      <w:proofErr w:type="spellEnd"/>
      <w:r w:rsidRPr="00FB2E39">
        <w:rPr>
          <w:b/>
          <w:bCs/>
          <w:lang w:val="uk-UA"/>
        </w:rPr>
        <w:t xml:space="preserve"> Exchange </w:t>
      </w:r>
      <w:proofErr w:type="spellStart"/>
      <w:r w:rsidRPr="00FB2E39">
        <w:rPr>
          <w:b/>
          <w:bCs/>
          <w:lang w:val="uk-UA"/>
        </w:rPr>
        <w:t>Files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with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Teammate</w:t>
      </w:r>
      <w:proofErr w:type="spellEnd"/>
      <w:r w:rsidR="008865FC">
        <w:rPr>
          <w:b/>
          <w:bCs/>
          <w:lang w:val="en-US"/>
        </w:rPr>
        <w:t xml:space="preserve"> </w:t>
      </w:r>
    </w:p>
    <w:p w14:paraId="3E1F2FDD" w14:textId="42148EFE" w:rsidR="00FB2E39" w:rsidRPr="00FB2E39" w:rsidRDefault="00FB2E39" w:rsidP="008865FC">
      <w:pPr>
        <w:spacing w:after="200"/>
        <w:rPr>
          <w:b/>
          <w:bCs/>
          <w:lang w:val="uk-UA"/>
        </w:rPr>
      </w:pPr>
      <w:r w:rsidRPr="00FB2E39">
        <w:rPr>
          <w:lang w:val="uk-UA"/>
        </w:rPr>
        <w:t xml:space="preserve"> </w:t>
      </w:r>
      <w:r w:rsidR="008865FC">
        <w:rPr>
          <w:lang w:val="uk-UA"/>
        </w:rPr>
        <w:t>Приєднався до спільного репозиторію команди</w:t>
      </w:r>
      <w:r w:rsidRPr="00FB2E39">
        <w:rPr>
          <w:lang w:val="uk-UA"/>
        </w:rPr>
        <w:t>,</w:t>
      </w:r>
      <w:r>
        <w:rPr>
          <w:lang w:val="en-US"/>
        </w:rPr>
        <w:t xml:space="preserve"> </w:t>
      </w:r>
      <w:r w:rsidRPr="00FB2E39">
        <w:rPr>
          <w:lang w:val="uk-UA"/>
        </w:rPr>
        <w:t>завантажи</w:t>
      </w:r>
      <w:r w:rsidR="008865FC">
        <w:rPr>
          <w:lang w:val="uk-UA"/>
        </w:rPr>
        <w:t>в</w:t>
      </w:r>
      <w:r w:rsidRPr="00FB2E39">
        <w:rPr>
          <w:lang w:val="uk-UA"/>
        </w:rPr>
        <w:t xml:space="preserve"> файли з програмним кодом та обмінялася файлами з </w:t>
      </w:r>
      <w:proofErr w:type="spellStart"/>
      <w:r w:rsidRPr="00FB2E39">
        <w:rPr>
          <w:lang w:val="uk-UA"/>
        </w:rPr>
        <w:t>тімейтами</w:t>
      </w:r>
      <w:proofErr w:type="spellEnd"/>
      <w:r w:rsidRPr="00FB2E39">
        <w:rPr>
          <w:lang w:val="uk-UA"/>
        </w:rPr>
        <w:t>. Потренувалися робити пул-</w:t>
      </w:r>
      <w:proofErr w:type="spellStart"/>
      <w:r w:rsidRPr="00FB2E39">
        <w:rPr>
          <w:lang w:val="uk-UA"/>
        </w:rPr>
        <w:t>реквести</w:t>
      </w:r>
      <w:proofErr w:type="spellEnd"/>
      <w:r w:rsidRPr="00FB2E39">
        <w:rPr>
          <w:lang w:val="uk-UA"/>
        </w:rPr>
        <w:t xml:space="preserve"> та код </w:t>
      </w:r>
      <w:proofErr w:type="spellStart"/>
      <w:r w:rsidRPr="00FB2E39">
        <w:rPr>
          <w:lang w:val="uk-UA"/>
        </w:rPr>
        <w:t>рев’ю</w:t>
      </w:r>
      <w:proofErr w:type="spellEnd"/>
    </w:p>
    <w:p w14:paraId="6E8B5A17" w14:textId="3783A4D6" w:rsidR="00466412" w:rsidRDefault="008865FC">
      <w:pPr>
        <w:spacing w:after="200"/>
        <w:jc w:val="both"/>
      </w:pPr>
      <w:r w:rsidRPr="008865FC">
        <w:rPr>
          <w:noProof/>
        </w:rPr>
        <w:drawing>
          <wp:inline distT="0" distB="0" distL="0" distR="0" wp14:anchorId="5057747E" wp14:editId="4C3BE7BB">
            <wp:extent cx="5733415" cy="3063240"/>
            <wp:effectExtent l="0" t="0" r="63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31E2" w14:textId="04075ABC" w:rsidR="00466412" w:rsidRDefault="008865FC">
      <w:pPr>
        <w:pStyle w:val="2"/>
        <w:spacing w:before="40" w:after="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                     Рис </w:t>
      </w:r>
      <w:r w:rsidR="00A11E3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16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. Командний репозиторій та створені папки у ньому.</w:t>
      </w:r>
    </w:p>
    <w:p w14:paraId="0301329A" w14:textId="65A0AFCA" w:rsidR="008865FC" w:rsidRPr="008865FC" w:rsidRDefault="008865FC" w:rsidP="008865FC">
      <w:pPr>
        <w:rPr>
          <w:lang w:val="en-US"/>
        </w:rPr>
      </w:pPr>
      <w:r w:rsidRPr="008865FC">
        <w:rPr>
          <w:noProof/>
          <w:lang w:val="en-US"/>
        </w:rPr>
        <w:drawing>
          <wp:inline distT="0" distB="0" distL="0" distR="0" wp14:anchorId="6084BA9D" wp14:editId="725CF78F">
            <wp:extent cx="5733415" cy="3082290"/>
            <wp:effectExtent l="0" t="0" r="63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EE7D" w14:textId="3F1D68DF" w:rsidR="00466412" w:rsidRPr="008865FC" w:rsidRDefault="008865FC">
      <w:pPr>
        <w:spacing w:after="200" w:line="360" w:lineRule="auto"/>
        <w:jc w:val="both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                          Рис </w:t>
      </w:r>
      <w:r w:rsidR="00A11E3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17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Пробний пул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реквест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та код ревю.</w:t>
      </w:r>
    </w:p>
    <w:p w14:paraId="28E52421" w14:textId="77777777" w:rsidR="00466412" w:rsidRDefault="00466412">
      <w:pPr>
        <w:jc w:val="both"/>
      </w:pPr>
    </w:p>
    <w:p w14:paraId="79397C1D" w14:textId="77777777" w:rsidR="008865FC" w:rsidRPr="008865FC" w:rsidRDefault="008865FC" w:rsidP="008865FC">
      <w:pPr>
        <w:rPr>
          <w:b/>
          <w:bCs/>
          <w:lang w:val="uk-UA"/>
        </w:rPr>
      </w:pPr>
      <w:r w:rsidRPr="008865FC">
        <w:rPr>
          <w:b/>
          <w:bCs/>
          <w:lang w:val="uk-UA"/>
        </w:rPr>
        <w:t xml:space="preserve">4. </w:t>
      </w:r>
      <w:r w:rsidRPr="008865FC">
        <w:rPr>
          <w:b/>
          <w:bCs/>
          <w:lang w:val="uk-UA"/>
        </w:rPr>
        <w:tab/>
        <w:t>Код програм з посиланням на зовнішні ресурси:</w:t>
      </w:r>
    </w:p>
    <w:p w14:paraId="2D5B5CA6" w14:textId="77777777" w:rsidR="008865FC" w:rsidRPr="008865FC" w:rsidRDefault="008865FC" w:rsidP="008865FC">
      <w:pPr>
        <w:rPr>
          <w:b/>
          <w:bCs/>
          <w:lang w:val="uk-UA"/>
        </w:rPr>
      </w:pPr>
      <w:r w:rsidRPr="008865FC">
        <w:rPr>
          <w:b/>
          <w:bCs/>
          <w:lang w:val="uk-UA"/>
        </w:rPr>
        <w:t xml:space="preserve">Завдання №11 </w:t>
      </w:r>
      <w:proofErr w:type="spellStart"/>
      <w:r w:rsidRPr="008865FC">
        <w:rPr>
          <w:b/>
          <w:bCs/>
          <w:lang w:val="uk-UA"/>
        </w:rPr>
        <w:t>Experimental</w:t>
      </w:r>
      <w:proofErr w:type="spellEnd"/>
      <w:r w:rsidRPr="008865FC">
        <w:rPr>
          <w:b/>
          <w:bCs/>
          <w:lang w:val="uk-UA"/>
        </w:rPr>
        <w:t xml:space="preserve"> </w:t>
      </w:r>
      <w:proofErr w:type="spellStart"/>
      <w:r w:rsidRPr="008865FC">
        <w:rPr>
          <w:b/>
          <w:bCs/>
          <w:lang w:val="uk-UA"/>
        </w:rPr>
        <w:t>Exercises</w:t>
      </w:r>
      <w:proofErr w:type="spellEnd"/>
      <w:r w:rsidRPr="008865FC">
        <w:rPr>
          <w:b/>
          <w:bCs/>
          <w:lang w:val="uk-UA"/>
        </w:rPr>
        <w:t xml:space="preserve"> </w:t>
      </w:r>
      <w:proofErr w:type="spellStart"/>
      <w:r w:rsidRPr="008865FC">
        <w:rPr>
          <w:b/>
          <w:bCs/>
          <w:lang w:val="uk-UA"/>
        </w:rPr>
        <w:t>Activities</w:t>
      </w:r>
      <w:proofErr w:type="spellEnd"/>
      <w:r w:rsidRPr="008865FC">
        <w:rPr>
          <w:b/>
          <w:bCs/>
          <w:lang w:val="uk-UA"/>
        </w:rPr>
        <w:t xml:space="preserve"> - </w:t>
      </w:r>
      <w:proofErr w:type="spellStart"/>
      <w:r w:rsidRPr="008865FC">
        <w:rPr>
          <w:b/>
          <w:bCs/>
          <w:lang w:val="uk-UA"/>
        </w:rPr>
        <w:t>Run</w:t>
      </w:r>
      <w:proofErr w:type="spellEnd"/>
      <w:r w:rsidRPr="008865FC">
        <w:rPr>
          <w:b/>
          <w:bCs/>
          <w:lang w:val="uk-UA"/>
        </w:rPr>
        <w:t xml:space="preserve"> </w:t>
      </w:r>
      <w:proofErr w:type="spellStart"/>
      <w:r w:rsidRPr="008865FC">
        <w:rPr>
          <w:b/>
          <w:bCs/>
          <w:lang w:val="uk-UA"/>
        </w:rPr>
        <w:t>First</w:t>
      </w:r>
      <w:proofErr w:type="spellEnd"/>
      <w:r w:rsidRPr="008865FC">
        <w:rPr>
          <w:b/>
          <w:bCs/>
          <w:lang w:val="uk-UA"/>
        </w:rPr>
        <w:t xml:space="preserve"> </w:t>
      </w:r>
      <w:proofErr w:type="spellStart"/>
      <w:r w:rsidRPr="008865FC">
        <w:rPr>
          <w:b/>
          <w:bCs/>
          <w:lang w:val="uk-UA"/>
        </w:rPr>
        <w:t>Program</w:t>
      </w:r>
      <w:proofErr w:type="spellEnd"/>
    </w:p>
    <w:p w14:paraId="24FE0660" w14:textId="77777777" w:rsidR="008865FC" w:rsidRPr="008865FC" w:rsidRDefault="008865FC" w:rsidP="008865FC">
      <w:pPr>
        <w:rPr>
          <w:b/>
          <w:bCs/>
          <w:lang w:val="uk-UA"/>
        </w:rPr>
      </w:pPr>
      <w:r w:rsidRPr="008865FC">
        <w:rPr>
          <w:b/>
          <w:bCs/>
          <w:lang w:val="uk-UA"/>
        </w:rPr>
        <w:t>Програма №1 - Автономність портативної зарядної станції</w:t>
      </w:r>
    </w:p>
    <w:p w14:paraId="404761F3" w14:textId="77777777" w:rsidR="008865FC" w:rsidRPr="009F2374" w:rsidRDefault="008865FC" w:rsidP="008865FC">
      <w:pPr>
        <w:numPr>
          <w:ilvl w:val="0"/>
          <w:numId w:val="18"/>
        </w:numPr>
        <w:rPr>
          <w:i/>
          <w:iCs/>
          <w:lang w:val="uk-UA"/>
        </w:rPr>
      </w:pPr>
      <w:r w:rsidRPr="008865FC">
        <w:rPr>
          <w:lang w:val="uk-UA"/>
        </w:rPr>
        <w:t>У межах завдання було розроблено програму для обчислення часу автономної роботи портативної зарядної станції з урахуванням її паспортної ємності, віку, поточного рівня заряду, ККД інвертора та потужності підключеного приладу. Програма також обчислює фактичну ємність станції, запас корисної енергії та втрати під час перетворення напруги.</w:t>
      </w:r>
    </w:p>
    <w:p w14:paraId="07088702" w14:textId="77777777" w:rsidR="009F2374" w:rsidRPr="008865FC" w:rsidRDefault="009F2374" w:rsidP="008865FC">
      <w:pPr>
        <w:numPr>
          <w:ilvl w:val="0"/>
          <w:numId w:val="18"/>
        </w:numPr>
        <w:rPr>
          <w:i/>
          <w:iCs/>
          <w:lang w:val="uk-UA"/>
        </w:rPr>
      </w:pPr>
    </w:p>
    <w:p w14:paraId="1858244C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/*</w:t>
      </w:r>
    </w:p>
    <w:p w14:paraId="08753AE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Автономність портативної зарядної станції</w:t>
      </w:r>
    </w:p>
    <w:p w14:paraId="1461416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Лупій Роман</w:t>
      </w:r>
    </w:p>
    <w:p w14:paraId="7215E613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Група ШІ-13</w:t>
      </w:r>
    </w:p>
    <w:p w14:paraId="4D285DD0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*/</w:t>
      </w:r>
    </w:p>
    <w:p w14:paraId="20A3D898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48B90580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// Підключення бібліотек</w:t>
      </w:r>
    </w:p>
    <w:p w14:paraId="7D14E7DF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#include &lt;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iostream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&gt;</w:t>
      </w:r>
    </w:p>
    <w:p w14:paraId="2610573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#include &lt;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string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&gt;</w:t>
      </w:r>
    </w:p>
    <w:p w14:paraId="5BEDABF8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#include &lt;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cmath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&gt;</w:t>
      </w:r>
    </w:p>
    <w:p w14:paraId="47EB39A3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#include &lt;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iomanip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&gt;</w:t>
      </w:r>
    </w:p>
    <w:p w14:paraId="260EF550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26E5C26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using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namespace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std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; // Підключення стандартного простору імен</w:t>
      </w:r>
    </w:p>
    <w:p w14:paraId="575F8FB5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0818E5A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int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main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() {</w:t>
      </w:r>
    </w:p>
    <w:p w14:paraId="3E2E00EB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Оголошення змінних</w:t>
      </w:r>
    </w:p>
    <w:p w14:paraId="05E61064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string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model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;</w:t>
      </w:r>
    </w:p>
    <w:p w14:paraId="660F77B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double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C,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charge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,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eff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;</w:t>
      </w:r>
    </w:p>
    <w:p w14:paraId="7A706179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int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years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, P;</w:t>
      </w:r>
    </w:p>
    <w:p w14:paraId="44584F6D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0AEBD4C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Введення даних користувачем</w:t>
      </w:r>
    </w:p>
    <w:p w14:paraId="144F8BE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"Модель станції: ";</w:t>
      </w:r>
    </w:p>
    <w:p w14:paraId="4AB6BEB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getline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(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cin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,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model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);</w:t>
      </w:r>
    </w:p>
    <w:p w14:paraId="5FBF22E2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42AA1EFA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"Паспортна ємність (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Вт·год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): ";</w:t>
      </w:r>
    </w:p>
    <w:p w14:paraId="137345B9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cin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&gt;&gt; C;</w:t>
      </w:r>
    </w:p>
    <w:p w14:paraId="48468912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5505609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"Вік станції (років): ";</w:t>
      </w:r>
    </w:p>
    <w:p w14:paraId="4A574DA8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cin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&gt;&gt;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years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;</w:t>
      </w:r>
    </w:p>
    <w:p w14:paraId="124B06D7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635233A8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"Рівень заряду (%): ";</w:t>
      </w:r>
    </w:p>
    <w:p w14:paraId="63948DCB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cin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&gt;&gt;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charge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;</w:t>
      </w:r>
    </w:p>
    <w:p w14:paraId="551095D0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78502A12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"ККД інвертора (%): ";</w:t>
      </w:r>
    </w:p>
    <w:p w14:paraId="366AE8C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cin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&gt;&gt;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eff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;</w:t>
      </w:r>
    </w:p>
    <w:p w14:paraId="3E70037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6A41AD6A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"Потужність приладу (Вт): ";</w:t>
      </w:r>
    </w:p>
    <w:p w14:paraId="74A6BCC2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cin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&gt;&gt; P;</w:t>
      </w:r>
    </w:p>
    <w:p w14:paraId="3BA444FB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27F7173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Перевірка довжини назви моделі</w:t>
      </w:r>
    </w:p>
    <w:p w14:paraId="4D4378F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(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model.length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() &gt; 31) {</w:t>
      </w:r>
    </w:p>
    <w:p w14:paraId="30858F73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"Помилка: назва моделі має бути не довшою за 31 символ.\n";</w:t>
      </w:r>
    </w:p>
    <w:p w14:paraId="0EDD0D3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return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1;</w:t>
      </w:r>
    </w:p>
    <w:p w14:paraId="514FBF2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}</w:t>
      </w:r>
    </w:p>
    <w:p w14:paraId="7B66324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1AA2F30F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Перевірка паспортної ємності</w:t>
      </w:r>
    </w:p>
    <w:p w14:paraId="78533B45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(C &lt;= 0) {</w:t>
      </w:r>
    </w:p>
    <w:p w14:paraId="2C15C87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"Помилка: паспортна ємність має бути більшою за нуль.\n";</w:t>
      </w:r>
    </w:p>
    <w:p w14:paraId="5AB772FD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return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1;</w:t>
      </w:r>
    </w:p>
    <w:p w14:paraId="4AC328E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}</w:t>
      </w:r>
    </w:p>
    <w:p w14:paraId="3C0418D4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043955BC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Перевірка віку станції</w:t>
      </w:r>
    </w:p>
    <w:p w14:paraId="269AC32C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(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years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 0 ||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years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&gt; 20) {</w:t>
      </w:r>
    </w:p>
    <w:p w14:paraId="1A3E3977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"Помилка: вік станції має бути від 0 до 20 років.\n";</w:t>
      </w:r>
    </w:p>
    <w:p w14:paraId="602F52D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return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1;</w:t>
      </w:r>
    </w:p>
    <w:p w14:paraId="1289B5F5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}</w:t>
      </w:r>
    </w:p>
    <w:p w14:paraId="48164627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198E315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Перевірка рівня заряду</w:t>
      </w:r>
    </w:p>
    <w:p w14:paraId="7F06C085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(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charge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 0 ||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charge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&gt; 100) {</w:t>
      </w:r>
    </w:p>
    <w:p w14:paraId="4114B530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"Помилка: рівень заряду має бути від 0 до 100%.\n";</w:t>
      </w:r>
    </w:p>
    <w:p w14:paraId="5277CA7A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return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1;</w:t>
      </w:r>
    </w:p>
    <w:p w14:paraId="589F949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}</w:t>
      </w:r>
    </w:p>
    <w:p w14:paraId="7D136E3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6D792C1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Перевірка ККД інвертора</w:t>
      </w:r>
    </w:p>
    <w:p w14:paraId="5C9E74C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(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eff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 0 ||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eff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&gt; 100) {</w:t>
      </w:r>
    </w:p>
    <w:p w14:paraId="45F3F10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"Помилка: ККД має бути від 0 до 100%.\n";</w:t>
      </w:r>
    </w:p>
    <w:p w14:paraId="3A738758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return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1;</w:t>
      </w:r>
    </w:p>
    <w:p w14:paraId="7D1C0BF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}</w:t>
      </w:r>
    </w:p>
    <w:p w14:paraId="3803EA22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0939E74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Перевірка потужності приладу</w:t>
      </w:r>
    </w:p>
    <w:p w14:paraId="0D6B63B8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(P &lt;= 0) {</w:t>
      </w:r>
    </w:p>
    <w:p w14:paraId="6BDD4F2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"Помилка: потужність приладу має бути більшою за нуль.\n";</w:t>
      </w:r>
    </w:p>
    <w:p w14:paraId="243265AF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return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1;</w:t>
      </w:r>
    </w:p>
    <w:p w14:paraId="3C73AE3C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}</w:t>
      </w:r>
    </w:p>
    <w:p w14:paraId="3CF00E7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6067967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Розрахунок фактичної ємності з урахуванням втрати 2% за кожен рік</w:t>
      </w:r>
    </w:p>
    <w:p w14:paraId="010425A8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double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actualCapacity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= C *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pow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(0.98,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years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);</w:t>
      </w:r>
    </w:p>
    <w:p w14:paraId="17254A04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0C9546D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Розрахунок запасу енергії з урахуванням рівня заряду</w:t>
      </w:r>
    </w:p>
    <w:p w14:paraId="55CB346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double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storedEnergy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=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actualCapacity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*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charge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 100.0;</w:t>
      </w:r>
    </w:p>
    <w:p w14:paraId="6FA54B02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333B851D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Розрахунок корисної енергії після перетворення інвертором</w:t>
      </w:r>
    </w:p>
    <w:p w14:paraId="0D6E66E8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double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usefulEnergy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=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storedEnergy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*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eff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 100.0;</w:t>
      </w:r>
    </w:p>
    <w:p w14:paraId="5F6E7CB0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2CB264CC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Розрахунок втрат енергії під час перетворення</w:t>
      </w:r>
    </w:p>
    <w:p w14:paraId="52D1BF6C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double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loss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=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storedEnergy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-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usefulEnergy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;</w:t>
      </w:r>
    </w:p>
    <w:p w14:paraId="53A97FDB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289AC46F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Розрахунок часу роботи приладу в годинах</w:t>
      </w:r>
    </w:p>
    <w:p w14:paraId="546EA1ED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double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runtime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=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usefulEnergy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 P;</w:t>
      </w:r>
    </w:p>
    <w:p w14:paraId="3346E58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41DF48A0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Переведення часу роботи в години та хвилини</w:t>
      </w:r>
    </w:p>
    <w:p w14:paraId="2DF1F5E5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int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hours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=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static_cast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&lt;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int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&gt;(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runtime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);</w:t>
      </w:r>
    </w:p>
    <w:p w14:paraId="36732EE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int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minutes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=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static_cast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&lt;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int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&gt;((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runtime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-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hours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) * 60);</w:t>
      </w:r>
    </w:p>
    <w:p w14:paraId="7BDA3BA9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7E2FBEFF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// Виведення результатів програми</w:t>
      </w:r>
    </w:p>
    <w:p w14:paraId="08BF3F8A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"\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nВивід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програми\n";</w:t>
      </w:r>
    </w:p>
    <w:p w14:paraId="2BF55133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fixed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setprecision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(1);</w:t>
      </w:r>
    </w:p>
    <w:p w14:paraId="7D38D09D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07A814F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"Модель:                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model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'\n';</w:t>
      </w:r>
    </w:p>
    <w:p w14:paraId="563A14C9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"Паспортна ємність:     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(8) &lt;&lt; C</w:t>
      </w:r>
    </w:p>
    <w:p w14:paraId="0D3C4BEC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"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Вт·год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\n";</w:t>
      </w:r>
    </w:p>
    <w:p w14:paraId="5D395B99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"Вік станції:           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(8)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years</w:t>
      </w:r>
      <w:proofErr w:type="spellEnd"/>
    </w:p>
    <w:p w14:paraId="7C7BE5A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" р.\n";</w:t>
      </w:r>
    </w:p>
    <w:p w14:paraId="382544A7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"Фактична ємність:      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(8)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actualCapacity</w:t>
      </w:r>
      <w:proofErr w:type="spellEnd"/>
    </w:p>
    <w:p w14:paraId="08C79B8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"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Вт·год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\n";</w:t>
      </w:r>
    </w:p>
    <w:p w14:paraId="6CA744BD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"Рівень заряду:         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(8)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charge</w:t>
      </w:r>
      <w:proofErr w:type="spellEnd"/>
    </w:p>
    <w:p w14:paraId="680502AA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" %\n";</w:t>
      </w:r>
    </w:p>
    <w:p w14:paraId="23442547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0856CF64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setprecision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(2);</w:t>
      </w:r>
    </w:p>
    <w:p w14:paraId="055EE475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"ККД інвертора:         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(8)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eff</w:t>
      </w:r>
      <w:proofErr w:type="spellEnd"/>
    </w:p>
    <w:p w14:paraId="246F07AA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" %\n";</w:t>
      </w:r>
    </w:p>
    <w:p w14:paraId="5285D03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72917E15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setprecision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(1);</w:t>
      </w:r>
    </w:p>
    <w:p w14:paraId="529EDCFF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"Запас енергії:         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(8)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storedEnergy</w:t>
      </w:r>
      <w:proofErr w:type="spellEnd"/>
    </w:p>
    <w:p w14:paraId="3390F5BC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"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Вт·год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\n";</w:t>
      </w:r>
    </w:p>
    <w:p w14:paraId="5B2FF1A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"Корисна енергія:       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(8)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usefulEnergy</w:t>
      </w:r>
      <w:proofErr w:type="spellEnd"/>
    </w:p>
    <w:p w14:paraId="5955A081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"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Вт·год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\n";</w:t>
      </w:r>
    </w:p>
    <w:p w14:paraId="44FB47BC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"Втрати на перетворенні: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(8)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loss</w:t>
      </w:r>
      <w:proofErr w:type="spellEnd"/>
    </w:p>
    <w:p w14:paraId="76FBCD1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"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Вт·год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\n";</w:t>
      </w:r>
    </w:p>
    <w:p w14:paraId="34F7C45F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20354243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setprecision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(2);</w:t>
      </w:r>
    </w:p>
    <w:p w14:paraId="363BBE5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cout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"Час роботи:                  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(5)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runtime</w:t>
      </w:r>
      <w:proofErr w:type="spellEnd"/>
    </w:p>
    <w:p w14:paraId="2D01B359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" год  = "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hours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" год "</w:t>
      </w:r>
    </w:p>
    <w:p w14:paraId="354A2976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    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setw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(2)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setfill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('0')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minutes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&lt;&lt;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setfill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(' ') &lt;&lt; " хв\n";</w:t>
      </w:r>
    </w:p>
    <w:p w14:paraId="79255C52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</w:p>
    <w:p w14:paraId="2953A86E" w14:textId="77777777" w:rsidR="00814576" w:rsidRPr="00814576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   </w:t>
      </w:r>
      <w:proofErr w:type="spellStart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return</w:t>
      </w:r>
      <w:proofErr w:type="spellEnd"/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0; // Завершення програми</w:t>
      </w:r>
    </w:p>
    <w:p w14:paraId="755BABB6" w14:textId="09715A82" w:rsidR="009F2374" w:rsidRPr="009F2374" w:rsidRDefault="00814576" w:rsidP="00814576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814576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}</w:t>
      </w:r>
      <w:r w:rsidR="009F2374"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br/>
      </w:r>
    </w:p>
    <w:p w14:paraId="0FE6B46C" w14:textId="1195A482" w:rsidR="009F2374" w:rsidRPr="009F2374" w:rsidRDefault="009F2374" w:rsidP="009F2374">
      <w:pP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Code 1 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. Код програми до задачі «Автономність портативної зарядної станції»</w:t>
      </w:r>
    </w:p>
    <w:p w14:paraId="56762B66" w14:textId="14D055CE" w:rsidR="009F2374" w:rsidRPr="00595AD0" w:rsidRDefault="00595AD0" w:rsidP="001520A0">
      <w:pPr>
        <w:rPr>
          <w:i/>
          <w:iCs/>
          <w:lang w:val="uk-UA"/>
        </w:rPr>
      </w:pPr>
      <w:r w:rsidRPr="00595AD0">
        <w:rPr>
          <w:i/>
          <w:iCs/>
        </w:rPr>
        <w:t xml:space="preserve">Посилання на файл коду в </w:t>
      </w:r>
      <w:proofErr w:type="spellStart"/>
      <w:r w:rsidRPr="00595AD0">
        <w:rPr>
          <w:i/>
          <w:iCs/>
        </w:rPr>
        <w:t>пулреквесті</w:t>
      </w:r>
      <w:proofErr w:type="spellEnd"/>
      <w:r>
        <w:rPr>
          <w:i/>
          <w:iCs/>
        </w:rPr>
        <w:fldChar w:fldCharType="begin"/>
      </w:r>
      <w:r>
        <w:rPr>
          <w:i/>
          <w:iCs/>
        </w:rPr>
        <w:instrText>HYPERLINK ":%20https:/github.com/artificial-intelligence-department/ai_programming_playground_2026/pull/347/changes%23diff-0527e7feb4e23a8655abede051a394bbabc987e5e5e15b7408e873009d119101"</w:instrText>
      </w:r>
      <w:r>
        <w:rPr>
          <w:i/>
          <w:iCs/>
        </w:rPr>
      </w:r>
      <w:r>
        <w:rPr>
          <w:i/>
          <w:iCs/>
        </w:rPr>
        <w:fldChar w:fldCharType="separate"/>
      </w:r>
      <w:r w:rsidRPr="00595AD0">
        <w:rPr>
          <w:rStyle w:val="a3"/>
          <w:i/>
          <w:iCs/>
        </w:rPr>
        <w:t>:</w:t>
      </w:r>
      <w:r w:rsidRPr="00595AD0">
        <w:rPr>
          <w:rStyle w:val="a3"/>
          <w:i/>
          <w:iCs/>
          <w:lang w:val="uk-UA"/>
        </w:rPr>
        <w:t xml:space="preserve"> </w:t>
      </w:r>
      <w:r w:rsidRPr="00595AD0">
        <w:rPr>
          <w:rStyle w:val="a3"/>
          <w:i/>
          <w:iCs/>
          <w:lang w:val="uk-UA"/>
        </w:rPr>
        <w:t>https://github.com/artificial-intelligence-department/ai_programming_playground_2026/pull/347/changes#diff-0527e7feb4e23a8655abede051a394bbabc987e5e5e15b7408e873009d119101</w:t>
      </w:r>
      <w:r>
        <w:rPr>
          <w:i/>
          <w:iCs/>
        </w:rPr>
        <w:fldChar w:fldCharType="end"/>
      </w:r>
    </w:p>
    <w:p w14:paraId="04602CCA" w14:textId="379F616F" w:rsidR="009F2374" w:rsidRPr="009F2374" w:rsidRDefault="001520A0" w:rsidP="009F2374">
      <w:pPr>
        <w:rPr>
          <w:b/>
          <w:bCs/>
          <w:lang w:val="en-US"/>
        </w:rPr>
      </w:pPr>
      <w:r w:rsidRPr="001520A0">
        <w:rPr>
          <w:lang w:val="uk-UA"/>
        </w:rPr>
        <w:br/>
      </w:r>
      <w:r w:rsidR="009F2374" w:rsidRPr="009F2374">
        <w:rPr>
          <w:b/>
          <w:bCs/>
          <w:lang w:val="uk-UA"/>
        </w:rPr>
        <w:t>Програма №</w:t>
      </w:r>
      <w:r w:rsidR="009F2374">
        <w:rPr>
          <w:b/>
          <w:bCs/>
          <w:lang w:val="en-US"/>
        </w:rPr>
        <w:t>2</w:t>
      </w:r>
      <w:r w:rsidR="009F2374" w:rsidRPr="009F2374">
        <w:rPr>
          <w:b/>
          <w:bCs/>
          <w:lang w:val="uk-UA"/>
        </w:rPr>
        <w:t xml:space="preserve"> - </w:t>
      </w:r>
      <w:r w:rsidR="009F2374" w:rsidRPr="009F2374">
        <w:rPr>
          <w:b/>
          <w:bCs/>
          <w:lang w:val="en-US"/>
        </w:rPr>
        <w:t xml:space="preserve">Self </w:t>
      </w:r>
      <w:proofErr w:type="spellStart"/>
      <w:r w:rsidR="009F2374" w:rsidRPr="009F2374">
        <w:rPr>
          <w:b/>
          <w:bCs/>
          <w:lang w:val="en-US"/>
        </w:rPr>
        <w:t>Practise</w:t>
      </w:r>
      <w:proofErr w:type="spellEnd"/>
      <w:r w:rsidR="009F2374" w:rsidRPr="009F2374">
        <w:rPr>
          <w:b/>
          <w:bCs/>
          <w:lang w:val="en-US"/>
        </w:rPr>
        <w:t xml:space="preserve"> Task</w:t>
      </w:r>
      <w:r w:rsidR="009F2374" w:rsidRPr="009F2374">
        <w:rPr>
          <w:b/>
          <w:bCs/>
          <w:lang w:val="uk-UA"/>
        </w:rPr>
        <w:t xml:space="preserve"> </w:t>
      </w:r>
      <w:r w:rsidR="009F2374">
        <w:rPr>
          <w:b/>
          <w:bCs/>
          <w:lang w:val="en-US"/>
        </w:rPr>
        <w:t>1</w:t>
      </w:r>
    </w:p>
    <w:p w14:paraId="78A2F54E" w14:textId="77777777" w:rsidR="009F2374" w:rsidRPr="002A3139" w:rsidRDefault="009F2374" w:rsidP="009F2374">
      <w:pPr>
        <w:numPr>
          <w:ilvl w:val="0"/>
          <w:numId w:val="18"/>
        </w:numPr>
        <w:rPr>
          <w:lang w:val="uk-UA"/>
        </w:rPr>
      </w:pPr>
      <w:proofErr w:type="spellStart"/>
      <w:r w:rsidRPr="009F2374">
        <w:rPr>
          <w:lang w:val="ru-RU"/>
        </w:rPr>
        <w:t>Програма</w:t>
      </w:r>
      <w:proofErr w:type="spellEnd"/>
      <w:r w:rsidRPr="009F2374">
        <w:rPr>
          <w:lang w:val="ru-RU"/>
        </w:rPr>
        <w:t xml:space="preserve"> </w:t>
      </w:r>
      <w:proofErr w:type="spellStart"/>
      <w:r w:rsidRPr="009F2374">
        <w:rPr>
          <w:lang w:val="ru-RU"/>
        </w:rPr>
        <w:t>зчитує</w:t>
      </w:r>
      <w:proofErr w:type="spellEnd"/>
      <w:r w:rsidRPr="009F2374">
        <w:rPr>
          <w:lang w:val="ru-RU"/>
        </w:rPr>
        <w:t xml:space="preserve"> два </w:t>
      </w:r>
      <w:proofErr w:type="spellStart"/>
      <w:r w:rsidRPr="009F2374">
        <w:rPr>
          <w:lang w:val="ru-RU"/>
        </w:rPr>
        <w:t>цілих</w:t>
      </w:r>
      <w:proofErr w:type="spellEnd"/>
      <w:r w:rsidRPr="009F2374">
        <w:rPr>
          <w:lang w:val="ru-RU"/>
        </w:rPr>
        <w:t xml:space="preserve"> числа </w:t>
      </w:r>
      <w:r w:rsidRPr="009F2374">
        <w:rPr>
          <w:lang w:val="en-US"/>
        </w:rPr>
        <w:t>a</w:t>
      </w:r>
      <w:r w:rsidRPr="009F2374">
        <w:rPr>
          <w:lang w:val="ru-RU"/>
        </w:rPr>
        <w:t xml:space="preserve"> та </w:t>
      </w:r>
      <w:r w:rsidRPr="009F2374">
        <w:rPr>
          <w:lang w:val="en-US"/>
        </w:rPr>
        <w:t>b</w:t>
      </w:r>
      <w:r w:rsidRPr="009F2374">
        <w:rPr>
          <w:lang w:val="ru-RU"/>
        </w:rPr>
        <w:t xml:space="preserve">, </w:t>
      </w:r>
      <w:proofErr w:type="spellStart"/>
      <w:r w:rsidRPr="009F2374">
        <w:rPr>
          <w:lang w:val="ru-RU"/>
        </w:rPr>
        <w:t>обчислює</w:t>
      </w:r>
      <w:proofErr w:type="spellEnd"/>
      <w:r w:rsidRPr="009F2374">
        <w:rPr>
          <w:lang w:val="ru-RU"/>
        </w:rPr>
        <w:t xml:space="preserve"> </w:t>
      </w:r>
      <w:proofErr w:type="spellStart"/>
      <w:r w:rsidRPr="009F2374">
        <w:rPr>
          <w:lang w:val="ru-RU"/>
        </w:rPr>
        <w:t>їхню</w:t>
      </w:r>
      <w:proofErr w:type="spellEnd"/>
      <w:r w:rsidRPr="009F2374">
        <w:rPr>
          <w:lang w:val="ru-RU"/>
        </w:rPr>
        <w:t xml:space="preserve"> суму та </w:t>
      </w:r>
      <w:proofErr w:type="spellStart"/>
      <w:r w:rsidRPr="009F2374">
        <w:rPr>
          <w:lang w:val="ru-RU"/>
        </w:rPr>
        <w:t>виводить</w:t>
      </w:r>
      <w:proofErr w:type="spellEnd"/>
      <w:r w:rsidRPr="009F2374">
        <w:rPr>
          <w:lang w:val="ru-RU"/>
        </w:rPr>
        <w:t xml:space="preserve"> </w:t>
      </w:r>
      <w:proofErr w:type="spellStart"/>
      <w:r w:rsidRPr="009F2374">
        <w:rPr>
          <w:lang w:val="ru-RU"/>
        </w:rPr>
        <w:t>отриманий</w:t>
      </w:r>
      <w:proofErr w:type="spellEnd"/>
      <w:r w:rsidRPr="009F2374">
        <w:rPr>
          <w:lang w:val="ru-RU"/>
        </w:rPr>
        <w:t xml:space="preserve"> результат.</w:t>
      </w:r>
    </w:p>
    <w:p w14:paraId="482898E2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9B9B9B"/>
          <w:sz w:val="21"/>
          <w:szCs w:val="21"/>
          <w:lang w:val="uk-UA"/>
        </w:rPr>
        <w:t>#include</w:t>
      </w:r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&lt;</w:t>
      </w:r>
      <w:proofErr w:type="spellStart"/>
      <w:r w:rsidRPr="002A3139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iostream</w:t>
      </w:r>
      <w:proofErr w:type="spellEnd"/>
      <w:r w:rsidRPr="002A3139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&gt;</w:t>
      </w:r>
    </w:p>
    <w:p w14:paraId="587DF496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using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namespace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std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31CFA34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main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() {</w:t>
      </w:r>
    </w:p>
    <w:p w14:paraId="39B78351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,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50359FF4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34463233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0400B136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if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(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&lt;=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&amp;&amp;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&lt;= 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&amp;&amp; 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&lt;=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&amp;&amp;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&lt;= 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 {</w:t>
      </w:r>
    </w:p>
    <w:p w14:paraId="299B2090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+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; </w:t>
      </w:r>
    </w:p>
    <w:p w14:paraId="3F3CF3C7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} </w:t>
      </w: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return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2060ED5D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}</w:t>
      </w:r>
    </w:p>
    <w:p w14:paraId="417EDAFB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</w:p>
    <w:p w14:paraId="567BE866" w14:textId="77777777" w:rsidR="002A3139" w:rsidRPr="009F2374" w:rsidRDefault="002A3139" w:rsidP="009F2374">
      <w:pPr>
        <w:numPr>
          <w:ilvl w:val="0"/>
          <w:numId w:val="18"/>
        </w:numPr>
        <w:rPr>
          <w:lang w:val="uk-UA"/>
        </w:rPr>
      </w:pPr>
    </w:p>
    <w:p w14:paraId="66759091" w14:textId="77777777" w:rsidR="00BB3E32" w:rsidRDefault="009F2374" w:rsidP="00BB3E32">
      <w:pP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Code 2 . </w:t>
      </w:r>
      <w: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 xml:space="preserve">  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Код програми до задачі «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A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 xml:space="preserve"> 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плюс 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B</w:t>
      </w:r>
      <w:r w:rsidR="00BB3E32"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»</w:t>
      </w:r>
    </w:p>
    <w:p w14:paraId="4FC30FA1" w14:textId="6AB327AB" w:rsidR="00595AD0" w:rsidRPr="009F2374" w:rsidRDefault="00595AD0" w:rsidP="00BB3E32">
      <w:pP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</w:pPr>
      <w:r w:rsidRPr="00595AD0">
        <w:rPr>
          <w:i/>
          <w:iCs/>
        </w:rPr>
        <w:t xml:space="preserve">Посилання на файл коду в </w:t>
      </w:r>
      <w:hyperlink r:id="rId36" w:history="1">
        <w:r w:rsidRPr="00595AD0">
          <w:rPr>
            <w:rStyle w:val="a3"/>
            <w:i/>
            <w:iCs/>
          </w:rPr>
          <w:t>пулреквесті</w:t>
        </w:r>
        <w:r w:rsidRPr="00595AD0">
          <w:rPr>
            <w:rStyle w:val="a3"/>
          </w:rPr>
          <w:t xml:space="preserve"> </w:t>
        </w:r>
        <w:r w:rsidRPr="00595AD0">
          <w:rPr>
            <w:rStyle w:val="a3"/>
            <w:i/>
            <w:iCs/>
          </w:rPr>
          <w:t>https://github.com/artificial-intelligence-department/ai_programming_playground_2026/pull/347/changes#diff-d565e3e31f53499b885f4e85b1dd778d91e0aa54a1b9b53f2ca4986da5f457af</w:t>
        </w:r>
      </w:hyperlink>
    </w:p>
    <w:p w14:paraId="00B7A30A" w14:textId="77777777" w:rsidR="00BB3E32" w:rsidRPr="00BB3E32" w:rsidRDefault="00BB3E32" w:rsidP="00BB3E32">
      <w:pPr>
        <w:rPr>
          <w:b/>
          <w:bCs/>
          <w:lang w:val="uk-UA"/>
        </w:rPr>
      </w:pPr>
      <w:r w:rsidRPr="00BB3E32">
        <w:rPr>
          <w:b/>
          <w:bCs/>
          <w:lang w:val="uk-UA"/>
        </w:rPr>
        <w:t>5.</w:t>
      </w:r>
      <w:r w:rsidRPr="00BB3E32">
        <w:rPr>
          <w:b/>
          <w:bCs/>
          <w:lang w:val="uk-UA"/>
        </w:rPr>
        <w:tab/>
        <w:t>Результати виконання завдань, тестування та фактично затрачений час:</w:t>
      </w:r>
    </w:p>
    <w:p w14:paraId="1FF66FCE" w14:textId="77777777" w:rsidR="00BB3E32" w:rsidRPr="00BB3E32" w:rsidRDefault="00BB3E32" w:rsidP="00BB3E32">
      <w:pPr>
        <w:rPr>
          <w:lang w:val="uk-UA"/>
        </w:rPr>
      </w:pPr>
      <w:r w:rsidRPr="00BB3E32">
        <w:rPr>
          <w:b/>
          <w:bCs/>
          <w:lang w:val="uk-UA"/>
        </w:rPr>
        <w:t xml:space="preserve">Програма №1 - Автономність портативної зарядної станції – </w:t>
      </w:r>
      <w:r w:rsidRPr="00BB3E32">
        <w:rPr>
          <w:lang w:val="uk-UA"/>
        </w:rPr>
        <w:t>виконання програми</w:t>
      </w:r>
    </w:p>
    <w:p w14:paraId="0903B05D" w14:textId="31D6976D" w:rsidR="009F2374" w:rsidRDefault="00814576" w:rsidP="009F2374">
      <w:pPr>
        <w:rPr>
          <w:lang w:val="uk-UA"/>
        </w:rPr>
      </w:pPr>
      <w:r w:rsidRPr="00814576">
        <w:rPr>
          <w:noProof/>
          <w:lang w:val="uk-UA"/>
        </w:rPr>
        <w:drawing>
          <wp:inline distT="0" distB="0" distL="0" distR="0" wp14:anchorId="38859EC4" wp14:editId="7BD83E2F">
            <wp:extent cx="5733415" cy="2737485"/>
            <wp:effectExtent l="0" t="0" r="63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1D21" w14:textId="46BE022E" w:rsidR="00CE3A32" w:rsidRDefault="00CE3A32" w:rsidP="00CE3A32">
      <w:pPr>
        <w:rPr>
          <w:i/>
          <w:iCs/>
          <w:color w:val="548DD4" w:themeColor="text2" w:themeTint="99"/>
          <w:lang w:val="uk-UA"/>
        </w:rPr>
      </w:pPr>
      <w:r w:rsidRPr="00CE3A32">
        <w:rPr>
          <w:i/>
          <w:iCs/>
          <w:color w:val="FF0000"/>
          <w:lang w:val="uk-UA"/>
        </w:rPr>
        <w:t xml:space="preserve"> </w:t>
      </w:r>
      <w:r w:rsidRPr="00CE3A32">
        <w:rPr>
          <w:i/>
          <w:iCs/>
          <w:color w:val="548DD4" w:themeColor="text2" w:themeTint="99"/>
        </w:rPr>
        <w:t xml:space="preserve">Рис. </w:t>
      </w:r>
      <w:r w:rsidR="00A11E38">
        <w:rPr>
          <w:i/>
          <w:iCs/>
          <w:color w:val="548DD4" w:themeColor="text2" w:themeTint="99"/>
          <w:lang w:val="uk-UA"/>
        </w:rPr>
        <w:t>18</w:t>
      </w:r>
      <w:r w:rsidRPr="00CE3A32">
        <w:rPr>
          <w:i/>
          <w:iCs/>
          <w:color w:val="548DD4" w:themeColor="text2" w:themeTint="99"/>
        </w:rPr>
        <w:t>. Результат роботи програми з коректними вхідними даними.</w:t>
      </w:r>
    </w:p>
    <w:p w14:paraId="4F45370C" w14:textId="3D7645A7" w:rsidR="00814576" w:rsidRPr="00814576" w:rsidRDefault="00814576" w:rsidP="00CE3A32">
      <w:pPr>
        <w:rPr>
          <w:color w:val="FF0000"/>
          <w:lang w:val="uk-UA"/>
        </w:rPr>
      </w:pPr>
      <w:r w:rsidRPr="00814576">
        <w:rPr>
          <w:noProof/>
          <w:color w:val="FF0000"/>
          <w:lang w:val="uk-UA"/>
        </w:rPr>
        <w:drawing>
          <wp:inline distT="0" distB="0" distL="0" distR="0" wp14:anchorId="7D5AEF08" wp14:editId="43896E8B">
            <wp:extent cx="5733415" cy="122428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7D40" w14:textId="107BEEDE" w:rsidR="00CE3A32" w:rsidRDefault="00CE3A32" w:rsidP="00CE3A32">
      <w:pPr>
        <w:rPr>
          <w:color w:val="548DD4" w:themeColor="text2" w:themeTint="99"/>
          <w:lang w:val="uk-UA"/>
        </w:rPr>
      </w:pPr>
    </w:p>
    <w:p w14:paraId="067D1FBE" w14:textId="46CC42C2" w:rsidR="00CE3A32" w:rsidRDefault="00CE3A32" w:rsidP="00CE3A32">
      <w:pPr>
        <w:rPr>
          <w:i/>
          <w:iCs/>
          <w:color w:val="548DD4" w:themeColor="text2" w:themeTint="99"/>
          <w:lang w:val="uk-UA"/>
        </w:rPr>
      </w:pPr>
      <w:r w:rsidRPr="00CE3A32">
        <w:rPr>
          <w:i/>
          <w:iCs/>
          <w:color w:val="548DD4" w:themeColor="text2" w:themeTint="99"/>
        </w:rPr>
        <w:t xml:space="preserve">Рис. </w:t>
      </w:r>
      <w:r w:rsidR="00A11E38">
        <w:rPr>
          <w:i/>
          <w:iCs/>
          <w:color w:val="548DD4" w:themeColor="text2" w:themeTint="99"/>
          <w:lang w:val="uk-UA"/>
        </w:rPr>
        <w:t>19</w:t>
      </w:r>
      <w:r w:rsidRPr="00CE3A32">
        <w:rPr>
          <w:i/>
          <w:iCs/>
          <w:color w:val="548DD4" w:themeColor="text2" w:themeTint="99"/>
        </w:rPr>
        <w:t>.</w:t>
      </w:r>
      <w:r>
        <w:rPr>
          <w:i/>
          <w:iCs/>
          <w:color w:val="548DD4" w:themeColor="text2" w:themeTint="99"/>
          <w:lang w:val="uk-UA"/>
        </w:rPr>
        <w:t xml:space="preserve"> Результат роботи програми з некоректним вводом моделі станції</w:t>
      </w:r>
    </w:p>
    <w:p w14:paraId="5965B61C" w14:textId="77777777" w:rsidR="00CE3A32" w:rsidRDefault="00CE3A32" w:rsidP="00CE3A32">
      <w:pPr>
        <w:rPr>
          <w:color w:val="548DD4" w:themeColor="text2" w:themeTint="99"/>
          <w:lang w:val="uk-UA"/>
        </w:rPr>
      </w:pPr>
    </w:p>
    <w:p w14:paraId="3736377F" w14:textId="77777777" w:rsidR="00CE3A32" w:rsidRPr="00CE3A32" w:rsidRDefault="00CE3A32" w:rsidP="00CE3A32">
      <w:pPr>
        <w:rPr>
          <w:lang w:val="uk-UA"/>
        </w:rPr>
      </w:pPr>
      <w:r w:rsidRPr="00CE3A32">
        <w:rPr>
          <w:lang w:val="uk-UA"/>
        </w:rPr>
        <w:t xml:space="preserve">Час затрачений на виконання завдання: </w:t>
      </w:r>
      <w:r w:rsidRPr="00CE3A32">
        <w:rPr>
          <w:lang w:val="ru-RU"/>
        </w:rPr>
        <w:t xml:space="preserve">1 </w:t>
      </w:r>
      <w:r w:rsidRPr="00CE3A32">
        <w:rPr>
          <w:lang w:val="uk-UA"/>
        </w:rPr>
        <w:t>день.</w:t>
      </w:r>
    </w:p>
    <w:p w14:paraId="36C26EB6" w14:textId="77777777" w:rsidR="00CE3A32" w:rsidRPr="00B9542F" w:rsidRDefault="00CE3A32" w:rsidP="00CE3A32">
      <w:pPr>
        <w:rPr>
          <w:color w:val="548DD4" w:themeColor="text2" w:themeTint="99"/>
          <w:lang w:val="uk-UA"/>
        </w:rPr>
      </w:pPr>
    </w:p>
    <w:p w14:paraId="32F3F321" w14:textId="77777777" w:rsidR="00CE3A32" w:rsidRPr="00CE3A32" w:rsidRDefault="00CE3A32" w:rsidP="00CE3A32">
      <w:pPr>
        <w:rPr>
          <w:lang w:val="uk-UA"/>
        </w:rPr>
      </w:pPr>
      <w:r w:rsidRPr="00CE3A32">
        <w:rPr>
          <w:b/>
          <w:bCs/>
          <w:lang w:val="uk-UA"/>
        </w:rPr>
        <w:t xml:space="preserve">Програма №2 - </w:t>
      </w:r>
      <w:r w:rsidRPr="00CE3A32">
        <w:rPr>
          <w:b/>
          <w:bCs/>
          <w:lang w:val="en-US"/>
        </w:rPr>
        <w:t>Self</w:t>
      </w:r>
      <w:r w:rsidRPr="00CE3A32">
        <w:rPr>
          <w:b/>
          <w:bCs/>
          <w:lang w:val="ru-RU"/>
        </w:rPr>
        <w:t xml:space="preserve"> </w:t>
      </w:r>
      <w:proofErr w:type="spellStart"/>
      <w:r w:rsidRPr="00CE3A32">
        <w:rPr>
          <w:b/>
          <w:bCs/>
          <w:lang w:val="en-US"/>
        </w:rPr>
        <w:t>Practise</w:t>
      </w:r>
      <w:proofErr w:type="spellEnd"/>
      <w:r w:rsidRPr="00CE3A32">
        <w:rPr>
          <w:b/>
          <w:bCs/>
          <w:lang w:val="ru-RU"/>
        </w:rPr>
        <w:t xml:space="preserve"> </w:t>
      </w:r>
      <w:r w:rsidRPr="00CE3A32">
        <w:rPr>
          <w:b/>
          <w:bCs/>
          <w:lang w:val="en-US"/>
        </w:rPr>
        <w:t>Task</w:t>
      </w:r>
      <w:r w:rsidRPr="00CE3A32">
        <w:rPr>
          <w:b/>
          <w:bCs/>
          <w:lang w:val="uk-UA"/>
        </w:rPr>
        <w:t xml:space="preserve"> 1 – </w:t>
      </w:r>
      <w:r w:rsidRPr="00CE3A32">
        <w:rPr>
          <w:lang w:val="uk-UA"/>
        </w:rPr>
        <w:t>виконання програми</w:t>
      </w:r>
    </w:p>
    <w:p w14:paraId="6C0AFB3E" w14:textId="5C653B8A" w:rsidR="00B700E1" w:rsidRDefault="002A3139">
      <w:pPr>
        <w:rPr>
          <w:lang w:val="en-US"/>
        </w:rPr>
      </w:pPr>
      <w:r w:rsidRPr="002A3139">
        <w:rPr>
          <w:noProof/>
          <w:lang w:val="uk-UA"/>
        </w:rPr>
        <w:drawing>
          <wp:inline distT="0" distB="0" distL="0" distR="0" wp14:anchorId="32AA06DC" wp14:editId="10477937">
            <wp:extent cx="5733415" cy="2497455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657B" w14:textId="7DCECC1A" w:rsidR="002A3139" w:rsidRDefault="002A3139" w:rsidP="002A3139">
      <w:pPr>
        <w:rPr>
          <w:i/>
          <w:iCs/>
          <w:color w:val="548DD4" w:themeColor="text2" w:themeTint="99"/>
          <w:lang w:val="en-US"/>
        </w:rPr>
      </w:pPr>
      <w:r w:rsidRPr="002A3139">
        <w:rPr>
          <w:i/>
          <w:iCs/>
          <w:color w:val="548DD4" w:themeColor="text2" w:themeTint="99"/>
          <w:lang w:val="uk-UA"/>
        </w:rPr>
        <w:t xml:space="preserve">Рис. </w:t>
      </w:r>
      <w:r w:rsidR="00A11E38">
        <w:rPr>
          <w:i/>
          <w:iCs/>
          <w:color w:val="548DD4" w:themeColor="text2" w:themeTint="99"/>
          <w:lang w:val="uk-UA"/>
        </w:rPr>
        <w:t>20</w:t>
      </w:r>
      <w:r w:rsidRPr="002A3139">
        <w:rPr>
          <w:i/>
          <w:iCs/>
          <w:color w:val="548DD4" w:themeColor="text2" w:themeTint="99"/>
          <w:lang w:val="uk-UA"/>
        </w:rPr>
        <w:t>. Результат виконання програми «A плюс B»</w:t>
      </w:r>
    </w:p>
    <w:p w14:paraId="312F8A05" w14:textId="77777777" w:rsidR="002A3139" w:rsidRDefault="002A3139" w:rsidP="002A3139">
      <w:pPr>
        <w:rPr>
          <w:i/>
          <w:iCs/>
          <w:color w:val="548DD4" w:themeColor="text2" w:themeTint="99"/>
          <w:lang w:val="en-US"/>
        </w:rPr>
      </w:pPr>
    </w:p>
    <w:p w14:paraId="08C1CA40" w14:textId="12466223" w:rsidR="002A3139" w:rsidRPr="002A3139" w:rsidRDefault="002A3139" w:rsidP="002A3139">
      <w:pPr>
        <w:rPr>
          <w:i/>
          <w:iCs/>
          <w:lang w:val="ru-RU"/>
        </w:rPr>
      </w:pPr>
      <w:r w:rsidRPr="002A3139">
        <w:rPr>
          <w:i/>
          <w:iCs/>
          <w:lang w:val="uk-UA"/>
        </w:rPr>
        <w:t>Час затрачений на виконання завдання: 1</w:t>
      </w:r>
      <w:r w:rsidRPr="002A3139">
        <w:rPr>
          <w:i/>
          <w:iCs/>
          <w:lang w:val="en-US"/>
        </w:rPr>
        <w:t>5</w:t>
      </w:r>
      <w:r w:rsidRPr="002A3139">
        <w:rPr>
          <w:i/>
          <w:iCs/>
          <w:lang w:val="uk-UA"/>
        </w:rPr>
        <w:t xml:space="preserve"> хвилин.</w:t>
      </w:r>
    </w:p>
    <w:p w14:paraId="1559E608" w14:textId="77777777" w:rsidR="002A3139" w:rsidRPr="002A3139" w:rsidRDefault="002A3139" w:rsidP="002A3139">
      <w:pPr>
        <w:rPr>
          <w:i/>
          <w:iCs/>
          <w:color w:val="548DD4" w:themeColor="text2" w:themeTint="99"/>
          <w:lang w:val="en-US"/>
        </w:rPr>
      </w:pPr>
    </w:p>
    <w:p w14:paraId="3CE5E416" w14:textId="77777777" w:rsidR="002A3139" w:rsidRPr="002A3139" w:rsidRDefault="002A3139" w:rsidP="002A3139">
      <w:pPr>
        <w:rPr>
          <w:b/>
          <w:bCs/>
          <w:lang w:val="uk-UA"/>
        </w:rPr>
      </w:pPr>
      <w:r w:rsidRPr="002A3139">
        <w:rPr>
          <w:b/>
          <w:bCs/>
          <w:lang w:val="uk-UA"/>
        </w:rPr>
        <w:t>6.</w:t>
      </w:r>
      <w:r w:rsidRPr="002A3139">
        <w:rPr>
          <w:b/>
          <w:bCs/>
          <w:lang w:val="uk-UA"/>
        </w:rPr>
        <w:tab/>
        <w:t>Кооперація з командою:</w:t>
      </w:r>
    </w:p>
    <w:p w14:paraId="5A6BFC14" w14:textId="35C01DE5" w:rsidR="002A3139" w:rsidRPr="002A3139" w:rsidRDefault="002A3139" w:rsidP="002A3139">
      <w:pPr>
        <w:numPr>
          <w:ilvl w:val="0"/>
          <w:numId w:val="19"/>
        </w:numPr>
        <w:rPr>
          <w:lang w:val="uk-UA"/>
        </w:rPr>
      </w:pPr>
      <w:r w:rsidRPr="002A3139">
        <w:rPr>
          <w:lang w:val="uk-UA"/>
        </w:rPr>
        <w:t>Перша зустріч — 1</w:t>
      </w:r>
      <w:r>
        <w:rPr>
          <w:lang w:val="en-US"/>
        </w:rPr>
        <w:t>4</w:t>
      </w:r>
      <w:r w:rsidRPr="002A3139">
        <w:rPr>
          <w:lang w:val="uk-UA"/>
        </w:rPr>
        <w:t>.09. Обговорили епік,</w:t>
      </w:r>
      <w:r>
        <w:rPr>
          <w:lang w:val="en-US"/>
        </w:rPr>
        <w:t xml:space="preserve"> </w:t>
      </w:r>
      <w:r>
        <w:rPr>
          <w:lang w:val="uk-UA"/>
        </w:rPr>
        <w:t>та поділились своїми результатами</w:t>
      </w:r>
      <w:r w:rsidRPr="002A3139">
        <w:rPr>
          <w:lang w:val="uk-UA"/>
        </w:rPr>
        <w:t xml:space="preserve"> . Потренувалися створювати репозиторії та гілки на </w:t>
      </w:r>
      <w:proofErr w:type="spellStart"/>
      <w:r w:rsidRPr="002A3139">
        <w:rPr>
          <w:lang w:val="uk-UA"/>
        </w:rPr>
        <w:t>GitHub</w:t>
      </w:r>
      <w:proofErr w:type="spellEnd"/>
      <w:r w:rsidRPr="002A3139">
        <w:rPr>
          <w:lang w:val="uk-UA"/>
        </w:rPr>
        <w:t>, додавати учасників, обмінюватися файлами, відкривати пул-</w:t>
      </w:r>
      <w:proofErr w:type="spellStart"/>
      <w:r w:rsidRPr="002A3139">
        <w:rPr>
          <w:lang w:val="uk-UA"/>
        </w:rPr>
        <w:t>реквести</w:t>
      </w:r>
      <w:proofErr w:type="spellEnd"/>
      <w:r w:rsidRPr="002A3139">
        <w:rPr>
          <w:lang w:val="uk-UA"/>
        </w:rPr>
        <w:t xml:space="preserve"> й проводити код-</w:t>
      </w:r>
      <w:proofErr w:type="spellStart"/>
      <w:r w:rsidRPr="002A3139">
        <w:rPr>
          <w:lang w:val="uk-UA"/>
        </w:rPr>
        <w:t>рев’ю</w:t>
      </w:r>
      <w:proofErr w:type="spellEnd"/>
      <w:r w:rsidRPr="002A3139">
        <w:rPr>
          <w:lang w:val="uk-UA"/>
        </w:rPr>
        <w:t>.</w:t>
      </w:r>
    </w:p>
    <w:p w14:paraId="5FA2974E" w14:textId="17CC2519" w:rsidR="002A3139" w:rsidRDefault="002A3139">
      <w:pPr>
        <w:rPr>
          <w:lang w:val="uk-UA"/>
        </w:rPr>
      </w:pPr>
      <w:r w:rsidRPr="002A3139">
        <w:rPr>
          <w:noProof/>
          <w:lang w:val="en-US"/>
        </w:rPr>
        <w:drawing>
          <wp:inline distT="0" distB="0" distL="0" distR="0" wp14:anchorId="032F917D" wp14:editId="469ED4A8">
            <wp:extent cx="5733415" cy="3076575"/>
            <wp:effectExtent l="0" t="0" r="63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2AB3" w14:textId="4AEB3F0F" w:rsidR="002A3139" w:rsidRDefault="002A3139">
      <w:pPr>
        <w:rPr>
          <w:i/>
          <w:iCs/>
          <w:color w:val="548DD4" w:themeColor="text2" w:themeTint="99"/>
          <w:lang w:val="uk-UA"/>
        </w:rPr>
      </w:pPr>
      <w:r w:rsidRPr="002A3139">
        <w:rPr>
          <w:i/>
          <w:iCs/>
          <w:color w:val="548DD4" w:themeColor="text2" w:themeTint="99"/>
          <w:lang w:val="uk-UA"/>
        </w:rPr>
        <w:t xml:space="preserve">Рис. </w:t>
      </w:r>
      <w:r w:rsidR="00A11E38">
        <w:rPr>
          <w:i/>
          <w:iCs/>
          <w:color w:val="548DD4" w:themeColor="text2" w:themeTint="99"/>
          <w:lang w:val="uk-UA"/>
        </w:rPr>
        <w:t>21</w:t>
      </w:r>
      <w:r>
        <w:rPr>
          <w:i/>
          <w:iCs/>
          <w:color w:val="548DD4" w:themeColor="text2" w:themeTint="99"/>
          <w:lang w:val="uk-UA"/>
        </w:rPr>
        <w:t xml:space="preserve">.  </w:t>
      </w:r>
      <w:proofErr w:type="spellStart"/>
      <w:r>
        <w:rPr>
          <w:i/>
          <w:iCs/>
          <w:color w:val="548DD4" w:themeColor="text2" w:themeTint="99"/>
          <w:lang w:val="uk-UA"/>
        </w:rPr>
        <w:t>Скрін</w:t>
      </w:r>
      <w:proofErr w:type="spellEnd"/>
      <w:r>
        <w:rPr>
          <w:i/>
          <w:iCs/>
          <w:color w:val="548DD4" w:themeColor="text2" w:themeTint="99"/>
          <w:lang w:val="uk-UA"/>
        </w:rPr>
        <w:t xml:space="preserve"> зустрічі у </w:t>
      </w:r>
      <w:r>
        <w:rPr>
          <w:i/>
          <w:iCs/>
          <w:color w:val="548DD4" w:themeColor="text2" w:themeTint="99"/>
          <w:lang w:val="en-US"/>
        </w:rPr>
        <w:t xml:space="preserve">meet </w:t>
      </w:r>
    </w:p>
    <w:p w14:paraId="69BECB2B" w14:textId="2D9AAF6E" w:rsidR="000F7801" w:rsidRDefault="0039201A">
      <w:pPr>
        <w:rPr>
          <w:i/>
          <w:iCs/>
          <w:color w:val="548DD4" w:themeColor="text2" w:themeTint="99"/>
          <w:lang w:val="uk-UA"/>
        </w:rPr>
      </w:pPr>
      <w:r>
        <w:rPr>
          <w:i/>
          <w:iCs/>
          <w:noProof/>
          <w:color w:val="548DD4" w:themeColor="text2" w:themeTint="99"/>
          <w:lang w:val="uk-UA"/>
        </w:rPr>
        <w:drawing>
          <wp:inline distT="0" distB="0" distL="0" distR="0" wp14:anchorId="2248D5FF" wp14:editId="7AA9227B">
            <wp:extent cx="5733415" cy="305625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ED7F" w14:textId="03CF85DD" w:rsidR="0039201A" w:rsidRDefault="0039201A">
      <w:pPr>
        <w:rPr>
          <w:i/>
          <w:iCs/>
          <w:color w:val="548DD4" w:themeColor="text2" w:themeTint="99"/>
          <w:lang w:val="uk-UA"/>
        </w:rPr>
      </w:pPr>
    </w:p>
    <w:p w14:paraId="1E508B44" w14:textId="2F2F5CB2" w:rsidR="004462B5" w:rsidRPr="004462B5" w:rsidRDefault="0039201A" w:rsidP="004462B5">
      <w:pPr>
        <w:rPr>
          <w:i/>
          <w:iCs/>
          <w:color w:val="548DD4" w:themeColor="text2" w:themeTint="99"/>
        </w:rPr>
      </w:pPr>
      <w:r>
        <w:rPr>
          <w:i/>
          <w:iCs/>
          <w:color w:val="548DD4" w:themeColor="text2" w:themeTint="99"/>
          <w:lang w:val="uk-UA"/>
        </w:rPr>
        <w:t>Рис. 2</w:t>
      </w:r>
      <w:r w:rsidR="00A11E38">
        <w:rPr>
          <w:i/>
          <w:iCs/>
          <w:color w:val="548DD4" w:themeColor="text2" w:themeTint="99"/>
          <w:lang w:val="uk-UA"/>
        </w:rPr>
        <w:t>2</w:t>
      </w:r>
      <w:r>
        <w:rPr>
          <w:i/>
          <w:iCs/>
          <w:color w:val="548DD4" w:themeColor="text2" w:themeTint="99"/>
          <w:lang w:val="uk-UA"/>
        </w:rPr>
        <w:t xml:space="preserve"> </w:t>
      </w:r>
      <w:proofErr w:type="spellStart"/>
      <w:r>
        <w:rPr>
          <w:i/>
          <w:iCs/>
          <w:color w:val="548DD4" w:themeColor="text2" w:themeTint="99"/>
          <w:lang w:val="uk-UA"/>
        </w:rPr>
        <w:t>Скрін</w:t>
      </w:r>
      <w:proofErr w:type="spellEnd"/>
      <w:r>
        <w:rPr>
          <w:i/>
          <w:iCs/>
          <w:color w:val="548DD4" w:themeColor="text2" w:themeTint="99"/>
          <w:lang w:val="uk-UA"/>
        </w:rPr>
        <w:t xml:space="preserve"> дошки з </w:t>
      </w:r>
      <w:proofErr w:type="spellStart"/>
      <w:r w:rsidR="004462B5" w:rsidRPr="004462B5">
        <w:rPr>
          <w:i/>
          <w:iCs/>
          <w:color w:val="548DD4" w:themeColor="text2" w:themeTint="99"/>
        </w:rPr>
        <w:t>Trello</w:t>
      </w:r>
      <w:proofErr w:type="spellEnd"/>
    </w:p>
    <w:p w14:paraId="1C752C94" w14:textId="12FB6DF9" w:rsidR="0039201A" w:rsidRDefault="0039201A">
      <w:pPr>
        <w:rPr>
          <w:i/>
          <w:iCs/>
          <w:color w:val="548DD4" w:themeColor="text2" w:themeTint="99"/>
          <w:lang w:val="uk-UA"/>
        </w:rPr>
      </w:pPr>
      <w:r>
        <w:rPr>
          <w:i/>
          <w:iCs/>
          <w:noProof/>
          <w:color w:val="548DD4" w:themeColor="text2" w:themeTint="99"/>
          <w:lang w:val="uk-UA"/>
        </w:rPr>
        <w:drawing>
          <wp:inline distT="0" distB="0" distL="0" distR="0" wp14:anchorId="62BF9C0F" wp14:editId="32657E40">
            <wp:extent cx="5733415" cy="305689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F635" w14:textId="7A05B85D" w:rsidR="004462B5" w:rsidRPr="004462B5" w:rsidRDefault="0039201A" w:rsidP="004462B5">
      <w:pPr>
        <w:rPr>
          <w:i/>
          <w:iCs/>
          <w:color w:val="548DD4" w:themeColor="text2" w:themeTint="99"/>
        </w:rPr>
      </w:pPr>
      <w:r>
        <w:rPr>
          <w:i/>
          <w:iCs/>
          <w:color w:val="548DD4" w:themeColor="text2" w:themeTint="99"/>
          <w:lang w:val="uk-UA"/>
        </w:rPr>
        <w:t>Рис. 2</w:t>
      </w:r>
      <w:r w:rsidR="00A11E38">
        <w:rPr>
          <w:i/>
          <w:iCs/>
          <w:color w:val="548DD4" w:themeColor="text2" w:themeTint="99"/>
          <w:lang w:val="uk-UA"/>
        </w:rPr>
        <w:t>3</w:t>
      </w:r>
      <w:r>
        <w:rPr>
          <w:i/>
          <w:iCs/>
          <w:color w:val="548DD4" w:themeColor="text2" w:themeTint="99"/>
          <w:lang w:val="uk-UA"/>
        </w:rPr>
        <w:t xml:space="preserve"> </w:t>
      </w:r>
      <w:proofErr w:type="spellStart"/>
      <w:r>
        <w:rPr>
          <w:i/>
          <w:iCs/>
          <w:color w:val="548DD4" w:themeColor="text2" w:themeTint="99"/>
          <w:lang w:val="uk-UA"/>
        </w:rPr>
        <w:t>Скрін</w:t>
      </w:r>
      <w:proofErr w:type="spellEnd"/>
      <w:r>
        <w:rPr>
          <w:i/>
          <w:iCs/>
          <w:color w:val="548DD4" w:themeColor="text2" w:themeTint="99"/>
          <w:lang w:val="uk-UA"/>
        </w:rPr>
        <w:t xml:space="preserve"> дошки з </w:t>
      </w:r>
      <w:proofErr w:type="spellStart"/>
      <w:r w:rsidR="004462B5" w:rsidRPr="004462B5">
        <w:rPr>
          <w:i/>
          <w:iCs/>
          <w:color w:val="548DD4" w:themeColor="text2" w:themeTint="99"/>
        </w:rPr>
        <w:t>Trello</w:t>
      </w:r>
      <w:proofErr w:type="spellEnd"/>
    </w:p>
    <w:p w14:paraId="0B8DBDD5" w14:textId="307615B0" w:rsidR="0039201A" w:rsidRDefault="0039201A">
      <w:pPr>
        <w:rPr>
          <w:i/>
          <w:iCs/>
          <w:color w:val="548DD4" w:themeColor="text2" w:themeTint="99"/>
          <w:lang w:val="uk-UA"/>
        </w:rPr>
      </w:pPr>
    </w:p>
    <w:p w14:paraId="0453CFE9" w14:textId="67F0AF59" w:rsidR="000F7801" w:rsidRPr="000F7801" w:rsidRDefault="000F7801" w:rsidP="000F7801">
      <w:pPr>
        <w:rPr>
          <w:b/>
          <w:bCs/>
          <w:lang w:val="ru-RU"/>
        </w:rPr>
      </w:pPr>
      <w:r w:rsidRPr="000F7801">
        <w:rPr>
          <w:b/>
          <w:bCs/>
          <w:lang w:val="uk-UA"/>
        </w:rPr>
        <w:t xml:space="preserve">Висновки: </w:t>
      </w:r>
    </w:p>
    <w:p w14:paraId="1E5BD1DF" w14:textId="77777777" w:rsidR="000F7801" w:rsidRPr="000F7801" w:rsidRDefault="000F7801" w:rsidP="000F7801">
      <w:pPr>
        <w:rPr>
          <w:lang w:val="ru-RU"/>
        </w:rPr>
      </w:pPr>
    </w:p>
    <w:p w14:paraId="438F22A4" w14:textId="77777777" w:rsidR="000F7801" w:rsidRPr="000F7801" w:rsidRDefault="000F7801" w:rsidP="000F7801">
      <w:pPr>
        <w:rPr>
          <w:lang w:val="uk-UA"/>
        </w:rPr>
      </w:pPr>
      <w:r w:rsidRPr="000F7801">
        <w:rPr>
          <w:lang w:val="uk-UA"/>
        </w:rPr>
        <w:t xml:space="preserve">У процесі виконання поставлених завдань було опрацьовано основні інструменти, необхідні для розробки програмного забезпечення мовою C++. Отримані знання та практичні навички створюють основу для подальшого вивчення програмування і виконання складніших </w:t>
      </w:r>
      <w:proofErr w:type="spellStart"/>
      <w:r w:rsidRPr="000F7801">
        <w:rPr>
          <w:lang w:val="uk-UA"/>
        </w:rPr>
        <w:t>проєктів</w:t>
      </w:r>
      <w:proofErr w:type="spellEnd"/>
      <w:r w:rsidRPr="000F7801">
        <w:rPr>
          <w:lang w:val="uk-UA"/>
        </w:rPr>
        <w:t>.</w:t>
      </w:r>
    </w:p>
    <w:p w14:paraId="6530C41E" w14:textId="77777777" w:rsidR="000F7801" w:rsidRPr="000F7801" w:rsidRDefault="000F7801" w:rsidP="000F7801">
      <w:pPr>
        <w:rPr>
          <w:lang w:val="uk-UA"/>
        </w:rPr>
      </w:pPr>
    </w:p>
    <w:p w14:paraId="1AE0AB3C" w14:textId="54960729" w:rsidR="000F7801" w:rsidRPr="000F7801" w:rsidRDefault="000F7801" w:rsidP="000F7801">
      <w:pPr>
        <w:rPr>
          <w:lang w:val="uk-UA"/>
        </w:rPr>
      </w:pPr>
      <w:r w:rsidRPr="000F7801">
        <w:rPr>
          <w:lang w:val="uk-UA"/>
        </w:rPr>
        <w:t xml:space="preserve">Здобуті </w:t>
      </w:r>
      <w:r>
        <w:rPr>
          <w:lang w:val="uk-UA"/>
        </w:rPr>
        <w:t>вміння</w:t>
      </w:r>
      <w:r w:rsidRPr="000F7801">
        <w:rPr>
          <w:lang w:val="uk-UA"/>
        </w:rPr>
        <w:t>:</w:t>
      </w:r>
    </w:p>
    <w:p w14:paraId="3815EBB2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Робота в терміналі: вивчено базові команди </w:t>
      </w:r>
      <w:proofErr w:type="spellStart"/>
      <w:r w:rsidRPr="000F7801">
        <w:rPr>
          <w:lang w:val="uk-UA"/>
        </w:rPr>
        <w:t>Linux</w:t>
      </w:r>
      <w:proofErr w:type="spellEnd"/>
      <w:r w:rsidRPr="000F7801">
        <w:rPr>
          <w:lang w:val="uk-UA"/>
        </w:rPr>
        <w:t>-подібного терміналу для взаємодії з операційною системою.</w:t>
      </w:r>
    </w:p>
    <w:p w14:paraId="3BFFEFC5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Середовище розробки: встановлено та налаштовано </w:t>
      </w:r>
      <w:proofErr w:type="spellStart"/>
      <w:r w:rsidRPr="000F7801">
        <w:rPr>
          <w:lang w:val="uk-UA"/>
        </w:rPr>
        <w:t>Visual</w:t>
      </w:r>
      <w:proofErr w:type="spellEnd"/>
      <w:r w:rsidRPr="000F7801">
        <w:rPr>
          <w:lang w:val="uk-UA"/>
        </w:rPr>
        <w:t xml:space="preserve"> </w:t>
      </w:r>
      <w:proofErr w:type="spellStart"/>
      <w:r w:rsidRPr="000F7801">
        <w:rPr>
          <w:lang w:val="uk-UA"/>
        </w:rPr>
        <w:t>Studio</w:t>
      </w:r>
      <w:proofErr w:type="spellEnd"/>
      <w:r w:rsidRPr="000F7801">
        <w:rPr>
          <w:lang w:val="uk-UA"/>
        </w:rPr>
        <w:t xml:space="preserve"> </w:t>
      </w:r>
      <w:proofErr w:type="spellStart"/>
      <w:r w:rsidRPr="000F7801">
        <w:rPr>
          <w:lang w:val="uk-UA"/>
        </w:rPr>
        <w:t>Code</w:t>
      </w:r>
      <w:proofErr w:type="spellEnd"/>
      <w:r w:rsidRPr="000F7801">
        <w:rPr>
          <w:lang w:val="uk-UA"/>
        </w:rPr>
        <w:t xml:space="preserve"> і необхідні розширення для програмування мовою C++.</w:t>
      </w:r>
    </w:p>
    <w:p w14:paraId="649E25D1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Система контролю версій: здобуто базові знання про </w:t>
      </w:r>
      <w:proofErr w:type="spellStart"/>
      <w:r w:rsidRPr="000F7801">
        <w:rPr>
          <w:lang w:val="uk-UA"/>
        </w:rPr>
        <w:t>Git</w:t>
      </w:r>
      <w:proofErr w:type="spellEnd"/>
      <w:r w:rsidRPr="000F7801">
        <w:rPr>
          <w:lang w:val="uk-UA"/>
        </w:rPr>
        <w:t xml:space="preserve"> і </w:t>
      </w:r>
      <w:proofErr w:type="spellStart"/>
      <w:r w:rsidRPr="000F7801">
        <w:rPr>
          <w:lang w:val="uk-UA"/>
        </w:rPr>
        <w:t>GitHub</w:t>
      </w:r>
      <w:proofErr w:type="spellEnd"/>
      <w:r w:rsidRPr="000F7801">
        <w:rPr>
          <w:lang w:val="uk-UA"/>
        </w:rPr>
        <w:t xml:space="preserve">, командну роботу з кодом та відстеження змін. </w:t>
      </w:r>
      <w:proofErr w:type="spellStart"/>
      <w:r w:rsidRPr="000F7801">
        <w:rPr>
          <w:lang w:val="uk-UA"/>
        </w:rPr>
        <w:t>Клоновано</w:t>
      </w:r>
      <w:proofErr w:type="spellEnd"/>
      <w:r w:rsidRPr="000F7801">
        <w:rPr>
          <w:lang w:val="uk-UA"/>
        </w:rPr>
        <w:t xml:space="preserve"> репозиторій із </w:t>
      </w:r>
      <w:proofErr w:type="spellStart"/>
      <w:r w:rsidRPr="000F7801">
        <w:rPr>
          <w:lang w:val="uk-UA"/>
        </w:rPr>
        <w:t>GitHub</w:t>
      </w:r>
      <w:proofErr w:type="spellEnd"/>
      <w:r w:rsidRPr="000F7801">
        <w:rPr>
          <w:lang w:val="uk-UA"/>
        </w:rPr>
        <w:t xml:space="preserve"> і створено перші </w:t>
      </w:r>
      <w:proofErr w:type="spellStart"/>
      <w:r w:rsidRPr="000F7801">
        <w:rPr>
          <w:lang w:val="uk-UA"/>
        </w:rPr>
        <w:t>коміти</w:t>
      </w:r>
      <w:proofErr w:type="spellEnd"/>
      <w:r w:rsidRPr="000F7801">
        <w:rPr>
          <w:lang w:val="uk-UA"/>
        </w:rPr>
        <w:t>.</w:t>
      </w:r>
    </w:p>
    <w:p w14:paraId="221DA72F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Організація </w:t>
      </w:r>
      <w:proofErr w:type="spellStart"/>
      <w:r w:rsidRPr="000F7801">
        <w:rPr>
          <w:lang w:val="uk-UA"/>
        </w:rPr>
        <w:t>проєктів</w:t>
      </w:r>
      <w:proofErr w:type="spellEnd"/>
      <w:r w:rsidRPr="000F7801">
        <w:rPr>
          <w:lang w:val="uk-UA"/>
        </w:rPr>
        <w:t xml:space="preserve">: вивчено основні можливості </w:t>
      </w:r>
      <w:proofErr w:type="spellStart"/>
      <w:r w:rsidRPr="000F7801">
        <w:rPr>
          <w:lang w:val="uk-UA"/>
        </w:rPr>
        <w:t>Trello</w:t>
      </w:r>
      <w:proofErr w:type="spellEnd"/>
      <w:r w:rsidRPr="000F7801">
        <w:rPr>
          <w:lang w:val="uk-UA"/>
        </w:rPr>
        <w:t xml:space="preserve"> для планування, структурування та контролю виконання завдань.</w:t>
      </w:r>
    </w:p>
    <w:p w14:paraId="66A36AE6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Тестування алгоритмів: створено обліковий запис на платформі </w:t>
      </w:r>
      <w:proofErr w:type="spellStart"/>
      <w:r w:rsidRPr="000F7801">
        <w:rPr>
          <w:lang w:val="uk-UA"/>
        </w:rPr>
        <w:t>Algotester</w:t>
      </w:r>
      <w:proofErr w:type="spellEnd"/>
      <w:r w:rsidRPr="000F7801">
        <w:rPr>
          <w:lang w:val="uk-UA"/>
        </w:rPr>
        <w:t xml:space="preserve"> та розглянуто її основні можливості для перевірки алгоритмів.</w:t>
      </w:r>
    </w:p>
    <w:p w14:paraId="2648D592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>Візуалізація: опановано роботу в Draw.io для створення блок-схем та інших діаграм.</w:t>
      </w:r>
    </w:p>
    <w:p w14:paraId="5335F79D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Мова C++: здобуто базові знання про структуру програм мовою C++, типи даних і засоби введення та виведення інформації. Створено, </w:t>
      </w:r>
      <w:proofErr w:type="spellStart"/>
      <w:r w:rsidRPr="000F7801">
        <w:rPr>
          <w:lang w:val="uk-UA"/>
        </w:rPr>
        <w:t>скомпільовано</w:t>
      </w:r>
      <w:proofErr w:type="spellEnd"/>
      <w:r w:rsidRPr="000F7801">
        <w:rPr>
          <w:lang w:val="uk-UA"/>
        </w:rPr>
        <w:t xml:space="preserve"> та запущено програмний код мовою C++.</w:t>
      </w:r>
    </w:p>
    <w:p w14:paraId="58691701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>Робота у Word: підготовлено звіт за результатами виконаної роботи.</w:t>
      </w:r>
    </w:p>
    <w:p w14:paraId="52A45A74" w14:textId="77777777" w:rsidR="000F7801" w:rsidRPr="000F7801" w:rsidRDefault="000F7801" w:rsidP="000F7801">
      <w:pPr>
        <w:rPr>
          <w:lang w:val="uk-UA"/>
        </w:rPr>
      </w:pPr>
    </w:p>
    <w:p w14:paraId="2BC01F8D" w14:textId="77777777" w:rsidR="000F7801" w:rsidRPr="000F7801" w:rsidRDefault="000F7801">
      <w:pPr>
        <w:rPr>
          <w:lang w:val="uk-UA"/>
        </w:rPr>
      </w:pPr>
    </w:p>
    <w:sectPr w:rsidR="000F7801" w:rsidRPr="000F7801">
      <w:headerReference w:type="default" r:id="rId43"/>
      <w:headerReference w:type="first" r:id="rId4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99CEE" w14:textId="77777777" w:rsidR="000C6B30" w:rsidRDefault="000C6B30">
      <w:pPr>
        <w:spacing w:line="240" w:lineRule="auto"/>
      </w:pPr>
      <w:r>
        <w:separator/>
      </w:r>
    </w:p>
  </w:endnote>
  <w:endnote w:type="continuationSeparator" w:id="0">
    <w:p w14:paraId="4DE59E11" w14:textId="77777777" w:rsidR="000C6B30" w:rsidRDefault="000C6B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5D48F09-4F81-4059-BDBC-9229D69FDB4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C5CCD14F-19D4-4B9B-B3A8-0111CE6BF84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29AE6E3-DEEA-4C38-96DB-720C56AD5E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8AEE" w14:textId="77777777" w:rsidR="00466412" w:rsidRDefault="004462B5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5ED2C" w14:textId="77777777" w:rsidR="000C6B30" w:rsidRDefault="000C6B30">
      <w:r>
        <w:separator/>
      </w:r>
    </w:p>
  </w:footnote>
  <w:footnote w:type="continuationSeparator" w:id="0">
    <w:p w14:paraId="01B685EA" w14:textId="77777777" w:rsidR="000C6B30" w:rsidRDefault="000C6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A6E00" w14:textId="77777777" w:rsidR="00466412" w:rsidRDefault="004462B5">
    <w:pPr>
      <w:pStyle w:val="a4"/>
      <w:spacing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295E0A" wp14:editId="6009817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353642" w14:textId="77777777" w:rsidR="00466412" w:rsidRDefault="004462B5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95E0A" id="_x0000_t202" coordsize="21600,21600" o:spt="202" path="m,l,21600r21600,l21600,xe">
              <v:stroke joinstyle="miter"/>
              <v:path gradientshapeok="t" o:connecttype="rect"/>
            </v:shapetype>
            <v:shape id="Текстовое поле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1353642" w14:textId="77777777" w:rsidR="00466412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A4D63" w14:textId="77777777" w:rsidR="00466412" w:rsidRDefault="004462B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B9B323" wp14:editId="5A1A22E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CAE280" w14:textId="77777777" w:rsidR="00466412" w:rsidRDefault="004462B5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9B323" id="_x0000_t202" coordsize="21600,21600" o:spt="202" path="m,l,21600r21600,l21600,xe">
              <v:stroke joinstyle="miter"/>
              <v:path gradientshapeok="t" o:connecttype="rect"/>
            </v:shapetype>
            <v:shape id="Текстовое поле 4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FCAE280" w14:textId="77777777" w:rsidR="00466412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D56F" w14:textId="77777777" w:rsidR="00466412" w:rsidRDefault="00466412">
    <w:pPr>
      <w:pStyle w:val="a4"/>
      <w:spacing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2F1D4" w14:textId="77777777" w:rsidR="00466412" w:rsidRDefault="004462B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BAB670" wp14:editId="10F5C67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2FB99" w14:textId="77777777" w:rsidR="00466412" w:rsidRDefault="004462B5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AB670" id="_x0000_t202" coordsize="21600,21600" o:spt="202" path="m,l,21600r21600,l21600,xe">
              <v:stroke joinstyle="miter"/>
              <v:path gradientshapeok="t" o:connecttype="rect"/>
            </v:shapetype>
            <v:shape id="Текстовое поле 8" o:spid="_x0000_s1028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492FB99" w14:textId="77777777" w:rsidR="00466412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F935C4"/>
    <w:multiLevelType w:val="multilevel"/>
    <w:tmpl w:val="88F935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A743C8FB"/>
    <w:multiLevelType w:val="multilevel"/>
    <w:tmpl w:val="A743C8FB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3DBA05A"/>
    <w:multiLevelType w:val="multilevel"/>
    <w:tmpl w:val="B3DBA05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C9B1F76F"/>
    <w:multiLevelType w:val="multilevel"/>
    <w:tmpl w:val="C9B1F76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F526606B"/>
    <w:multiLevelType w:val="multilevel"/>
    <w:tmpl w:val="F526606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D217D1"/>
    <w:multiLevelType w:val="hybridMultilevel"/>
    <w:tmpl w:val="C512D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51FDD"/>
    <w:multiLevelType w:val="multilevel"/>
    <w:tmpl w:val="12E51FDD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2A5557"/>
    <w:multiLevelType w:val="multilevel"/>
    <w:tmpl w:val="132A5557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9A5FB1"/>
    <w:multiLevelType w:val="multilevel"/>
    <w:tmpl w:val="159A5FB1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21304C"/>
    <w:multiLevelType w:val="multilevel"/>
    <w:tmpl w:val="3B21304C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2537CF"/>
    <w:multiLevelType w:val="multilevel"/>
    <w:tmpl w:val="3C2537C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2E8567"/>
    <w:multiLevelType w:val="multilevel"/>
    <w:tmpl w:val="3E2E8567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B88181"/>
    <w:multiLevelType w:val="multilevel"/>
    <w:tmpl w:val="46B88181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0916A1"/>
    <w:multiLevelType w:val="multilevel"/>
    <w:tmpl w:val="4A0916A1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A5CB2C"/>
    <w:multiLevelType w:val="singleLevel"/>
    <w:tmpl w:val="4BA5CB2C"/>
    <w:lvl w:ilvl="0">
      <w:start w:val="2"/>
      <w:numFmt w:val="decimal"/>
      <w:lvlText w:val="%1."/>
      <w:lvlJc w:val="left"/>
      <w:pPr>
        <w:ind w:left="220"/>
      </w:pPr>
    </w:lvl>
  </w:abstractNum>
  <w:abstractNum w:abstractNumId="15" w15:restartNumberingAfterBreak="0">
    <w:nsid w:val="4E94415D"/>
    <w:multiLevelType w:val="multilevel"/>
    <w:tmpl w:val="9E8A849E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65D7A63"/>
    <w:multiLevelType w:val="multilevel"/>
    <w:tmpl w:val="117E5FB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C6A6543"/>
    <w:multiLevelType w:val="multilevel"/>
    <w:tmpl w:val="286C321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70930246"/>
    <w:multiLevelType w:val="multilevel"/>
    <w:tmpl w:val="709302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AD8816"/>
    <w:multiLevelType w:val="multilevel"/>
    <w:tmpl w:val="71AD881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279685037">
    <w:abstractNumId w:val="2"/>
  </w:num>
  <w:num w:numId="2" w16cid:durableId="2077429788">
    <w:abstractNumId w:val="11"/>
  </w:num>
  <w:num w:numId="3" w16cid:durableId="336272534">
    <w:abstractNumId w:val="18"/>
  </w:num>
  <w:num w:numId="4" w16cid:durableId="414014863">
    <w:abstractNumId w:val="9"/>
  </w:num>
  <w:num w:numId="5" w16cid:durableId="519975908">
    <w:abstractNumId w:val="14"/>
  </w:num>
  <w:num w:numId="6" w16cid:durableId="2106805738">
    <w:abstractNumId w:val="19"/>
  </w:num>
  <w:num w:numId="7" w16cid:durableId="507254126">
    <w:abstractNumId w:val="8"/>
  </w:num>
  <w:num w:numId="8" w16cid:durableId="406651996">
    <w:abstractNumId w:val="7"/>
  </w:num>
  <w:num w:numId="9" w16cid:durableId="1983463795">
    <w:abstractNumId w:val="6"/>
  </w:num>
  <w:num w:numId="10" w16cid:durableId="98571121">
    <w:abstractNumId w:val="13"/>
  </w:num>
  <w:num w:numId="11" w16cid:durableId="544607596">
    <w:abstractNumId w:val="3"/>
  </w:num>
  <w:num w:numId="12" w16cid:durableId="492649098">
    <w:abstractNumId w:val="1"/>
  </w:num>
  <w:num w:numId="13" w16cid:durableId="1713574593">
    <w:abstractNumId w:val="10"/>
  </w:num>
  <w:num w:numId="14" w16cid:durableId="1027217457">
    <w:abstractNumId w:val="0"/>
  </w:num>
  <w:num w:numId="15" w16cid:durableId="952984231">
    <w:abstractNumId w:val="12"/>
  </w:num>
  <w:num w:numId="16" w16cid:durableId="1150824298">
    <w:abstractNumId w:val="4"/>
  </w:num>
  <w:num w:numId="17" w16cid:durableId="1573352049">
    <w:abstractNumId w:val="17"/>
  </w:num>
  <w:num w:numId="18" w16cid:durableId="479614161">
    <w:abstractNumId w:val="15"/>
  </w:num>
  <w:num w:numId="19" w16cid:durableId="1337271475">
    <w:abstractNumId w:val="16"/>
  </w:num>
  <w:num w:numId="20" w16cid:durableId="183698828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атвій Белаш">
    <w15:presenceInfo w15:providerId="None" w15:userId="Матвій Белаш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12"/>
    <w:rsid w:val="00072F8A"/>
    <w:rsid w:val="000C6B30"/>
    <w:rsid w:val="000F7801"/>
    <w:rsid w:val="001520A0"/>
    <w:rsid w:val="002A3139"/>
    <w:rsid w:val="003434F9"/>
    <w:rsid w:val="0039201A"/>
    <w:rsid w:val="004462B5"/>
    <w:rsid w:val="00466412"/>
    <w:rsid w:val="00595AD0"/>
    <w:rsid w:val="006048C2"/>
    <w:rsid w:val="007C4887"/>
    <w:rsid w:val="00814576"/>
    <w:rsid w:val="008865FC"/>
    <w:rsid w:val="009F2374"/>
    <w:rsid w:val="00A11E38"/>
    <w:rsid w:val="00B700E1"/>
    <w:rsid w:val="00B9542F"/>
    <w:rsid w:val="00BB3E32"/>
    <w:rsid w:val="00C27848"/>
    <w:rsid w:val="00CE3A32"/>
    <w:rsid w:val="00D41B7F"/>
    <w:rsid w:val="00E60168"/>
    <w:rsid w:val="00FB2E39"/>
    <w:rsid w:val="02E00370"/>
    <w:rsid w:val="11F002AD"/>
    <w:rsid w:val="122D30E1"/>
    <w:rsid w:val="181A2EB4"/>
    <w:rsid w:val="2CD31463"/>
    <w:rsid w:val="3B1B038C"/>
    <w:rsid w:val="489505D7"/>
    <w:rsid w:val="4C9976CB"/>
    <w:rsid w:val="6C714318"/>
    <w:rsid w:val="6CB0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B4E9827"/>
  <w15:docId w15:val="{FC0A8368-914E-4549-A87F-8F5F82C8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B3E32"/>
    <w:pPr>
      <w:spacing w:line="276" w:lineRule="auto"/>
    </w:pPr>
    <w:rPr>
      <w:rFonts w:ascii="Arial" w:eastAsia="Arial" w:hAnsi="Arial" w:cs="Arial"/>
      <w:sz w:val="22"/>
      <w:szCs w:val="22"/>
      <w:lang w:val="uk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</w:pPr>
  </w:style>
  <w:style w:type="paragraph" w:styleId="a5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FollowedHyperlink"/>
    <w:basedOn w:val="a0"/>
    <w:rsid w:val="007C4887"/>
    <w:rPr>
      <w:color w:val="800080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20A0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semiHidden/>
    <w:unhideWhenUsed/>
    <w:qFormat/>
    <w:rsid w:val="00CE3A32"/>
    <w:pPr>
      <w:spacing w:after="200" w:line="240" w:lineRule="auto"/>
    </w:pPr>
    <w:rPr>
      <w:i/>
      <w:iCs/>
      <w:color w:val="1F497D" w:themeColor="text2"/>
      <w:sz w:val="18"/>
      <w:szCs w:val="1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-0Cm0X_Dm9zJNmEwVhfV8ULGjYUtSFFb/edit" TargetMode="External"/><Relationship Id="rId18" Type="http://schemas.openxmlformats.org/officeDocument/2006/relationships/footer" Target="footer1.xml"/><Relationship Id="rId26" Type="http://schemas.openxmlformats.org/officeDocument/2006/relationships/image" Target="media/image9.png"/><Relationship Id="rId39" Type="http://schemas.openxmlformats.org/officeDocument/2006/relationships/image" Target="media/image21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4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ns.lpnu.ua/course/view.php?id=2696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ubuntu.com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hyperlink" Target="&#1087;&#1091;&#1083;&#1088;&#1077;&#1082;&#1074;&#1077;&#1089;&#1090;&#1110;%20https:/github.com/artificial-intelligence-department/ai_programming_playground_2026/pull/347/changes%23diff-d565e3e31f53499b885f4e85b1dd778d91e0aa54a1b9b53f2ca4986da5f457af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header" Target="head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ocs.google.com/document/d/1-0Cm0X_Dm9zJNmEwVhfV8ULGjYUtSFFb/edit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header" Target="head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youtube.com/watch?v=Lo1UKhw52ig&amp;list=PL7vq4D0vOpQa9WaLe7btV01eixBUZ6-Ve" TargetMode="External"/><Relationship Id="rId17" Type="http://schemas.openxmlformats.org/officeDocument/2006/relationships/header" Target="header2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microsoft.com/office/2011/relationships/people" Target="people.xml"/><Relationship Id="rId20" Type="http://schemas.openxmlformats.org/officeDocument/2006/relationships/image" Target="media/image3.png"/><Relationship Id="rId41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oP1HL1adr7rS20w74PIcaUA8g==">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CE3121-B010-42BD-B6C7-B1C60A7403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23</Pages>
  <Words>2411</Words>
  <Characters>14872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roman.lupii.shi.2026@lpnu.ua</cp:lastModifiedBy>
  <cp:revision>8</cp:revision>
  <dcterms:created xsi:type="dcterms:W3CDTF">2026-09-14T16:48:00Z</dcterms:created>
  <dcterms:modified xsi:type="dcterms:W3CDTF">2026-10-13T10:20:00Z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eyJoZGlkIjoiYjhmZGQ2ODZjODhhOGQ4MmE0MDY4NzZjNDMxNjY1NzUiLCJ1c2VySWQiOiIyOTAzNjA1Njk2NTc3In0=</vt:lpwstr>
  </property>
  <property fmtid="{D5CDD505-2E9C-101B-9397-08002B2CF9AE}" pid="3" name="KSOProductBuildVer">
    <vt:lpwstr>1049-12.1.0.28485</vt:lpwstr>
  </property>
  <property fmtid="{D5CDD505-2E9C-101B-9397-08002B2CF9AE}" pid="4" name="ICV">
    <vt:lpwstr>72AA3C94DECF4722A226031CA6074A8F_12</vt:lpwstr>
  </property>
</Properties>
</file>