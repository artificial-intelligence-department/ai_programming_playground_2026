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>
          <w:sz w:val="28"/>
          <w:szCs w:val="28"/>
        </w:rPr>
      </w:pPr>
      <w:sdt>
        <w:sdtPr>
          <w:tag w:val="goog_rdk_2"/>
          <w:id w:val="448374087"/>
        </w:sdtPr>
        <w:sdtContent>
          <w:r>
            <w:rPr/>
          </w:r>
          <w:r>
            <w:rPr/>
          </w:r>
        </w:sdtContent>
      </w:sdt>
      <w:r>
        <w:rPr>
          <w:rFonts w:ascii="Times New Roman" w:hAnsi="Times New Roman"/>
          <w:color w:val="000000"/>
          <w:sz w:val="28"/>
          <w:szCs w:val="28"/>
        </w:rPr>
        <w:t>М</w:t>
      </w: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іністерство освіти і науки України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Національний університет «Львівська політехніка»</w:t>
      </w:r>
    </w:p>
    <w:p>
      <w:pPr>
        <w:pStyle w:val="BodyText"/>
        <w:bidi w:val="0"/>
        <w:spacing w:lineRule="auto" w:line="430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Кафедра систем штучного інтелекту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b w:val="false"/>
          <w:bCs/>
          <w:color w:val="000000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</w:rPr>
        <w:br/>
        <w:br/>
      </w:r>
    </w:p>
    <w:p>
      <w:pPr>
        <w:pStyle w:val="BodyText"/>
        <w:spacing w:before="0" w:after="200"/>
        <w:ind w:hanging="0" w:start="0" w:end="0"/>
        <w:rPr>
          <w:rFonts w:ascii="Times New Roman" w:hAnsi="Times New Roman" w:eastAsia="Times New Roman" w:cs="Times New Roman"/>
          <w:b w:val="false"/>
          <w:bCs/>
          <w:color w:val="000000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1736725</wp:posOffset>
            </wp:positionH>
            <wp:positionV relativeFrom="paragraph">
              <wp:posOffset>-129540</wp:posOffset>
            </wp:positionV>
            <wp:extent cx="2710815" cy="2571750"/>
            <wp:effectExtent l="0" t="0" r="0" b="0"/>
            <wp:wrapNone/>
            <wp:docPr id="1" name="Зображення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/>
          <w:color w:val="000000"/>
        </w:rPr>
        <w:br/>
        <w:br/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/>
          <w:color w:val="000000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56"/>
          <w:u w:val="none"/>
          <w:effect w:val="none"/>
          <w:shd w:fill="auto" w:val="clear"/>
        </w:rPr>
        <w:t>Звіт</w:t>
      </w:r>
      <w:r>
        <w:rPr>
          <w:rFonts w:eastAsia="Times New Roman" w:cs="Times New Roman" w:ascii="Times New Roman" w:hAnsi="Times New Roman"/>
          <w:b w:val="false"/>
          <w:bCs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про виконання лабораторних та практичних робіт блоку № 1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 тему:  «Розробка та середовище розробки. Програмування: алгоритм, програма, код.»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/>
          <w:color w:val="000000"/>
        </w:rPr>
      </w:pPr>
      <w:r>
        <w:rPr>
          <w:rFonts w:eastAsia="Times New Roman" w:cs="Times New Roman" w:ascii="Times New Roman;serif" w:hAnsi="Times New Roman;serif"/>
          <w:b/>
          <w:bCs/>
          <w:i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з дисципліни: </w:t>
      </w: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«Основи програмування»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до:</w:t>
      </w:r>
    </w:p>
    <w:p>
      <w:pPr>
        <w:pStyle w:val="BodyText"/>
        <w:bidi w:val="0"/>
        <w:spacing w:lineRule="auto" w:line="288" w:before="0" w:after="0"/>
        <w:ind w:hanging="0" w:start="0" w:end="0"/>
        <w:jc w:val="center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Практичних Робіт до блоку № 1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b w:val="false"/>
          <w:bCs/>
          <w:color w:val="000000"/>
        </w:rPr>
      </w:pPr>
      <w:r>
        <w:rPr>
          <w:rFonts w:eastAsia="Times New Roman" w:cs="Times New Roman" w:ascii="Times New Roman" w:hAnsi="Times New Roman"/>
          <w:b w:val="false"/>
          <w:bCs/>
          <w:color w:val="000000"/>
        </w:rPr>
        <w:br/>
        <w:br/>
      </w:r>
    </w:p>
    <w:p>
      <w:pPr>
        <w:pStyle w:val="BodyText"/>
        <w:bidi w:val="0"/>
        <w:spacing w:lineRule="auto" w:line="288" w:before="0" w:after="0"/>
        <w:ind w:hanging="0" w:start="0" w:end="0"/>
        <w:jc w:val="end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Виконав(ла):</w:t>
      </w:r>
    </w:p>
    <w:p>
      <w:pPr>
        <w:pStyle w:val="BodyText"/>
        <w:bidi w:val="0"/>
        <w:spacing w:lineRule="auto" w:line="288" w:before="0" w:after="0"/>
        <w:ind w:hanging="0" w:start="0" w:end="0"/>
        <w:jc w:val="end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Студент групи ШІ-13</w:t>
      </w:r>
    </w:p>
    <w:p>
      <w:pPr>
        <w:pStyle w:val="BodyText"/>
        <w:bidi w:val="0"/>
        <w:spacing w:lineRule="auto" w:line="288" w:before="0" w:after="0"/>
        <w:ind w:hanging="0" w:start="0" w:end="0"/>
        <w:jc w:val="end"/>
        <w:rPr>
          <w:rFonts w:ascii="Times New Roman;serif" w:hAnsi="Times New Roman;serif" w:eastAsia="Times New Roman" w:cs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eastAsia="Times New Roman" w:cs="Times New Roman"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Кузовніков В’ячеслав Євгенійович</w:t>
      </w:r>
    </w:p>
    <w:p>
      <w:pPr>
        <w:pStyle w:val="BodyText"/>
        <w:spacing w:before="0" w:after="200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br/>
      </w:r>
      <w:r>
        <w:br w:type="page"/>
      </w:r>
    </w:p>
    <w:p>
      <w:pPr>
        <w:pStyle w:val="Heading1"/>
        <w:spacing w:before="0" w:after="0"/>
        <w:rPr>
          <w:del w:id="0" w:author="Андрій Сачковський" w:date="2026-09-11T19:22:16Z"/>
          <w:rFonts w:ascii="Times New Roman" w:hAnsi="Times New Roman" w:eastAsia="Times New Roman" w:cs="Times New Roman"/>
          <w:b/>
          <w:bCs/>
          <w:color w:val="000000"/>
        </w:rPr>
      </w:pPr>
      <w:sdt>
        <w:sdtPr>
          <w:tag w:val="goog_rdk_4"/>
          <w:id w:val="-862592658"/>
        </w:sdtPr>
        <w:sdtContent>
          <w:r>
            <w:rPr/>
          </w:r>
          <w:r>
            <w:rPr/>
          </w:r>
        </w:sdtContent>
      </w:sdt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 xml:space="preserve">Тема роботи:  </w:t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;serif" w:hAnsi="Times New Roman;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Розробка та середовище розробки. Програмування: алгоритм, програма, код.</w:t>
      </w:r>
    </w:p>
    <w:p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aaj4d8g9v8ft"/>
      <w:bookmarkEnd w:id="0"/>
      <w:r>
        <w:rPr>
          <w:rFonts w:eastAsia="Times New Roman" w:cs="Times New Roman" w:ascii="Times New Roman" w:hAnsi="Times New Roman"/>
          <w:b/>
          <w:bCs/>
          <w:color w:val="000000"/>
        </w:rPr>
        <w:t xml:space="preserve">Мета роботи: 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Налаштувати середовище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 xml:space="preserve">VS Code,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навчитися використовувати базові команди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 xml:space="preserve">cin, cout.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Ознайомитися з середовищем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>Trello,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>draw.io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 та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>A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lgotester. Н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авчитися робити блок-схеми. Ознайомитися з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>L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inux Console Commands. Налаштувати середовище у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en-US"/>
        </w:rPr>
        <w:t xml:space="preserve">GitHub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uk-UA"/>
        </w:rPr>
        <w:t xml:space="preserve">та Git. Створити власний репозиторій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en-US"/>
        </w:rPr>
        <w:t xml:space="preserve">Git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uk-UA"/>
        </w:rPr>
        <w:t xml:space="preserve">та обмінятися файлами з учасниками команди. </w:t>
      </w:r>
    </w:p>
    <w:p>
      <w:pPr>
        <w:pStyle w:val="Heading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>Теоретичні відомості: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1440"/>
        <w:rPr>
          <w:rFonts w:ascii="Times New Roman" w:hAnsi="Times New Roman"/>
        </w:rPr>
        <w:pPrChange w:id="0" w:author="Данило Морикишка" w:date="2026-09-12T14:51:37Z">
          <w:pPr>
            <w:numPr>
              <w:ilvl w:val="0"/>
              <w:numId w:val="2"/>
            </w:numPr>
            <w:spacing w:lineRule="auto" w:line="240" w:before="0" w:after="0"/>
            <w:ind w:hanging="360" w:start="720"/>
          </w:pPr>
        </w:pPrChange>
      </w:pPr>
      <w:sdt>
        <w:sdtPr>
          <w:tag w:val="goog_rdk_6"/>
          <w:id w:val="1133269319"/>
          <w:text/>
        </w:sdtPr>
        <w:sdtContent>
          <w:r>
            <w:rPr>
              <w:rFonts w:eastAsia="Times New Roman" w:cs="Times New Roman" w:ascii="Times New Roman" w:hAnsi="Times New Roman"/>
              <w:sz w:val="24"/>
              <w:szCs w:val="24"/>
              <w:shd w:fill="auto" w:val="clear"/>
            </w:rPr>
          </w:r>
          <w:r>
            <w:rPr>
              <w:rFonts w:eastAsia="Times New Roman" w:cs="Times New Roman" w:ascii="Times New Roman" w:hAnsi="Times New Roman"/>
              <w:sz w:val="24"/>
              <w:szCs w:val="24"/>
              <w:shd w:fill="auto" w:val="clear"/>
            </w:rPr>
            <w:t>Теоретичні відомості з переліком важливих тем:</w:t>
          </w:r>
          <w:r>
            <w:rPr>
              <w:rFonts w:eastAsia="Times New Roman" w:cs="Times New Roman" w:ascii="Times New Roman" w:hAnsi="Times New Roman"/>
              <w:sz w:val="24"/>
              <w:szCs w:val="24"/>
              <w:shd w:fill="auto" w:val="clear"/>
            </w:rPr>
          </w:r>
        </w:sdtContent>
      </w:sdt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Тема №1: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Console Commands  в Linux-подібному терміналі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Тема №2: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Д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ебагер та лінтер для C++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Тема №3: О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знайомитись з Git та командами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Тема №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: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GitHub, пул-реквест та код-рев'ю</w:t>
      </w:r>
    </w:p>
    <w:p>
      <w:pPr>
        <w:pStyle w:val="normal1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highlight w:val="none"/>
          <w:shd w:fill="auto" w:val="clear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Тема №5: Ознайомитись з Trello</w:t>
      </w:r>
    </w:p>
    <w:p>
      <w:pPr>
        <w:pStyle w:val="normal1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rFonts w:ascii="Times New Roman" w:hAnsi="Times New Roman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Тема №6: Ознайомитися з Algotester</w:t>
      </w:r>
    </w:p>
    <w:p>
      <w:pPr>
        <w:pStyle w:val="normal1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rFonts w:ascii="Times New Roman" w:hAnsi="Times New Roman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Тема №7: Ознайомитись з Draw.io</w:t>
      </w:r>
    </w:p>
    <w:p>
      <w:pPr>
        <w:pStyle w:val="normal1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rFonts w:ascii="Times New Roman" w:hAnsi="Times New Roman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Тема №8: Масиви у С++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72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1440"/>
        <w:rPr>
          <w:rFonts w:ascii="Times New Roman" w:hAnsi="Times New Roman" w:eastAsia="Times New Roman" w:cs="Times New Roman"/>
          <w:sz w:val="24"/>
          <w:szCs w:val="24"/>
        </w:rPr>
        <w:pPrChange w:id="0" w:author="Данило Морикишка" w:date="2026-09-12T14:51:37Z">
          <w:pPr>
            <w:numPr>
              <w:ilvl w:val="0"/>
              <w:numId w:val="2"/>
            </w:numPr>
            <w:spacing w:lineRule="auto" w:line="240" w:before="0" w:after="0"/>
            <w:ind w:hanging="360" w:start="720"/>
          </w:pPr>
        </w:pPrChange>
      </w:pPr>
      <w:sdt>
        <w:sdtPr>
          <w:tag w:val="goog_rdk_7"/>
          <w:id w:val="826627998"/>
          <w:text/>
        </w:sdtPr>
        <w:sdtContent>
          <w:r>
            <w:rPr>
              <w:rFonts w:eastAsia="Times New Roman" w:cs="Times New Roman" w:ascii="Times New Roman" w:hAnsi="Times New Roman"/>
              <w:color w:val="000000"/>
              <w:sz w:val="24"/>
              <w:szCs w:val="24"/>
              <w:shd w:fill="auto" w:val="clear"/>
            </w:rPr>
          </w:r>
          <w:r>
            <w:rPr>
              <w:rFonts w:eastAsia="Times New Roman" w:cs="Times New Roman" w:ascii="Times New Roman" w:hAnsi="Times New Roman"/>
              <w:color w:val="000000"/>
              <w:sz w:val="24"/>
              <w:szCs w:val="24"/>
              <w:shd w:fill="auto" w:val="clear"/>
            </w:rPr>
            <w:t>Індивідуальний план опрацювання теорії:</w:t>
          </w:r>
          <w:r>
            <w:rPr>
              <w:rFonts w:eastAsia="Times New Roman" w:cs="Times New Roman" w:ascii="Times New Roman" w:hAnsi="Times New Roman"/>
              <w:color w:val="000000"/>
              <w:sz w:val="24"/>
              <w:szCs w:val="24"/>
              <w:shd w:fill="auto" w:val="clear"/>
            </w:rPr>
          </w:r>
        </w:sdtContent>
      </w:sdt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Тема №1: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Console Commands  в Linux-подібному терміналі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Джерела Інформації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/>
      </w:pPr>
      <w:hyperlink r:id="rId3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u w:val="none"/>
            <w:shd w:fill="auto" w:val="clear"/>
          </w:rPr>
          <w:t>https://goit.global/ua/articles/komandnyy-riadok-navishcho-potriben-terminal-i-iak-z-nym-pratsiuvaty/</w:t>
        </w:r>
      </w:hyperlink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/>
      </w:pPr>
      <w:hyperlink r:id="rId4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u w:val="none"/>
            <w:shd w:fill="auto" w:val="clear"/>
          </w:rPr>
          <w:t>https://itedu.center/ua/blog/ratings/12-commands-linux/</w:t>
        </w:r>
      </w:hyperlink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2160"/>
        <w:rPr>
          <w:sz w:val="24"/>
          <w:szCs w:val="24"/>
          <w:shd w:fill="FFF2CC" w:val="clear"/>
        </w:rPr>
      </w:pPr>
      <w:r>
        <w:rPr>
          <w:sz w:val="24"/>
          <w:szCs w:val="24"/>
          <w:shd w:fill="FFF2CC" w:val="clear"/>
        </w:rPr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Навіщо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>потрібен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>Linux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Базові команди на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>Linux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1800"/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shd w:fill="auto" w:val="clear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Статус: Ознайомлений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Початок опрацювання теми: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15:16 18.09.2026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15:43 18.09.2026 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144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Тема №2: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Д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ебагер та лінтер для C++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/>
      </w:pPr>
      <w:hyperlink r:id="rId5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u w:val="none"/>
            <w:shd w:fill="auto" w:val="clear"/>
          </w:rPr>
          <w:t>https://uk.wikipedia.org/wiki/Налагоджувач</w:t>
        </w:r>
      </w:hyperlink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/>
      </w:pPr>
      <w:hyperlink r:id="rId6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u w:val="none"/>
            <w:shd w:fill="auto" w:val="clear"/>
          </w:rPr>
          <w:t>https://code.visualstudio.com/docs/cpp/cpp-debug</w:t>
        </w:r>
      </w:hyperlink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/>
      </w:pPr>
      <w:hyperlink r:id="rId7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u w:val="none"/>
            <w:shd w:fill="auto" w:val="clear"/>
          </w:rPr>
          <w:t>https://clang.llvm.org/extra/clang-tidy/</w:t>
        </w:r>
      </w:hyperlink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2160"/>
        <w:rPr>
          <w:sz w:val="24"/>
          <w:szCs w:val="24"/>
          <w:shd w:fill="FFF2CC" w:val="clear"/>
        </w:rPr>
      </w:pPr>
      <w:r>
        <w:rPr>
          <w:sz w:val="24"/>
          <w:szCs w:val="24"/>
          <w:shd w:fill="FFF2CC" w:val="clear"/>
        </w:rPr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Що таке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>дебагер та навіщо він потрібен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Лінтер його значення та функції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2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Статус: Ознайомлений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Початок опрацювання теми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: 15:45 18.09.2026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Звершення опрацювання теми: 16:18 18.09.2026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144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№3: О</w:t>
      </w:r>
      <w:r>
        <w:rPr>
          <w:rFonts w:eastAsia="Calibri" w:cs="Calibri" w:ascii="Times New Roman" w:hAnsi="Times New Roman"/>
          <w:sz w:val="24"/>
          <w:szCs w:val="24"/>
        </w:rPr>
        <w:t>знайомитись з Git та командами</w:t>
        <w:tab/>
        <w:tab/>
      </w:r>
    </w:p>
    <w:p>
      <w:pPr>
        <w:pStyle w:val="normal1"/>
        <w:widowControl/>
        <w:numPr>
          <w:ilvl w:val="1"/>
          <w:numId w:val="5"/>
        </w:numPr>
        <w:suppressAutoHyphens w:val="true"/>
        <w:bidi w:val="0"/>
        <w:spacing w:lineRule="auto" w:line="240" w:before="0" w:after="0"/>
        <w:ind w:hanging="340" w:start="1417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none"/>
        </w:rPr>
        <w:t>Джерела Інформації: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/>
      </w:pPr>
      <w:hyperlink r:id="rId8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u w:val="none"/>
            <w:shd w:fill="auto" w:val="clear"/>
          </w:rPr>
          <w:t>https://www.freshcode.training/blog-post/shcho-take-git-i-yak-pochati-z-nim-pracyuvati</w:t>
        </w:r>
      </w:hyperlink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Що таке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 xml:space="preserve">Git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>та як його налаштувати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Базові команди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>y Git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2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/>
        <w:numPr>
          <w:ilvl w:val="1"/>
          <w:numId w:val="5"/>
        </w:numPr>
        <w:suppressAutoHyphens w:val="true"/>
        <w:bidi w:val="0"/>
        <w:spacing w:lineRule="auto" w:line="240" w:before="0" w:after="0"/>
        <w:ind w:hanging="340" w:start="1417" w:end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: Ознайомлений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Початок опрацювання теми: 15:34 19.09. 2026</w:t>
      </w:r>
    </w:p>
    <w:p>
      <w:pPr>
        <w:pStyle w:val="normal1"/>
        <w:widowControl/>
        <w:numPr>
          <w:ilvl w:val="1"/>
          <w:numId w:val="5"/>
        </w:numPr>
        <w:suppressAutoHyphens w:val="true"/>
        <w:bidi w:val="0"/>
        <w:spacing w:lineRule="auto" w:line="240" w:before="0" w:after="0"/>
        <w:ind w:hanging="340" w:start="1417" w:end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Звершення опрацювання теми: 16:03 19.09.2026</w:t>
      </w:r>
    </w:p>
    <w:p>
      <w:pPr>
        <w:pStyle w:val="normal1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1417" w:end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Calibri" w:cs="Calibri" w:ascii="Times New Roman" w:hAnsi="Times New Roman"/>
          <w:sz w:val="24"/>
          <w:szCs w:val="24"/>
        </w:rPr>
        <w:t xml:space="preserve">Тема №4: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GitHub, пул-реквест та код-рев'ю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1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97" w:start="2211" w:end="0"/>
        <w:jc w:val="start"/>
        <w:rPr/>
      </w:pPr>
      <w:hyperlink r:id="rId9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u w:val="none"/>
          </w:rPr>
          <w:t>https://goit.global/ua/articles/shcho-take-github-i-iak-z-nym-pratsiuvaty/</w:t>
        </w:r>
      </w:hyperlink>
    </w:p>
    <w:p>
      <w:pPr>
        <w:pStyle w:val="normal1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97" w:start="2211" w:end="0"/>
        <w:jc w:val="start"/>
        <w:rPr/>
      </w:pPr>
      <w:hyperlink r:id="rId10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u w:val="none"/>
          </w:rPr>
          <w:t>https://foxminded.ua/pul-rekvest/</w:t>
        </w:r>
      </w:hyperlink>
    </w:p>
    <w:p>
      <w:pPr>
        <w:pStyle w:val="normal1"/>
        <w:widowControl/>
        <w:suppressAutoHyphens w:val="true"/>
        <w:bidi w:val="0"/>
        <w:spacing w:lineRule="auto" w:line="240" w:before="0" w:after="0"/>
        <w:ind w:hanging="397" w:start="2211" w:end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widowControl/>
        <w:numPr>
          <w:ilvl w:val="2"/>
          <w:numId w:val="7"/>
        </w:numPr>
        <w:suppressAutoHyphens w:val="true"/>
        <w:bidi w:val="0"/>
        <w:spacing w:lineRule="auto" w:line="240" w:before="0" w:after="0"/>
        <w:ind w:firstLine="1134" w:start="0" w:end="0"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widowControl/>
        <w:numPr>
          <w:ilvl w:val="5"/>
          <w:numId w:val="7"/>
        </w:numPr>
        <w:suppressAutoHyphens w:val="true"/>
        <w:bidi w:val="0"/>
        <w:spacing w:lineRule="auto" w:line="240" w:before="0" w:after="0"/>
        <w:ind w:firstLine="1814" w:start="0" w:end="0"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Що таке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GitHub </w:t>
      </w:r>
    </w:p>
    <w:p>
      <w:pPr>
        <w:pStyle w:val="normal1"/>
        <w:widowControl/>
        <w:numPr>
          <w:ilvl w:val="5"/>
          <w:numId w:val="7"/>
        </w:numPr>
        <w:suppressAutoHyphens w:val="true"/>
        <w:bidi w:val="0"/>
        <w:spacing w:lineRule="auto" w:line="240" w:before="0" w:after="0"/>
        <w:ind w:firstLine="1814" w:start="0" w:end="0"/>
        <w:jc w:val="start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Що таке пул-реквкст та навіщо потрібен</w:t>
      </w:r>
    </w:p>
    <w:p>
      <w:pPr>
        <w:pStyle w:val="normal1"/>
        <w:widowControl/>
        <w:numPr>
          <w:ilvl w:val="2"/>
          <w:numId w:val="7"/>
        </w:numPr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1"/>
        <w:widowControl/>
        <w:numPr>
          <w:ilvl w:val="2"/>
          <w:numId w:val="7"/>
        </w:numPr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Початок опрацювання теми: 16:04 19.09.2026</w:t>
      </w:r>
    </w:p>
    <w:p>
      <w:pPr>
        <w:pStyle w:val="normal1"/>
        <w:widowControl/>
        <w:numPr>
          <w:ilvl w:val="2"/>
          <w:numId w:val="7"/>
        </w:numPr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Завершення опрацювання теми: 16:22 19.09.2026</w:t>
      </w:r>
    </w:p>
    <w:p>
      <w:pPr>
        <w:pStyle w:val="normal1"/>
        <w:widowControl/>
        <w:suppressAutoHyphens w:val="true"/>
        <w:bidi w:val="0"/>
        <w:spacing w:lineRule="auto" w:line="240" w:before="0" w:after="0"/>
        <w:ind w:firstLine="1134" w:start="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Тема №5: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Ознайомитись з Trello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Джерела Інформації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/>
      </w:pPr>
      <w:hyperlink r:id="rId11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u w:val="none"/>
            <w:shd w:fill="auto" w:val="clear"/>
          </w:rPr>
          <w:t>https://trello.com/</w:t>
        </w:r>
      </w:hyperlink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2160"/>
        <w:rPr>
          <w:sz w:val="24"/>
          <w:szCs w:val="24"/>
          <w:shd w:fill="FFF2CC" w:val="clear"/>
        </w:rPr>
      </w:pPr>
      <w:r>
        <w:rPr>
          <w:sz w:val="24"/>
          <w:szCs w:val="24"/>
          <w:shd w:fill="FFF2CC" w:val="clear"/>
        </w:rPr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Ознайомився з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>Trello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>Виконав базові завдання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1800"/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shd w:fill="auto" w:val="clear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Статус: Ознайомлений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Початок опрацювання теми: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02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19.09.2026</w:t>
      </w:r>
    </w:p>
    <w:p>
      <w:pPr>
        <w:pStyle w:val="normal1"/>
        <w:keepNext w:val="false"/>
        <w:keepLines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Звершення опрацювання теми: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17:16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19.09.2026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1440" w:end="0"/>
        <w:jc w:val="start"/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en-US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Тема №6: О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знайомитися з Algotester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Джерела Інформації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/>
      </w:pPr>
      <w:hyperlink r:id="rId12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u w:val="none"/>
            <w:shd w:fill="auto" w:val="clear"/>
          </w:rPr>
          <w:t>https://algotester.com/uk</w:t>
        </w:r>
      </w:hyperlink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2160"/>
        <w:rPr>
          <w:sz w:val="24"/>
          <w:szCs w:val="24"/>
          <w:shd w:fill="FFF2CC" w:val="clear"/>
        </w:rPr>
      </w:pPr>
      <w:r>
        <w:rPr>
          <w:sz w:val="24"/>
          <w:szCs w:val="24"/>
          <w:shd w:fill="FFF2CC" w:val="clear"/>
        </w:rPr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Ознайомився з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>Algotester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>Успішно зареєструвався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1800"/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shd w:fill="auto" w:val="clear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Статус: Ознайомлений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Початок опрацювання теми: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17:17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19.09.2026</w:t>
      </w:r>
    </w:p>
    <w:p>
      <w:pPr>
        <w:pStyle w:val="normal1"/>
        <w:keepNext w:val="false"/>
        <w:keepLines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position w:val="0"/>
          <w:sz w:val="24"/>
          <w:szCs w:val="24"/>
          <w:vertAlign w:val="baseline"/>
        </w:rPr>
        <w:t xml:space="preserve">Звершення опрацювання теми: 17:24 19.09.2026 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144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Тема №7: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Ознайомитись з Draw.io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Джерела Інформації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/>
      </w:pPr>
      <w:hyperlink r:id="rId13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u w:val="none"/>
            <w:shd w:fill="auto" w:val="clear"/>
          </w:rPr>
          <w:t>https://app.diagrams.net/</w:t>
        </w:r>
      </w:hyperlink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2160"/>
        <w:rPr>
          <w:sz w:val="24"/>
          <w:szCs w:val="24"/>
          <w:shd w:fill="FFF2CC" w:val="clear"/>
        </w:rPr>
      </w:pPr>
      <w:r>
        <w:rPr>
          <w:sz w:val="24"/>
          <w:szCs w:val="24"/>
          <w:shd w:fill="FFF2CC" w:val="clear"/>
        </w:rPr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Ознайомився з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Draw.io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1800"/>
        <w:rPr>
          <w:rFonts w:ascii="Times New Roman" w:hAnsi="Times New Roman" w:eastAsia="Times New Roman" w:cs="Times New Roman"/>
          <w:sz w:val="24"/>
          <w:szCs w:val="24"/>
          <w:highlight w:val="none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shd w:fill="auto" w:val="clear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Статус: Ознайомлений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Початок опрацювання теми: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40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19.09.2026</w:t>
      </w:r>
    </w:p>
    <w:p>
      <w:pPr>
        <w:pStyle w:val="normal1"/>
        <w:keepNext w:val="false"/>
        <w:keepLines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Звершення опрацювання теми: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17:47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19.09.2026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</w:t>
      </w:r>
    </w:p>
    <w:p>
      <w:pPr>
        <w:pStyle w:val="normal1"/>
        <w:widowControl/>
        <w:numPr>
          <w:ilvl w:val="1"/>
          <w:numId w:val="5"/>
        </w:numPr>
        <w:shd w:val="clear" w:fill="auto"/>
        <w:suppressAutoHyphens w:val="true"/>
        <w:bidi w:val="0"/>
        <w:spacing w:lineRule="auto" w:line="240" w:before="0" w:after="0"/>
        <w:ind w:hanging="0" w:start="57" w:end="0"/>
        <w:jc w:val="start"/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uk-UA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uk-UA"/>
        </w:rPr>
        <w:t>Тема №8: Масиви у С++</w:t>
      </w:r>
    </w:p>
    <w:p>
      <w:pPr>
        <w:pStyle w:val="normal1"/>
        <w:widowControl/>
        <w:shd w:val="clear" w:fill="auto"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uk-UA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uk-UA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3"/>
        </w:numPr>
        <w:shd w:val="clear" w:fill="auto"/>
        <w:spacing w:lineRule="auto" w:line="240" w:before="0" w:after="0"/>
        <w:ind w:hanging="0" w:start="1134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Джерела Інформації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uk-UA"/>
        </w:rPr>
        <w:t>:</w:t>
      </w:r>
    </w:p>
    <w:p>
      <w:pPr>
        <w:pStyle w:val="normal1"/>
        <w:widowControl/>
        <w:numPr>
          <w:ilvl w:val="1"/>
          <w:numId w:val="23"/>
        </w:numPr>
        <w:shd w:val="clear" w:fill="auto"/>
        <w:spacing w:lineRule="auto" w:line="240" w:before="0" w:after="0"/>
        <w:ind w:hanging="0" w:start="1134" w:end="0"/>
        <w:jc w:val="start"/>
        <w:rPr/>
      </w:pPr>
      <w:r>
        <w:fldChar w:fldCharType="begin"/>
      </w: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uk-UA"/>
        </w:rPr>
        <w:instrText xml:space="preserve"> HYPERLINK "https://endearing-gnome-68a16f.netlify.app/" \l "m"</w:instrText>
      </w: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uk-UA"/>
        </w:rPr>
        <w:fldChar w:fldCharType="separate"/>
      </w: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uk-UA"/>
        </w:rPr>
        <w:t>https://endearing-gnome-68a16f.netlify.app/#m</w:t>
      </w: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uk-UA"/>
        </w:rPr>
        <w:fldChar w:fldCharType="end"/>
      </w:r>
    </w:p>
    <w:p>
      <w:pPr>
        <w:pStyle w:val="normal1"/>
        <w:widowControl/>
        <w:shd w:val="clear" w:fill="auto"/>
        <w:spacing w:lineRule="auto" w:line="240" w:before="0" w:after="0"/>
        <w:ind w:hanging="0" w:start="113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uk-UA"/>
        </w:rPr>
      </w:r>
    </w:p>
    <w:p>
      <w:pPr>
        <w:pStyle w:val="normal1"/>
        <w:numPr>
          <w:ilvl w:val="1"/>
          <w:numId w:val="24"/>
        </w:numPr>
        <w:spacing w:lineRule="auto" w:line="240" w:before="0" w:after="0"/>
        <w:ind w:hanging="0" w:start="11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1"/>
          <w:numId w:val="24"/>
        </w:numPr>
        <w:spacing w:lineRule="auto" w:line="240" w:before="0" w:after="0"/>
        <w:ind w:hanging="0" w:start="11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Ознайомився з масивами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113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4"/>
        </w:numPr>
        <w:shd w:val="clear" w:fill="auto"/>
        <w:spacing w:lineRule="auto" w:line="240" w:before="0" w:after="0"/>
        <w:ind w:hanging="0" w:start="1134" w:end="0"/>
        <w:jc w:val="star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Статус: Ознайомлений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4"/>
        </w:numPr>
        <w:shd w:val="clear" w:fill="auto"/>
        <w:spacing w:lineRule="auto" w:line="240" w:before="0" w:after="0"/>
        <w:ind w:hanging="0" w:start="1134" w:end="0"/>
        <w:jc w:val="star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Початок опрацювання теми: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01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23.09.2026</w:t>
      </w:r>
    </w:p>
    <w:p>
      <w:pPr>
        <w:pStyle w:val="normal1"/>
        <w:keepNext w:val="false"/>
        <w:keepLines w:val="false"/>
        <w:widowControl/>
        <w:numPr>
          <w:ilvl w:val="1"/>
          <w:numId w:val="24"/>
        </w:numPr>
        <w:shd w:val="clear" w:fill="auto"/>
        <w:spacing w:lineRule="auto" w:line="240" w:before="0" w:after="0"/>
        <w:ind w:hanging="0" w:start="1134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Звершення опрацювання теми: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18:47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23.09.2026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en-US"/>
        </w:rPr>
        <w:t xml:space="preserve"> </w:t>
      </w:r>
    </w:p>
    <w:p>
      <w:pPr>
        <w:pStyle w:val="normal1"/>
        <w:widowControl/>
        <w:shd w:val="clear" w:fill="auto"/>
        <w:spacing w:lineRule="auto" w:line="240" w:before="0" w:after="0"/>
        <w:ind w:hanging="0" w:start="1134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uppressAutoHyphens w:val="true"/>
        <w:bidi w:val="0"/>
        <w:spacing w:lineRule="auto" w:line="240" w:before="0" w:after="0"/>
        <w:ind w:hanging="0" w:start="57" w:end="0"/>
        <w:jc w:val="start"/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lang w:val="en-US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216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>Виконання роботи:</w:t>
      </w:r>
    </w:p>
    <w:p>
      <w:pPr>
        <w:pStyle w:val="Heading2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 xml:space="preserve">1. </w:t>
        <w:tab/>
        <w:t xml:space="preserve">Опрацювання завдання та вимог до програм та середовища: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Завдання №1: </w:t>
      </w:r>
      <w:r>
        <w:rPr>
          <w:rFonts w:eastAsia="Calibri" w:cs="Calibri" w:ascii="Times New Roman" w:hAnsi="Times New Roman"/>
          <w:sz w:val="24"/>
          <w:szCs w:val="24"/>
        </w:rPr>
        <w:t>Theory Education Activities</w:t>
      </w:r>
    </w:p>
    <w:p>
      <w:pPr>
        <w:pStyle w:val="normal1"/>
        <w:numPr>
          <w:ilvl w:val="0"/>
          <w:numId w:val="21"/>
        </w:numPr>
        <w:spacing w:lineRule="auto" w:line="240" w:before="0" w:after="0"/>
        <w:rPr>
          <w:rFonts w:ascii="Times New Roman" w:hAnsi="Times New Roman" w:eastAsia="Calibri" w:cs="Calibri"/>
          <w:sz w:val="24"/>
          <w:szCs w:val="24"/>
        </w:rPr>
      </w:pPr>
      <w:r>
        <w:rPr>
          <w:rFonts w:eastAsia="Calibri" w:cs="Calibri" w:ascii="Times New Roman" w:hAnsi="Times New Roman"/>
          <w:sz w:val="24"/>
          <w:szCs w:val="24"/>
          <w:lang w:val="uk-UA"/>
        </w:rPr>
        <w:t>Опрацювати теорію до лабораторної роботи</w:t>
      </w:r>
    </w:p>
    <w:p>
      <w:pPr>
        <w:pStyle w:val="normal1"/>
        <w:spacing w:lineRule="auto" w:line="240" w:before="0" w:after="0"/>
        <w:rPr>
          <w:rFonts w:ascii="Times New Roman" w:hAnsi="Times New Roman" w:eastAsia="Calibri" w:cs="Calibri"/>
          <w:sz w:val="24"/>
          <w:szCs w:val="24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Завдання №2: </w:t>
      </w:r>
      <w:r>
        <w:rPr>
          <w:rFonts w:eastAsia="Calibri" w:cs="Calibri" w:ascii="Times New Roman" w:hAnsi="Times New Roman"/>
          <w:sz w:val="24"/>
          <w:szCs w:val="24"/>
          <w:shd w:fill="auto" w:val="clear"/>
        </w:rPr>
        <w:t>Requirements management and design activities with  Draw.io  and Google Docs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start="72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Навчитися створювати схеми в  </w:t>
      </w:r>
      <w:r>
        <w:rPr>
          <w:rFonts w:eastAsia="Calibri" w:cs="Calibri" w:ascii="Times New Roman" w:hAnsi="Times New Roman"/>
          <w:sz w:val="24"/>
          <w:szCs w:val="24"/>
          <w:shd w:fill="auto" w:val="clear"/>
        </w:rPr>
        <w:t>Draw.io та працювати з Google Docs</w:t>
      </w:r>
    </w:p>
    <w:p>
      <w:pPr>
        <w:pStyle w:val="normal1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Завдання №3: </w:t>
      </w:r>
      <w:r>
        <w:rPr>
          <w:rFonts w:eastAsia="Calibri" w:cs="Calibri" w:ascii="Times New Roman" w:hAnsi="Times New Roman"/>
          <w:sz w:val="24"/>
          <w:szCs w:val="24"/>
          <w:shd w:fill="auto" w:val="clear"/>
        </w:rPr>
        <w:t>Configuration: Trello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Створити акаунт у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>Trello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>. Створити дошку для команди та додати на неї завдання. Відслідковувати свій прогрес та команди.</w:t>
      </w:r>
    </w:p>
    <w:p>
      <w:pPr>
        <w:pStyle w:val="normal1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Завдання №4: </w:t>
      </w:r>
      <w:r>
        <w:rPr>
          <w:rFonts w:eastAsia="Calibri" w:cs="Calibri" w:ascii="Times New Roman" w:hAnsi="Times New Roman"/>
          <w:sz w:val="24"/>
          <w:szCs w:val="24"/>
          <w:shd w:fill="auto" w:val="clear"/>
        </w:rPr>
        <w:t>Configuration: Linux Console Commands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Встановити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 xml:space="preserve">Linux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на ОП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 xml:space="preserve">Windows.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>Навчитися використовувати базові команди.</w:t>
      </w:r>
    </w:p>
    <w:p>
      <w:pPr>
        <w:pStyle w:val="normal1"/>
        <w:pageBreakBefore w:val="false"/>
        <w:numPr>
          <w:ilvl w:val="0"/>
          <w:numId w:val="0"/>
        </w:numPr>
        <w:spacing w:lineRule="auto" w:line="240"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Завдання №5: 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>Configuration: Visual Studio Code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0" w:start="0"/>
        <w:rPr>
          <w:rFonts w:ascii="Times New Roman" w:hAnsi="Times New Roman" w:eastAsia="Calibri" w:cs="Calibri"/>
          <w:sz w:val="24"/>
          <w:szCs w:val="24"/>
          <w:shd w:fill="auto" w:val="clear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>Встановити Visual Studio Code</w:t>
      </w:r>
    </w:p>
    <w:p>
      <w:pPr>
        <w:pStyle w:val="normal1"/>
        <w:spacing w:lineRule="auto" w:line="240"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>Завдання №6: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>Configuration: VSC C/C++ Extensions, IntelliSense, Code Runner</w:t>
      </w:r>
    </w:p>
    <w:p>
      <w:pPr>
        <w:pStyle w:val="normal1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firstLine="397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 xml:space="preserve">Встановити Visual Studio Code. Встановити розширення для мови С++ та Code Runner. </w:t>
        <w:tab/>
        <w:t>Написати свою першу програму. Навчитися користуватися дебагером.</w:t>
      </w:r>
    </w:p>
    <w:p>
      <w:pPr>
        <w:pStyle w:val="normal1"/>
        <w:pageBreakBefore w:val="false"/>
        <w:numPr>
          <w:ilvl w:val="0"/>
          <w:numId w:val="0"/>
        </w:numPr>
        <w:spacing w:lineRule="auto" w:line="240"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Завдання №7: </w:t>
      </w:r>
      <w:r>
        <w:rPr>
          <w:rFonts w:eastAsia="Calibri" w:cs="Calibri" w:ascii="Times New Roman" w:hAnsi="Times New Roman"/>
          <w:sz w:val="24"/>
          <w:szCs w:val="24"/>
          <w:shd w:fill="auto" w:val="clear"/>
        </w:rPr>
        <w:t xml:space="preserve">Configuration: 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t>Git</w:t>
      </w:r>
    </w:p>
    <w:p>
      <w:pPr>
        <w:pStyle w:val="normal1"/>
        <w:keepNext w:val="false"/>
        <w:keepLines w:val="false"/>
        <w:widowControl/>
        <w:numPr>
          <w:ilvl w:val="0"/>
          <w:numId w:val="8"/>
        </w:numPr>
        <w:shd w:val="clear" w:fill="auto"/>
        <w:spacing w:lineRule="auto" w:line="240" w:before="0" w:after="0"/>
        <w:ind w:firstLine="397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Налаштувати </w:t>
      </w:r>
      <w:r>
        <w:rPr>
          <w:rFonts w:ascii="Times New Roman" w:hAnsi="Times New Roman"/>
          <w:sz w:val="24"/>
          <w:szCs w:val="24"/>
          <w:lang w:val="en-US"/>
        </w:rPr>
        <w:t xml:space="preserve">Git </w:t>
      </w:r>
      <w:r>
        <w:rPr>
          <w:rFonts w:ascii="Times New Roman" w:hAnsi="Times New Roman"/>
          <w:sz w:val="24"/>
          <w:szCs w:val="24"/>
          <w:lang w:val="uk-UA"/>
        </w:rPr>
        <w:t xml:space="preserve">та навчитися використовувати базові команди. 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Навитися створювати репозиторії, пул - реквести та пушити код.</w:t>
      </w:r>
    </w:p>
    <w:p>
      <w:pPr>
        <w:pStyle w:val="normal1"/>
        <w:pageBreakBefore w:val="false"/>
        <w:numPr>
          <w:ilvl w:val="0"/>
          <w:numId w:val="0"/>
        </w:numPr>
        <w:spacing w:lineRule="auto" w:line="240"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Завдання №8: </w:t>
      </w:r>
      <w:r>
        <w:rPr>
          <w:rFonts w:eastAsia="Calibri" w:cs="Calibri" w:ascii="Times New Roman" w:hAnsi="Times New Roman"/>
          <w:sz w:val="24"/>
          <w:szCs w:val="24"/>
          <w:shd w:fill="auto" w:val="clear"/>
        </w:rPr>
        <w:t xml:space="preserve">Configuration: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t xml:space="preserve"> GitHub</w:t>
      </w:r>
    </w:p>
    <w:p>
      <w:pPr>
        <w:pStyle w:val="normal1"/>
        <w:keepNext w:val="false"/>
        <w:keepLines w:val="false"/>
        <w:widowControl/>
        <w:numPr>
          <w:ilvl w:val="0"/>
          <w:numId w:val="22"/>
        </w:numPr>
        <w:shd w:val="clear" w:fill="auto"/>
        <w:spacing w:lineRule="auto" w:line="240" w:before="0" w:after="0"/>
        <w:ind w:firstLine="397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Встановити на створити акаунт у </w:t>
      </w:r>
      <w:r>
        <w:rPr>
          <w:rFonts w:ascii="Times New Roman" w:hAnsi="Times New Roman"/>
          <w:sz w:val="24"/>
          <w:szCs w:val="24"/>
        </w:rPr>
        <w:t xml:space="preserve">GitHub. </w:t>
      </w:r>
      <w:r>
        <w:rPr>
          <w:rFonts w:ascii="Times New Roman" w:hAnsi="Times New Roman"/>
          <w:sz w:val="24"/>
          <w:szCs w:val="24"/>
          <w:lang w:val="uk-UA"/>
        </w:rPr>
        <w:t xml:space="preserve">Під’єднати </w:t>
      </w:r>
      <w:r>
        <w:rPr>
          <w:rFonts w:ascii="Times New Roman" w:hAnsi="Times New Roman"/>
          <w:sz w:val="24"/>
          <w:szCs w:val="24"/>
        </w:rPr>
        <w:t xml:space="preserve">Git </w:t>
      </w:r>
      <w:r>
        <w:rPr>
          <w:rFonts w:ascii="Times New Roman" w:hAnsi="Times New Roman"/>
          <w:sz w:val="24"/>
          <w:szCs w:val="24"/>
          <w:lang w:val="uk-UA"/>
        </w:rPr>
        <w:t xml:space="preserve">до </w:t>
      </w:r>
      <w:r>
        <w:rPr>
          <w:rFonts w:ascii="Times New Roman" w:hAnsi="Times New Roman"/>
          <w:sz w:val="24"/>
          <w:szCs w:val="24"/>
        </w:rPr>
        <w:t>GitHub.</w:t>
      </w:r>
    </w:p>
    <w:p>
      <w:pPr>
        <w:pStyle w:val="normal1"/>
        <w:pageBreakBefore w:val="false"/>
        <w:numPr>
          <w:ilvl w:val="0"/>
          <w:numId w:val="0"/>
        </w:numPr>
        <w:spacing w:lineRule="auto" w:line="240"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Завдання №9: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t>Configuration: Algotester</w:t>
      </w:r>
    </w:p>
    <w:p>
      <w:pPr>
        <w:pStyle w:val="normal1"/>
        <w:keepNext w:val="false"/>
        <w:keepLines w:val="false"/>
        <w:widowControl/>
        <w:numPr>
          <w:ilvl w:val="0"/>
          <w:numId w:val="8"/>
        </w:numPr>
        <w:shd w:val="clear" w:fill="auto"/>
        <w:spacing w:lineRule="auto" w:line="240" w:before="0" w:after="0"/>
        <w:ind w:firstLine="397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Створити акаунт у </w:t>
      </w:r>
      <w:r>
        <w:rPr>
          <w:rFonts w:ascii="Times New Roman" w:hAnsi="Times New Roman"/>
          <w:sz w:val="24"/>
          <w:szCs w:val="24"/>
          <w:lang w:val="en-US"/>
        </w:rPr>
        <w:t xml:space="preserve">Algotester </w:t>
      </w:r>
      <w:r>
        <w:rPr>
          <w:rFonts w:ascii="Times New Roman" w:hAnsi="Times New Roman"/>
          <w:sz w:val="24"/>
          <w:szCs w:val="24"/>
          <w:lang w:val="uk-UA"/>
        </w:rPr>
        <w:t>та приєднатися до контесту</w:t>
      </w:r>
    </w:p>
    <w:p>
      <w:pPr>
        <w:pStyle w:val="normal1"/>
        <w:pageBreakBefore w:val="false"/>
        <w:numPr>
          <w:ilvl w:val="0"/>
          <w:numId w:val="0"/>
        </w:numPr>
        <w:spacing w:lineRule="auto" w:line="240"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Завдання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t>№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>10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t xml:space="preserve">: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  <w:t>Configuration: Create Own Git Repo and Exchange Files with Teammate</w:t>
      </w:r>
    </w:p>
    <w:p>
      <w:pPr>
        <w:pStyle w:val="normal1"/>
        <w:keepNext w:val="false"/>
        <w:keepLines w:val="false"/>
        <w:widowControl/>
        <w:numPr>
          <w:ilvl w:val="0"/>
          <w:numId w:val="8"/>
        </w:numPr>
        <w:shd w:val="clear" w:fill="auto"/>
        <w:spacing w:lineRule="auto" w:line="240" w:before="0" w:after="0"/>
        <w:ind w:firstLine="397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>Створити спільний репозиторій з командою та запушити код</w:t>
      </w:r>
    </w:p>
    <w:p>
      <w:pPr>
        <w:pStyle w:val="normal1"/>
        <w:pageBreakBefore w:val="false"/>
        <w:numPr>
          <w:ilvl w:val="0"/>
          <w:numId w:val="0"/>
        </w:numPr>
        <w:spacing w:lineRule="auto" w:line="240"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Завдання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t>№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>11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t xml:space="preserve">: </w:t>
      </w: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  <w:t xml:space="preserve">Run First Program - </w:t>
      </w: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uk-UA"/>
        </w:rPr>
        <w:t>а</w:t>
      </w: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  <w:t>втономність портативної зарядної станції</w:t>
      </w:r>
    </w:p>
    <w:p>
      <w:pPr>
        <w:pStyle w:val="normal1"/>
        <w:keepNext w:val="false"/>
        <w:keepLines w:val="false"/>
        <w:widowControl/>
        <w:numPr>
          <w:ilvl w:val="0"/>
          <w:numId w:val="8"/>
        </w:numPr>
        <w:shd w:val="clear" w:fill="auto"/>
        <w:spacing w:lineRule="auto" w:line="240" w:before="0" w:after="0"/>
        <w:ind w:firstLine="397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>Деталі роботи: 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>
      <w:pPr>
        <w:pStyle w:val="normal1"/>
        <w:widowControl/>
        <w:numPr>
          <w:ilvl w:val="0"/>
          <w:numId w:val="8"/>
        </w:numPr>
        <w:shd w:val="clear" w:fill="auto"/>
        <w:spacing w:lineRule="auto" w:line="240" w:before="0" w:after="0"/>
        <w:ind w:firstLine="397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Вимоги: Написання першої програми. Навчитися користуватися функціями форматованого вводу-виводу: </w:t>
      </w:r>
      <w:r>
        <w:rPr>
          <w:rFonts w:ascii="Times New Roman" w:hAnsi="Times New Roman"/>
          <w:i/>
          <w:iCs/>
          <w:sz w:val="24"/>
          <w:szCs w:val="24"/>
          <w:lang w:val="uk-UA"/>
        </w:rPr>
        <w:t xml:space="preserve">cin, cout. 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uk-UA"/>
        </w:rPr>
        <w:t>С</w:t>
      </w:r>
      <w:r>
        <w:rPr>
          <w:rFonts w:ascii="Times New Roman" w:hAnsi="Times New Roman"/>
          <w:i w:val="false"/>
          <w:iCs w:val="false"/>
          <w:sz w:val="24"/>
          <w:szCs w:val="24"/>
          <w:lang w:val="uk-UA"/>
        </w:rPr>
        <w:t>торонні бібліотеки використовувати заборонено.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/>
          <w:i w:val="false"/>
          <w:iCs w:val="false"/>
          <w:sz w:val="24"/>
          <w:szCs w:val="24"/>
          <w:lang w:val="uk-UA"/>
        </w:rPr>
      </w:pPr>
      <w:r>
        <w:rPr>
          <w:rFonts w:ascii="Times New Roman" w:hAnsi="Times New Roman"/>
          <w:i w:val="false"/>
          <w:iCs w:val="false"/>
          <w:sz w:val="24"/>
          <w:szCs w:val="24"/>
          <w:lang w:val="uk-UA"/>
        </w:rPr>
        <w:t xml:space="preserve">Завдання №12: </w:t>
      </w:r>
      <w:r>
        <w:rPr>
          <w:rFonts w:eastAsia="Calibri" w:cs="Calibri" w:ascii="Times New Roman" w:hAnsi="Times New Roman"/>
          <w:i w:val="false"/>
          <w:iCs w:val="false"/>
          <w:sz w:val="24"/>
          <w:szCs w:val="24"/>
          <w:lang w:val="uk-UA"/>
        </w:rPr>
        <w:t>Result Documentation Report and Outcomes List Placement Activities</w:t>
      </w:r>
    </w:p>
    <w:p>
      <w:pPr>
        <w:pStyle w:val="normal1"/>
        <w:widowControl/>
        <w:numPr>
          <w:ilvl w:val="0"/>
          <w:numId w:val="8"/>
        </w:numPr>
        <w:shd w:val="clear" w:fill="auto"/>
        <w:spacing w:lineRule="auto" w:line="240" w:before="0" w:after="0"/>
        <w:ind w:firstLine="397" w:start="0" w:end="0"/>
        <w:jc w:val="start"/>
        <w:rPr>
          <w:rFonts w:ascii="Times New Roman" w:hAnsi="Times New Roman" w:eastAsia="Calibri" w:cs="Calibri"/>
          <w:i w:val="false"/>
          <w:iCs w:val="false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i w:val="false"/>
          <w:iCs w:val="false"/>
          <w:sz w:val="24"/>
          <w:szCs w:val="24"/>
          <w:lang w:val="uk-UA"/>
        </w:rPr>
        <w:t>Оформити звіт про виконання практичної роботи, задокументувати отримані результати тестування розробленої програми.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i w:val="false"/>
          <w:iCs w:val="false"/>
          <w:sz w:val="24"/>
          <w:szCs w:val="24"/>
          <w:lang w:val="uk-UA"/>
        </w:rPr>
        <w:t xml:space="preserve">Завдання №13: </w:t>
      </w:r>
      <w:r>
        <w:rPr>
          <w:rFonts w:ascii="Times New Roman" w:hAnsi="Times New Roman"/>
          <w:sz w:val="24"/>
          <w:szCs w:val="24"/>
        </w:rPr>
        <w:t>Self-practice task on Algotester «3+1»</w:t>
      </w:r>
    </w:p>
    <w:p>
      <w:pPr>
        <w:pStyle w:val="normal1"/>
        <w:widowControl/>
        <w:numPr>
          <w:ilvl w:val="0"/>
          <w:numId w:val="8"/>
        </w:numPr>
        <w:shd w:val="clear" w:fill="auto"/>
        <w:spacing w:lineRule="auto" w:line="240" w:before="0" w:after="0"/>
        <w:ind w:firstLine="397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Деталі роботи: У цій піцерії акція 3+1 — найдешевша з чотирьох піца безплатно. Допоможіть Зенику порахувати, скільки ж він має заплатити. 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Calibri" w:cs="Calibri"/>
          <w:i w:val="false"/>
          <w:iCs w:val="false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i w:val="false"/>
          <w:iCs w:val="false"/>
          <w:sz w:val="24"/>
          <w:szCs w:val="24"/>
          <w:lang w:val="uk-UA"/>
        </w:rPr>
        <w:t>Завдання №1</w:t>
      </w:r>
      <w:r>
        <w:rPr>
          <w:rFonts w:eastAsia="Calibri" w:cs="Calibri" w:ascii="Times New Roman" w:hAnsi="Times New Roman"/>
          <w:i w:val="false"/>
          <w:iCs w:val="false"/>
          <w:sz w:val="24"/>
          <w:szCs w:val="24"/>
          <w:lang w:val="en-US"/>
        </w:rPr>
        <w:t>4</w:t>
      </w:r>
      <w:r>
        <w:rPr>
          <w:rFonts w:eastAsia="Calibri" w:cs="Calibri" w:ascii="Times New Roman" w:hAnsi="Times New Roman"/>
          <w:i w:val="false"/>
          <w:iCs w:val="false"/>
          <w:sz w:val="24"/>
          <w:szCs w:val="24"/>
          <w:lang w:val="uk-UA"/>
        </w:rPr>
        <w:t>: Results Evaluation and Release</w:t>
      </w:r>
    </w:p>
    <w:p>
      <w:pPr>
        <w:pStyle w:val="normal1"/>
        <w:widowControl/>
        <w:numPr>
          <w:ilvl w:val="0"/>
          <w:numId w:val="8"/>
        </w:numPr>
        <w:shd w:val="clear" w:fill="auto"/>
        <w:spacing w:lineRule="auto" w:line="240" w:before="0" w:after="0"/>
        <w:ind w:firstLine="397" w:start="0" w:end="0"/>
        <w:jc w:val="start"/>
        <w:rPr>
          <w:rFonts w:ascii="Times New Roman" w:hAnsi="Times New Roman" w:eastAsia="Calibri" w:cs="Calibri"/>
          <w:i w:val="false"/>
          <w:iCs w:val="false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i w:val="false"/>
          <w:iCs w:val="false"/>
          <w:sz w:val="24"/>
          <w:szCs w:val="24"/>
          <w:lang w:val="uk-UA"/>
        </w:rPr>
        <w:t>Розмістити файли лабораторної роботи у власній папці командного репозиторію, створити окрему гілку для відповідного епіку, зробити коміт і виконати push змін, оформити Pull Request згідно з установленими вимогами та додати учасників команди для проведення CodeReview.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0"/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>2.</w:t>
        <w:tab/>
        <w:t xml:space="preserve">Дизайн та планована оцінка часу виконання завдань 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Програма №1: </w:t>
      </w: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uk-UA"/>
        </w:rPr>
        <w:t>А</w:t>
      </w: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  <w:t>втономність портативної зарядної станції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Блок-схема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720" w:end="0"/>
        <w:jc w:val="start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start="720" w:end="0"/>
        <w:jc w:val="start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  <w:drawing>
          <wp:anchor distT="0" distB="0" distL="0" distR="0" simplePos="0" relativeHeight="66" behindDoc="0" locked="0" layoutInCell="0" allowOverlap="1">
            <wp:simplePos x="0" y="0"/>
            <wp:positionH relativeFrom="column">
              <wp:posOffset>1581785</wp:posOffset>
            </wp:positionH>
            <wp:positionV relativeFrom="paragraph">
              <wp:posOffset>170815</wp:posOffset>
            </wp:positionV>
            <wp:extent cx="2972435" cy="4359275"/>
            <wp:effectExtent l="0" t="0" r="0" b="0"/>
            <wp:wrapSquare wrapText="largest"/>
            <wp:docPr id="2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35" cy="435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36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1292225</wp:posOffset>
                </wp:positionH>
                <wp:positionV relativeFrom="paragraph">
                  <wp:posOffset>220980</wp:posOffset>
                </wp:positionV>
                <wp:extent cx="3619500" cy="426720"/>
                <wp:effectExtent l="0" t="0" r="0" b="0"/>
                <wp:wrapNone/>
                <wp:docPr id="3" name="Текстова рамк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440" cy="4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Рис1. Блок-схема до задачі автономність портативної зарядної станції частина 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1.75pt;margin-top:17.4pt;width:284.95pt;height:33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Рис1. Блок-схема до задачі автономність портативної зарядної станції частина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drawing>
          <wp:anchor distT="0" distB="0" distL="0" distR="0" simplePos="0" relativeHeight="67" behindDoc="0" locked="0" layoutInCell="0" allowOverlap="1">
            <wp:simplePos x="0" y="0"/>
            <wp:positionH relativeFrom="column">
              <wp:posOffset>909955</wp:posOffset>
            </wp:positionH>
            <wp:positionV relativeFrom="paragraph">
              <wp:posOffset>62230</wp:posOffset>
            </wp:positionV>
            <wp:extent cx="4175760" cy="6141720"/>
            <wp:effectExtent l="0" t="0" r="0" b="0"/>
            <wp:wrapSquare wrapText="largest"/>
            <wp:docPr id="4" name="Зображення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614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127635</wp:posOffset>
                </wp:positionV>
                <wp:extent cx="4404360" cy="411480"/>
                <wp:effectExtent l="0" t="0" r="0" b="0"/>
                <wp:wrapNone/>
                <wp:docPr id="5" name="Текстова рамк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240" cy="41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Рис2. Блок-схема до задачі автономність портативної зарядної станції частина 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6.15pt;margin-top:10.05pt;width:346.75pt;height:32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Рис2. Блок-схема до задачі автономність портативної зарядної станції частина 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Планований час на реалізацію: 1 день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Важливі деталі для врахування в імплементації: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 xml:space="preserve">користуватися функціями форматованого вводу-виводу: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  <w:lang w:val="uk-UA"/>
        </w:rPr>
        <w:t>cin, cout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bCs/>
          <w:color w:val="000000"/>
        </w:rPr>
        <w:t>3.</w:t>
        <w:tab/>
        <w:t>Конфігурація середовища до виконання завдань: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№1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  <w:r>
        <w:rPr>
          <w:rFonts w:eastAsia="Calibri" w:cs="Calibri" w:ascii="Times New Roman" w:hAnsi="Times New Roman"/>
          <w:sz w:val="24"/>
          <w:szCs w:val="24"/>
        </w:rPr>
        <w:t>Requirements management and design activities with  Draw.io  and Google Docs</w:t>
      </w:r>
    </w:p>
    <w:p>
      <w:pPr>
        <w:pStyle w:val="normal1"/>
        <w:numPr>
          <w:ilvl w:val="0"/>
          <w:numId w:val="9"/>
        </w:numPr>
        <w:rPr/>
      </w:pPr>
      <w:r>
        <w:rPr>
          <w:rFonts w:eastAsia="Calibri" w:cs="Calibri" w:ascii="Times New Roman" w:hAnsi="Times New Roman"/>
          <w:sz w:val="24"/>
          <w:szCs w:val="24"/>
        </w:rPr>
        <w:t xml:space="preserve">Зареєструвався у </w:t>
      </w:r>
      <w:r>
        <w:rPr>
          <w:rFonts w:eastAsia="Calibri" w:cs="Calibri" w:ascii="Times New Roman" w:hAnsi="Times New Roman"/>
          <w:sz w:val="24"/>
          <w:szCs w:val="24"/>
          <w:lang w:val="en-US"/>
        </w:rPr>
        <w:t xml:space="preserve">Draw.io </w:t>
      </w:r>
      <w:r>
        <w:rPr>
          <w:rFonts w:eastAsia="Calibri" w:cs="Calibri" w:ascii="Times New Roman" w:hAnsi="Times New Roman"/>
          <w:sz w:val="24"/>
          <w:szCs w:val="24"/>
          <w:lang w:val="uk-UA"/>
        </w:rPr>
        <w:t xml:space="preserve">та створив блок схему. </w: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Calibri" w:cs="Calibri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lang w:val="uk-UA"/>
        </w:rPr>
        <w:drawing>
          <wp:anchor distT="0" distB="0" distL="0" distR="0" simplePos="0" relativeHeight="68" behindDoc="0" locked="0" layoutInCell="0" allowOverlap="1">
            <wp:simplePos x="0" y="0"/>
            <wp:positionH relativeFrom="column">
              <wp:posOffset>1278255</wp:posOffset>
            </wp:positionH>
            <wp:positionV relativeFrom="paragraph">
              <wp:posOffset>144780</wp:posOffset>
            </wp:positionV>
            <wp:extent cx="3744595" cy="5507990"/>
            <wp:effectExtent l="0" t="0" r="0" b="0"/>
            <wp:wrapSquare wrapText="largest"/>
            <wp:docPr id="6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5" cy="550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1421765</wp:posOffset>
                </wp:positionH>
                <wp:positionV relativeFrom="paragraph">
                  <wp:posOffset>43180</wp:posOffset>
                </wp:positionV>
                <wp:extent cx="3467100" cy="366395"/>
                <wp:effectExtent l="0" t="0" r="0" b="0"/>
                <wp:wrapNone/>
                <wp:docPr id="7" name="Текстова рамка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60" cy="36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Рис3. Створення блок-схеми у Draw.io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1.95pt;margin-top:3.4pt;width:272.95pt;height:28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Рис3. Створення блок-схеми у Draw.io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shd w:fill="auto" w:val="clear"/>
        </w:rPr>
        <w:t>Завдання №2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: </w:t>
      </w:r>
      <w:r>
        <w:rPr>
          <w:rFonts w:eastAsia="Calibri" w:cs="Calibri" w:ascii="Times New Roman" w:hAnsi="Times New Roman"/>
          <w:sz w:val="24"/>
          <w:szCs w:val="24"/>
          <w:shd w:fill="auto" w:val="clear"/>
        </w:rPr>
        <w:t>Configuration: Trello</w:t>
      </w:r>
    </w:p>
    <w:p>
      <w:pPr>
        <w:pStyle w:val="normal1"/>
        <w:numPr>
          <w:ilvl w:val="0"/>
          <w:numId w:val="10"/>
        </w:numPr>
        <w:rPr/>
      </w:pPr>
      <w:r>
        <w:rPr>
          <w:rFonts w:eastAsia="Calibri" w:cs="Calibri" w:ascii="Times New Roman" w:hAnsi="Times New Roman"/>
          <w:sz w:val="24"/>
          <w:szCs w:val="24"/>
          <w:shd w:fill="auto" w:val="clear"/>
        </w:rPr>
        <w:t xml:space="preserve">Зареєструвався в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t xml:space="preserve">Trello,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>створив дошку для команди та додав туди завданнями.</w:t>
      </w:r>
    </w:p>
    <w:p>
      <w:pPr>
        <w:pStyle w:val="normal1"/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</w:r>
    </w:p>
    <w:p>
      <w:pPr>
        <w:pStyle w:val="normal1"/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</w:r>
    </w:p>
    <w:p>
      <w:pPr>
        <w:pStyle w:val="normal1"/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</w:r>
    </w:p>
    <w:p>
      <w:pPr>
        <w:pStyle w:val="normal1"/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1870" cy="3162935"/>
            <wp:effectExtent l="0" t="0" r="0" b="0"/>
            <wp:wrapSquare wrapText="largest"/>
            <wp:docPr id="8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316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995045</wp:posOffset>
                </wp:positionH>
                <wp:positionV relativeFrom="paragraph">
                  <wp:posOffset>3215640</wp:posOffset>
                </wp:positionV>
                <wp:extent cx="4130040" cy="388620"/>
                <wp:effectExtent l="0" t="0" r="0" b="0"/>
                <wp:wrapNone/>
                <wp:docPr id="9" name="Текстова рамка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920" cy="38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Рис4. Дошка у Trello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8.35pt;margin-top:253.2pt;width:325.15pt;height:30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Рис4. Дошка у Trello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shd w:fill="auto" w:val="clear"/>
        </w:rPr>
        <w:t>Завдання №3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: </w:t>
      </w:r>
      <w:r>
        <w:rPr>
          <w:rFonts w:eastAsia="Calibri" w:cs="Calibri" w:ascii="Times New Roman" w:hAnsi="Times New Roman"/>
          <w:sz w:val="24"/>
          <w:szCs w:val="24"/>
          <w:shd w:fill="auto" w:val="clear"/>
        </w:rPr>
        <w:t>Configuration: Linux Console Commands</w:t>
      </w:r>
    </w:p>
    <w:p>
      <w:pPr>
        <w:pStyle w:val="normal1"/>
        <w:numPr>
          <w:ilvl w:val="0"/>
          <w:numId w:val="11"/>
        </w:numPr>
        <w:rPr/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 xml:space="preserve">Встановив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t>Linux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 xml:space="preserve"> та навчився використовувати базові команди.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1884680"/>
            <wp:effectExtent l="0" t="0" r="0" b="0"/>
            <wp:wrapSquare wrapText="largest"/>
            <wp:docPr id="10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88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1490345</wp:posOffset>
                </wp:positionH>
                <wp:positionV relativeFrom="paragraph">
                  <wp:posOffset>1937385</wp:posOffset>
                </wp:positionV>
                <wp:extent cx="3345180" cy="312420"/>
                <wp:effectExtent l="0" t="0" r="0" b="0"/>
                <wp:wrapNone/>
                <wp:docPr id="11" name="Текстова рамка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2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Рис5. Використання Linux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7.35pt;margin-top:152.55pt;width:263.35pt;height:24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Рис5. Використання Linux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shd w:fill="auto" w:val="clear"/>
        </w:rPr>
        <w:t>Завдання №4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: </w:t>
      </w:r>
      <w:r>
        <w:rPr>
          <w:rFonts w:eastAsia="Calibri" w:cs="Calibri" w:ascii="Times New Roman" w:hAnsi="Times New Roman"/>
          <w:sz w:val="24"/>
          <w:szCs w:val="24"/>
          <w:shd w:fill="auto" w:val="clear"/>
        </w:rPr>
        <w:t>Configuration: Visual Studio Code</w:t>
      </w:r>
    </w:p>
    <w:p>
      <w:pPr>
        <w:pStyle w:val="normal1"/>
        <w:numPr>
          <w:ilvl w:val="0"/>
          <w:numId w:val="12"/>
        </w:numPr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>Встановив розширення для С/С++</w: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1870" cy="3704590"/>
            <wp:effectExtent l="0" t="0" r="0" b="0"/>
            <wp:wrapSquare wrapText="largest"/>
            <wp:docPr id="12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370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16" behindDoc="0" locked="0" layoutInCell="1" allowOverlap="1">
                <wp:simplePos x="0" y="0"/>
                <wp:positionH relativeFrom="column">
                  <wp:posOffset>1330325</wp:posOffset>
                </wp:positionH>
                <wp:positionV relativeFrom="paragraph">
                  <wp:posOffset>3765550</wp:posOffset>
                </wp:positionV>
                <wp:extent cx="3657600" cy="350520"/>
                <wp:effectExtent l="0" t="0" r="0" b="0"/>
                <wp:wrapNone/>
                <wp:docPr id="13" name="Текстова рамка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5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Рис6. Встановлені розширення у VS Code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4.75pt;margin-top:296.5pt;width:287.95pt;height:27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Рис6. Встановлені розширення у VS Code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numPr>
          <w:ilvl w:val="0"/>
          <w:numId w:val="13"/>
        </w:numPr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Встановив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 xml:space="preserve">Ubuntu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для використання компілятора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>g++</w: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1612265</wp:posOffset>
            </wp:positionH>
            <wp:positionV relativeFrom="paragraph">
              <wp:posOffset>-24765</wp:posOffset>
            </wp:positionV>
            <wp:extent cx="2786380" cy="3662045"/>
            <wp:effectExtent l="0" t="0" r="0" b="0"/>
            <wp:wrapSquare wrapText="largest"/>
            <wp:docPr id="14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0" cy="366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4445</wp:posOffset>
                </wp:positionV>
                <wp:extent cx="3672840" cy="571500"/>
                <wp:effectExtent l="0" t="0" r="0" b="0"/>
                <wp:wrapNone/>
                <wp:docPr id="15" name="Текстова рамка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720" cy="57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Рис7. Встановлений Ubuntu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8.15pt;margin-top:0.35pt;width:289.15pt;height:44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Рис7. Встановлений Ubuntu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shd w:fill="auto" w:val="clear"/>
        </w:rPr>
        <w:t>Завдання №5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: </w:t>
      </w:r>
      <w:r>
        <w:rPr>
          <w:rFonts w:eastAsia="Calibri" w:cs="Calibri" w:ascii="Times New Roman" w:hAnsi="Times New Roman"/>
          <w:sz w:val="24"/>
          <w:szCs w:val="24"/>
          <w:shd w:fill="auto" w:val="clear"/>
        </w:rPr>
        <w:t>Configuration: GitHub</w:t>
      </w:r>
    </w:p>
    <w:p>
      <w:pPr>
        <w:pStyle w:val="normal1"/>
        <w:numPr>
          <w:ilvl w:val="0"/>
          <w:numId w:val="14"/>
        </w:numPr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 xml:space="preserve">Зареєструвався у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t>GitHub</w: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1870" cy="2221865"/>
            <wp:effectExtent l="0" t="0" r="0" b="0"/>
            <wp:wrapSquare wrapText="largest"/>
            <wp:docPr id="16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2221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25" behindDoc="0" locked="0" layoutInCell="1" allowOverlap="1">
                <wp:simplePos x="0" y="0"/>
                <wp:positionH relativeFrom="column">
                  <wp:posOffset>1833245</wp:posOffset>
                </wp:positionH>
                <wp:positionV relativeFrom="paragraph">
                  <wp:posOffset>2454275</wp:posOffset>
                </wp:positionV>
                <wp:extent cx="2781300" cy="434340"/>
                <wp:effectExtent l="0" t="0" r="0" b="0"/>
                <wp:wrapNone/>
                <wp:docPr id="17" name="Текстова рамка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60" cy="43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Рис8. Профіль у GitHub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4.35pt;margin-top:193.25pt;width:218.95pt;height:34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Рис8. Профіль у GitHub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</w:r>
    </w:p>
    <w:p>
      <w:pPr>
        <w:pStyle w:val="normal1"/>
        <w:numPr>
          <w:ilvl w:val="0"/>
          <w:numId w:val="15"/>
        </w:numPr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Створив ключ</w: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1870" cy="1484630"/>
            <wp:effectExtent l="0" t="0" r="0" b="0"/>
            <wp:wrapSquare wrapText="largest"/>
            <wp:docPr id="18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148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28" behindDoc="0" locked="0" layoutInCell="1" allowOverlap="1">
                <wp:simplePos x="0" y="0"/>
                <wp:positionH relativeFrom="column">
                  <wp:posOffset>1307465</wp:posOffset>
                </wp:positionH>
                <wp:positionV relativeFrom="paragraph">
                  <wp:posOffset>1637030</wp:posOffset>
                </wp:positionV>
                <wp:extent cx="3253740" cy="434340"/>
                <wp:effectExtent l="0" t="0" r="0" b="0"/>
                <wp:wrapNone/>
                <wp:docPr id="19" name="Текстова рамка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680" cy="43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Рис9. Ключ SSH y GitHub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2.95pt;margin-top:128.9pt;width:256.15pt;height:34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Рис9. Ключ SSH y GitHub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shd w:fill="auto" w:val="clear"/>
          <w:lang w:val="uk-UA"/>
        </w:rPr>
        <w:t>Завдання №6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: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>Configuration: Git</w:t>
      </w:r>
    </w:p>
    <w:p>
      <w:pPr>
        <w:pStyle w:val="normal1"/>
        <w:numPr>
          <w:ilvl w:val="0"/>
          <w:numId w:val="16"/>
        </w:numPr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 xml:space="preserve">Приєднаний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t xml:space="preserve">Git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 xml:space="preserve">до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en-US"/>
        </w:rPr>
        <w:t>GitHub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838200"/>
            <wp:effectExtent l="0" t="0" r="0" b="0"/>
            <wp:wrapSquare wrapText="largest"/>
            <wp:docPr id="20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30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1045210</wp:posOffset>
                </wp:positionV>
                <wp:extent cx="2842260" cy="441960"/>
                <wp:effectExtent l="0" t="0" r="0" b="0"/>
                <wp:wrapNone/>
                <wp:docPr id="21" name="Текстова рамка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00" cy="44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Рис.10 Git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1.75pt;margin-top:82.3pt;width:223.75pt;height:34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Рис.10 Git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shd w:fill="auto" w:val="clear"/>
          <w:lang w:val="uk-UA"/>
        </w:rPr>
        <w:t>Завдання №7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: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>Configuration: Algotester</w:t>
      </w:r>
    </w:p>
    <w:p>
      <w:pPr>
        <w:pStyle w:val="normal1"/>
        <w:numPr>
          <w:ilvl w:val="0"/>
          <w:numId w:val="17"/>
        </w:numPr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>Створив профіль та приєднався до контесту</w: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uk-UA"/>
        </w:rPr>
      </w:pP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1870" cy="2219325"/>
            <wp:effectExtent l="0" t="0" r="0" b="0"/>
            <wp:wrapSquare wrapText="largest"/>
            <wp:docPr id="22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1" behindDoc="0" locked="0" layoutInCell="1" allowOverlap="1">
                <wp:simplePos x="0" y="0"/>
                <wp:positionH relativeFrom="column">
                  <wp:posOffset>1551305</wp:posOffset>
                </wp:positionH>
                <wp:positionV relativeFrom="paragraph">
                  <wp:posOffset>2371725</wp:posOffset>
                </wp:positionV>
                <wp:extent cx="3398520" cy="488950"/>
                <wp:effectExtent l="0" t="0" r="0" b="0"/>
                <wp:wrapNone/>
                <wp:docPr id="23" name="Текстова рамка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8400" cy="48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Рис11.  Algotester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2.15pt;margin-top:186.75pt;width:267.55pt;height:38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Рис11.  Algotester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shd w:fill="auto" w:val="clear"/>
          <w:lang w:val="uk-UA"/>
        </w:rPr>
        <w:t>Завдання №8: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 </w:t>
      </w:r>
      <w:r>
        <w:rPr>
          <w:rFonts w:eastAsia="Calibri" w:cs="Calibri" w:ascii="Times New Roman" w:hAnsi="Times New Roman"/>
          <w:sz w:val="24"/>
          <w:szCs w:val="24"/>
          <w:shd w:fill="auto" w:val="clear"/>
          <w:lang w:val="uk-UA"/>
        </w:rPr>
        <w:t>Configuration: Create Own Git Repo and Exchange Files with Teammate</w:t>
      </w:r>
    </w:p>
    <w:p>
      <w:pPr>
        <w:pStyle w:val="normal1"/>
        <w:numPr>
          <w:ilvl w:val="0"/>
          <w:numId w:val="18"/>
        </w:numPr>
        <w:rPr>
          <w:rFonts w:ascii="Times New Roman" w:hAnsi="Times New Roman" w:eastAsia="Calibri" w:cs="Calibri"/>
          <w:sz w:val="24"/>
          <w:szCs w:val="24"/>
          <w:highlight w:val="none"/>
          <w:shd w:fill="auto" w:val="clear"/>
          <w:lang w:val="uk-UA"/>
        </w:rPr>
      </w:pPr>
      <w:r>
        <w:rPr>
          <w:rStyle w:val="Style10"/>
          <w:rFonts w:eastAsia="Calibri" w:cs="Calibri" w:ascii="Times New Roman" w:hAnsi="Times New Roman"/>
          <w:i w:val="false"/>
          <w:iCs w:val="false"/>
          <w:sz w:val="24"/>
          <w:szCs w:val="24"/>
          <w:shd w:fill="auto" w:val="clear"/>
          <w:lang w:val="uk-UA"/>
        </w:rPr>
        <w:t>Створив репозиторій для команди</w:t>
      </w:r>
    </w:p>
    <w:p>
      <w:pPr>
        <w:pStyle w:val="normal1"/>
        <w:numPr>
          <w:ilvl w:val="0"/>
          <w:numId w:val="0"/>
        </w:numPr>
        <w:ind w:hanging="0" w:start="720"/>
        <w:rPr>
          <w:rStyle w:val="Style10"/>
          <w:i w:val="false"/>
          <w:iCs w:val="false"/>
        </w:rPr>
      </w:pPr>
      <w:r>
        <w:rPr>
          <w:i w:val="false"/>
          <w:iCs w:val="false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1870" cy="3176905"/>
            <wp:effectExtent l="0" t="0" r="0" b="0"/>
            <wp:wrapSquare wrapText="largest"/>
            <wp:docPr id="24" name="Зображенн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Зображення1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317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4" behindDoc="0" locked="0" layoutInCell="1" allowOverlap="1">
                <wp:simplePos x="0" y="0"/>
                <wp:positionH relativeFrom="column">
                  <wp:posOffset>2221865</wp:posOffset>
                </wp:positionH>
                <wp:positionV relativeFrom="paragraph">
                  <wp:posOffset>3483610</wp:posOffset>
                </wp:positionV>
                <wp:extent cx="2537460" cy="205740"/>
                <wp:effectExtent l="0" t="0" r="0" b="0"/>
                <wp:wrapNone/>
                <wp:docPr id="25" name="Текстова рамка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Рис.12 Командний репозиторій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74.95pt;margin-top:274.3pt;width:199.75pt;height:16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Рис.12 Командний репозиторій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 xml:space="preserve">4. </w:t>
        <w:tab/>
        <w:t>Код програм з посиланням на зовнішні ресурси: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№1: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  <w:t xml:space="preserve">Run First Program - </w:t>
      </w: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uk-UA"/>
        </w:rPr>
        <w:t>а</w:t>
      </w: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  <w:t>втономність портативної зарядної станції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posOffset>-38100</wp:posOffset>
            </wp:positionH>
            <wp:positionV relativeFrom="paragraph">
              <wp:posOffset>36830</wp:posOffset>
            </wp:positionV>
            <wp:extent cx="6300470" cy="5763260"/>
            <wp:effectExtent l="0" t="0" r="0" b="0"/>
            <wp:wrapSquare wrapText="largest"/>
            <wp:docPr id="26" name="Зображенн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Зображення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76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7" behindDoc="0" locked="0" layoutInCell="1" allowOverlap="1">
                <wp:simplePos x="0" y="0"/>
                <wp:positionH relativeFrom="column">
                  <wp:posOffset>629285</wp:posOffset>
                </wp:positionH>
                <wp:positionV relativeFrom="paragraph">
                  <wp:posOffset>6025515</wp:posOffset>
                </wp:positionV>
                <wp:extent cx="4945380" cy="434340"/>
                <wp:effectExtent l="0" t="0" r="0" b="0"/>
                <wp:wrapNone/>
                <wp:docPr id="27" name="Текстова рамка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5320" cy="43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overflowPunct w:val="true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  <w:lang w:val="en-US" w:bidi="en-US"/>
                              </w:rPr>
                              <w:t xml:space="preserve">Рис13. Код до задачі про автономність портативної зарядної станції 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  <w:lang w:val="uk-UA" w:bidi="en-US"/>
                              </w:rPr>
                              <w:t>частина 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9.55pt;margin-top:474.45pt;width:389.35pt;height:34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overflowPunct w:val="true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  <w:lang w:val="en-US" w:bidi="en-US"/>
                        </w:rPr>
                        <w:t xml:space="preserve">Рис13. Код до задачі про автономність портативної зарядної станції 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  <w:lang w:val="uk-UA" w:bidi="en-US"/>
                        </w:rPr>
                        <w:t>частина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4425315"/>
            <wp:effectExtent l="0" t="0" r="0" b="0"/>
            <wp:wrapSquare wrapText="largest"/>
            <wp:docPr id="28" name="Зображення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Зображення2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42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60" behindDoc="0" locked="0" layoutInCell="1" allowOverlap="1">
                <wp:simplePos x="0" y="0"/>
                <wp:positionH relativeFrom="column">
                  <wp:posOffset>926465</wp:posOffset>
                </wp:positionH>
                <wp:positionV relativeFrom="paragraph">
                  <wp:posOffset>4486910</wp:posOffset>
                </wp:positionV>
                <wp:extent cx="5013960" cy="518160"/>
                <wp:effectExtent l="0" t="0" r="0" b="0"/>
                <wp:wrapNone/>
                <wp:docPr id="29" name="Текстова рамка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4080" cy="51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overflowPunct w:val="true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  <w:lang w:val="en-US" w:bidi="en-US"/>
                              </w:rPr>
                              <w:t xml:space="preserve">Рис14. Код до задачі про автономність портативної зарядної станції 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  <w:lang w:val="uk-UA" w:bidi="en-US"/>
                              </w:rPr>
                              <w:t>частина 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2.95pt;margin-top:353.3pt;width:394.75pt;height:40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overflowPunct w:val="true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  <w:lang w:val="en-US" w:bidi="en-US"/>
                        </w:rPr>
                        <w:t xml:space="preserve">Рис14. Код до задачі про автономність портативної зарядної станції 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  <w:lang w:val="uk-UA" w:bidi="en-US"/>
                        </w:rPr>
                        <w:t>частина 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drawing>
          <wp:anchor distT="0" distB="0" distL="0" distR="0" simplePos="0" relativeHeight="5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3121025"/>
            <wp:effectExtent l="0" t="0" r="0" b="0"/>
            <wp:wrapSquare wrapText="largest"/>
            <wp:docPr id="30" name="Зображення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Зображення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62" behindDoc="0" locked="0" layoutInCell="1" allowOverlap="1">
                <wp:simplePos x="0" y="0"/>
                <wp:positionH relativeFrom="column">
                  <wp:posOffset>774065</wp:posOffset>
                </wp:positionH>
                <wp:positionV relativeFrom="paragraph">
                  <wp:posOffset>3339465</wp:posOffset>
                </wp:positionV>
                <wp:extent cx="5036820" cy="403860"/>
                <wp:effectExtent l="0" t="0" r="0" b="0"/>
                <wp:wrapNone/>
                <wp:docPr id="31" name="Текстова рамка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6760" cy="40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overflowPunct w:val="true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  <w:lang w:val="en-US" w:bidi="en-US"/>
                              </w:rPr>
                              <w:t xml:space="preserve">Рис15. Код до задачі про автономність портативної зарядної станції 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  <w:lang w:val="uk-UA" w:bidi="en-US"/>
                              </w:rPr>
                              <w:t>частина 3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0.95pt;margin-top:262.95pt;width:396.55pt;height:31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overflowPunct w:val="true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  <w:lang w:val="en-US" w:bidi="en-US"/>
                        </w:rPr>
                        <w:t xml:space="preserve">Рис15. Код до задачі про автономність портативної зарядної станції 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color w:val="000000"/>
                          <w:sz w:val="22"/>
                          <w:szCs w:val="22"/>
                          <w:lang w:val="uk-UA" w:bidi="en-US"/>
                        </w:rPr>
                        <w:t>частина 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  <w:hyperlink r:id="rId29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u w:val="none"/>
            <w:shd w:fill="auto" w:val="clear"/>
          </w:rPr>
          <w:t>https://github.com/artificial-intelligence-department/ai_programming_playground_2026/pull/5/changes/07b66c259583f28dc156c731535ea62fdf00ff35</w:t>
        </w:r>
      </w:hyperlink>
    </w:p>
    <w:p>
      <w:pPr>
        <w:pStyle w:val="normal1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Завдання №2: Self-practice task on Algotester «3+1»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drawing>
          <wp:anchor distT="0" distB="0" distL="0" distR="0" simplePos="0" relativeHeight="6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4802505"/>
            <wp:effectExtent l="0" t="0" r="0" b="0"/>
            <wp:wrapSquare wrapText="largest"/>
            <wp:docPr id="32" name="Зображення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Зображення2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80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70" behindDoc="0" locked="0" layoutInCell="1" allowOverlap="1">
                <wp:simplePos x="0" y="0"/>
                <wp:positionH relativeFrom="column">
                  <wp:posOffset>1010285</wp:posOffset>
                </wp:positionH>
                <wp:positionV relativeFrom="paragraph">
                  <wp:posOffset>5037455</wp:posOffset>
                </wp:positionV>
                <wp:extent cx="4221480" cy="525780"/>
                <wp:effectExtent l="0" t="0" r="0" b="0"/>
                <wp:wrapNone/>
                <wp:docPr id="33" name="Текстова рамка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360" cy="525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 xml:space="preserve">Рис. №16. Код до задачі «3+1»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частина 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9.55pt;margin-top:396.65pt;width:332.35pt;height:41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 xml:space="preserve">Рис. №16. Код до задачі «3+1» 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частина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drawing>
          <wp:anchor distT="0" distB="0" distL="0" distR="0" simplePos="0" relativeHeight="7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2420" cy="5488305"/>
            <wp:effectExtent l="0" t="0" r="0" b="0"/>
            <wp:wrapSquare wrapText="largest"/>
            <wp:docPr id="34" name="Зображення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Зображення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548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mc:AlternateContent>
          <mc:Choice Requires="wps">
            <w:drawing>
              <wp:anchor distT="0" distB="0" distL="0" distR="0" simplePos="0" relativeHeight="73" behindDoc="0" locked="0" layoutInCell="1" allowOverlap="1">
                <wp:simplePos x="0" y="0"/>
                <wp:positionH relativeFrom="column">
                  <wp:posOffset>1147445</wp:posOffset>
                </wp:positionH>
                <wp:positionV relativeFrom="paragraph">
                  <wp:posOffset>180975</wp:posOffset>
                </wp:positionV>
                <wp:extent cx="3985260" cy="321945"/>
                <wp:effectExtent l="0" t="0" r="0" b="0"/>
                <wp:wrapNone/>
                <wp:docPr id="35" name="Текстова рамка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 xml:space="preserve">Рис. №17. Код до задачі «3+1»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частина 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0.35pt;margin-top:14.25pt;width:313.7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 xml:space="preserve">Рис. №17. Код до задачі «3+1» 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частина 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ascii="Times New Roman" w:hAnsi="Times New Roman"/>
          <w:i/>
          <w:iCs/>
        </w:rPr>
        <w:t>Посилання на файл коду в пулреквесті</w:t>
      </w:r>
      <w:r>
        <w:rPr>
          <w:rFonts w:ascii="Times New Roman" w:hAnsi="Times New Roman"/>
        </w:rPr>
        <w:t xml:space="preserve">: </w:t>
      </w:r>
      <w:hyperlink r:id="rId32">
        <w:r>
          <w:rPr>
            <w:rStyle w:val="Hyperlink"/>
            <w:rFonts w:ascii="Times New Roman" w:hAnsi="Times New Roman"/>
            <w:u w:val="none"/>
          </w:rPr>
          <w:t>https://github.com/artificial-intelligence-department/ai_programming_playground_2026/pull/5/changes/07b66c259583f28dc156c731535ea62fdf00ff35</w:t>
        </w:r>
      </w:hyperlink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i/>
          <w:iCs/>
          <w:color w:val="3D85C6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4"/>
          <w:szCs w:val="24"/>
          <w:shd w:fill="FFF2CC" w:val="clear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>5.</w:t>
        <w:tab/>
        <w:t>Результати виконання завдань, тестування та фактично затрачений час:</w:t>
      </w:r>
    </w:p>
    <w:p>
      <w:pPr>
        <w:pStyle w:val="normal1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Завдання №1: </w:t>
      </w: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  <w:t xml:space="preserve">Run First Program - </w:t>
      </w: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uk-UA"/>
        </w:rPr>
        <w:t>а</w:t>
      </w: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  <w:t>втономність портативної зарядної станції</w: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sz w:val="24"/>
          <w:szCs w:val="24"/>
          <w:highlight w:val="none"/>
          <w:shd w:fill="auto" w:val="clear"/>
          <w:lang w:val="en-US"/>
        </w:rPr>
      </w:pP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  <w:drawing>
          <wp:anchor distT="0" distB="0" distL="0" distR="0" simplePos="0" relativeHeight="5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5000625"/>
            <wp:effectExtent l="0" t="0" r="0" b="0"/>
            <wp:wrapSquare wrapText="largest"/>
            <wp:docPr id="36" name="Зображення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Зображення2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0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64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5254625</wp:posOffset>
                </wp:positionV>
                <wp:extent cx="4587240" cy="365760"/>
                <wp:effectExtent l="0" t="0" r="0" b="0"/>
                <wp:wrapNone/>
                <wp:docPr id="37" name="Текстова рамка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120" cy="36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overflowPunct w:val="tru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Рис1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. Виконання програми про автоність станції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4.95pt;margin-top:413.75pt;width:361.15pt;height:28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5"/>
                        <w:overflowPunct w:val="tru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Рис1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  <w:lang w:val="en-US"/>
                        </w:rPr>
                        <w:t>8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. Виконання програми про автоність станції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 w:eastAsia="Calibri" w:cs="Calibri"/>
          <w:b w:val="false"/>
          <w:bCs w:val="false"/>
          <w:sz w:val="24"/>
          <w:szCs w:val="24"/>
          <w:highlight w:val="none"/>
          <w:shd w:fill="auto" w:val="clear"/>
          <w:lang w:val="en-US"/>
        </w:rPr>
      </w:pPr>
      <w:r>
        <w:rPr>
          <w:rFonts w:eastAsia="Calibri" w:cs="Calibri"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shd w:fill="FFF2CC" w:val="clear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Час затрачений на виконання завдання: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 xml:space="preserve">2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>дні</w:t>
      </w:r>
    </w:p>
    <w:p>
      <w:pPr>
        <w:pStyle w:val="normal1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>Завдання №</w:t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>2</w:t>
      </w:r>
      <w:r>
        <w:rPr>
          <w:rFonts w:ascii="Times New Roman" w:hAnsi="Times New Roman"/>
          <w:sz w:val="24"/>
          <w:szCs w:val="24"/>
          <w:shd w:fill="auto" w:val="clear"/>
        </w:rPr>
        <w:t>: Self-practice task on Algotester «3+1»</w:t>
      </w:r>
    </w:p>
    <w:p>
      <w:pPr>
        <w:pStyle w:val="normal1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drawing>
          <wp:anchor distT="0" distB="0" distL="0" distR="0" simplePos="0" relativeHeight="75" behindDoc="0" locked="0" layoutInCell="0" allowOverlap="1">
            <wp:simplePos x="0" y="0"/>
            <wp:positionH relativeFrom="column">
              <wp:posOffset>1332865</wp:posOffset>
            </wp:positionH>
            <wp:positionV relativeFrom="paragraph">
              <wp:posOffset>114935</wp:posOffset>
            </wp:positionV>
            <wp:extent cx="3558540" cy="876300"/>
            <wp:effectExtent l="0" t="0" r="0" b="0"/>
            <wp:wrapSquare wrapText="largest"/>
            <wp:docPr id="38" name="Зображення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Зображення2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mc:AlternateContent>
          <mc:Choice Requires="wps">
            <w:drawing>
              <wp:anchor distT="0" distB="0" distL="0" distR="0" simplePos="0" relativeHeight="76" behindDoc="0" locked="0" layoutInCell="1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244475</wp:posOffset>
                </wp:positionV>
                <wp:extent cx="3429000" cy="358140"/>
                <wp:effectExtent l="0" t="0" r="0" b="0"/>
                <wp:wrapNone/>
                <wp:docPr id="39" name="Текстова рамка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35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 №19. Виконання завдання «3+1»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9.55pt;margin-top:19.25pt;width:269.95pt;height:28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 №19. Виконання завдання «3+1»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</w:r>
    </w:p>
    <w:p>
      <w:pPr>
        <w:pStyle w:val="normal1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</w:rPr>
        <w:t>Час затрачений на виконання завдання:</w:t>
      </w:r>
      <w:r>
        <w:rPr>
          <w:rFonts w:ascii="Times New Roman" w:hAnsi="Times New Roman"/>
          <w:sz w:val="24"/>
          <w:szCs w:val="24"/>
          <w:shd w:fill="auto" w:val="clear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 xml:space="preserve">1 </w:t>
      </w:r>
      <w:r>
        <w:rPr>
          <w:rFonts w:ascii="Times New Roman" w:hAnsi="Times New Roman"/>
          <w:sz w:val="24"/>
          <w:szCs w:val="24"/>
          <w:shd w:fill="auto" w:val="clear"/>
          <w:lang w:val="uk-UA"/>
        </w:rPr>
        <w:t>день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FFF2CC" w:val="clear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" w:name="_heading=h.i4rg1fbwjtfq"/>
      <w:bookmarkEnd w:id="1"/>
      <w:r>
        <w:rPr>
          <w:rFonts w:eastAsia="Times New Roman" w:cs="Times New Roman" w:ascii="Times New Roman" w:hAnsi="Times New Roman"/>
          <w:b/>
          <w:bCs/>
          <w:color w:val="000000"/>
        </w:rPr>
        <w:t>6.</w:t>
        <w:tab/>
        <w:t>Кооперація з командою: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rPr/>
      </w:pPr>
      <w:r>
        <w:rPr>
          <w:rFonts w:ascii="Times New Roman" w:hAnsi="Times New Roman"/>
          <w:sz w:val="24"/>
          <w:szCs w:val="24"/>
        </w:rPr>
        <w:t xml:space="preserve">13.09.2026 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Зустрілися з командою та обговорили початок роботи і подальший план дій.</w:t>
      </w:r>
    </w:p>
    <w:p>
      <w:pPr>
        <w:pStyle w:val="normal1"/>
        <w:numPr>
          <w:ilvl w:val="0"/>
          <w:numId w:val="0"/>
        </w:numPr>
        <w:spacing w:lineRule="auto" w:line="240" w:before="0" w:after="0"/>
        <w:ind w:hanging="0" w:star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posOffset>730885</wp:posOffset>
            </wp:positionH>
            <wp:positionV relativeFrom="paragraph">
              <wp:posOffset>125095</wp:posOffset>
            </wp:positionV>
            <wp:extent cx="4684395" cy="3042285"/>
            <wp:effectExtent l="0" t="0" r="0" b="0"/>
            <wp:wrapSquare wrapText="largest"/>
            <wp:docPr id="40" name="Зображенн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Зображення1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304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0" w:after="0"/>
        <w:ind w:hanging="360" w:start="720"/>
        <w:rPr/>
      </w:pPr>
      <w:r>
        <w:rPr/>
      </w:r>
    </w:p>
    <w:p>
      <w:pPr>
        <w:pStyle w:val="normal1"/>
        <w:spacing w:lineRule="auto" w:line="240" w:before="0" w:after="0"/>
        <w:ind w:hanging="360" w:start="720"/>
        <w:rPr/>
      </w:pPr>
      <w:r>
        <w:rPr/>
      </w:r>
    </w:p>
    <w:p>
      <w:pPr>
        <w:pStyle w:val="normal1"/>
        <w:spacing w:lineRule="auto" w:line="240" w:before="0" w:after="0"/>
        <w:ind w:hanging="360" w:start="720"/>
        <w:rPr/>
      </w:pPr>
      <w:r>
        <w:rPr/>
      </w:r>
    </w:p>
    <w:p>
      <w:pPr>
        <w:pStyle w:val="normal1"/>
        <w:spacing w:lineRule="auto" w:line="240" w:before="0" w:after="0"/>
        <w:ind w:hanging="360" w:start="720"/>
        <w:rPr/>
      </w:pPr>
      <w:r>
        <w:rPr/>
      </w:r>
    </w:p>
    <w:p>
      <w:pPr>
        <w:pStyle w:val="normal1"/>
        <w:spacing w:lineRule="auto" w:line="240" w:before="0" w:after="0"/>
        <w:ind w:hanging="360" w:start="720"/>
        <w:rPr/>
      </w:pPr>
      <w:r>
        <w:rPr/>
      </w:r>
    </w:p>
    <w:p>
      <w:pPr>
        <w:pStyle w:val="normal1"/>
        <w:spacing w:lineRule="auto" w:line="240" w:before="0" w:after="0"/>
        <w:ind w:hanging="360" w:start="720"/>
        <w:rPr/>
      </w:pPr>
      <w:r>
        <w:rPr/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34" behindDoc="0" locked="0" layoutInCell="1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111125</wp:posOffset>
                </wp:positionV>
                <wp:extent cx="2743200" cy="358140"/>
                <wp:effectExtent l="0" t="0" r="0" b="0"/>
                <wp:wrapNone/>
                <wp:docPr id="41" name="Текстова рамка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5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Рис№. Скрин першої зустрічі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33.55pt;margin-top:8.75pt;width:215.95pt;height:28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Рис№. Скрин першої зустрічі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3553460"/>
            <wp:effectExtent l="0" t="0" r="0" b="0"/>
            <wp:wrapSquare wrapText="largest"/>
            <wp:docPr id="42" name="Зображенн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Зображення1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5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36" behindDoc="0" locked="0" layoutInCell="1" allowOverlap="1">
                <wp:simplePos x="0" y="0"/>
                <wp:positionH relativeFrom="column">
                  <wp:posOffset>1894205</wp:posOffset>
                </wp:positionH>
                <wp:positionV relativeFrom="paragraph">
                  <wp:posOffset>3618230</wp:posOffset>
                </wp:positionV>
                <wp:extent cx="2118360" cy="335280"/>
                <wp:effectExtent l="0" t="0" r="0" b="0"/>
                <wp:wrapNone/>
                <wp:docPr id="43" name="Текстова рамка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33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Рис№. Дошка Trello на першій зустрічі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9.15pt;margin-top:284.9pt;width:166.75pt;height:26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Рис№. Дошка Trello на першій зустрічі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u w:val="none"/>
          <w:shd w:fill="FFF2CC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FFF2CC" w:val="clear"/>
        </w:rPr>
      </w:r>
    </w:p>
    <w:p>
      <w:pPr>
        <w:pStyle w:val="normal1"/>
        <w:numPr>
          <w:ilvl w:val="0"/>
          <w:numId w:val="19"/>
        </w:numPr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highlight w:val="none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  <w:lang w:val="en-US"/>
        </w:rPr>
        <w:t xml:space="preserve">15.09.2026 </w:t>
      </w:r>
    </w:p>
    <w:p>
      <w:pPr>
        <w:pStyle w:val="normal1"/>
        <w:numPr>
          <w:ilvl w:val="0"/>
          <w:numId w:val="0"/>
        </w:numPr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highlight w:val="none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  <w:lang w:val="en-US"/>
        </w:rPr>
        <w:t xml:space="preserve">    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  <w:lang w:val="uk-UA"/>
        </w:rPr>
        <w:t>Друга зустріч з командою, більш детально допомагали один одному з виконанням лабораторної.</w:t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u w:val="none"/>
          <w:shd w:fill="FFF2CC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FFF2CC" w:val="clear"/>
        </w:rPr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3465" cy="3648075"/>
            <wp:effectExtent l="0" t="0" r="0" b="0"/>
            <wp:wrapSquare wrapText="largest"/>
            <wp:docPr id="44" name="Зображенн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Зображення1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465" cy="364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39" behindDoc="0" locked="0" layoutInCell="1" allowOverlap="1">
                <wp:simplePos x="0" y="0"/>
                <wp:positionH relativeFrom="column">
                  <wp:posOffset>1589405</wp:posOffset>
                </wp:positionH>
                <wp:positionV relativeFrom="paragraph">
                  <wp:posOffset>1537970</wp:posOffset>
                </wp:positionV>
                <wp:extent cx="2796540" cy="281940"/>
                <wp:effectExtent l="0" t="0" r="0" b="0"/>
                <wp:wrapNone/>
                <wp:docPr id="45" name="Текстова рамка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6480" cy="28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Рис№. Друга зустріч з командою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5.15pt;margin-top:121.1pt;width:220.15pt;height:22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Рис№. Друга зустріч з командою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7465" cy="2649855"/>
            <wp:effectExtent l="0" t="0" r="0" b="0"/>
            <wp:wrapSquare wrapText="largest"/>
            <wp:docPr id="46" name="Зображення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Зображення1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465" cy="264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42" behindDoc="0" locked="0" layoutInCell="1" allowOverlap="1">
                <wp:simplePos x="0" y="0"/>
                <wp:positionH relativeFrom="column">
                  <wp:posOffset>2115185</wp:posOffset>
                </wp:positionH>
                <wp:positionV relativeFrom="paragraph">
                  <wp:posOffset>162560</wp:posOffset>
                </wp:positionV>
                <wp:extent cx="2240280" cy="236220"/>
                <wp:effectExtent l="0" t="0" r="0" b="0"/>
                <wp:wrapNone/>
                <wp:docPr id="47" name="Текстова рамка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23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Рис№. Дошка Trello у другу зустріч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66.55pt;margin-top:12.8pt;width:176.35pt;height:18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Рис№. Дошка Trello у другу зустріч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0"/>
        </w:numPr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highlight w:val="none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  <w:lang w:val="en-US"/>
        </w:rPr>
      </w:r>
    </w:p>
    <w:p>
      <w:pPr>
        <w:pStyle w:val="normal1"/>
        <w:numPr>
          <w:ilvl w:val="0"/>
          <w:numId w:val="0"/>
        </w:numPr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highlight w:val="none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  <w:lang w:val="en-US"/>
        </w:rPr>
      </w:r>
    </w:p>
    <w:p>
      <w:pPr>
        <w:pStyle w:val="normal1"/>
        <w:numPr>
          <w:ilvl w:val="0"/>
          <w:numId w:val="0"/>
        </w:numPr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highlight w:val="none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  <w:lang w:val="en-US"/>
        </w:rPr>
      </w:r>
    </w:p>
    <w:p>
      <w:pPr>
        <w:pStyle w:val="normal1"/>
        <w:numPr>
          <w:ilvl w:val="0"/>
          <w:numId w:val="0"/>
        </w:numPr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highlight w:val="none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  <w:lang w:val="en-US"/>
        </w:rPr>
      </w:r>
    </w:p>
    <w:p>
      <w:pPr>
        <w:pStyle w:val="normal1"/>
        <w:numPr>
          <w:ilvl w:val="0"/>
          <w:numId w:val="20"/>
        </w:numPr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highlight w:val="none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  <w:lang w:val="en-US"/>
        </w:rPr>
        <w:t>16.09.2026</w:t>
      </w:r>
    </w:p>
    <w:p>
      <w:pPr>
        <w:pStyle w:val="normal1"/>
        <w:numPr>
          <w:ilvl w:val="0"/>
          <w:numId w:val="0"/>
        </w:numPr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highlight w:val="none"/>
          <w:u w:val="none"/>
          <w:shd w:fill="auto" w:val="clear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  <w:lang w:val="en-US"/>
        </w:rPr>
        <w:t xml:space="preserve">         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  <w:lang w:val="uk-UA"/>
        </w:rPr>
        <w:t>Третя зустріч з командою. Майже закінчуємо роботу над лабораторною.</w:t>
      </w:r>
    </w:p>
    <w:p>
      <w:pPr>
        <w:pStyle w:val="normal1"/>
        <w:numPr>
          <w:ilvl w:val="0"/>
          <w:numId w:val="0"/>
        </w:numPr>
        <w:ind w:hanging="0" w:start="0"/>
        <w:rPr>
          <w:rFonts w:ascii="Times New Roman" w:hAnsi="Times New Roman" w:eastAsia="Times New Roman" w:cs="Times New Roman"/>
          <w:b/>
          <w:bCs/>
          <w:color w:val="CC0000"/>
          <w:sz w:val="24"/>
          <w:szCs w:val="24"/>
          <w:u w:val="single"/>
          <w:shd w:fill="FFF2CC" w:val="clear"/>
        </w:rPr>
      </w:pPr>
      <w:r>
        <w:rPr>
          <w:rFonts w:eastAsia="Times New Roman" w:cs="Times New Roman" w:ascii="Times New Roman" w:hAnsi="Times New Roman"/>
          <w:b/>
          <w:bCs/>
          <w:color w:val="CC0000"/>
          <w:sz w:val="24"/>
          <w:szCs w:val="24"/>
          <w:u w:val="single"/>
          <w:shd w:fill="FFF2CC" w:val="clear"/>
        </w:rP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posOffset>2009140</wp:posOffset>
            </wp:positionH>
            <wp:positionV relativeFrom="paragraph">
              <wp:posOffset>11430</wp:posOffset>
            </wp:positionV>
            <wp:extent cx="1958340" cy="4149725"/>
            <wp:effectExtent l="0" t="0" r="0" b="0"/>
            <wp:wrapSquare wrapText="largest"/>
            <wp:docPr id="48" name="Зображення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Зображення1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414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45" behindDoc="0" locked="0" layoutInCell="1" allowOverlap="1">
                <wp:simplePos x="0" y="0"/>
                <wp:positionH relativeFrom="column">
                  <wp:posOffset>1917065</wp:posOffset>
                </wp:positionH>
                <wp:positionV relativeFrom="paragraph">
                  <wp:posOffset>181610</wp:posOffset>
                </wp:positionV>
                <wp:extent cx="2369820" cy="182880"/>
                <wp:effectExtent l="0" t="0" r="0" b="0"/>
                <wp:wrapNone/>
                <wp:docPr id="49" name="Текстова рамка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8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Рис№. Третя зустріч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50.95pt;margin-top:14.3pt;width:186.55pt;height:14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Рис№. Третя зустріч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5280" cy="2578735"/>
            <wp:effectExtent l="0" t="0" r="0" b="0"/>
            <wp:wrapSquare wrapText="largest"/>
            <wp:docPr id="50" name="Зображенн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Зображення1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257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48" behindDoc="0" locked="0" layoutInCell="1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194945</wp:posOffset>
                </wp:positionV>
                <wp:extent cx="2750820" cy="381000"/>
                <wp:effectExtent l="0" t="0" r="0" b="0"/>
                <wp:wrapNone/>
                <wp:docPr id="51" name="Текстова рамка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760" cy="38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overflowPunct w:val="false"/>
                              <w:spacing w:lineRule="auto" w:line="24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Рис№. Дошка Trello з третьої зустрічі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2.55pt;margin-top:15.35pt;width:216.55pt;height:29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overflowPunct w:val="false"/>
                        <w:spacing w:lineRule="auto" w:line="24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Рис№. Дошка Trello з третьої зустрічі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 xml:space="preserve">Висновки: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Під час цієї лабораторної роботи я налаштував середовище програмування, вивчив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 xml:space="preserve">Linux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команди, навчився використовувати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 xml:space="preserve">Git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та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 xml:space="preserve">GitHub,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написав свою першу програму. Також ознайомився з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>Algotester, Trello.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 Викристовував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 xml:space="preserve">Draw.io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 xml:space="preserve">та створив блок-схему до завдання. Ознайомився з масивами для виконання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en-US"/>
        </w:rPr>
        <w:t xml:space="preserve">self_practice_task.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  <w:lang w:val="uk-UA"/>
        </w:rPr>
        <w:t>Удосконалив навички роботи в команді.</w:t>
      </w:r>
    </w:p>
    <w:p>
      <w:pPr>
        <w:pStyle w:val="normal1"/>
        <w:spacing w:lineRule="auto" w:line="360" w:before="0" w:after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footerReference w:type="even" r:id="rId41"/>
      <w:footerReference w:type="default" r:id="rId42"/>
      <w:footerReference w:type="first" r:id="rId43"/>
      <w:type w:val="nextPage"/>
      <w:pgSz w:w="11906" w:h="16838"/>
      <w:pgMar w:left="1134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cc" w:characterSet="windows-1251"/>
    <w:family w:val="roman"/>
    <w:pitch w:val="variable"/>
  </w:font>
  <w:font w:name="Times New Roman">
    <w:altName w:val="serif"/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  <w:font w:name="Calibri">
    <w:charset w:val="01"/>
    <w:family w:val="swiss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end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200"/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  <w:t>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  <w:sz w:val="20"/>
        <w:szCs w:val="20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Calibri" w:hAnsi="Calibri" w:cs="Calibri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Calibri" w:hAnsi="Calibri" w:cs="Calibri" w:hint="default"/>
        <w:sz w:val="20"/>
        <w:szCs w:val="20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Calibri" w:hAnsi="Calibri" w:cs="Calibri" w:hint="default"/>
        <w:sz w:val="20"/>
        <w:szCs w:val="20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Noto Sans Symbols" w:hAnsi="Noto Sans Symbols" w:cs="Noto Sans Symbols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7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  <w:sz w:val="20"/>
        <w:szCs w:val="20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  <w:sz w:val="20"/>
        <w:szCs w:val="20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  <w:sz w:val="20"/>
        <w:szCs w:val="20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  <w:sz w:val="20"/>
        <w:szCs w:val="20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  <w:sz w:val="20"/>
        <w:szCs w:val="20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  <w:sz w:val="20"/>
        <w:szCs w:val="20"/>
      </w:rPr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Calibri" w:hAnsi="Calibri" w:cs="Calibri" w:hint="default"/>
        <w:sz w:val="20"/>
        <w:szCs w:val="20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Calibri" w:hAnsi="Calibri" w:cs="Calibri" w:hint="default"/>
        <w:sz w:val="20"/>
        <w:szCs w:val="20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Calibri" w:hAnsi="Calibri" w:cs="Calibri" w:hint="default"/>
        <w:sz w:val="20"/>
        <w:szCs w:val="20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Calibri" w:hAnsi="Calibri" w:cs="Calibri" w:hint="default"/>
        <w:sz w:val="20"/>
        <w:szCs w:val="20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Calibri" w:hAnsi="Calibri" w:cs="Calibri" w:hint="default"/>
        <w:sz w:val="20"/>
        <w:szCs w:val="20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alibri" w:hAnsi="Calibri" w:cs="Calibri" w:hint="default"/>
        <w:sz w:val="20"/>
        <w:szCs w:val="20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Calibri" w:hAnsi="Calibri" w:cs="Calibri" w:hint="default"/>
        <w:sz w:val="20"/>
        <w:szCs w:val="20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Calibri" w:hAnsi="Calibri" w:cs="Calibri" w:hint="default"/>
        <w:sz w:val="20"/>
        <w:szCs w:val="20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Calibri" w:hAnsi="Calibri" w:cs="Calibri" w:hint="default"/>
        <w:sz w:val="20"/>
        <w:szCs w:val="20"/>
      </w:rPr>
    </w:lvl>
  </w:abstractNum>
  <w:abstractNum w:abstractNumId="9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0"/>
        <w:szCs w:val="20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0"/>
        <w:szCs w:val="20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0"/>
        <w:szCs w:val="20"/>
      </w:rPr>
    </w:lvl>
  </w:abstractNum>
  <w:abstractNum w:abstractNumId="10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Calibri" w:hAnsi="Calibri" w:cs="Calibri" w:hint="default"/>
        <w:sz w:val="20"/>
        <w:szCs w:val="20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Calibri" w:hAnsi="Calibri" w:cs="Calibri" w:hint="default"/>
        <w:sz w:val="20"/>
        <w:szCs w:val="20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Calibri" w:hAnsi="Calibri" w:cs="Calibri" w:hint="default"/>
        <w:sz w:val="20"/>
        <w:szCs w:val="20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Calibri" w:hAnsi="Calibri" w:cs="Calibri" w:hint="default"/>
        <w:sz w:val="20"/>
        <w:szCs w:val="20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alibri" w:hAnsi="Calibri" w:cs="Calibri" w:hint="default"/>
        <w:sz w:val="20"/>
        <w:szCs w:val="20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Calibri" w:hAnsi="Calibri" w:cs="Calibri" w:hint="default"/>
        <w:sz w:val="20"/>
        <w:szCs w:val="20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Calibri" w:hAnsi="Calibri" w:cs="Calibri" w:hint="default"/>
        <w:sz w:val="20"/>
        <w:szCs w:val="20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Calibri" w:hAnsi="Calibri" w:cs="Calibri" w:hint="default"/>
        <w:sz w:val="20"/>
        <w:szCs w:val="20"/>
      </w:rPr>
    </w:lvl>
  </w:abstractNum>
  <w:abstractNum w:abstractNumId="1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0"/>
        <w:szCs w:val="20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0"/>
        <w:szCs w:val="20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  <w:sz w:val="20"/>
        <w:szCs w:val="20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0"/>
        <w:szCs w:val="20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0"/>
        <w:szCs w:val="20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  <w:sz w:val="20"/>
        <w:szCs w:val="20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0"/>
        <w:szCs w:val="20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0"/>
        <w:szCs w:val="20"/>
      </w:rPr>
    </w:lvl>
  </w:abstractNum>
  <w:abstractNum w:abstractNumId="1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  <w:szCs w:val="20"/>
      </w:rPr>
    </w:lvl>
  </w:abstractNum>
  <w:abstractNum w:abstractNumId="13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0"/>
        <w:szCs w:val="20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0"/>
        <w:szCs w:val="20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  <w:sz w:val="20"/>
        <w:szCs w:val="20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0"/>
        <w:szCs w:val="20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0"/>
        <w:szCs w:val="20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  <w:sz w:val="20"/>
        <w:szCs w:val="20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0"/>
        <w:szCs w:val="20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0"/>
        <w:szCs w:val="20"/>
      </w:rPr>
    </w:lvl>
  </w:abstractNum>
  <w:abstractNum w:abstractNumId="14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  <w:szCs w:val="20"/>
      </w:rPr>
    </w:lvl>
  </w:abstractNum>
  <w:abstractNum w:abstractNumId="15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  <w:szCs w:val="20"/>
      </w:rPr>
    </w:lvl>
  </w:abstractNum>
  <w:abstractNum w:abstractNumId="16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  <w:szCs w:val="20"/>
      </w:rPr>
    </w:lvl>
  </w:abstractNum>
  <w:abstractNum w:abstractNumId="17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0"/>
        <w:szCs w:val="20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0"/>
        <w:szCs w:val="20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  <w:sz w:val="20"/>
        <w:szCs w:val="20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0"/>
        <w:szCs w:val="20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0"/>
        <w:szCs w:val="20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  <w:sz w:val="20"/>
        <w:szCs w:val="20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0"/>
        <w:szCs w:val="20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0"/>
        <w:szCs w:val="20"/>
      </w:rPr>
    </w:lvl>
  </w:abstractNum>
  <w:abstractNum w:abstractNumId="18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  <w:szCs w:val="20"/>
      </w:rPr>
    </w:lvl>
  </w:abstractNum>
  <w:abstractNum w:abstractNumId="19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  <w:szCs w:val="20"/>
      </w:rPr>
    </w:lvl>
  </w:abstractNum>
  <w:abstractNum w:abstractNumId="20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  <w:szCs w:val="20"/>
      </w:rPr>
    </w:lvl>
  </w:abstractNum>
  <w:abstractNum w:abstractNumId="21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Calibri" w:hAnsi="Calibri" w:cs="Calibri" w:hint="default"/>
        <w:sz w:val="20"/>
        <w:szCs w:val="20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  <w:szCs w:val="20"/>
      </w:rPr>
    </w:lvl>
  </w:abstractNum>
  <w:abstractNum w:abstractNumId="22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Calibri" w:hAnsi="Calibri" w:cs="Calibri" w:hint="default"/>
        <w:sz w:val="20"/>
        <w:szCs w:val="20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Calibri" w:hAnsi="Calibri" w:cs="Calibri" w:hint="default"/>
        <w:sz w:val="20"/>
        <w:szCs w:val="20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Calibri" w:hAnsi="Calibri" w:cs="Calibri" w:hint="default"/>
        <w:sz w:val="20"/>
        <w:szCs w:val="20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Calibri" w:hAnsi="Calibri" w:cs="Calibri" w:hint="default"/>
        <w:sz w:val="20"/>
        <w:szCs w:val="20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Calibri" w:hAnsi="Calibri" w:cs="Calibri" w:hint="default"/>
        <w:sz w:val="20"/>
        <w:szCs w:val="20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alibri" w:hAnsi="Calibri" w:cs="Calibri" w:hint="default"/>
        <w:sz w:val="20"/>
        <w:szCs w:val="20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Calibri" w:hAnsi="Calibri" w:cs="Calibri" w:hint="default"/>
        <w:sz w:val="20"/>
        <w:szCs w:val="20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Calibri" w:hAnsi="Calibri" w:cs="Calibri" w:hint="default"/>
        <w:sz w:val="20"/>
        <w:szCs w:val="20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Calibri" w:hAnsi="Calibri" w:cs="Calibri" w:hint="default"/>
        <w:sz w:val="20"/>
        <w:szCs w:val="20"/>
      </w:rPr>
    </w:lvl>
  </w:abstractNum>
  <w:abstractNum w:abstractNumId="2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Calibri" w:hAnsi="Calibri" w:cs="Calibri" w:hint="default"/>
        <w:sz w:val="20"/>
        <w:szCs w:val="20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Calibri" w:hAnsi="Calibri" w:cs="Calibri" w:hint="default"/>
        <w:sz w:val="20"/>
        <w:szCs w:val="20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Calibri" w:hAnsi="Calibri" w:cs="Calibri" w:hint="default"/>
        <w:sz w:val="20"/>
        <w:szCs w:val="20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Calibri" w:hAnsi="Calibri" w:cs="Calibri" w:hint="default"/>
        <w:sz w:val="20"/>
        <w:szCs w:val="20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Calibri" w:hAnsi="Calibri" w:cs="Calibri" w:hint="default"/>
        <w:sz w:val="20"/>
        <w:szCs w:val="20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alibri" w:hAnsi="Calibri" w:cs="Calibri" w:hint="default"/>
        <w:sz w:val="20"/>
        <w:szCs w:val="20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Calibri" w:hAnsi="Calibri" w:cs="Calibri" w:hint="default"/>
        <w:sz w:val="20"/>
        <w:szCs w:val="20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Calibri" w:hAnsi="Calibri" w:cs="Calibri" w:hint="default"/>
        <w:sz w:val="20"/>
        <w:szCs w:val="20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Calibri" w:hAnsi="Calibri" w:cs="Calibri" w:hint="default"/>
        <w:sz w:val="20"/>
        <w:szCs w:val="20"/>
      </w:rPr>
    </w:lvl>
  </w:abstractNum>
  <w:abstractNum w:abstractNumId="24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Calibri" w:hAnsi="Calibri" w:cs="Calibri" w:hint="default"/>
        <w:sz w:val="20"/>
        <w:szCs w:val="20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Calibri" w:hAnsi="Calibri" w:cs="Calibri" w:hint="default"/>
        <w:sz w:val="20"/>
        <w:szCs w:val="20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Calibri" w:hAnsi="Calibri" w:cs="Calibri" w:hint="default"/>
        <w:sz w:val="20"/>
        <w:szCs w:val="20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Calibri" w:hAnsi="Calibri" w:cs="Calibri" w:hint="default"/>
        <w:sz w:val="20"/>
        <w:szCs w:val="20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Calibri" w:hAnsi="Calibri" w:cs="Calibri" w:hint="default"/>
        <w:sz w:val="20"/>
        <w:szCs w:val="20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alibri" w:hAnsi="Calibri" w:cs="Calibri" w:hint="default"/>
        <w:sz w:val="20"/>
        <w:szCs w:val="20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Calibri" w:hAnsi="Calibri" w:cs="Calibri" w:hint="default"/>
        <w:sz w:val="20"/>
        <w:szCs w:val="20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Calibri" w:hAnsi="Calibri" w:cs="Calibri" w:hint="default"/>
        <w:sz w:val="20"/>
        <w:szCs w:val="20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Calibri" w:hAnsi="Calibri" w:cs="Calibri" w:hint="default"/>
        <w:sz w:val="20"/>
        <w:szCs w:val="20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embedTrueTypeFonts/>
  <w:revisionView w:insDel="0" w:formatting="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40" w:after="0"/>
    </w:pPr>
    <w:rPr>
      <w:rFonts w:ascii="Cambria" w:hAnsi="Cambria" w:eastAsia="Cambria" w:cs="Cambria"/>
      <w:color w:val="366091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mbria" w:hAnsi="Cambria" w:eastAsia="Cambria" w:cs="Cambria"/>
      <w:color w:val="366091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729cd"/>
    <w:rPr>
      <w:rFonts w:ascii="Tahoma" w:hAnsi="Tahoma" w:eastAsia="" w:cs="Tahoma" w:eastAsiaTheme="minorEastAsia"/>
      <w:sz w:val="16"/>
      <w:szCs w:val="16"/>
      <w:lang w:val="uk-UA" w:eastAsia="uk-UA"/>
    </w:rPr>
  </w:style>
  <w:style w:type="character" w:styleId="HeaderChar" w:customStyle="1">
    <w:name w:val="Header Char"/>
    <w:basedOn w:val="DefaultParagraphFont"/>
    <w:uiPriority w:val="99"/>
    <w:qFormat/>
    <w:rsid w:val="00557d96"/>
    <w:rPr>
      <w:rFonts w:eastAsia="" w:eastAsiaTheme="minorEastAsia"/>
      <w:lang w:val="uk-UA" w:eastAsia="uk-UA"/>
    </w:rPr>
  </w:style>
  <w:style w:type="character" w:styleId="FooterChar" w:customStyle="1">
    <w:name w:val="Footer Char"/>
    <w:basedOn w:val="DefaultParagraphFont"/>
    <w:uiPriority w:val="99"/>
    <w:qFormat/>
    <w:rsid w:val="00557d96"/>
    <w:rPr>
      <w:rFonts w:eastAsia=""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qFormat/>
    <w:rsid w:val="005a4689"/>
    <w:rPr>
      <w:color w:val="80808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a04a5"/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Heading1Char" w:customStyle="1">
    <w:name w:val="Heading 1 Char"/>
    <w:basedOn w:val="DefaultParagraphFont"/>
    <w:uiPriority w:val="9"/>
    <w:qFormat/>
    <w:rsid w:val="00d76dd2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  <w:lang w:val="uk-UA" w:eastAsia="uk-UA"/>
    </w:rPr>
  </w:style>
  <w:style w:type="character" w:styleId="Heading2Char" w:customStyle="1">
    <w:name w:val="Heading 2 Char"/>
    <w:basedOn w:val="DefaultParagraphFont"/>
    <w:uiPriority w:val="9"/>
    <w:qFormat/>
    <w:rsid w:val="00d76dd2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uk-UA" w:eastAsia="uk-UA"/>
    </w:rPr>
  </w:style>
  <w:style w:type="character" w:styleId="Hyperlink">
    <w:name w:val="Hyperlink"/>
    <w:rPr>
      <w:color w:val="000080"/>
      <w:u w:val="single"/>
    </w:rPr>
  </w:style>
  <w:style w:type="character" w:styleId="LineNumber">
    <w:name w:val="line number"/>
    <w:rPr/>
  </w:style>
  <w:style w:type="character" w:styleId="FollowedHyperlink">
    <w:name w:val="FollowedHyperlink"/>
    <w:rPr>
      <w:color w:val="800000"/>
      <w:u w:val="single"/>
    </w:rPr>
  </w:style>
  <w:style w:type="character" w:styleId="Style8">
    <w:name w:val="Маркери"/>
    <w:qFormat/>
    <w:rPr>
      <w:rFonts w:ascii="OpenSymbol" w:hAnsi="OpenSymbol" w:eastAsia="OpenSymbol" w:cs="OpenSymbol"/>
      <w:sz w:val="20"/>
      <w:szCs w:val="20"/>
    </w:rPr>
  </w:style>
  <w:style w:type="character" w:styleId="Style9">
    <w:name w:val="Символ нумерації"/>
    <w:qFormat/>
    <w:rPr/>
  </w:style>
  <w:style w:type="character" w:styleId="Style10">
    <w:name w:val="Цитата"/>
    <w:qFormat/>
    <w:rPr>
      <w:i/>
      <w:iCs/>
    </w:rPr>
  </w:style>
  <w:style w:type="character" w:styleId="user">
    <w:name w:val="Символи виноски (user)"/>
    <w:qFormat/>
    <w:rPr>
      <w:vertAlign w:val="superscript"/>
    </w:rPr>
  </w:style>
  <w:style w:type="character" w:styleId="Style11">
    <w:name w:val="Символи виноски"/>
    <w:qFormat/>
    <w:rPr/>
  </w:style>
  <w:style w:type="character" w:styleId="FootnoteReference">
    <w:name w:val="footnote reference"/>
    <w:rPr>
      <w:vertAlign w:val="superscript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0729cd"/>
    <w:pPr>
      <w:spacing w:lineRule="auto" w:line="240" w:before="0" w:after="0"/>
      <w:ind w:start="720"/>
      <w:contextualSpacing/>
      <w:jc w:val="center"/>
    </w:pPr>
    <w:rPr/>
  </w:style>
  <w:style w:type="paragraph" w:styleId="BalloonText">
    <w:name w:val="Balloon Text"/>
    <w:basedOn w:val="normal1"/>
    <w:link w:val="BalloonTextChar"/>
    <w:uiPriority w:val="99"/>
    <w:semiHidden/>
    <w:unhideWhenUsed/>
    <w:qFormat/>
    <w:rsid w:val="000729c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user3">
    <w:name w:val="Верхній і нижній колонтитули (user)"/>
    <w:basedOn w:val="Normal"/>
    <w:qFormat/>
    <w:pPr/>
    <w:rPr/>
  </w:style>
  <w:style w:type="paragraph" w:styleId="Style14">
    <w:name w:val="Верхній і нижній колонтитули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557d96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557d96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TMLPreformatted">
    <w:name w:val="HTML Preformatted"/>
    <w:basedOn w:val="normal1"/>
    <w:link w:val="HTMLPreformattedChar"/>
    <w:uiPriority w:val="99"/>
    <w:semiHidden/>
    <w:unhideWhenUsed/>
    <w:qFormat/>
    <w:rsid w:val="00ea04a5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user4">
    <w:name w:val="Вміст рамки (user)"/>
    <w:basedOn w:val="Normal"/>
    <w:qFormat/>
    <w:pPr/>
    <w:rPr/>
  </w:style>
  <w:style w:type="paragraph" w:styleId="Style15">
    <w:name w:val="Вміст рамки"/>
    <w:basedOn w:val="Normal"/>
    <w:qFormat/>
    <w:pPr/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numbering" w:styleId="user5" w:default="1">
    <w:name w:val="Без маркерів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goit.global/ua/articles/komandnyy-riadok-navishcho-potriben-terminal-i-iak-z-nym-pratsiuvaty/" TargetMode="External"/><Relationship Id="rId4" Type="http://schemas.openxmlformats.org/officeDocument/2006/relationships/hyperlink" Target="https://itedu.center/ua/blog/ratings/12-commands-linux/" TargetMode="External"/><Relationship Id="rId5" Type="http://schemas.openxmlformats.org/officeDocument/2006/relationships/hyperlink" Target="https://uk.wikipedia.org/wiki/&#1053;&#1072;&#1083;&#1072;&#1075;&#1086;&#1076;&#1078;&#1091;&#1074;&#1072;&#1095;" TargetMode="External"/><Relationship Id="rId6" Type="http://schemas.openxmlformats.org/officeDocument/2006/relationships/hyperlink" Target="https://code.visualstudio.com/docs/cpp/cpp-debug" TargetMode="External"/><Relationship Id="rId7" Type="http://schemas.openxmlformats.org/officeDocument/2006/relationships/hyperlink" Target="https://clang.llvm.org/extra/clang-tidy/" TargetMode="External"/><Relationship Id="rId8" Type="http://schemas.openxmlformats.org/officeDocument/2006/relationships/hyperlink" Target="https://www.freshcode.training/blog-post/shcho-take-git-i-yak-pochati-z-nim-pracyuvati" TargetMode="External"/><Relationship Id="rId9" Type="http://schemas.openxmlformats.org/officeDocument/2006/relationships/hyperlink" Target="https://goit.global/ua/articles/shcho-take-github-i-iak-z-nym-pratsiuvaty/" TargetMode="External"/><Relationship Id="rId10" Type="http://schemas.openxmlformats.org/officeDocument/2006/relationships/hyperlink" Target="https://foxminded.ua/pul-rekvest/" TargetMode="External"/><Relationship Id="rId11" Type="http://schemas.openxmlformats.org/officeDocument/2006/relationships/hyperlink" Target="https://trello.com/" TargetMode="External"/><Relationship Id="rId12" Type="http://schemas.openxmlformats.org/officeDocument/2006/relationships/hyperlink" Target="https://algotester.com/uk" TargetMode="External"/><Relationship Id="rId13" Type="http://schemas.openxmlformats.org/officeDocument/2006/relationships/hyperlink" Target="https://app.diagrams.net/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hyperlink" Target="https://github.com/artificial-intelligence-department/ai_programming_playground_2026/pull/5/changes/07b66c259583f28dc156c731535ea62fdf00ff35" TargetMode="External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hyperlink" Target="https://github.com/artificial-intelligence-department/ai_programming_playground_2026/pull/5/changes/07b66c259583f28dc156c731535ea62fdf00ff35" TargetMode="External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footer" Target="footer1.xml"/><Relationship Id="rId42" Type="http://schemas.openxmlformats.org/officeDocument/2006/relationships/footer" Target="footer2.xml"/><Relationship Id="rId43" Type="http://schemas.openxmlformats.org/officeDocument/2006/relationships/footer" Target="footer3.xml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<Relationship Id="rId4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2urXK/gxTgzSns5OvyQLTllLRRA==">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469</TotalTime>
  <Application>LibreOffice/26.2.5.2$Windows_X86_64 LibreOffice_project/cd7284b4cbbfeb507e630c1aac019f4157393acb</Application>
  <AppVersion>15.0000</AppVersion>
  <Pages>20</Pages>
  <Words>1298</Words>
  <Characters>8661</Characters>
  <CharactersWithSpaces>9720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2021-09-13T13:52:00Z</dcterms:created>
  <dc:creator>Admin</dc:creator>
  <dc:description/>
  <dc:language>uk-UA</dc:language>
  <cp:lastModifiedBy/>
  <dcterms:modified xsi:type="dcterms:W3CDTF">2026-09-25T10:05:53Z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