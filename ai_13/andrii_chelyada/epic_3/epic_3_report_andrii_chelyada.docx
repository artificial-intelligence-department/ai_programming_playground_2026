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1696521</wp:posOffset>
            </wp:positionH>
            <wp:positionV relativeFrom="paragraph">
              <wp:posOffset>4410</wp:posOffset>
            </wp:positionV>
            <wp:extent cx="2727722" cy="2571750"/>
            <wp:effectExtent b="0" l="0" r="0" t="0"/>
            <wp:wrapNone/>
            <wp:docPr descr="A blue and white logo&#10;&#10;Description automatically generated" id="4" name="image3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jc w:val="center"/>
        <w:rPr>
          <w:ins w:author="Матвій Белаш" w:id="0" w:date="2026-09-10T12:32:00Z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    </w:t>
      </w:r>
      <w:ins w:author="Матвій Белаш" w:id="0" w:date="2026-09-10T12:32:0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виконання лабораторних та практичних робіт блоку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тему:  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«Основи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Лабораторної Роботи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Практичних Робіт до блоку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6">
      <w:pPr>
        <w:jc w:val="righ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Студент групи ШІ-13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Челяда Андрій Миронович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 Львів 2026</w:t>
      </w:r>
    </w:p>
    <w:p w:rsidR="00000000" w:rsidDel="00000000" w:rsidP="00000000" w:rsidRDefault="00000000" w:rsidRPr="00000000" w14:paraId="0000002D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Тема роботи: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масиви.</w:t>
      </w:r>
    </w:p>
    <w:p w:rsidR="00000000" w:rsidDel="00000000" w:rsidP="00000000" w:rsidRDefault="00000000" w:rsidRPr="00000000" w14:paraId="0000002F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Мета роботи: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Ознайомитись із роботою циклів, навчитись писати та розуміти вкладені цикли.Ознайомитись із функціями, зрозуміти як писати функції з різним поверненням, розрізняти параметри та аргументи у функції.Розібратись із операторами break , continue, зрозуміти,де яка команда необхідна.Ознайомитись із одновимірними масивами, навчитись сортувати масиви за допомогою вкладених циклів.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  <w:t xml:space="preserve">1)Теоретичні відомості з переліком важливих тем: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Введення в Цикли та їх Види в С++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Управління Виконанням Циклів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Вкладені Цикли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Одновимірні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Алгоритми обробки та робота з одновимірними масивами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Основи Функцій у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Розширені Можливості Функцій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Вбудовані Функції в С++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2)Індивідуальний план опрацювання теорії: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Введення в Цикли та їх Види в С++: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firstLine="70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Джерела інформації:</w:t>
        <w:br w:type="textWrapping"/>
        <w:t xml:space="preserve">       </w:t>
        <w:tab/>
        <w:t xml:space="preserve">    </w:t>
        <w:tab/>
        <w:t xml:space="preserve">-Лекції О.Пшеничного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-Розгортка до Епік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firstLine="70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Що опрацьовано: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4" w:right="0" w:firstLine="70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Вивчив основні типи циклів в С++, зрозумів де який цикл краще використовувати, попрактикувався з ними.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 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.2026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 </w:t>
      </w:r>
      <w:r w:rsidDel="00000000" w:rsidR="00000000" w:rsidRPr="00000000">
        <w:rPr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.2026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Управління Виконанням Циклів: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124" w:firstLine="0"/>
        <w:rPr/>
      </w:pPr>
      <w:r w:rsidDel="00000000" w:rsidR="00000000" w:rsidRPr="00000000">
        <w:rPr>
          <w:rtl w:val="0"/>
        </w:rPr>
        <w:t xml:space="preserve">-Джерела інформації:</w:t>
      </w:r>
    </w:p>
    <w:p w:rsidR="00000000" w:rsidDel="00000000" w:rsidP="00000000" w:rsidRDefault="00000000" w:rsidRPr="00000000" w14:paraId="00000049">
      <w:pPr>
        <w:ind w:left="2124" w:firstLine="0"/>
        <w:rPr/>
      </w:pPr>
      <w:r w:rsidDel="00000000" w:rsidR="00000000" w:rsidRPr="00000000">
        <w:rPr>
          <w:rtl w:val="0"/>
        </w:rPr>
        <w:tab/>
        <w:t xml:space="preserve">-Лекції О.Пшеничного</w:t>
      </w:r>
    </w:p>
    <w:p w:rsidR="00000000" w:rsidDel="00000000" w:rsidP="00000000" w:rsidRDefault="00000000" w:rsidRPr="00000000" w14:paraId="0000004A">
      <w:pPr>
        <w:ind w:left="2124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ab/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Практичні заняття п.Остапа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124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Що опрацьовано:</w:t>
      </w:r>
    </w:p>
    <w:p w:rsidR="00000000" w:rsidDel="00000000" w:rsidP="00000000" w:rsidRDefault="00000000" w:rsidRPr="00000000" w14:paraId="0000004C">
      <w:pPr>
        <w:ind w:left="2124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-Вивчив оператори break і continue, зрозумів правила використання, попрактикувався на додаткових завданнях</w:t>
      </w:r>
    </w:p>
    <w:p w:rsidR="00000000" w:rsidDel="00000000" w:rsidP="00000000" w:rsidRDefault="00000000" w:rsidRPr="00000000" w14:paraId="0000004D">
      <w:pPr>
        <w:ind w:left="21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</w:t>
      </w:r>
      <w:r w:rsidDel="00000000" w:rsidR="00000000" w:rsidRPr="00000000">
        <w:rPr>
          <w:rtl w:val="0"/>
        </w:rPr>
        <w:t xml:space="preserve">17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color w:val="000000"/>
          <w:rtl w:val="0"/>
        </w:rPr>
        <w:t xml:space="preserve">.2026  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</w:t>
      </w:r>
      <w:r w:rsidDel="00000000" w:rsidR="00000000" w:rsidRPr="00000000">
        <w:rPr>
          <w:rtl w:val="0"/>
        </w:rPr>
        <w:t xml:space="preserve">19.10</w:t>
      </w:r>
      <w:r w:rsidDel="00000000" w:rsidR="00000000" w:rsidRPr="00000000">
        <w:rPr>
          <w:color w:val="000000"/>
          <w:rtl w:val="0"/>
        </w:rPr>
        <w:t xml:space="preserve">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Вкладені Цикли: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firstLine="69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-Лекції О.Пшеничного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-</w:t>
      </w:r>
      <w:r w:rsidDel="00000000" w:rsidR="00000000" w:rsidRPr="00000000">
        <w:rPr>
          <w:color w:val="000000"/>
          <w:sz w:val="22"/>
          <w:szCs w:val="22"/>
          <w:u w:val="none"/>
          <w:rtl w:val="0"/>
        </w:rPr>
        <w:t xml:space="preserve">Розгортка до Е</w:t>
      </w:r>
      <w:r w:rsidDel="00000000" w:rsidR="00000000" w:rsidRPr="00000000">
        <w:rPr>
          <w:sz w:val="22"/>
          <w:szCs w:val="22"/>
          <w:rtl w:val="0"/>
        </w:rPr>
        <w:t xml:space="preserve">пік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2124" w:firstLine="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57">
      <w:pPr>
        <w:ind w:left="2124" w:firstLine="0"/>
        <w:rPr/>
      </w:pPr>
      <w:r w:rsidDel="00000000" w:rsidR="00000000" w:rsidRPr="00000000">
        <w:rPr>
          <w:rtl w:val="0"/>
        </w:rPr>
        <w:tab/>
        <w:t xml:space="preserve">Навчився та зрозумів правила написання вкладених циклів, зрозумів в яких випадках їх необхідно використовувати..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18</w:t>
      </w:r>
      <w:r w:rsidDel="00000000" w:rsidR="00000000" w:rsidRPr="00000000">
        <w:rPr>
          <w:rtl w:val="0"/>
        </w:rPr>
        <w:t xml:space="preserve">.10</w:t>
      </w:r>
      <w:r w:rsidDel="00000000" w:rsidR="00000000" w:rsidRPr="00000000">
        <w:rPr>
          <w:color w:val="000000"/>
          <w:rtl w:val="0"/>
        </w:rPr>
        <w:t xml:space="preserve">.2026 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21.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color w:val="000000"/>
          <w:rtl w:val="0"/>
        </w:rPr>
        <w:t xml:space="preserve">.2026 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Тема 4: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Одновимірні Масиви: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428" w:firstLine="696"/>
        <w:rPr/>
      </w:pPr>
      <w:r w:rsidDel="00000000" w:rsidR="00000000" w:rsidRPr="00000000">
        <w:rPr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-Лекції О.Пшеничного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-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https://acode.com.ua/urok-77-masyvy/</w:t>
        </w:r>
      </w:hyperlink>
      <w:r w:rsidDel="00000000" w:rsidR="00000000" w:rsidRPr="00000000">
        <w:rPr>
          <w:color w:val="000000"/>
          <w:sz w:val="22"/>
          <w:szCs w:val="22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-Розгортка до </w:t>
      </w:r>
      <w:r w:rsidDel="00000000" w:rsidR="00000000" w:rsidRPr="00000000">
        <w:rPr>
          <w:sz w:val="22"/>
          <w:szCs w:val="22"/>
          <w:rtl w:val="0"/>
        </w:rPr>
        <w:t xml:space="preserve">Епік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Що опрацьовано: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4" w:right="0" w:firstLine="70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Вивчив синтаксис та правила написання одновимірного масиву, вивчив певні базові команди масивів.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</w:t>
      </w:r>
      <w:r w:rsidDel="00000000" w:rsidR="00000000" w:rsidRPr="00000000">
        <w:rPr>
          <w:rtl w:val="0"/>
        </w:rPr>
        <w:t xml:space="preserve"> 15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color w:val="000000"/>
          <w:rtl w:val="0"/>
        </w:rPr>
        <w:t xml:space="preserve">.2026 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color w:val="000000"/>
          <w:rtl w:val="0"/>
        </w:rPr>
        <w:t xml:space="preserve">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5: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Алгоритми обробки та робота з одновимірними масивами: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firstLine="69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-Лекції О.Пшеничного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-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https://cpp.dp.ua/obrobka-odnovymirnyh-masyviv/</w:t>
        </w:r>
      </w:hyperlink>
      <w:r w:rsidDel="00000000" w:rsidR="00000000" w:rsidRPr="00000000">
        <w:rPr>
          <w:color w:val="000000"/>
          <w:sz w:val="22"/>
          <w:szCs w:val="22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-Розгортка до </w:t>
      </w:r>
      <w:r w:rsidDel="00000000" w:rsidR="00000000" w:rsidRPr="00000000">
        <w:rPr>
          <w:sz w:val="22"/>
          <w:szCs w:val="22"/>
          <w:rtl w:val="0"/>
        </w:rPr>
        <w:t xml:space="preserve">Епік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Що опрацьовано: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Навчився працювати з масивом за допомогою циклу,та вкладених циклів, вивчив методи сортування масиву. Виконав додаткові завдання.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6: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Основи Функцій у С++: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800" w:firstLine="324.00000000000006"/>
        <w:rPr/>
      </w:pPr>
      <w:r w:rsidDel="00000000" w:rsidR="00000000" w:rsidRPr="00000000">
        <w:rPr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2">
      <w:pPr>
        <w:ind w:left="1800" w:firstLine="324.00000000000006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ab/>
        <w:t xml:space="preserve">-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Розгортка до практичного заняття 3</w:t>
      </w:r>
    </w:p>
    <w:p w:rsidR="00000000" w:rsidDel="00000000" w:rsidP="00000000" w:rsidRDefault="00000000" w:rsidRPr="00000000" w14:paraId="00000073">
      <w:pPr>
        <w:ind w:left="1800" w:firstLine="324.00000000000006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-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https://acode.com.ua/urok-15-funktsiyi-i-operator-return/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800" w:firstLine="324.00000000000006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Що працьовано:</w:t>
      </w:r>
    </w:p>
    <w:p w:rsidR="00000000" w:rsidDel="00000000" w:rsidP="00000000" w:rsidRDefault="00000000" w:rsidRPr="00000000" w14:paraId="00000075">
      <w:pPr>
        <w:ind w:left="1800" w:firstLine="324.00000000000006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Навчився створювати функції, зрозумів типи повернення типу void int,double… , навчився оголошувати функції.Попрактикувався над додатковими завданнями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color w:val="000000"/>
          <w:rtl w:val="0"/>
        </w:rPr>
        <w:t xml:space="preserve">.2026 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color w:val="000000"/>
          <w:rtl w:val="0"/>
        </w:rPr>
        <w:t xml:space="preserve">5.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color w:val="000000"/>
          <w:rtl w:val="0"/>
        </w:rPr>
        <w:t xml:space="preserve">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Тема 7:Розширені Можливості Функцій: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1428" w:firstLine="696"/>
        <w:rPr/>
      </w:pPr>
      <w:r w:rsidDel="00000000" w:rsidR="00000000" w:rsidRPr="00000000">
        <w:rPr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B">
      <w:pPr>
        <w:ind w:left="1428" w:firstLine="696"/>
        <w:rPr/>
      </w:pPr>
      <w:r w:rsidDel="00000000" w:rsidR="00000000" w:rsidRPr="00000000">
        <w:rPr>
          <w:rtl w:val="0"/>
        </w:rPr>
        <w:tab/>
        <w:t xml:space="preserve">-Лекції О.Пшеничного</w:t>
      </w:r>
    </w:p>
    <w:p w:rsidR="00000000" w:rsidDel="00000000" w:rsidP="00000000" w:rsidRDefault="00000000" w:rsidRPr="00000000" w14:paraId="0000007C">
      <w:pPr>
        <w:ind w:left="1428" w:firstLine="696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7D">
      <w:pPr>
        <w:ind w:left="2124" w:firstLine="707.9999999999998"/>
        <w:rPr/>
      </w:pPr>
      <w:r w:rsidDel="00000000" w:rsidR="00000000" w:rsidRPr="00000000">
        <w:rPr>
          <w:rtl w:val="0"/>
        </w:rPr>
        <w:t xml:space="preserve">-У темі про розширені можливості функцій у C++ я розібрався, що таке рекурсія та область видимості (зокрема static тa extern), навчився передавати значення у функції й усвідомив різницю між параметрами та аргументами.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06.10.2026  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07.10.2026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Тема 8: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Вбудовані Функції в С++:</w:t>
      </w:r>
    </w:p>
    <w:p w:rsidR="00000000" w:rsidDel="00000000" w:rsidP="00000000" w:rsidRDefault="00000000" w:rsidRPr="00000000" w14:paraId="00000082">
      <w:pPr>
        <w:ind w:left="1428" w:firstLine="696"/>
        <w:rPr/>
      </w:pP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3">
      <w:pPr>
        <w:ind w:left="1428" w:firstLine="696"/>
        <w:rPr/>
      </w:pPr>
      <w:r w:rsidDel="00000000" w:rsidR="00000000" w:rsidRPr="00000000">
        <w:rPr>
          <w:rtl w:val="0"/>
        </w:rPr>
        <w:tab/>
        <w:t xml:space="preserve">-Лекції О.Пшеничного</w:t>
      </w:r>
    </w:p>
    <w:p w:rsidR="00000000" w:rsidDel="00000000" w:rsidP="00000000" w:rsidRDefault="00000000" w:rsidRPr="00000000" w14:paraId="00000084">
      <w:pPr>
        <w:ind w:left="1428" w:firstLine="696"/>
        <w:rPr/>
      </w:pPr>
      <w:r w:rsidDel="00000000" w:rsidR="00000000" w:rsidRPr="00000000">
        <w:rPr>
          <w:rtl w:val="0"/>
        </w:rPr>
        <w:t xml:space="preserve">-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https://acode.com.ua/urok-107-vbudovani-funktsiyi/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ind w:left="1428" w:firstLine="696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86">
      <w:pPr>
        <w:ind w:left="2124" w:firstLine="707.9999999999998"/>
        <w:rPr/>
      </w:pPr>
      <w:r w:rsidDel="00000000" w:rsidR="00000000" w:rsidRPr="00000000">
        <w:rPr>
          <w:rtl w:val="0"/>
        </w:rPr>
        <w:t xml:space="preserve">-Вивчив додаткові функції для налаштування виводу та запису математичних дій з різних бібліотек(cmath,iomanip).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color w:val="000000"/>
          <w:rtl w:val="0"/>
        </w:rPr>
        <w:t xml:space="preserve">.2026  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0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.10.2026</w:t>
      </w:r>
    </w:p>
    <w:p w:rsidR="00000000" w:rsidDel="00000000" w:rsidP="00000000" w:rsidRDefault="00000000" w:rsidRPr="00000000" w14:paraId="0000008A">
      <w:pPr>
        <w:pStyle w:val="Heading1"/>
        <w:spacing w:after="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Опрацювання завдання та вимог програми 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Завдання 1: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Theory Education Activities: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Ознайомитись із завданнями, вивчити теорію, зрозуміти структуру коду.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Завдання 2: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Requirements management (understand tasks) and design activities (draw flow diagram and estimate tasks 3-7)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Намалювати flowchart, створити необхідні файли розробки, приступити до виконання завдання.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Завдання 3: Practice# programming: Class Practice Task 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Деталі завдання: Аналізатор місячного паролю, має отримати бюджет на місяць і кількість днів обліку покупок, вивести меню, реалізувати функції для кожного пункту меню, використати параметри-посилання на змінні minSpending, maxSpending, використати різні варіації циклів.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Важливі деталі для імплементації:Використати рекерсію для підрахунку суми покупок.Сортування списку має відбуватись лише за допомогою вкладених циклів сортування.Кожен пункт меню має бути занесений у функцію, валідувати введені дані користувача.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Завдання 4: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Lab# programming: Lab 2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 завдання 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Деталі завдання: Отримуємо формулу an, необхідно знайти суму рядків з точністю до 0.0001, порахувати </w:t>
      </w:r>
      <w:r w:rsidDel="00000000" w:rsidR="00000000" w:rsidRPr="00000000">
        <w:rPr>
          <w:rtl w:val="0"/>
        </w:rPr>
        <w:t xml:space="preserve">рекурентну формулу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Важливі деталі для імплементації:Розрахунок формули an+1  відбувається окремо на листку, потім переноситься у код , та за допомогою циклу, виводиться на екран </w:t>
      </w:r>
      <w:r w:rsidDel="00000000" w:rsidR="00000000" w:rsidRPr="00000000">
        <w:rPr>
          <w:rtl w:val="0"/>
        </w:rPr>
        <w:t xml:space="preserve">результат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обчислень.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5677218" cy="102419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7218" cy="1024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ab/>
        <w:tab/>
      </w: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Рис 1. Умова до лабораторної роботи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Завдання 5: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Lab# programming: Lab 3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 завдання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Деталі завдння: Порахувати двома циклами, вкладеними в інший.Вивести результат для X,Y,SN,SE.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Важливі деталі для імплементації: Отримати формули, порахувати формулу загального члена послідовності, порахувати розмір кроку при кількості 10 за допомгою формули (b-a)/k,вивести вкладеними циклами.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543868" cy="62077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868" cy="62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ab/>
        <w:tab/>
        <w:tab/>
      </w: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Рис 2. Умова до лабораторної роботи 3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Завдання 6: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Practice# programming:  Self Practice Task: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6120455" cy="31496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ab/>
        <w:tab/>
        <w:tab/>
      </w: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Рис 3. Умова задачі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Складний екзамен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Завдання </w:t>
      </w:r>
      <w:r w:rsidDel="00000000" w:rsidR="00000000" w:rsidRPr="00000000">
        <w:rPr>
          <w:sz w:val="22"/>
          <w:szCs w:val="22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 Documentation Report and Outcomes Placement Activities (Docs and Programs on GitHub):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Створити правильно названу гілку на GitHub, запушити зміни в коді за допомогою git команд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Завдання </w:t>
      </w:r>
      <w:r w:rsidDel="00000000" w:rsidR="00000000" w:rsidRPr="00000000">
        <w:rPr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 Evaluation and Release: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Оформити звіт, підготуватись до захисту, перевірити справність всіх програм.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</w:t>
        <w:tab/>
        <w:t xml:space="preserve">Дизайн та планована оцінка часу виконання завдань: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lineRule="auto"/>
        <w:rPr/>
      </w:pPr>
      <w:r w:rsidDel="00000000" w:rsidR="00000000" w:rsidRPr="00000000">
        <w:rPr>
          <w:rtl w:val="0"/>
        </w:rPr>
        <w:t xml:space="preserve">Програма №1 Аналізатор місячного бюджету</w:t>
      </w:r>
    </w:p>
    <w:p w:rsidR="00000000" w:rsidDel="00000000" w:rsidP="00000000" w:rsidRDefault="00000000" w:rsidRPr="00000000" w14:paraId="000000B2">
      <w:pPr>
        <w:spacing w:after="80" w:lineRule="auto"/>
        <w:ind w:left="2880" w:firstLine="0"/>
        <w:rPr/>
      </w:pPr>
      <w:r w:rsidDel="00000000" w:rsidR="00000000" w:rsidRPr="00000000">
        <w:rPr/>
        <w:drawing>
          <wp:inline distB="114300" distT="114300" distL="114300" distR="114300">
            <wp:extent cx="1628140" cy="2903796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2903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6.Блок-схема до функції spendingsSum</w:t>
      </w:r>
    </w:p>
    <w:p w:rsidR="00000000" w:rsidDel="00000000" w:rsidP="00000000" w:rsidRDefault="00000000" w:rsidRPr="00000000" w14:paraId="000000B4">
      <w:pPr>
        <w:spacing w:after="80" w:lineRule="auto"/>
        <w:ind w:left="2880"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1727192" cy="281686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7192" cy="2816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ab/>
        <w:tab/>
        <w:tab/>
        <w:tab/>
        <w:tab/>
        <w:t xml:space="preserve">Рис 7.Блок-схема до функції printSpendings</w:t>
      </w:r>
    </w:p>
    <w:p w:rsidR="00000000" w:rsidDel="00000000" w:rsidP="00000000" w:rsidRDefault="00000000" w:rsidRPr="00000000" w14:paraId="000000B6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lineRule="auto"/>
        <w:ind w:left="2880"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2017921" cy="3744595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921" cy="3744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  </w:t>
        <w:tab/>
        <w:tab/>
        <w:tab/>
        <w:tab/>
        <w:tab/>
        <w:t xml:space="preserve">Рис 8.Блок-схема до функції bubbleSort</w:t>
      </w:r>
    </w:p>
    <w:p w:rsidR="00000000" w:rsidDel="00000000" w:rsidP="00000000" w:rsidRDefault="00000000" w:rsidRPr="00000000" w14:paraId="000000B9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lineRule="auto"/>
        <w:ind w:left="720"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2990915" cy="4865687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915" cy="486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ab/>
        <w:tab/>
        <w:tab/>
        <w:t xml:space="preserve">Рис 9.Блок-схема до функції minMax</w:t>
      </w:r>
    </w:p>
    <w:p w:rsidR="00000000" w:rsidDel="00000000" w:rsidP="00000000" w:rsidRDefault="00000000" w:rsidRPr="00000000" w14:paraId="000000BF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lineRule="auto"/>
        <w:ind w:left="720"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2868267" cy="4237037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8267" cy="4237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ab/>
        <w:tab/>
        <w:tab/>
        <w:t xml:space="preserve">Рис 10.Блок-схема до функції topThree</w:t>
      </w:r>
    </w:p>
    <w:p w:rsidR="00000000" w:rsidDel="00000000" w:rsidP="00000000" w:rsidRDefault="00000000" w:rsidRPr="00000000" w14:paraId="000000C4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lineRule="auto"/>
        <w:ind w:left="720"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2497513" cy="4941888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7513" cy="494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lineRule="auto"/>
        <w:ind w:left="1440"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11.Блок-схема до функції limitOverrun</w:t>
      </w:r>
    </w:p>
    <w:p w:rsidR="00000000" w:rsidDel="00000000" w:rsidP="00000000" w:rsidRDefault="00000000" w:rsidRPr="00000000" w14:paraId="000000C8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lineRule="auto"/>
        <w:ind w:left="1440"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2235619" cy="4560888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619" cy="456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lineRule="auto"/>
        <w:ind w:left="720"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ab/>
      </w: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2381490" cy="4094163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490" cy="409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8"/>
          <w:szCs w:val="18"/>
          <w:rtl w:val="0"/>
        </w:rPr>
        <w:tab/>
        <w:tab/>
        <w:tab/>
      </w:r>
    </w:p>
    <w:p w:rsidR="00000000" w:rsidDel="00000000" w:rsidP="00000000" w:rsidRDefault="00000000" w:rsidRPr="00000000" w14:paraId="000000CD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lineRule="auto"/>
        <w:ind w:left="1440"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2295208" cy="4430748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208" cy="443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lineRule="auto"/>
        <w:ind w:left="2160"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12.Блок-схема до spendingStatistics.</w:t>
      </w:r>
    </w:p>
    <w:p w:rsidR="00000000" w:rsidDel="00000000" w:rsidP="00000000" w:rsidRDefault="00000000" w:rsidRPr="00000000" w14:paraId="000000D1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lineRule="auto"/>
        <w:ind w:left="2160"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2181543" cy="332864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543" cy="3328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lineRule="auto"/>
        <w:ind w:left="2160"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3010217" cy="3294648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0217" cy="3294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lineRule="auto"/>
        <w:ind w:left="2160"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3039187" cy="334168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9187" cy="334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lineRule="auto"/>
        <w:ind w:left="2160"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2543433" cy="38941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433" cy="3894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lineRule="auto"/>
        <w:ind w:left="2160"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2761077" cy="46085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1077" cy="460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Rule="auto"/>
        <w:ind w:left="720"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4971733" cy="2808301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1733" cy="2808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ab/>
        <w:tab/>
        <w:tab/>
        <w:tab/>
        <w:t xml:space="preserve">Рис 13. Блок-схема всієї програми.</w:t>
      </w:r>
    </w:p>
    <w:p w:rsidR="00000000" w:rsidDel="00000000" w:rsidP="00000000" w:rsidRDefault="00000000" w:rsidRPr="00000000" w14:paraId="000000DA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Планований час на реалізацію: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sz w:val="28"/>
          <w:szCs w:val="28"/>
          <w:rtl w:val="0"/>
        </w:rPr>
        <w:t xml:space="preserve">Завдання №1 </w:t>
      </w:r>
      <w:r w:rsidDel="00000000" w:rsidR="00000000" w:rsidRPr="00000000">
        <w:rPr>
          <w:rtl w:val="0"/>
        </w:rPr>
        <w:t xml:space="preserve">Practice# programming: Class Practice Task</w:t>
      </w:r>
    </w:p>
    <w:p w:rsidR="00000000" w:rsidDel="00000000" w:rsidP="00000000" w:rsidRDefault="00000000" w:rsidRPr="00000000" w14:paraId="000000E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Аналізатор місячного бюджету</w:t>
      </w:r>
    </w:p>
    <w:p w:rsidR="00000000" w:rsidDel="00000000" w:rsidP="00000000" w:rsidRDefault="00000000" w:rsidRPr="00000000" w14:paraId="000000E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Челяда Андрій ШІ-13</w:t>
      </w:r>
    </w:p>
    <w:p w:rsidR="00000000" w:rsidDel="00000000" w:rsidP="00000000" w:rsidRDefault="00000000" w:rsidRPr="00000000" w14:paraId="000000E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0E7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&lt;iomanip&gt;</w:t>
      </w:r>
    </w:p>
    <w:p w:rsidR="00000000" w:rsidDel="00000000" w:rsidP="00000000" w:rsidRDefault="00000000" w:rsidRPr="00000000" w14:paraId="000000E8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&lt;cmath&gt;</w:t>
      </w:r>
    </w:p>
    <w:p w:rsidR="00000000" w:rsidDel="00000000" w:rsidP="00000000" w:rsidRDefault="00000000" w:rsidRPr="00000000" w14:paraId="000000E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MAX_DAYS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Максимальна кількість днів для обліку витрат</w:t>
      </w:r>
    </w:p>
    <w:p w:rsidR="00000000" w:rsidDel="00000000" w:rsidP="00000000" w:rsidRDefault="00000000" w:rsidRPr="00000000" w14:paraId="000000E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Оголошення функцій, які використовуються в програмі</w:t>
      </w:r>
    </w:p>
    <w:p w:rsidR="00000000" w:rsidDel="00000000" w:rsidP="00000000" w:rsidRDefault="00000000" w:rsidRPr="00000000" w14:paraId="000000E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printSpendings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minSpending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maxSpending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spendingsSum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spendingStatistics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limitOverrun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bubbleSort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topThree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F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"Введіть бюджет на місяць: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Перевіряємо правильність введення та додатне значення бюджету</w:t>
      </w:r>
    </w:p>
    <w:p w:rsidR="00000000" w:rsidDel="00000000" w:rsidP="00000000" w:rsidRDefault="00000000" w:rsidRPr="00000000" w14:paraId="0000010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1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Скидаємо стан помилки введення</w:t>
      </w:r>
    </w:p>
    <w:p w:rsidR="00000000" w:rsidDel="00000000" w:rsidP="00000000" w:rsidRDefault="00000000" w:rsidRPr="00000000" w14:paraId="0000010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Очищаємо неправильне введення</w:t>
      </w:r>
    </w:p>
    <w:p w:rsidR="00000000" w:rsidDel="00000000" w:rsidP="00000000" w:rsidRDefault="00000000" w:rsidRPr="00000000" w14:paraId="0000010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   Бюджет має бути числом більшим за нуль!!!"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Повертаємося до повторного введення бюджету</w:t>
      </w:r>
    </w:p>
    <w:p w:rsidR="00000000" w:rsidDel="00000000" w:rsidP="00000000" w:rsidRDefault="00000000" w:rsidRPr="00000000" w14:paraId="0000010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0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"Введіть ліміт: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Денний ліміт не може бути від'ємним</w:t>
      </w:r>
    </w:p>
    <w:p w:rsidR="00000000" w:rsidDel="00000000" w:rsidP="00000000" w:rsidRDefault="00000000" w:rsidRPr="00000000" w14:paraId="0000010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0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   Неможливе значення ліміту!!!"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1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limit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Якщо введено 0, використовуємо стандартний ліміт</w:t>
      </w:r>
    </w:p>
    <w:p w:rsidR="00000000" w:rsidDel="00000000" w:rsidP="00000000" w:rsidRDefault="00000000" w:rsidRPr="00000000" w14:paraId="0000011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1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"Введіть к-сть днів обліку: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Кількість днів повинна бути в межах від 1 до 31</w:t>
      </w:r>
    </w:p>
    <w:p w:rsidR="00000000" w:rsidDel="00000000" w:rsidP="00000000" w:rsidRDefault="00000000" w:rsidRPr="00000000" w14:paraId="0000011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MAX_DAYS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1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   Некоректно введена к-сть днів!!!"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2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MAX_DAYS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Масив для зберігання щоденних витрат</w:t>
      </w:r>
    </w:p>
    <w:p w:rsidR="00000000" w:rsidDel="00000000" w:rsidP="00000000" w:rsidRDefault="00000000" w:rsidRPr="00000000" w14:paraId="0000012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"Введіть витрати по днях: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Послідовно вводимо витрати за кожен день</w:t>
      </w:r>
    </w:p>
    <w:p w:rsidR="00000000" w:rsidDel="00000000" w:rsidP="00000000" w:rsidRDefault="00000000" w:rsidRPr="00000000" w14:paraId="0000012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Spendings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"День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spending[i];</w:t>
      </w:r>
    </w:p>
    <w:p w:rsidR="00000000" w:rsidDel="00000000" w:rsidP="00000000" w:rsidRDefault="00000000" w:rsidRPr="00000000" w14:paraId="0000012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// Витрати не можуть бути від'ємними</w:t>
      </w:r>
    </w:p>
    <w:p w:rsidR="00000000" w:rsidDel="00000000" w:rsidP="00000000" w:rsidRDefault="00000000" w:rsidRPr="00000000" w14:paraId="0000012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spending[i]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2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3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   Некоректно введені витрати!!!"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Spendings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Повторюємо введення для цього дня</w:t>
      </w:r>
    </w:p>
    <w:p w:rsidR="00000000" w:rsidDel="00000000" w:rsidP="00000000" w:rsidRDefault="00000000" w:rsidRPr="00000000" w14:paraId="0000013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3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3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3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Меню повторюється, поки користувач не вибере вихід</w:t>
      </w:r>
    </w:p>
    <w:p w:rsidR="00000000" w:rsidDel="00000000" w:rsidP="00000000" w:rsidRDefault="00000000" w:rsidRPr="00000000" w14:paraId="0000013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"------Меню-------"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"1) Статистика"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"2) Витрати по днях"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"3) Найдорожчі дні"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"4) Дні, коли ліміт було перевищено"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"0) Вихід"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"Ваш вибір: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choice;</w:t>
      </w:r>
    </w:p>
    <w:p w:rsidR="00000000" w:rsidDel="00000000" w:rsidP="00000000" w:rsidRDefault="00000000" w:rsidRPr="00000000" w14:paraId="0000014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// Перевіряємо, чи введено число</w:t>
      </w:r>
    </w:p>
    <w:p w:rsidR="00000000" w:rsidDel="00000000" w:rsidP="00000000" w:rsidRDefault="00000000" w:rsidRPr="00000000" w14:paraId="0000014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4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   Введіть число!"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4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// Викликаємо функцію відповідно до вибраного пункту меню</w:t>
      </w:r>
    </w:p>
    <w:p w:rsidR="00000000" w:rsidDel="00000000" w:rsidP="00000000" w:rsidRDefault="00000000" w:rsidRPr="00000000" w14:paraId="0000014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(choice) {</w:t>
      </w:r>
    </w:p>
    <w:p w:rsidR="00000000" w:rsidDel="00000000" w:rsidP="00000000" w:rsidRDefault="00000000" w:rsidRPr="00000000" w14:paraId="0000014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4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spendingStatistics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(spending, N, budget);</w:t>
      </w:r>
    </w:p>
    <w:p w:rsidR="00000000" w:rsidDel="00000000" w:rsidP="00000000" w:rsidRDefault="00000000" w:rsidRPr="00000000" w14:paraId="0000014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printSpendings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(spending, N);</w:t>
      </w:r>
    </w:p>
    <w:p w:rsidR="00000000" w:rsidDel="00000000" w:rsidP="00000000" w:rsidRDefault="00000000" w:rsidRPr="00000000" w14:paraId="0000015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topThree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(spending, N);</w:t>
      </w:r>
    </w:p>
    <w:p w:rsidR="00000000" w:rsidDel="00000000" w:rsidP="00000000" w:rsidRDefault="00000000" w:rsidRPr="00000000" w14:paraId="0000015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limitOverrun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(spending, N, limit);</w:t>
      </w:r>
    </w:p>
    <w:p w:rsidR="00000000" w:rsidDel="00000000" w:rsidP="00000000" w:rsidRDefault="00000000" w:rsidRPr="00000000" w14:paraId="0000015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"Вихід з програми."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6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   Немає такого пункту меню!!!"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6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Завершуємо програму</w:t>
      </w:r>
    </w:p>
    <w:p w:rsidR="00000000" w:rsidDel="00000000" w:rsidP="00000000" w:rsidRDefault="00000000" w:rsidRPr="00000000" w14:paraId="0000016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Знаходимо мінімальні та максимальні витрати.</w:t>
      </w:r>
    </w:p>
    <w:p w:rsidR="00000000" w:rsidDel="00000000" w:rsidP="00000000" w:rsidRDefault="00000000" w:rsidRPr="00000000" w14:paraId="0000016A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Результати повертаємо через параметри-посилання.</w:t>
      </w:r>
    </w:p>
    <w:p w:rsidR="00000000" w:rsidDel="00000000" w:rsidP="00000000" w:rsidRDefault="00000000" w:rsidRPr="00000000" w14:paraId="0000016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minSpending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maxSpending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6C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Спочатку вважаємо, що перший елемент є і мінімумом, і максимумом</w:t>
      </w:r>
    </w:p>
    <w:p w:rsidR="00000000" w:rsidDel="00000000" w:rsidP="00000000" w:rsidRDefault="00000000" w:rsidRPr="00000000" w14:paraId="0000016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minSpending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6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maxSpending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6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minSpending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[i]) {</w:t>
      </w:r>
    </w:p>
    <w:p w:rsidR="00000000" w:rsidDel="00000000" w:rsidP="00000000" w:rsidRDefault="00000000" w:rsidRPr="00000000" w14:paraId="0000017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minSpending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[i];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Оновлюємо мінімальне значення</w:t>
      </w:r>
    </w:p>
    <w:p w:rsidR="00000000" w:rsidDel="00000000" w:rsidP="00000000" w:rsidRDefault="00000000" w:rsidRPr="00000000" w14:paraId="0000017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7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maxSpending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[i]) {</w:t>
      </w:r>
    </w:p>
    <w:p w:rsidR="00000000" w:rsidDel="00000000" w:rsidP="00000000" w:rsidRDefault="00000000" w:rsidRPr="00000000" w14:paraId="00000176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maxSpending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[i];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Оновлюємо максимальне значення</w:t>
      </w:r>
    </w:p>
    <w:p w:rsidR="00000000" w:rsidDel="00000000" w:rsidP="00000000" w:rsidRDefault="00000000" w:rsidRPr="00000000" w14:paraId="0000017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7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7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Рекурсивно обчислюємо суму витрат за всі дні</w:t>
      </w:r>
    </w:p>
    <w:p w:rsidR="00000000" w:rsidDel="00000000" w:rsidP="00000000" w:rsidRDefault="00000000" w:rsidRPr="00000000" w14:paraId="0000017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spendingsSum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7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E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Базовий випадок: елементів для додавання більше немає</w:t>
      </w:r>
    </w:p>
    <w:p w:rsidR="00000000" w:rsidDel="00000000" w:rsidP="00000000" w:rsidRDefault="00000000" w:rsidRPr="00000000" w14:paraId="0000017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8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Додаємо останній елемент до суми попередніх N - 1 елементів</w:t>
      </w:r>
    </w:p>
    <w:p w:rsidR="00000000" w:rsidDel="00000000" w:rsidP="00000000" w:rsidRDefault="00000000" w:rsidRPr="00000000" w14:paraId="0000018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spendingsSum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Обчислюємо та виводимо основну статистику витрат</w:t>
      </w:r>
    </w:p>
    <w:p w:rsidR="00000000" w:rsidDel="00000000" w:rsidP="00000000" w:rsidRDefault="00000000" w:rsidRPr="00000000" w14:paraId="0000018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spendingStatistics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8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spendingsSum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Загальна сума витрат</w:t>
      </w:r>
    </w:p>
    <w:p w:rsidR="00000000" w:rsidDel="00000000" w:rsidP="00000000" w:rsidRDefault="00000000" w:rsidRPr="00000000" w14:paraId="00000188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accumulated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Витрати, накопичені від першого дня</w:t>
      </w:r>
    </w:p>
    <w:p w:rsidR="00000000" w:rsidDel="00000000" w:rsidP="00000000" w:rsidRDefault="00000000" w:rsidRPr="00000000" w14:paraId="0000018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Шукаємо перший день, після якого накопичені витрати перевищать бюджет</w:t>
      </w:r>
    </w:p>
    <w:p w:rsidR="00000000" w:rsidDel="00000000" w:rsidP="00000000" w:rsidRDefault="00000000" w:rsidRPr="00000000" w14:paraId="0000018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accumulated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accumulated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[i];</w:t>
      </w:r>
    </w:p>
    <w:p w:rsidR="00000000" w:rsidDel="00000000" w:rsidP="00000000" w:rsidRDefault="00000000" w:rsidRPr="00000000" w14:paraId="0000018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(accumulated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90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Негайно припиняємо цикл після перевищення бюджету</w:t>
      </w:r>
    </w:p>
    <w:p w:rsidR="00000000" w:rsidDel="00000000" w:rsidP="00000000" w:rsidRDefault="00000000" w:rsidRPr="00000000" w14:paraId="0000019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9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Переходимо до наступного дня</w:t>
      </w:r>
    </w:p>
    <w:p w:rsidR="00000000" w:rsidDel="00000000" w:rsidP="00000000" w:rsidRDefault="00000000" w:rsidRPr="00000000" w14:paraId="0000019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9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9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9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"Бюджет перевищено у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 день"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"Накопичена сума: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accumulated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9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"Бюджет не перевищено"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9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Середні витрати за всі дні обліку</w:t>
      </w:r>
    </w:p>
    <w:p w:rsidR="00000000" w:rsidDel="00000000" w:rsidP="00000000" w:rsidRDefault="00000000" w:rsidRPr="00000000" w14:paraId="0000019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Рахуємо дні, у які витрати були більшими за нуль</w:t>
      </w:r>
    </w:p>
    <w:p w:rsidR="00000000" w:rsidDel="00000000" w:rsidP="00000000" w:rsidRDefault="00000000" w:rsidRPr="00000000" w14:paraId="000001A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daysWithSpending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A5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Пропускаємо день без витрат</w:t>
      </w:r>
    </w:p>
    <w:p w:rsidR="00000000" w:rsidDel="00000000" w:rsidP="00000000" w:rsidRDefault="00000000" w:rsidRPr="00000000" w14:paraId="000001A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A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daysWithSpending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A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Обчислюємо середні витрати лише за дні з покупками</w:t>
      </w:r>
    </w:p>
    <w:p w:rsidR="00000000" w:rsidDel="00000000" w:rsidP="00000000" w:rsidRDefault="00000000" w:rsidRPr="00000000" w14:paraId="000001A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daysWithSpending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"Днів із витратами немає"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averageWithSpending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daysWithSpending;</w:t>
      </w:r>
    </w:p>
    <w:p w:rsidR="00000000" w:rsidDel="00000000" w:rsidP="00000000" w:rsidRDefault="00000000" w:rsidRPr="00000000" w14:paraId="000001B0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"Середні витрати за дні з покупками: "</w:t>
      </w:r>
    </w:p>
    <w:p w:rsidR="00000000" w:rsidDel="00000000" w:rsidP="00000000" w:rsidRDefault="00000000" w:rsidRPr="00000000" w14:paraId="000001B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averageWithSpending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B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Визначаємо залишок бюджету або суму перевитрати</w:t>
      </w:r>
    </w:p>
    <w:p w:rsidR="00000000" w:rsidDel="00000000" w:rsidP="00000000" w:rsidRDefault="00000000" w:rsidRPr="00000000" w14:paraId="000001B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"Перевитрата склала: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(balance)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"Залишок бюджету: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balance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B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Отримуємо мінімальні та максимальні витрати за допомогою окремої функції</w:t>
      </w:r>
    </w:p>
    <w:p w:rsidR="00000000" w:rsidDel="00000000" w:rsidP="00000000" w:rsidRDefault="00000000" w:rsidRPr="00000000" w14:paraId="000001B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"Загальні витрати: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"Мінімальні витрати за день: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"Максимальні витрати за день: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"Середні витрати за день: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   Допустимий бюджет перевищено!!!"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C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Виводимо витрати за кожен день без зміни масиву</w:t>
      </w:r>
    </w:p>
    <w:p w:rsidR="00000000" w:rsidDel="00000000" w:rsidP="00000000" w:rsidRDefault="00000000" w:rsidRPr="00000000" w14:paraId="000001C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printSpendings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C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"День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C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Знаходимо дні, коли витрати перевищили заданий денний ліміт</w:t>
      </w:r>
    </w:p>
    <w:p w:rsidR="00000000" w:rsidDel="00000000" w:rsidP="00000000" w:rsidRDefault="00000000" w:rsidRPr="00000000" w14:paraId="000001D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limitOverrun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D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daysOverLimit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Лічильник днів із перевищенням ліміту</w:t>
      </w:r>
    </w:p>
    <w:p w:rsidR="00000000" w:rsidDel="00000000" w:rsidP="00000000" w:rsidRDefault="00000000" w:rsidRPr="00000000" w14:paraId="000001D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D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D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"День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daysOverLimit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D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D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Якщо лічильник залишився нульовим, перевищень не було</w:t>
      </w:r>
    </w:p>
    <w:p w:rsidR="00000000" w:rsidDel="00000000" w:rsidP="00000000" w:rsidRDefault="00000000" w:rsidRPr="00000000" w14:paraId="000001D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daysOverLimit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D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"Перевищень ліміту немає"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E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"Кількість днів із перевищенням ліміту: "</w:t>
      </w:r>
    </w:p>
    <w:p w:rsidR="00000000" w:rsidDel="00000000" w:rsidP="00000000" w:rsidRDefault="00000000" w:rsidRPr="00000000" w14:paraId="000001E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daysOverLimit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Сортуємо масив за зростанням методом бульбашки</w:t>
      </w:r>
    </w:p>
    <w:p w:rsidR="00000000" w:rsidDel="00000000" w:rsidP="00000000" w:rsidRDefault="00000000" w:rsidRPr="00000000" w14:paraId="000001E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bubbleSort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E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Зовнішній цикл визначає кількість проходів сортування</w:t>
      </w:r>
    </w:p>
    <w:p w:rsidR="00000000" w:rsidDel="00000000" w:rsidP="00000000" w:rsidRDefault="00000000" w:rsidRPr="00000000" w14:paraId="000001E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9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// Внутрішній цикл порівнює сусідні елементи</w:t>
      </w:r>
    </w:p>
    <w:p w:rsidR="00000000" w:rsidDel="00000000" w:rsidP="00000000" w:rsidRDefault="00000000" w:rsidRPr="00000000" w14:paraId="000001E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E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]) {</w:t>
      </w:r>
    </w:p>
    <w:p w:rsidR="00000000" w:rsidDel="00000000" w:rsidP="00000000" w:rsidRDefault="00000000" w:rsidRPr="00000000" w14:paraId="000001EC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       // Міняємо елементи місцями, якщо вони стоять у неправильному порядку</w:t>
      </w:r>
    </w:p>
    <w:p w:rsidR="00000000" w:rsidDel="00000000" w:rsidP="00000000" w:rsidRDefault="00000000" w:rsidRPr="00000000" w14:paraId="000001E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[j];</w:t>
      </w:r>
    </w:p>
    <w:p w:rsidR="00000000" w:rsidDel="00000000" w:rsidP="00000000" w:rsidRDefault="00000000" w:rsidRPr="00000000" w14:paraId="000001E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E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temp;</w:t>
      </w:r>
    </w:p>
    <w:p w:rsidR="00000000" w:rsidDel="00000000" w:rsidP="00000000" w:rsidRDefault="00000000" w:rsidRPr="00000000" w14:paraId="000001F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1F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F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F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Виводимо три найбільші суми, не змінюючи початковий масив витрат</w:t>
      </w:r>
    </w:p>
    <w:p w:rsidR="00000000" w:rsidDel="00000000" w:rsidP="00000000" w:rsidRDefault="00000000" w:rsidRPr="00000000" w14:paraId="000001F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topThree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F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Для визначення трьох найбільших значень потрібно щонайменше 3 дні</w:t>
      </w:r>
    </w:p>
    <w:p w:rsidR="00000000" w:rsidDel="00000000" w:rsidP="00000000" w:rsidRDefault="00000000" w:rsidRPr="00000000" w14:paraId="000001F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F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"Неможливо порахувати 3 дні з найбільшими витратами"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Завершуємо функцію, якщо днів недостатньо</w:t>
      </w:r>
    </w:p>
    <w:p w:rsidR="00000000" w:rsidDel="00000000" w:rsidP="00000000" w:rsidRDefault="00000000" w:rsidRPr="00000000" w14:paraId="000001F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F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copySpending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MAX_DAYS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Створюємо копію масиву, щоб сортування не змінило початкові дані</w:t>
      </w:r>
    </w:p>
    <w:p w:rsidR="00000000" w:rsidDel="00000000" w:rsidP="00000000" w:rsidRDefault="00000000" w:rsidRPr="00000000" w14:paraId="0000020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0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copySpending[i]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[i];</w:t>
      </w:r>
    </w:p>
    <w:p w:rsidR="00000000" w:rsidDel="00000000" w:rsidP="00000000" w:rsidRDefault="00000000" w:rsidRPr="00000000" w14:paraId="0000020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0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bubbleSort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copySpending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Сортуємо копію за зростанням</w:t>
      </w:r>
    </w:p>
    <w:p w:rsidR="00000000" w:rsidDel="00000000" w:rsidP="00000000" w:rsidRDefault="00000000" w:rsidRPr="00000000" w14:paraId="0000020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Три найбільші значення розташовані в кінці відсортованого масиву</w:t>
      </w:r>
    </w:p>
    <w:p w:rsidR="00000000" w:rsidDel="00000000" w:rsidP="00000000" w:rsidRDefault="00000000" w:rsidRPr="00000000" w14:paraId="00000207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"Три найбільші суми витрат: "</w:t>
      </w:r>
    </w:p>
    <w:p w:rsidR="00000000" w:rsidDel="00000000" w:rsidP="00000000" w:rsidRDefault="00000000" w:rsidRPr="00000000" w14:paraId="00000208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copySpending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", "</w:t>
      </w:r>
    </w:p>
    <w:p w:rsidR="00000000" w:rsidDel="00000000" w:rsidP="00000000" w:rsidRDefault="00000000" w:rsidRPr="00000000" w14:paraId="00000209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copySpending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", "</w:t>
      </w:r>
    </w:p>
    <w:p w:rsidR="00000000" w:rsidDel="00000000" w:rsidP="00000000" w:rsidRDefault="00000000" w:rsidRPr="00000000" w14:paraId="0000020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copySpending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21314" w:val="clear"/>
        <w:spacing w:line="360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bookmarkStart w:colFirst="0" w:colLast="0" w:name="_k167j8wkqytr" w:id="0"/>
      <w:bookmarkEnd w:id="0"/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0D">
      <w:pPr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color w:val="000000"/>
          <w:rtl w:val="0"/>
        </w:rPr>
        <w:tab/>
        <w:tab/>
        <w:tab/>
        <w:tab/>
      </w: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Code #1. Код програми Аналізатор місячного бюджету</w:t>
      </w:r>
    </w:p>
    <w:p w:rsidR="00000000" w:rsidDel="00000000" w:rsidP="00000000" w:rsidRDefault="00000000" w:rsidRPr="00000000" w14:paraId="0000020E">
      <w:pPr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Посилання на код у пул-реквесті:</w:t>
      </w:r>
      <w:r w:rsidDel="00000000" w:rsidR="00000000" w:rsidRPr="00000000">
        <w:rPr>
          <w:rtl w:val="0"/>
        </w:rPr>
        <w:t xml:space="preserve"> </w:t>
      </w:r>
      <w:hyperlink r:id="rId2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https://github.com/artificial-intelligence-department/ai_programming_playground_2026/pull/451/changes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sz w:val="28"/>
          <w:szCs w:val="28"/>
          <w:rtl w:val="0"/>
        </w:rPr>
        <w:t xml:space="preserve">Завдання №2 </w:t>
      </w:r>
      <w:r w:rsidDel="00000000" w:rsidR="00000000" w:rsidRPr="00000000">
        <w:rPr>
          <w:rtl w:val="0"/>
        </w:rPr>
        <w:t xml:space="preserve">Lab# programming: Lab 2</w:t>
      </w:r>
    </w:p>
    <w:p w:rsidR="00000000" w:rsidDel="00000000" w:rsidP="00000000" w:rsidRDefault="00000000" w:rsidRPr="00000000" w14:paraId="0000021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lab 2 task 1 variant 9</w:t>
      </w:r>
    </w:p>
    <w:p w:rsidR="00000000" w:rsidDel="00000000" w:rsidP="00000000" w:rsidRDefault="00000000" w:rsidRPr="00000000" w14:paraId="0000021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Челяда Андрій, ШІ-13</w:t>
      </w:r>
    </w:p>
    <w:p w:rsidR="00000000" w:rsidDel="00000000" w:rsidP="00000000" w:rsidRDefault="00000000" w:rsidRPr="00000000" w14:paraId="0000021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216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&lt;iomanip&gt;</w:t>
      </w:r>
    </w:p>
    <w:p w:rsidR="00000000" w:rsidDel="00000000" w:rsidP="00000000" w:rsidRDefault="00000000" w:rsidRPr="00000000" w14:paraId="0000021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Початкова формула a_n = 10^n / n!</w:t>
      </w:r>
    </w:p>
    <w:p w:rsidR="00000000" w:rsidDel="00000000" w:rsidP="00000000" w:rsidRDefault="00000000" w:rsidRPr="00000000" w14:paraId="0000021A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Рекурентна формула a_{n+1} = a_n * 10 / (n + 1), a_1 = 10</w:t>
      </w:r>
    </w:p>
    <w:p w:rsidR="00000000" w:rsidDel="00000000" w:rsidP="00000000" w:rsidRDefault="00000000" w:rsidRPr="00000000" w14:paraId="0000021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1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2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a;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</w:t>
      </w:r>
    </w:p>
    <w:p w:rsidR="00000000" w:rsidDel="00000000" w:rsidP="00000000" w:rsidRDefault="00000000" w:rsidRPr="00000000" w14:paraId="0000022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2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"Сума ряду: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21314" w:val="clear"/>
        <w:spacing w:line="36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ab/>
        <w:t xml:space="preserve">Code #2. Код до завдання з 2 лабораторної</w:t>
      </w:r>
    </w:p>
    <w:p w:rsidR="00000000" w:rsidDel="00000000" w:rsidP="00000000" w:rsidRDefault="00000000" w:rsidRPr="00000000" w14:paraId="0000022C">
      <w:pPr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Посилання на код у пул-реквесті:</w:t>
      </w:r>
      <w:r w:rsidDel="00000000" w:rsidR="00000000" w:rsidRPr="00000000">
        <w:rPr>
          <w:rtl w:val="0"/>
        </w:rPr>
        <w:t xml:space="preserve"> </w:t>
      </w:r>
      <w:hyperlink r:id="rId3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https://github.com/artificial-intelligence-department/ai_programming_playground_2026/pull/451/changes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sz w:val="28"/>
          <w:szCs w:val="28"/>
          <w:rtl w:val="0"/>
        </w:rPr>
        <w:t xml:space="preserve">Завдання №3 </w:t>
      </w:r>
      <w:r w:rsidDel="00000000" w:rsidR="00000000" w:rsidRPr="00000000">
        <w:rPr>
          <w:rtl w:val="0"/>
        </w:rPr>
        <w:t xml:space="preserve">Lab# programming: Lab 3</w:t>
      </w:r>
    </w:p>
    <w:p w:rsidR="00000000" w:rsidDel="00000000" w:rsidP="00000000" w:rsidRDefault="00000000" w:rsidRPr="00000000" w14:paraId="00000231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lab 3 task 1 variant 8</w:t>
      </w:r>
    </w:p>
    <w:p w:rsidR="00000000" w:rsidDel="00000000" w:rsidP="00000000" w:rsidRDefault="00000000" w:rsidRPr="00000000" w14:paraId="0000023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Челяда Андрій, ШІ-13</w:t>
      </w:r>
    </w:p>
    <w:p w:rsidR="00000000" w:rsidDel="00000000" w:rsidP="00000000" w:rsidRDefault="00000000" w:rsidRPr="00000000" w14:paraId="0000023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235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&lt;iomanip&gt;</w:t>
      </w:r>
    </w:p>
    <w:p w:rsidR="00000000" w:rsidDel="00000000" w:rsidP="00000000" w:rsidRDefault="00000000" w:rsidRPr="00000000" w14:paraId="00000236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&lt;cmath&gt;</w:t>
      </w:r>
    </w:p>
    <w:p w:rsidR="00000000" w:rsidDel="00000000" w:rsidP="00000000" w:rsidRDefault="00000000" w:rsidRPr="00000000" w14:paraId="0000023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3A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acos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число Пі</w:t>
      </w:r>
    </w:p>
    <w:p w:rsidR="00000000" w:rsidDel="00000000" w:rsidP="00000000" w:rsidRDefault="00000000" w:rsidRPr="00000000" w14:paraId="0000023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// межі зміни x</w:t>
      </w:r>
    </w:p>
    <w:p w:rsidR="00000000" w:rsidDel="00000000" w:rsidP="00000000" w:rsidRDefault="00000000" w:rsidRPr="00000000" w14:paraId="0000023C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     // k - кількість кроків, N - кількість членів ряду для SN</w:t>
      </w:r>
    </w:p>
    <w:p w:rsidR="00000000" w:rsidDel="00000000" w:rsidP="00000000" w:rsidRDefault="00000000" w:rsidRPr="00000000" w14:paraId="0000023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    </w:t>
      </w:r>
    </w:p>
    <w:p w:rsidR="00000000" w:rsidDel="00000000" w:rsidP="00000000" w:rsidRDefault="00000000" w:rsidRPr="00000000" w14:paraId="0000023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 // крок зміни x: (0.8 - 0.1) / 10 = 0.07</w:t>
      </w:r>
    </w:p>
    <w:p w:rsidR="00000000" w:rsidDel="00000000" w:rsidP="00000000" w:rsidRDefault="00000000" w:rsidRPr="00000000" w14:paraId="0000024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"Обчислення функції"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Зовнішній цикл: перебір значень x від a до b</w:t>
      </w:r>
    </w:p>
    <w:p w:rsidR="00000000" w:rsidDel="00000000" w:rsidP="00000000" w:rsidRDefault="00000000" w:rsidRPr="00000000" w14:paraId="0000024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(i &lt;= k, щоб останнім значенням був саме x = b)</w:t>
      </w:r>
    </w:p>
    <w:p w:rsidR="00000000" w:rsidDel="00000000" w:rsidP="00000000" w:rsidRDefault="00000000" w:rsidRPr="00000000" w14:paraId="0000024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46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// x рахуємо від a, а не через x += h, щоб похибка не накопичувалась</w:t>
      </w:r>
    </w:p>
    <w:p w:rsidR="00000000" w:rsidDel="00000000" w:rsidP="00000000" w:rsidRDefault="00000000" w:rsidRPr="00000000" w14:paraId="0000024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h;</w:t>
      </w:r>
    </w:p>
    <w:p w:rsidR="00000000" w:rsidDel="00000000" w:rsidP="00000000" w:rsidRDefault="00000000" w:rsidRPr="00000000" w14:paraId="0000024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// а) Сума для заданого n (арифметичний цикл, рівно N членів)</w:t>
      </w:r>
    </w:p>
    <w:p w:rsidR="00000000" w:rsidDel="00000000" w:rsidP="00000000" w:rsidRDefault="00000000" w:rsidRPr="00000000" w14:paraId="0000024A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SN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      // накопичувач суми</w:t>
      </w:r>
    </w:p>
    <w:p w:rsidR="00000000" w:rsidDel="00000000" w:rsidP="00000000" w:rsidRDefault="00000000" w:rsidRPr="00000000" w14:paraId="0000024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       // p = x^n, спочатку x^0 = 1</w:t>
      </w:r>
    </w:p>
    <w:p w:rsidR="00000000" w:rsidDel="00000000" w:rsidP="00000000" w:rsidRDefault="00000000" w:rsidRPr="00000000" w14:paraId="0000024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N; 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4D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x;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                   // x^n = x^(n-1) * x</w:t>
      </w:r>
    </w:p>
    <w:p w:rsidR="00000000" w:rsidDel="00000000" w:rsidP="00000000" w:rsidRDefault="00000000" w:rsidRPr="00000000" w14:paraId="0000024E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SN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// додаємо n-й член ряду</w:t>
      </w:r>
    </w:p>
    <w:p w:rsidR="00000000" w:rsidDel="00000000" w:rsidP="00000000" w:rsidRDefault="00000000" w:rsidRPr="00000000" w14:paraId="0000024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5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// б) Сума для заданої точності (ітераційний цикл)</w:t>
      </w:r>
    </w:p>
    <w:p w:rsidR="00000000" w:rsidDel="00000000" w:rsidP="00000000" w:rsidRDefault="00000000" w:rsidRPr="00000000" w14:paraId="0000025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      // накопичувач суми</w:t>
      </w:r>
    </w:p>
    <w:p w:rsidR="00000000" w:rsidDel="00000000" w:rsidP="00000000" w:rsidRDefault="00000000" w:rsidRPr="00000000" w14:paraId="0000025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x;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              // знову починаємо з x^1</w:t>
      </w:r>
    </w:p>
    <w:p w:rsidR="00000000" w:rsidDel="00000000" w:rsidP="00000000" w:rsidRDefault="00000000" w:rsidRPr="00000000" w14:paraId="0000025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          // номер поточного члена (потрібен для sin)</w:t>
      </w:r>
    </w:p>
    <w:p w:rsidR="00000000" w:rsidDel="00000000" w:rsidP="00000000" w:rsidRDefault="00000000" w:rsidRPr="00000000" w14:paraId="0000025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eps) {</w:t>
      </w:r>
    </w:p>
    <w:p w:rsidR="00000000" w:rsidDel="00000000" w:rsidP="00000000" w:rsidRDefault="00000000" w:rsidRPr="00000000" w14:paraId="00000256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// додаємо поточний член</w:t>
      </w:r>
    </w:p>
    <w:p w:rsidR="00000000" w:rsidDel="00000000" w:rsidP="00000000" w:rsidRDefault="00000000" w:rsidRPr="00000000" w14:paraId="0000025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x;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                   // переходимо до x^(n+1)</w:t>
      </w:r>
    </w:p>
    <w:p w:rsidR="00000000" w:rsidDel="00000000" w:rsidP="00000000" w:rsidRDefault="00000000" w:rsidRPr="00000000" w14:paraId="0000025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                             </w:t>
      </w:r>
    </w:p>
    <w:p w:rsidR="00000000" w:rsidDel="00000000" w:rsidP="00000000" w:rsidRDefault="00000000" w:rsidRPr="00000000" w14:paraId="0000025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5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// Точне значення функції</w:t>
      </w:r>
    </w:p>
    <w:p w:rsidR="00000000" w:rsidDel="00000000" w:rsidP="00000000" w:rsidRDefault="00000000" w:rsidRPr="00000000" w14:paraId="0000025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(PI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(PI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x);</w:t>
      </w:r>
    </w:p>
    <w:p w:rsidR="00000000" w:rsidDel="00000000" w:rsidP="00000000" w:rsidRDefault="00000000" w:rsidRPr="00000000" w14:paraId="0000025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// Виведення результатів для поточного x</w:t>
      </w:r>
    </w:p>
    <w:p w:rsidR="00000000" w:rsidDel="00000000" w:rsidP="00000000" w:rsidRDefault="00000000" w:rsidRPr="00000000" w14:paraId="0000025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"X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"SN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SN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"SE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SE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"Y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             </w:t>
      </w:r>
    </w:p>
    <w:p w:rsidR="00000000" w:rsidDel="00000000" w:rsidP="00000000" w:rsidRDefault="00000000" w:rsidRPr="00000000" w14:paraId="0000026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6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7">
      <w:pPr>
        <w:shd w:fill="121314" w:val="clear"/>
        <w:spacing w:line="36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Code #3. Код програми до лабораторної 3</w:t>
      </w:r>
    </w:p>
    <w:p w:rsidR="00000000" w:rsidDel="00000000" w:rsidP="00000000" w:rsidRDefault="00000000" w:rsidRPr="00000000" w14:paraId="0000026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Посилання на код у пул-реквесті:</w:t>
      </w:r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https://github.com/artificial-intelligence-department/ai_programming_playground_2026/pull/451/changes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Завдання 6: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Practice# programming:  Self Practice Task:</w:t>
      </w:r>
    </w:p>
    <w:p w:rsidR="00000000" w:rsidDel="00000000" w:rsidP="00000000" w:rsidRDefault="00000000" w:rsidRPr="00000000" w14:paraId="0000026F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Завдання складний екзамен:</w:t>
      </w:r>
    </w:p>
    <w:p w:rsidR="00000000" w:rsidDel="00000000" w:rsidP="00000000" w:rsidRDefault="00000000" w:rsidRPr="00000000" w14:paraId="00000271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27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У Зеника сьогодні дуже складний екзамен з лінійної алгебри та аналітичної геометрії.</w:t>
      </w:r>
    </w:p>
    <w:p w:rsidR="00000000" w:rsidDel="00000000" w:rsidP="00000000" w:rsidRDefault="00000000" w:rsidRPr="00000000" w14:paraId="0000027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Щасливим вважається квиток, у номері якого є послідовність цифр 47.</w:t>
      </w:r>
    </w:p>
    <w:p w:rsidR="00000000" w:rsidDel="00000000" w:rsidP="00000000" w:rsidRDefault="00000000" w:rsidRPr="00000000" w14:paraId="0000027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Якщо квиток щасливий — виводимо YES, інакше — NO.</w:t>
      </w:r>
    </w:p>
    <w:p w:rsidR="00000000" w:rsidDel="00000000" w:rsidP="00000000" w:rsidRDefault="00000000" w:rsidRPr="00000000" w14:paraId="00000275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27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27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7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Зберігаємо номер квитка як рядок символів.</w:t>
      </w:r>
    </w:p>
    <w:p w:rsidR="00000000" w:rsidDel="00000000" w:rsidP="00000000" w:rsidRDefault="00000000" w:rsidRPr="00000000" w14:paraId="0000027C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Масив на 12 символів дозволяє зберегти до 11 цифр і символ завершення '\0'.</w:t>
      </w:r>
    </w:p>
    <w:p w:rsidR="00000000" w:rsidDel="00000000" w:rsidP="00000000" w:rsidRDefault="00000000" w:rsidRPr="00000000" w14:paraId="0000027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7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Зчитуємо номер квитка.</w:t>
      </w:r>
    </w:p>
    <w:p w:rsidR="00000000" w:rsidDel="00000000" w:rsidP="00000000" w:rsidRDefault="00000000" w:rsidRPr="00000000" w14:paraId="0000028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Перебираємо символи номера від першого до останнього.</w:t>
      </w:r>
    </w:p>
    <w:p w:rsidR="00000000" w:rsidDel="00000000" w:rsidP="00000000" w:rsidRDefault="00000000" w:rsidRPr="00000000" w14:paraId="0000028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Цикл завершується, коли зустрічаємо '\0' — кінець рядка.</w:t>
      </w:r>
    </w:p>
    <w:p w:rsidR="00000000" w:rsidDel="00000000" w:rsidP="00000000" w:rsidRDefault="00000000" w:rsidRPr="00000000" w14:paraId="0000028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8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// Перевіряємо, чи поточний символ — '4',</w:t>
      </w:r>
    </w:p>
    <w:p w:rsidR="00000000" w:rsidDel="00000000" w:rsidP="00000000" w:rsidRDefault="00000000" w:rsidRPr="00000000" w14:paraId="0000028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// а наступний символ — '7'.</w:t>
      </w:r>
    </w:p>
    <w:p w:rsidR="00000000" w:rsidDel="00000000" w:rsidP="00000000" w:rsidRDefault="00000000" w:rsidRPr="00000000" w14:paraId="0000028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(n[i]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'4'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n[i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'7'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8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8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8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Якщо послідовність 47 не знайдена, квиток нещасливий.</w:t>
      </w:r>
    </w:p>
    <w:p w:rsidR="00000000" w:rsidDel="00000000" w:rsidP="00000000" w:rsidRDefault="00000000" w:rsidRPr="00000000" w14:paraId="0000028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sz w:val="22"/>
          <w:szCs w:val="22"/>
          <w:rtl w:val="0"/>
        </w:rPr>
        <w:t xml:space="preserve">Посилання на код у пул-реквесті:</w:t>
      </w:r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https://github.com/artificial-intelligence-department/ai_programming_playground_2026/pull/451/changes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sz w:val="28"/>
          <w:szCs w:val="28"/>
          <w:rtl w:val="0"/>
        </w:rPr>
        <w:t xml:space="preserve">Завдання №1 </w:t>
      </w:r>
      <w:r w:rsidDel="00000000" w:rsidR="00000000" w:rsidRPr="00000000">
        <w:rPr>
          <w:rtl w:val="0"/>
        </w:rPr>
        <w:t xml:space="preserve">Practice# programming: Class Practice Task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/>
        <w:drawing>
          <wp:inline distB="114300" distT="114300" distL="114300" distR="114300">
            <wp:extent cx="6120455" cy="55372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14.Виконання програми Аналізатор місячного паролю</w:t>
      </w:r>
    </w:p>
    <w:p w:rsidR="00000000" w:rsidDel="00000000" w:rsidP="00000000" w:rsidRDefault="00000000" w:rsidRPr="00000000" w14:paraId="0000029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Час затрачений на виконання завдання: </w:t>
      </w:r>
      <w:r w:rsidDel="00000000" w:rsidR="00000000" w:rsidRPr="00000000">
        <w:rPr>
          <w:rtl w:val="0"/>
        </w:rPr>
        <w:t xml:space="preserve">3.5</w:t>
      </w:r>
      <w:r w:rsidDel="00000000" w:rsidR="00000000" w:rsidRPr="00000000">
        <w:rPr>
          <w:color w:val="000000"/>
          <w:rtl w:val="0"/>
        </w:rPr>
        <w:t xml:space="preserve"> години</w:t>
      </w:r>
    </w:p>
    <w:p w:rsidR="00000000" w:rsidDel="00000000" w:rsidP="00000000" w:rsidRDefault="00000000" w:rsidRPr="00000000" w14:paraId="0000029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sz w:val="28"/>
          <w:szCs w:val="28"/>
          <w:rtl w:val="0"/>
        </w:rPr>
        <w:t xml:space="preserve">Завдання №2 </w:t>
      </w:r>
      <w:r w:rsidDel="00000000" w:rsidR="00000000" w:rsidRPr="00000000">
        <w:rPr>
          <w:rtl w:val="0"/>
        </w:rPr>
        <w:t xml:space="preserve">Lab# programming: Lab 2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3429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Рис 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.Виконання лабораторної 2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Час затрачений на виконання завдання: </w:t>
      </w:r>
      <w:r w:rsidDel="00000000" w:rsidR="00000000" w:rsidRPr="00000000">
        <w:rPr>
          <w:rtl w:val="0"/>
        </w:rPr>
        <w:t xml:space="preserve">35</w:t>
      </w:r>
      <w:r w:rsidDel="00000000" w:rsidR="00000000" w:rsidRPr="00000000">
        <w:rPr>
          <w:color w:val="000000"/>
          <w:rtl w:val="0"/>
        </w:rPr>
        <w:t xml:space="preserve">хв </w:t>
      </w:r>
    </w:p>
    <w:p w:rsidR="00000000" w:rsidDel="00000000" w:rsidP="00000000" w:rsidRDefault="00000000" w:rsidRPr="00000000" w14:paraId="000002A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sz w:val="28"/>
          <w:szCs w:val="28"/>
          <w:rtl w:val="0"/>
        </w:rPr>
        <w:t xml:space="preserve">Завдання №3 </w:t>
      </w:r>
      <w:r w:rsidDel="00000000" w:rsidR="00000000" w:rsidRPr="00000000">
        <w:rPr>
          <w:rtl w:val="0"/>
        </w:rPr>
        <w:t xml:space="preserve">Lab# programming: Lab 3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/>
        <w:drawing>
          <wp:inline distB="114300" distT="114300" distL="114300" distR="114300">
            <wp:extent cx="1211202" cy="4884737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1202" cy="4884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16. Виконання Лабораторної 3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Час затрачений на виконання завдання: 1 година</w:t>
      </w:r>
    </w:p>
    <w:p w:rsidR="00000000" w:rsidDel="00000000" w:rsidP="00000000" w:rsidRDefault="00000000" w:rsidRPr="00000000" w14:paraId="000002A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Завдання 6: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Practice# programming:  Self Practice Task:</w:t>
      </w:r>
    </w:p>
    <w:p w:rsidR="00000000" w:rsidDel="00000000" w:rsidP="00000000" w:rsidRDefault="00000000" w:rsidRPr="00000000" w14:paraId="000002AE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257550" cy="6096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color w:val="000000"/>
          <w:rtl w:val="0"/>
        </w:rPr>
        <w:tab/>
        <w:tab/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17. Виконання роботи програми складний екзамен</w:t>
      </w:r>
    </w:p>
    <w:p w:rsidR="00000000" w:rsidDel="00000000" w:rsidP="00000000" w:rsidRDefault="00000000" w:rsidRPr="00000000" w14:paraId="000002B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6120455" cy="292100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ind w:left="1416" w:firstLine="707.9999999999998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18. Зарахування задачі системою Алготестеру</w:t>
      </w:r>
    </w:p>
    <w:p w:rsidR="00000000" w:rsidDel="00000000" w:rsidP="00000000" w:rsidRDefault="00000000" w:rsidRPr="00000000" w14:paraId="000002B5">
      <w:pPr>
        <w:ind w:left="1416" w:firstLine="707.9999999999998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0" w:firstLine="0"/>
        <w:rPr/>
      </w:pPr>
      <w:r w:rsidDel="00000000" w:rsidR="00000000" w:rsidRPr="00000000">
        <w:rPr>
          <w:rtl w:val="0"/>
        </w:rPr>
        <w:t xml:space="preserve">Час затрачений на завдання: 20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Кооперація з командою:</w:t>
      </w:r>
    </w:p>
    <w:p w:rsidR="00000000" w:rsidDel="00000000" w:rsidP="00000000" w:rsidRDefault="00000000" w:rsidRPr="00000000" w14:paraId="000002B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Зустріч </w:t>
      </w:r>
      <w:r w:rsidDel="00000000" w:rsidR="00000000" w:rsidRPr="00000000">
        <w:rPr>
          <w:rtl w:val="0"/>
        </w:rPr>
        <w:t xml:space="preserve">19.</w:t>
      </w:r>
      <w:r w:rsidDel="00000000" w:rsidR="00000000" w:rsidRPr="00000000">
        <w:rPr>
          <w:color w:val="000000"/>
          <w:rtl w:val="0"/>
        </w:rPr>
        <w:t xml:space="preserve">10 ,</w:t>
      </w:r>
      <w:r w:rsidDel="00000000" w:rsidR="00000000" w:rsidRPr="00000000">
        <w:rPr>
          <w:rtl w:val="0"/>
        </w:rPr>
        <w:t xml:space="preserve">обговорили деталі епіку, обмінялись думками стосовно виконання завдань.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2BA">
      <w:pPr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6120455" cy="3441700"/>
            <wp:effectExtent b="0" l="0" r="0" t="0"/>
            <wp:docPr id="14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left="708" w:firstLine="708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19. Зустріч з командою</w:t>
      </w:r>
    </w:p>
    <w:p w:rsidR="00000000" w:rsidDel="00000000" w:rsidP="00000000" w:rsidRDefault="00000000" w:rsidRPr="00000000" w14:paraId="000002B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6124575" cy="322007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 b="6730" l="0" r="0" t="12213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220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708"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20. Командна дошка  в Трелло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Висновок:</w:t>
      </w:r>
    </w:p>
    <w:p w:rsidR="00000000" w:rsidDel="00000000" w:rsidP="00000000" w:rsidRDefault="00000000" w:rsidRPr="00000000" w14:paraId="000002C3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Під час виконання третього епіку я здобув фундаментальні знання з роботи з функціями, циклами, одновимірними масивами, методами сортування та змінними-посиланнями. Це допоможе мені надалі ефективніше писати код і краще розуміти алгоритми сортування. Я попрактикувався у використанні всіх трьох типів циклів, а також операторів break і continue. Крім того, ознайомився з поняттям рекурсії та навчився використовувати вбудовані функції з різних бібліотек, зокрема fabs і setprecision. Також закріпив свої навички виведення рекурентних формул.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6.png"/><Relationship Id="rId21" Type="http://schemas.openxmlformats.org/officeDocument/2006/relationships/image" Target="media/image13.png"/><Relationship Id="rId24" Type="http://schemas.openxmlformats.org/officeDocument/2006/relationships/image" Target="media/image8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code.com.ua/urok-15-funktsiyi-i-operator-return/" TargetMode="External"/><Relationship Id="rId26" Type="http://schemas.openxmlformats.org/officeDocument/2006/relationships/image" Target="media/image4.png"/><Relationship Id="rId25" Type="http://schemas.openxmlformats.org/officeDocument/2006/relationships/image" Target="media/image5.png"/><Relationship Id="rId28" Type="http://schemas.openxmlformats.org/officeDocument/2006/relationships/image" Target="media/image10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29" Type="http://schemas.openxmlformats.org/officeDocument/2006/relationships/hyperlink" Target="https://github.com/artificial-intelligence-department/ai_programming_playground_2026/pull/451/changes" TargetMode="External"/><Relationship Id="rId7" Type="http://schemas.openxmlformats.org/officeDocument/2006/relationships/hyperlink" Target="https://acode.com.ua/urok-77-masyvy/" TargetMode="External"/><Relationship Id="rId8" Type="http://schemas.openxmlformats.org/officeDocument/2006/relationships/hyperlink" Target="https://cpp.dp.ua/obrobka-odnovymirnyh-masyviv/" TargetMode="External"/><Relationship Id="rId31" Type="http://schemas.openxmlformats.org/officeDocument/2006/relationships/hyperlink" Target="https://github.com/artificial-intelligence-department/ai_programming_playground_2026/pull/451/changes" TargetMode="External"/><Relationship Id="rId30" Type="http://schemas.openxmlformats.org/officeDocument/2006/relationships/hyperlink" Target="https://github.com/artificial-intelligence-department/ai_programming_playground_2026/pull/451/changes" TargetMode="External"/><Relationship Id="rId11" Type="http://schemas.openxmlformats.org/officeDocument/2006/relationships/image" Target="media/image15.png"/><Relationship Id="rId33" Type="http://schemas.openxmlformats.org/officeDocument/2006/relationships/image" Target="media/image21.png"/><Relationship Id="rId10" Type="http://schemas.openxmlformats.org/officeDocument/2006/relationships/hyperlink" Target="https://acode.com.ua/urok-107-vbudovani-funktsiyi/" TargetMode="External"/><Relationship Id="rId32" Type="http://schemas.openxmlformats.org/officeDocument/2006/relationships/hyperlink" Target="https://github.com/artificial-intelligence-department/ai_programming_playground_2026/pull/451/changes" TargetMode="External"/><Relationship Id="rId13" Type="http://schemas.openxmlformats.org/officeDocument/2006/relationships/image" Target="media/image14.png"/><Relationship Id="rId35" Type="http://schemas.openxmlformats.org/officeDocument/2006/relationships/image" Target="media/image22.png"/><Relationship Id="rId12" Type="http://schemas.openxmlformats.org/officeDocument/2006/relationships/image" Target="media/image20.png"/><Relationship Id="rId34" Type="http://schemas.openxmlformats.org/officeDocument/2006/relationships/image" Target="media/image19.png"/><Relationship Id="rId15" Type="http://schemas.openxmlformats.org/officeDocument/2006/relationships/image" Target="media/image18.png"/><Relationship Id="rId37" Type="http://schemas.openxmlformats.org/officeDocument/2006/relationships/image" Target="media/image7.png"/><Relationship Id="rId14" Type="http://schemas.openxmlformats.org/officeDocument/2006/relationships/image" Target="media/image25.png"/><Relationship Id="rId36" Type="http://schemas.openxmlformats.org/officeDocument/2006/relationships/image" Target="media/image1.png"/><Relationship Id="rId17" Type="http://schemas.openxmlformats.org/officeDocument/2006/relationships/image" Target="media/image23.png"/><Relationship Id="rId39" Type="http://schemas.openxmlformats.org/officeDocument/2006/relationships/image" Target="media/image17.png"/><Relationship Id="rId16" Type="http://schemas.openxmlformats.org/officeDocument/2006/relationships/image" Target="media/image24.png"/><Relationship Id="rId38" Type="http://schemas.openxmlformats.org/officeDocument/2006/relationships/image" Target="media/image26.jpg"/><Relationship Id="rId19" Type="http://schemas.openxmlformats.org/officeDocument/2006/relationships/image" Target="media/image11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