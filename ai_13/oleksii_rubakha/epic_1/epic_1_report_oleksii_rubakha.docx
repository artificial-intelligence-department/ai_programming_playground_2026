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1BEF2846" w14:paraId="410A32CC" wp14:textId="77777777">
      <w:pPr>
        <w:pStyle w:val="Normal"/>
        <w:spacing w:before="0" w:after="86" w:line="240" w:lineRule="auto"/>
        <w:ind w:start="0" w:hanging="0" w:firstLine="720"/>
        <w:jc w:val="center"/>
        <w:rPr>
          <w:rFonts w:ascii="Times New Roman" w:hAnsi="Times New Roman"/>
          <w:sz w:val="28"/>
          <w:szCs w:val="28"/>
        </w:rPr>
      </w:pPr>
      <w:sdt>
        <w:sdtPr>
          <w:tag w:val="goog_rdk_2"/>
          <w:id w:val="-686619100"/>
          <w:placeholder>
            <w:docPart w:val="DefaultPlaceholder_1081868574"/>
          </w:placeholder>
        </w:sdtPr>
        <w:sdtContent>
          <w:r>
            <w:rPr>
              <w:rFonts w:ascii="Times New Roman" w:hAnsi="Times New Roman"/>
              <w:sz w:val="28"/>
              <w:szCs w:val="28"/>
            </w:rPr>
          </w:r>
        </w:sdtContent>
      </w:sdt>
      <w:r w:rsidR="07A99244">
        <w:rPr>
          <w:rFonts w:ascii="Times New Roman" w:hAnsi="Times New Roman" w:eastAsia="Times New Roman" w:cs="Times New Roman"/>
          <w:sz w:val="28"/>
          <w:szCs w:val="28"/>
        </w:rPr>
        <w:t>Міністерство освіти і науки України</w:t>
      </w:r>
    </w:p>
    <w:p xmlns:wp14="http://schemas.microsoft.com/office/word/2010/wordml" w14:paraId="44AF55FA" wp14:textId="6BEC3BE0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sz w:val="28"/>
          <w:szCs w:val="28"/>
        </w:rPr>
        <w:t>Національний університет «Львівська політехніка»</w:t>
      </w:r>
    </w:p>
    <w:p xmlns:wp14="http://schemas.microsoft.com/office/word/2010/wordml" w14:paraId="2F764CD9" wp14:textId="201C3F61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BEF2846" w:rsidR="07A99244">
        <w:rPr>
          <w:rFonts w:ascii="Times New Roman" w:hAnsi="Times New Roman" w:eastAsia="Times New Roman" w:cs="Times New Roman"/>
          <w:sz w:val="28"/>
          <w:szCs w:val="28"/>
        </w:rPr>
        <w:t>Кафедра систем штучного інтелекту</w:t>
      </w:r>
    </w:p>
    <w:p xmlns:wp14="http://schemas.microsoft.com/office/word/2010/wordml" w14:paraId="672A6659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0E95B8C1" wp14:textId="77777777">
      <w:pPr>
        <w:pStyle w:val="normal1"/>
        <w:spacing w:before="0" w:after="86" w:line="240" w:lineRule="auto"/>
        <w:ind w:start="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anchor xmlns:wp14="http://schemas.microsoft.com/office/word/2010/wordprocessingDrawing" distT="0" distB="0" distL="0" distR="0" simplePos="0" relativeHeight="2" behindDoc="0" locked="0" layoutInCell="1" allowOverlap="1" wp14:anchorId="69681CD7" wp14:editId="7777777">
            <wp:simplePos x="0" y="0"/>
            <wp:positionH relativeFrom="column">
              <wp:posOffset>1697990</wp:posOffset>
            </wp:positionH>
            <wp:positionV relativeFrom="paragraph">
              <wp:posOffset>95250</wp:posOffset>
            </wp:positionV>
            <wp:extent cx="2727960" cy="2571750"/>
            <wp:effectExtent l="0" t="0" r="0" b="0"/>
            <wp:wrapNone/>
            <wp:docPr id="1" name="image1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5DAB6C7B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02EB378F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6A05A809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5A39BBE3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41C8F396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14:paraId="72A3D3EC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14:paraId="0D0B940D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14:paraId="0E27B00A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14:paraId="60061E4C" wp14:textId="77777777">
      <w:pPr>
        <w:pStyle w:val="normal1"/>
        <w:tabs>
          <w:tab w:val="clear" w:pos="720"/>
          <w:tab w:val="center" w:leader="none" w:pos="4819"/>
          <w:tab w:val="left" w:leader="none" w:pos="7468"/>
        </w:tabs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14:paraId="44EAFD9C" wp14:textId="77777777">
      <w:pPr>
        <w:pStyle w:val="normal1"/>
        <w:tabs>
          <w:tab w:val="clear" w:pos="720"/>
          <w:tab w:val="center" w:leader="none" w:pos="4819"/>
          <w:tab w:val="left" w:leader="none" w:pos="7468"/>
        </w:tabs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P="580CA496" w14:paraId="158AA3DF" wp14:textId="0912DADD">
      <w:pPr>
        <w:pStyle w:val="normal1"/>
        <w:tabs>
          <w:tab w:val="clear" w:pos="720"/>
          <w:tab w:val="center" w:leader="none" w:pos="4819"/>
          <w:tab w:val="left" w:leader="none" w:pos="7468"/>
        </w:tabs>
        <w:spacing w:before="0" w:after="86" w:line="240" w:lineRule="auto"/>
        <w:ind w:start="0" w:hanging="0"/>
        <w:jc w:val="center"/>
        <w:rPr>
          <w:rFonts w:ascii="Times New Roman" w:hAnsi="Times New Roman"/>
          <w:sz w:val="56"/>
          <w:szCs w:val="56"/>
        </w:rPr>
      </w:pPr>
      <w:r w:rsidRPr="580CA496" w:rsidR="580CA496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Звіт</w:t>
      </w:r>
    </w:p>
    <w:p xmlns:wp14="http://schemas.microsoft.com/office/word/2010/wordml" w14:paraId="0FC57CC7" wp14:textId="624F2397">
      <w:pPr>
        <w:pStyle w:val="normal1"/>
        <w:tabs>
          <w:tab w:val="clear" w:pos="720"/>
          <w:tab w:val="center" w:leader="none" w:pos="4819"/>
          <w:tab w:val="left" w:leader="none" w:pos="7468"/>
        </w:tabs>
        <w:spacing w:before="0" w:after="86" w:line="240" w:lineRule="auto"/>
        <w:ind w:start="0" w:hanging="0"/>
        <w:jc w:val="center"/>
        <w:rPr>
          <w:rFonts w:ascii="Times New Roman" w:hAnsi="Times New Roman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 виконання лабораторних та практичних робіт блоку № 1</w:t>
      </w:r>
    </w:p>
    <w:p xmlns:wp14="http://schemas.microsoft.com/office/word/2010/wordml" w14:paraId="6240BF88" wp14:textId="484D5CF1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xmlns:wp14="http://schemas.microsoft.com/office/word/2010/wordml" w14:paraId="1CB7F976" wp14:textId="2A32050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з дисципліни: </w:t>
      </w:r>
      <w:r w:rsidRPr="580CA496" w:rsidR="580CA496">
        <w:rPr>
          <w:rFonts w:ascii="Times New Roman" w:hAnsi="Times New Roman" w:eastAsia="Times New Roman" w:cs="Times New Roman"/>
          <w:sz w:val="28"/>
          <w:szCs w:val="28"/>
        </w:rPr>
        <w:t>«Основи програмування»</w:t>
      </w:r>
    </w:p>
    <w:p xmlns:wp14="http://schemas.microsoft.com/office/word/2010/wordml" w14:paraId="694758BC" wp14:textId="499D1788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sz w:val="28"/>
          <w:szCs w:val="28"/>
        </w:rPr>
        <w:t>до:</w:t>
      </w:r>
    </w:p>
    <w:p xmlns:wp14="http://schemas.microsoft.com/office/word/2010/wordml" w14:paraId="10E47794" wp14:textId="1192988A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sz w:val="28"/>
          <w:szCs w:val="28"/>
        </w:rPr>
        <w:t>Практичних Робіт до блоку № 1</w:t>
      </w:r>
    </w:p>
    <w:p xmlns:wp14="http://schemas.microsoft.com/office/word/2010/wordml" w14:paraId="4B94D5A5" wp14:textId="77777777">
      <w:pPr>
        <w:pStyle w:val="normal1"/>
        <w:spacing w:before="0" w:after="86" w:line="240" w:lineRule="auto"/>
        <w:ind w:start="0" w:hanging="0"/>
        <w:jc w:val="center"/>
        <w:rPr>
          <w:rFonts w:ascii="Times New Roman" w:hAnsi="Times New Roman" w:eastAsia="Times New Roman" w:cs="Times New Roman"/>
          <w:b w:val="1"/>
          <w:bCs w:val="1"/>
          <w:smallCaps w:val="1"/>
          <w:sz w:val="28"/>
          <w:szCs w:val="28"/>
        </w:rPr>
      </w:pPr>
    </w:p>
    <w:p xmlns:wp14="http://schemas.microsoft.com/office/word/2010/wordml" w14:paraId="3DEEC669" wp14:textId="77777777">
      <w:pPr>
        <w:pStyle w:val="normal1"/>
        <w:spacing w:before="0" w:after="86" w:line="240" w:lineRule="auto"/>
        <w:ind w:start="0" w:hanging="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80CA496" w14:paraId="3656B9AB" wp14:textId="77777777">
      <w:pPr>
        <w:pStyle w:val="normal1"/>
        <w:spacing w:before="0" w:after="86" w:line="240" w:lineRule="auto"/>
        <w:ind w:start="0" w:hanging="0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P="580CA496" w14:paraId="743B8BC0" wp14:textId="77777777">
      <w:pPr>
        <w:pStyle w:val="normal1"/>
        <w:spacing w:before="0" w:after="86" w:line="240" w:lineRule="auto"/>
        <w:ind w:start="0" w:hanging="0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Виконав:</w:t>
      </w:r>
    </w:p>
    <w:p xmlns:wp14="http://schemas.microsoft.com/office/word/2010/wordml" w:rsidP="580CA496" w14:paraId="0AF41139" wp14:textId="77777777">
      <w:pPr>
        <w:pStyle w:val="normal1"/>
        <w:spacing w:before="0" w:after="86" w:line="240" w:lineRule="auto"/>
        <w:ind w:start="0" w:hanging="0"/>
        <w:jc w:val="right"/>
        <w:rPr>
          <w:rFonts w:ascii="Times New Roman" w:hAnsi="Times New Roman"/>
          <w:sz w:val="28"/>
          <w:szCs w:val="28"/>
        </w:rPr>
      </w:pPr>
      <w:r w:rsidRPr="580CA496" w:rsidR="580CA49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Pr="580CA496" w:rsidR="580CA496">
        <w:rPr>
          <w:rFonts w:ascii="Times New Roman" w:hAnsi="Times New Roman" w:eastAsia="Times New Roman" w:cs="Times New Roman"/>
          <w:sz w:val="28"/>
          <w:szCs w:val="28"/>
        </w:rPr>
        <w:t>Студент групи ШІ-</w:t>
      </w:r>
      <w:r w:rsidRPr="580CA496" w:rsidR="580CA496">
        <w:rPr>
          <w:rFonts w:ascii="Times New Roman" w:hAnsi="Times New Roman" w:eastAsia="Times New Roman" w:cs="Times New Roman"/>
          <w:sz w:val="28"/>
          <w:szCs w:val="28"/>
          <w:lang w:val="ru-RU"/>
        </w:rPr>
        <w:t>13</w:t>
      </w:r>
    </w:p>
    <w:p xmlns:wp14="http://schemas.microsoft.com/office/word/2010/wordml" w:rsidP="580CA496" w14:paraId="1D12AD38" wp14:textId="77777777">
      <w:pPr>
        <w:pStyle w:val="normal1"/>
        <w:spacing w:before="0" w:after="86" w:line="240" w:lineRule="auto"/>
        <w:ind w:start="0" w:hanging="0"/>
        <w:jc w:val="right"/>
        <w:rPr>
          <w:rFonts w:ascii="Times New Roman" w:hAnsi="Times New Roman"/>
          <w:sz w:val="28"/>
          <w:szCs w:val="28"/>
          <w:lang w:val="ru-RU"/>
        </w:rPr>
      </w:pPr>
      <w:r w:rsidRPr="580CA496" w:rsidR="580CA496">
        <w:rPr>
          <w:rFonts w:ascii="Times New Roman" w:hAnsi="Times New Roman" w:eastAsia="Times New Roman" w:cs="Times New Roman"/>
          <w:sz w:val="28"/>
          <w:szCs w:val="28"/>
          <w:lang w:val="ru-RU"/>
        </w:rPr>
        <w:t>Рубаха Олексій Олександрович</w:t>
      </w:r>
      <w:r>
        <w:br w:type="page"/>
      </w:r>
    </w:p>
    <w:p xmlns:wp14="http://schemas.microsoft.com/office/word/2010/wordml" w14:paraId="45FB0818" wp14:textId="77777777">
      <w:pPr>
        <w:pStyle w:val="Heading1"/>
        <w:spacing w:before="0" w:after="0"/>
        <w:rPr>
          <w:del w:author="Андрій Сачковський" w:date="2026-09-11T19:22:16Z" w:id="0"/>
          <w:rFonts w:ascii="Times New Roman" w:hAnsi="Times New Roman"/>
          <w:sz w:val="28"/>
          <w:szCs w:val="28"/>
        </w:rPr>
      </w:pPr>
      <w:sdt>
        <w:sdtPr>
          <w:tag w:val="goog_rdk_4"/>
          <w:id w:val="1242418946"/>
        </w:sdtPr>
        <w:sdtContent>
          <w:r>
            <w:rPr>
              <w:rFonts w:ascii="Times New Roman" w:hAnsi="Times New Roman"/>
              <w:sz w:val="28"/>
              <w:szCs w:val="28"/>
            </w:rPr>
          </w:r>
          <w:r>
            <w:rPr>
              <w:rFonts w:ascii="Times New Roman" w:hAnsi="Times New Roman"/>
              <w:sz w:val="28"/>
              <w:szCs w:val="28"/>
            </w:rPr>
          </w:r>
        </w:sdtContent>
      </w:sdt>
    </w:p>
    <w:p xmlns:wp14="http://schemas.microsoft.com/office/word/2010/wordml" w14:paraId="049F31CB" wp14:textId="77777777">
      <w:pPr>
        <w:pStyle w:val="Heading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xmlns:wp14="http://schemas.microsoft.com/office/word/2010/wordml" w:rsidP="1BEF2846" w14:paraId="6B710DC7" wp14:textId="77777777">
      <w:pPr>
        <w:pStyle w:val="Heading1"/>
        <w:spacing w:after="120" w:afterAutospacing="off"/>
        <w:rPr>
          <w:rFonts w:ascii="Times New Roman" w:hAnsi="Times New Roman"/>
          <w:sz w:val="24"/>
          <w:szCs w:val="24"/>
        </w:rPr>
      </w:pP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Тема роботи: </w:t>
      </w: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P="1BEF2846" w14:paraId="0ABFAB42" wp14:textId="77777777">
      <w:pPr>
        <w:pStyle w:val="normal1"/>
        <w:spacing w:before="0" w:after="120" w:afterAutospacing="off" w:line="276" w:lineRule="auto"/>
        <w:jc w:val="both"/>
        <w:rPr>
          <w:rFonts w:ascii="Times New Roman" w:hAnsi="Times New Roman"/>
          <w:i w:val="0"/>
          <w:iCs w:val="0"/>
          <w:sz w:val="24"/>
          <w:szCs w:val="24"/>
          <w:shd w:val="clear" w:fill="auto"/>
        </w:rPr>
      </w:pPr>
      <w:r w:rsidRPr="1BEF2846" w:rsidR="1BEF2846">
        <w:rPr>
          <w:rFonts w:ascii="Times New Roman" w:hAnsi="Times New Roman" w:eastAsia="Times New Roman" w:cs="Times New Roman"/>
          <w:i w:val="0"/>
          <w:iCs w:val="0"/>
          <w:sz w:val="24"/>
          <w:szCs w:val="24"/>
          <w:shd w:val="clear" w:fill="auto"/>
        </w:rPr>
        <w:t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w:rsidR="580CA496" w:rsidP="1BEF2846" w:rsidRDefault="580CA496" w14:paraId="155EC02C" w14:textId="6E26455B">
      <w:pPr>
        <w:pStyle w:val="Heading1"/>
        <w:spacing w:after="120" w:afterAutospacing="off"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Мета роботи:</w:t>
      </w:r>
      <w:r w:rsidRPr="1BEF2846" w:rsidR="07A992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P="1BEF2846" w14:paraId="31CF93DE" wp14:textId="77777777">
      <w:pPr>
        <w:pStyle w:val="normal1"/>
        <w:spacing w:before="0" w:after="120" w:afterAutospacing="off" w:line="240" w:lineRule="auto"/>
        <w:jc w:val="both"/>
        <w:rPr>
          <w:rFonts w:ascii="Times New Roman" w:hAnsi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:rsidR="657A9DA6" w:rsidP="580CA496" w:rsidRDefault="657A9DA6" w14:paraId="4C3556FB" w14:textId="1D4DDD61">
      <w:pPr>
        <w:pStyle w:val="normal1"/>
        <w:spacing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uk-UA"/>
        </w:rPr>
      </w:pPr>
      <w:r w:rsidRPr="580CA496" w:rsidR="657A9DA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uk"/>
        </w:rPr>
        <w:t>Теоретичні відомості:</w:t>
      </w:r>
    </w:p>
    <w:p w:rsidR="657A9DA6" w:rsidP="1BEF2846" w:rsidRDefault="657A9DA6" w14:paraId="4F19E541" w14:textId="30D19C09">
      <w:pPr>
        <w:pStyle w:val="ListParagraph"/>
        <w:numPr>
          <w:ilvl w:val="0"/>
          <w:numId w:val="7"/>
        </w:numPr>
        <w:spacing w:after="0" w:afterAutospacing="off" w:line="276" w:lineRule="auto"/>
        <w:ind w:left="92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393D41D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Теоретичні відомості з переліком важливих тем:</w:t>
      </w:r>
    </w:p>
    <w:p xmlns:wp14="http://schemas.microsoft.com/office/word/2010/wordml" w:rsidP="1BEF2846" w14:paraId="4A04C0F4" wp14:textId="77777777">
      <w:pPr>
        <w:pStyle w:val="normal1"/>
        <w:spacing w:before="0" w:after="29"/>
        <w:ind w:left="567" w:start="72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-    Тема №1: Основні поняття мови с/c++. </w:t>
      </w:r>
    </w:p>
    <w:p xmlns:wp14="http://schemas.microsoft.com/office/word/2010/wordml" w:rsidP="1BEF2846" w14:paraId="130BAD6D" wp14:textId="77777777">
      <w:pPr>
        <w:pStyle w:val="normal1"/>
        <w:spacing w:before="0" w:after="29"/>
        <w:ind w:left="567" w:start="72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-    Тема №2: Середовище розробки Visual Studio Code.</w:t>
      </w:r>
    </w:p>
    <w:p xmlns:wp14="http://schemas.microsoft.com/office/word/2010/wordml" w:rsidP="1BEF2846" w14:paraId="63DB241F" wp14:textId="77777777">
      <w:pPr>
        <w:pStyle w:val="normal1"/>
        <w:spacing w:before="0" w:after="29"/>
        <w:ind w:left="567" w:start="72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-   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Тема №3: Системи числення.</w:t>
      </w:r>
    </w:p>
    <w:p xmlns:wp14="http://schemas.microsoft.com/office/word/2010/wordml" w:rsidP="1BEF2846" w14:paraId="26F56992" wp14:textId="77777777">
      <w:pPr>
        <w:pStyle w:val="normal1"/>
        <w:spacing w:before="0" w:after="29"/>
        <w:ind w:left="567" w:start="72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-    Тема №4: FlowCharts та Draw.io.</w:t>
      </w:r>
    </w:p>
    <w:p xmlns:wp14="http://schemas.microsoft.com/office/word/2010/wordml" w:rsidP="1BEF2846" w14:paraId="0A0760C1" wp14:textId="77777777">
      <w:pPr>
        <w:pStyle w:val="normal1"/>
        <w:spacing w:before="0" w:after="29"/>
        <w:ind w:left="567" w:start="72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-    Тема №5: Git та Github.</w:t>
      </w:r>
    </w:p>
    <w:p xmlns:wp14="http://schemas.microsoft.com/office/word/2010/wordml" w:rsidP="1BEF2846" w14:paraId="634258FE" wp14:textId="77777777">
      <w:pPr>
        <w:pStyle w:val="normal1"/>
        <w:spacing w:before="0" w:after="29"/>
        <w:ind w:left="567" w:start="72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-    Тема №6: Algotester.</w:t>
      </w:r>
    </w:p>
    <w:p xmlns:wp14="http://schemas.microsoft.com/office/word/2010/wordml" w:rsidP="1BEF2846" w14:paraId="58BEC8F2" wp14:textId="77777777">
      <w:pPr>
        <w:pStyle w:val="normal1"/>
        <w:spacing w:before="0" w:after="29"/>
        <w:ind w:left="567" w:start="72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-    Тема №7: Trello.</w:t>
      </w:r>
    </w:p>
    <w:p xmlns:wp14="http://schemas.microsoft.com/office/word/2010/wordml" w:rsidP="1BEF2846" w14:paraId="53128261" wp14:textId="73E5ECC1">
      <w:pPr>
        <w:pStyle w:val="normal1"/>
        <w:spacing w:before="0" w:after="29"/>
        <w:ind w:left="567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-    Тема №8: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Linux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Console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Commands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80CA496" w:rsidP="1BEF2846" w:rsidRDefault="580CA496" w14:paraId="3973E12E" w14:textId="4B5B89F4">
      <w:pPr>
        <w:pStyle w:val="normal1"/>
        <w:spacing w:before="0" w:after="29"/>
        <w:ind w:left="720" w:hanging="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BEF2846" w14:paraId="6BF7D60B" wp14:textId="77777777">
      <w:pPr>
        <w:pStyle w:val="normal1"/>
        <w:spacing w:before="0" w:after="0" w:line="240" w:lineRule="auto"/>
        <w:ind w:start="0" w:hanging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 xml:space="preserve">    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>2)Індивідуальний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 xml:space="preserve"> план опрацювання теорії:</w:t>
      </w:r>
      <w:sdt>
        <w:sdtPr>
          <w:tag w:val="goog_rdk_7"/>
          <w:id w:val="116418318"/>
          <w:text/>
          <w:placeholder>
            <w:docPart w:val="DefaultPlaceholder_1081868574"/>
          </w:placeholder>
          <w:rPr>
            <w:rFonts w:ascii="Times New Roman" w:hAnsi="Times New Roman" w:eastAsia="Times New Roman" w:cs="Times New Roman"/>
            <w:sz w:val="24"/>
            <w:szCs w:val="24"/>
          </w:rPr>
        </w:sdtPr>
        <w:sdtContent>
          <w:r>
            <w:rPr>
              <w:rFonts w:ascii="Times New Roman" w:hAnsi="Times New Roman" w:eastAsia="Times New Roman" w:cs="Times New Roman"/>
              <w:sz w:val="28"/>
              <w:szCs w:val="28"/>
              <w:shd w:val="clear" w:fill="auto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sdtContent>
        <w:sdtEndPr>
          <w:rPr>
            <w:rFonts w:ascii="Times New Roman" w:hAnsi="Times New Roman" w:eastAsia="Times New Roman" w:cs="Times New Roman"/>
            <w:sz w:val="24"/>
            <w:szCs w:val="24"/>
          </w:rPr>
        </w:sdtEndPr>
      </w:sdt>
    </w:p>
    <w:p xmlns:wp14="http://schemas.microsoft.com/office/word/2010/wordml" w:rsidP="1BEF2846" w14:paraId="3C6148E4" wp14:textId="77777777">
      <w:pPr>
        <w:pStyle w:val="normal1"/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pacing w:before="0" w:after="0" w:line="240" w:lineRule="auto"/>
        <w:ind w:left="927" w:start="360" w:end="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Тема №1: Основні поняття мови C/C++</w:t>
      </w:r>
    </w:p>
    <w:p xmlns:wp14="http://schemas.microsoft.com/office/word/2010/wordml" w:rsidP="1BEF2846" w14:paraId="78A0AAC9" wp14:textId="77777777">
      <w:pPr>
        <w:pStyle w:val="normal1"/>
        <w:keepNext w:val="0"/>
        <w:keepLines w:val="0"/>
        <w:pageBreakBefore w:val="0"/>
        <w:widowControl w:val="1"/>
        <w:numPr>
          <w:ilvl w:val="1"/>
          <w:numId w:val="5"/>
        </w:numPr>
        <w:shd w:val="clear" w:color="auto" w:fill="auto"/>
        <w:spacing w:before="0" w:after="0" w:line="240" w:lineRule="auto"/>
        <w:ind w:left="1494" w:start="1440" w:end="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Джерела Інформації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P="1BEF2846" w14:paraId="2B9B6B75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Книга «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>Вивчаємо C++ через програмування ігор» Майкл Доусон</w:t>
      </w:r>
    </w:p>
    <w:p xmlns:wp14="http://schemas.microsoft.com/office/word/2010/wordml" w:rsidP="1BEF2846" w14:paraId="48B21AD0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Книга «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>C++ Primer Plus (Developer's Library) 6th Edition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»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 xml:space="preserve">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>Stephen Prata</w:t>
      </w:r>
    </w:p>
    <w:p xmlns:wp14="http://schemas.microsoft.com/office/word/2010/wordml" w:rsidP="1BEF2846" w14:paraId="23EEF2D9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HYPERLINK "https://youtube.com/playlist?list=PLiPRE8VmJzOpn6PzYf0higmCEyGzo2A5g&amp;si=VkeN6JIEixYWFk1x"</w:instrText>
      </w:r>
      <w:r>
        <w:fldChar w:fldCharType="separate"/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Плейл</w:t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і</w:t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 xml:space="preserve">ст від Блогана по </w:t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 xml:space="preserve">C++ </w:t>
      </w:r>
      <w:r>
        <w:fldChar w:fldCharType="end"/>
      </w:r>
    </w:p>
    <w:p xmlns:wp14="http://schemas.microsoft.com/office/word/2010/wordml" w:rsidP="1BEF2846" w14:paraId="62486C05" wp14:textId="77777777">
      <w:pPr>
        <w:pStyle w:val="normal1"/>
        <w:spacing w:before="0" w:after="0" w:line="240" w:lineRule="auto"/>
        <w:ind w:start="2160" w:hanging="0"/>
        <w:rPr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</w:pPr>
    </w:p>
    <w:p xmlns:wp14="http://schemas.microsoft.com/office/word/2010/wordml" w:rsidP="1BEF2846" w14:paraId="0E8817A0" wp14:textId="77777777">
      <w:pPr>
        <w:pStyle w:val="normal1"/>
        <w:numPr>
          <w:ilvl w:val="1"/>
          <w:numId w:val="5"/>
        </w:numPr>
        <w:spacing w:before="0" w:beforeAutospacing="off" w:after="0" w:afterAutospacing="off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P="1BEF2846" w14:paraId="6130C81E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Ознайомлений з тим, як писати код програми на мові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C++,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>з змінними та їх використанням, з типами даних, основними бібліотеками та поняттям алгоритму.</w:t>
      </w:r>
    </w:p>
    <w:p xmlns:wp14="http://schemas.microsoft.com/office/word/2010/wordml" w:rsidP="1BEF2846" w14:paraId="2DA44476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FFF2CC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Опрацьовував одночасно дві книги та ютуб матеріал, аби краще опанувати матеріал та засвоїти усю інформацію.</w:t>
      </w:r>
    </w:p>
    <w:p xmlns:wp14="http://schemas.microsoft.com/office/word/2010/wordml" w:rsidP="580CA496" w14:paraId="4101652C" wp14:textId="77777777">
      <w:pPr>
        <w:pStyle w:val="normal1"/>
        <w:spacing w:before="0" w:after="0" w:line="240" w:lineRule="auto"/>
        <w:ind w:start="2160" w:hanging="0"/>
        <w:rPr>
          <w:rFonts w:ascii="Times New Roman" w:hAnsi="Times New Roman" w:eastAsia="Times New Roman" w:cs="Times New Roman"/>
          <w:sz w:val="28"/>
          <w:szCs w:val="28"/>
          <w:shd w:val="clear" w:fill="FFF2CC"/>
        </w:rPr>
      </w:pPr>
    </w:p>
    <w:p xmlns:wp14="http://schemas.microsoft.com/office/word/2010/wordml" w:rsidP="1BEF2846" w14:paraId="0874AE1A" wp14:textId="77777777">
      <w:pPr>
        <w:pStyle w:val="normal1"/>
        <w:keepNext w:val="0"/>
        <w:keepLines w:val="0"/>
        <w:pageBreakBefore w:val="0"/>
        <w:widowControl w:val="1"/>
        <w:numPr>
          <w:ilvl w:val="1"/>
          <w:numId w:val="5"/>
        </w:numPr>
        <w:shd w:val="clear" w:color="auto" w:fill="auto"/>
        <w:spacing w:before="0" w:after="0" w:line="240" w:lineRule="auto"/>
        <w:ind w:left="1494" w:start="1440" w:end="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Статус: </w:t>
      </w: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Ознайомлений</w:t>
      </w:r>
    </w:p>
    <w:p xmlns:wp14="http://schemas.microsoft.com/office/word/2010/wordml" w:rsidP="1BEF2846" w14:paraId="3D072E95" wp14:textId="77777777">
      <w:pPr>
        <w:pStyle w:val="normal1"/>
        <w:keepNext w:val="0"/>
        <w:keepLines w:val="0"/>
        <w:pageBreakBefore w:val="0"/>
        <w:widowControl w:val="1"/>
        <w:numPr>
          <w:ilvl w:val="1"/>
          <w:numId w:val="5"/>
        </w:numPr>
        <w:shd w:val="clear" w:color="auto" w:fill="auto"/>
        <w:spacing w:before="0" w:after="0" w:line="240" w:lineRule="auto"/>
        <w:ind w:left="1494" w:start="1440" w:end="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Початок опрацювання теми: </w:t>
      </w: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08.09.26</w:t>
      </w:r>
    </w:p>
    <w:p xmlns:wp14="http://schemas.microsoft.com/office/word/2010/wordml" w:rsidP="1BEF2846" w14:paraId="46FC6194" wp14:textId="77777777">
      <w:pPr>
        <w:pStyle w:val="normal1"/>
        <w:keepNext w:val="0"/>
        <w:keepLines w:val="0"/>
        <w:pageBreakBefore w:val="0"/>
        <w:widowControl w:val="1"/>
        <w:numPr>
          <w:ilvl w:val="1"/>
          <w:numId w:val="5"/>
        </w:numPr>
        <w:shd w:val="clear" w:color="auto" w:fill="auto"/>
        <w:spacing w:before="0" w:after="0" w:line="240" w:lineRule="auto"/>
        <w:ind w:left="1494" w:start="1440" w:end="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Звершення опрацювання теми: </w:t>
      </w:r>
      <w:r w:rsidRPr="1BEF2846" w:rsidR="07A99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12.09.26</w:t>
      </w:r>
    </w:p>
    <w:p xmlns:wp14="http://schemas.microsoft.com/office/word/2010/wordml" w:rsidP="1BEF2846" w14:paraId="1D9ED8D3" wp14:textId="7D3A0EF6">
      <w:pPr>
        <w:pStyle w:val="normal1"/>
        <w:numPr>
          <w:ilvl w:val="0"/>
          <w:numId w:val="11"/>
        </w:numPr>
        <w:spacing w:before="0" w:after="0" w:line="240" w:lineRule="auto"/>
        <w:ind w:left="927" w:start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Тема №2: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Середовище розробки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Visual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Studio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Code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>WSL</w:t>
      </w:r>
    </w:p>
    <w:p xmlns:wp14="http://schemas.microsoft.com/office/word/2010/wordml" w:rsidP="1BEF2846" w14:paraId="180A16D8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P="1BEF2846" w14:paraId="20582D30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HYPERLINK "https://youtube.com/playlist?list=PLiPRE8VmJzOpn6PzYf0higmCEyGzo2A5g&amp;si=VkeN6JIEixYWFk1x"</w:instrText>
      </w:r>
      <w:r>
        <w:fldChar w:fldCharType="separate"/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Плейл</w:t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і</w:t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 xml:space="preserve">ст від Блогана по </w:t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 xml:space="preserve">C++ </w:t>
      </w:r>
      <w:r>
        <w:fldChar w:fldCharType="end"/>
      </w:r>
    </w:p>
    <w:p xmlns:wp14="http://schemas.microsoft.com/office/word/2010/wordml" w:rsidP="1BEF2846" w14:paraId="74B4AD25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</w:pPr>
      <w:r>
        <w:fldChar w:fldCharType="begin"/>
      </w:r>
      <w:r>
        <w:instrText xml:space="preserve">HYPERLINK "https://drive.google.com/drive/folders/1r1N049SAgcTsKFqKpdQpL8QRzhYyrQ8n?usp=sharing"</w:instrText>
      </w:r>
      <w:r>
        <w:fldChar w:fldCharType="separate"/>
      </w:r>
      <w:r w:rsidRPr="1BEF2846" w:rsidR="07A99244">
        <w:rPr>
          <w:rStyle w:val="Hyperlink"/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Інструкція з налаштування середовища в гугл діску від університету</w:t>
      </w:r>
      <w:r>
        <w:fldChar w:fldCharType="end"/>
      </w:r>
    </w:p>
    <w:p xmlns:wp14="http://schemas.microsoft.com/office/word/2010/wordml" w:rsidP="1BEF2846" w14:paraId="4B99056E" wp14:textId="77777777">
      <w:pPr>
        <w:pStyle w:val="normal1"/>
        <w:spacing w:before="0" w:after="0" w:line="240" w:lineRule="auto"/>
        <w:ind w:left="0" w:start="2160" w:hanging="0"/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</w:pPr>
    </w:p>
    <w:p xmlns:wp14="http://schemas.microsoft.com/office/word/2010/wordml" w:rsidP="1BEF2846" w14:paraId="03BEDA21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P="1BEF2846" w14:paraId="3A080388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>Інстал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ьовано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>VS Code</w:t>
      </w:r>
    </w:p>
    <w:p xmlns:wp14="http://schemas.microsoft.com/office/word/2010/wordml" w:rsidP="1BEF2846" w14:paraId="2CCE6EAC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Інстальовано розширення для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C++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>WSL</w:t>
      </w:r>
    </w:p>
    <w:p xmlns:wp14="http://schemas.microsoft.com/office/word/2010/wordml" w:rsidP="1BEF2846" w14:paraId="51B240A8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Інстальовано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WSL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>Ubuntu 26.04</w:t>
      </w:r>
    </w:p>
    <w:p xmlns:wp14="http://schemas.microsoft.com/office/word/2010/wordml" w:rsidP="1BEF2846" w14:paraId="56C13F85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Інстальовано компілятор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>g++</w:t>
      </w:r>
    </w:p>
    <w:p xmlns:wp14="http://schemas.microsoft.com/office/word/2010/wordml" w:rsidP="1BEF2846" w14:paraId="1299C43A" wp14:textId="77777777">
      <w:pPr>
        <w:pStyle w:val="normal1"/>
        <w:spacing w:before="0" w:after="0" w:line="240" w:lineRule="auto"/>
        <w:ind w:left="0" w:start="0" w:hanging="0"/>
        <w:rPr>
          <w:rFonts w:ascii="Times New Roman" w:hAnsi="Times New Roman" w:eastAsia="Times New Roman" w:cs="Times New Roman"/>
          <w:sz w:val="24"/>
          <w:szCs w:val="24"/>
          <w:shd w:val="clear" w:fill="FFF2CC"/>
        </w:rPr>
      </w:pPr>
    </w:p>
    <w:p xmlns:wp14="http://schemas.microsoft.com/office/word/2010/wordml" w:rsidP="1BEF2846" w14:paraId="591630FD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Ознайомлений</w:t>
      </w:r>
    </w:p>
    <w:p xmlns:wp14="http://schemas.microsoft.com/office/word/2010/wordml" w:rsidP="1BEF2846" w14:paraId="47592C89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>10.09.26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BEF2846" w14:paraId="19A4FF4D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>10.09.26</w:t>
      </w:r>
    </w:p>
    <w:p xmlns:wp14="http://schemas.microsoft.com/office/word/2010/wordml" w:rsidP="1BEF2846" w14:paraId="649BD926" wp14:textId="0C9AA0B5">
      <w:pPr>
        <w:pStyle w:val="normal1"/>
        <w:numPr>
          <w:ilvl w:val="0"/>
          <w:numId w:val="12"/>
        </w:numPr>
        <w:spacing w:before="0" w:after="0" w:line="240" w:lineRule="auto"/>
        <w:ind w:left="927" w:start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>3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Системи числення</w:t>
      </w:r>
    </w:p>
    <w:p xmlns:wp14="http://schemas.microsoft.com/office/word/2010/wordml" w:rsidP="1BEF2846" w14:paraId="32EC3286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P="1BEF2846" w14:paraId="35031513" wp14:textId="77777777">
      <w:pPr>
        <w:pStyle w:val="normal1"/>
        <w:numPr>
          <w:ilvl w:val="2"/>
          <w:numId w:val="5"/>
        </w:numPr>
        <w:spacing w:before="0" w:after="0" w:line="240" w:lineRule="auto"/>
        <w:ind w:left="2061" w:star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Лекції О. Пшеничного </w:t>
      </w:r>
    </w:p>
    <w:p xmlns:wp14="http://schemas.microsoft.com/office/word/2010/wordml" w:rsidP="1BEF2846" w14:paraId="786B5D45" wp14:textId="77777777">
      <w:pPr>
        <w:pStyle w:val="normal1"/>
        <w:numPr>
          <w:ilvl w:val="2"/>
          <w:numId w:val="5"/>
        </w:numPr>
        <w:spacing w:line="240" w:lineRule="auto"/>
        <w:ind w:left="2061" w:star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Практичні заняття</w:t>
      </w:r>
    </w:p>
    <w:p xmlns:wp14="http://schemas.microsoft.com/office/word/2010/wordml" w:rsidP="1BEF2846" w14:paraId="50E347F7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P="1BEF2846" w14:paraId="0002F5B1" wp14:textId="77777777">
      <w:pPr>
        <w:pStyle w:val="normal1"/>
        <w:numPr>
          <w:ilvl w:val="2"/>
          <w:numId w:val="5"/>
        </w:numPr>
        <w:spacing w:after="0" w:afterAutospacing="off" w:line="240" w:lineRule="auto"/>
        <w:ind w:left="2061" w:start="2160" w:hanging="360"/>
        <w:jc w:val="both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переведення чисел в десятковій системі числення в двійкову, вісімкову, шістнадцяткову і навпаки</w:t>
      </w:r>
    </w:p>
    <w:p xmlns:wp14="http://schemas.microsoft.com/office/word/2010/wordml" w:rsidP="1BEF2846" w14:paraId="5B0B6D05" wp14:textId="77777777">
      <w:pPr>
        <w:pStyle w:val="normal1"/>
        <w:numPr>
          <w:ilvl w:val="2"/>
          <w:numId w:val="5"/>
        </w:numPr>
        <w:spacing w:after="0" w:afterAutospacing="off" w:line="240" w:lineRule="auto"/>
        <w:ind w:left="2061" w:star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виконання арифметичних операцій з числами в різних системах числення</w:t>
      </w:r>
    </w:p>
    <w:p xmlns:wp14="http://schemas.microsoft.com/office/word/2010/wordml" w:rsidP="1BEF2846" w14:paraId="5D0FD3E1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Ознайомлений</w:t>
      </w:r>
    </w:p>
    <w:p xmlns:wp14="http://schemas.microsoft.com/office/word/2010/wordml" w:rsidP="1BEF2846" w14:paraId="55A8F8B9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>12.09.26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xmlns:wp14="http://schemas.microsoft.com/office/word/2010/wordml" w:rsidP="1BEF2846" w14:paraId="16F6237F" wp14:textId="77777777">
      <w:pPr>
        <w:pStyle w:val="normal1"/>
        <w:numPr>
          <w:ilvl w:val="1"/>
          <w:numId w:val="5"/>
        </w:numPr>
        <w:spacing w:before="0" w:after="0" w:line="240" w:lineRule="auto"/>
        <w:ind w:left="1494" w:star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shd w:val="clear" w:fill="auto"/>
          <w:lang w:val="en-US"/>
        </w:rPr>
        <w:t>12.09.26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BEF2846" w14:paraId="29D6B04F" wp14:textId="6705F998">
      <w:pPr>
        <w:pStyle w:val="normal1"/>
        <w:numPr>
          <w:ilvl w:val="0"/>
          <w:numId w:val="13"/>
        </w:numPr>
        <w:spacing w:before="0" w:after="0" w:line="240" w:lineRule="auto"/>
        <w:ind w:left="927" w:star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Тема №4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>FlowCharts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 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  <w:lang w:val="en-US"/>
        </w:rPr>
        <w:t>Draw.io</w:t>
      </w:r>
    </w:p>
    <w:p xmlns:wp14="http://schemas.microsoft.com/office/word/2010/wordml" w:rsidP="1BEF2846" w14:paraId="5934148C" wp14:textId="224D96CC">
      <w:pPr>
        <w:pStyle w:val="ListParagraph"/>
        <w:numPr>
          <w:ilvl w:val="1"/>
          <w:numId w:val="14"/>
        </w:numPr>
        <w:spacing w:before="0" w:after="0" w:line="240" w:lineRule="auto"/>
        <w:ind w:left="1494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Джерела Інформації:</w:t>
      </w:r>
    </w:p>
    <w:p xmlns:wp14="http://schemas.microsoft.com/office/word/2010/wordml" w:rsidP="1BEF2846" w14:paraId="2FB178BD" wp14:textId="58E0B4E6">
      <w:pPr>
        <w:pStyle w:val="ListParagraph"/>
        <w:numPr>
          <w:ilvl w:val="2"/>
          <w:numId w:val="14"/>
        </w:numPr>
        <w:spacing w:before="0" w:after="0" w:line="240" w:lineRule="auto"/>
        <w:ind w:left="2061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Практичні заняття. </w:t>
      </w:r>
    </w:p>
    <w:p xmlns:wp14="http://schemas.microsoft.com/office/word/2010/wordml" w:rsidP="1BEF2846" w14:paraId="44D45B55" wp14:textId="64BC8400">
      <w:pPr>
        <w:pStyle w:val="ListParagraph"/>
        <w:numPr>
          <w:ilvl w:val="2"/>
          <w:numId w:val="14"/>
        </w:numPr>
        <w:spacing w:before="0" w:after="0" w:line="240" w:lineRule="auto"/>
        <w:ind w:left="2061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hyperlink r:id="Re0013b4a5f4d44d2">
        <w:r w:rsidRPr="1BEF2846" w:rsidR="6737BE3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0563C1"/>
            <w:sz w:val="24"/>
            <w:szCs w:val="24"/>
            <w:u w:val="single"/>
            <w:lang w:val="uk"/>
          </w:rPr>
          <w:t>Flowcharts</w:t>
        </w:r>
      </w:hyperlink>
    </w:p>
    <w:p xmlns:wp14="http://schemas.microsoft.com/office/word/2010/wordml" w:rsidP="1BEF2846" w14:paraId="67ECB95E" wp14:textId="1E718D18">
      <w:pPr>
        <w:pStyle w:val="ListParagraph"/>
        <w:numPr>
          <w:ilvl w:val="1"/>
          <w:numId w:val="14"/>
        </w:numPr>
        <w:spacing w:before="0" w:after="0" w:line="240" w:lineRule="auto"/>
        <w:ind w:left="1494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Що опрацьовано:</w:t>
      </w:r>
    </w:p>
    <w:p xmlns:wp14="http://schemas.microsoft.com/office/word/2010/wordml" w:rsidP="1BEF2846" w14:paraId="20D0B390" wp14:textId="14DEC745">
      <w:pPr>
        <w:pStyle w:val="ListParagraph"/>
        <w:numPr>
          <w:ilvl w:val="2"/>
          <w:numId w:val="14"/>
        </w:numPr>
        <w:spacing w:before="0" w:after="0" w:line="240" w:lineRule="auto"/>
        <w:ind w:left="2061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ознайомлений з поняттям FlowChart</w:t>
      </w:r>
    </w:p>
    <w:p xmlns:wp14="http://schemas.microsoft.com/office/word/2010/wordml" w:rsidP="1BEF2846" w14:paraId="19A6030B" wp14:textId="1D770DAA">
      <w:pPr>
        <w:pStyle w:val="ListParagraph"/>
        <w:numPr>
          <w:ilvl w:val="2"/>
          <w:numId w:val="14"/>
        </w:numPr>
        <w:spacing w:before="0" w:after="0" w:line="240" w:lineRule="auto"/>
        <w:ind w:left="2061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навчився створювати FlowChart у draw.io</w:t>
      </w:r>
    </w:p>
    <w:p xmlns:wp14="http://schemas.microsoft.com/office/word/2010/wordml" w:rsidP="1BEF2846" w14:paraId="0BC6DBC0" wp14:textId="159EA678">
      <w:pPr>
        <w:pStyle w:val="ListParagraph"/>
        <w:numPr>
          <w:ilvl w:val="2"/>
          <w:numId w:val="14"/>
        </w:numPr>
        <w:spacing w:before="0" w:after="0" w:line="240" w:lineRule="auto"/>
        <w:ind w:left="2061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створив блок-схему до коду </w:t>
      </w:r>
      <w:r w:rsidRPr="1BEF2846" w:rsidR="73099D4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програми обчислення автономної заряджальної станції</w:t>
      </w: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.</w:t>
      </w:r>
    </w:p>
    <w:p xmlns:wp14="http://schemas.microsoft.com/office/word/2010/wordml" w:rsidP="1BEF2846" w14:paraId="46B20102" wp14:textId="087527BE">
      <w:pPr>
        <w:pStyle w:val="ListParagraph"/>
        <w:numPr>
          <w:ilvl w:val="1"/>
          <w:numId w:val="14"/>
        </w:numPr>
        <w:spacing w:before="0" w:after="0" w:line="240" w:lineRule="auto"/>
        <w:ind w:left="1494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Статус: Ознайомлен</w:t>
      </w:r>
      <w:r w:rsidRPr="1BEF2846" w:rsidR="7CD07E4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ий</w:t>
      </w:r>
    </w:p>
    <w:p xmlns:wp14="http://schemas.microsoft.com/office/word/2010/wordml" w:rsidP="1BEF2846" w14:paraId="0520515E" wp14:textId="13512E3A">
      <w:pPr>
        <w:pStyle w:val="ListParagraph"/>
        <w:numPr>
          <w:ilvl w:val="1"/>
          <w:numId w:val="14"/>
        </w:numPr>
        <w:spacing w:before="0" w:after="0" w:line="240" w:lineRule="auto"/>
        <w:ind w:left="1494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Початок опрацювання теми: </w:t>
      </w:r>
      <w:r w:rsidRPr="1BEF2846" w:rsidR="33C8BD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13.09.26</w:t>
      </w: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 </w:t>
      </w:r>
    </w:p>
    <w:p xmlns:wp14="http://schemas.microsoft.com/office/word/2010/wordml" w:rsidP="1BEF2846" w14:paraId="22223C83" wp14:textId="7F181CD0">
      <w:pPr>
        <w:pStyle w:val="ListParagraph"/>
        <w:numPr>
          <w:ilvl w:val="1"/>
          <w:numId w:val="14"/>
        </w:numPr>
        <w:spacing w:before="0" w:after="0" w:line="240" w:lineRule="auto"/>
        <w:ind w:left="1494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6737BE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Звершення опрацювання теми: </w:t>
      </w: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13.09.26</w:t>
      </w:r>
    </w:p>
    <w:p xmlns:wp14="http://schemas.microsoft.com/office/word/2010/wordml" w:rsidP="1BEF2846" w14:paraId="6CB3794B" wp14:textId="5E406054">
      <w:pPr>
        <w:pStyle w:val="ListParagraph"/>
        <w:numPr>
          <w:ilvl w:val="0"/>
          <w:numId w:val="14"/>
        </w:numPr>
        <w:spacing w:before="0" w:after="0" w:line="240" w:lineRule="auto"/>
        <w:ind w:left="927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Тема №5 Git та Github</w:t>
      </w:r>
    </w:p>
    <w:p xmlns:wp14="http://schemas.microsoft.com/office/word/2010/wordml" w:rsidP="1BEF2846" w14:paraId="5FD659F7" wp14:textId="49252482">
      <w:pPr>
        <w:pStyle w:val="ListParagraph"/>
        <w:numPr>
          <w:ilvl w:val="1"/>
          <w:numId w:val="14"/>
        </w:numPr>
        <w:spacing w:before="0" w:after="0" w:line="240" w:lineRule="auto"/>
        <w:ind w:left="144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Джерела Інформації:</w:t>
      </w:r>
    </w:p>
    <w:p xmlns:wp14="http://schemas.microsoft.com/office/word/2010/wordml" w:rsidP="1BEF2846" w14:paraId="36F7AEAB" wp14:textId="7D433E11">
      <w:pPr>
        <w:pStyle w:val="ListParagraph"/>
        <w:numPr>
          <w:ilvl w:val="2"/>
          <w:numId w:val="14"/>
        </w:numPr>
        <w:spacing w:before="0" w:after="0" w:line="240" w:lineRule="auto"/>
        <w:ind w:left="216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Практичні та лабораторні заняття</w:t>
      </w:r>
    </w:p>
    <w:p xmlns:wp14="http://schemas.microsoft.com/office/word/2010/wordml" w:rsidP="1BEF2846" w14:paraId="7D8B4878" wp14:textId="14EDC9AA">
      <w:pPr>
        <w:pStyle w:val="ListParagraph"/>
        <w:numPr>
          <w:ilvl w:val="2"/>
          <w:numId w:val="14"/>
        </w:numPr>
        <w:spacing w:before="0" w:after="0" w:line="240" w:lineRule="auto"/>
        <w:ind w:left="216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hyperlink r:id="Rdc14ad70ca444429">
        <w:r w:rsidRPr="1BEF2846" w:rsidR="76E3997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uk"/>
          </w:rPr>
          <w:t>Відео на ютубі від Fireship</w:t>
        </w:r>
      </w:hyperlink>
    </w:p>
    <w:p xmlns:wp14="http://schemas.microsoft.com/office/word/2010/wordml" w:rsidP="1BEF2846" w14:paraId="78CC8F79" wp14:textId="11B52314">
      <w:pPr>
        <w:pStyle w:val="ListParagraph"/>
        <w:numPr>
          <w:ilvl w:val="1"/>
          <w:numId w:val="14"/>
        </w:numPr>
        <w:spacing w:before="0" w:after="0" w:line="240" w:lineRule="auto"/>
        <w:ind w:left="144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Що опрацьовано:</w:t>
      </w:r>
    </w:p>
    <w:p xmlns:wp14="http://schemas.microsoft.com/office/word/2010/wordml" w:rsidP="1BEF2846" w14:paraId="264C8BEE" wp14:textId="20DA5A0C">
      <w:pPr>
        <w:pStyle w:val="ListParagraph"/>
        <w:numPr>
          <w:ilvl w:val="2"/>
          <w:numId w:val="14"/>
        </w:numPr>
        <w:spacing w:before="0" w:after="0" w:line="240" w:lineRule="auto"/>
        <w:ind w:left="216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завантажено Git </w:t>
      </w:r>
    </w:p>
    <w:p xmlns:wp14="http://schemas.microsoft.com/office/word/2010/wordml" w:rsidP="1BEF2846" w14:paraId="4CD858BF" wp14:textId="7A743C49">
      <w:pPr>
        <w:pStyle w:val="ListParagraph"/>
        <w:numPr>
          <w:ilvl w:val="2"/>
          <w:numId w:val="14"/>
        </w:numPr>
        <w:spacing w:before="0" w:after="0" w:line="240" w:lineRule="auto"/>
        <w:ind w:left="216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27B69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</w:t>
      </w: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ивч</w:t>
      </w:r>
      <w:r w:rsidRPr="1BEF2846" w:rsidR="5FC5A72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ив</w:t>
      </w: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базові git команди</w:t>
      </w:r>
    </w:p>
    <w:p xmlns:wp14="http://schemas.microsoft.com/office/word/2010/wordml" w:rsidP="1BEF2846" w14:paraId="1BE2E027" wp14:textId="75B1B8E4">
      <w:pPr>
        <w:pStyle w:val="ListParagraph"/>
        <w:numPr>
          <w:ilvl w:val="2"/>
          <w:numId w:val="14"/>
        </w:numPr>
        <w:spacing w:before="0" w:after="0" w:line="240" w:lineRule="auto"/>
        <w:ind w:left="216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зареєстровано на Github</w:t>
      </w:r>
    </w:p>
    <w:p xmlns:wp14="http://schemas.microsoft.com/office/word/2010/wordml" w:rsidP="1BEF2846" w14:paraId="2055C61C" wp14:textId="2A5BB3D8">
      <w:pPr>
        <w:pStyle w:val="ListParagraph"/>
        <w:numPr>
          <w:ilvl w:val="2"/>
          <w:numId w:val="14"/>
        </w:numPr>
        <w:spacing w:before="0" w:after="0" w:line="240" w:lineRule="auto"/>
        <w:ind w:left="216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навчи</w:t>
      </w:r>
      <w:r w:rsidRPr="1BEF2846" w:rsidR="452551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вся</w:t>
      </w: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створювати репозиторії, бренчі, додавати, комітити та пушити зміни, робити пул реквест</w:t>
      </w:r>
    </w:p>
    <w:p xmlns:wp14="http://schemas.microsoft.com/office/word/2010/wordml" w:rsidP="1BEF2846" w14:paraId="65A5D366" wp14:textId="423BBD3C">
      <w:pPr>
        <w:pStyle w:val="ListParagraph"/>
        <w:numPr>
          <w:ilvl w:val="1"/>
          <w:numId w:val="14"/>
        </w:numPr>
        <w:spacing w:before="0" w:after="0" w:line="240" w:lineRule="auto"/>
        <w:ind w:left="144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Статус: Ознайомлен</w:t>
      </w:r>
      <w:r w:rsidRPr="1BEF2846" w:rsidR="47F4A7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ий</w:t>
      </w:r>
    </w:p>
    <w:p xmlns:wp14="http://schemas.microsoft.com/office/word/2010/wordml" w:rsidP="1BEF2846" w14:paraId="3055C7F7" wp14:textId="0F97915C">
      <w:pPr>
        <w:pStyle w:val="ListParagraph"/>
        <w:numPr>
          <w:ilvl w:val="1"/>
          <w:numId w:val="14"/>
        </w:numPr>
        <w:spacing w:before="0" w:after="0" w:line="240" w:lineRule="auto"/>
        <w:ind w:left="144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Початок опрацювання теми: </w:t>
      </w:r>
      <w:r w:rsidRPr="1BEF2846" w:rsidR="14200EA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12</w:t>
      </w: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.09.2</w:t>
      </w:r>
      <w:r w:rsidRPr="1BEF2846" w:rsidR="2CE59D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6</w:t>
      </w: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</w:t>
      </w:r>
    </w:p>
    <w:p xmlns:wp14="http://schemas.microsoft.com/office/word/2010/wordml" w:rsidP="1BEF2846" w14:paraId="4DDBEF00" wp14:textId="0FF58CA8">
      <w:pPr>
        <w:pStyle w:val="ListParagraph"/>
        <w:numPr>
          <w:ilvl w:val="1"/>
          <w:numId w:val="14"/>
        </w:numPr>
        <w:spacing w:before="0" w:after="0" w:line="240" w:lineRule="auto"/>
        <w:ind w:left="1440" w:star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Звершення опрацювання теми: </w:t>
      </w:r>
      <w:r w:rsidRPr="1BEF2846" w:rsidR="6E33F9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12</w:t>
      </w:r>
      <w:r w:rsidRPr="1BEF2846" w:rsidR="763FF0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.09.2</w:t>
      </w:r>
      <w:r w:rsidRPr="1BEF2846" w:rsidR="0F635A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6</w:t>
      </w:r>
    </w:p>
    <w:p xmlns:wp14="http://schemas.microsoft.com/office/word/2010/wordml" w:rsidP="1BEF2846" w14:paraId="7CF6FB3A" wp14:textId="45AEAA17">
      <w:pPr>
        <w:pStyle w:val="ListParagraph"/>
        <w:keepNext w:val="0"/>
        <w:keepLines w:val="0"/>
        <w:pageBreakBefore w:val="0"/>
        <w:widowControl w:val="1"/>
        <w:numPr>
          <w:ilvl w:val="0"/>
          <w:numId w:val="14"/>
        </w:numPr>
        <w:spacing w:before="0" w:after="0" w:line="240" w:lineRule="auto"/>
        <w:ind w:left="72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Тема №6 Algotester</w:t>
      </w:r>
    </w:p>
    <w:p xmlns:wp14="http://schemas.microsoft.com/office/word/2010/wordml" w:rsidP="1BEF2846" w14:paraId="21F807CB" wp14:textId="1455B858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Джерела Інформації:</w:t>
      </w:r>
    </w:p>
    <w:p xmlns:wp14="http://schemas.microsoft.com/office/word/2010/wordml" w:rsidP="1BEF2846" w14:paraId="273FFC31" wp14:textId="70F06331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Лекції Пшеничного</w:t>
      </w:r>
    </w:p>
    <w:p xmlns:wp14="http://schemas.microsoft.com/office/word/2010/wordml" w:rsidP="1BEF2846" w14:paraId="0D44C55F" wp14:textId="7BF07933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Ютуб-канал Algotester</w:t>
      </w:r>
    </w:p>
    <w:p xmlns:wp14="http://schemas.microsoft.com/office/word/2010/wordml" w:rsidP="1BEF2846" w14:paraId="284F1120" wp14:textId="68FD79FF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Що опрацьовано:</w:t>
      </w:r>
    </w:p>
    <w:p xmlns:wp14="http://schemas.microsoft.com/office/word/2010/wordml" w:rsidP="1BEF2846" w14:paraId="7C4DD996" wp14:textId="3C62A164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зареєстровався на Algotester</w:t>
      </w:r>
    </w:p>
    <w:p xmlns:wp14="http://schemas.microsoft.com/office/word/2010/wordml" w:rsidP="1BEF2846" w14:paraId="0F0D87AC" wp14:textId="3A9C26DC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виконано кілька завдань</w:t>
      </w:r>
    </w:p>
    <w:p xmlns:wp14="http://schemas.microsoft.com/office/word/2010/wordml" w:rsidP="1BEF2846" w14:paraId="05548AAA" wp14:textId="409FE016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Статус: Ознайомлен</w:t>
      </w:r>
      <w:r w:rsidRPr="1BEF2846" w:rsidR="0E4354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ий</w:t>
      </w:r>
    </w:p>
    <w:p xmlns:wp14="http://schemas.microsoft.com/office/word/2010/wordml" w:rsidP="1BEF2846" w14:paraId="49A98CF5" wp14:textId="080790EC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Початок опрацювання теми: </w:t>
      </w:r>
      <w:r w:rsidRPr="1BEF2846" w:rsidR="1FF946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12</w:t>
      </w:r>
      <w:r w:rsidRPr="1BEF2846" w:rsidR="18317E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.09.26</w:t>
      </w:r>
    </w:p>
    <w:p xmlns:wp14="http://schemas.microsoft.com/office/word/2010/wordml" w:rsidP="1BEF2846" w14:paraId="63F59AE0" wp14:textId="16C37557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Звершення опрацювання теми: </w:t>
      </w:r>
      <w:r w:rsidRPr="1BEF2846" w:rsidR="763806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12</w:t>
      </w:r>
      <w:r w:rsidRPr="1BEF2846" w:rsidR="47A6D6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.09.2</w:t>
      </w: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6</w:t>
      </w:r>
    </w:p>
    <w:p xmlns:wp14="http://schemas.microsoft.com/office/word/2010/wordml" w:rsidP="1BEF2846" w14:paraId="0454B97E" wp14:textId="76C4075B">
      <w:pPr>
        <w:pStyle w:val="ListParagraph"/>
        <w:keepNext w:val="0"/>
        <w:keepLines w:val="0"/>
        <w:pageBreakBefore w:val="0"/>
        <w:widowControl w:val="1"/>
        <w:numPr>
          <w:ilvl w:val="0"/>
          <w:numId w:val="14"/>
        </w:numPr>
        <w:spacing w:before="0" w:after="0" w:line="240" w:lineRule="auto"/>
        <w:ind w:left="927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Тема №7 Trello</w:t>
      </w:r>
    </w:p>
    <w:p xmlns:wp14="http://schemas.microsoft.com/office/word/2010/wordml" w:rsidP="1BEF2846" w14:paraId="2E433CCC" wp14:textId="794C4540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94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Джерела Інформації:</w:t>
      </w:r>
    </w:p>
    <w:p xmlns:wp14="http://schemas.microsoft.com/office/word/2010/wordml" w:rsidP="1BEF2846" w14:paraId="282BCD73" wp14:textId="02CBCC3F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061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563C1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563C1"/>
          <w:sz w:val="24"/>
          <w:szCs w:val="24"/>
          <w:lang w:val="uk"/>
        </w:rPr>
        <w:t>trello.com</w:t>
      </w:r>
    </w:p>
    <w:p xmlns:wp14="http://schemas.microsoft.com/office/word/2010/wordml" w:rsidP="1BEF2846" w14:paraId="39EB4D15" wp14:textId="5060583B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94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Що опрацьовано:</w:t>
      </w:r>
    </w:p>
    <w:p xmlns:wp14="http://schemas.microsoft.com/office/word/2010/wordml" w:rsidP="1BEF2846" w14:paraId="4C5BA664" wp14:textId="63432F55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061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створив board на Trello</w:t>
      </w:r>
    </w:p>
    <w:p xmlns:wp14="http://schemas.microsoft.com/office/word/2010/wordml" w:rsidP="1BEF2846" w14:paraId="272CB790" wp14:textId="2B41F8A3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061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створив список моїх завдань</w:t>
      </w:r>
    </w:p>
    <w:p xmlns:wp14="http://schemas.microsoft.com/office/word/2010/wordml" w:rsidP="1BEF2846" w14:paraId="5400B035" wp14:textId="725DDDF7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061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надав членам моєї команди можливість відслідковувати мій прогрес та вносити зміни</w:t>
      </w:r>
    </w:p>
    <w:p xmlns:wp14="http://schemas.microsoft.com/office/word/2010/wordml" w:rsidP="1BEF2846" w14:paraId="5B14CDED" wp14:textId="7FC94688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94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Статус: Ознайомлений</w:t>
      </w:r>
    </w:p>
    <w:p xmlns:wp14="http://schemas.microsoft.com/office/word/2010/wordml" w:rsidP="1BEF2846" w14:paraId="3C8DA76B" wp14:textId="14F2FA59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94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Початок опрацювання теми: 10.09.26   </w:t>
      </w:r>
    </w:p>
    <w:p xmlns:wp14="http://schemas.microsoft.com/office/word/2010/wordml" w:rsidP="1BEF2846" w14:paraId="5340445F" wp14:textId="58402FB3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220" w:beforeAutospacing="off" w:after="220" w:afterAutospacing="off" w:line="240" w:lineRule="auto"/>
        <w:ind w:left="1494" w:right="0" w:start="2160" w:end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Звершення опрацювання теми: 10.09.26</w:t>
      </w:r>
    </w:p>
    <w:p xmlns:wp14="http://schemas.microsoft.com/office/word/2010/wordml" w:rsidP="1BEF2846" w14:paraId="66411D51" wp14:textId="03014616">
      <w:pPr>
        <w:pStyle w:val="ListParagraph"/>
        <w:keepNext w:val="0"/>
        <w:keepLines w:val="0"/>
        <w:pageBreakBefore w:val="0"/>
        <w:widowControl w:val="1"/>
        <w:numPr>
          <w:ilvl w:val="0"/>
          <w:numId w:val="14"/>
        </w:numPr>
        <w:spacing w:before="0" w:after="0" w:line="240" w:lineRule="auto"/>
        <w:ind w:left="72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Тема №8 Linux Console Commands</w:t>
      </w:r>
    </w:p>
    <w:p xmlns:wp14="http://schemas.microsoft.com/office/word/2010/wordml" w:rsidP="1BEF2846" w14:paraId="7F2E4ACB" wp14:textId="35908135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Джерела Інформації:</w:t>
      </w:r>
    </w:p>
    <w:p xmlns:wp14="http://schemas.microsoft.com/office/word/2010/wordml" w:rsidP="1BEF2846" w14:paraId="732C954B" wp14:textId="0F5194C7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hyperlink r:id="R2243ab94a02349b7">
        <w:r w:rsidRPr="1BEF2846" w:rsidR="6F134B6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0563C1"/>
            <w:sz w:val="24"/>
            <w:szCs w:val="24"/>
            <w:u w:val="single"/>
            <w:lang w:val="uk"/>
          </w:rPr>
          <w:t>Ubuntu.com</w:t>
        </w:r>
      </w:hyperlink>
    </w:p>
    <w:p xmlns:wp14="http://schemas.microsoft.com/office/word/2010/wordml" w:rsidP="1BEF2846" w14:paraId="431573C8" wp14:textId="6277C716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hyperlink r:id="R7510bd54b9474c5a">
        <w:r w:rsidRPr="1BEF2846" w:rsidR="0E3883D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uk"/>
          </w:rPr>
          <w:t>Відео на ютубі</w:t>
        </w:r>
      </w:hyperlink>
    </w:p>
    <w:p xmlns:wp14="http://schemas.microsoft.com/office/word/2010/wordml" w:rsidP="1BEF2846" w14:paraId="48687E2C" wp14:textId="45BD25E5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Що опрацьовано:</w:t>
      </w:r>
    </w:p>
    <w:p xmlns:wp14="http://schemas.microsoft.com/office/word/2010/wordml" w:rsidP="1BEF2846" w14:paraId="27D5D0AD" wp14:textId="16D1C2EF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запустив термінал на дистрибутиві Ubuntu </w:t>
      </w:r>
    </w:p>
    <w:p xmlns:wp14="http://schemas.microsoft.com/office/word/2010/wordml" w:rsidP="1BEF2846" w14:paraId="6CD13984" wp14:textId="57C1E9B4">
      <w:pPr>
        <w:pStyle w:val="ListParagraph"/>
        <w:keepNext w:val="0"/>
        <w:keepLines w:val="0"/>
        <w:pageBreakBefore w:val="0"/>
        <w:widowControl w:val="1"/>
        <w:numPr>
          <w:ilvl w:val="2"/>
          <w:numId w:val="14"/>
        </w:numPr>
        <w:spacing w:before="0" w:after="0" w:line="240" w:lineRule="auto"/>
        <w:ind w:left="216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освоїв декілька базових команд</w:t>
      </w:r>
    </w:p>
    <w:p xmlns:wp14="http://schemas.microsoft.com/office/word/2010/wordml" w:rsidP="1BEF2846" w14:paraId="27876C76" wp14:textId="6C122D00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Статус: Ознайомлений</w:t>
      </w:r>
    </w:p>
    <w:p xmlns:wp14="http://schemas.microsoft.com/office/word/2010/wordml" w:rsidP="1BEF2846" w14:paraId="6D833802" wp14:textId="54F729C7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Початок опрацювання теми: </w:t>
      </w:r>
      <w:r w:rsidRPr="1BEF2846" w:rsidR="6F9A1F8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12.</w:t>
      </w:r>
      <w:r w:rsidRPr="1BEF2846" w:rsidR="2A43B6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09</w:t>
      </w:r>
      <w:r w:rsidRPr="1BEF2846" w:rsidR="6F9A1F8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.26</w:t>
      </w: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 </w:t>
      </w:r>
    </w:p>
    <w:p xmlns:wp14="http://schemas.microsoft.com/office/word/2010/wordml" w:rsidP="1BEF2846" w14:paraId="4E3252ED" wp14:textId="27246E71">
      <w:pPr>
        <w:pStyle w:val="ListParagraph"/>
        <w:keepNext w:val="0"/>
        <w:keepLines w:val="0"/>
        <w:pageBreakBefore w:val="0"/>
        <w:widowControl w:val="1"/>
        <w:numPr>
          <w:ilvl w:val="1"/>
          <w:numId w:val="14"/>
        </w:numPr>
        <w:spacing w:before="0" w:after="0" w:line="240" w:lineRule="auto"/>
        <w:ind w:left="1440" w:start="2160" w:end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"/>
        </w:rPr>
      </w:pPr>
      <w:r w:rsidRPr="1BEF2846" w:rsidR="6F134B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Звершення опрацювання теми: </w:t>
      </w:r>
      <w:r w:rsidRPr="1BEF2846" w:rsidR="79BCE2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12.09.2</w:t>
      </w:r>
      <w:r w:rsidRPr="1BEF2846" w:rsidR="79BCE2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"/>
        </w:rPr>
        <w:t>6</w:t>
      </w:r>
    </w:p>
    <w:p xmlns:wp14="http://schemas.microsoft.com/office/word/2010/wordml" w:rsidP="580CA496" w14:paraId="2C7D644B" wp14:textId="60FF91A3">
      <w:pPr>
        <w:pStyle w:val="Normal"/>
        <w:keepNext w:val="false"/>
        <w:keepLines w:val="false"/>
        <w:pageBreakBefore w:val="false"/>
        <w:widowControl/>
        <w:spacing w:before="220" w:beforeAutospacing="off" w:after="220" w:afterAutospacing="off" w:line="240" w:lineRule="auto"/>
        <w:ind w:left="0" w:right="0" w:start="2160" w:end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</w:p>
    <w:p xmlns:wp14="http://schemas.microsoft.com/office/word/2010/wordml" w:rsidP="580CA496" w14:paraId="3461D779" wp14:textId="0D561B59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0" w:after="0" w:line="240" w:lineRule="auto"/>
        <w:ind w:start="2160" w:end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</w:p>
    <w:p xmlns:wp14="http://schemas.microsoft.com/office/word/2010/wordml" w:rsidP="580CA496" w14:paraId="2C946F3D" wp14:textId="78F4BB75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  <w:r w:rsidRPr="580CA496" w:rsidR="580CA49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Виконання роботи</w:t>
      </w:r>
      <w:r w:rsidRPr="580CA496" w:rsidR="7229668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:</w:t>
      </w:r>
    </w:p>
    <w:p xmlns:wp14="http://schemas.microsoft.com/office/word/2010/wordml" w:rsidP="1BEF2846" w14:paraId="1ED91153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1BEF2846" w:rsidR="07A992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1</w:t>
      </w:r>
      <w:r w:rsidRPr="1BEF2846" w:rsidR="07A992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. </w:t>
      </w:r>
      <w:r>
        <w:tab/>
      </w:r>
      <w:r w:rsidRPr="1BEF2846" w:rsidR="07A992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Опрацювання завдання та вимог до програм та середовища: </w:t>
      </w:r>
    </w:p>
    <w:p w:rsidR="580CA496" w:rsidP="580CA496" w:rsidRDefault="580CA496" w14:paraId="6698A4D2" w14:textId="299C342C">
      <w:pPr>
        <w:pStyle w:val="normal1"/>
      </w:pPr>
    </w:p>
    <w:p xmlns:wp14="http://schemas.microsoft.com/office/word/2010/wordml" w:rsidP="1BEF2846" w14:paraId="0CED2D5D" wp14:textId="7CC16C50">
      <w:pPr>
        <w:pStyle w:val="normal1"/>
        <w:spacing w:before="0" w:beforeAutospacing="off" w:after="0" w:afterAutospacing="off" w:line="276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07A9924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№1</w:t>
      </w: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EF2846" w:rsidR="699BDB9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Requirements management and design activities with  Draw.io  and Google Docs</w:t>
      </w:r>
    </w:p>
    <w:p xmlns:wp14="http://schemas.microsoft.com/office/word/2010/wordml" w:rsidP="1BEF2846" w14:paraId="6DF294F0" wp14:textId="263138F1">
      <w:pPr>
        <w:pStyle w:val="normal1"/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beforeAutospacing="off" w:after="0" w:afterAutospacing="off" w:line="240" w:lineRule="auto"/>
        <w:ind w:left="927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01EB3F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Навчитись створювати блок схеми в </w:t>
      </w:r>
      <w:hyperlink r:id="R3fd7aa1294e043cb">
        <w:r w:rsidRPr="1BEF2846" w:rsidR="01EB3F5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single"/>
            <w:lang w:val="uk"/>
          </w:rPr>
          <w:t>Draw.io</w:t>
        </w:r>
      </w:hyperlink>
      <w:r w:rsidRPr="1BEF2846" w:rsidR="01EB3F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і працювати з Word doc</w:t>
      </w:r>
    </w:p>
    <w:p w:rsidR="580CA496" w:rsidP="1BEF2846" w:rsidRDefault="580CA496" w14:paraId="58BF5E59" w14:textId="499C4B28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0" w:after="0" w:line="240" w:lineRule="auto"/>
        <w:ind w:left="567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476C5A8C" wp14:textId="59E4E270">
      <w:pPr>
        <w:pStyle w:val="normal1"/>
        <w:spacing w:before="0" w:after="0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1BEF2846" w:rsidR="07A9924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</w:t>
      </w:r>
      <w:r w:rsidRPr="1BEF2846" w:rsidR="07A9924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ння №2 </w:t>
      </w:r>
      <w:r w:rsidRPr="1BEF2846" w:rsidR="27A2D1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Configuration: Trellо</w:t>
      </w:r>
    </w:p>
    <w:p xmlns:wp14="http://schemas.microsoft.com/office/word/2010/wordml" w:rsidP="1BEF2846" w14:paraId="44A80790" wp14:textId="430ADEF6">
      <w:pPr>
        <w:pStyle w:val="ListParagraph"/>
        <w:numPr>
          <w:ilvl w:val="0"/>
          <w:numId w:val="15"/>
        </w:numPr>
        <w:spacing w:before="0" w:after="0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761AF3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xmlns:wp14="http://schemas.microsoft.com/office/word/2010/wordml" w:rsidP="1BEF2846" w14:paraId="68E8E80F" wp14:textId="6EB20956">
      <w:pPr>
        <w:pStyle w:val="ListParagraph"/>
        <w:spacing w:before="0" w:after="0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3AB2FDC9" wp14:textId="4FB6B7F4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№3 Configuration: Linux Console Commands</w:t>
      </w:r>
    </w:p>
    <w:p xmlns:wp14="http://schemas.microsoft.com/office/word/2010/wordml" w:rsidP="1BEF2846" w14:paraId="4613E08D" wp14:textId="3205290D">
      <w:pPr>
        <w:pStyle w:val="ListParagraph"/>
        <w:numPr>
          <w:ilvl w:val="0"/>
          <w:numId w:val="16"/>
        </w:numPr>
        <w:spacing w:before="0" w:after="0" w:afterAutospacing="off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Налаштувати M</w:t>
      </w:r>
      <w:r w:rsidRPr="1BEF2846" w:rsidR="6022F2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SL</w:t>
      </w: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консоль на Windows системі. Навчитись користуватись базовими консольними командами.</w:t>
      </w:r>
    </w:p>
    <w:p xmlns:wp14="http://schemas.microsoft.com/office/word/2010/wordml" w:rsidP="1BEF2846" w14:paraId="76975653" wp14:textId="7204ABCF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53DFA7BE" wp14:textId="28741AB8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№4 Configuration: Visual Studio Code, VSC C/C++ Extensions, IntelliSense, Code Runner, debugger</w:t>
      </w:r>
    </w:p>
    <w:p xmlns:wp14="http://schemas.microsoft.com/office/word/2010/wordml" w:rsidP="1BEF2846" w14:paraId="22F2E822" wp14:textId="009100AF">
      <w:pPr>
        <w:pStyle w:val="ListParagraph"/>
        <w:numPr>
          <w:ilvl w:val="0"/>
          <w:numId w:val="16"/>
        </w:numPr>
        <w:spacing w:before="0" w:after="0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Налаштувати Visual Studio Code та розширення для мови C/C++. Налаштувати конфігураційні файли tests.json та launch.json. Запустити свою першу програму. Навчитись запускати та користуватись дебаггером.</w:t>
      </w:r>
    </w:p>
    <w:p xmlns:wp14="http://schemas.microsoft.com/office/word/2010/wordml" w:rsidP="1BEF2846" w14:paraId="02B50E4E" wp14:textId="3B60B02F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069A8372" wp14:textId="35CEAAAF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№5 Configuration: Git</w:t>
      </w:r>
    </w:p>
    <w:p xmlns:wp14="http://schemas.microsoft.com/office/word/2010/wordml" w:rsidP="1BEF2846" w14:paraId="548E43A3" wp14:textId="2E583547">
      <w:pPr>
        <w:pStyle w:val="ListParagraph"/>
        <w:numPr>
          <w:ilvl w:val="0"/>
          <w:numId w:val="16"/>
        </w:numPr>
        <w:spacing w:before="0" w:after="0" w:afterAutospacing="off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Налаштувати Git на комп’ютері. Вивчити базові git команди та навчитись ними користуватись.</w:t>
      </w:r>
    </w:p>
    <w:p xmlns:wp14="http://schemas.microsoft.com/office/word/2010/wordml" w:rsidP="1BEF2846" w14:paraId="60491FC3" wp14:textId="371F44FD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4285C5E6" wp14:textId="18F04829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№6 Configuration: GitHub</w:t>
      </w:r>
    </w:p>
    <w:p xmlns:wp14="http://schemas.microsoft.com/office/word/2010/wordml" w:rsidP="1BEF2846" w14:paraId="0C4ECF3F" wp14:textId="5431627E">
      <w:pPr>
        <w:pStyle w:val="ListParagraph"/>
        <w:numPr>
          <w:ilvl w:val="0"/>
          <w:numId w:val="16"/>
        </w:numPr>
        <w:spacing w:before="0" w:after="0" w:afterAutospacing="off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Створити GitHub аккаунт. Приєднати Git та GitHub. Навчитись створювати репозиторії, пулреквести, пушати та пулати код.</w:t>
      </w:r>
    </w:p>
    <w:p xmlns:wp14="http://schemas.microsoft.com/office/word/2010/wordml" w:rsidP="1BEF2846" w14:paraId="1EA40E8F" wp14:textId="67713AD7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6DDB31CD" wp14:textId="2951864C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№7 Configuration: Algotester</w:t>
      </w:r>
    </w:p>
    <w:p xmlns:wp14="http://schemas.microsoft.com/office/word/2010/wordml" w:rsidP="1BEF2846" w14:paraId="24D66EFF" wp14:textId="32FED43D">
      <w:pPr>
        <w:pStyle w:val="ListParagraph"/>
        <w:numPr>
          <w:ilvl w:val="0"/>
          <w:numId w:val="16"/>
        </w:numPr>
        <w:spacing w:before="0" w:after="0" w:afterAutospacing="off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Створити Algotester аккаунт. Приєднатись до контесту.</w:t>
      </w:r>
    </w:p>
    <w:p xmlns:wp14="http://schemas.microsoft.com/office/word/2010/wordml" w:rsidP="1BEF2846" w14:paraId="5F629D03" wp14:textId="226D1866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54F2AA10" wp14:textId="5E578EE3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№8 Configuration: Create Own Git Repo and Exchange Files with Teammate</w:t>
      </w:r>
    </w:p>
    <w:p xmlns:wp14="http://schemas.microsoft.com/office/word/2010/wordml" w:rsidP="1BEF2846" w14:paraId="614D4144" wp14:textId="034C6FFE">
      <w:pPr>
        <w:pStyle w:val="ListParagraph"/>
        <w:numPr>
          <w:ilvl w:val="0"/>
          <w:numId w:val="16"/>
        </w:numPr>
        <w:spacing w:before="0" w:after="0" w:afterAutospacing="off" w:line="240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Створити свій репозиторій. Створити спільний репозиторій з командою та пушнути код.</w:t>
      </w:r>
    </w:p>
    <w:p xmlns:wp14="http://schemas.microsoft.com/office/word/2010/wordml" w:rsidP="1BEF2846" w14:paraId="5E7A1F14" wp14:textId="71622DDE">
      <w:pPr>
        <w:spacing w:before="0" w:after="0" w:afterAutospacing="off" w:line="240" w:lineRule="auto"/>
        <w:ind w:left="113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xmlns:wp14="http://schemas.microsoft.com/office/word/2010/wordml" w:rsidP="1BEF2846" w14:paraId="194BB218" wp14:textId="79BCC652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</w:pP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</w:t>
      </w:r>
      <w:r w:rsidRPr="1BEF2846" w:rsidR="68B7AC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9</w:t>
      </w:r>
      <w:r w:rsidRPr="1BEF2846" w:rsidR="5EE088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 xml:space="preserve"> Run First Program - </w:t>
      </w:r>
      <w:r w:rsidRPr="1BEF2846" w:rsidR="16B56E3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задача про обчислення автономної заряджальної станції</w:t>
      </w:r>
    </w:p>
    <w:p xmlns:wp14="http://schemas.microsoft.com/office/word/2010/wordml" w:rsidP="1BEF2846" w14:paraId="471EA60E" wp14:textId="53126E06">
      <w:pPr>
        <w:pStyle w:val="ListParagraph"/>
        <w:numPr>
          <w:ilvl w:val="0"/>
          <w:numId w:val="17"/>
        </w:numPr>
        <w:spacing w:before="0" w:after="0" w:afterAutospacing="off" w:line="276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uk"/>
        </w:rPr>
        <w:t xml:space="preserve">Деталі завдання: </w:t>
      </w:r>
      <w:r w:rsidRPr="1BEF2846" w:rsidR="593854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 На реальний час роботи впливають дві втрати. По-перше, акумулятор з роками втрачає ємність приблизно </w:t>
      </w:r>
      <w:r w:rsidRPr="1BEF2846" w:rsidR="5938549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2 % на рік</w:t>
      </w:r>
      <w:r w:rsidRPr="1BEF2846" w:rsidR="593854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xmlns:wp14="http://schemas.microsoft.com/office/word/2010/wordml" w:rsidP="1BEF2846" w14:paraId="05AEA945" wp14:textId="15DE848A">
      <w:pPr>
        <w:pStyle w:val="ListParagraph"/>
        <w:numPr>
          <w:ilvl w:val="0"/>
          <w:numId w:val="17"/>
        </w:numPr>
        <w:spacing w:before="0" w:after="0" w:afterAutospacing="off" w:line="276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</w:pPr>
      <w:r w:rsidRPr="1BEF2846" w:rsidR="5EE0886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uk"/>
        </w:rPr>
        <w:t>Вимоги</w:t>
      </w:r>
      <w:r w:rsidRPr="1BEF2846" w:rsidR="5EE08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: 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Використати функції 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cin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та 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cout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для зчитування і форматування вводу/виводу; 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Прокоментувати код, коментарі перевіряються нарівні з результатом роботи програми: На початку файлу,  блок 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/* */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з назвою задачі, прізвищем автора і номером групи;  Перед кожним кроком обчислення: рядковий коментар 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//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, який пояснює, що саме обчислюємо і в яких одиницях; Біля кожної константи, що вона означає: не просто 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2</w:t>
      </w:r>
      <w:r w:rsidRPr="1BEF2846" w:rsidR="4DD6B3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, а відсоток втрати ємності за рік; Коментар пояснює намір, а не переказує код: «переводимо відсотки у частку» корисно, «ділимо на 100» зайве. Коментувати кожен рядок не потрібно</w:t>
      </w:r>
      <w:r w:rsidRPr="1BEF2846" w:rsidR="5EC7EE2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.</w:t>
      </w:r>
    </w:p>
    <w:p w:rsidR="580CA496" w:rsidP="1BEF2846" w:rsidRDefault="580CA496" w14:paraId="113F4502" w14:textId="21F49C0F">
      <w:pPr>
        <w:pStyle w:val="normal1"/>
        <w:spacing w:before="0" w:after="0" w:line="240" w:lineRule="auto"/>
        <w:ind w:left="567" w:hanging="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BEF2846" w14:paraId="70D14092" wp14:textId="77777777">
      <w:pPr>
        <w:pStyle w:val="Heading2"/>
        <w:rPr>
          <w:rFonts w:ascii="Times New Roman" w:hAnsi="Times New Roman"/>
          <w:sz w:val="24"/>
          <w:szCs w:val="24"/>
        </w:rPr>
      </w:pP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2.</w:t>
      </w:r>
      <w:r>
        <w:tab/>
      </w: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Дизайн та планована оцінка часу виконання завдань: </w:t>
      </w:r>
    </w:p>
    <w:p xmlns:wp14="http://schemas.microsoft.com/office/word/2010/wordml" w:rsidP="1BEF2846" w14:paraId="6A515D24" wp14:textId="2B33D38F">
      <w:pPr>
        <w:pStyle w:val="normal1"/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</w:pPr>
      <w:r w:rsidRPr="1BEF2846" w:rsidR="1BEF2846">
        <w:rPr>
          <w:rFonts w:ascii="Times New Roman" w:hAnsi="Times New Roman" w:eastAsia="Times New Roman" w:cs="Times New Roman"/>
          <w:sz w:val="24"/>
          <w:szCs w:val="24"/>
        </w:rPr>
        <w:t xml:space="preserve">Програма №</w:t>
      </w:r>
      <w:r w:rsidRPr="1BEF2846" w:rsidR="23BA28FA">
        <w:rPr>
          <w:rFonts w:ascii="Times New Roman" w:hAnsi="Times New Roman" w:eastAsia="Times New Roman" w:cs="Times New Roman"/>
          <w:sz w:val="24"/>
          <w:szCs w:val="24"/>
        </w:rPr>
        <w:t>9</w:t>
      </w:r>
      <w:r w:rsidRPr="1BEF2846" w:rsidR="1BEF2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EF2846" w:rsidR="1BEF28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 xml:space="preserve">Run First Program - </w:t>
      </w:r>
      <w:r w:rsidRPr="1BEF2846" w:rsidR="1BEF284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задача про обчислення автономної заряджальної станції</w:t>
      </w:r>
    </w:p>
    <w:p xmlns:wp14="http://schemas.microsoft.com/office/word/2010/wordml" w:rsidP="1BEF2846" w14:paraId="3F045272" wp14:textId="77777777">
      <w:pPr>
        <w:pStyle w:val="normal1"/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927" w:start="720" w:end="0" w:hanging="360"/>
        <w:rPr>
          <w:rFonts w:ascii="Times New Roman" w:hAnsi="Times New Roman"/>
          <w:sz w:val="24"/>
          <w:szCs w:val="24"/>
        </w:rPr>
      </w:pPr>
      <w:r w:rsidRPr="1BEF2846" w:rsidR="1BEF28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Блок-схема</w:t>
      </w:r>
      <w:r w:rsidRPr="1BEF2846" w:rsidR="1BEF2846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79C8F4E9" w:rsidP="1BEF2846" w:rsidRDefault="79C8F4E9" w14:paraId="7EC5764D" w14:textId="60BF6763">
      <w:pPr>
        <w:spacing w:line="240" w:lineRule="auto"/>
        <w:ind w:left="720" w:firstLine="0"/>
        <w:jc w:val="center"/>
      </w:pPr>
      <w:r w:rsidR="79C8F4E9">
        <w:drawing>
          <wp:inline wp14:editId="5257AED8" wp14:anchorId="25E2BD96">
            <wp:extent cx="3614057" cy="4902676"/>
            <wp:effectExtent l="0" t="0" r="0" b="0"/>
            <wp:docPr id="1069150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150184" name="Picture 1069150184"/>
                    <pic:cNvPicPr/>
                  </pic:nvPicPr>
                  <pic:blipFill>
                    <a:blip xmlns:r="http://schemas.openxmlformats.org/officeDocument/2006/relationships" r:embed="rId1045074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4057" cy="490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8F4E9" w:rsidP="1BEF2846" w:rsidRDefault="79C8F4E9" w14:paraId="025FE92C" w14:textId="23A835C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-UA"/>
        </w:rPr>
      </w:pPr>
      <w:r w:rsidRPr="1BEF2846" w:rsidR="79C8F4E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1. Блоксхема до задачі про обчислення автономної заряджальної станції</w:t>
      </w:r>
    </w:p>
    <w:p w:rsidR="1BEF2846" w:rsidP="1BEF2846" w:rsidRDefault="1BEF2846" w14:paraId="4247B99B" w14:textId="27D26019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0" w:after="0" w:line="240" w:lineRule="auto"/>
        <w:ind w:left="-36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BEF2846" w14:paraId="7E21802C" wp14:textId="12E009A7">
      <w:pPr>
        <w:pStyle w:val="normal1"/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927" w:start="720" w:end="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1BEF28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Планований час на реалізацію: </w:t>
      </w:r>
      <w:r w:rsidRPr="1BEF2846" w:rsidR="19D01B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15хв</w:t>
      </w:r>
    </w:p>
    <w:p xmlns:wp14="http://schemas.microsoft.com/office/word/2010/wordml" w:rsidP="1BEF2846" w14:paraId="3D06F1F7" wp14:textId="110673AB">
      <w:pPr>
        <w:pStyle w:val="normal1"/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927" w:start="720" w:end="0" w:hanging="360"/>
        <w:rPr>
          <w:rFonts w:ascii="Times New Roman" w:hAnsi="Times New Roman" w:eastAsia="Times New Roman" w:cs="Times New Roman"/>
          <w:sz w:val="24"/>
          <w:szCs w:val="24"/>
        </w:rPr>
      </w:pPr>
      <w:r w:rsidRPr="1BEF2846" w:rsidR="1BEF28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Важливі деталі для врахування в імплементації:</w:t>
      </w:r>
      <w:r w:rsidRPr="1BEF2846" w:rsidR="63B6E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 використовувати функції </w:t>
      </w:r>
      <w:r w:rsidRPr="1BEF2846" w:rsidR="63B6E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cin</w:t>
      </w:r>
      <w:r w:rsidRPr="1BEF2846" w:rsidR="63B6E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 та cout</w:t>
      </w:r>
    </w:p>
    <w:p xmlns:wp14="http://schemas.microsoft.com/office/word/2010/wordml" w14:paraId="3CF2D8B6" wp14:textId="77777777">
      <w:pPr>
        <w:pStyle w:val="normal1"/>
        <w:keepNext w:val="false"/>
        <w:keepLines w:val="false"/>
        <w:pageBreakBefore w:val="false"/>
        <w:widowControl/>
        <w:pBdr/>
        <w:shd w:val="clear" w:fill="auto"/>
        <w:spacing w:before="0" w:after="0" w:line="240" w:lineRule="auto"/>
        <w:ind w:start="0" w:end="0" w:hanging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r>
    </w:p>
    <w:p xmlns:wp14="http://schemas.microsoft.com/office/word/2010/wordml" w14:paraId="0FB78278" wp14:textId="77777777">
      <w:pPr>
        <w:pStyle w:val="normal1"/>
        <w:spacing w:before="0"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BEF2846" w14:paraId="40801ECE" wp14:textId="77777777">
      <w:pPr>
        <w:pStyle w:val="Heading2"/>
        <w:rPr>
          <w:rFonts w:ascii="Times New Roman" w:hAnsi="Times New Roman"/>
          <w:sz w:val="26"/>
          <w:szCs w:val="26"/>
        </w:rPr>
      </w:pP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3.</w:t>
      </w:r>
      <w:r>
        <w:tab/>
      </w: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Конфігурація середовища до виконання завдань:</w:t>
      </w:r>
    </w:p>
    <w:p xmlns:wp14="http://schemas.microsoft.com/office/word/2010/wordml" w:rsidP="1BEF2846" w14:paraId="0C8736F2" wp14:textId="766A16E1">
      <w:pPr>
        <w:pStyle w:val="normal1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07A99244">
        <w:rPr>
          <w:rFonts w:ascii="Times New Roman" w:hAnsi="Times New Roman" w:eastAsia="Times New Roman" w:cs="Times New Roman"/>
          <w:sz w:val="24"/>
          <w:szCs w:val="24"/>
        </w:rPr>
        <w:t xml:space="preserve">Завдання №1 </w:t>
      </w:r>
      <w:r w:rsidRPr="1BEF2846" w:rsidR="7781001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Requirements management and design activities with  Draw.io  and Google Docs</w:t>
      </w:r>
    </w:p>
    <w:p xmlns:wp14="http://schemas.microsoft.com/office/word/2010/wordml" w:rsidP="1BEF2846" w14:paraId="40D3440C" wp14:textId="46932299">
      <w:pPr>
        <w:pStyle w:val="ListParagraph"/>
        <w:numPr>
          <w:ilvl w:val="0"/>
          <w:numId w:val="19"/>
        </w:numPr>
        <w:spacing w:after="160" w:line="256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778100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Встановив Draw.io</w:t>
      </w:r>
      <w:r w:rsidRPr="1BEF2846" w:rsidR="7781001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 xml:space="preserve"> </w:t>
      </w:r>
      <w:r w:rsidRPr="1BEF2846" w:rsidR="778100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на мій локальний комп’ютер. Навчився створювати блоксхеми:</w:t>
      </w:r>
    </w:p>
    <w:p xmlns:wp14="http://schemas.microsoft.com/office/word/2010/wordml" w:rsidP="1BEF2846" w14:paraId="550AFF83" wp14:textId="4E5DB392">
      <w:pPr>
        <w:pStyle w:val="Normal"/>
        <w:spacing w:after="160" w:line="256" w:lineRule="auto"/>
        <w:ind w:left="0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"/>
        </w:rPr>
      </w:pPr>
    </w:p>
    <w:p xmlns:wp14="http://schemas.microsoft.com/office/word/2010/wordml" w:rsidP="1BEF2846" w14:paraId="716E080A" wp14:textId="761DD7F9">
      <w:pPr>
        <w:pStyle w:val="ListParagraph"/>
        <w:spacing w:after="160" w:line="256" w:lineRule="auto"/>
        <w:ind w:left="72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"/>
        </w:rPr>
      </w:pPr>
      <w:r w:rsidR="7781001E">
        <w:drawing>
          <wp:inline xmlns:wp14="http://schemas.microsoft.com/office/word/2010/wordprocessingDrawing" wp14:editId="798C41E6" wp14:anchorId="7C46BAA1">
            <wp:extent cx="6076950" cy="3800475"/>
            <wp:effectExtent l="0" t="0" r="0" b="0"/>
            <wp:docPr id="1458691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691044" name="Picture 1458691044"/>
                    <pic:cNvPicPr/>
                  </pic:nvPicPr>
                  <pic:blipFill>
                    <a:blip xmlns:r="http://schemas.openxmlformats.org/officeDocument/2006/relationships" r:embed="rId1571967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68C844E7" wp14:textId="266DBE12">
      <w:pPr>
        <w:pStyle w:val="ListParagraph"/>
        <w:spacing w:after="160" w:line="256" w:lineRule="auto"/>
        <w:ind w:left="72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"/>
        </w:rPr>
      </w:pPr>
    </w:p>
    <w:p xmlns:wp14="http://schemas.microsoft.com/office/word/2010/wordml" w:rsidP="1BEF2846" w14:paraId="29706944" wp14:textId="04DCD780">
      <w:pPr>
        <w:pStyle w:val="ListParagraph"/>
        <w:spacing w:line="240" w:lineRule="auto"/>
        <w:ind w:left="72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</w:pPr>
      <w:r w:rsidRPr="1BEF2846" w:rsidR="7781001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2. Створення блоксхеми в Draw.io</w:t>
      </w:r>
    </w:p>
    <w:p xmlns:wp14="http://schemas.microsoft.com/office/word/2010/wordml" w:rsidP="1BEF2846" w14:paraId="77943BCC" wp14:textId="01E27E6C">
      <w:pPr>
        <w:pStyle w:val="Normal"/>
        <w:spacing w:after="0" w:afterAutospacing="off" w:line="240" w:lineRule="auto"/>
        <w:ind w:left="72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</w:pPr>
    </w:p>
    <w:p xmlns:wp14="http://schemas.microsoft.com/office/word/2010/wordml" w:rsidP="1BEF2846" w14:paraId="59CEC1CD" wp14:textId="72526FC8">
      <w:pPr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2C76C13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№2 Configuration: Trellо</w:t>
      </w:r>
    </w:p>
    <w:p xmlns:wp14="http://schemas.microsoft.com/office/word/2010/wordml" w:rsidP="1BEF2846" w14:paraId="78F8478F" wp14:textId="49CFB33C">
      <w:pPr>
        <w:pStyle w:val="ListParagraph"/>
        <w:numPr>
          <w:ilvl w:val="0"/>
          <w:numId w:val="20"/>
        </w:numPr>
        <w:spacing w:after="240" w:afterAutospacing="off" w:line="276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2C76C1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Створено борду в трелло. Надала тімейтам можливість переглядати та оцінювати мій прогрес. Створила чеклісти до деяких тасків:</w:t>
      </w:r>
    </w:p>
    <w:p xmlns:wp14="http://schemas.microsoft.com/office/word/2010/wordml" w:rsidP="1BEF2846" w14:paraId="5CFC0C70" wp14:textId="2727DDB0">
      <w:pPr>
        <w:spacing w:after="240" w:afterAutospacing="off" w:line="276" w:lineRule="auto"/>
        <w:jc w:val="center"/>
      </w:pPr>
      <w:r w:rsidR="505AA27D">
        <w:drawing>
          <wp:inline xmlns:wp14="http://schemas.microsoft.com/office/word/2010/wordprocessingDrawing" wp14:editId="2D313D94" wp14:anchorId="50462037">
            <wp:extent cx="5067300" cy="3168976"/>
            <wp:effectExtent l="0" t="0" r="0" b="0"/>
            <wp:docPr id="1673723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723521" name="Picture 1673723521"/>
                    <pic:cNvPicPr/>
                  </pic:nvPicPr>
                  <pic:blipFill>
                    <a:blip xmlns:r="http://schemas.openxmlformats.org/officeDocument/2006/relationships" r:embed="rId1028945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316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72597D73" wp14:textId="079F776F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uk"/>
        </w:rPr>
      </w:pPr>
      <w:r w:rsidRPr="1BEF2846" w:rsidR="2C76C1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3. Створена дошка в Trello</w:t>
      </w:r>
    </w:p>
    <w:p xmlns:wp14="http://schemas.microsoft.com/office/word/2010/wordml" w:rsidP="1BEF2846" w14:paraId="4AC40783" wp14:textId="0414B492">
      <w:pPr>
        <w:spacing w:after="200" w:line="276" w:lineRule="auto"/>
        <w:jc w:val="center"/>
      </w:pPr>
      <w:r w:rsidR="46FBC763">
        <w:drawing>
          <wp:inline xmlns:wp14="http://schemas.microsoft.com/office/word/2010/wordprocessingDrawing" wp14:editId="004A1C85" wp14:anchorId="6B9B9E19">
            <wp:extent cx="5271407" cy="3519580"/>
            <wp:effectExtent l="0" t="0" r="0" b="0"/>
            <wp:docPr id="1930301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301211" name="Picture 1930301211"/>
                    <pic:cNvPicPr/>
                  </pic:nvPicPr>
                  <pic:blipFill>
                    <a:blip xmlns:r="http://schemas.openxmlformats.org/officeDocument/2006/relationships" r:embed="rId932751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407" cy="35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460B7938" wp14:textId="2342E30E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</w:pPr>
      <w:r w:rsidRPr="1BEF2846" w:rsidR="329BC0D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4. Чеклист в тасках в Trello</w:t>
      </w:r>
    </w:p>
    <w:p xmlns:wp14="http://schemas.microsoft.com/office/word/2010/wordml" w:rsidP="1BEF2846" w14:paraId="1111ECF2" wp14:textId="65AF3A62">
      <w:pPr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E9E8E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 xml:space="preserve">Завдання №3  </w:t>
      </w:r>
      <w:r w:rsidRPr="1BEF2846" w:rsidR="6E9E8E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Configuration: Linux Console Commands</w:t>
      </w:r>
    </w:p>
    <w:p xmlns:wp14="http://schemas.microsoft.com/office/word/2010/wordml" w:rsidP="1BEF2846" w14:paraId="61303658" wp14:textId="1CE6E2F7">
      <w:pPr>
        <w:pStyle w:val="ListParagraph"/>
        <w:numPr>
          <w:ilvl w:val="0"/>
          <w:numId w:val="21"/>
        </w:numPr>
        <w:spacing w:after="240" w:afterAutospacing="off" w:line="276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6E9E8E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Попрактикувала використання лінукс команд.</w:t>
      </w:r>
    </w:p>
    <w:p xmlns:wp14="http://schemas.microsoft.com/office/word/2010/wordml" w:rsidP="1BEF2846" w14:paraId="759EA373" wp14:textId="7DB96699">
      <w:pPr>
        <w:spacing w:after="24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="0FFB81B7">
        <w:drawing>
          <wp:inline xmlns:wp14="http://schemas.microsoft.com/office/word/2010/wordprocessingDrawing" wp14:editId="470EA181" wp14:anchorId="0BF956C3">
            <wp:extent cx="6116194" cy="4079109"/>
            <wp:effectExtent l="0" t="0" r="0" b="0"/>
            <wp:docPr id="1064980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980268" name="Picture 1064980268"/>
                    <pic:cNvPicPr/>
                  </pic:nvPicPr>
                  <pic:blipFill>
                    <a:blip xmlns:r="http://schemas.openxmlformats.org/officeDocument/2006/relationships" r:embed="rId1813717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6194" cy="407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EF2846" w:rsidR="6E9E8E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</w:t>
      </w:r>
    </w:p>
    <w:p xmlns:wp14="http://schemas.microsoft.com/office/word/2010/wordml" w:rsidP="1BEF2846" w14:paraId="4EBA21D1" wp14:textId="545A97D8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</w:pPr>
      <w:r w:rsidRPr="1BEF2846" w:rsidR="6E9E8E6C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5. Виконання лінукс команд</w:t>
      </w:r>
    </w:p>
    <w:p xmlns:wp14="http://schemas.microsoft.com/office/word/2010/wordml" w:rsidP="1BEF2846" w14:paraId="5F93E583" wp14:textId="6643D82F">
      <w:pPr>
        <w:spacing w:after="12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51083E5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№4</w:t>
      </w:r>
      <w:r w:rsidRPr="1BEF2846" w:rsidR="51083E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 Configuration: Visual Studio Code, VSC C/C++ Extensions, IntelliSense, Code Runner, debugger</w:t>
      </w:r>
    </w:p>
    <w:p xmlns:wp14="http://schemas.microsoft.com/office/word/2010/wordml" w:rsidP="1BEF2846" w14:paraId="7508EDD0" wp14:textId="22C9A08A">
      <w:pPr>
        <w:pStyle w:val="ListParagraph"/>
        <w:numPr>
          <w:ilvl w:val="0"/>
          <w:numId w:val="22"/>
        </w:numPr>
        <w:spacing w:after="240" w:afterAutospacing="off" w:line="256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51083E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Встановила розширення для C/С++</w:t>
      </w:r>
    </w:p>
    <w:p xmlns:wp14="http://schemas.microsoft.com/office/word/2010/wordml" w:rsidP="1BEF2846" w14:paraId="5D11C60B" wp14:textId="6861F4F2">
      <w:pPr>
        <w:spacing w:after="240" w:afterAutospacing="off" w:line="276" w:lineRule="auto"/>
        <w:jc w:val="center"/>
      </w:pPr>
      <w:r w:rsidR="128CC70F">
        <w:drawing>
          <wp:inline xmlns:wp14="http://schemas.microsoft.com/office/word/2010/wordprocessingDrawing" wp14:editId="73ED6A3E" wp14:anchorId="68645E43">
            <wp:extent cx="6305550" cy="3943350"/>
            <wp:effectExtent l="0" t="0" r="0" b="0"/>
            <wp:docPr id="1087111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111848" name="Picture 1087111848"/>
                    <pic:cNvPicPr/>
                  </pic:nvPicPr>
                  <pic:blipFill>
                    <a:blip xmlns:r="http://schemas.openxmlformats.org/officeDocument/2006/relationships" r:embed="rId1962743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EF2846" w:rsidR="51083E5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6. Встановлені розширення у Visual Studio Code</w:t>
      </w:r>
    </w:p>
    <w:p xmlns:wp14="http://schemas.microsoft.com/office/word/2010/wordml" w:rsidP="1BEF2846" w14:paraId="3544B0CA" wp14:textId="0E039E1D">
      <w:pPr>
        <w:pStyle w:val="ListParagraph"/>
        <w:numPr>
          <w:ilvl w:val="0"/>
          <w:numId w:val="23"/>
        </w:numPr>
        <w:spacing w:before="40" w:line="196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53F5EA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Також встановив MSL для компіляції та створення програм.</w:t>
      </w:r>
    </w:p>
    <w:p xmlns:wp14="http://schemas.microsoft.com/office/word/2010/wordml" w:rsidP="1BEF2846" w14:paraId="2BF7C8D1" wp14:textId="59532F8D">
      <w:pPr>
        <w:spacing w:after="200" w:line="276" w:lineRule="auto"/>
        <w:jc w:val="center"/>
      </w:pPr>
      <w:r w:rsidR="1C54F197">
        <w:drawing>
          <wp:inline xmlns:wp14="http://schemas.microsoft.com/office/word/2010/wordprocessingDrawing" wp14:editId="289E9EA7" wp14:anchorId="24C31658">
            <wp:extent cx="4536420" cy="3323510"/>
            <wp:effectExtent l="0" t="0" r="0" b="0"/>
            <wp:docPr id="1071792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792331" name="Picture 1071792331"/>
                    <pic:cNvPicPr/>
                  </pic:nvPicPr>
                  <pic:blipFill>
                    <a:blip xmlns:r="http://schemas.openxmlformats.org/officeDocument/2006/relationships" r:embed="rId324172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6420" cy="33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14FD83BF" wp14:textId="59ACCE75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</w:pPr>
      <w:r w:rsidRPr="1BEF2846" w:rsidR="53F5EA1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 xml:space="preserve">Рис 7. Встановлена програма </w:t>
      </w:r>
      <w:r w:rsidRPr="1BEF2846" w:rsidR="03212C6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WSL</w:t>
      </w:r>
    </w:p>
    <w:p xmlns:wp14="http://schemas.microsoft.com/office/word/2010/wordml" w:rsidP="1BEF2846" w14:paraId="4B51D985" wp14:textId="34A4F876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0FEC9F1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№5</w:t>
      </w:r>
      <w:r w:rsidRPr="1BEF2846" w:rsidR="0FEC9F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Configuration: Git</w:t>
      </w:r>
    </w:p>
    <w:p xmlns:wp14="http://schemas.microsoft.com/office/word/2010/wordml" w:rsidP="1BEF2846" w14:paraId="06DB3196" wp14:textId="3364AAB1">
      <w:pPr>
        <w:pStyle w:val="ListParagraph"/>
        <w:numPr>
          <w:ilvl w:val="0"/>
          <w:numId w:val="24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0FEC9F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приєднала Git до свого Github. На фото показана історія роботи з гітом.</w:t>
      </w:r>
    </w:p>
    <w:p xmlns:wp14="http://schemas.microsoft.com/office/word/2010/wordml" w:rsidP="1BEF2846" w14:paraId="31ED822F" wp14:textId="7DDD22D7">
      <w:pPr>
        <w:spacing w:after="120" w:afterAutospacing="off" w:line="276" w:lineRule="auto"/>
        <w:jc w:val="center"/>
      </w:pPr>
      <w:r w:rsidR="75732D01">
        <w:drawing>
          <wp:inline xmlns:wp14="http://schemas.microsoft.com/office/word/2010/wordprocessingDrawing" wp14:editId="2543ACF3" wp14:anchorId="6A9D3D19">
            <wp:extent cx="6305550" cy="3609975"/>
            <wp:effectExtent l="0" t="0" r="0" b="0"/>
            <wp:docPr id="963593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593804" name="Picture 963593804"/>
                    <pic:cNvPicPr/>
                  </pic:nvPicPr>
                  <pic:blipFill>
                    <a:blip xmlns:r="http://schemas.openxmlformats.org/officeDocument/2006/relationships" r:embed="rId472518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666948F0" wp14:textId="0DA8D015">
      <w:pPr>
        <w:spacing w:after="120" w:afterAutospacing="off"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"/>
        </w:rPr>
      </w:pPr>
      <w:r w:rsidRPr="1BEF2846" w:rsidR="0FEC9F1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8. Історія виконаних команд Git</w:t>
      </w:r>
    </w:p>
    <w:p xmlns:wp14="http://schemas.microsoft.com/office/word/2010/wordml" w:rsidP="1BEF2846" w14:paraId="1A0C860E" wp14:textId="2BA10702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8"/>
          <w:szCs w:val="28"/>
          <w:lang w:val="uk"/>
        </w:rPr>
      </w:pPr>
    </w:p>
    <w:p xmlns:wp14="http://schemas.microsoft.com/office/word/2010/wordml" w:rsidP="1BEF2846" w14:paraId="4FEFE218" wp14:textId="45E476BE">
      <w:pPr>
        <w:spacing w:after="12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№6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 Configuration: GitHub</w:t>
      </w:r>
    </w:p>
    <w:p xmlns:wp14="http://schemas.microsoft.com/office/word/2010/wordml" w:rsidP="1BEF2846" w14:paraId="236F3118" wp14:textId="01E997C4">
      <w:pPr>
        <w:pStyle w:val="ListParagraph"/>
        <w:numPr>
          <w:ilvl w:val="0"/>
          <w:numId w:val="25"/>
        </w:numPr>
        <w:spacing w:after="120" w:afterAutospacing="off" w:line="276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Зареєструва</w:t>
      </w:r>
      <w:r w:rsidRPr="1BEF2846" w:rsidR="0FD896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вся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на GitHub:</w:t>
      </w:r>
    </w:p>
    <w:p xmlns:wp14="http://schemas.microsoft.com/office/word/2010/wordml" w:rsidP="1BEF2846" w14:paraId="393D3D32" wp14:textId="4969BE97">
      <w:pPr>
        <w:spacing w:after="200" w:line="276" w:lineRule="auto"/>
        <w:jc w:val="center"/>
      </w:pPr>
      <w:r w:rsidR="0BE8AD58">
        <w:drawing>
          <wp:inline xmlns:wp14="http://schemas.microsoft.com/office/word/2010/wordprocessingDrawing" wp14:editId="7D2B2B99" wp14:anchorId="4C386CC9">
            <wp:extent cx="4087586" cy="2685951"/>
            <wp:effectExtent l="0" t="0" r="0" b="0"/>
            <wp:docPr id="1777457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457608" name="Picture 1777457608"/>
                    <pic:cNvPicPr/>
                  </pic:nvPicPr>
                  <pic:blipFill>
                    <a:blip xmlns:r="http://schemas.openxmlformats.org/officeDocument/2006/relationships" r:embed="rId491269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7586" cy="26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64880943" wp14:textId="3C5ACE20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9. Створений GitHub аккаунт</w:t>
      </w:r>
    </w:p>
    <w:p xmlns:wp14="http://schemas.microsoft.com/office/word/2010/wordml" w:rsidP="1BEF2846" w14:paraId="1B1CED72" wp14:textId="28683A58">
      <w:pPr>
        <w:pStyle w:val="ListParagraph"/>
        <w:numPr>
          <w:ilvl w:val="0"/>
          <w:numId w:val="26"/>
        </w:numPr>
        <w:spacing w:line="276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</w:t>
      </w:r>
      <w:r w:rsidRPr="1BEF2846" w:rsidR="0A8224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ssh ключ</w:t>
      </w:r>
    </w:p>
    <w:p xmlns:wp14="http://schemas.microsoft.com/office/word/2010/wordml" w:rsidP="1BEF2846" w14:paraId="69F9A55B" wp14:textId="1AC1894F">
      <w:pPr>
        <w:spacing w:line="276" w:lineRule="auto"/>
        <w:ind w:left="720" w:firstLine="0"/>
        <w:jc w:val="center"/>
      </w:pPr>
      <w:r w:rsidR="483B4296">
        <w:drawing>
          <wp:inline xmlns:wp14="http://schemas.microsoft.com/office/word/2010/wordprocessingDrawing" wp14:editId="1FADEB24" wp14:anchorId="64B7B58F">
            <wp:extent cx="5656330" cy="2845254"/>
            <wp:effectExtent l="0" t="0" r="0" b="0"/>
            <wp:docPr id="1889413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413683" name="Picture 1889413683"/>
                    <pic:cNvPicPr/>
                  </pic:nvPicPr>
                  <pic:blipFill>
                    <a:blip xmlns:r="http://schemas.openxmlformats.org/officeDocument/2006/relationships" r:embed="rId1628920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6330" cy="284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4B8A7B12" wp14:textId="12F3E796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ис 10. Створений ssh ключ</w:t>
      </w:r>
    </w:p>
    <w:p xmlns:wp14="http://schemas.microsoft.com/office/word/2010/wordml" w:rsidP="1BEF2846" w14:paraId="0799E0FB" wp14:textId="02105AB8">
      <w:pPr>
        <w:spacing w:line="276" w:lineRule="auto"/>
        <w:ind w:left="72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</w:p>
    <w:p xmlns:wp14="http://schemas.microsoft.com/office/word/2010/wordml" w:rsidP="1BEF2846" w14:paraId="034934C4" wp14:textId="4B5F8303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№7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Configuration: Algotester</w:t>
      </w:r>
    </w:p>
    <w:p xmlns:wp14="http://schemas.microsoft.com/office/word/2010/wordml" w:rsidP="1BEF2846" w14:paraId="34993D55" wp14:textId="510CC804">
      <w:pPr>
        <w:pStyle w:val="ListParagraph"/>
        <w:numPr>
          <w:ilvl w:val="0"/>
          <w:numId w:val="27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Зареєструва</w:t>
      </w:r>
      <w:r w:rsidRPr="1BEF2846" w:rsidR="5F2B72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вся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на алготестері та викона</w:t>
      </w:r>
      <w:r w:rsidRPr="1BEF2846" w:rsidR="52D665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кілька завдань:</w:t>
      </w:r>
    </w:p>
    <w:p xmlns:wp14="http://schemas.microsoft.com/office/word/2010/wordml" w:rsidP="1BEF2846" w14:paraId="5B5C3D41" wp14:textId="51C90DDC">
      <w:pPr>
        <w:spacing w:after="200" w:line="276" w:lineRule="auto"/>
        <w:jc w:val="center"/>
      </w:pPr>
      <w:r w:rsidR="50C8A4A4">
        <w:drawing>
          <wp:inline xmlns:wp14="http://schemas.microsoft.com/office/word/2010/wordprocessingDrawing" wp14:editId="4324035E" wp14:anchorId="3E170A74">
            <wp:extent cx="6305550" cy="3943350"/>
            <wp:effectExtent l="0" t="0" r="0" b="0"/>
            <wp:docPr id="128314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147572" name="Picture 1283147572"/>
                    <pic:cNvPicPr/>
                  </pic:nvPicPr>
                  <pic:blipFill>
                    <a:blip xmlns:r="http://schemas.openxmlformats.org/officeDocument/2006/relationships" r:embed="rId1613956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19C77CB9" wp14:textId="7A48C5C1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11. Створений Algotester аккаунт</w:t>
      </w:r>
    </w:p>
    <w:p xmlns:wp14="http://schemas.microsoft.com/office/word/2010/wordml" w:rsidP="1BEF2846" w14:paraId="39423D6E" wp14:textId="470BCB24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</w:p>
    <w:p xmlns:wp14="http://schemas.microsoft.com/office/word/2010/wordml" w:rsidP="1BEF2846" w14:paraId="120F8E16" wp14:textId="61947AF1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</w:t>
      </w:r>
      <w:r w:rsidRPr="1BEF2846" w:rsidR="1459AA5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авдання №</w:t>
      </w:r>
      <w:r w:rsidRPr="1BEF2846" w:rsidR="1459AA5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8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Configuration: Create Own Git Repo and Exchange Files with Teammate</w:t>
      </w:r>
    </w:p>
    <w:p xmlns:wp14="http://schemas.microsoft.com/office/word/2010/wordml" w:rsidP="1BEF2846" w14:paraId="525AE6E3" wp14:textId="45DBBACD">
      <w:pPr>
        <w:pStyle w:val="ListParagraph"/>
        <w:numPr>
          <w:ilvl w:val="0"/>
          <w:numId w:val="28"/>
        </w:numPr>
        <w:spacing w:after="160" w:line="256" w:lineRule="auto"/>
        <w:ind w:left="927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Створи</w:t>
      </w:r>
      <w:r w:rsidRPr="1BEF2846" w:rsidR="3A741E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в</w:t>
      </w:r>
      <w:r w:rsidRPr="1BEF2846" w:rsidR="1459A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свій власний, приватний репозиторій</w:t>
      </w:r>
    </w:p>
    <w:p xmlns:wp14="http://schemas.microsoft.com/office/word/2010/wordml" w:rsidP="1BEF2846" w14:paraId="6BB5EE56" wp14:textId="73C7B5A8">
      <w:pPr>
        <w:spacing w:after="160" w:line="256" w:lineRule="auto"/>
        <w:ind w:left="720" w:firstLine="0"/>
        <w:jc w:val="center"/>
      </w:pPr>
      <w:r w:rsidR="06C3BD86">
        <w:drawing>
          <wp:inline xmlns:wp14="http://schemas.microsoft.com/office/word/2010/wordprocessingDrawing" wp14:editId="408F92E1" wp14:anchorId="5D9E1712">
            <wp:extent cx="5271407" cy="3296620"/>
            <wp:effectExtent l="0" t="0" r="0" b="0"/>
            <wp:docPr id="1953987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987352" name="Picture 1953987352"/>
                    <pic:cNvPicPr/>
                  </pic:nvPicPr>
                  <pic:blipFill>
                    <a:blip xmlns:r="http://schemas.openxmlformats.org/officeDocument/2006/relationships" r:embed="rId846243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407" cy="32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1E5385FA" wp14:textId="1910D681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"/>
        </w:rPr>
      </w:pPr>
      <w:r w:rsidRPr="1BEF2846" w:rsidR="1459AA5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12. Створений приватний репозиторій</w:t>
      </w:r>
    </w:p>
    <w:p xmlns:wp14="http://schemas.microsoft.com/office/word/2010/wordml" w:rsidP="1BEF2846" w14:paraId="1D9B8514" wp14:textId="26F8555F">
      <w:pPr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</w:p>
    <w:p xmlns:wp14="http://schemas.microsoft.com/office/word/2010/wordml" w:rsidP="1BEF2846" w14:paraId="3B56606C" wp14:textId="714DAF15">
      <w:pPr>
        <w:pStyle w:val="Heading2"/>
        <w:keepNext w:val="1"/>
        <w:keepLines w:val="1"/>
        <w:spacing w:before="4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uk"/>
        </w:rPr>
      </w:pPr>
      <w:r w:rsidRPr="1BEF2846" w:rsidR="7150534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6"/>
          <w:szCs w:val="26"/>
          <w:lang w:val="uk"/>
        </w:rPr>
        <w:t xml:space="preserve">4. </w:t>
      </w:r>
      <w:r>
        <w:tab/>
      </w:r>
      <w:r w:rsidRPr="1BEF2846" w:rsidR="7150534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6"/>
          <w:szCs w:val="26"/>
          <w:lang w:val="uk"/>
        </w:rPr>
        <w:t>Код програм з посиланням на зовнішні ресурси:</w:t>
      </w:r>
    </w:p>
    <w:p xmlns:wp14="http://schemas.microsoft.com/office/word/2010/wordml" w:rsidP="1BEF2846" w14:paraId="25A2D547" wp14:textId="4FC12226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  <w:r w:rsidRPr="1BEF2846" w:rsidR="4E48B2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Завдання №</w:t>
      </w:r>
      <w:r w:rsidRPr="1BEF2846" w:rsidR="1F1F96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9</w:t>
      </w:r>
      <w:r w:rsidRPr="1BEF2846" w:rsidR="4E48B2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Run First Program -</w:t>
      </w:r>
      <w:r w:rsidRPr="1BEF2846" w:rsidR="4E48B2E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 xml:space="preserve"> </w:t>
      </w:r>
      <w:r w:rsidRPr="1BEF2846" w:rsidR="4E48B2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</w:t>
      </w:r>
      <w:r w:rsidRPr="1BEF2846" w:rsidR="4F1D0F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адача </w:t>
      </w:r>
      <w:r w:rsidRPr="1BEF2846" w:rsidR="4F1D0F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про </w:t>
      </w:r>
      <w:r w:rsidRPr="1BEF2846" w:rsidR="4F1D0F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обчислення </w:t>
      </w:r>
      <w:r w:rsidRPr="1BEF2846" w:rsidR="4F1D0F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автономної заряджальної станції</w:t>
      </w:r>
    </w:p>
    <w:p xmlns:wp14="http://schemas.microsoft.com/office/word/2010/wordml" w:rsidP="1BEF2846" w14:paraId="206ED6F0" wp14:textId="3F1A4AF4">
      <w:pPr>
        <w:spacing w:before="0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"/>
        </w:rPr>
      </w:pPr>
    </w:p>
    <w:p xmlns:wp14="http://schemas.microsoft.com/office/word/2010/wordml" w:rsidP="1BEF2846" w14:paraId="00298CC2" wp14:textId="68158E49">
      <w:pPr>
        <w:spacing w:after="200" w:line="276" w:lineRule="auto"/>
        <w:jc w:val="center"/>
      </w:pPr>
      <w:r w:rsidR="5F153D05">
        <w:drawing>
          <wp:inline xmlns:wp14="http://schemas.microsoft.com/office/word/2010/wordprocessingDrawing" wp14:editId="14DCAA69" wp14:anchorId="5ECBF70D">
            <wp:extent cx="4607530" cy="2881446"/>
            <wp:effectExtent l="0" t="0" r="0" b="0"/>
            <wp:docPr id="139317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17217" name="Picture 139317217"/>
                    <pic:cNvPicPr/>
                  </pic:nvPicPr>
                  <pic:blipFill>
                    <a:blip xmlns:r="http://schemas.openxmlformats.org/officeDocument/2006/relationships" r:embed="rId1779418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7530" cy="28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757B9BDF" wp14:textId="624C856B">
      <w:pPr>
        <w:spacing w:after="200" w:line="276" w:lineRule="auto"/>
        <w:jc w:val="center"/>
      </w:pPr>
      <w:r w:rsidRPr="1BEF2846" w:rsidR="4E48B2E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 xml:space="preserve">Code #1. Код до задачі про </w:t>
      </w:r>
      <w:r w:rsidRPr="1BEF2846" w:rsidR="5A3538D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обчислення автономної заряджальної станції</w:t>
      </w:r>
      <w:r w:rsidRPr="1BEF2846" w:rsidR="4E48B2E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 xml:space="preserve"> / Рис 13. Код до задачі про</w:t>
      </w:r>
      <w:r w:rsidRPr="1BEF2846" w:rsidR="21D79C0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 xml:space="preserve"> </w:t>
      </w:r>
    </w:p>
    <w:p xmlns:wp14="http://schemas.microsoft.com/office/word/2010/wordml" w:rsidP="1BEF2846" w14:paraId="31501E5C" wp14:textId="18860265">
      <w:pPr>
        <w:pStyle w:val="Normal"/>
        <w:spacing w:after="200" w:line="276" w:lineRule="auto"/>
        <w:jc w:val="center"/>
      </w:pPr>
      <w:r w:rsidRPr="1BEF2846" w:rsidR="21D79C0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обчислення автономної заряджальної станції</w:t>
      </w:r>
    </w:p>
    <w:p xmlns:wp14="http://schemas.microsoft.com/office/word/2010/wordml" w:rsidP="1BEF2846" w14:paraId="78F96818" wp14:textId="35077897">
      <w:pPr>
        <w:pStyle w:val="Normal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</w:pPr>
    </w:p>
    <w:p xmlns:wp14="http://schemas.microsoft.com/office/word/2010/wordml" w:rsidP="1BEF2846" w14:paraId="0EDFED5A" wp14:textId="6B8E188C">
      <w:pPr>
        <w:spacing w:after="200" w:line="276" w:lineRule="auto"/>
        <w:jc w:val="both"/>
      </w:pPr>
      <w:hyperlink r:id="Rb7dcb30aaa554644">
        <w:r w:rsidRPr="1BEF2846" w:rsidR="21D79C0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uk"/>
          </w:rPr>
          <w:t>https://github.com/artificial-intelligence-department/ai_programming_playground_2026/pull/28</w:t>
        </w:r>
      </w:hyperlink>
    </w:p>
    <w:p xmlns:wp14="http://schemas.microsoft.com/office/word/2010/wordml" w:rsidP="1BEF2846" w14:paraId="553AE06D" wp14:textId="6905354E">
      <w:pPr>
        <w:keepNext w:val="false"/>
        <w:keepLines w:val="false"/>
        <w:pageBreakBefore w:val="false"/>
        <w:widowControl/>
        <w:spacing w:before="0" w:after="200" w:line="276" w:lineRule="auto"/>
        <w:ind w:start="0" w:end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</w:pPr>
    </w:p>
    <w:p xmlns:wp14="http://schemas.microsoft.com/office/word/2010/wordml" w14:paraId="3362D3F8" wp14:textId="77777777">
      <w:pPr>
        <w:pStyle w:val="Heading2"/>
        <w:rPr>
          <w:rFonts w:ascii="Times New Roman" w:hAnsi="Times New Roman"/>
          <w:sz w:val="28"/>
          <w:szCs w:val="28"/>
        </w:rPr>
      </w:pP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5.</w:t>
      </w:r>
      <w:r>
        <w:tab/>
      </w: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Результати виконання завдань, тестування та фактично затрачений час:</w:t>
      </w:r>
    </w:p>
    <w:p w:rsidR="480C18B7" w:rsidP="1BEF2846" w:rsidRDefault="480C18B7" w14:paraId="056D2554" w14:textId="7030D5E3">
      <w:pPr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80C18B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uk"/>
        </w:rPr>
        <w:t>Завдання №10</w:t>
      </w:r>
      <w:r w:rsidRPr="1BEF2846" w:rsidR="480C18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Run First Program - задача про депозит - виконання програми</w:t>
      </w:r>
    </w:p>
    <w:p w:rsidR="5250DCCB" w:rsidP="1BEF2846" w:rsidRDefault="5250DCCB" w14:paraId="182618DB" w14:textId="47EEAF87">
      <w:pPr>
        <w:spacing w:after="200" w:line="276" w:lineRule="auto"/>
        <w:jc w:val="center"/>
      </w:pPr>
      <w:r w:rsidR="5250DCCB">
        <w:drawing>
          <wp:inline wp14:editId="7C7319B0" wp14:anchorId="01ED023B">
            <wp:extent cx="6305550" cy="3943350"/>
            <wp:effectExtent l="0" t="0" r="0" b="0"/>
            <wp:docPr id="2013699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699309" name="Picture 2013699309"/>
                    <pic:cNvPicPr/>
                  </pic:nvPicPr>
                  <pic:blipFill>
                    <a:blip xmlns:r="http://schemas.openxmlformats.org/officeDocument/2006/relationships" r:embed="rId238806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C18B7" w:rsidP="1BEF2846" w:rsidRDefault="480C18B7" w14:paraId="2CD23F8D" w14:textId="2F17507C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-UA"/>
        </w:rPr>
      </w:pPr>
      <w:r w:rsidRPr="1BEF2846" w:rsidR="480C18B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14. Виконання програми про депозит</w:t>
      </w:r>
    </w:p>
    <w:p w:rsidR="1BEF2846" w:rsidP="1BEF2846" w:rsidRDefault="1BEF2846" w14:paraId="5370643D" w14:textId="103D1518">
      <w:pPr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</w:p>
    <w:p w:rsidR="480C18B7" w:rsidP="1BEF2846" w:rsidRDefault="480C18B7" w14:paraId="12B84933" w14:textId="77897F25">
      <w:pPr>
        <w:spacing w:after="20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480C18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Час затрачений на виконання завдання: 1 день</w:t>
      </w:r>
    </w:p>
    <w:p xmlns:wp14="http://schemas.microsoft.com/office/word/2010/wordml" w14:paraId="4AD79C31" wp14:textId="77777777">
      <w:pPr>
        <w:pStyle w:val="Heading2"/>
        <w:rPr>
          <w:rFonts w:ascii="Times New Roman" w:hAnsi="Times New Roman"/>
          <w:sz w:val="28"/>
          <w:szCs w:val="28"/>
        </w:rPr>
      </w:pPr>
      <w:bookmarkStart w:name="_heading=h.i4rg1fbwjtfq" w:id="1559604884"/>
      <w:bookmarkEnd w:id="1559604884"/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6.</w:t>
      </w:r>
      <w:r>
        <w:tab/>
      </w: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Кооперація з командою:</w:t>
      </w:r>
    </w:p>
    <w:p xmlns:wp14="http://schemas.microsoft.com/office/word/2010/wordml" w:rsidP="1BEF2846" w14:paraId="549F7594" wp14:textId="12CC1C01">
      <w:pPr>
        <w:pStyle w:val="normal1"/>
        <w:numPr>
          <w:ilvl w:val="0"/>
          <w:numId w:val="3"/>
        </w:numPr>
        <w:ind w:left="927" w:start="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-UA"/>
        </w:rPr>
      </w:pPr>
      <w:r w:rsidRPr="1BEF2846" w:rsidR="0685B9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З</w:t>
      </w:r>
      <w:r w:rsidRPr="1BEF2846" w:rsidR="1011013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устріч 13.09.</w:t>
      </w:r>
      <w:r w:rsidRPr="1BEF2846" w:rsidR="3BC0BC9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 xml:space="preserve"> Обговорили епік та завдання які лишилось виконати учасникам команди</w:t>
      </w:r>
      <w:r w:rsidRPr="1BEF2846" w:rsidR="1011013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uk"/>
        </w:rPr>
        <w:t>:</w:t>
      </w:r>
    </w:p>
    <w:p xmlns:wp14="http://schemas.microsoft.com/office/word/2010/wordml" w:rsidP="1BEF2846" w14:paraId="1CD51918" wp14:textId="525FBF29">
      <w:pPr>
        <w:pStyle w:val="normal1"/>
        <w:ind w:left="0" w:start="0" w:hanging="360"/>
        <w:jc w:val="center"/>
      </w:pPr>
      <w:r w:rsidR="7829A1BF">
        <w:drawing>
          <wp:inline xmlns:wp14="http://schemas.microsoft.com/office/word/2010/wordprocessingDrawing" wp14:editId="2F76557F" wp14:anchorId="7F017E3A">
            <wp:extent cx="6305550" cy="1219200"/>
            <wp:effectExtent l="0" t="0" r="0" b="0"/>
            <wp:docPr id="416418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418471" name="Picture 416418471"/>
                    <pic:cNvPicPr/>
                  </pic:nvPicPr>
                  <pic:blipFill>
                    <a:blip xmlns:r="http://schemas.openxmlformats.org/officeDocument/2006/relationships" r:embed="rId2082117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EF2846" w:rsidR="1011013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 xml:space="preserve">Рис 15. Скрін зустрічі </w:t>
      </w:r>
      <w:r w:rsidRPr="1BEF2846" w:rsidR="365EFA1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в діскорді</w:t>
      </w:r>
    </w:p>
    <w:p xmlns:wp14="http://schemas.microsoft.com/office/word/2010/wordml" w:rsidP="1BEF2846" w14:paraId="0DA4D98A" wp14:textId="5A1F15EF">
      <w:pPr>
        <w:pStyle w:val="ListParagraph"/>
        <w:spacing w:line="276" w:lineRule="auto"/>
        <w:ind w:left="0" w:start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</w:pPr>
    </w:p>
    <w:p xmlns:wp14="http://schemas.microsoft.com/office/word/2010/wordml" w:rsidP="1BEF2846" w14:paraId="4922913B" wp14:textId="0FAAC60C">
      <w:pPr>
        <w:pStyle w:val="ListParagraph"/>
        <w:numPr>
          <w:ilvl w:val="0"/>
          <w:numId w:val="3"/>
        </w:numPr>
        <w:spacing w:after="200" w:line="276" w:lineRule="auto"/>
        <w:ind w:left="927" w:star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uk-UA"/>
        </w:rPr>
      </w:pPr>
      <w:r w:rsidRPr="1BEF2846" w:rsidR="1011013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uk"/>
        </w:rPr>
        <w:t>Код ревю пулреквестів учасників команди:</w:t>
      </w:r>
    </w:p>
    <w:p xmlns:wp14="http://schemas.microsoft.com/office/word/2010/wordml" w:rsidP="1BEF2846" w14:paraId="20225799" wp14:textId="230B57F5">
      <w:pPr>
        <w:pStyle w:val="ListParagraph"/>
        <w:spacing w:after="200" w:line="276" w:lineRule="auto"/>
        <w:ind w:left="927" w:start="0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uk-UA"/>
        </w:rPr>
      </w:pPr>
      <w:r w:rsidR="4992EFE5">
        <w:drawing>
          <wp:inline xmlns:wp14="http://schemas.microsoft.com/office/word/2010/wordprocessingDrawing" wp14:editId="093D7B3F" wp14:anchorId="26124E7C">
            <wp:extent cx="5211450" cy="3259125"/>
            <wp:effectExtent l="0" t="0" r="0" b="0"/>
            <wp:docPr id="1666916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916703" name="Picture 1666916703"/>
                    <pic:cNvPicPr/>
                  </pic:nvPicPr>
                  <pic:blipFill>
                    <a:blip xmlns:r="http://schemas.openxmlformats.org/officeDocument/2006/relationships" r:embed="rId890374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1450" cy="32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EF2846" w14:paraId="1CE99D53" wp14:textId="5A790AC2">
      <w:pPr>
        <w:pStyle w:val="ListParagraph"/>
        <w:spacing w:line="276" w:lineRule="auto"/>
        <w:ind w:left="0" w:star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D85C6"/>
          <w:sz w:val="20"/>
          <w:szCs w:val="20"/>
          <w:lang w:val="uk-UA"/>
        </w:rPr>
      </w:pPr>
      <w:r w:rsidRPr="1BEF2846" w:rsidR="1011013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3D85C6"/>
          <w:sz w:val="20"/>
          <w:szCs w:val="20"/>
          <w:lang w:val="uk"/>
        </w:rPr>
        <w:t>Рис 16. Скрін коментарів в пулреквесті</w:t>
      </w:r>
    </w:p>
    <w:p xmlns:wp14="http://schemas.microsoft.com/office/word/2010/wordml" w:rsidP="1BEF2846" w14:paraId="077F8DB6" wp14:textId="17904201">
      <w:pPr>
        <w:pStyle w:val="normal1"/>
        <w:ind w:left="0" w:start="0" w:hanging="360"/>
        <w:rPr>
          <w:rFonts w:ascii="Times New Roman" w:hAnsi="Times New Roman"/>
          <w:sz w:val="28"/>
          <w:szCs w:val="28"/>
        </w:rPr>
      </w:pPr>
    </w:p>
    <w:p xmlns:wp14="http://schemas.microsoft.com/office/word/2010/wordml" w14:paraId="34CE0A41" wp14:textId="77777777">
      <w:pPr>
        <w:pStyle w:val="normal1"/>
        <w:ind w:star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 xmlns:wp14="http://schemas.microsoft.com/office/word/2010/wordml" w14:paraId="03B82C42" wp14:textId="77777777">
      <w:pPr>
        <w:pStyle w:val="Heading1"/>
        <w:rPr>
          <w:rFonts w:ascii="Times New Roman" w:hAnsi="Times New Roman"/>
          <w:sz w:val="28"/>
          <w:szCs w:val="28"/>
        </w:rPr>
      </w:pPr>
      <w:r w:rsidRPr="1BEF2846" w:rsidR="1BEF28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Висновки: </w:t>
      </w:r>
    </w:p>
    <w:p w:rsidR="06980CF7" w:rsidP="1BEF2846" w:rsidRDefault="06980CF7" w14:paraId="5864DC47" w14:textId="474E8D55">
      <w:pPr>
        <w:spacing w:before="0" w:beforeAutospacing="off" w:after="240" w:afterAutospacing="off"/>
      </w:pPr>
      <w:r w:rsidRPr="1BEF2846" w:rsidR="06980CF7">
        <w:rPr>
          <w:noProof w:val="0"/>
          <w:lang w:val="uk-UA"/>
        </w:rPr>
        <w:t>Під час виконання поставлених завдань було комплексно опановано базовий інструментарій для розробки програмного забезпечення мовою C++. Отримані теоретичні знання та практичні навички створюють підґрунтя для реалізації складніших проєктів і подальшого поглиблення експертизи.</w:t>
      </w:r>
    </w:p>
    <w:p w:rsidR="06980CF7" w:rsidP="1BEF2846" w:rsidRDefault="06980CF7" w14:paraId="006232EA" w14:textId="5632BB65">
      <w:pPr>
        <w:spacing w:before="240" w:beforeAutospacing="off" w:after="240" w:afterAutospacing="off"/>
      </w:pPr>
      <w:r w:rsidRPr="1BEF2846" w:rsidR="06980CF7">
        <w:rPr>
          <w:b w:val="1"/>
          <w:bCs w:val="1"/>
          <w:noProof w:val="0"/>
          <w:lang w:val="uk-UA"/>
        </w:rPr>
        <w:t>Здобуті навички:</w:t>
      </w:r>
    </w:p>
    <w:p w:rsidR="06980CF7" w:rsidP="1BEF2846" w:rsidRDefault="06980CF7" w14:paraId="508A9C5B" w14:textId="79381B5D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Розробка мовою C++:</w:t>
      </w:r>
      <w:r w:rsidRPr="1BEF2846" w:rsidR="06980CF7">
        <w:rPr>
          <w:noProof w:val="0"/>
          <w:lang w:val="uk-UA"/>
        </w:rPr>
        <w:t xml:space="preserve"> засвоєно базовий синтаксис, принципи функціонування введення/виведення даних; успішно написано та налагоджено перші програми.</w:t>
      </w:r>
    </w:p>
    <w:p w:rsidR="06980CF7" w:rsidP="1BEF2846" w:rsidRDefault="06980CF7" w14:paraId="7030884E" w14:textId="2508DDD2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Налаштування середовища:</w:t>
      </w:r>
      <w:r w:rsidRPr="1BEF2846" w:rsidR="06980CF7">
        <w:rPr>
          <w:noProof w:val="0"/>
          <w:lang w:val="uk-UA"/>
        </w:rPr>
        <w:t xml:space="preserve"> встановлено та сконфігуровано IDE Visual Studio Code із необхідними розширеннями для комфортної C++ розробки.</w:t>
      </w:r>
    </w:p>
    <w:p w:rsidR="06980CF7" w:rsidP="1BEF2846" w:rsidRDefault="06980CF7" w14:paraId="17D000C0" w14:textId="35F48A67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Командний рядок (CLI):</w:t>
      </w:r>
      <w:r w:rsidRPr="1BEF2846" w:rsidR="06980CF7">
        <w:rPr>
          <w:noProof w:val="0"/>
          <w:lang w:val="uk-UA"/>
        </w:rPr>
        <w:t xml:space="preserve"> опановано основні команди Linux-подібного терміналу для ефективної взаємодії з ОС.</w:t>
      </w:r>
    </w:p>
    <w:p w:rsidR="06980CF7" w:rsidP="1BEF2846" w:rsidRDefault="06980CF7" w14:paraId="2D167219" w14:textId="4FBF056B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Контроль версій (Git/GitHub):</w:t>
      </w:r>
      <w:r w:rsidRPr="1BEF2846" w:rsidR="06980CF7">
        <w:rPr>
          <w:noProof w:val="0"/>
          <w:lang w:val="uk-UA"/>
        </w:rPr>
        <w:t xml:space="preserve"> засвоєно базовий воркфлоу роботодавця (клонування репозиторіїв, створення комітів, відстеження змін).</w:t>
      </w:r>
    </w:p>
    <w:p w:rsidR="06980CF7" w:rsidP="1BEF2846" w:rsidRDefault="06980CF7" w14:paraId="6FD59057" w14:textId="7CF3A2FD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Управління проєктами:</w:t>
      </w:r>
      <w:r w:rsidRPr="1BEF2846" w:rsidR="06980CF7">
        <w:rPr>
          <w:noProof w:val="0"/>
          <w:lang w:val="uk-UA"/>
        </w:rPr>
        <w:t xml:space="preserve"> вивчено принципи організації завдань і планування спринтів через Trello.</w:t>
      </w:r>
    </w:p>
    <w:p w:rsidR="06980CF7" w:rsidP="1BEF2846" w:rsidRDefault="06980CF7" w14:paraId="2895BEEE" w14:textId="766A08EC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Алгоритмізація та аналіз:</w:t>
      </w:r>
      <w:r w:rsidRPr="1BEF2846" w:rsidR="06980CF7">
        <w:rPr>
          <w:noProof w:val="0"/>
          <w:lang w:val="uk-UA"/>
        </w:rPr>
        <w:t xml:space="preserve"> набуто досвід роботи з платформою Algotester для перевірки та оптимізації алгоритмів.</w:t>
      </w:r>
    </w:p>
    <w:p w:rsidR="06980CF7" w:rsidP="1BEF2846" w:rsidRDefault="06980CF7" w14:paraId="1320D30A" w14:textId="031E6D5D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Проєктування та візуалізація:</w:t>
      </w:r>
      <w:r w:rsidRPr="1BEF2846" w:rsidR="06980CF7">
        <w:rPr>
          <w:noProof w:val="0"/>
          <w:lang w:val="uk-UA"/>
        </w:rPr>
        <w:t xml:space="preserve"> засвоєно інструмент Draw.io для побудови блок-схем та алгоритмічних діаграм.</w:t>
      </w:r>
    </w:p>
    <w:p w:rsidR="06980CF7" w:rsidP="1BEF2846" w:rsidRDefault="06980CF7" w14:paraId="4395B479" w14:textId="2E89FA1B">
      <w:pPr>
        <w:pStyle w:val="ListParagraph"/>
        <w:numPr>
          <w:ilvl w:val="0"/>
          <w:numId w:val="29"/>
        </w:numPr>
        <w:spacing w:before="240" w:beforeAutospacing="off" w:after="240" w:afterAutospacing="off"/>
        <w:ind w:left="927"/>
        <w:jc w:val="left"/>
        <w:rPr>
          <w:noProof w:val="0"/>
          <w:lang w:val="uk-UA"/>
        </w:rPr>
      </w:pPr>
      <w:r w:rsidRPr="1BEF2846" w:rsidR="06980CF7">
        <w:rPr>
          <w:b w:val="1"/>
          <w:bCs w:val="1"/>
          <w:noProof w:val="0"/>
          <w:lang w:val="uk-UA"/>
        </w:rPr>
        <w:t>Документування:</w:t>
      </w:r>
      <w:r w:rsidRPr="1BEF2846" w:rsidR="06980CF7">
        <w:rPr>
          <w:noProof w:val="0"/>
          <w:lang w:val="uk-UA"/>
        </w:rPr>
        <w:t xml:space="preserve"> сформовано підсумковий звіт про виконану роботу у MS Word.</w:t>
      </w:r>
    </w:p>
    <w:p w:rsidR="1BEF2846" w:rsidP="1BEF2846" w:rsidRDefault="1BEF2846" w14:paraId="3A66AF8F" w14:textId="6D4D4789"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BEF2846" w14:paraId="6D98A12B" wp14:textId="2328A2EC">
      <w:pPr>
        <w:pStyle w:val="normal1"/>
        <w:spacing w:before="0" w:after="20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footerReference w:type="even" r:id="rId10"/>
      <w:footerReference w:type="default" r:id="rId11"/>
      <w:footerReference w:type="first" r:id="rId12"/>
      <w:type w:val="nextPage"/>
      <w:pgSz w:w="11906" w:h="16838" w:orient="portrait"/>
      <w:pgMar w:top="1134" w:right="850" w:bottom="1134" w:left="1134" w:header="0" w:footer="708" w:gutter="0"/>
      <w:pgNumType w:fmt="decimal" w:start="1"/>
      <w:formProt w:val="false"/>
      <w:titlePg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  <w:embedRegular w:fontKey="{05014A78-CABC-4EF0-12AC-5CD89AEFDE05}" r:id="rId5"/>
    <w:embedBold w:fontKey="{06014A78-CABC-4EF0-12AC-5CD89AEFDE06}" r:id="rId6"/>
  </w:font>
  <w:font w:name="Wingdings">
    <w:charset w:val="02"/>
    <w:family w:val="auto"/>
    <w:pitch w:val="default"/>
    <w:embedRegular w:fontKey="{07014A78-CABC-4EF0-12AC-5CD89AEFDE07}" r:id="rId7"/>
    <w:embedBold w:fontKey="{08014A78-CABC-4EF0-12AC-5CD89AEFDE08}" r:id="rId8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946DB82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997CC1D" wp14:textId="77777777"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leader="none" w:pos="4677"/>
        <w:tab w:val="right" w:leader="none" w:pos="9355"/>
      </w:tabs>
      <w:spacing w:before="0" w:after="0" w:line="240" w:lineRule="auto"/>
      <w:ind w:start="0" w:end="0" w:hanging="0"/>
      <w:jc w:val="end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val="clear" w:fill="auto"/>
        <w:vertAlign w:val="baseline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10FFD37" wp14:textId="77777777">
    <w:pPr>
      <w:pStyle w:val="normal1"/>
      <w:spacing w:before="0" w:after="200"/>
      <w:jc w:val="center"/>
      <w:rPr>
        <w:rFonts w:ascii="Times New Roman" w:hAnsi="Times New Roman" w:eastAsia="Times New Roman" w:cs="Times New Roman"/>
        <w:sz w:val="28"/>
        <w:szCs w:val="28"/>
      </w:rPr>
    </w:pP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9">
    <w:nsid w:val="2f031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40de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af57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78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a83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abbd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a0c6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e47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94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c75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995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722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d34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f798291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d2605f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08c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bullet"/>
      <w:lvlText w:val="▪"/>
      <w:lvlJc w:val="left"/>
      <w:pPr>
        <w:ind w:left="2160" w:hanging="360"/>
      </w:pPr>
      <w:rPr>
        <w:rFonts w:hint="default" w:ascii="Times New Roman" w:hAnsi="Times New Roman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bd5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cfe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605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03f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dc3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440" w:hanging="360"/>
      </w:pPr>
      <w:rPr>
        <w:u w:val="none"/>
        <w:lang w:val="en-US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  <w:nsid w:val="5b4f6b31"/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  <w:nsid w:val="2ffed9c6"/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hint="default" w:ascii="OpenSymbol" w:hAnsi="OpenSymbol" w:cs="OpenSymbol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hint="default" w:ascii="OpenSymbol" w:hAnsi="OpenSymbol" w:cs="OpenSymbol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hint="default" w:ascii="OpenSymbol" w:hAnsi="OpenSymbol" w:cs="OpenSymbol"/>
        <w:u w:val="none"/>
      </w:rPr>
    </w:lvl>
    <w:nsid w:val="9d990c1"/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hint="default" w:ascii="Calibri" w:hAnsi="Calibri" w:cs="Calibr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hint="default" w:ascii="Noto Sans Symbols" w:hAnsi="Noto Sans Symbols" w:cs="Noto Sans Symbols"/>
      </w:rPr>
    </w:lvl>
    <w:nsid w:val="15c9b3c8"/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hint="default" w:ascii="Calibri" w:hAnsi="Calibri" w:cs="Calibr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  <w:lang w:val="en-US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hint="default" w:ascii="Noto Sans Symbols" w:hAnsi="Noto Sans Symbols" w:cs="Noto Sans Symbols"/>
      </w:rPr>
    </w:lvl>
    <w:nsid w:val="2dd8ed42"/>
  </w:abstractNum>
  <w:abstractNum w:abstractNumId="6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hint="default" w:ascii="OpenSymbol" w:hAnsi="OpenSymbol" w:cs="OpenSymbol"/>
        <w:b/>
        <w:bCs/>
        <w:color w:val="1155CC"/>
        <w:u w:val="singl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OpenSymbol" w:hAnsi="OpenSymbol" w:cs="OpenSymbol"/>
        <w:color w:val="1155CC"/>
        <w:sz w:val="24"/>
        <w:szCs w:val="24"/>
        <w:u w:val="single"/>
        <w:shd w:val="clear" w:fill="FFF2CC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hint="default" w:ascii="OpenSymbol" w:hAnsi="OpenSymbol" w:cs="OpenSymbol"/>
        <w:color w:val="1155CC"/>
        <w:sz w:val="24"/>
        <w:szCs w:val="24"/>
        <w:u w:val="single"/>
        <w:shd w:val="clear" w:fill="FFF2CC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hint="default" w:ascii="Wingdings" w:hAnsi="Wingdings" w:cs="Wingdings"/>
        <w:color w:val="1155CC"/>
        <w:sz w:val="24"/>
        <w:szCs w:val="24"/>
        <w:u w:val="single"/>
        <w:shd w:val="clear" w:fill="FFF2CC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OpenSymbol" w:hAnsi="OpenSymbol" w:cs="OpenSymbol"/>
        <w:color w:val="1155CC"/>
        <w:sz w:val="24"/>
        <w:szCs w:val="24"/>
        <w:u w:val="single"/>
        <w:shd w:val="clear" w:fill="FFF2CC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hint="default" w:ascii="OpenSymbol" w:hAnsi="OpenSymbol" w:cs="OpenSymbol"/>
        <w:u w:val="none"/>
      </w:rPr>
    </w:lvl>
    <w:nsid w:val="258e9ee2"/>
  </w:abstractNum>
  <w:abstractNum w:abstractNumId="7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  <w:nsid w:val="f399880"/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405400a"/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75"/>
  <w:embedTrueTypeFonts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rsids>
    <w:rsidRoot w:val="016F2117"/>
    <w:rsid w:val="007C09C9"/>
    <w:rsid w:val="00A1077F"/>
    <w:rsid w:val="00A99477"/>
    <w:rsid w:val="00E4D852"/>
    <w:rsid w:val="016F2117"/>
    <w:rsid w:val="019D299E"/>
    <w:rsid w:val="01A1A099"/>
    <w:rsid w:val="01E834BA"/>
    <w:rsid w:val="01EB3F5B"/>
    <w:rsid w:val="030CF442"/>
    <w:rsid w:val="03212C65"/>
    <w:rsid w:val="03ACB222"/>
    <w:rsid w:val="04F89DD5"/>
    <w:rsid w:val="06785044"/>
    <w:rsid w:val="0685B97C"/>
    <w:rsid w:val="06980CF7"/>
    <w:rsid w:val="06C3BD86"/>
    <w:rsid w:val="071C6306"/>
    <w:rsid w:val="075BFBDB"/>
    <w:rsid w:val="07A99244"/>
    <w:rsid w:val="0922F0A2"/>
    <w:rsid w:val="09442C88"/>
    <w:rsid w:val="09679C03"/>
    <w:rsid w:val="0A8224D0"/>
    <w:rsid w:val="0BE6530D"/>
    <w:rsid w:val="0BE8AD58"/>
    <w:rsid w:val="0C235EEF"/>
    <w:rsid w:val="0C235EEF"/>
    <w:rsid w:val="0CA30CB2"/>
    <w:rsid w:val="0D313F71"/>
    <w:rsid w:val="0D34358D"/>
    <w:rsid w:val="0D34358D"/>
    <w:rsid w:val="0D6900B7"/>
    <w:rsid w:val="0DBA0D1F"/>
    <w:rsid w:val="0DF8A554"/>
    <w:rsid w:val="0E3883DC"/>
    <w:rsid w:val="0E43542F"/>
    <w:rsid w:val="0E687854"/>
    <w:rsid w:val="0E9C2441"/>
    <w:rsid w:val="0EACF42F"/>
    <w:rsid w:val="0F4A33D3"/>
    <w:rsid w:val="0F635A6C"/>
    <w:rsid w:val="0FC060FA"/>
    <w:rsid w:val="0FD795BB"/>
    <w:rsid w:val="0FD89689"/>
    <w:rsid w:val="0FEC9F1B"/>
    <w:rsid w:val="0FFB81B7"/>
    <w:rsid w:val="1011013D"/>
    <w:rsid w:val="102A3593"/>
    <w:rsid w:val="1068D27D"/>
    <w:rsid w:val="10FD255B"/>
    <w:rsid w:val="118C4A35"/>
    <w:rsid w:val="12202800"/>
    <w:rsid w:val="12612D79"/>
    <w:rsid w:val="128CC70F"/>
    <w:rsid w:val="12A5522E"/>
    <w:rsid w:val="131C18B1"/>
    <w:rsid w:val="136A4EE7"/>
    <w:rsid w:val="140A2E73"/>
    <w:rsid w:val="140F36C6"/>
    <w:rsid w:val="14200EA1"/>
    <w:rsid w:val="1459AA53"/>
    <w:rsid w:val="149D49CC"/>
    <w:rsid w:val="15932BF5"/>
    <w:rsid w:val="16B56E32"/>
    <w:rsid w:val="16C788A3"/>
    <w:rsid w:val="1724699B"/>
    <w:rsid w:val="179BA939"/>
    <w:rsid w:val="17B27ADA"/>
    <w:rsid w:val="18317E26"/>
    <w:rsid w:val="186CBC7B"/>
    <w:rsid w:val="1939F4D6"/>
    <w:rsid w:val="19590DDC"/>
    <w:rsid w:val="196C4984"/>
    <w:rsid w:val="19ADF735"/>
    <w:rsid w:val="19D01B60"/>
    <w:rsid w:val="19EF6C2B"/>
    <w:rsid w:val="1B55C260"/>
    <w:rsid w:val="1BA294A4"/>
    <w:rsid w:val="1BEF2846"/>
    <w:rsid w:val="1C54F197"/>
    <w:rsid w:val="1CC1CBEC"/>
    <w:rsid w:val="1CF4EBBF"/>
    <w:rsid w:val="1E1C5018"/>
    <w:rsid w:val="1F1F96D4"/>
    <w:rsid w:val="1F278E1E"/>
    <w:rsid w:val="1FCBBEAF"/>
    <w:rsid w:val="1FF1794C"/>
    <w:rsid w:val="1FF9461B"/>
    <w:rsid w:val="20056D5B"/>
    <w:rsid w:val="212A45A0"/>
    <w:rsid w:val="21698232"/>
    <w:rsid w:val="218EA912"/>
    <w:rsid w:val="21D79C00"/>
    <w:rsid w:val="22904F9B"/>
    <w:rsid w:val="22904F9B"/>
    <w:rsid w:val="235461BB"/>
    <w:rsid w:val="23BA28FA"/>
    <w:rsid w:val="242BDD3F"/>
    <w:rsid w:val="249411DC"/>
    <w:rsid w:val="24F8BBF5"/>
    <w:rsid w:val="24FD3630"/>
    <w:rsid w:val="25E1D79D"/>
    <w:rsid w:val="263EEED0"/>
    <w:rsid w:val="26E21D30"/>
    <w:rsid w:val="27342F6F"/>
    <w:rsid w:val="27342F6F"/>
    <w:rsid w:val="27A2D181"/>
    <w:rsid w:val="28F476B9"/>
    <w:rsid w:val="29F3707C"/>
    <w:rsid w:val="2A43B62A"/>
    <w:rsid w:val="2BD482C0"/>
    <w:rsid w:val="2C34F2A9"/>
    <w:rsid w:val="2C415202"/>
    <w:rsid w:val="2C76C130"/>
    <w:rsid w:val="2CB0F037"/>
    <w:rsid w:val="2CE59D4C"/>
    <w:rsid w:val="2D5E6EF4"/>
    <w:rsid w:val="2D787E35"/>
    <w:rsid w:val="2E0211DD"/>
    <w:rsid w:val="2E802046"/>
    <w:rsid w:val="300B54F8"/>
    <w:rsid w:val="3047ED1E"/>
    <w:rsid w:val="3072B4B1"/>
    <w:rsid w:val="30C11449"/>
    <w:rsid w:val="315FCD1C"/>
    <w:rsid w:val="329BC0DD"/>
    <w:rsid w:val="33C8BD5A"/>
    <w:rsid w:val="34AF1505"/>
    <w:rsid w:val="3638C6DC"/>
    <w:rsid w:val="365EFA1A"/>
    <w:rsid w:val="376CB93D"/>
    <w:rsid w:val="38E3EFCC"/>
    <w:rsid w:val="393D41D7"/>
    <w:rsid w:val="39A42DAB"/>
    <w:rsid w:val="39E11272"/>
    <w:rsid w:val="3A058A19"/>
    <w:rsid w:val="3A206954"/>
    <w:rsid w:val="3A741EC6"/>
    <w:rsid w:val="3AA092EE"/>
    <w:rsid w:val="3B7B7E7F"/>
    <w:rsid w:val="3BAE3A73"/>
    <w:rsid w:val="3BC0BC90"/>
    <w:rsid w:val="3BC3DE4E"/>
    <w:rsid w:val="3BFC2F5C"/>
    <w:rsid w:val="3BFC2F5C"/>
    <w:rsid w:val="3C25F201"/>
    <w:rsid w:val="3C4E5567"/>
    <w:rsid w:val="3D913A12"/>
    <w:rsid w:val="3DCFD002"/>
    <w:rsid w:val="407FE162"/>
    <w:rsid w:val="40B28546"/>
    <w:rsid w:val="40D6A12D"/>
    <w:rsid w:val="40E2A996"/>
    <w:rsid w:val="40E635C7"/>
    <w:rsid w:val="411E6478"/>
    <w:rsid w:val="41F74DB4"/>
    <w:rsid w:val="427B698F"/>
    <w:rsid w:val="432FA0D7"/>
    <w:rsid w:val="432FA0D7"/>
    <w:rsid w:val="45255136"/>
    <w:rsid w:val="46A1ED1B"/>
    <w:rsid w:val="46A1ED1B"/>
    <w:rsid w:val="46E1A218"/>
    <w:rsid w:val="46FBC763"/>
    <w:rsid w:val="47A2194A"/>
    <w:rsid w:val="47A6D6B9"/>
    <w:rsid w:val="47D202B8"/>
    <w:rsid w:val="47F4A75B"/>
    <w:rsid w:val="480C18B7"/>
    <w:rsid w:val="483B4296"/>
    <w:rsid w:val="494DEB58"/>
    <w:rsid w:val="497D6F78"/>
    <w:rsid w:val="4992EFE5"/>
    <w:rsid w:val="4A007858"/>
    <w:rsid w:val="4A2E601F"/>
    <w:rsid w:val="4C438FCA"/>
    <w:rsid w:val="4CD330A9"/>
    <w:rsid w:val="4CE218C2"/>
    <w:rsid w:val="4CF39FA4"/>
    <w:rsid w:val="4D8FE1F7"/>
    <w:rsid w:val="4DD6B3F8"/>
    <w:rsid w:val="4E2CA94E"/>
    <w:rsid w:val="4E48B2E9"/>
    <w:rsid w:val="4E56E425"/>
    <w:rsid w:val="4F1D0FF3"/>
    <w:rsid w:val="4FDE9823"/>
    <w:rsid w:val="505AA27D"/>
    <w:rsid w:val="50C8A4A4"/>
    <w:rsid w:val="50E1129C"/>
    <w:rsid w:val="50E2E0EE"/>
    <w:rsid w:val="51083E56"/>
    <w:rsid w:val="517891CA"/>
    <w:rsid w:val="517891CA"/>
    <w:rsid w:val="51E8DF2B"/>
    <w:rsid w:val="5250DCCB"/>
    <w:rsid w:val="52D66560"/>
    <w:rsid w:val="53612395"/>
    <w:rsid w:val="5373DEA9"/>
    <w:rsid w:val="53F5EA13"/>
    <w:rsid w:val="544F47CB"/>
    <w:rsid w:val="54E13E84"/>
    <w:rsid w:val="54E8EB71"/>
    <w:rsid w:val="54E8EB71"/>
    <w:rsid w:val="54EAA90A"/>
    <w:rsid w:val="55B0BAF4"/>
    <w:rsid w:val="55C5B67A"/>
    <w:rsid w:val="560A39A7"/>
    <w:rsid w:val="5624497C"/>
    <w:rsid w:val="5624497C"/>
    <w:rsid w:val="566C52BC"/>
    <w:rsid w:val="568AE9D3"/>
    <w:rsid w:val="571521A4"/>
    <w:rsid w:val="573A4992"/>
    <w:rsid w:val="57622CF0"/>
    <w:rsid w:val="57E1C3B0"/>
    <w:rsid w:val="580CA496"/>
    <w:rsid w:val="59112CEB"/>
    <w:rsid w:val="5914894F"/>
    <w:rsid w:val="5938549F"/>
    <w:rsid w:val="59471B2B"/>
    <w:rsid w:val="5956BA28"/>
    <w:rsid w:val="5A2F265A"/>
    <w:rsid w:val="5A3538D0"/>
    <w:rsid w:val="5A9E99BF"/>
    <w:rsid w:val="5CFBC7C0"/>
    <w:rsid w:val="5DC9DEA3"/>
    <w:rsid w:val="5E0DAD20"/>
    <w:rsid w:val="5E0DAD20"/>
    <w:rsid w:val="5EAA695F"/>
    <w:rsid w:val="5EC7EE24"/>
    <w:rsid w:val="5EE0886F"/>
    <w:rsid w:val="5F153D05"/>
    <w:rsid w:val="5F2B72FB"/>
    <w:rsid w:val="5FC15CBB"/>
    <w:rsid w:val="5FC5A722"/>
    <w:rsid w:val="60209281"/>
    <w:rsid w:val="6022F2CF"/>
    <w:rsid w:val="60440283"/>
    <w:rsid w:val="60813948"/>
    <w:rsid w:val="60A272A2"/>
    <w:rsid w:val="61AE3C7B"/>
    <w:rsid w:val="62356421"/>
    <w:rsid w:val="627B1CF8"/>
    <w:rsid w:val="63B6EB6B"/>
    <w:rsid w:val="64412361"/>
    <w:rsid w:val="64C11F44"/>
    <w:rsid w:val="64F654F8"/>
    <w:rsid w:val="64F654F8"/>
    <w:rsid w:val="657A9DA6"/>
    <w:rsid w:val="65C38BC0"/>
    <w:rsid w:val="65C9F241"/>
    <w:rsid w:val="6666BEE2"/>
    <w:rsid w:val="671E8C29"/>
    <w:rsid w:val="6737BE31"/>
    <w:rsid w:val="678F07E8"/>
    <w:rsid w:val="6886634D"/>
    <w:rsid w:val="68B7ACB9"/>
    <w:rsid w:val="68FF3690"/>
    <w:rsid w:val="69263D0D"/>
    <w:rsid w:val="693CDBBD"/>
    <w:rsid w:val="699BDB9B"/>
    <w:rsid w:val="6C0FA5EA"/>
    <w:rsid w:val="6C187709"/>
    <w:rsid w:val="6C187709"/>
    <w:rsid w:val="6C2C26B8"/>
    <w:rsid w:val="6DB916E9"/>
    <w:rsid w:val="6DCD664F"/>
    <w:rsid w:val="6E15EEA6"/>
    <w:rsid w:val="6E33F996"/>
    <w:rsid w:val="6E3E53A9"/>
    <w:rsid w:val="6E6F3503"/>
    <w:rsid w:val="6E9E8E6C"/>
    <w:rsid w:val="6F078EC2"/>
    <w:rsid w:val="6F134B68"/>
    <w:rsid w:val="6F35171B"/>
    <w:rsid w:val="6F457762"/>
    <w:rsid w:val="6F647997"/>
    <w:rsid w:val="6F65E1B4"/>
    <w:rsid w:val="6F9A1F8C"/>
    <w:rsid w:val="7134796E"/>
    <w:rsid w:val="7150534D"/>
    <w:rsid w:val="719956B9"/>
    <w:rsid w:val="71CE5FCE"/>
    <w:rsid w:val="72296683"/>
    <w:rsid w:val="72780CB0"/>
    <w:rsid w:val="72933328"/>
    <w:rsid w:val="73099D4F"/>
    <w:rsid w:val="731C2FCA"/>
    <w:rsid w:val="73A4B3DC"/>
    <w:rsid w:val="73E565CE"/>
    <w:rsid w:val="73E565CE"/>
    <w:rsid w:val="749C983C"/>
    <w:rsid w:val="75119B38"/>
    <w:rsid w:val="75119B38"/>
    <w:rsid w:val="751551F4"/>
    <w:rsid w:val="75732D01"/>
    <w:rsid w:val="75ADD9E3"/>
    <w:rsid w:val="761AF341"/>
    <w:rsid w:val="76380649"/>
    <w:rsid w:val="763FF0DB"/>
    <w:rsid w:val="76E3997C"/>
    <w:rsid w:val="7781001E"/>
    <w:rsid w:val="7829A1BF"/>
    <w:rsid w:val="782FF186"/>
    <w:rsid w:val="79BCE250"/>
    <w:rsid w:val="79C8F4E9"/>
    <w:rsid w:val="7A4E7122"/>
    <w:rsid w:val="7B1419B1"/>
    <w:rsid w:val="7B1419B1"/>
    <w:rsid w:val="7B758B7E"/>
    <w:rsid w:val="7C4CE055"/>
    <w:rsid w:val="7CAE8DBE"/>
    <w:rsid w:val="7CD07E46"/>
    <w:rsid w:val="7CE74E46"/>
    <w:rsid w:val="7D1F1882"/>
    <w:rsid w:val="7D1F1882"/>
    <w:rsid w:val="7D4562B6"/>
    <w:rsid w:val="7DAFCA54"/>
    <w:rsid w:val="7F32B8F9"/>
    <w:rsid w:val="7FE05393"/>
    <w:rsid w:val="7FFFF8C5"/>
  </w:rsids>
  <w:themeFontLang w:val="" w:eastAsia="" w:bidi=""/>
  <w14:docId w14:val="697F77CC"/>
  <w15:docId w15:val="{6BF93AFD-2989-4F27-A58A-EE00FAE453A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200" w:line="276" w:lineRule="auto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before="240" w:after="0" w:line="240" w:lineRule="auto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1"/>
    <w:next w:val="normal1"/>
    <w:pPr>
      <w:keepNext w:val="true"/>
      <w:keepLines/>
      <w:spacing w:before="40" w:after="0" w:line="240" w:lineRule="auto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before="280" w:after="80" w:line="240" w:lineRule="auto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before="240" w:after="40" w:line="240" w:lineRule="auto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before="220" w:after="40" w:line="240" w:lineRule="auto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before="200" w:after="40" w:line="240" w:lineRule="auto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29cd"/>
    <w:rPr>
      <w:rFonts w:ascii="Tahoma" w:hAnsi="Tahoma" w:eastAsia="" w:cs="Tahoma" w:eastAsiaTheme="minorEastAsia"/>
      <w:sz w:val="16"/>
      <w:szCs w:val="16"/>
      <w:lang w:val="uk-UA" w:eastAsia="uk-UA"/>
    </w:rPr>
  </w:style>
  <w:style w:type="character" w:styleId="HeaderChar" w:customStyle="true">
    <w:uiPriority w:val="99"/>
    <w:name w:val="Header Char"/>
    <w:basedOn w:val="DefaultParagraphFont"/>
    <w:rsid w:val="580CA496"/>
    <w:rPr>
      <w:rFonts w:eastAsia="" w:eastAsiaTheme="minorEastAsia"/>
      <w:lang w:val="uk-UA" w:eastAsia="uk-UA"/>
    </w:rPr>
  </w:style>
  <w:style w:type="character" w:styleId="FooterChar" w:customStyle="true">
    <w:uiPriority w:val="99"/>
    <w:name w:val="Footer Char"/>
    <w:basedOn w:val="DefaultParagraphFont"/>
    <w:rsid w:val="580CA496"/>
    <w:rPr>
      <w:rFonts w:eastAsia=""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a04a5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eading1Char" w:customStyle="1">
    <w:name w:val="Heading 1 Char"/>
    <w:basedOn w:val="DefaultParagraphFont"/>
    <w:uiPriority w:val="9"/>
    <w:rsid w:val="00d76dd2"/>
    <w:rPr>
      <w:rFonts w:ascii="Cambria" w:hAnsi="Cambria" w:eastAsia="" w:cs="" w:asciiTheme="majorHAnsi" w:hAnsiTheme="majorHAnsi" w:eastAsiaTheme="majorEastAsia" w:cstheme="majorBidi"/>
      <w:color w:val="365F91" w:themeColor="accent1" w:themeShade="bf"/>
      <w:sz w:val="32"/>
      <w:szCs w:val="32"/>
      <w:lang w:val="uk-UA" w:eastAsia="uk-UA"/>
    </w:rPr>
  </w:style>
  <w:style w:type="character" w:styleId="Heading2Char" w:customStyle="1">
    <w:name w:val="Heading 2 Char"/>
    <w:basedOn w:val="DefaultParagraphFont"/>
    <w:uiPriority w:val="9"/>
    <w:rsid w:val="00d76dd2"/>
    <w:rPr>
      <w:rFonts w:ascii="Cambria" w:hAnsi="Cambria" w:eastAsia="" w:cs="" w:asciiTheme="majorHAnsi" w:hAnsiTheme="majorHAnsi" w:eastAsiaTheme="majorEastAsia" w:cstheme="majorBidi"/>
      <w:color w:val="365F91" w:themeColor="accent1" w:themeShade="bf"/>
      <w:sz w:val="26"/>
      <w:szCs w:val="26"/>
      <w:lang w:val="uk-UA" w:eastAsia="uk-UA"/>
    </w:rPr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character" w:styleId="Emphasis">
    <w:name w:val="Emphasis"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paragraph" w:styleId="Style8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bidi w:val="0"/>
      <w:spacing w:before="0" w:after="200" w:line="276" w:lineRule="auto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before="480" w:after="120" w:line="240" w:lineRule="auto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0729cd"/>
    <w:pPr>
      <w:spacing w:before="0" w:after="0" w:line="240" w:lineRule="auto"/>
      <w:ind w:start="720"/>
      <w:contextualSpacing/>
      <w:jc w:val="center"/>
    </w:pPr>
    <w:rPr/>
  </w:style>
  <w:style w:type="paragraph" w:styleId="BalloonText">
    <w:name w:val="Balloon Text"/>
    <w:basedOn w:val="normal1"/>
    <w:link w:val="BalloonTextChar"/>
    <w:uiPriority w:val="99"/>
    <w:semiHidden/>
    <w:unhideWhenUsed/>
    <w:rsid w:val="000729c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Style10">
    <w:name w:val="Колонтитулы"/>
    <w:basedOn w:val="Normal"/>
    <w:pPr/>
    <w:rPr/>
  </w:style>
  <w:style w:type="paragraph" w:styleId="Header">
    <w:name w:val="header"/>
    <w:basedOn w:val="normal1"/>
    <w:link w:val="HeaderChar"/>
    <w:uiPriority w:val="99"/>
    <w:unhideWhenUsed/>
    <w:rsid w:val="00557d96"/>
    <w:pPr>
      <w:tabs>
        <w:tab w:val="clear" w:pos="720"/>
        <w:tab w:val="center" w:leader="none" w:pos="4677"/>
        <w:tab w:val="right" w:leader="none" w:pos="9355"/>
      </w:tabs>
      <w:spacing w:before="0" w:after="0" w:line="240" w:lineRule="auto"/>
    </w:pPr>
    <w:rPr/>
  </w:style>
  <w:style w:type="paragraph" w:styleId="Footer">
    <w:name w:val="footer"/>
    <w:basedOn w:val="normal1"/>
    <w:link w:val="FooterChar"/>
    <w:uiPriority w:val="99"/>
    <w:unhideWhenUsed/>
    <w:rsid w:val="00557d96"/>
    <w:pPr>
      <w:tabs>
        <w:tab w:val="clear" w:pos="720"/>
        <w:tab w:val="center" w:leader="none" w:pos="4677"/>
        <w:tab w:val="right" w:leader="none" w:pos="9355"/>
      </w:tabs>
      <w:spacing w:before="0" w:after="0" w:line="240" w:lineRule="auto"/>
    </w:pPr>
    <w:rPr/>
  </w:style>
  <w:style w:type="paragraph" w:styleId="HTMLPreformatted">
    <w:uiPriority w:val="99"/>
    <w:name w:val="HTML Preformatted"/>
    <w:basedOn w:val="normal1"/>
    <w:unhideWhenUsed/>
    <w:link w:val="HTMLPreformattedChar"/>
    <w:rsid w:val="580CA496"/>
    <w:rPr>
      <w:rFonts w:ascii="Courier New" w:hAnsi="Courier New" w:eastAsia="Times New Roman" w:cs="Courier New"/>
      <w:sz w:val="20"/>
      <w:szCs w:val="20"/>
    </w:rPr>
    <w:pPr>
      <w:spacing w:after="0"/>
    </w:p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tyle11" w:default="1">
    <w:name w:val="Без списка"/>
    <w:uiPriority w:val="99"/>
    <w:semiHidden/>
    <w:unhideWhenUsed/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" w:default="1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" w:default="1">
    <w:name w:val="Normal Table1"/>
  </w:style>
  <w:style w:type="table" w:styleId="TableNormal" w:default="1">
    <w:name w:val="Normal Table2"/>
  </w:style>
  <w:style w:type="table" w:styleId="TableNormal" w:default="1">
    <w:name w:val="Normal Table3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80CA496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80CA496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80CA496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Quote">
    <w:uiPriority w:val="29"/>
    <w:name w:val="Quote"/>
    <w:basedOn w:val="Normal"/>
    <w:next w:val="Normal"/>
    <w:link w:val="QuoteChar"/>
    <w:qFormat/>
    <w:rsid w:val="580CA496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580CA496"/>
    <w:rPr>
      <w:i w:val="1"/>
      <w:iCs w:val="1"/>
      <w:color w:val="365F9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580CA496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580CA496"/>
    <w:rPr>
      <w:b w:val="1"/>
      <w:bCs w:val="1"/>
      <w:smallCaps w:val="1"/>
      <w:color w:val="365F91" w:themeColor="accent1" w:themeTint="FF" w:themeShade="BF"/>
    </w:rPr>
  </w:style>
  <w:style w:type="character" w:styleId="Heading7Char" w:customStyle="true">
    <w:uiPriority w:val="9"/>
    <w:name w:val="Heading 7 Char"/>
    <w:basedOn w:val="DefaultParagraphFont"/>
    <w:link w:val="Heading7"/>
    <w:rsid w:val="580CA496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580CA496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580CA496"/>
    <w:rPr>
      <w:rFonts w:eastAsia="" w:cs="" w:eastAsiaTheme="majorEastAsia" w:cstheme="majorBidi"/>
      <w:color w:val="272727"/>
    </w:rPr>
  </w:style>
  <w:style w:type="character" w:styleId="QuoteChar" w:customStyle="true">
    <w:uiPriority w:val="29"/>
    <w:name w:val="Quote Char"/>
    <w:basedOn w:val="DefaultParagraphFont"/>
    <w:link w:val="Quote"/>
    <w:rsid w:val="580CA496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580CA496"/>
    <w:rPr>
      <w:i w:val="1"/>
      <w:iCs w:val="1"/>
      <w:color w:val="365F91" w:themeColor="accent1" w:themeTint="FF" w:themeShade="BF"/>
    </w:rPr>
  </w:style>
  <w:style w:type="paragraph" w:styleId="ListBullet2">
    <w:uiPriority w:val="99"/>
    <w:name w:val="List Bullet 2"/>
    <w:basedOn w:val="Normal"/>
    <w:unhideWhenUsed/>
    <w:rsid w:val="580CA496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580CA496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580CA496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580CA496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580CA496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580CA496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580CA496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580CA496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580CA496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DefaultParagraphFont"/>
    <w:link w:val="MacroText"/>
    <w:rsid w:val="580CA496"/>
    <w:rPr>
      <w:rFonts w:ascii="Consolas" w:hAnsi="Consolas"/>
      <w:sz w:val="20"/>
      <w:szCs w:val="20"/>
    </w:rPr>
  </w:style>
  <w:style w:type="paragraph" w:styleId="FootnoteText">
    <w:uiPriority w:val="99"/>
    <w:name w:val="footnote text"/>
    <w:basedOn w:val="Normal"/>
    <w:semiHidden/>
    <w:unhideWhenUsed/>
    <w:rsid w:val="1BEF2846"/>
    <w:rPr>
      <w:sz w:val="20"/>
      <w:szCs w:val="20"/>
    </w:rPr>
    <w:pPr>
      <w:spacing w:after="0"/>
    </w:pPr>
  </w:style>
  <w:style w:type="character" w:styleId="FootnoteReference">
    <w:uiPriority w:val="99"/>
    <w:name w:val="footnote reference"/>
    <w:basedOn w:val="DefaultParagraphFont"/>
    <w:semiHidden/>
    <w:unhideWhenUsed/>
    <w:rsid w:val="1BEF2846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footer" Target="footer1.xml" Id="rId10" /><Relationship Type="http://schemas.openxmlformats.org/officeDocument/2006/relationships/footer" Target="footer2.xml" Id="rId11" /><Relationship Type="http://schemas.openxmlformats.org/officeDocument/2006/relationships/footer" Target="footer3.xml" Id="rId12" /><Relationship Type="http://schemas.openxmlformats.org/officeDocument/2006/relationships/numbering" Target="numbering.xml" Id="rId13" /><Relationship Type="http://schemas.openxmlformats.org/officeDocument/2006/relationships/fontTable" Target="fontTable.xml" Id="rId14" /><Relationship Type="http://schemas.openxmlformats.org/officeDocument/2006/relationships/settings" Target="settings.xml" Id="rId15" /><Relationship Type="http://schemas.openxmlformats.org/officeDocument/2006/relationships/theme" Target="theme/theme1.xml" Id="rId16" /><Relationship Type="http://schemas.openxmlformats.org/officeDocument/2006/relationships/customXml" Target="../customXml/item1.xml" Id="rId17" /><Relationship Type="http://schemas.openxmlformats.org/officeDocument/2006/relationships/hyperlink" Target="https://youtu.be/kUt0nS0yMtM?si=3SXGZIhxiHZVomAB" TargetMode="External" Id="Re0013b4a5f4d44d2" /><Relationship Type="http://schemas.openxmlformats.org/officeDocument/2006/relationships/hyperlink" Target="https://youtu.be/HkdAHXoRtos?si=LAevaqVgOSeCSVbc" TargetMode="External" Id="Rdc14ad70ca444429" /><Relationship Type="http://schemas.openxmlformats.org/officeDocument/2006/relationships/hyperlink" Target="https://ubuntu.com/" TargetMode="External" Id="R2243ab94a02349b7" /><Relationship Type="http://schemas.openxmlformats.org/officeDocument/2006/relationships/hyperlink" Target="https://youtu.be/BMGixkvJ-6w?si=mnV3Qhb-OZQU56s7" TargetMode="External" Id="R7510bd54b9474c5a" /><Relationship Type="http://schemas.openxmlformats.org/officeDocument/2006/relationships/hyperlink" Target="http://draw.io/" TargetMode="External" Id="R3fd7aa1294e043cb" /><Relationship Type="http://schemas.openxmlformats.org/officeDocument/2006/relationships/image" Target="/media/image.png" Id="rId1045074594" /><Relationship Type="http://schemas.openxmlformats.org/officeDocument/2006/relationships/image" Target="/media/image2.png" Id="rId1571967168" /><Relationship Type="http://schemas.openxmlformats.org/officeDocument/2006/relationships/image" Target="/media/image3.png" Id="rId1028945943" /><Relationship Type="http://schemas.openxmlformats.org/officeDocument/2006/relationships/image" Target="/media/image4.png" Id="rId932751576" /><Relationship Type="http://schemas.openxmlformats.org/officeDocument/2006/relationships/image" Target="/media/image5.png" Id="rId1813717075" /><Relationship Type="http://schemas.openxmlformats.org/officeDocument/2006/relationships/image" Target="/media/image6.png" Id="rId1962743174" /><Relationship Type="http://schemas.openxmlformats.org/officeDocument/2006/relationships/image" Target="/media/image7.png" Id="rId324172228" /><Relationship Type="http://schemas.openxmlformats.org/officeDocument/2006/relationships/image" Target="/media/image8.png" Id="rId472518008" /><Relationship Type="http://schemas.openxmlformats.org/officeDocument/2006/relationships/image" Target="/media/image9.png" Id="rId491269498" /><Relationship Type="http://schemas.openxmlformats.org/officeDocument/2006/relationships/image" Target="/media/imagea.png" Id="rId1628920351" /><Relationship Type="http://schemas.openxmlformats.org/officeDocument/2006/relationships/image" Target="/media/imageb.png" Id="rId1613956326" /><Relationship Type="http://schemas.openxmlformats.org/officeDocument/2006/relationships/image" Target="/media/imagec.png" Id="rId846243026" /><Relationship Type="http://schemas.openxmlformats.org/officeDocument/2006/relationships/image" Target="/media/imaged.png" Id="rId1779418986" /><Relationship Type="http://schemas.openxmlformats.org/officeDocument/2006/relationships/hyperlink" Target="https://github.com/artificial-intelligence-department/ai_programming_playground_2026/pull/28" TargetMode="External" Id="Rb7dcb30aaa554644" /><Relationship Type="http://schemas.openxmlformats.org/officeDocument/2006/relationships/image" Target="/media/imagee.png" Id="rId238806875" /><Relationship Type="http://schemas.openxmlformats.org/officeDocument/2006/relationships/image" Target="/media/imagef.png" Id="rId2082117631" /><Relationship Type="http://schemas.openxmlformats.org/officeDocument/2006/relationships/image" Target="/media/image10.png" Id="rId890374230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2021-09-13T13:52:00.0000000Z</dcterms:created>
  <dc:creator>Admin</dc:creator>
  <dc:description/>
  <dc:language>ru-RU</dc:language>
  <lastModifiedBy>Oleksiy Rubakha</lastModifiedBy>
  <dcterms:modified xsi:type="dcterms:W3CDTF">2026-09-14T19:34:32.0645326Z</dcterms:modified>
  <revision>3</revision>
  <dc:subject/>
  <dc:title/>
</coreProperties>
</file>